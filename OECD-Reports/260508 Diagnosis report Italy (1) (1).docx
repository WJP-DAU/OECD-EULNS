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C0CEE" w14:textId="5FBDDC8D" w:rsidR="00B81A45" w:rsidRDefault="00EF7046">
      <w:pPr>
        <w:spacing w:line="276" w:lineRule="auto"/>
      </w:pPr>
      <w:r>
        <w:rPr>
          <w:noProof/>
        </w:rPr>
        <w:drawing>
          <wp:anchor distT="0" distB="0" distL="114300" distR="114300" simplePos="0" relativeHeight="251658240" behindDoc="1" locked="0" layoutInCell="1" allowOverlap="1" wp14:anchorId="11C2EF28" wp14:editId="007ACE31">
            <wp:simplePos x="0" y="0"/>
            <wp:positionH relativeFrom="page">
              <wp:align>right</wp:align>
            </wp:positionH>
            <wp:positionV relativeFrom="paragraph">
              <wp:posOffset>-1136651</wp:posOffset>
            </wp:positionV>
            <wp:extent cx="7547639" cy="10668000"/>
            <wp:effectExtent l="0" t="0" r="0" b="0"/>
            <wp:wrapNone/>
            <wp:docPr id="20377723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72307" name="Picture 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547639" cy="10668000"/>
                    </a:xfrm>
                    <a:prstGeom prst="rect">
                      <a:avLst/>
                    </a:prstGeom>
                  </pic:spPr>
                </pic:pic>
              </a:graphicData>
            </a:graphic>
            <wp14:sizeRelH relativeFrom="page">
              <wp14:pctWidth>0</wp14:pctWidth>
            </wp14:sizeRelH>
            <wp14:sizeRelV relativeFrom="page">
              <wp14:pctHeight>0</wp14:pctHeight>
            </wp14:sizeRelV>
          </wp:anchor>
        </w:drawing>
      </w:r>
      <w:r w:rsidR="00B81A45">
        <w:t xml:space="preserve"> </w:t>
      </w:r>
    </w:p>
    <w:sdt>
      <w:sdtPr>
        <w:id w:val="465552089"/>
        <w:docPartObj>
          <w:docPartGallery w:val="Cover Pages"/>
          <w:docPartUnique/>
        </w:docPartObj>
      </w:sdtPr>
      <w:sdtEndPr>
        <w:rPr>
          <w:b/>
          <w:bCs/>
        </w:rPr>
      </w:sdtEndPr>
      <w:sdtContent>
        <w:p w14:paraId="7E1B85A5" w14:textId="79A5F01D" w:rsidR="00F23289" w:rsidRPr="00C33485" w:rsidRDefault="00F23289">
          <w:pPr>
            <w:spacing w:line="276" w:lineRule="auto"/>
          </w:pPr>
        </w:p>
        <w:p w14:paraId="27AC466E" w14:textId="46F5A001" w:rsidR="00FA0A62" w:rsidRPr="00C33485" w:rsidRDefault="00FA0A62" w:rsidP="00FA0A62">
          <w:pPr>
            <w:pStyle w:val="CoverTitlePublication"/>
            <w:spacing w:after="800"/>
            <w:rPr>
              <w:rFonts w:cs="Calibri"/>
              <w:color w:val="000000"/>
              <w:szCs w:val="52"/>
            </w:rPr>
          </w:pPr>
          <w:r w:rsidRPr="00C33485">
            <w:br/>
          </w:r>
          <w:r w:rsidRPr="00C33485">
            <w:br/>
          </w:r>
          <w:r w:rsidRPr="00C33485">
            <w:rPr>
              <w:rFonts w:cs="Calibri"/>
              <w:color w:val="000000"/>
              <w:szCs w:val="52"/>
            </w:rPr>
            <w:t xml:space="preserve">Enhancing Access to Justice through  </w:t>
          </w:r>
          <w:r w:rsidRPr="00C33485">
            <w:rPr>
              <w:rFonts w:cs="Calibri"/>
              <w:color w:val="000000"/>
              <w:szCs w:val="52"/>
            </w:rPr>
            <w:br/>
            <w:t>People-Centred Justice in Italy</w:t>
          </w:r>
        </w:p>
        <w:p w14:paraId="5D9F2C73" w14:textId="06C17B34" w:rsidR="00FA0A62" w:rsidRPr="00C33485" w:rsidRDefault="00FA0A62" w:rsidP="00823043">
          <w:pPr>
            <w:pStyle w:val="CoverTitlePublication"/>
            <w:spacing w:after="800"/>
            <w:rPr>
              <w:rStyle w:val="normaltextrun"/>
              <w:rFonts w:eastAsiaTheme="majorEastAsia" w:cs="Segoe UI"/>
              <w:color w:val="2B579A"/>
              <w:sz w:val="26"/>
              <w:szCs w:val="26"/>
            </w:rPr>
          </w:pPr>
          <w:r w:rsidRPr="00C33485">
            <w:rPr>
              <w:rFonts w:cs="Calibri"/>
              <w:b w:val="0"/>
              <w:color w:val="000000"/>
              <w:szCs w:val="52"/>
            </w:rPr>
            <w:t>Diagnosis report</w:t>
          </w:r>
          <w:r w:rsidRPr="00C33485">
            <w:rPr>
              <w:rFonts w:cs="Calibri"/>
              <w:b w:val="0"/>
              <w:color w:val="000000"/>
              <w:szCs w:val="52"/>
            </w:rPr>
            <w:br/>
          </w:r>
          <w:r w:rsidRPr="00C33485">
            <w:rPr>
              <w:rStyle w:val="normaltextrun"/>
              <w:rFonts w:eastAsiaTheme="majorEastAsia" w:cs="Segoe UI"/>
              <w:color w:val="2B579A"/>
              <w:sz w:val="26"/>
              <w:szCs w:val="26"/>
            </w:rPr>
            <w:br/>
          </w:r>
          <w:r w:rsidR="00836B75" w:rsidRPr="00836B75">
            <w:rPr>
              <w:rStyle w:val="normaltextrun"/>
              <w:rFonts w:eastAsiaTheme="majorEastAsia" w:cs="Segoe UI"/>
              <w:color w:val="FF0000"/>
              <w:sz w:val="26"/>
              <w:szCs w:val="26"/>
            </w:rPr>
            <w:t>CONFIDENTIAL</w:t>
          </w:r>
        </w:p>
        <w:p w14:paraId="26207B40" w14:textId="77777777" w:rsidR="00C622A5" w:rsidRPr="00C33485" w:rsidRDefault="00C622A5" w:rsidP="00FA0A62">
          <w:pPr>
            <w:pStyle w:val="paragraph"/>
            <w:spacing w:before="0" w:beforeAutospacing="0" w:after="0" w:afterAutospacing="0"/>
            <w:jc w:val="center"/>
            <w:textAlignment w:val="baseline"/>
            <w:rPr>
              <w:rStyle w:val="normaltextrun"/>
              <w:rFonts w:asciiTheme="majorHAnsi" w:eastAsiaTheme="majorEastAsia" w:hAnsiTheme="majorHAnsi" w:cs="Segoe UI"/>
              <w:color w:val="2B579A"/>
              <w:sz w:val="26"/>
              <w:szCs w:val="26"/>
              <w:lang w:val="en-GB"/>
            </w:rPr>
          </w:pPr>
        </w:p>
        <w:p w14:paraId="3E79294B" w14:textId="77777777" w:rsidR="00FA0A62" w:rsidRPr="00C33485" w:rsidRDefault="00FA0A62" w:rsidP="00FA0A62">
          <w:pPr>
            <w:pStyle w:val="paragraph"/>
            <w:spacing w:before="0" w:beforeAutospacing="0" w:after="0" w:afterAutospacing="0"/>
            <w:jc w:val="center"/>
            <w:textAlignment w:val="baseline"/>
            <w:rPr>
              <w:rStyle w:val="normaltextrun"/>
              <w:rFonts w:asciiTheme="majorHAnsi" w:eastAsiaTheme="majorEastAsia" w:hAnsiTheme="majorHAnsi" w:cs="Segoe UI"/>
              <w:color w:val="2B579A"/>
              <w:sz w:val="26"/>
              <w:szCs w:val="26"/>
              <w:lang w:val="en-GB"/>
            </w:rPr>
          </w:pPr>
        </w:p>
        <w:p w14:paraId="49320334" w14:textId="77777777" w:rsidR="00FA0A62" w:rsidRPr="00C33485" w:rsidRDefault="00FA0A62" w:rsidP="00FA0A62">
          <w:pPr>
            <w:pStyle w:val="paragraph"/>
            <w:spacing w:before="0" w:beforeAutospacing="0" w:after="0" w:afterAutospacing="0"/>
            <w:jc w:val="center"/>
            <w:textAlignment w:val="baseline"/>
            <w:rPr>
              <w:rFonts w:asciiTheme="majorHAnsi" w:hAnsiTheme="majorHAnsi" w:cs="Segoe UI"/>
              <w:sz w:val="26"/>
              <w:szCs w:val="26"/>
              <w:lang w:val="en-GB"/>
            </w:rPr>
          </w:pPr>
          <w:r w:rsidRPr="00C33485">
            <w:rPr>
              <w:rStyle w:val="normaltextrun"/>
              <w:rFonts w:asciiTheme="majorHAnsi" w:eastAsiaTheme="majorEastAsia" w:hAnsiTheme="majorHAnsi" w:cs="Segoe UI"/>
              <w:color w:val="2B579A"/>
              <w:sz w:val="26"/>
              <w:szCs w:val="26"/>
              <w:lang w:val="en-GB"/>
            </w:rPr>
            <w:t>Multi-country project</w:t>
          </w:r>
        </w:p>
        <w:p w14:paraId="1EB1BD61" w14:textId="77777777" w:rsidR="00FA0A62" w:rsidRPr="00C33485" w:rsidRDefault="00FA0A62" w:rsidP="00FA0A62">
          <w:pPr>
            <w:pStyle w:val="paragraph"/>
            <w:spacing w:before="0" w:beforeAutospacing="0" w:after="0" w:afterAutospacing="0"/>
            <w:jc w:val="center"/>
            <w:textAlignment w:val="baseline"/>
            <w:rPr>
              <w:rFonts w:asciiTheme="majorHAnsi" w:hAnsiTheme="majorHAnsi" w:cs="Segoe UI"/>
              <w:sz w:val="26"/>
              <w:szCs w:val="26"/>
              <w:lang w:val="en-GB"/>
            </w:rPr>
          </w:pPr>
          <w:r w:rsidRPr="00C33485">
            <w:rPr>
              <w:rStyle w:val="normaltextrun"/>
              <w:rFonts w:asciiTheme="majorHAnsi" w:eastAsiaTheme="majorEastAsia" w:hAnsiTheme="majorHAnsi" w:cs="Segoe UI"/>
              <w:color w:val="2B579A"/>
              <w:sz w:val="26"/>
              <w:szCs w:val="26"/>
              <w:lang w:val="en-GB"/>
            </w:rPr>
            <w:t>24IE07 |  24IT38  |  24MT03  |  24NL05 </w:t>
          </w:r>
          <w:r w:rsidRPr="00C33485">
            <w:rPr>
              <w:rStyle w:val="eop"/>
              <w:rFonts w:asciiTheme="majorHAnsi" w:hAnsiTheme="majorHAnsi" w:cs="Segoe UI"/>
              <w:color w:val="2B579A"/>
              <w:sz w:val="26"/>
              <w:szCs w:val="26"/>
              <w:lang w:val="en-GB"/>
            </w:rPr>
            <w:t> </w:t>
          </w:r>
        </w:p>
        <w:p w14:paraId="23BB03C3" w14:textId="77777777" w:rsidR="00FA0A62" w:rsidRPr="00C33485" w:rsidRDefault="00FA0A62" w:rsidP="00FA0A62">
          <w:pPr>
            <w:pStyle w:val="paragraph"/>
            <w:spacing w:before="0" w:beforeAutospacing="0" w:after="0" w:afterAutospacing="0"/>
            <w:jc w:val="center"/>
            <w:textAlignment w:val="baseline"/>
            <w:rPr>
              <w:rFonts w:asciiTheme="majorHAnsi" w:hAnsiTheme="majorHAnsi" w:cs="Segoe UI"/>
              <w:sz w:val="26"/>
              <w:szCs w:val="26"/>
              <w:lang w:val="en-GB"/>
            </w:rPr>
          </w:pPr>
          <w:r w:rsidRPr="00C33485">
            <w:rPr>
              <w:rStyle w:val="normaltextrun"/>
              <w:rFonts w:ascii="Arial" w:eastAsiaTheme="majorEastAsia" w:hAnsi="Arial" w:cs="Arial"/>
              <w:color w:val="2B579A"/>
              <w:sz w:val="26"/>
              <w:szCs w:val="26"/>
              <w:lang w:val="en-GB"/>
            </w:rPr>
            <w:t>​</w:t>
          </w:r>
          <w:r w:rsidRPr="00C33485">
            <w:rPr>
              <w:rStyle w:val="normaltextrun"/>
              <w:rFonts w:asciiTheme="majorHAnsi" w:eastAsiaTheme="majorEastAsia" w:hAnsiTheme="majorHAnsi" w:cs="Segoe UI"/>
              <w:color w:val="2B579A"/>
              <w:sz w:val="26"/>
              <w:szCs w:val="26"/>
              <w:lang w:val="en-GB"/>
            </w:rPr>
            <w:t>Enhancing Access to Justice Through People-Centred Justice</w:t>
          </w:r>
          <w:r w:rsidRPr="00C33485">
            <w:rPr>
              <w:rStyle w:val="eop"/>
              <w:rFonts w:asciiTheme="majorHAnsi" w:hAnsiTheme="majorHAnsi" w:cs="Segoe UI"/>
              <w:color w:val="2B579A"/>
              <w:sz w:val="26"/>
              <w:szCs w:val="26"/>
              <w:lang w:val="en-GB"/>
            </w:rPr>
            <w:t> </w:t>
          </w:r>
        </w:p>
        <w:p w14:paraId="0C7708C8" w14:textId="588C1B4B" w:rsidR="00F23289" w:rsidRPr="00C33485" w:rsidRDefault="00F116CC"/>
      </w:sdtContent>
    </w:sdt>
    <w:p w14:paraId="1E0C1809" w14:textId="45978809" w:rsidR="00F23289" w:rsidRPr="00C33485" w:rsidRDefault="00F23289" w:rsidP="00F23289">
      <w:pPr>
        <w:pStyle w:val="Ttulo1"/>
        <w:framePr w:wrap="notBeside"/>
      </w:pPr>
      <w:bookmarkStart w:id="0" w:name="_Toc219887378"/>
      <w:bookmarkStart w:id="1" w:name="_Toc229415355"/>
      <w:r w:rsidRPr="00C33485">
        <w:lastRenderedPageBreak/>
        <w:t>I</w:t>
      </w:r>
      <w:r w:rsidR="5B7F95AC" w:rsidRPr="00C33485">
        <w:t>taly</w:t>
      </w:r>
      <w:bookmarkEnd w:id="0"/>
      <w:bookmarkEnd w:id="1"/>
    </w:p>
    <w:p w14:paraId="54B376EF" w14:textId="77777777" w:rsidR="00F23289" w:rsidRPr="00C33485" w:rsidRDefault="00F23289" w:rsidP="00F23289">
      <w:pPr>
        <w:pStyle w:val="Para0"/>
      </w:pPr>
    </w:p>
    <w:p w14:paraId="3AA50842" w14:textId="2947FADF" w:rsidR="00DC64E6" w:rsidRDefault="0051723D" w:rsidP="005737CB">
      <w:pPr>
        <w:pStyle w:val="Ttulo2"/>
      </w:pPr>
      <w:bookmarkStart w:id="2" w:name="_Toc219887380"/>
      <w:bookmarkStart w:id="3" w:name="_Toc229415357"/>
      <w:r>
        <w:t xml:space="preserve">1. </w:t>
      </w:r>
      <w:r w:rsidR="00CD3E35" w:rsidRPr="00C33485">
        <w:t>Understanding people’s l</w:t>
      </w:r>
      <w:r w:rsidR="00DC64E6" w:rsidRPr="00C33485">
        <w:t>egal needs and justice problems</w:t>
      </w:r>
      <w:bookmarkEnd w:id="2"/>
      <w:bookmarkEnd w:id="3"/>
    </w:p>
    <w:p w14:paraId="3E57C6DE" w14:textId="11035F44" w:rsidR="002950A0" w:rsidRPr="002950A0" w:rsidRDefault="002950A0" w:rsidP="00943370">
      <w:pPr>
        <w:pStyle w:val="Ttulo3"/>
      </w:pPr>
      <w:r>
        <w:t>Introduction</w:t>
      </w:r>
    </w:p>
    <w:p w14:paraId="1A9E279D" w14:textId="64F67217" w:rsidR="00E30B3D" w:rsidRPr="00C33485" w:rsidRDefault="004B3F95" w:rsidP="0086410C">
      <w:pPr>
        <w:pStyle w:val="Para0"/>
      </w:pPr>
      <w:r w:rsidRPr="00C33485">
        <w:t xml:space="preserve">Justice systems are at their strongest when they reflect the </w:t>
      </w:r>
      <w:r w:rsidR="002014EE" w:rsidRPr="00C33485">
        <w:t xml:space="preserve">needs </w:t>
      </w:r>
      <w:r w:rsidRPr="00C33485">
        <w:t xml:space="preserve">of the people they serve. </w:t>
      </w:r>
      <w:r w:rsidR="00A22549">
        <w:t>Similar to patterns observed</w:t>
      </w:r>
      <w:r w:rsidR="00627A93">
        <w:t xml:space="preserve"> in ot</w:t>
      </w:r>
      <w:r w:rsidR="00895605">
        <w:t>h</w:t>
      </w:r>
      <w:r w:rsidR="00627A93">
        <w:t>er countries,</w:t>
      </w:r>
      <w:r w:rsidRPr="00C33485">
        <w:t xml:space="preserve"> </w:t>
      </w:r>
      <w:r w:rsidR="00DB6A86">
        <w:t>i</w:t>
      </w:r>
      <w:r w:rsidR="008737CC" w:rsidRPr="00C33485">
        <w:t>n Italy</w:t>
      </w:r>
      <w:r w:rsidR="00504EB2" w:rsidRPr="00C33485">
        <w:t xml:space="preserve"> </w:t>
      </w:r>
      <w:r w:rsidR="003468E0" w:rsidRPr="00C33485">
        <w:t xml:space="preserve">justice </w:t>
      </w:r>
      <w:r w:rsidR="001253FE" w:rsidRPr="00C33485">
        <w:t xml:space="preserve">problems </w:t>
      </w:r>
      <w:r w:rsidR="00971EDC" w:rsidRPr="00C33485">
        <w:t>often</w:t>
      </w:r>
      <w:r w:rsidR="003468E0" w:rsidRPr="00C33485">
        <w:t xml:space="preserve"> arise from ordinary interactions in people’s daily lives:</w:t>
      </w:r>
      <w:r w:rsidR="00256A5A" w:rsidRPr="00C33485">
        <w:t xml:space="preserve"> at home, at work, and within their communities. </w:t>
      </w:r>
      <w:r w:rsidR="00D2272F" w:rsidRPr="00C33485">
        <w:t>Individuals confront challenges that affect not only their rights, but also their health, livelihoods, and relationships</w:t>
      </w:r>
      <w:r w:rsidR="002B09A5">
        <w:t xml:space="preserve"> </w:t>
      </w:r>
      <w:sdt>
        <w:sdtPr>
          <w:id w:val="1796802923"/>
          <w:citation/>
        </w:sdtPr>
        <w:sdtEndPr/>
        <w:sdtContent>
          <w:r w:rsidR="00734041">
            <w:fldChar w:fldCharType="begin"/>
          </w:r>
          <w:r w:rsidR="00734041" w:rsidRPr="00943370">
            <w:rPr>
              <w:lang w:val="en-US"/>
            </w:rPr>
            <w:instrText xml:space="preserve"> CITATION WJP241 \l 1046 </w:instrText>
          </w:r>
          <w:r w:rsidR="00734041">
            <w:fldChar w:fldCharType="separate"/>
          </w:r>
          <w:r w:rsidR="00D8536A" w:rsidRPr="00D8536A">
            <w:rPr>
              <w:noProof/>
              <w:lang w:val="en-US"/>
            </w:rPr>
            <w:t>(WJP, 2024)</w:t>
          </w:r>
          <w:r w:rsidR="00734041">
            <w:fldChar w:fldCharType="end"/>
          </w:r>
        </w:sdtContent>
      </w:sdt>
      <w:r w:rsidR="00D2272F" w:rsidRPr="00C33485">
        <w:t>.</w:t>
      </w:r>
      <w:r w:rsidR="006F14AE" w:rsidRPr="00C33485">
        <w:t xml:space="preserve"> </w:t>
      </w:r>
      <w:r w:rsidR="002204DA" w:rsidRPr="00C33485">
        <w:t>These issues are not confined to courtrooms or legal offices; they emerge in interactions with public services, with</w:t>
      </w:r>
      <w:r w:rsidR="00BC65E5">
        <w:t xml:space="preserve"> their</w:t>
      </w:r>
      <w:r w:rsidR="002204DA" w:rsidRPr="00C33485">
        <w:t xml:space="preserve"> neighbours, in the workplace, and in efforts to access essential goods and services.</w:t>
      </w:r>
    </w:p>
    <w:p w14:paraId="2A287E89" w14:textId="0107BBF0" w:rsidR="004130D9" w:rsidRPr="00C33485" w:rsidRDefault="00FB048D" w:rsidP="0086410C">
      <w:pPr>
        <w:pStyle w:val="Para0"/>
      </w:pPr>
      <w:r w:rsidRPr="00FB048D">
        <w:t>Legal needs surveys play a critical role in understanding how people experience justice in practice. By systematically capturing the types of justice problems people face, how frequently they occur, and how individuals seek to resolve them, such surveys provide an essential evidence base for people-centred justice reforms. They help move analysis beyond institutional processes and formal case data, shedding light on unmet legal needs, barriers to access, and the broader impacts of unresolved problems on people’s lives. As of the publication of this report, Italy does not have a regular, nationally institutionalised legal needs survey. As a result, available insights into people’s justice experiences rely largely on ad hoc or international data sources, underscoring the importance of leveraging existing survey evidence to inform policy discussions and future measurement efforts.</w:t>
      </w:r>
    </w:p>
    <w:p w14:paraId="487114AB" w14:textId="258A4BC2" w:rsidR="00F27F92" w:rsidRDefault="007009CA" w:rsidP="0086410C">
      <w:pPr>
        <w:pStyle w:val="Para0"/>
      </w:pPr>
      <w:r>
        <w:t xml:space="preserve">To identify the justice problems people face in their everyday lives, how they attempt to address </w:t>
      </w:r>
      <w:r w:rsidR="001F6C46">
        <w:t>the</w:t>
      </w:r>
      <w:r w:rsidR="00ED3ECE">
        <w:t>se problems</w:t>
      </w:r>
      <w:r>
        <w:t xml:space="preserve">, and the pathways they follow in seeking resolution, </w:t>
      </w:r>
      <w:r w:rsidR="004C20EC">
        <w:t>this diagnosis uses</w:t>
      </w:r>
      <w:r>
        <w:t xml:space="preserve"> </w:t>
      </w:r>
      <w:r w:rsidR="00ED3906" w:rsidRPr="00C33485">
        <w:t xml:space="preserve">the World Justice Project’s </w:t>
      </w:r>
      <w:r w:rsidR="007725F8">
        <w:t>Eurovoices</w:t>
      </w:r>
      <w:r w:rsidR="00ED3906" w:rsidRPr="00C33485">
        <w:t xml:space="preserve"> General Population Poll</w:t>
      </w:r>
      <w:r w:rsidR="004F4E5E">
        <w:t xml:space="preserve"> was conducted </w:t>
      </w:r>
      <w:r w:rsidR="003F0173">
        <w:t xml:space="preserve">in </w:t>
      </w:r>
      <w:r w:rsidR="004F4E5E">
        <w:t>Italy</w:t>
      </w:r>
      <w:r w:rsidR="00ED3906" w:rsidRPr="00C33485" w:rsidDel="004F4E5E">
        <w:t>.</w:t>
      </w:r>
      <w:r w:rsidR="00F27F92">
        <w:t xml:space="preserve"> </w:t>
      </w:r>
      <w:r w:rsidR="00ED3906" w:rsidRPr="00C33485">
        <w:t>The survey reached</w:t>
      </w:r>
      <w:r w:rsidR="00ED3906" w:rsidRPr="00C33485" w:rsidDel="00F76CF6">
        <w:t xml:space="preserve"> </w:t>
      </w:r>
      <w:r w:rsidR="00F76CF6">
        <w:t>3</w:t>
      </w:r>
      <w:r w:rsidR="005E09F3">
        <w:t> </w:t>
      </w:r>
      <w:r w:rsidR="00F76CF6">
        <w:t xml:space="preserve">844 </w:t>
      </w:r>
      <w:r w:rsidR="00ED3906" w:rsidRPr="00C33485">
        <w:t>people across</w:t>
      </w:r>
      <w:r w:rsidR="001C022E">
        <w:t xml:space="preserve"> the</w:t>
      </w:r>
      <w:r w:rsidR="00ED3906" w:rsidRPr="00C33485" w:rsidDel="001C022E">
        <w:t xml:space="preserve"> </w:t>
      </w:r>
      <w:r w:rsidR="001C022E">
        <w:t>five NUTS-1</w:t>
      </w:r>
      <w:r w:rsidR="001C022E" w:rsidRPr="00C33485">
        <w:t xml:space="preserve"> </w:t>
      </w:r>
      <w:r w:rsidR="00ED3906" w:rsidRPr="00C33485">
        <w:t>region</w:t>
      </w:r>
      <w:r w:rsidR="001C022E">
        <w:t>s</w:t>
      </w:r>
      <w:r w:rsidR="00ED3906" w:rsidRPr="00C33485">
        <w:t xml:space="preserve"> of </w:t>
      </w:r>
      <w:r w:rsidR="002747AE">
        <w:t>the country</w:t>
      </w:r>
      <w:r w:rsidR="008C32F0">
        <w:t xml:space="preserve"> (</w:t>
      </w:r>
      <w:r w:rsidR="008C32F0" w:rsidRPr="008C32F0">
        <w:t>North-West, North-East, Centre</w:t>
      </w:r>
      <w:r w:rsidR="008C32F0">
        <w:t xml:space="preserve">, </w:t>
      </w:r>
      <w:r w:rsidR="008C32F0" w:rsidRPr="008C32F0">
        <w:t>South</w:t>
      </w:r>
      <w:r w:rsidR="008C32F0">
        <w:t>,</w:t>
      </w:r>
      <w:r w:rsidR="008C32F0" w:rsidRPr="008C32F0">
        <w:t xml:space="preserve"> Islands</w:t>
      </w:r>
      <w:r w:rsidR="008C32F0">
        <w:t>)</w:t>
      </w:r>
      <w:r w:rsidR="00ED3906" w:rsidRPr="00C33485">
        <w:t xml:space="preserve">, capturing </w:t>
      </w:r>
      <w:r w:rsidR="00FC4541">
        <w:t>people’s overall</w:t>
      </w:r>
      <w:r w:rsidR="00ED3906" w:rsidRPr="00C33485">
        <w:t xml:space="preserve"> experiences as they navigated </w:t>
      </w:r>
      <w:r w:rsidR="00BD7F47">
        <w:t>justice</w:t>
      </w:r>
      <w:r w:rsidR="00BD7F47" w:rsidRPr="00C33485">
        <w:t xml:space="preserve"> </w:t>
      </w:r>
      <w:r w:rsidR="00ED3906" w:rsidRPr="00C33485">
        <w:t>problems, sought information and advice, engaged with formal or informal mechanisms, and attempted to resolve th</w:t>
      </w:r>
      <w:r w:rsidR="00E02650" w:rsidRPr="00C33485">
        <w:t>eir</w:t>
      </w:r>
      <w:r w:rsidR="00ED3906" w:rsidRPr="00C33485">
        <w:t xml:space="preserve"> problems.</w:t>
      </w:r>
      <w:r w:rsidR="00831378">
        <w:t xml:space="preserve"> Importantly, </w:t>
      </w:r>
      <w:r w:rsidR="00BF5048">
        <w:t xml:space="preserve">the data does not </w:t>
      </w:r>
      <w:r w:rsidR="00FB74AC">
        <w:t xml:space="preserve">directly </w:t>
      </w:r>
      <w:r w:rsidR="00C520A4">
        <w:t xml:space="preserve">reflect </w:t>
      </w:r>
      <w:r w:rsidR="00FB74AC">
        <w:t xml:space="preserve">the performance of </w:t>
      </w:r>
      <w:r w:rsidR="00106ADB">
        <w:t>individual courts or justice actors.</w:t>
      </w:r>
    </w:p>
    <w:p w14:paraId="6379075D" w14:textId="3895CE02" w:rsidR="00175797" w:rsidRPr="00926081" w:rsidRDefault="0062316E" w:rsidP="0086410C">
      <w:pPr>
        <w:pStyle w:val="Para0"/>
        <w:rPr>
          <w:lang w:val="en-US"/>
        </w:rPr>
      </w:pPr>
      <w:r>
        <w:t xml:space="preserve">The survey was administered online </w:t>
      </w:r>
      <w:r w:rsidR="00716640">
        <w:t>between 1 March and 1 April 2024</w:t>
      </w:r>
      <w:r w:rsidR="00BE1CB9">
        <w:t>. As such</w:t>
      </w:r>
      <w:r w:rsidR="006C7198">
        <w:t xml:space="preserve"> the data reflect</w:t>
      </w:r>
      <w:r w:rsidR="007A747E">
        <w:t xml:space="preserve"> people’s experience prior to the implementation of </w:t>
      </w:r>
      <w:r w:rsidR="00F012D0">
        <w:t>several reforms adopted under Italy’s</w:t>
      </w:r>
      <w:r w:rsidR="004A7E7F">
        <w:t xml:space="preserve"> National </w:t>
      </w:r>
      <w:r w:rsidR="004A7E7F" w:rsidDel="00D538C7">
        <w:t xml:space="preserve">Plan for </w:t>
      </w:r>
      <w:r w:rsidR="004A7E7F">
        <w:t>Recovery and Resilience</w:t>
      </w:r>
      <w:r w:rsidR="00D538C7">
        <w:t xml:space="preserve"> </w:t>
      </w:r>
      <w:r w:rsidR="00C37EA5">
        <w:t>in the subsequent period. The findings</w:t>
      </w:r>
      <w:r w:rsidR="00880FDB">
        <w:t xml:space="preserve"> </w:t>
      </w:r>
      <w:r w:rsidR="006F093F" w:rsidRPr="006F093F">
        <w:t xml:space="preserve">therefore provide a </w:t>
      </w:r>
      <w:r w:rsidR="006F093F" w:rsidRPr="00926081">
        <w:t>baseline snapshot</w:t>
      </w:r>
      <w:r w:rsidR="006F093F" w:rsidRPr="006F093F">
        <w:t xml:space="preserve"> of legal needs and justice experiences against which the evolution and potential effects of ongoing and future reforms may be assessed.</w:t>
      </w:r>
      <w:r w:rsidR="00F91313">
        <w:t xml:space="preserve"> </w:t>
      </w:r>
      <w:r w:rsidR="008B3D4A" w:rsidRPr="008B3D4A">
        <w:t xml:space="preserve">More information on the survey design, sampling strategy, and data collection process can be found in </w:t>
      </w:r>
      <w:r w:rsidR="008363AD">
        <w:fldChar w:fldCharType="begin"/>
      </w:r>
      <w:r w:rsidR="008363AD">
        <w:instrText xml:space="preserve"> REF _Ref221515798 \h </w:instrText>
      </w:r>
      <w:r w:rsidR="008363AD">
        <w:fldChar w:fldCharType="separate"/>
      </w:r>
      <w:r w:rsidR="00673AB0" w:rsidRPr="00C33485">
        <w:t>Annex</w:t>
      </w:r>
      <w:r w:rsidR="008363AD">
        <w:fldChar w:fldCharType="end"/>
      </w:r>
      <w:r w:rsidR="008B3D4A">
        <w:t>.</w:t>
      </w:r>
      <w:r w:rsidR="00ED3906" w:rsidRPr="00C33485">
        <w:t xml:space="preserve"> </w:t>
      </w:r>
    </w:p>
    <w:p w14:paraId="19292AF7" w14:textId="057B020C" w:rsidR="008C5FA3" w:rsidRPr="00C33485" w:rsidRDefault="002A3F74" w:rsidP="0086410C">
      <w:pPr>
        <w:pStyle w:val="Para0"/>
      </w:pPr>
      <w:r w:rsidRPr="002A3F74">
        <w:t>Italy’s justice system builds on several important strengths, while also presenting areas where further progress could support a more people-centred approach</w:t>
      </w:r>
      <w:r w:rsidR="00CB3D11" w:rsidRPr="00C33485">
        <w:t xml:space="preserve">. </w:t>
      </w:r>
      <w:r w:rsidR="00E60711">
        <w:t>People’s experiences</w:t>
      </w:r>
      <w:r w:rsidR="0018428D">
        <w:t xml:space="preserve"> with justice system</w:t>
      </w:r>
      <w:r w:rsidR="00E60711">
        <w:t xml:space="preserve"> in Italy highlight </w:t>
      </w:r>
      <w:r w:rsidR="00EC1F9E" w:rsidRPr="00C33485">
        <w:t xml:space="preserve">how individuals encounter legal </w:t>
      </w:r>
      <w:r w:rsidR="002749DD">
        <w:t xml:space="preserve">needs </w:t>
      </w:r>
      <w:r w:rsidR="00EC1F9E" w:rsidRPr="00C33485">
        <w:t>and justice problems in their everyday lives</w:t>
      </w:r>
      <w:r w:rsidR="00293245" w:rsidRPr="00C33485">
        <w:t xml:space="preserve">, </w:t>
      </w:r>
      <w:r w:rsidR="00EA2FD0">
        <w:t>including</w:t>
      </w:r>
      <w:r w:rsidR="00EA2FD0" w:rsidRPr="00C33485">
        <w:t xml:space="preserve"> </w:t>
      </w:r>
      <w:r w:rsidR="00EC1F9E" w:rsidRPr="00C33485">
        <w:t xml:space="preserve">the types of issues involved, </w:t>
      </w:r>
      <w:r w:rsidR="00996AF4" w:rsidRPr="00C33485">
        <w:t xml:space="preserve">their prevalence, </w:t>
      </w:r>
      <w:r w:rsidR="00EC1F9E" w:rsidRPr="00C33485">
        <w:t xml:space="preserve">and the ways in which these problems tend to cluster and reinforce one another. </w:t>
      </w:r>
      <w:r w:rsidR="00786396">
        <w:t>The</w:t>
      </w:r>
      <w:r w:rsidR="00C46BBA">
        <w:t xml:space="preserve">y </w:t>
      </w:r>
      <w:r w:rsidR="00EC1F9E" w:rsidRPr="00C33485">
        <w:t>also</w:t>
      </w:r>
      <w:r w:rsidR="00EC1F9E" w:rsidRPr="00C33485" w:rsidDel="00786396">
        <w:t xml:space="preserve"> </w:t>
      </w:r>
      <w:r w:rsidR="00C46BBA">
        <w:t>point to</w:t>
      </w:r>
      <w:r w:rsidR="00786396" w:rsidRPr="00C33485">
        <w:t xml:space="preserve"> </w:t>
      </w:r>
      <w:r w:rsidR="00EC1F9E" w:rsidRPr="00C33485">
        <w:t xml:space="preserve">the consequences that arise when legal needs are unmet or </w:t>
      </w:r>
      <w:r w:rsidR="00EC1F9E" w:rsidRPr="00C33485">
        <w:lastRenderedPageBreak/>
        <w:t>when problems remain unresolved, including the human, economic, and social impacts that can follow. Taken together, th</w:t>
      </w:r>
      <w:r w:rsidR="003C0C60">
        <w:t>e</w:t>
      </w:r>
      <w:r w:rsidR="00C46BBA">
        <w:t>se</w:t>
      </w:r>
      <w:r w:rsidR="003C0C60">
        <w:t xml:space="preserve"> </w:t>
      </w:r>
      <w:r w:rsidR="00C46BBA">
        <w:t>patterns</w:t>
      </w:r>
      <w:r w:rsidR="00EC1F9E" w:rsidRPr="00C33485">
        <w:t xml:space="preserve"> enable a holistic understanding of legal needs </w:t>
      </w:r>
      <w:r w:rsidR="002749DD">
        <w:t xml:space="preserve">and justice problems </w:t>
      </w:r>
      <w:r w:rsidR="00EC1F9E" w:rsidRPr="00C33485">
        <w:t xml:space="preserve">in Italy, grounded in evidence </w:t>
      </w:r>
      <w:r w:rsidR="0047297B">
        <w:t>of</w:t>
      </w:r>
      <w:r w:rsidR="00265E73">
        <w:t xml:space="preserve"> people’s </w:t>
      </w:r>
      <w:r w:rsidR="0047297B">
        <w:t>perspective</w:t>
      </w:r>
      <w:r w:rsidR="00EC1F9E" w:rsidRPr="00C33485">
        <w:t>.</w:t>
      </w:r>
      <w:r w:rsidR="004D0630">
        <w:t xml:space="preserve"> </w:t>
      </w:r>
    </w:p>
    <w:p w14:paraId="5BBE760E" w14:textId="5C87AB0C" w:rsidR="00D24ACC" w:rsidRPr="00C33485" w:rsidRDefault="008623F7" w:rsidP="000E388A">
      <w:pPr>
        <w:pStyle w:val="Ttulo3"/>
      </w:pPr>
      <w:r w:rsidRPr="00C33485">
        <w:t>Encountering justice problems in Italy</w:t>
      </w:r>
    </w:p>
    <w:p w14:paraId="73E3564D" w14:textId="44EF72CD" w:rsidR="008C5FA3" w:rsidRPr="00C33485" w:rsidRDefault="00595C0D" w:rsidP="0086410C">
      <w:pPr>
        <w:pStyle w:val="Para0"/>
      </w:pPr>
      <w:r w:rsidRPr="00C33485">
        <w:t xml:space="preserve">Understanding how people in Italy experience justice problems requires examining not only how widespread these issues are, but also </w:t>
      </w:r>
      <w:r w:rsidR="00D5287E" w:rsidRPr="00C33485">
        <w:t xml:space="preserve">who is most affected, the nature of the problems encountered, and the extent to which they occur together. </w:t>
      </w:r>
      <w:r w:rsidR="00996020" w:rsidRPr="00C33485">
        <w:t>The findings</w:t>
      </w:r>
      <w:r w:rsidR="00996020" w:rsidRPr="00C33485" w:rsidDel="009364D2">
        <w:t xml:space="preserve"> </w:t>
      </w:r>
      <w:r w:rsidR="009364D2" w:rsidRPr="00C33485">
        <w:t xml:space="preserve">suggest </w:t>
      </w:r>
      <w:r w:rsidR="00996020" w:rsidRPr="00C33485">
        <w:t xml:space="preserve">a justice system in which </w:t>
      </w:r>
      <w:r w:rsidR="00A46B44">
        <w:t>justice</w:t>
      </w:r>
      <w:r w:rsidR="00A46B44" w:rsidRPr="00C33485">
        <w:t xml:space="preserve"> </w:t>
      </w:r>
      <w:r w:rsidR="00996020" w:rsidRPr="00C33485">
        <w:t>and administrative challenges are common, interlinked, and unevenly distributed</w:t>
      </w:r>
      <w:r w:rsidR="006E0A79" w:rsidRPr="00C33485">
        <w:t xml:space="preserve"> across the population. </w:t>
      </w:r>
      <w:r w:rsidR="00D97147" w:rsidRPr="00C33485">
        <w:t>These patterns</w:t>
      </w:r>
      <w:r w:rsidR="00D97147" w:rsidRPr="00C33485" w:rsidDel="00E641CA">
        <w:t xml:space="preserve"> </w:t>
      </w:r>
      <w:r w:rsidR="00E641CA" w:rsidRPr="00C33485">
        <w:t xml:space="preserve">suggest </w:t>
      </w:r>
      <w:r w:rsidR="00D97147" w:rsidRPr="00C33485">
        <w:t xml:space="preserve">a combination of structural, socioeconomic, and demographic factors, all of which help explain why certain groups face greater </w:t>
      </w:r>
      <w:r w:rsidR="00BC3C72">
        <w:t>difficulties</w:t>
      </w:r>
      <w:r w:rsidR="00BC3C72" w:rsidRPr="00C33485">
        <w:t xml:space="preserve"> </w:t>
      </w:r>
      <w:r w:rsidR="00D97147" w:rsidRPr="00C33485">
        <w:t xml:space="preserve">in managing and resolving their </w:t>
      </w:r>
      <w:r w:rsidR="00A46B44">
        <w:t>justice problems</w:t>
      </w:r>
      <w:r w:rsidR="00D97147" w:rsidRPr="00C33485">
        <w:t>.</w:t>
      </w:r>
    </w:p>
    <w:p w14:paraId="472418BE" w14:textId="246B3FCD" w:rsidR="001F324D" w:rsidRPr="00C33485" w:rsidRDefault="001F324D" w:rsidP="001F324D">
      <w:pPr>
        <w:pStyle w:val="Ttulo4"/>
      </w:pPr>
      <w:r w:rsidRPr="00C33485">
        <w:t xml:space="preserve">Prevalence of </w:t>
      </w:r>
      <w:r w:rsidR="009D4F45">
        <w:t>non-trivial justice problems</w:t>
      </w:r>
    </w:p>
    <w:p w14:paraId="195109E8" w14:textId="17E566C0" w:rsidR="008677DF" w:rsidRPr="00C33485" w:rsidRDefault="00115559" w:rsidP="0086410C">
      <w:pPr>
        <w:pStyle w:val="Para0"/>
      </w:pPr>
      <w:r w:rsidRPr="00C33485">
        <w:t xml:space="preserve">Justice problems are a </w:t>
      </w:r>
      <w:r w:rsidR="0011592C" w:rsidRPr="00C33485">
        <w:t>common part of everyday</w:t>
      </w:r>
      <w:r w:rsidRPr="00C33485">
        <w:t xml:space="preserve"> life. </w:t>
      </w:r>
      <w:r w:rsidR="00BA56E0" w:rsidRPr="00C33485">
        <w:t>In</w:t>
      </w:r>
      <w:r w:rsidRPr="00C33485" w:rsidDel="0011592C">
        <w:t xml:space="preserve"> Italy</w:t>
      </w:r>
      <w:r w:rsidR="00BA56E0" w:rsidRPr="00C33485">
        <w:t>, m</w:t>
      </w:r>
      <w:r w:rsidRPr="00C33485">
        <w:t>ore than half of</w:t>
      </w:r>
      <w:r w:rsidR="00DB767F" w:rsidRPr="00C33485">
        <w:t xml:space="preserve"> the</w:t>
      </w:r>
      <w:r w:rsidRPr="00C33485">
        <w:t xml:space="preserve"> </w:t>
      </w:r>
      <w:r w:rsidR="00511122" w:rsidRPr="00C33485">
        <w:t>people</w:t>
      </w:r>
      <w:r w:rsidR="004D6D08" w:rsidRPr="00C33485">
        <w:t xml:space="preserve"> (58%) </w:t>
      </w:r>
      <w:r w:rsidR="00BE3CD9" w:rsidRPr="00C33485">
        <w:t xml:space="preserve">experienced at least one </w:t>
      </w:r>
      <w:r w:rsidR="005638CE">
        <w:t>non-trivial justice problem</w:t>
      </w:r>
      <w:r w:rsidR="008D61DF">
        <w:rPr>
          <w:rStyle w:val="Refdenotaalfinal"/>
        </w:rPr>
        <w:endnoteReference w:id="2"/>
      </w:r>
      <w:r w:rsidR="00BE3CD9" w:rsidRPr="00C33485">
        <w:t xml:space="preserve"> in the two-year reference period captured by the survey</w:t>
      </w:r>
      <w:r w:rsidR="00341B3A">
        <w:rPr>
          <w:rStyle w:val="Refdenotaalfinal"/>
        </w:rPr>
        <w:endnoteReference w:id="3"/>
      </w:r>
      <w:r w:rsidR="00BE3CD9" w:rsidRPr="00C33485">
        <w:t xml:space="preserve">. A problem is considered </w:t>
      </w:r>
      <w:r w:rsidR="00B31BD7">
        <w:t>serious or “</w:t>
      </w:r>
      <w:r w:rsidR="00BE3CD9" w:rsidRPr="00C33485">
        <w:t>non-trivial</w:t>
      </w:r>
      <w:r w:rsidR="00B31BD7">
        <w:t>”</w:t>
      </w:r>
      <w:r w:rsidR="00BE3CD9" w:rsidRPr="00C33485">
        <w:t xml:space="preserve"> when individuals rate its seriousness at four or above on a ten-point scale, signalling that the issue had a genuine and substantive impact on their lives.</w:t>
      </w:r>
      <w:r w:rsidR="00270354" w:rsidRPr="00C33485">
        <w:t xml:space="preserve"> This high prevalence </w:t>
      </w:r>
      <w:r w:rsidR="00F241F6" w:rsidRPr="00C33485">
        <w:t xml:space="preserve">places Italy </w:t>
      </w:r>
      <w:r w:rsidR="007E2074" w:rsidRPr="00C33485">
        <w:t>above the average of the EU Member States</w:t>
      </w:r>
      <w:r w:rsidR="001B74EB" w:rsidRPr="00C33485">
        <w:t xml:space="preserve"> (49%)</w:t>
      </w:r>
      <w:r w:rsidR="008677DF" w:rsidRPr="00C33485">
        <w:t xml:space="preserve">, </w:t>
      </w:r>
      <w:r w:rsidR="00A73422" w:rsidRPr="00C33485">
        <w:t>suggest</w:t>
      </w:r>
      <w:r w:rsidR="008677DF" w:rsidRPr="00C33485">
        <w:t>ing</w:t>
      </w:r>
      <w:r w:rsidR="00A73422" w:rsidRPr="00C33485">
        <w:t xml:space="preserve"> that </w:t>
      </w:r>
      <w:r w:rsidR="00ED4449" w:rsidRPr="00C33485">
        <w:t>people</w:t>
      </w:r>
      <w:r w:rsidR="00ED4449" w:rsidRPr="00C33485" w:rsidDel="00951398">
        <w:t xml:space="preserve"> </w:t>
      </w:r>
      <w:r w:rsidR="00FA1349" w:rsidRPr="00C33485">
        <w:t>face</w:t>
      </w:r>
      <w:r w:rsidR="00980787" w:rsidRPr="00C33485">
        <w:t xml:space="preserve"> </w:t>
      </w:r>
      <w:r w:rsidR="009D4F45">
        <w:t>non-trivial justice problems</w:t>
      </w:r>
      <w:r w:rsidR="00FA1349" w:rsidRPr="00C33485">
        <w:t xml:space="preserve"> more often than their counterparts in other EU countries</w:t>
      </w:r>
      <w:r w:rsidR="003C3F65" w:rsidRPr="00C33485">
        <w:t xml:space="preserve"> </w:t>
      </w:r>
      <w:sdt>
        <w:sdtPr>
          <w:id w:val="1707222298"/>
          <w:citation/>
        </w:sdtPr>
        <w:sdtEndPr/>
        <w:sdtContent>
          <w:r w:rsidR="003F11AB" w:rsidRPr="00C33485">
            <w:fldChar w:fldCharType="begin"/>
          </w:r>
          <w:r w:rsidR="003F11AB" w:rsidRPr="00C33485">
            <w:instrText xml:space="preserve"> CITATION WJP241 \l 1046 </w:instrText>
          </w:r>
          <w:r w:rsidR="003F11AB" w:rsidRPr="00C33485">
            <w:fldChar w:fldCharType="separate"/>
          </w:r>
          <w:r w:rsidR="00D8536A" w:rsidRPr="00D8536A">
            <w:rPr>
              <w:noProof/>
            </w:rPr>
            <w:t>(WJP, 2024)</w:t>
          </w:r>
          <w:r w:rsidR="003F11AB" w:rsidRPr="00C33485">
            <w:fldChar w:fldCharType="end"/>
          </w:r>
        </w:sdtContent>
      </w:sdt>
      <w:r w:rsidR="00FA1349" w:rsidRPr="00C33485">
        <w:t>.</w:t>
      </w:r>
    </w:p>
    <w:p w14:paraId="70B521F7" w14:textId="71D74E93" w:rsidR="00115559" w:rsidRPr="00C33485" w:rsidRDefault="008677DF" w:rsidP="0086410C">
      <w:pPr>
        <w:pStyle w:val="Para0"/>
      </w:pPr>
      <w:r w:rsidRPr="00C33485">
        <w:t>The reported justice</w:t>
      </w:r>
      <w:r w:rsidR="00F13B1D" w:rsidRPr="00C33485">
        <w:t xml:space="preserve"> problems arise across a variety of areas: </w:t>
      </w:r>
      <w:r w:rsidR="00CD67C1" w:rsidRPr="00C33485">
        <w:t xml:space="preserve">people </w:t>
      </w:r>
      <w:r w:rsidR="00EC1389" w:rsidRPr="00C33485">
        <w:t xml:space="preserve">most often </w:t>
      </w:r>
      <w:r w:rsidR="000B49BC">
        <w:t>face</w:t>
      </w:r>
      <w:r w:rsidR="00EC1389" w:rsidRPr="00C33485">
        <w:t xml:space="preserve"> </w:t>
      </w:r>
      <w:r w:rsidR="00920F3E" w:rsidRPr="00C33485">
        <w:t xml:space="preserve">issues </w:t>
      </w:r>
      <w:r w:rsidR="008F3B57" w:rsidRPr="00C33485">
        <w:t>related to public services</w:t>
      </w:r>
      <w:r w:rsidR="003C6CC3" w:rsidRPr="00C33485">
        <w:t xml:space="preserve"> (31%)</w:t>
      </w:r>
      <w:r w:rsidR="008F3B57" w:rsidRPr="00C33485">
        <w:t xml:space="preserve">, consumer </w:t>
      </w:r>
      <w:r w:rsidR="003C6CC3" w:rsidRPr="00C33485">
        <w:t>protection (2</w:t>
      </w:r>
      <w:ins w:id="4" w:author="Angel David Ramirez Romero" w:date="2026-06-10T15:36:00Z" w16du:dateUtc="2026-06-10T19:36:00Z">
        <w:r w:rsidR="00E246E6">
          <w:t>6</w:t>
        </w:r>
      </w:ins>
      <w:r w:rsidR="003C6CC3" w:rsidRPr="00C33485">
        <w:t>%)</w:t>
      </w:r>
      <w:r w:rsidR="008F3B57" w:rsidRPr="00C33485">
        <w:t xml:space="preserve">, </w:t>
      </w:r>
      <w:r w:rsidR="003C6CC3" w:rsidRPr="00C33485">
        <w:t>money and debt</w:t>
      </w:r>
      <w:r w:rsidR="0023447D" w:rsidRPr="00C33485">
        <w:t xml:space="preserve"> (23%)</w:t>
      </w:r>
      <w:r w:rsidR="003C6CC3" w:rsidRPr="00C33485">
        <w:t>, problems linked to their local communities</w:t>
      </w:r>
      <w:r w:rsidR="0034586A" w:rsidRPr="00C33485">
        <w:t xml:space="preserve"> (2</w:t>
      </w:r>
      <w:ins w:id="5" w:author="Angel David Ramirez Romero" w:date="2026-06-10T15:37:00Z" w16du:dateUtc="2026-06-10T19:37:00Z">
        <w:r w:rsidR="00E246E6">
          <w:t>1</w:t>
        </w:r>
      </w:ins>
      <w:del w:id="6" w:author="Angel David Ramirez Romero" w:date="2026-06-10T15:37:00Z" w16du:dateUtc="2026-06-10T19:37:00Z">
        <w:r w:rsidR="003B354B" w:rsidDel="00E246E6">
          <w:delText>2</w:delText>
        </w:r>
      </w:del>
      <w:r w:rsidR="0034586A" w:rsidRPr="00C33485">
        <w:t>%)</w:t>
      </w:r>
      <w:r w:rsidR="0027271E" w:rsidRPr="00C33485">
        <w:t>, to their family (13%), land (13%)</w:t>
      </w:r>
      <w:r w:rsidR="00FF3182" w:rsidRPr="00C33485">
        <w:t>, and employment (12%)</w:t>
      </w:r>
      <w:r w:rsidR="00187555">
        <w:t xml:space="preserve"> (see</w:t>
      </w:r>
      <w:r w:rsidR="00187555" w:rsidRPr="00C33485">
        <w:t xml:space="preserve"> </w:t>
      </w:r>
      <w:r w:rsidR="00187555">
        <w:fldChar w:fldCharType="begin"/>
      </w:r>
      <w:r w:rsidR="00187555">
        <w:instrText xml:space="preserve"> REF _Ref219132938 \h </w:instrText>
      </w:r>
      <w:r w:rsidR="00187555">
        <w:fldChar w:fldCharType="separate"/>
      </w:r>
      <w:r w:rsidR="00673AB0">
        <w:t>Figure </w:t>
      </w:r>
      <w:r w:rsidR="00673AB0">
        <w:rPr>
          <w:noProof/>
        </w:rPr>
        <w:t>1</w:t>
      </w:r>
      <w:r w:rsidR="00673AB0">
        <w:t>.</w:t>
      </w:r>
      <w:r w:rsidR="00673AB0">
        <w:rPr>
          <w:noProof/>
        </w:rPr>
        <w:t>1</w:t>
      </w:r>
      <w:r w:rsidR="00187555">
        <w:fldChar w:fldCharType="end"/>
      </w:r>
      <w:r w:rsidR="00187555">
        <w:t>).</w:t>
      </w:r>
      <w:r w:rsidR="003C6CC3" w:rsidRPr="00C33485">
        <w:t xml:space="preserve"> </w:t>
      </w:r>
      <w:r w:rsidR="009E49D1" w:rsidRPr="00C33485">
        <w:t xml:space="preserve">Within these broad areas, </w:t>
      </w:r>
      <w:r w:rsidR="00CD67C1" w:rsidRPr="00C33485">
        <w:t>people</w:t>
      </w:r>
      <w:r w:rsidR="009E49D1" w:rsidRPr="00C33485">
        <w:t xml:space="preserve"> frequently</w:t>
      </w:r>
      <w:r w:rsidR="009E49D1" w:rsidRPr="00C33485" w:rsidDel="00B643F8">
        <w:t xml:space="preserve"> </w:t>
      </w:r>
      <w:r w:rsidR="00B643F8">
        <w:t>encounter</w:t>
      </w:r>
      <w:r w:rsidR="00B643F8" w:rsidRPr="00C33485">
        <w:t xml:space="preserve"> </w:t>
      </w:r>
      <w:r w:rsidR="009E49D1" w:rsidRPr="00C33485">
        <w:t xml:space="preserve">specific issues, including </w:t>
      </w:r>
      <w:r w:rsidR="007D1D52" w:rsidRPr="00C33485">
        <w:t>difficulties in</w:t>
      </w:r>
      <w:r w:rsidR="009E49D1" w:rsidRPr="00C33485">
        <w:t xml:space="preserve"> obtaining care from public health providers, conflicts with neighbours, unsatisfactory or incomplete professionals</w:t>
      </w:r>
      <w:r w:rsidR="00387037" w:rsidRPr="00C33485">
        <w:t xml:space="preserve"> services</w:t>
      </w:r>
      <w:r w:rsidR="009E49D1" w:rsidRPr="00C33485">
        <w:t xml:space="preserve">, and problems </w:t>
      </w:r>
      <w:r w:rsidR="00F749FB" w:rsidRPr="00C33485">
        <w:t>in paying</w:t>
      </w:r>
      <w:r w:rsidR="009E49D1" w:rsidRPr="00C33485">
        <w:t xml:space="preserve"> debts</w:t>
      </w:r>
      <w:r w:rsidR="00A868D7" w:rsidRPr="00C33485">
        <w:t xml:space="preserve"> </w:t>
      </w:r>
      <w:sdt>
        <w:sdtPr>
          <w:id w:val="-1280337764"/>
          <w:citation/>
        </w:sdtPr>
        <w:sdtEndPr/>
        <w:sdtContent>
          <w:r w:rsidR="00A868D7" w:rsidRPr="00C33485">
            <w:fldChar w:fldCharType="begin"/>
          </w:r>
          <w:r w:rsidR="00A868D7" w:rsidRPr="00B6481E">
            <w:instrText xml:space="preserve"> CITATION WJP241 \l 1046 </w:instrText>
          </w:r>
          <w:r w:rsidR="00A868D7" w:rsidRPr="00C33485">
            <w:fldChar w:fldCharType="separate"/>
          </w:r>
          <w:r w:rsidR="00D8536A" w:rsidRPr="00D8536A">
            <w:rPr>
              <w:noProof/>
            </w:rPr>
            <w:t>(WJP, 2024)</w:t>
          </w:r>
          <w:r w:rsidR="00A868D7" w:rsidRPr="00C33485">
            <w:fldChar w:fldCharType="end"/>
          </w:r>
        </w:sdtContent>
      </w:sdt>
      <w:r w:rsidR="009E49D1" w:rsidRPr="00C33485">
        <w:t xml:space="preserve">. </w:t>
      </w:r>
      <w:r w:rsidR="00380715" w:rsidRPr="00380715">
        <w:t>The widespread nature of these issues highlights</w:t>
      </w:r>
      <w:r w:rsidR="002E198C">
        <w:t xml:space="preserve"> the</w:t>
      </w:r>
      <w:r w:rsidR="00522114">
        <w:t xml:space="preserve"> need </w:t>
      </w:r>
      <w:r w:rsidR="002E198C">
        <w:t>of</w:t>
      </w:r>
      <w:r w:rsidR="002E198C" w:rsidRPr="00C33485">
        <w:t xml:space="preserve"> </w:t>
      </w:r>
      <w:r w:rsidR="00B57B13" w:rsidRPr="00C33485">
        <w:t xml:space="preserve">justice systems and public institutions </w:t>
      </w:r>
      <w:r w:rsidR="006C08F0">
        <w:t>to be equipped</w:t>
      </w:r>
      <w:r w:rsidR="00B57B13" w:rsidRPr="00C33485" w:rsidDel="000D22EA">
        <w:t xml:space="preserve"> </w:t>
      </w:r>
      <w:r w:rsidR="00B57B13" w:rsidRPr="00C33485">
        <w:t>to engage with a broad spectrum of legal needs</w:t>
      </w:r>
      <w:r w:rsidR="00FB714C">
        <w:t xml:space="preserve"> and justice problems</w:t>
      </w:r>
      <w:r w:rsidR="00B57B13" w:rsidRPr="00C33485">
        <w:t>, many of which emerge from ordinary interactions in everyday life.</w:t>
      </w:r>
      <w:r w:rsidR="008E6EB2" w:rsidRPr="008E6EB2">
        <w:t xml:space="preserve"> </w:t>
      </w:r>
    </w:p>
    <w:p w14:paraId="1F183381" w14:textId="20048237" w:rsidR="003E26A1" w:rsidRDefault="003E26A1">
      <w:pPr>
        <w:pStyle w:val="Descripcin"/>
      </w:pPr>
      <w:bookmarkStart w:id="7" w:name="_Ref219132938"/>
      <w:bookmarkStart w:id="8" w:name="_Toc227664026"/>
      <w:r>
        <w:t>Figure </w:t>
      </w:r>
      <w:r>
        <w:rPr>
          <w:noProof/>
        </w:rPr>
        <w:fldChar w:fldCharType="begin"/>
      </w:r>
      <w:r>
        <w:rPr>
          <w:noProof/>
        </w:rPr>
        <w:instrText xml:space="preserve"> STYLEREF 1 \s </w:instrText>
      </w:r>
      <w:r>
        <w:rPr>
          <w:noProof/>
        </w:rPr>
        <w:fldChar w:fldCharType="separate"/>
      </w:r>
      <w:r w:rsidR="00673AB0">
        <w:rPr>
          <w:noProof/>
        </w:rPr>
        <w:t>1</w:t>
      </w:r>
      <w:r>
        <w:rPr>
          <w:noProof/>
        </w:rPr>
        <w:fldChar w:fldCharType="end"/>
      </w:r>
      <w:r>
        <w:t>.</w:t>
      </w:r>
      <w:r>
        <w:rPr>
          <w:noProof/>
        </w:rPr>
        <w:fldChar w:fldCharType="begin"/>
      </w:r>
      <w:r>
        <w:rPr>
          <w:noProof/>
        </w:rPr>
        <w:instrText xml:space="preserve"> SEQ Figure \* ARABIC \s 1 </w:instrText>
      </w:r>
      <w:r>
        <w:rPr>
          <w:noProof/>
        </w:rPr>
        <w:fldChar w:fldCharType="separate"/>
      </w:r>
      <w:r w:rsidR="00673AB0">
        <w:rPr>
          <w:noProof/>
        </w:rPr>
        <w:t>1</w:t>
      </w:r>
      <w:r>
        <w:rPr>
          <w:noProof/>
        </w:rPr>
        <w:fldChar w:fldCharType="end"/>
      </w:r>
      <w:bookmarkEnd w:id="7"/>
      <w:r>
        <w:t xml:space="preserve">. </w:t>
      </w:r>
      <w:r w:rsidR="00253A89" w:rsidRPr="00253A89">
        <w:t xml:space="preserve">Prevalence of </w:t>
      </w:r>
      <w:r w:rsidR="009D4F45">
        <w:t>non-trivial justice problems</w:t>
      </w:r>
      <w:r w:rsidR="00253A89" w:rsidRPr="00253A89">
        <w:t xml:space="preserve"> in Italy, by </w:t>
      </w:r>
      <w:r w:rsidR="00253A89">
        <w:t>p</w:t>
      </w:r>
      <w:r w:rsidR="00253A89" w:rsidRPr="00253A89">
        <w:t xml:space="preserve">roblem </w:t>
      </w:r>
      <w:r w:rsidR="00253A89">
        <w:t>c</w:t>
      </w:r>
      <w:r w:rsidR="00253A89" w:rsidRPr="00253A89">
        <w:t>ategory</w:t>
      </w:r>
      <w:bookmarkEnd w:id="8"/>
    </w:p>
    <w:p w14:paraId="0DF532DD" w14:textId="47533CB5" w:rsidR="003E26A1" w:rsidRDefault="003E26A1">
      <w:pPr>
        <w:pStyle w:val="Figure"/>
        <w:rPr>
          <w:i/>
        </w:rPr>
      </w:pPr>
      <w:del w:id="9" w:author="Angel David Ramirez Romero" w:date="2026-06-10T15:38:00Z" w16du:dateUtc="2026-06-10T19:38:00Z">
        <w:r w:rsidDel="00E246E6">
          <w:rPr>
            <w:noProof/>
          </w:rPr>
          <w:drawing>
            <wp:inline distT="0" distB="0" distL="0" distR="0" wp14:anchorId="19D083BC" wp14:editId="37033C58">
              <wp:extent cx="4937465" cy="2324100"/>
              <wp:effectExtent l="0" t="0" r="0" b="0"/>
              <wp:docPr id="1423726153" name="Picture 10"/>
              <wp:cNvGraphicFramePr/>
              <a:graphic xmlns:a="http://schemas.openxmlformats.org/drawingml/2006/main">
                <a:graphicData uri="http://schemas.openxmlformats.org/drawingml/2006/picture">
                  <pic:pic xmlns:pic="http://schemas.openxmlformats.org/drawingml/2006/picture">
                    <pic:nvPicPr>
                      <pic:cNvPr id="1423726153" name="Picture 10"/>
                      <pic:cNvPicPr/>
                    </pic:nvPicPr>
                    <pic:blipFill>
                      <a:blip r:embed="rId12"/>
                      <a:stretch>
                        <a:fillRect/>
                      </a:stretch>
                    </pic:blipFill>
                    <pic:spPr>
                      <a:xfrm>
                        <a:off x="0" y="0"/>
                        <a:ext cx="4937465" cy="2324100"/>
                      </a:xfrm>
                      <a:prstGeom prst="rect">
                        <a:avLst/>
                      </a:prstGeom>
                    </pic:spPr>
                  </pic:pic>
                </a:graphicData>
              </a:graphic>
            </wp:inline>
          </w:drawing>
        </w:r>
      </w:del>
      <w:ins w:id="10" w:author="Angel David Ramirez Romero" w:date="2026-06-10T15:38:00Z" w16du:dateUtc="2026-06-10T19:38:00Z">
        <w:r w:rsidR="00E246E6">
          <w:rPr>
            <w:i/>
            <w:noProof/>
          </w:rPr>
          <w:drawing>
            <wp:inline distT="0" distB="0" distL="0" distR="0" wp14:anchorId="5F4CB5A2" wp14:editId="28CA1CBF">
              <wp:extent cx="4055165" cy="2135505"/>
              <wp:effectExtent l="0" t="0" r="0" b="0"/>
              <wp:docPr id="7763418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41866" name="Picture 7763418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90067" cy="2153885"/>
                      </a:xfrm>
                      <a:prstGeom prst="rect">
                        <a:avLst/>
                      </a:prstGeom>
                    </pic:spPr>
                  </pic:pic>
                </a:graphicData>
              </a:graphic>
            </wp:inline>
          </w:drawing>
        </w:r>
      </w:ins>
    </w:p>
    <w:p w14:paraId="12AD0428" w14:textId="352952C7" w:rsidR="003E26A1" w:rsidRPr="004802B4" w:rsidRDefault="003E26A1">
      <w:pPr>
        <w:pStyle w:val="Sourcenotes"/>
      </w:pPr>
      <w:r w:rsidRPr="004802B4">
        <w:t xml:space="preserve">Note: </w:t>
      </w:r>
      <w:r w:rsidR="00413789" w:rsidRPr="00413789">
        <w:t xml:space="preserve">Percentage of respondents who experienced at least one </w:t>
      </w:r>
      <w:r w:rsidR="005638CE" w:rsidRPr="005638CE">
        <w:t>non-trivial justice problem</w:t>
      </w:r>
      <w:r w:rsidR="005638CE">
        <w:t xml:space="preserve"> </w:t>
      </w:r>
      <w:r w:rsidR="00413789" w:rsidRPr="00413789">
        <w:t>in the past two years by problem category.</w:t>
      </w:r>
    </w:p>
    <w:p w14:paraId="12852B08" w14:textId="099756CE" w:rsidR="003E26A1" w:rsidRPr="00454399" w:rsidRDefault="003E26A1">
      <w:pPr>
        <w:pStyle w:val="Sourcenotes"/>
      </w:pPr>
      <w:r w:rsidRPr="004802B4">
        <w:t xml:space="preserve">Source: </w:t>
      </w:r>
      <w:sdt>
        <w:sdtPr>
          <w:id w:val="-718510299"/>
          <w:citation/>
        </w:sdtPr>
        <w:sdtEndPr/>
        <w:sdtContent>
          <w:r w:rsidR="00413789">
            <w:fldChar w:fldCharType="begin"/>
          </w:r>
          <w:r w:rsidR="00413789" w:rsidRPr="00B6481E">
            <w:rPr>
              <w:lang w:val="en-US"/>
            </w:rPr>
            <w:instrText xml:space="preserve"> CITATION WJP241 \l 1046 </w:instrText>
          </w:r>
          <w:r w:rsidR="00413789">
            <w:fldChar w:fldCharType="separate"/>
          </w:r>
          <w:r w:rsidR="00D8536A" w:rsidRPr="00D8536A">
            <w:rPr>
              <w:noProof/>
              <w:lang w:val="en-US"/>
            </w:rPr>
            <w:t>(WJP, 2024)</w:t>
          </w:r>
          <w:r w:rsidR="00413789">
            <w:fldChar w:fldCharType="end"/>
          </w:r>
        </w:sdtContent>
      </w:sdt>
    </w:p>
    <w:p w14:paraId="729A6AD3" w14:textId="19F2C3E1" w:rsidR="007B284B" w:rsidRPr="00C33485" w:rsidRDefault="006C70FB" w:rsidP="0086410C">
      <w:pPr>
        <w:pStyle w:val="Para0"/>
      </w:pPr>
      <w:r w:rsidRPr="00C33485">
        <w:lastRenderedPageBreak/>
        <w:t>Although justice problems are widespread and affect all parts of society, the</w:t>
      </w:r>
      <w:r w:rsidR="00EB359D">
        <w:t xml:space="preserve">re are </w:t>
      </w:r>
      <w:r w:rsidRPr="00C33485">
        <w:t xml:space="preserve">disparities across </w:t>
      </w:r>
      <w:r w:rsidR="0069407F" w:rsidRPr="00C33485">
        <w:t>sociodemographic</w:t>
      </w:r>
      <w:r w:rsidRPr="00C33485">
        <w:t xml:space="preserve"> groups</w:t>
      </w:r>
      <w:r w:rsidR="00AB5796" w:rsidRPr="00C33485">
        <w:t xml:space="preserve">. Acknowledging these disparities </w:t>
      </w:r>
      <w:r w:rsidR="009021EE">
        <w:t>contributes to</w:t>
      </w:r>
      <w:r w:rsidRPr="00C33485" w:rsidDel="009021EE">
        <w:t xml:space="preserve"> </w:t>
      </w:r>
      <w:r w:rsidRPr="00C33485">
        <w:t>understanding the nature of legal need</w:t>
      </w:r>
      <w:r w:rsidR="008A3153" w:rsidRPr="00C33485">
        <w:t>s</w:t>
      </w:r>
      <w:r w:rsidRPr="00C33485">
        <w:t xml:space="preserve"> and for designing people-centred justice responses.</w:t>
      </w:r>
      <w:r w:rsidR="00335470" w:rsidRPr="00C33485">
        <w:t xml:space="preserve"> First, </w:t>
      </w:r>
      <w:r w:rsidR="00344B8A" w:rsidRPr="00C33485">
        <w:t xml:space="preserve">women experience </w:t>
      </w:r>
      <w:r w:rsidR="009D4F45">
        <w:t>non-trivial justice problems</w:t>
      </w:r>
      <w:r w:rsidR="00344B8A" w:rsidRPr="00C33485">
        <w:t xml:space="preserve"> at higher rates than men</w:t>
      </w:r>
      <w:r w:rsidR="00CA4858">
        <w:t xml:space="preserve"> </w:t>
      </w:r>
      <w:r w:rsidR="00492CE2">
        <w:t>(</w:t>
      </w:r>
      <w:r w:rsidR="00FB5432" w:rsidRPr="00C33485">
        <w:t>60%</w:t>
      </w:r>
      <w:r w:rsidR="001B761B" w:rsidRPr="00C33485" w:rsidDel="00CA4858">
        <w:t xml:space="preserve"> </w:t>
      </w:r>
      <w:r w:rsidR="008A62B4" w:rsidRPr="00C33485">
        <w:t>compared to 56%</w:t>
      </w:r>
      <w:r w:rsidR="00492CE2">
        <w:t>)</w:t>
      </w:r>
      <w:r w:rsidR="008A62B4" w:rsidRPr="00C33485">
        <w:t xml:space="preserve">. </w:t>
      </w:r>
      <w:r w:rsidR="001D638C" w:rsidRPr="00C33485">
        <w:t>Prevalence is also significantly higher among young adults aged 25</w:t>
      </w:r>
      <w:r w:rsidR="00FD7BC1">
        <w:t xml:space="preserve"> </w:t>
      </w:r>
      <w:r w:rsidR="001D638C" w:rsidRPr="00C33485">
        <w:t>–</w:t>
      </w:r>
      <w:r w:rsidR="00FD7BC1">
        <w:t xml:space="preserve"> </w:t>
      </w:r>
      <w:r w:rsidR="001D638C" w:rsidRPr="00C33485">
        <w:t>34 (6</w:t>
      </w:r>
      <w:ins w:id="11" w:author="Angel David Ramirez Romero" w:date="2026-06-10T15:37:00Z" w16du:dateUtc="2026-06-10T19:37:00Z">
        <w:r w:rsidR="00E246E6">
          <w:t>5</w:t>
        </w:r>
      </w:ins>
      <w:del w:id="12" w:author="Angel David Ramirez Romero" w:date="2026-06-10T15:37:00Z" w16du:dateUtc="2026-06-10T19:37:00Z">
        <w:r w:rsidR="00261B46" w:rsidDel="00E246E6">
          <w:delText>7</w:delText>
        </w:r>
      </w:del>
      <w:r w:rsidR="001D638C" w:rsidRPr="00C33485">
        <w:t xml:space="preserve">%) than in other age groups, as well as among individuals </w:t>
      </w:r>
      <w:r w:rsidR="0061694D" w:rsidRPr="00C33485">
        <w:t>in</w:t>
      </w:r>
      <w:r w:rsidR="001D638C" w:rsidRPr="00C33485">
        <w:t xml:space="preserve"> financial</w:t>
      </w:r>
      <w:r w:rsidR="0061694D" w:rsidRPr="00C33485">
        <w:t>ly</w:t>
      </w:r>
      <w:r w:rsidR="001D638C" w:rsidRPr="00C33485">
        <w:t xml:space="preserve"> </w:t>
      </w:r>
      <w:r w:rsidR="0061694D" w:rsidRPr="00C33485">
        <w:t>con</w:t>
      </w:r>
      <w:r w:rsidR="001D638C" w:rsidRPr="00C33485">
        <w:t>strain</w:t>
      </w:r>
      <w:r w:rsidR="0061694D" w:rsidRPr="00C33485">
        <w:t>ed situations</w:t>
      </w:r>
      <w:r w:rsidR="001D638C" w:rsidRPr="00C33485">
        <w:t xml:space="preserve"> (7</w:t>
      </w:r>
      <w:ins w:id="13" w:author="Angel David Ramirez Romero" w:date="2026-06-10T15:37:00Z" w16du:dateUtc="2026-06-10T19:37:00Z">
        <w:r w:rsidR="00E246E6">
          <w:t>0</w:t>
        </w:r>
      </w:ins>
      <w:del w:id="14" w:author="Angel David Ramirez Romero" w:date="2026-06-10T15:37:00Z" w16du:dateUtc="2026-06-10T19:37:00Z">
        <w:r w:rsidR="001D638C" w:rsidRPr="00C33485" w:rsidDel="00E246E6">
          <w:delText>2</w:delText>
        </w:r>
      </w:del>
      <w:r w:rsidR="001D638C" w:rsidRPr="00C33485">
        <w:t>%) compared with those in more secure situations (53%)</w:t>
      </w:r>
      <w:r w:rsidR="009452D6" w:rsidRPr="00C33485">
        <w:t xml:space="preserve"> </w:t>
      </w:r>
      <w:sdt>
        <w:sdtPr>
          <w:id w:val="-1174879296"/>
          <w:citation/>
        </w:sdtPr>
        <w:sdtEndPr/>
        <w:sdtContent>
          <w:r w:rsidR="009452D6" w:rsidRPr="00C33485">
            <w:fldChar w:fldCharType="begin"/>
          </w:r>
          <w:r w:rsidR="009452D6" w:rsidRPr="00B6481E">
            <w:instrText xml:space="preserve"> CITATION WJP241 \l 1046 </w:instrText>
          </w:r>
          <w:r w:rsidR="009452D6" w:rsidRPr="00C33485">
            <w:fldChar w:fldCharType="separate"/>
          </w:r>
          <w:r w:rsidR="00D8536A" w:rsidRPr="00D8536A">
            <w:rPr>
              <w:noProof/>
            </w:rPr>
            <w:t>(WJP, 2024)</w:t>
          </w:r>
          <w:r w:rsidR="009452D6" w:rsidRPr="00C33485">
            <w:fldChar w:fldCharType="end"/>
          </w:r>
        </w:sdtContent>
      </w:sdt>
      <w:r w:rsidR="00187555">
        <w:t xml:space="preserve"> (see </w:t>
      </w:r>
      <w:r w:rsidR="00187555">
        <w:fldChar w:fldCharType="begin"/>
      </w:r>
      <w:r w:rsidR="00187555">
        <w:instrText xml:space="preserve"> REF _Ref219381839 \h </w:instrText>
      </w:r>
      <w:r w:rsidR="00187555">
        <w:fldChar w:fldCharType="separate"/>
      </w:r>
      <w:r w:rsidR="00673AB0">
        <w:t>Figure </w:t>
      </w:r>
      <w:r w:rsidR="00673AB0">
        <w:rPr>
          <w:noProof/>
        </w:rPr>
        <w:t>1</w:t>
      </w:r>
      <w:r w:rsidR="00673AB0">
        <w:t>.</w:t>
      </w:r>
      <w:r w:rsidR="00673AB0">
        <w:rPr>
          <w:noProof/>
        </w:rPr>
        <w:t>2</w:t>
      </w:r>
      <w:r w:rsidR="00187555">
        <w:fldChar w:fldCharType="end"/>
      </w:r>
      <w:r w:rsidR="00187555">
        <w:t>)</w:t>
      </w:r>
      <w:r w:rsidR="001D638C" w:rsidRPr="00C33485">
        <w:t>.</w:t>
      </w:r>
      <w:r w:rsidR="00142BE7" w:rsidRPr="00C33485">
        <w:t xml:space="preserve"> Taken together, the higher incidence of </w:t>
      </w:r>
      <w:r w:rsidR="00BB0896" w:rsidRPr="00BB0896">
        <w:t>non-trivial justice problems</w:t>
      </w:r>
      <w:r w:rsidR="00BB0896">
        <w:t xml:space="preserve"> </w:t>
      </w:r>
      <w:r w:rsidR="00142BE7" w:rsidRPr="00C33485">
        <w:t xml:space="preserve">within these groups </w:t>
      </w:r>
      <w:r w:rsidR="00C02B48">
        <w:t>suggests</w:t>
      </w:r>
      <w:r w:rsidR="00142BE7" w:rsidRPr="00C33485">
        <w:t xml:space="preserve"> broader socioeconomic inequalities that both intensify existing difficulties and place additional pressures on the well-being of those affected.</w:t>
      </w:r>
    </w:p>
    <w:p w14:paraId="1704C72C" w14:textId="4F9C6F39" w:rsidR="002A2594" w:rsidRDefault="002A2594" w:rsidP="002C3226">
      <w:pPr>
        <w:pStyle w:val="Descripcin"/>
      </w:pPr>
      <w:bookmarkStart w:id="15" w:name="_Ref219381839"/>
      <w:bookmarkStart w:id="16" w:name="_Toc227664027"/>
      <w:r>
        <w:t>Figure </w:t>
      </w:r>
      <w:r>
        <w:rPr>
          <w:noProof/>
        </w:rPr>
        <w:fldChar w:fldCharType="begin"/>
      </w:r>
      <w:r>
        <w:rPr>
          <w:noProof/>
        </w:rPr>
        <w:instrText xml:space="preserve"> STYLEREF 1 \s </w:instrText>
      </w:r>
      <w:r>
        <w:rPr>
          <w:noProof/>
        </w:rPr>
        <w:fldChar w:fldCharType="separate"/>
      </w:r>
      <w:r w:rsidR="00673AB0">
        <w:rPr>
          <w:noProof/>
        </w:rPr>
        <w:t>1</w:t>
      </w:r>
      <w:r>
        <w:rPr>
          <w:noProof/>
        </w:rPr>
        <w:fldChar w:fldCharType="end"/>
      </w:r>
      <w:r>
        <w:t>.</w:t>
      </w:r>
      <w:r>
        <w:rPr>
          <w:noProof/>
        </w:rPr>
        <w:fldChar w:fldCharType="begin"/>
      </w:r>
      <w:r>
        <w:rPr>
          <w:noProof/>
        </w:rPr>
        <w:instrText xml:space="preserve"> SEQ Figure \* ARABIC \s 1 </w:instrText>
      </w:r>
      <w:r>
        <w:rPr>
          <w:noProof/>
        </w:rPr>
        <w:fldChar w:fldCharType="separate"/>
      </w:r>
      <w:r w:rsidR="00673AB0">
        <w:rPr>
          <w:noProof/>
        </w:rPr>
        <w:t>2</w:t>
      </w:r>
      <w:r>
        <w:rPr>
          <w:noProof/>
        </w:rPr>
        <w:fldChar w:fldCharType="end"/>
      </w:r>
      <w:bookmarkEnd w:id="15"/>
      <w:r>
        <w:t xml:space="preserve">. </w:t>
      </w:r>
      <w:r w:rsidR="009B6755" w:rsidRPr="009B6755">
        <w:t xml:space="preserve">Prevalence of </w:t>
      </w:r>
      <w:r w:rsidR="009D4F45">
        <w:t>non-trivial justice problems</w:t>
      </w:r>
      <w:r w:rsidR="009B6755" w:rsidRPr="009B6755">
        <w:t xml:space="preserve"> in Italy</w:t>
      </w:r>
      <w:bookmarkEnd w:id="16"/>
    </w:p>
    <w:p w14:paraId="2D59AAFE" w14:textId="737E38A0" w:rsidR="002A2594" w:rsidRDefault="002A2594">
      <w:pPr>
        <w:pStyle w:val="Figure"/>
        <w:rPr>
          <w:i/>
        </w:rPr>
      </w:pPr>
      <w:del w:id="17" w:author="Angel David Ramirez Romero" w:date="2026-06-10T15:38:00Z" w16du:dateUtc="2026-06-10T19:38:00Z">
        <w:r w:rsidDel="00E246E6">
          <w:rPr>
            <w:noProof/>
          </w:rPr>
          <w:drawing>
            <wp:inline distT="0" distB="0" distL="0" distR="0" wp14:anchorId="49693376" wp14:editId="138DCEF2">
              <wp:extent cx="3970800" cy="3419300"/>
              <wp:effectExtent l="0" t="0" r="0"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pic:nvPicPr>
                    <pic:blipFill>
                      <a:blip r:embed="rId14"/>
                      <a:stretch>
                        <a:fillRect/>
                      </a:stretch>
                    </pic:blipFill>
                    <pic:spPr>
                      <a:xfrm>
                        <a:off x="0" y="0"/>
                        <a:ext cx="3970800" cy="3419300"/>
                      </a:xfrm>
                      <a:prstGeom prst="rect">
                        <a:avLst/>
                      </a:prstGeom>
                    </pic:spPr>
                  </pic:pic>
                </a:graphicData>
              </a:graphic>
            </wp:inline>
          </w:drawing>
        </w:r>
      </w:del>
      <w:ins w:id="18" w:author="Angel David Ramirez Romero" w:date="2026-06-10T15:38:00Z" w16du:dateUtc="2026-06-10T19:38:00Z">
        <w:r w:rsidR="00E246E6">
          <w:rPr>
            <w:i/>
            <w:noProof/>
          </w:rPr>
          <w:drawing>
            <wp:inline distT="0" distB="0" distL="0" distR="0" wp14:anchorId="4C4F41D8" wp14:editId="179DCEB8">
              <wp:extent cx="4019312" cy="2549770"/>
              <wp:effectExtent l="0" t="0" r="0" b="3175"/>
              <wp:docPr id="1714284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84619" name="Picture 17142846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35670" cy="2560147"/>
                      </a:xfrm>
                      <a:prstGeom prst="rect">
                        <a:avLst/>
                      </a:prstGeom>
                    </pic:spPr>
                  </pic:pic>
                </a:graphicData>
              </a:graphic>
            </wp:inline>
          </w:drawing>
        </w:r>
      </w:ins>
    </w:p>
    <w:p w14:paraId="64019B1A" w14:textId="0813DF31" w:rsidR="002A2594" w:rsidRPr="004802B4" w:rsidRDefault="002A2594">
      <w:pPr>
        <w:pStyle w:val="Sourcenotes"/>
      </w:pPr>
      <w:r w:rsidRPr="004802B4">
        <w:t xml:space="preserve">Note: </w:t>
      </w:r>
      <w:r w:rsidR="002C3226" w:rsidRPr="002C3226">
        <w:t xml:space="preserve">Percentage of respondents who experienced at least one </w:t>
      </w:r>
      <w:r w:rsidR="00B0797F" w:rsidRPr="00B0797F">
        <w:t>non-trivial justice problem</w:t>
      </w:r>
      <w:r w:rsidR="002C3226" w:rsidRPr="002C3226">
        <w:t xml:space="preserve"> in the past two years, meaning a problem of self-reported seriousness of 4 or more on a scale of 0 to 10.</w:t>
      </w:r>
    </w:p>
    <w:p w14:paraId="2CA82391" w14:textId="3F9E58FE" w:rsidR="002A2594" w:rsidRPr="00454399" w:rsidRDefault="002A2594">
      <w:pPr>
        <w:pStyle w:val="Sourcenotes"/>
      </w:pPr>
      <w:r w:rsidRPr="004802B4">
        <w:t xml:space="preserve">Source: </w:t>
      </w:r>
      <w:sdt>
        <w:sdtPr>
          <w:id w:val="-93945785"/>
          <w:citation/>
        </w:sdtPr>
        <w:sdtEndPr/>
        <w:sdtContent>
          <w:r w:rsidR="00983CB4">
            <w:fldChar w:fldCharType="begin"/>
          </w:r>
          <w:r w:rsidR="00983CB4">
            <w:rPr>
              <w:lang w:val="pt-BR"/>
            </w:rPr>
            <w:instrText xml:space="preserve"> CITATION WJP241 \l 1046 </w:instrText>
          </w:r>
          <w:r w:rsidR="00983CB4">
            <w:fldChar w:fldCharType="separate"/>
          </w:r>
          <w:r w:rsidR="00D8536A">
            <w:rPr>
              <w:noProof/>
              <w:lang w:val="pt-BR"/>
            </w:rPr>
            <w:t>(WJP, 2024)</w:t>
          </w:r>
          <w:r w:rsidR="00983CB4">
            <w:fldChar w:fldCharType="end"/>
          </w:r>
        </w:sdtContent>
      </w:sdt>
    </w:p>
    <w:p w14:paraId="04EC39CB" w14:textId="7FE7FB9E" w:rsidR="001F324D" w:rsidRPr="00C33485" w:rsidRDefault="001F324D" w:rsidP="001F324D">
      <w:pPr>
        <w:pStyle w:val="Ttulo4"/>
      </w:pPr>
      <w:r w:rsidRPr="00C33485">
        <w:t xml:space="preserve">Co-occurrence of </w:t>
      </w:r>
      <w:r w:rsidR="00BB0896" w:rsidRPr="00BB0896">
        <w:t>non-trivial justice problems</w:t>
      </w:r>
    </w:p>
    <w:p w14:paraId="01A1CE61" w14:textId="47186EA3" w:rsidR="00945883" w:rsidRPr="00C33485" w:rsidRDefault="00CD3A3C" w:rsidP="0086410C">
      <w:pPr>
        <w:pStyle w:val="Para0"/>
      </w:pPr>
      <w:r w:rsidRPr="00C33485">
        <w:t>P</w:t>
      </w:r>
      <w:r w:rsidR="0037175E" w:rsidRPr="00C33485">
        <w:t xml:space="preserve">eople who encounter </w:t>
      </w:r>
      <w:r w:rsidR="00425E3C" w:rsidRPr="00425E3C">
        <w:t xml:space="preserve">non-trivial justice </w:t>
      </w:r>
      <w:del w:id="19" w:author="Angel David Ramirez Romero" w:date="2026-06-10T15:38:00Z" w16du:dateUtc="2026-06-10T19:38:00Z">
        <w:r w:rsidR="00425E3C" w:rsidRPr="00425E3C" w:rsidDel="00E246E6">
          <w:delText>problems</w:delText>
        </w:r>
        <w:r w:rsidR="007A0DA3" w:rsidRPr="00C33485" w:rsidDel="00E246E6">
          <w:delText>often</w:delText>
        </w:r>
      </w:del>
      <w:ins w:id="20" w:author="Angel David Ramirez Romero" w:date="2026-06-10T15:38:00Z" w16du:dateUtc="2026-06-10T19:38:00Z">
        <w:r w:rsidR="00E246E6" w:rsidRPr="00425E3C">
          <w:t>problem</w:t>
        </w:r>
        <w:r w:rsidR="00E246E6">
          <w:t xml:space="preserve">s </w:t>
        </w:r>
        <w:r w:rsidR="00E246E6" w:rsidRPr="00C33485">
          <w:t>often</w:t>
        </w:r>
      </w:ins>
      <w:r w:rsidR="007A0DA3" w:rsidRPr="00C33485">
        <w:t xml:space="preserve"> face</w:t>
      </w:r>
      <w:r w:rsidR="00C109BC" w:rsidRPr="00C33485">
        <w:t xml:space="preserve"> </w:t>
      </w:r>
      <w:r w:rsidR="00F34579" w:rsidRPr="00C33485">
        <w:t>several problems</w:t>
      </w:r>
      <w:r w:rsidR="00C109BC" w:rsidRPr="00C33485">
        <w:t xml:space="preserve"> concurrently</w:t>
      </w:r>
      <w:r w:rsidR="0037175E" w:rsidRPr="00C33485">
        <w:t xml:space="preserve">. On average, </w:t>
      </w:r>
      <w:r w:rsidR="00C109BC" w:rsidRPr="00C33485">
        <w:t xml:space="preserve">people </w:t>
      </w:r>
      <w:r w:rsidR="0037175E" w:rsidRPr="00C33485">
        <w:t>w</w:t>
      </w:r>
      <w:r w:rsidR="000A4D3A">
        <w:t>ith</w:t>
      </w:r>
      <w:r w:rsidR="0037175E" w:rsidRPr="00C33485">
        <w:t xml:space="preserve"> at least one </w:t>
      </w:r>
      <w:r w:rsidR="00B0797F" w:rsidRPr="00B0797F">
        <w:t>non-trivial justice problem</w:t>
      </w:r>
      <w:r w:rsidR="0037175E" w:rsidRPr="00C33485">
        <w:t xml:space="preserve"> deal with around </w:t>
      </w:r>
      <w:ins w:id="21" w:author="Angel David Ramirez Romero" w:date="2026-06-10T15:38:00Z" w16du:dateUtc="2026-06-10T19:38:00Z">
        <w:r w:rsidR="00E246E6">
          <w:t>3</w:t>
        </w:r>
      </w:ins>
      <w:del w:id="22" w:author="Angel David Ramirez Romero" w:date="2026-06-10T15:38:00Z" w16du:dateUtc="2026-06-10T19:38:00Z">
        <w:r w:rsidR="0037175E" w:rsidRPr="00C33485" w:rsidDel="00E246E6">
          <w:delText>4</w:delText>
        </w:r>
      </w:del>
      <w:r w:rsidR="0037175E" w:rsidRPr="00C33485">
        <w:t>.</w:t>
      </w:r>
      <w:ins w:id="23" w:author="Angel David Ramirez Romero" w:date="2026-06-10T15:38:00Z" w16du:dateUtc="2026-06-10T19:38:00Z">
        <w:r w:rsidR="00E246E6">
          <w:t>8</w:t>
        </w:r>
      </w:ins>
      <w:del w:id="24" w:author="Angel David Ramirez Romero" w:date="2026-06-10T15:38:00Z" w16du:dateUtc="2026-06-10T19:38:00Z">
        <w:r w:rsidR="0037175E" w:rsidRPr="00C33485" w:rsidDel="00E246E6">
          <w:delText>1</w:delText>
        </w:r>
      </w:del>
      <w:r w:rsidR="0037175E" w:rsidRPr="00C33485">
        <w:t xml:space="preserve"> issues </w:t>
      </w:r>
      <w:r w:rsidR="00ED3832" w:rsidRPr="00C33485">
        <w:t xml:space="preserve">simultaneously </w:t>
      </w:r>
      <w:r w:rsidR="0037175E" w:rsidRPr="00C33485">
        <w:t xml:space="preserve">over the two-year reference period. The burden </w:t>
      </w:r>
      <w:r w:rsidR="00E36980">
        <w:t>tends to be</w:t>
      </w:r>
      <w:r w:rsidR="00E36980" w:rsidRPr="00C33485">
        <w:t xml:space="preserve"> </w:t>
      </w:r>
      <w:r w:rsidR="0037175E" w:rsidRPr="00C33485">
        <w:t>heavier for younger adults: those aged 18</w:t>
      </w:r>
      <w:r w:rsidR="00C109BC" w:rsidRPr="00C33485">
        <w:t xml:space="preserve"> – </w:t>
      </w:r>
      <w:r w:rsidR="0037175E" w:rsidRPr="00C33485">
        <w:t>24 and 25</w:t>
      </w:r>
      <w:r w:rsidR="00C109BC" w:rsidRPr="00C33485">
        <w:t xml:space="preserve"> – </w:t>
      </w:r>
      <w:r w:rsidR="0037175E" w:rsidRPr="00C33485">
        <w:t xml:space="preserve">34 typically face </w:t>
      </w:r>
      <w:ins w:id="25" w:author="Santiago Pardo" w:date="2026-06-10T18:25:00Z" w16du:dateUtc="2026-06-10T23:25:00Z">
        <w:r w:rsidR="00952D19">
          <w:t>around</w:t>
        </w:r>
      </w:ins>
      <w:del w:id="26" w:author="Santiago Pardo" w:date="2026-06-10T18:24:00Z" w16du:dateUtc="2026-06-10T23:24:00Z">
        <w:r w:rsidR="0037175E" w:rsidRPr="00C33485" w:rsidDel="00952D19">
          <w:delText>more than</w:delText>
        </w:r>
      </w:del>
      <w:r w:rsidR="0037175E" w:rsidRPr="00C33485">
        <w:t xml:space="preserve"> five concurrent problems, whereas people 55 and over </w:t>
      </w:r>
      <w:r w:rsidR="003F351F">
        <w:t>encounter</w:t>
      </w:r>
      <w:r w:rsidR="003F351F" w:rsidRPr="00C33485">
        <w:t xml:space="preserve"> </w:t>
      </w:r>
      <w:r w:rsidR="0037175E" w:rsidRPr="00C33485">
        <w:t>roughly three. Financial circumstances also play a major role. Individuals living in households under financial strain experience about 5.</w:t>
      </w:r>
      <w:ins w:id="27" w:author="Angel David Ramirez Romero" w:date="2026-06-10T15:39:00Z" w16du:dateUtc="2026-06-10T19:39:00Z">
        <w:r w:rsidR="00E246E6">
          <w:t>0</w:t>
        </w:r>
      </w:ins>
      <w:del w:id="28" w:author="Angel David Ramirez Romero" w:date="2026-06-10T15:39:00Z" w16du:dateUtc="2026-06-10T19:39:00Z">
        <w:r w:rsidR="0037175E" w:rsidRPr="00C33485" w:rsidDel="00E246E6">
          <w:delText>7</w:delText>
        </w:r>
      </w:del>
      <w:r w:rsidR="0037175E" w:rsidRPr="00C33485">
        <w:t xml:space="preserve"> </w:t>
      </w:r>
      <w:r w:rsidR="00912A25" w:rsidRPr="00C33485">
        <w:t>concurrent</w:t>
      </w:r>
      <w:r w:rsidR="0037175E" w:rsidRPr="00C33485">
        <w:t xml:space="preserve"> problems, the highest level recorded, in contrast to 3.</w:t>
      </w:r>
      <w:ins w:id="29" w:author="Angel David Ramirez Romero" w:date="2026-06-10T15:39:00Z" w16du:dateUtc="2026-06-10T19:39:00Z">
        <w:r w:rsidR="00E246E6">
          <w:t>3</w:t>
        </w:r>
      </w:ins>
      <w:del w:id="30" w:author="Angel David Ramirez Romero" w:date="2026-06-10T15:39:00Z" w16du:dateUtc="2026-06-10T19:39:00Z">
        <w:r w:rsidR="0037175E" w:rsidRPr="00C33485" w:rsidDel="00E246E6">
          <w:delText>4</w:delText>
        </w:r>
      </w:del>
      <w:r w:rsidR="0037175E" w:rsidRPr="00C33485">
        <w:t xml:space="preserve"> among those without such pressures</w:t>
      </w:r>
      <w:r w:rsidR="00052CDF">
        <w:t xml:space="preserve"> (see </w:t>
      </w:r>
      <w:r w:rsidR="00052CDF">
        <w:fldChar w:fldCharType="begin"/>
      </w:r>
      <w:r w:rsidR="00052CDF">
        <w:instrText xml:space="preserve"> REF _Ref219381860 \h </w:instrText>
      </w:r>
      <w:r w:rsidR="00052CDF">
        <w:fldChar w:fldCharType="separate"/>
      </w:r>
      <w:r w:rsidR="00673AB0">
        <w:t>Figure </w:t>
      </w:r>
      <w:r w:rsidR="00673AB0">
        <w:rPr>
          <w:noProof/>
        </w:rPr>
        <w:t>1</w:t>
      </w:r>
      <w:r w:rsidR="00673AB0">
        <w:t>.</w:t>
      </w:r>
      <w:r w:rsidR="00673AB0">
        <w:rPr>
          <w:noProof/>
        </w:rPr>
        <w:t>3</w:t>
      </w:r>
      <w:r w:rsidR="00052CDF">
        <w:fldChar w:fldCharType="end"/>
      </w:r>
      <w:r w:rsidR="00052CDF">
        <w:t>)</w:t>
      </w:r>
      <w:r w:rsidR="0037175E" w:rsidRPr="00C33485">
        <w:t>. Th</w:t>
      </w:r>
      <w:r w:rsidR="002E628B" w:rsidRPr="00C33485">
        <w:t xml:space="preserve">is high degree of co-occurrence </w:t>
      </w:r>
      <w:r w:rsidR="00255662">
        <w:t>su</w:t>
      </w:r>
      <w:r w:rsidR="00CB2C09">
        <w:t>ggest</w:t>
      </w:r>
      <w:r w:rsidR="00504C72">
        <w:t>s</w:t>
      </w:r>
      <w:r w:rsidR="00255662" w:rsidRPr="00C33485">
        <w:t xml:space="preserve"> </w:t>
      </w:r>
      <w:r w:rsidR="0037175E" w:rsidRPr="00C33485">
        <w:t xml:space="preserve">that justice </w:t>
      </w:r>
      <w:r w:rsidR="00504C72">
        <w:t>problems</w:t>
      </w:r>
      <w:r w:rsidR="00504C72" w:rsidRPr="00C33485">
        <w:t xml:space="preserve"> </w:t>
      </w:r>
      <w:r w:rsidR="0037175E" w:rsidRPr="00C33485">
        <w:t>tend to accumulate, with one problem often reinforcing or triggering others</w:t>
      </w:r>
      <w:r w:rsidR="000C58F2" w:rsidRPr="00C33485">
        <w:t xml:space="preserve"> </w:t>
      </w:r>
      <w:sdt>
        <w:sdtPr>
          <w:id w:val="-1676645400"/>
          <w:citation/>
        </w:sdtPr>
        <w:sdtEndPr/>
        <w:sdtContent>
          <w:r w:rsidR="000C58F2" w:rsidRPr="00C33485">
            <w:fldChar w:fldCharType="begin"/>
          </w:r>
          <w:r w:rsidR="000C58F2" w:rsidRPr="00B6481E">
            <w:instrText xml:space="preserve"> CITATION WJP241 \l 1046 </w:instrText>
          </w:r>
          <w:r w:rsidR="000C58F2" w:rsidRPr="00C33485">
            <w:fldChar w:fldCharType="separate"/>
          </w:r>
          <w:r w:rsidR="00D8536A" w:rsidRPr="00D8536A">
            <w:rPr>
              <w:noProof/>
            </w:rPr>
            <w:t>(WJP, 2024)</w:t>
          </w:r>
          <w:r w:rsidR="000C58F2" w:rsidRPr="00C33485">
            <w:fldChar w:fldCharType="end"/>
          </w:r>
        </w:sdtContent>
      </w:sdt>
      <w:r w:rsidR="0037175E" w:rsidRPr="00C33485">
        <w:t>.</w:t>
      </w:r>
    </w:p>
    <w:p w14:paraId="5188A836" w14:textId="31FF2E5D" w:rsidR="00093B09" w:rsidRDefault="00093B09">
      <w:pPr>
        <w:pStyle w:val="Descripcin"/>
      </w:pPr>
      <w:bookmarkStart w:id="31" w:name="_Ref219381860"/>
      <w:bookmarkStart w:id="32" w:name="_Toc227664028"/>
      <w:r>
        <w:lastRenderedPageBreak/>
        <w:t>Figure </w:t>
      </w:r>
      <w:r>
        <w:rPr>
          <w:noProof/>
        </w:rPr>
        <w:fldChar w:fldCharType="begin"/>
      </w:r>
      <w:r>
        <w:rPr>
          <w:noProof/>
        </w:rPr>
        <w:instrText xml:space="preserve"> STYLEREF 1 \s </w:instrText>
      </w:r>
      <w:r>
        <w:rPr>
          <w:noProof/>
        </w:rPr>
        <w:fldChar w:fldCharType="separate"/>
      </w:r>
      <w:r w:rsidR="00673AB0">
        <w:rPr>
          <w:noProof/>
        </w:rPr>
        <w:t>1</w:t>
      </w:r>
      <w:r>
        <w:rPr>
          <w:noProof/>
        </w:rPr>
        <w:fldChar w:fldCharType="end"/>
      </w:r>
      <w:r>
        <w:t>.</w:t>
      </w:r>
      <w:r>
        <w:rPr>
          <w:noProof/>
        </w:rPr>
        <w:fldChar w:fldCharType="begin"/>
      </w:r>
      <w:r>
        <w:rPr>
          <w:noProof/>
        </w:rPr>
        <w:instrText xml:space="preserve"> SEQ Figure \* ARABIC \s 1 </w:instrText>
      </w:r>
      <w:r>
        <w:rPr>
          <w:noProof/>
        </w:rPr>
        <w:fldChar w:fldCharType="separate"/>
      </w:r>
      <w:r w:rsidR="00673AB0">
        <w:rPr>
          <w:noProof/>
        </w:rPr>
        <w:t>3</w:t>
      </w:r>
      <w:r>
        <w:rPr>
          <w:noProof/>
        </w:rPr>
        <w:fldChar w:fldCharType="end"/>
      </w:r>
      <w:bookmarkEnd w:id="31"/>
      <w:r>
        <w:t xml:space="preserve">. </w:t>
      </w:r>
      <w:r w:rsidRPr="00093B09">
        <w:t xml:space="preserve">Co-occurrence of </w:t>
      </w:r>
      <w:r w:rsidR="00425E3C" w:rsidRPr="00425E3C">
        <w:t>non-trivial justice problems</w:t>
      </w:r>
      <w:r w:rsidR="00425E3C">
        <w:t xml:space="preserve"> </w:t>
      </w:r>
      <w:r w:rsidRPr="00093B09">
        <w:t>in Italy</w:t>
      </w:r>
      <w:bookmarkEnd w:id="32"/>
    </w:p>
    <w:p w14:paraId="4CABBC7F" w14:textId="36F552D4" w:rsidR="00093B09" w:rsidRDefault="00093B09">
      <w:pPr>
        <w:pStyle w:val="Figure"/>
        <w:rPr>
          <w:i/>
        </w:rPr>
      </w:pPr>
      <w:del w:id="33" w:author="Angel David Ramirez Romero" w:date="2026-06-10T15:39:00Z" w16du:dateUtc="2026-06-10T19:39:00Z">
        <w:r w:rsidDel="00E246E6">
          <w:rPr>
            <w:noProof/>
          </w:rPr>
          <w:drawing>
            <wp:inline distT="0" distB="0" distL="0" distR="0" wp14:anchorId="6A52DB81" wp14:editId="737A80C7">
              <wp:extent cx="3970800" cy="3420000"/>
              <wp:effectExtent l="0" t="0" r="0" b="0"/>
              <wp:docPr id="346725097" name="Picture 10"/>
              <wp:cNvGraphicFramePr/>
              <a:graphic xmlns:a="http://schemas.openxmlformats.org/drawingml/2006/main">
                <a:graphicData uri="http://schemas.openxmlformats.org/drawingml/2006/picture">
                  <pic:pic xmlns:pic="http://schemas.openxmlformats.org/drawingml/2006/picture">
                    <pic:nvPicPr>
                      <pic:cNvPr id="346725097" name="Picture 10"/>
                      <pic:cNvPicPr/>
                    </pic:nvPicPr>
                    <pic:blipFill>
                      <a:blip r:embed="rId16"/>
                      <a:stretch>
                        <a:fillRect/>
                      </a:stretch>
                    </pic:blipFill>
                    <pic:spPr>
                      <a:xfrm>
                        <a:off x="0" y="0"/>
                        <a:ext cx="3970800" cy="3420000"/>
                      </a:xfrm>
                      <a:prstGeom prst="rect">
                        <a:avLst/>
                      </a:prstGeom>
                    </pic:spPr>
                  </pic:pic>
                </a:graphicData>
              </a:graphic>
            </wp:inline>
          </w:drawing>
        </w:r>
      </w:del>
      <w:ins w:id="34" w:author="Angel David Ramirez Romero" w:date="2026-06-10T15:39:00Z" w16du:dateUtc="2026-06-10T19:39:00Z">
        <w:r w:rsidR="00E246E6">
          <w:rPr>
            <w:i/>
            <w:noProof/>
          </w:rPr>
          <w:drawing>
            <wp:inline distT="0" distB="0" distL="0" distR="0" wp14:anchorId="7C775FEF" wp14:editId="6E604F26">
              <wp:extent cx="3371353" cy="2588260"/>
              <wp:effectExtent l="0" t="0" r="0" b="2540"/>
              <wp:docPr id="3699082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08295" name="Picture 3699082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28134" cy="2631852"/>
                      </a:xfrm>
                      <a:prstGeom prst="rect">
                        <a:avLst/>
                      </a:prstGeom>
                    </pic:spPr>
                  </pic:pic>
                </a:graphicData>
              </a:graphic>
            </wp:inline>
          </w:drawing>
        </w:r>
      </w:ins>
    </w:p>
    <w:p w14:paraId="736B3000" w14:textId="0DC31037" w:rsidR="00093B09" w:rsidRPr="004802B4" w:rsidRDefault="00093B09">
      <w:pPr>
        <w:pStyle w:val="Sourcenotes"/>
      </w:pPr>
      <w:r w:rsidRPr="004802B4">
        <w:t xml:space="preserve">Note: </w:t>
      </w:r>
      <w:r w:rsidR="00BC540C" w:rsidRPr="00BC540C">
        <w:t xml:space="preserve">Number of </w:t>
      </w:r>
      <w:r w:rsidR="00425E3C" w:rsidRPr="00425E3C">
        <w:t>non-trivial justice problems</w:t>
      </w:r>
      <w:r w:rsidR="00BC540C" w:rsidRPr="00BC540C">
        <w:t xml:space="preserve"> experienced concurrently by a single person in the past two years (occurring during the same period).</w:t>
      </w:r>
    </w:p>
    <w:p w14:paraId="7979253B" w14:textId="1CF8A511" w:rsidR="009511B1" w:rsidRPr="00C33485" w:rsidRDefault="00093B09">
      <w:pPr>
        <w:pStyle w:val="Sourcenotes"/>
      </w:pPr>
      <w:r w:rsidRPr="004802B4">
        <w:t xml:space="preserve">Source: </w:t>
      </w:r>
      <w:sdt>
        <w:sdtPr>
          <w:id w:val="1942572084"/>
          <w:citation/>
        </w:sdtPr>
        <w:sdtEndPr/>
        <w:sdtContent>
          <w:r>
            <w:fldChar w:fldCharType="begin"/>
          </w:r>
          <w:r w:rsidRPr="00BC540C">
            <w:rPr>
              <w:lang w:val="en-US"/>
            </w:rPr>
            <w:instrText xml:space="preserve"> CITATION WJP241 \l 1046 </w:instrText>
          </w:r>
          <w:r>
            <w:fldChar w:fldCharType="separate"/>
          </w:r>
          <w:r w:rsidR="00D8536A" w:rsidRPr="00D8536A">
            <w:rPr>
              <w:noProof/>
              <w:lang w:val="en-US"/>
            </w:rPr>
            <w:t>(WJP, 2024)</w:t>
          </w:r>
          <w:r>
            <w:fldChar w:fldCharType="end"/>
          </w:r>
        </w:sdtContent>
      </w:sdt>
    </w:p>
    <w:p w14:paraId="507C123F" w14:textId="46E5C8BA" w:rsidR="00867F0E" w:rsidRPr="00C33485" w:rsidRDefault="00867F0E" w:rsidP="00867F0E">
      <w:pPr>
        <w:pStyle w:val="Ttulo3"/>
      </w:pPr>
      <w:r w:rsidRPr="00C33485">
        <w:t>Steps in people’s justice pathways</w:t>
      </w:r>
    </w:p>
    <w:p w14:paraId="4D4F7686" w14:textId="2CFE95FB" w:rsidR="00B550CA" w:rsidRPr="00C33485" w:rsidRDefault="006B4449" w:rsidP="0086410C">
      <w:pPr>
        <w:pStyle w:val="Para0"/>
      </w:pPr>
      <w:r w:rsidRPr="00C33485">
        <w:t xml:space="preserve">Understanding how people </w:t>
      </w:r>
      <w:r w:rsidR="00A521F9" w:rsidRPr="00C33485">
        <w:t>address their problems</w:t>
      </w:r>
      <w:r w:rsidRPr="00C33485">
        <w:t xml:space="preserve"> is essential to assessing the accessibility, fairness, and effectiveness of justice systems. Individuals rarely experience justice as a single event</w:t>
      </w:r>
      <w:r w:rsidR="00A521F9" w:rsidRPr="00C33485">
        <w:t>. I</w:t>
      </w:r>
      <w:r w:rsidRPr="00C33485">
        <w:t xml:space="preserve">nstead, they </w:t>
      </w:r>
      <w:r w:rsidR="006A2EB4" w:rsidRPr="00C33485">
        <w:t>navigate a pathway of interactions and experiences</w:t>
      </w:r>
      <w:r w:rsidR="00090734" w:rsidRPr="00C33485">
        <w:t xml:space="preserve">: </w:t>
      </w:r>
      <w:r w:rsidRPr="00C33485">
        <w:t xml:space="preserve">from seeking information, to obtaining assistance, to engaging formal or informal dispute resolution mechanisms, and ultimately reaching an outcome. </w:t>
      </w:r>
      <w:r w:rsidR="00C947A9" w:rsidRPr="00C33485">
        <w:t>Throughout this pathway</w:t>
      </w:r>
      <w:r w:rsidRPr="00C33485">
        <w:t>, personal circumstances, the nature of the problem, and the broader institutional environment shape people’s experiences and opportunities.</w:t>
      </w:r>
    </w:p>
    <w:p w14:paraId="610F78D4" w14:textId="4C39F680" w:rsidR="00B550CA" w:rsidRPr="00C33485" w:rsidRDefault="00B550CA" w:rsidP="009613BB">
      <w:pPr>
        <w:pStyle w:val="Ttulo4"/>
      </w:pPr>
      <w:r w:rsidRPr="00C33485">
        <w:t>Access to information and advice</w:t>
      </w:r>
    </w:p>
    <w:p w14:paraId="5D8B8B84" w14:textId="5DCE2CEE" w:rsidR="009613BB" w:rsidRPr="00C33485" w:rsidRDefault="00902E21" w:rsidP="0086410C">
      <w:pPr>
        <w:pStyle w:val="Para0"/>
      </w:pPr>
      <w:r w:rsidRPr="00C33485">
        <w:t xml:space="preserve">Access to information and advice </w:t>
      </w:r>
      <w:r w:rsidR="009A6567" w:rsidRPr="00C33485">
        <w:t>can be a</w:t>
      </w:r>
      <w:r w:rsidRPr="00C33485">
        <w:t xml:space="preserve"> first step</w:t>
      </w:r>
      <w:r w:rsidRPr="00C33485" w:rsidDel="009A6567">
        <w:t xml:space="preserve"> </w:t>
      </w:r>
      <w:r w:rsidRPr="00C33485">
        <w:t xml:space="preserve">when attempting to resolve everyday problems. In Italy, slightly more than half of those who encountered a </w:t>
      </w:r>
      <w:r w:rsidR="00B31BD7">
        <w:t>serious</w:t>
      </w:r>
      <w:r w:rsidRPr="00C33485">
        <w:t xml:space="preserve"> justice issue in the previous two years report </w:t>
      </w:r>
      <w:r w:rsidR="00DA269F">
        <w:t>being</w:t>
      </w:r>
      <w:r w:rsidRPr="00C33485">
        <w:t xml:space="preserve"> able to identify a reliable source of </w:t>
      </w:r>
      <w:r w:rsidR="00F34E4C" w:rsidRPr="00C33485">
        <w:t>information and advice about resolving their problem</w:t>
      </w:r>
      <w:r w:rsidRPr="00C33485">
        <w:t>. The proportion stands at 5</w:t>
      </w:r>
      <w:r w:rsidR="005711CA">
        <w:t>8</w:t>
      </w:r>
      <w:r w:rsidR="00F34E4C" w:rsidRPr="00C33485">
        <w:t>%</w:t>
      </w:r>
      <w:r w:rsidRPr="00C33485">
        <w:t>, which places Italy a few points below the</w:t>
      </w:r>
      <w:r w:rsidR="00DE2837" w:rsidRPr="00C33485">
        <w:t xml:space="preserve"> EU</w:t>
      </w:r>
      <w:r w:rsidRPr="00C33485">
        <w:t xml:space="preserve"> average </w:t>
      </w:r>
      <w:r w:rsidR="005B7B10" w:rsidRPr="00C33485">
        <w:t>(61%)</w:t>
      </w:r>
      <w:r w:rsidR="00DE2837" w:rsidRPr="00C33485">
        <w:t xml:space="preserve"> </w:t>
      </w:r>
      <w:sdt>
        <w:sdtPr>
          <w:id w:val="580416180"/>
          <w:citation/>
        </w:sdtPr>
        <w:sdtEndPr/>
        <w:sdtContent>
          <w:r w:rsidR="00DE2837" w:rsidRPr="00C33485">
            <w:fldChar w:fldCharType="begin"/>
          </w:r>
          <w:r w:rsidR="00DE2837" w:rsidRPr="00B6481E">
            <w:instrText xml:space="preserve"> CITATION WJP241 \l 1046 </w:instrText>
          </w:r>
          <w:r w:rsidR="00DE2837" w:rsidRPr="00C33485">
            <w:fldChar w:fldCharType="separate"/>
          </w:r>
          <w:r w:rsidR="00D8536A" w:rsidRPr="00D8536A">
            <w:rPr>
              <w:noProof/>
            </w:rPr>
            <w:t>(WJP, 2024)</w:t>
          </w:r>
          <w:r w:rsidR="00DE2837" w:rsidRPr="00C33485">
            <w:fldChar w:fldCharType="end"/>
          </w:r>
        </w:sdtContent>
      </w:sdt>
      <w:r w:rsidRPr="00C33485">
        <w:t xml:space="preserve">. </w:t>
      </w:r>
    </w:p>
    <w:p w14:paraId="35C25ADA" w14:textId="72E7D690" w:rsidR="00E75212" w:rsidRPr="00C33485" w:rsidRDefault="000A5A49" w:rsidP="0086410C">
      <w:pPr>
        <w:pStyle w:val="Para0"/>
      </w:pPr>
      <w:r w:rsidRPr="00C33485">
        <w:t xml:space="preserve">In Italy, access to information and advice differs across sociodemographic and </w:t>
      </w:r>
      <w:r w:rsidR="0042148D" w:rsidRPr="00C33485">
        <w:t>experiential group.</w:t>
      </w:r>
      <w:r w:rsidR="00902E21" w:rsidRPr="00C33485">
        <w:t xml:space="preserve"> Men more frequently state that they kn</w:t>
      </w:r>
      <w:r w:rsidR="00DC79FA">
        <w:t>o</w:t>
      </w:r>
      <w:r w:rsidR="00902E21" w:rsidRPr="00C33485">
        <w:t>w where to obtain trustworthy information than women</w:t>
      </w:r>
      <w:r w:rsidR="00B748B5" w:rsidRPr="00C33485">
        <w:t xml:space="preserve"> (</w:t>
      </w:r>
      <w:r w:rsidR="00EB417B" w:rsidRPr="00C33485">
        <w:t>6</w:t>
      </w:r>
      <w:r w:rsidR="005711CA">
        <w:t>1</w:t>
      </w:r>
      <w:r w:rsidR="00EB417B" w:rsidRPr="00C33485">
        <w:t xml:space="preserve">% compared to </w:t>
      </w:r>
      <w:r w:rsidR="00B748B5" w:rsidRPr="00C33485">
        <w:t>55%</w:t>
      </w:r>
      <w:r w:rsidR="00EB417B" w:rsidRPr="00C33485">
        <w:t xml:space="preserve">). Similarly, </w:t>
      </w:r>
      <w:r w:rsidR="00902E21" w:rsidRPr="00C33485">
        <w:t xml:space="preserve">people </w:t>
      </w:r>
      <w:r w:rsidR="00DC79FA">
        <w:t>without</w:t>
      </w:r>
      <w:r w:rsidR="00902E21" w:rsidRPr="00C33485">
        <w:t xml:space="preserve"> financial </w:t>
      </w:r>
      <w:r w:rsidR="00B748B5" w:rsidRPr="00C33485">
        <w:t>constraints</w:t>
      </w:r>
      <w:r w:rsidR="00902E21" w:rsidRPr="00C33485">
        <w:t xml:space="preserve"> </w:t>
      </w:r>
      <w:r w:rsidR="00DC79FA">
        <w:t>a</w:t>
      </w:r>
      <w:r w:rsidR="00DC79FA" w:rsidRPr="00C33485">
        <w:t xml:space="preserve">re </w:t>
      </w:r>
      <w:r w:rsidR="00902E21" w:rsidRPr="00C33485">
        <w:t>more likely to access information</w:t>
      </w:r>
      <w:r w:rsidR="00196521" w:rsidRPr="00C33485">
        <w:t xml:space="preserve"> (</w:t>
      </w:r>
      <w:r w:rsidR="00B0487F" w:rsidRPr="00C33485">
        <w:t>6</w:t>
      </w:r>
      <w:r w:rsidR="005711CA">
        <w:t>0</w:t>
      </w:r>
      <w:r w:rsidR="00B0487F" w:rsidRPr="00C33485">
        <w:t>%</w:t>
      </w:r>
      <w:r w:rsidR="00196521" w:rsidRPr="00C33485">
        <w:t>)</w:t>
      </w:r>
      <w:r w:rsidR="00902E21" w:rsidRPr="00C33485">
        <w:t xml:space="preserve"> than those who struggle to cover basic expenses</w:t>
      </w:r>
      <w:r w:rsidR="00196521" w:rsidRPr="00C33485">
        <w:t xml:space="preserve"> (5</w:t>
      </w:r>
      <w:r w:rsidR="005711CA">
        <w:t>5</w:t>
      </w:r>
      <w:r w:rsidR="00196521" w:rsidRPr="00C33485">
        <w:t>%)</w:t>
      </w:r>
      <w:r w:rsidR="00902E21" w:rsidRPr="00C33485">
        <w:t xml:space="preserve">. The type of problem also influences </w:t>
      </w:r>
      <w:r w:rsidR="00F00FC0" w:rsidRPr="00C33485">
        <w:t>access to information</w:t>
      </w:r>
      <w:r w:rsidR="00902E21" w:rsidRPr="00C33485">
        <w:t xml:space="preserve">. </w:t>
      </w:r>
      <w:r w:rsidR="00937E22" w:rsidRPr="00C33485">
        <w:t>Individuals dealing with consumer-related issues tend to have better access</w:t>
      </w:r>
      <w:r w:rsidR="00063655" w:rsidRPr="00C33485">
        <w:t xml:space="preserve"> (64%)</w:t>
      </w:r>
      <w:r w:rsidR="00937E22" w:rsidRPr="00C33485">
        <w:t xml:space="preserve">, whereas those facing employment-related problems </w:t>
      </w:r>
      <w:r w:rsidR="00063655" w:rsidRPr="00C33485">
        <w:t xml:space="preserve">(53%) </w:t>
      </w:r>
      <w:r w:rsidR="00937E22" w:rsidRPr="00C33485">
        <w:t xml:space="preserve">or difficulties with public services </w:t>
      </w:r>
      <w:r w:rsidR="00063655" w:rsidRPr="00C33485">
        <w:t>(</w:t>
      </w:r>
      <w:r w:rsidR="008229A7" w:rsidRPr="00C33485">
        <w:t>53%</w:t>
      </w:r>
      <w:r w:rsidR="00063655" w:rsidRPr="00C33485">
        <w:t xml:space="preserve">) </w:t>
      </w:r>
      <w:r w:rsidR="007112AC">
        <w:t>a</w:t>
      </w:r>
      <w:r w:rsidR="00937E22" w:rsidRPr="00C33485">
        <w:t>re much less likely to know where to turn</w:t>
      </w:r>
      <w:r w:rsidR="00E644DC">
        <w:t xml:space="preserve"> (see </w:t>
      </w:r>
      <w:r w:rsidR="00E644DC">
        <w:fldChar w:fldCharType="begin"/>
      </w:r>
      <w:r w:rsidR="00E644DC">
        <w:instrText xml:space="preserve"> REF _Ref219381930 \h </w:instrText>
      </w:r>
      <w:r w:rsidR="00E644DC">
        <w:fldChar w:fldCharType="separate"/>
      </w:r>
      <w:r w:rsidR="00673AB0">
        <w:t>Figure </w:t>
      </w:r>
      <w:r w:rsidR="00673AB0">
        <w:rPr>
          <w:noProof/>
        </w:rPr>
        <w:t>1</w:t>
      </w:r>
      <w:r w:rsidR="00673AB0">
        <w:t>.</w:t>
      </w:r>
      <w:r w:rsidR="00673AB0">
        <w:rPr>
          <w:noProof/>
        </w:rPr>
        <w:t>4</w:t>
      </w:r>
      <w:r w:rsidR="00E644DC">
        <w:fldChar w:fldCharType="end"/>
      </w:r>
      <w:r w:rsidR="00E644DC">
        <w:t>)</w:t>
      </w:r>
      <w:r w:rsidR="00937E22" w:rsidRPr="00C33485">
        <w:t>. Th</w:t>
      </w:r>
      <w:r w:rsidR="004A368A" w:rsidRPr="00C33485">
        <w:t>ese gaps are</w:t>
      </w:r>
      <w:r w:rsidR="00937E22" w:rsidRPr="00C33485">
        <w:t xml:space="preserve"> compounded when multiple issues arise simultaneously.</w:t>
      </w:r>
      <w:r w:rsidR="00E75212" w:rsidRPr="00C33485">
        <w:t xml:space="preserve"> The number of co-occurring justice problems also affects access to information and advice. </w:t>
      </w:r>
      <w:r w:rsidR="005F4CFB">
        <w:t>People</w:t>
      </w:r>
      <w:r w:rsidR="00803B49" w:rsidRPr="00C33485">
        <w:t xml:space="preserve"> </w:t>
      </w:r>
      <w:r w:rsidR="00E75212" w:rsidRPr="00C33485">
        <w:t>dealing with a single issue</w:t>
      </w:r>
      <w:r w:rsidR="00E75212" w:rsidRPr="00C33485" w:rsidDel="00492CE2">
        <w:t xml:space="preserve"> </w:t>
      </w:r>
      <w:r w:rsidR="00492CE2">
        <w:t>a</w:t>
      </w:r>
      <w:r w:rsidR="00E75212" w:rsidRPr="00C33485">
        <w:t>re able to obtain help more often than those facing five or more problems (63% compared to 5</w:t>
      </w:r>
      <w:ins w:id="35" w:author="Angel David Ramirez Romero" w:date="2026-06-10T15:41:00Z" w16du:dateUtc="2026-06-10T19:41:00Z">
        <w:r w:rsidR="00E246E6">
          <w:t>3</w:t>
        </w:r>
      </w:ins>
      <w:del w:id="36" w:author="Angel David Ramirez Romero" w:date="2026-06-10T15:41:00Z" w16du:dateUtc="2026-06-10T19:41:00Z">
        <w:r w:rsidR="00E75212" w:rsidRPr="00C33485" w:rsidDel="00E246E6">
          <w:delText>2</w:delText>
        </w:r>
      </w:del>
      <w:r w:rsidR="00E75212" w:rsidRPr="00C33485">
        <w:t>%)</w:t>
      </w:r>
      <w:r w:rsidR="00903DC2" w:rsidRPr="00C33485">
        <w:t xml:space="preserve"> </w:t>
      </w:r>
      <w:sdt>
        <w:sdtPr>
          <w:id w:val="-2003416637"/>
          <w:citation/>
        </w:sdtPr>
        <w:sdtEndPr/>
        <w:sdtContent>
          <w:r w:rsidR="00903DC2" w:rsidRPr="00C33485">
            <w:fldChar w:fldCharType="begin"/>
          </w:r>
          <w:r w:rsidR="00903DC2" w:rsidRPr="00B6481E">
            <w:instrText xml:space="preserve"> CITATION WJP241 \l 1046 </w:instrText>
          </w:r>
          <w:r w:rsidR="00903DC2" w:rsidRPr="00C33485">
            <w:fldChar w:fldCharType="separate"/>
          </w:r>
          <w:r w:rsidR="00D8536A" w:rsidRPr="00D8536A">
            <w:rPr>
              <w:noProof/>
            </w:rPr>
            <w:t>(WJP, 2024)</w:t>
          </w:r>
          <w:r w:rsidR="00903DC2" w:rsidRPr="00C33485">
            <w:fldChar w:fldCharType="end"/>
          </w:r>
        </w:sdtContent>
      </w:sdt>
      <w:r w:rsidR="00E75212" w:rsidRPr="00C33485">
        <w:t>.</w:t>
      </w:r>
    </w:p>
    <w:p w14:paraId="0B72AAB1" w14:textId="75060B1A" w:rsidR="00867F0E" w:rsidRPr="00C33485" w:rsidRDefault="004A1CFE" w:rsidP="0086410C">
      <w:pPr>
        <w:pStyle w:val="Para0"/>
      </w:pPr>
      <w:r w:rsidRPr="00C33485">
        <w:t xml:space="preserve">Despite these relatively high levels of access among those directly experiencing justice problems, public </w:t>
      </w:r>
      <w:r w:rsidR="001F767B">
        <w:t>trust</w:t>
      </w:r>
      <w:r w:rsidR="001F767B" w:rsidRPr="00C33485">
        <w:t xml:space="preserve"> </w:t>
      </w:r>
      <w:r w:rsidRPr="00C33485">
        <w:t>in the system remains limited. In fact, w</w:t>
      </w:r>
      <w:r w:rsidR="0012684A" w:rsidRPr="00C33485">
        <w:t xml:space="preserve">hile more than half of </w:t>
      </w:r>
      <w:r w:rsidR="004B4A97">
        <w:t>people</w:t>
      </w:r>
      <w:r w:rsidR="004B4A97" w:rsidRPr="00C33485">
        <w:t xml:space="preserve"> </w:t>
      </w:r>
      <w:r w:rsidR="0012684A" w:rsidRPr="00C33485">
        <w:t xml:space="preserve">who face a </w:t>
      </w:r>
      <w:r w:rsidR="00B31BD7">
        <w:t>serious</w:t>
      </w:r>
      <w:r w:rsidR="0012684A" w:rsidRPr="00C33485">
        <w:t xml:space="preserve"> issue </w:t>
      </w:r>
      <w:r w:rsidR="0026246F">
        <w:t>are</w:t>
      </w:r>
      <w:r w:rsidR="0012684A" w:rsidRPr="00C33485">
        <w:t xml:space="preserve"> able to find guidance, only </w:t>
      </w:r>
      <w:r w:rsidR="00820A4E" w:rsidRPr="00C33485">
        <w:t>3</w:t>
      </w:r>
      <w:r w:rsidR="00061E8A">
        <w:t>4</w:t>
      </w:r>
      <w:r w:rsidR="00820A4E" w:rsidRPr="00C33485">
        <w:t>%</w:t>
      </w:r>
      <w:r w:rsidR="0012684A" w:rsidRPr="00C33485">
        <w:t xml:space="preserve"> in the broader population believes that someone in Italy would know where </w:t>
      </w:r>
      <w:r w:rsidR="0012684A" w:rsidRPr="00C33485">
        <w:lastRenderedPageBreak/>
        <w:t>to turn for information and advice if confronted with a legal difficulty</w:t>
      </w:r>
      <w:r w:rsidR="00BF6E4F" w:rsidRPr="00BF6E4F">
        <w:t xml:space="preserve"> </w:t>
      </w:r>
      <w:sdt>
        <w:sdtPr>
          <w:id w:val="-1107038869"/>
          <w:citation/>
        </w:sdtPr>
        <w:sdtEndPr/>
        <w:sdtContent>
          <w:r w:rsidR="00BF6E4F">
            <w:fldChar w:fldCharType="begin"/>
          </w:r>
          <w:r w:rsidR="00BF6E4F">
            <w:rPr>
              <w:lang w:val="it-IT"/>
            </w:rPr>
            <w:instrText xml:space="preserve"> CITATION WJP241 \l 1040 </w:instrText>
          </w:r>
          <w:r w:rsidR="00BF6E4F">
            <w:fldChar w:fldCharType="separate"/>
          </w:r>
          <w:r w:rsidR="00D8536A">
            <w:rPr>
              <w:noProof/>
              <w:lang w:val="it-IT"/>
            </w:rPr>
            <w:t>(WJP, 2024)</w:t>
          </w:r>
          <w:r w:rsidR="00BF6E4F">
            <w:fldChar w:fldCharType="end"/>
          </w:r>
        </w:sdtContent>
      </w:sdt>
      <w:r w:rsidR="0012684A" w:rsidRPr="00C33485">
        <w:t xml:space="preserve">. This gap between personal experience and public perception </w:t>
      </w:r>
      <w:r w:rsidR="00C26C89">
        <w:t>suggest</w:t>
      </w:r>
      <w:r w:rsidR="00260595">
        <w:t>s</w:t>
      </w:r>
      <w:r w:rsidR="00C26C89">
        <w:t xml:space="preserve"> that</w:t>
      </w:r>
      <w:r w:rsidR="0012684A" w:rsidRPr="00C33485">
        <w:t xml:space="preserve"> the justice system may function reasonably well for those who actively engage with it. These findings point to the importance of a people-centred approach, ensuring that legal information and support services are not only available but also accessible and clearly communicated. Tailoring services to the diverse needs, vulnerabilities, and knowledge levels of different population groups can help make access to information and advice more equitable</w:t>
      </w:r>
      <w:r w:rsidR="0012684A" w:rsidRPr="00C33485" w:rsidDel="002F7B31">
        <w:t>.</w:t>
      </w:r>
    </w:p>
    <w:p w14:paraId="1C41A882" w14:textId="66DC63C6" w:rsidR="00B70046" w:rsidRDefault="00B70046">
      <w:pPr>
        <w:pStyle w:val="Descripcin"/>
      </w:pPr>
      <w:bookmarkStart w:id="37" w:name="_Ref219381930"/>
      <w:bookmarkStart w:id="38" w:name="_Toc227664029"/>
      <w:r>
        <w:t>Figure </w:t>
      </w:r>
      <w:r>
        <w:rPr>
          <w:noProof/>
        </w:rPr>
        <w:fldChar w:fldCharType="begin"/>
      </w:r>
      <w:r>
        <w:rPr>
          <w:noProof/>
        </w:rPr>
        <w:instrText xml:space="preserve"> STYLEREF 1 \s </w:instrText>
      </w:r>
      <w:r>
        <w:rPr>
          <w:noProof/>
        </w:rPr>
        <w:fldChar w:fldCharType="separate"/>
      </w:r>
      <w:r w:rsidR="00673AB0">
        <w:rPr>
          <w:noProof/>
        </w:rPr>
        <w:t>1</w:t>
      </w:r>
      <w:r>
        <w:rPr>
          <w:noProof/>
        </w:rPr>
        <w:fldChar w:fldCharType="end"/>
      </w:r>
      <w:r>
        <w:t>.</w:t>
      </w:r>
      <w:r>
        <w:rPr>
          <w:noProof/>
        </w:rPr>
        <w:fldChar w:fldCharType="begin"/>
      </w:r>
      <w:r>
        <w:rPr>
          <w:noProof/>
        </w:rPr>
        <w:instrText xml:space="preserve"> SEQ Figure \* ARABIC \s 1 </w:instrText>
      </w:r>
      <w:r>
        <w:rPr>
          <w:noProof/>
        </w:rPr>
        <w:fldChar w:fldCharType="separate"/>
      </w:r>
      <w:r w:rsidR="00673AB0">
        <w:rPr>
          <w:noProof/>
        </w:rPr>
        <w:t>4</w:t>
      </w:r>
      <w:r>
        <w:rPr>
          <w:noProof/>
        </w:rPr>
        <w:fldChar w:fldCharType="end"/>
      </w:r>
      <w:bookmarkEnd w:id="37"/>
      <w:r>
        <w:t xml:space="preserve">. </w:t>
      </w:r>
      <w:r w:rsidRPr="00B70046">
        <w:t>Access to information and advice in Italy</w:t>
      </w:r>
      <w:bookmarkEnd w:id="38"/>
    </w:p>
    <w:p w14:paraId="3C9ABC11" w14:textId="19AF8E22" w:rsidR="00B70046" w:rsidRDefault="00B70046">
      <w:pPr>
        <w:pStyle w:val="Figure"/>
        <w:rPr>
          <w:i/>
        </w:rPr>
      </w:pPr>
      <w:del w:id="39" w:author="Angel David Ramirez Romero" w:date="2026-06-10T15:41:00Z" w16du:dateUtc="2026-06-10T19:41:00Z">
        <w:r w:rsidDel="00E246E6">
          <w:rPr>
            <w:noProof/>
          </w:rPr>
          <w:drawing>
            <wp:inline distT="0" distB="0" distL="0" distR="0" wp14:anchorId="12E01F50" wp14:editId="5EFDE45D">
              <wp:extent cx="3456000" cy="5292000"/>
              <wp:effectExtent l="0" t="0" r="0" b="0"/>
              <wp:docPr id="1679111977" name="Picture 10"/>
              <wp:cNvGraphicFramePr/>
              <a:graphic xmlns:a="http://schemas.openxmlformats.org/drawingml/2006/main">
                <a:graphicData uri="http://schemas.openxmlformats.org/drawingml/2006/picture">
                  <pic:pic xmlns:pic="http://schemas.openxmlformats.org/drawingml/2006/picture">
                    <pic:nvPicPr>
                      <pic:cNvPr id="1679111977" name="Picture 10"/>
                      <pic:cNvPicPr/>
                    </pic:nvPicPr>
                    <pic:blipFill>
                      <a:blip r:embed="rId18"/>
                      <a:stretch>
                        <a:fillRect/>
                      </a:stretch>
                    </pic:blipFill>
                    <pic:spPr>
                      <a:xfrm>
                        <a:off x="0" y="0"/>
                        <a:ext cx="3456000" cy="5292000"/>
                      </a:xfrm>
                      <a:prstGeom prst="rect">
                        <a:avLst/>
                      </a:prstGeom>
                    </pic:spPr>
                  </pic:pic>
                </a:graphicData>
              </a:graphic>
            </wp:inline>
          </w:drawing>
        </w:r>
      </w:del>
      <w:ins w:id="40" w:author="Angel David Ramirez Romero" w:date="2026-06-10T15:41:00Z" w16du:dateUtc="2026-06-10T19:41:00Z">
        <w:r w:rsidR="00E246E6">
          <w:rPr>
            <w:i/>
            <w:noProof/>
          </w:rPr>
          <w:drawing>
            <wp:inline distT="0" distB="0" distL="0" distR="0" wp14:anchorId="7EEC7D79" wp14:editId="519683F7">
              <wp:extent cx="2928083" cy="5377070"/>
              <wp:effectExtent l="0" t="0" r="5715" b="0"/>
              <wp:docPr id="12663446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44637" name="Picture 12663446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44777" cy="5407726"/>
                      </a:xfrm>
                      <a:prstGeom prst="rect">
                        <a:avLst/>
                      </a:prstGeom>
                    </pic:spPr>
                  </pic:pic>
                </a:graphicData>
              </a:graphic>
            </wp:inline>
          </w:drawing>
        </w:r>
      </w:ins>
    </w:p>
    <w:p w14:paraId="172DA2B2" w14:textId="481A44FC" w:rsidR="00B70046" w:rsidRPr="004802B4" w:rsidRDefault="00B70046">
      <w:pPr>
        <w:pStyle w:val="Sourcenotes"/>
      </w:pPr>
      <w:r w:rsidRPr="004802B4">
        <w:t xml:space="preserve">Note: </w:t>
      </w:r>
      <w:r w:rsidR="00A92085" w:rsidRPr="00A92085">
        <w:t xml:space="preserve">Percentage of respondents who had access to appropriate information and advice out of those who experienced a </w:t>
      </w:r>
      <w:r w:rsidR="005638CE" w:rsidRPr="005638CE">
        <w:t>non-trivial justice problem</w:t>
      </w:r>
      <w:r w:rsidR="005638CE">
        <w:t xml:space="preserve"> </w:t>
      </w:r>
      <w:r w:rsidR="00A92085" w:rsidRPr="00A92085">
        <w:t>in the past two years.</w:t>
      </w:r>
    </w:p>
    <w:p w14:paraId="4CC73F9C" w14:textId="5A849C96" w:rsidR="00C423B3" w:rsidRPr="00C33485" w:rsidRDefault="00B70046">
      <w:pPr>
        <w:pStyle w:val="Sourcenotes"/>
      </w:pPr>
      <w:r w:rsidRPr="004802B4">
        <w:t xml:space="preserve">Source: </w:t>
      </w:r>
      <w:sdt>
        <w:sdtPr>
          <w:id w:val="-1193141149"/>
          <w:citation/>
        </w:sdtPr>
        <w:sdtEndPr/>
        <w:sdtContent>
          <w:r w:rsidR="00A92085">
            <w:fldChar w:fldCharType="begin"/>
          </w:r>
          <w:r w:rsidR="00A92085">
            <w:rPr>
              <w:lang w:val="pt-BR"/>
            </w:rPr>
            <w:instrText xml:space="preserve"> CITATION WJP241 \l 1046 </w:instrText>
          </w:r>
          <w:r w:rsidR="00A92085">
            <w:fldChar w:fldCharType="separate"/>
          </w:r>
          <w:r w:rsidR="00D8536A">
            <w:rPr>
              <w:noProof/>
              <w:lang w:val="pt-BR"/>
            </w:rPr>
            <w:t>(WJP, 2024)</w:t>
          </w:r>
          <w:r w:rsidR="00A92085">
            <w:fldChar w:fldCharType="end"/>
          </w:r>
        </w:sdtContent>
      </w:sdt>
    </w:p>
    <w:p w14:paraId="17853405" w14:textId="73089719" w:rsidR="009613BB" w:rsidRPr="00C33485" w:rsidRDefault="009613BB" w:rsidP="009613BB">
      <w:pPr>
        <w:pStyle w:val="Ttulo4"/>
      </w:pPr>
      <w:r w:rsidRPr="00C33485">
        <w:t>Access to assistance and representation</w:t>
      </w:r>
    </w:p>
    <w:p w14:paraId="448FB1E1" w14:textId="4E53AB65" w:rsidR="009613BB" w:rsidRPr="00C33485" w:rsidRDefault="009A598F" w:rsidP="0086410C">
      <w:pPr>
        <w:pStyle w:val="Para0"/>
      </w:pPr>
      <w:r w:rsidRPr="00C33485">
        <w:t xml:space="preserve">Access to assistance and representation is a central component of how people navigate the justice </w:t>
      </w:r>
      <w:r w:rsidR="00FD4000">
        <w:t>system</w:t>
      </w:r>
      <w:r w:rsidRPr="00C33485">
        <w:t xml:space="preserve">. </w:t>
      </w:r>
      <w:r w:rsidR="008713FA">
        <w:t>O</w:t>
      </w:r>
      <w:r w:rsidR="005B13A2" w:rsidRPr="00C33485">
        <w:t xml:space="preserve">f those who experienced a </w:t>
      </w:r>
      <w:r w:rsidR="00B0797F" w:rsidRPr="00B0797F">
        <w:t>non-trivial justice problem</w:t>
      </w:r>
      <w:r w:rsidR="005B13A2" w:rsidRPr="00C33485">
        <w:t xml:space="preserve">, only </w:t>
      </w:r>
      <w:r w:rsidR="00A31A9E">
        <w:t xml:space="preserve">around </w:t>
      </w:r>
      <w:ins w:id="41" w:author="Angel David Ramirez Romero" w:date="2026-06-10T15:46:00Z" w16du:dateUtc="2026-06-10T19:46:00Z">
        <w:r w:rsidR="00E246E6">
          <w:t>39</w:t>
        </w:r>
      </w:ins>
      <w:del w:id="42" w:author="Angel David Ramirez Romero" w:date="2026-06-10T15:46:00Z" w16du:dateUtc="2026-06-10T19:46:00Z">
        <w:r w:rsidR="00A31A9E" w:rsidDel="00E246E6">
          <w:delText>40</w:delText>
        </w:r>
      </w:del>
      <w:r w:rsidR="005B13A2" w:rsidRPr="00C33485">
        <w:t xml:space="preserve">% attempt to seek advice or </w:t>
      </w:r>
      <w:r w:rsidR="005B13A2" w:rsidRPr="00C33485">
        <w:lastRenderedPageBreak/>
        <w:t>representation, while the remaining majority d</w:t>
      </w:r>
      <w:r w:rsidR="008713FA">
        <w:t>oes</w:t>
      </w:r>
      <w:r w:rsidR="005B13A2" w:rsidRPr="00C33485">
        <w:t xml:space="preserve"> not reach out</w:t>
      </w:r>
      <w:r w:rsidR="00F87461" w:rsidRPr="00C33485">
        <w:t xml:space="preserve"> to anyone</w:t>
      </w:r>
      <w:r w:rsidR="005B13A2" w:rsidRPr="00C33485">
        <w:t>.</w:t>
      </w:r>
      <w:r w:rsidR="003003BF" w:rsidRPr="00C33485">
        <w:t xml:space="preserve"> </w:t>
      </w:r>
      <w:r w:rsidR="00495A68" w:rsidRPr="00C33485">
        <w:t>Among the individuals who d</w:t>
      </w:r>
      <w:r w:rsidR="00AD7D0E">
        <w:t>o</w:t>
      </w:r>
      <w:r w:rsidR="00495A68" w:rsidRPr="00C33485">
        <w:t xml:space="preserve"> not seek support, some consider professional help unnecessary</w:t>
      </w:r>
      <w:r w:rsidR="007112FB" w:rsidRPr="00C33485">
        <w:t xml:space="preserve"> (</w:t>
      </w:r>
      <w:r w:rsidR="001E07DD">
        <w:t>20</w:t>
      </w:r>
      <w:r w:rsidR="007112FB" w:rsidRPr="00C33485">
        <w:t>%)</w:t>
      </w:r>
      <w:r w:rsidR="00495A68" w:rsidRPr="00C33485">
        <w:t>, yet the larger portion indicate</w:t>
      </w:r>
      <w:r w:rsidR="00166282">
        <w:t xml:space="preserve"> </w:t>
      </w:r>
      <w:r w:rsidR="00495A68" w:rsidRPr="00C33485">
        <w:t>that they d</w:t>
      </w:r>
      <w:r w:rsidR="00166282">
        <w:t>o</w:t>
      </w:r>
      <w:r w:rsidR="00495A68" w:rsidRPr="00C33485">
        <w:t xml:space="preserve"> need assistance but </w:t>
      </w:r>
      <w:r w:rsidR="00166282">
        <w:t>are</w:t>
      </w:r>
      <w:r w:rsidR="00166282" w:rsidRPr="00C33485">
        <w:t xml:space="preserve"> </w:t>
      </w:r>
      <w:r w:rsidR="00495A68" w:rsidRPr="00C33485">
        <w:t>unable to obtain it</w:t>
      </w:r>
      <w:r w:rsidR="007112FB" w:rsidRPr="00C33485">
        <w:t xml:space="preserve"> (3</w:t>
      </w:r>
      <w:r w:rsidR="006C264A">
        <w:t>7</w:t>
      </w:r>
      <w:r w:rsidR="007112FB" w:rsidRPr="00C33485">
        <w:t>%)</w:t>
      </w:r>
      <w:r w:rsidR="00495A68" w:rsidRPr="00C33485">
        <w:t xml:space="preserve">. </w:t>
      </w:r>
      <w:r w:rsidR="002D314E" w:rsidRPr="00C33485">
        <w:t xml:space="preserve">Meanwhile, </w:t>
      </w:r>
      <w:r w:rsidR="00CB5FA7" w:rsidRPr="00C33485">
        <w:t>among those who d</w:t>
      </w:r>
      <w:r w:rsidR="00180F36">
        <w:t>o</w:t>
      </w:r>
      <w:r w:rsidR="00CB5FA7" w:rsidRPr="00C33485">
        <w:t xml:space="preserve"> seek advice, most</w:t>
      </w:r>
      <w:r w:rsidR="00EF744D" w:rsidRPr="00C33485">
        <w:t xml:space="preserve"> </w:t>
      </w:r>
      <w:r w:rsidR="00CB5FA7" w:rsidRPr="00C33485">
        <w:t xml:space="preserve">consult an appropriate </w:t>
      </w:r>
      <w:r w:rsidR="008B0345">
        <w:t>advisor</w:t>
      </w:r>
      <w:r w:rsidR="008B0345" w:rsidRPr="00C33485">
        <w:t xml:space="preserve"> </w:t>
      </w:r>
      <w:r w:rsidR="00FE0705" w:rsidRPr="00C33485">
        <w:t>(</w:t>
      </w:r>
      <w:r w:rsidR="000D1455" w:rsidRPr="00C33485">
        <w:t>33%</w:t>
      </w:r>
      <w:r w:rsidR="00FE0705" w:rsidRPr="00C33485">
        <w:t>)</w:t>
      </w:r>
      <w:r w:rsidR="00CB5FA7" w:rsidRPr="00C33485">
        <w:t>,</w:t>
      </w:r>
      <w:r w:rsidR="00FE0705" w:rsidRPr="00C33485">
        <w:t xml:space="preserve"> including a lawyer, a professional advisor, an advice service, a government legal aid office, a court or government body, the police, a health or welfare professional, a trade union or employer, a civil society organi</w:t>
      </w:r>
      <w:r w:rsidR="0024179E" w:rsidRPr="00C33485">
        <w:t>s</w:t>
      </w:r>
      <w:r w:rsidR="00FE0705" w:rsidRPr="00C33485">
        <w:t xml:space="preserve">ation, a </w:t>
      </w:r>
      <w:r w:rsidR="00C94E59" w:rsidRPr="00C33485">
        <w:t>religious or community leader</w:t>
      </w:r>
      <w:r w:rsidR="00FE0705" w:rsidRPr="00C33485">
        <w:t xml:space="preserve">, or a friend or relative with a legal background. </w:t>
      </w:r>
      <w:r w:rsidR="00ED5F9D" w:rsidRPr="00C33485">
        <w:t>Instead, the</w:t>
      </w:r>
      <w:r w:rsidR="000D1455" w:rsidRPr="00C33485">
        <w:t xml:space="preserve"> remaining </w:t>
      </w:r>
      <w:r w:rsidR="00B36C35">
        <w:t>minority</w:t>
      </w:r>
      <w:r w:rsidR="00ED5F9D" w:rsidRPr="00C33485">
        <w:t xml:space="preserve"> </w:t>
      </w:r>
      <w:r w:rsidR="00E80EF6">
        <w:t xml:space="preserve">tend to </w:t>
      </w:r>
      <w:r w:rsidR="00CB5FA7" w:rsidRPr="00C33485">
        <w:t>rel</w:t>
      </w:r>
      <w:r w:rsidR="00E80EF6">
        <w:t>y</w:t>
      </w:r>
      <w:r w:rsidR="00CB5FA7" w:rsidRPr="00C33485">
        <w:t xml:space="preserve"> on </w:t>
      </w:r>
      <w:r w:rsidR="008B0345">
        <w:t xml:space="preserve">a </w:t>
      </w:r>
      <w:r w:rsidR="00DD7EA4">
        <w:t>non-professional</w:t>
      </w:r>
      <w:r w:rsidR="008B0345">
        <w:t xml:space="preserve"> advisor</w:t>
      </w:r>
      <w:r w:rsidR="00692E33">
        <w:t xml:space="preserve"> (e.g. </w:t>
      </w:r>
      <w:r w:rsidR="008B0345">
        <w:t>a friend or relative</w:t>
      </w:r>
      <w:r w:rsidR="00636045">
        <w:t xml:space="preserve"> without a legal background, </w:t>
      </w:r>
      <w:r w:rsidR="00054868">
        <w:t>or an unknown person</w:t>
      </w:r>
      <w:r w:rsidR="00692E33">
        <w:t>)</w:t>
      </w:r>
      <w:r w:rsidR="00054868">
        <w:t xml:space="preserve">, </w:t>
      </w:r>
      <w:r w:rsidR="00110778">
        <w:t xml:space="preserve">raising the risk of </w:t>
      </w:r>
      <w:r w:rsidR="00692E33">
        <w:t>receiving ineffective or inaccurate information</w:t>
      </w:r>
      <w:r w:rsidR="00CB5FA7" w:rsidRPr="00C33485">
        <w:t xml:space="preserve">. </w:t>
      </w:r>
      <w:r w:rsidR="007028F0" w:rsidRPr="00C33485">
        <w:t>Combining these pathways,</w:t>
      </w:r>
      <w:r w:rsidR="00135236" w:rsidRPr="00C33485">
        <w:t xml:space="preserve"> </w:t>
      </w:r>
      <w:r w:rsidR="00CB5FA7" w:rsidRPr="00C33485">
        <w:t xml:space="preserve">just </w:t>
      </w:r>
      <w:ins w:id="43" w:author="Santiago Pardo" w:date="2026-06-10T18:50:00Z" w16du:dateUtc="2026-06-10T23:50:00Z">
        <w:r w:rsidR="0060586F" w:rsidRPr="0060586F">
          <w:t>over two in five people</w:t>
        </w:r>
        <w:r w:rsidR="0060586F">
          <w:t xml:space="preserve"> </w:t>
        </w:r>
      </w:ins>
      <w:del w:id="44" w:author="Santiago Pardo" w:date="2026-06-10T18:50:00Z" w16du:dateUtc="2026-06-10T23:50:00Z">
        <w:r w:rsidR="00CB5FA7" w:rsidRPr="00C33485" w:rsidDel="0060586F">
          <w:delText xml:space="preserve">over half of </w:delText>
        </w:r>
        <w:r w:rsidR="00692E33" w:rsidDel="0060586F">
          <w:delText>people</w:delText>
        </w:r>
        <w:r w:rsidR="00692E33" w:rsidRPr="00C33485" w:rsidDel="0060586F">
          <w:delText xml:space="preserve"> </w:delText>
        </w:r>
      </w:del>
      <w:r w:rsidR="00CB5FA7" w:rsidRPr="00C33485">
        <w:t xml:space="preserve">in Italy who faced a </w:t>
      </w:r>
      <w:r w:rsidR="005638CE" w:rsidRPr="005638CE">
        <w:t>non-trivial justice problem</w:t>
      </w:r>
      <w:r w:rsidR="00CB5FA7" w:rsidRPr="00C33485">
        <w:t xml:space="preserve"> eventually receive proper assistance and representation</w:t>
      </w:r>
      <w:r w:rsidR="00135236" w:rsidRPr="00C33485">
        <w:t xml:space="preserve"> (</w:t>
      </w:r>
      <w:ins w:id="45" w:author="Angel David Ramirez Romero" w:date="2026-06-10T15:46:00Z" w16du:dateUtc="2026-06-10T19:46:00Z">
        <w:r w:rsidR="00E246E6">
          <w:t>4</w:t>
        </w:r>
      </w:ins>
      <w:del w:id="46" w:author="Angel David Ramirez Romero" w:date="2026-06-10T15:46:00Z" w16du:dateUtc="2026-06-10T19:46:00Z">
        <w:r w:rsidR="00135236" w:rsidRPr="00C33485" w:rsidDel="00E246E6">
          <w:delText>5</w:delText>
        </w:r>
      </w:del>
      <w:r w:rsidR="00135236" w:rsidRPr="00C33485">
        <w:t>3%)</w:t>
      </w:r>
      <w:r w:rsidR="00CB5FA7" w:rsidRPr="00C33485">
        <w:t xml:space="preserve">, a figure broadly in line with the </w:t>
      </w:r>
      <w:r w:rsidR="00840946" w:rsidRPr="00C33485">
        <w:t>EU</w:t>
      </w:r>
      <w:r w:rsidR="00CB5FA7" w:rsidRPr="00C33485" w:rsidDel="00840946">
        <w:t xml:space="preserve"> average </w:t>
      </w:r>
      <w:r w:rsidR="00840946" w:rsidRPr="00C33485">
        <w:t>(</w:t>
      </w:r>
      <w:ins w:id="47" w:author="Santiago Pardo" w:date="2026-06-10T18:04:00Z" w16du:dateUtc="2026-06-10T23:04:00Z">
        <w:r w:rsidR="00E15F33">
          <w:t>38</w:t>
        </w:r>
      </w:ins>
      <w:del w:id="48" w:author="Santiago Pardo" w:date="2026-06-10T18:04:00Z" w16du:dateUtc="2026-06-10T23:04:00Z">
        <w:r w:rsidR="00CB5FA7" w:rsidRPr="00C33485" w:rsidDel="00E15F33">
          <w:delText>54</w:delText>
        </w:r>
      </w:del>
      <w:r w:rsidR="00CB5FA7" w:rsidRPr="00C33485">
        <w:t>%</w:t>
      </w:r>
      <w:r w:rsidR="00840946" w:rsidRPr="00C33485">
        <w:t>)</w:t>
      </w:r>
      <w:sdt>
        <w:sdtPr>
          <w:id w:val="-1298831305"/>
          <w:citation/>
        </w:sdtPr>
        <w:sdtEndPr/>
        <w:sdtContent>
          <w:r w:rsidR="00840946" w:rsidRPr="00C33485">
            <w:fldChar w:fldCharType="begin"/>
          </w:r>
          <w:r w:rsidR="00840946" w:rsidRPr="00B6481E">
            <w:instrText xml:space="preserve"> CITATION WJP241 \l 1046 </w:instrText>
          </w:r>
          <w:r w:rsidR="00840946" w:rsidRPr="00C33485">
            <w:fldChar w:fldCharType="separate"/>
          </w:r>
          <w:r w:rsidR="00D8536A">
            <w:rPr>
              <w:noProof/>
            </w:rPr>
            <w:t xml:space="preserve"> </w:t>
          </w:r>
          <w:r w:rsidR="00D8536A" w:rsidRPr="00D8536A">
            <w:rPr>
              <w:noProof/>
            </w:rPr>
            <w:t>(WJP, 2024)</w:t>
          </w:r>
          <w:r w:rsidR="00840946" w:rsidRPr="00C33485">
            <w:fldChar w:fldCharType="end"/>
          </w:r>
        </w:sdtContent>
      </w:sdt>
      <w:r w:rsidR="000C79FD">
        <w:t xml:space="preserve"> (see </w:t>
      </w:r>
      <w:r w:rsidR="004D455A">
        <w:fldChar w:fldCharType="begin"/>
      </w:r>
      <w:r w:rsidR="004D455A">
        <w:instrText xml:space="preserve"> REF _Ref219382152 \h </w:instrText>
      </w:r>
      <w:r w:rsidR="004D455A">
        <w:fldChar w:fldCharType="separate"/>
      </w:r>
      <w:r w:rsidR="00673AB0">
        <w:t>Figure </w:t>
      </w:r>
      <w:r w:rsidR="00673AB0">
        <w:rPr>
          <w:noProof/>
        </w:rPr>
        <w:t>1</w:t>
      </w:r>
      <w:r w:rsidR="00673AB0">
        <w:t>.</w:t>
      </w:r>
      <w:r w:rsidR="00673AB0">
        <w:rPr>
          <w:noProof/>
        </w:rPr>
        <w:t>5</w:t>
      </w:r>
      <w:r w:rsidR="004D455A">
        <w:fldChar w:fldCharType="end"/>
      </w:r>
      <w:r w:rsidR="004D455A">
        <w:t>)</w:t>
      </w:r>
      <w:r w:rsidR="00CB5FA7" w:rsidRPr="00C33485">
        <w:t>.</w:t>
      </w:r>
      <w:r w:rsidR="00135236" w:rsidRPr="00C33485">
        <w:t xml:space="preserve"> </w:t>
      </w:r>
    </w:p>
    <w:p w14:paraId="6997E586" w14:textId="4000DB4A" w:rsidR="0086653F" w:rsidRPr="00C33485" w:rsidRDefault="003958CB" w:rsidP="0086410C">
      <w:pPr>
        <w:pStyle w:val="Para0"/>
      </w:pPr>
      <w:r w:rsidRPr="00C33485">
        <w:t>D</w:t>
      </w:r>
      <w:r w:rsidR="00495A68" w:rsidRPr="00C33485">
        <w:t>isparities appear along gender</w:t>
      </w:r>
      <w:r w:rsidR="00D84D9B" w:rsidRPr="00C33485">
        <w:t xml:space="preserve"> and </w:t>
      </w:r>
      <w:r w:rsidR="00495A68" w:rsidRPr="00C33485">
        <w:t>economic lines. Men</w:t>
      </w:r>
      <w:r w:rsidR="00495A68" w:rsidRPr="00C33485" w:rsidDel="007A6E2A">
        <w:t xml:space="preserve"> </w:t>
      </w:r>
      <w:r w:rsidR="007A6E2A">
        <w:t>a</w:t>
      </w:r>
      <w:r w:rsidR="007A6E2A" w:rsidRPr="00C33485">
        <w:t xml:space="preserve">re </w:t>
      </w:r>
      <w:r w:rsidR="00495A68" w:rsidRPr="00C33485">
        <w:t>more likely than women to obtain appropriate help</w:t>
      </w:r>
      <w:r w:rsidR="00865A47" w:rsidRPr="00C33485">
        <w:t xml:space="preserve"> (</w:t>
      </w:r>
      <w:ins w:id="49" w:author="Angel David Ramirez Romero" w:date="2026-06-10T15:46:00Z" w16du:dateUtc="2026-06-10T19:46:00Z">
        <w:r w:rsidR="00E246E6">
          <w:t>4</w:t>
        </w:r>
      </w:ins>
      <w:del w:id="50" w:author="Angel David Ramirez Romero" w:date="2026-06-10T15:46:00Z" w16du:dateUtc="2026-06-10T19:46:00Z">
        <w:r w:rsidR="006601F3" w:rsidRPr="00C33485" w:rsidDel="00E246E6">
          <w:delText>5</w:delText>
        </w:r>
      </w:del>
      <w:r w:rsidR="006601F3" w:rsidRPr="00C33485">
        <w:t xml:space="preserve">7% compared to </w:t>
      </w:r>
      <w:ins w:id="51" w:author="Angel David Ramirez Romero" w:date="2026-06-10T15:46:00Z" w16du:dateUtc="2026-06-10T19:46:00Z">
        <w:r w:rsidR="00E246E6">
          <w:t>4</w:t>
        </w:r>
      </w:ins>
      <w:del w:id="52" w:author="Angel David Ramirez Romero" w:date="2026-06-10T15:46:00Z" w16du:dateUtc="2026-06-10T19:46:00Z">
        <w:r w:rsidR="006601F3" w:rsidRPr="00C33485" w:rsidDel="00E246E6">
          <w:delText>5</w:delText>
        </w:r>
      </w:del>
      <w:r w:rsidR="00910678">
        <w:t>0</w:t>
      </w:r>
      <w:r w:rsidR="006601F3" w:rsidRPr="00C33485">
        <w:t>%</w:t>
      </w:r>
      <w:r w:rsidR="00865A47" w:rsidRPr="00C33485">
        <w:t>)</w:t>
      </w:r>
      <w:r w:rsidR="00495A68" w:rsidRPr="00C33485">
        <w:t>, and those without financial constraints are better than those facing economic hardship</w:t>
      </w:r>
      <w:r w:rsidR="00865A47" w:rsidRPr="00C33485">
        <w:t xml:space="preserve"> (</w:t>
      </w:r>
      <w:ins w:id="53" w:author="Angel David Ramirez Romero" w:date="2026-06-10T15:47:00Z" w16du:dateUtc="2026-06-10T19:47:00Z">
        <w:r w:rsidR="00E246E6">
          <w:t>4</w:t>
        </w:r>
      </w:ins>
      <w:del w:id="54" w:author="Angel David Ramirez Romero" w:date="2026-06-10T15:47:00Z" w16du:dateUtc="2026-06-10T19:47:00Z">
        <w:r w:rsidR="005C1284" w:rsidRPr="00C33485" w:rsidDel="00E246E6">
          <w:delText>5</w:delText>
        </w:r>
      </w:del>
      <w:r w:rsidR="005C1284" w:rsidRPr="00C33485">
        <w:t xml:space="preserve">4% compared to </w:t>
      </w:r>
      <w:ins w:id="55" w:author="Angel David Ramirez Romero" w:date="2026-06-10T15:47:00Z" w16du:dateUtc="2026-06-10T19:47:00Z">
        <w:r w:rsidR="00E246E6">
          <w:t>4</w:t>
        </w:r>
      </w:ins>
      <w:del w:id="56" w:author="Angel David Ramirez Romero" w:date="2026-06-10T15:47:00Z" w16du:dateUtc="2026-06-10T19:47:00Z">
        <w:r w:rsidR="00910678" w:rsidDel="00E246E6">
          <w:delText>5</w:delText>
        </w:r>
      </w:del>
      <w:r w:rsidR="00910678">
        <w:t>0</w:t>
      </w:r>
      <w:r w:rsidR="005C1284" w:rsidRPr="00C33485">
        <w:t>%</w:t>
      </w:r>
      <w:r w:rsidR="00865A47" w:rsidRPr="00C33485">
        <w:t>)</w:t>
      </w:r>
      <w:r w:rsidR="00495A68" w:rsidRPr="00C33485">
        <w:t xml:space="preserve">. </w:t>
      </w:r>
      <w:r w:rsidR="0066584A" w:rsidRPr="00C33485">
        <w:t>Additionally, t</w:t>
      </w:r>
      <w:r w:rsidR="00495A68" w:rsidRPr="00C33485">
        <w:t xml:space="preserve">he nature of the justice problem also matters. Individuals dealing with </w:t>
      </w:r>
      <w:r w:rsidR="0064710B" w:rsidRPr="00C33485">
        <w:t>issues related to land tenure</w:t>
      </w:r>
      <w:r w:rsidR="00495A68" w:rsidRPr="00C33485">
        <w:t xml:space="preserve"> report higher access to suitable assistance</w:t>
      </w:r>
      <w:r w:rsidR="00DE526B" w:rsidRPr="00C33485">
        <w:t xml:space="preserve"> and representation (6</w:t>
      </w:r>
      <w:ins w:id="57" w:author="Angel David Ramirez Romero" w:date="2026-06-10T15:47:00Z" w16du:dateUtc="2026-06-10T19:47:00Z">
        <w:r w:rsidR="00E246E6">
          <w:t>5</w:t>
        </w:r>
      </w:ins>
      <w:del w:id="58" w:author="Angel David Ramirez Romero" w:date="2026-06-10T15:47:00Z" w16du:dateUtc="2026-06-10T19:47:00Z">
        <w:r w:rsidR="00072EF9" w:rsidDel="00E246E6">
          <w:delText>6</w:delText>
        </w:r>
      </w:del>
      <w:r w:rsidR="00DE526B" w:rsidRPr="00C33485">
        <w:t>%)</w:t>
      </w:r>
      <w:r w:rsidR="00495A68" w:rsidRPr="00C33485">
        <w:t>, while people confronting public service</w:t>
      </w:r>
      <w:r w:rsidR="003C5EC2" w:rsidRPr="00C33485">
        <w:t xml:space="preserve"> (</w:t>
      </w:r>
      <w:ins w:id="59" w:author="Angel David Ramirez Romero" w:date="2026-06-10T15:48:00Z" w16du:dateUtc="2026-06-10T19:48:00Z">
        <w:r w:rsidR="00E246E6">
          <w:t>34</w:t>
        </w:r>
      </w:ins>
      <w:del w:id="60" w:author="Angel David Ramirez Romero" w:date="2026-06-10T15:48:00Z" w16du:dateUtc="2026-06-10T19:48:00Z">
        <w:r w:rsidR="00AB6BE2" w:rsidRPr="00C33485" w:rsidDel="00E246E6">
          <w:delText>47</w:delText>
        </w:r>
      </w:del>
      <w:r w:rsidR="00AB6BE2" w:rsidRPr="00C33485">
        <w:t>%</w:t>
      </w:r>
      <w:r w:rsidR="003C5EC2" w:rsidRPr="00C33485">
        <w:t>)</w:t>
      </w:r>
      <w:r w:rsidR="00495A68" w:rsidRPr="00C33485">
        <w:t>, consumer protection</w:t>
      </w:r>
      <w:r w:rsidR="00AB6BE2" w:rsidRPr="00C33485">
        <w:t xml:space="preserve"> (</w:t>
      </w:r>
      <w:ins w:id="61" w:author="Angel David Ramirez Romero" w:date="2026-06-10T15:48:00Z" w16du:dateUtc="2026-06-10T19:48:00Z">
        <w:r w:rsidR="00E246E6">
          <w:t>36</w:t>
        </w:r>
      </w:ins>
      <w:del w:id="62" w:author="Angel David Ramirez Romero" w:date="2026-06-10T15:48:00Z" w16du:dateUtc="2026-06-10T19:48:00Z">
        <w:r w:rsidR="00AB6BE2" w:rsidRPr="00C33485" w:rsidDel="00E246E6">
          <w:delText>5</w:delText>
        </w:r>
        <w:r w:rsidR="00072EF9" w:rsidDel="00E246E6">
          <w:delText>2</w:delText>
        </w:r>
      </w:del>
      <w:r w:rsidR="00AB6BE2" w:rsidRPr="00C33485">
        <w:t>%)</w:t>
      </w:r>
      <w:r w:rsidR="00495A68" w:rsidRPr="00C33485">
        <w:t>, or employment problems</w:t>
      </w:r>
      <w:r w:rsidR="00AB6BE2" w:rsidRPr="00C33485">
        <w:t xml:space="preserve"> (5</w:t>
      </w:r>
      <w:ins w:id="63" w:author="Angel David Ramirez Romero" w:date="2026-06-10T15:48:00Z" w16du:dateUtc="2026-06-10T19:48:00Z">
        <w:r w:rsidR="00E246E6">
          <w:t>3</w:t>
        </w:r>
      </w:ins>
      <w:del w:id="64" w:author="Angel David Ramirez Romero" w:date="2026-06-10T15:48:00Z" w16du:dateUtc="2026-06-10T19:48:00Z">
        <w:r w:rsidR="00072EF9" w:rsidDel="00E246E6">
          <w:delText>5</w:delText>
        </w:r>
      </w:del>
      <w:r w:rsidR="00AB6BE2" w:rsidRPr="00C33485">
        <w:t>%)</w:t>
      </w:r>
      <w:r w:rsidR="00495A68" w:rsidRPr="00C33485">
        <w:t xml:space="preserve"> experience lower </w:t>
      </w:r>
      <w:r w:rsidR="003C5EC2" w:rsidRPr="00C33485">
        <w:t>access</w:t>
      </w:r>
      <w:r w:rsidR="00495A68" w:rsidRPr="00C33485">
        <w:t xml:space="preserve"> rates.</w:t>
      </w:r>
      <w:r w:rsidR="0090248C" w:rsidRPr="00C33485">
        <w:t xml:space="preserve"> In particular,</w:t>
      </w:r>
      <w:r w:rsidR="007E483A">
        <w:t xml:space="preserve"> </w:t>
      </w:r>
      <w:r w:rsidR="00A62CD1">
        <w:t>analysis</w:t>
      </w:r>
      <w:r w:rsidR="00721AF8" w:rsidRPr="00C33485">
        <w:rPr>
          <w:rStyle w:val="Refdenotaalfinal"/>
        </w:rPr>
        <w:endnoteReference w:id="4"/>
      </w:r>
      <w:r w:rsidR="007E483A">
        <w:t xml:space="preserve"> </w:t>
      </w:r>
      <w:r w:rsidR="00A62CD1">
        <w:t xml:space="preserve">of </w:t>
      </w:r>
      <w:r w:rsidR="007E483A">
        <w:t>the relationship between</w:t>
      </w:r>
      <w:r w:rsidR="0090248C" w:rsidRPr="00C33485" w:rsidDel="00B32DA3">
        <w:t xml:space="preserve"> </w:t>
      </w:r>
      <w:r w:rsidR="00227777" w:rsidRPr="00227777">
        <w:t>selected factors and the likelihood of accessing assistance and representation shows that men, individuals in employment, those facing concurrent problems, residents of Southern Italy, and people encountering family-, housing- or land-related issues are more likely to access assistance and representation</w:t>
      </w:r>
      <w:r w:rsidR="009235E2" w:rsidRPr="00C33485">
        <w:t xml:space="preserve"> </w:t>
      </w:r>
      <w:sdt>
        <w:sdtPr>
          <w:id w:val="-394436535"/>
          <w:citation/>
        </w:sdtPr>
        <w:sdtEndPr/>
        <w:sdtContent>
          <w:r w:rsidR="009235E2" w:rsidRPr="00C33485">
            <w:fldChar w:fldCharType="begin"/>
          </w:r>
          <w:r w:rsidR="009235E2" w:rsidRPr="00B6481E">
            <w:instrText xml:space="preserve"> CITATION WJP241 \l 1046 </w:instrText>
          </w:r>
          <w:r w:rsidR="009235E2" w:rsidRPr="00C33485">
            <w:fldChar w:fldCharType="separate"/>
          </w:r>
          <w:r w:rsidR="00D8536A" w:rsidRPr="00D8536A">
            <w:rPr>
              <w:noProof/>
            </w:rPr>
            <w:t>(WJP, 2024)</w:t>
          </w:r>
          <w:r w:rsidR="009235E2" w:rsidRPr="00C33485">
            <w:fldChar w:fldCharType="end"/>
          </w:r>
        </w:sdtContent>
      </w:sdt>
      <w:r w:rsidR="002A53E0" w:rsidRPr="00C33485">
        <w:t>.</w:t>
      </w:r>
    </w:p>
    <w:p w14:paraId="6617EB16" w14:textId="2A76D4E4" w:rsidR="00790A1D" w:rsidRPr="00C33485" w:rsidRDefault="00CA4D0C" w:rsidP="0086410C">
      <w:pPr>
        <w:pStyle w:val="Para0"/>
      </w:pPr>
      <w:r w:rsidRPr="00C33485">
        <w:t xml:space="preserve">As regards the sources of assistance, most </w:t>
      </w:r>
      <w:r w:rsidR="005F4CFB">
        <w:t>people</w:t>
      </w:r>
      <w:r w:rsidR="005F4CFB" w:rsidRPr="00C33485">
        <w:t xml:space="preserve"> </w:t>
      </w:r>
      <w:r w:rsidRPr="00C33485">
        <w:t xml:space="preserve">who </w:t>
      </w:r>
      <w:r w:rsidR="00C40687">
        <w:t>manage</w:t>
      </w:r>
      <w:r w:rsidRPr="00C33485">
        <w:t xml:space="preserve"> to reach appropriate support turn to lawyers or professional advisers</w:t>
      </w:r>
      <w:r w:rsidR="009D4B89" w:rsidRPr="00C33485">
        <w:t xml:space="preserve"> (</w:t>
      </w:r>
      <w:ins w:id="65" w:author="Santiago Pardo" w:date="2026-06-10T18:53:00Z" w16du:dateUtc="2026-06-10T23:53:00Z">
        <w:r w:rsidR="00861CF8">
          <w:t>72</w:t>
        </w:r>
      </w:ins>
      <w:del w:id="66" w:author="Santiago Pardo" w:date="2026-06-10T18:10:00Z" w16du:dateUtc="2026-06-10T23:10:00Z">
        <w:r w:rsidR="009D4B89" w:rsidRPr="00C33485" w:rsidDel="002268FF">
          <w:delText>7</w:delText>
        </w:r>
      </w:del>
      <w:ins w:id="67" w:author="Angel David Ramirez Romero" w:date="2026-06-10T15:49:00Z" w16du:dateUtc="2026-06-10T19:49:00Z">
        <w:del w:id="68" w:author="Santiago Pardo" w:date="2026-06-10T18:10:00Z" w16du:dateUtc="2026-06-10T23:10:00Z">
          <w:r w:rsidR="00E246E6" w:rsidDel="002268FF">
            <w:delText>2</w:delText>
          </w:r>
        </w:del>
      </w:ins>
      <w:del w:id="69" w:author="Angel David Ramirez Romero" w:date="2026-06-10T15:49:00Z" w16du:dateUtc="2026-06-10T19:49:00Z">
        <w:r w:rsidR="009D4B89" w:rsidRPr="00C33485" w:rsidDel="00E246E6">
          <w:delText>0</w:delText>
        </w:r>
      </w:del>
      <w:r w:rsidR="009D4B89" w:rsidRPr="00C33485">
        <w:t>%)</w:t>
      </w:r>
      <w:r w:rsidR="00604776" w:rsidRPr="00C33485">
        <w:t>. Others s</w:t>
      </w:r>
      <w:r w:rsidR="007C531A">
        <w:t>eek</w:t>
      </w:r>
      <w:r w:rsidR="00604776" w:rsidRPr="00C33485">
        <w:t xml:space="preserve"> help from friends or relatives with legal </w:t>
      </w:r>
      <w:r w:rsidR="00B70A57" w:rsidRPr="00C33485">
        <w:t>background</w:t>
      </w:r>
      <w:r w:rsidR="00EB4908" w:rsidRPr="00C33485">
        <w:t xml:space="preserve"> (17%), </w:t>
      </w:r>
      <w:r w:rsidR="00E74140" w:rsidRPr="00C33485">
        <w:t>defined as individuals who have attended</w:t>
      </w:r>
      <w:r w:rsidR="00EB4908" w:rsidRPr="00C33485">
        <w:t xml:space="preserve"> law school or work </w:t>
      </w:r>
      <w:r w:rsidR="00F65160" w:rsidRPr="00C33485">
        <w:t>for</w:t>
      </w:r>
      <w:r w:rsidR="00EB4908" w:rsidRPr="00C33485">
        <w:t xml:space="preserve"> an organisation that provides legal advice</w:t>
      </w:r>
      <w:r w:rsidR="00604776" w:rsidRPr="00C33485">
        <w:t xml:space="preserve">. </w:t>
      </w:r>
      <w:ins w:id="70" w:author="Santiago Pardo" w:date="2026-06-10T18:08:00Z" w16du:dateUtc="2026-06-10T23:08:00Z">
        <w:r w:rsidR="00956AD5">
          <w:t xml:space="preserve">Nearly three-quarters of people seeking assistance (73%) rely on a single advisor, while 27% consult two or more </w:t>
        </w:r>
      </w:ins>
      <w:del w:id="71" w:author="Santiago Pardo" w:date="2026-06-10T18:06:00Z" w16du:dateUtc="2026-06-10T23:06:00Z">
        <w:r w:rsidR="00AF2B91" w:rsidRPr="00C33485" w:rsidDel="00E80F6B">
          <w:delText>Fewer</w:delText>
        </w:r>
      </w:del>
      <w:del w:id="72" w:author="Santiago Pardo" w:date="2026-06-10T18:08:00Z" w16du:dateUtc="2026-06-10T23:08:00Z">
        <w:r w:rsidR="00AF2B91" w:rsidRPr="00C33485" w:rsidDel="00956AD5">
          <w:delText xml:space="preserve"> than half of</w:delText>
        </w:r>
        <w:r w:rsidR="00604776" w:rsidRPr="00C33485" w:rsidDel="00956AD5">
          <w:delText xml:space="preserve"> </w:delText>
        </w:r>
        <w:r w:rsidR="005F4CFB" w:rsidDel="00956AD5">
          <w:delText>people</w:delText>
        </w:r>
        <w:r w:rsidR="005F4CFB" w:rsidRPr="00C33485" w:rsidDel="00956AD5">
          <w:delText xml:space="preserve"> </w:delText>
        </w:r>
        <w:r w:rsidR="00AF2B91" w:rsidRPr="00C33485" w:rsidDel="00956AD5">
          <w:delText>seeking assistance (</w:delText>
        </w:r>
      </w:del>
      <w:ins w:id="73" w:author="Angel David Ramirez Romero" w:date="2026-06-10T15:49:00Z" w16du:dateUtc="2026-06-10T19:49:00Z">
        <w:del w:id="74" w:author="Santiago Pardo" w:date="2026-06-10T18:08:00Z" w16du:dateUtc="2026-06-10T23:08:00Z">
          <w:r w:rsidR="00E246E6" w:rsidDel="00956AD5">
            <w:delText>73</w:delText>
          </w:r>
        </w:del>
      </w:ins>
      <w:del w:id="75" w:author="Santiago Pardo" w:date="2026-06-10T18:08:00Z" w16du:dateUtc="2026-06-10T23:08:00Z">
        <w:r w:rsidR="00AF2B91" w:rsidRPr="00C33485" w:rsidDel="00956AD5">
          <w:delText>4</w:delText>
        </w:r>
        <w:r w:rsidR="008F737F" w:rsidDel="00956AD5">
          <w:delText>8</w:delText>
        </w:r>
        <w:r w:rsidR="00AF2B91" w:rsidRPr="00C33485" w:rsidDel="00956AD5">
          <w:delText>%) rel</w:delText>
        </w:r>
        <w:r w:rsidR="008F737F" w:rsidDel="00956AD5">
          <w:delText>y</w:delText>
        </w:r>
        <w:r w:rsidR="00AF2B91" w:rsidRPr="00C33485" w:rsidDel="00956AD5">
          <w:delText xml:space="preserve"> on a single advisor, while 27% </w:delText>
        </w:r>
        <w:r w:rsidR="00604776" w:rsidRPr="00C33485" w:rsidDel="00956AD5">
          <w:delText xml:space="preserve">consult </w:delText>
        </w:r>
        <w:r w:rsidR="009E3A17" w:rsidRPr="00C33485" w:rsidDel="00956AD5">
          <w:delText xml:space="preserve">two or </w:delText>
        </w:r>
        <w:r w:rsidR="00604776" w:rsidRPr="00C33485" w:rsidDel="00956AD5">
          <w:delText>more</w:delText>
        </w:r>
        <w:r w:rsidR="009235E2" w:rsidRPr="00C33485" w:rsidDel="00956AD5">
          <w:delText xml:space="preserve"> </w:delText>
        </w:r>
      </w:del>
      <w:sdt>
        <w:sdtPr>
          <w:id w:val="-488021524"/>
          <w:citation/>
        </w:sdtPr>
        <w:sdtEndPr/>
        <w:sdtContent>
          <w:r w:rsidR="009235E2" w:rsidRPr="00C33485">
            <w:fldChar w:fldCharType="begin"/>
          </w:r>
          <w:r w:rsidR="009235E2" w:rsidRPr="00B6481E">
            <w:instrText xml:space="preserve"> CITATION WJP241 \l 1046 </w:instrText>
          </w:r>
          <w:r w:rsidR="009235E2" w:rsidRPr="00C33485">
            <w:fldChar w:fldCharType="separate"/>
          </w:r>
          <w:r w:rsidR="00D8536A" w:rsidRPr="00D8536A">
            <w:rPr>
              <w:noProof/>
            </w:rPr>
            <w:t>(WJP, 2024)</w:t>
          </w:r>
          <w:r w:rsidR="009235E2" w:rsidRPr="00C33485">
            <w:fldChar w:fldCharType="end"/>
          </w:r>
        </w:sdtContent>
      </w:sdt>
      <w:r w:rsidR="00876C55" w:rsidRPr="00C33485">
        <w:t>.</w:t>
      </w:r>
    </w:p>
    <w:p w14:paraId="1AAC5EF1" w14:textId="65688570" w:rsidR="00604776" w:rsidRPr="00C33485" w:rsidRDefault="00A30068" w:rsidP="0086410C">
      <w:pPr>
        <w:pStyle w:val="Para0"/>
      </w:pPr>
      <w:r w:rsidRPr="00C33485">
        <w:t xml:space="preserve">Several factors continue to hinder people’s ability to obtain assistance. </w:t>
      </w:r>
      <w:r w:rsidR="00604776" w:rsidRPr="00C33485">
        <w:t xml:space="preserve">The </w:t>
      </w:r>
      <w:r w:rsidR="00F84903" w:rsidRPr="00C33485">
        <w:t xml:space="preserve">financial </w:t>
      </w:r>
      <w:r w:rsidR="00604776" w:rsidRPr="00C33485">
        <w:t xml:space="preserve">cost of legal assistance </w:t>
      </w:r>
      <w:r w:rsidR="00655840">
        <w:t>is</w:t>
      </w:r>
      <w:r w:rsidR="00655840" w:rsidRPr="00C33485">
        <w:t xml:space="preserve"> </w:t>
      </w:r>
      <w:r w:rsidR="00604776" w:rsidRPr="00C33485">
        <w:t xml:space="preserve">the </w:t>
      </w:r>
      <w:r w:rsidR="0002095C" w:rsidRPr="00C33485">
        <w:t xml:space="preserve">most </w:t>
      </w:r>
      <w:r w:rsidR="00655840">
        <w:t>common</w:t>
      </w:r>
      <w:r w:rsidR="00655840" w:rsidRPr="00C33485">
        <w:t xml:space="preserve"> </w:t>
      </w:r>
      <w:r w:rsidR="00604776" w:rsidRPr="00C33485">
        <w:t>deterrent</w:t>
      </w:r>
      <w:r w:rsidR="0002095C" w:rsidRPr="00C33485">
        <w:t xml:space="preserve"> (2</w:t>
      </w:r>
      <w:r w:rsidR="00655840">
        <w:t>4</w:t>
      </w:r>
      <w:r w:rsidR="0002095C" w:rsidRPr="00C33485">
        <w:t>%)</w:t>
      </w:r>
      <w:r w:rsidR="00604776" w:rsidRPr="00C33485">
        <w:t xml:space="preserve">, followed by difficulties in determining whom to contact </w:t>
      </w:r>
      <w:r w:rsidR="0002095C" w:rsidRPr="00C33485">
        <w:t xml:space="preserve">for advice (16%) </w:t>
      </w:r>
      <w:r w:rsidR="00604776" w:rsidRPr="00C33485">
        <w:t xml:space="preserve">and a lack of awareness that assistance </w:t>
      </w:r>
      <w:r w:rsidR="00655840" w:rsidRPr="00C33485">
        <w:t>c</w:t>
      </w:r>
      <w:r w:rsidR="00655840">
        <w:t>an</w:t>
      </w:r>
      <w:r w:rsidR="00655840" w:rsidRPr="00C33485">
        <w:t xml:space="preserve"> </w:t>
      </w:r>
      <w:r w:rsidR="00604776" w:rsidRPr="00C33485">
        <w:t>be sought at all</w:t>
      </w:r>
      <w:r w:rsidR="008A3200" w:rsidRPr="00C33485">
        <w:t xml:space="preserve"> (1</w:t>
      </w:r>
      <w:r w:rsidR="00655840">
        <w:t>4</w:t>
      </w:r>
      <w:r w:rsidR="008A3200" w:rsidRPr="00C33485">
        <w:t>%)</w:t>
      </w:r>
      <w:r w:rsidR="00604776" w:rsidRPr="00C33485">
        <w:t xml:space="preserve">. Fear of negative consequences, although less common, </w:t>
      </w:r>
      <w:r w:rsidR="00214A7B">
        <w:t>is</w:t>
      </w:r>
      <w:r w:rsidR="00214A7B" w:rsidRPr="00C33485">
        <w:t xml:space="preserve"> </w:t>
      </w:r>
      <w:r w:rsidR="00604776" w:rsidRPr="00C33485">
        <w:t xml:space="preserve">also present </w:t>
      </w:r>
      <w:r w:rsidR="008A3200" w:rsidRPr="00C33485">
        <w:t>(</w:t>
      </w:r>
      <w:r w:rsidR="00214A7B">
        <w:t>3</w:t>
      </w:r>
      <w:r w:rsidR="008A3200" w:rsidRPr="00C33485">
        <w:t>%)</w:t>
      </w:r>
      <w:r w:rsidR="00604776" w:rsidRPr="00C33485">
        <w:t xml:space="preserve">. </w:t>
      </w:r>
      <w:r w:rsidR="007F038D" w:rsidRPr="00C33485">
        <w:t xml:space="preserve">In addition to these practical </w:t>
      </w:r>
      <w:r w:rsidR="00BF063B">
        <w:t>difficulties</w:t>
      </w:r>
      <w:r w:rsidR="007F038D" w:rsidRPr="00C33485">
        <w:t>, many people perceive legal assistance as largely inaccessible</w:t>
      </w:r>
      <w:r w:rsidR="004578D9" w:rsidRPr="00C33485">
        <w:t xml:space="preserve">: </w:t>
      </w:r>
      <w:r w:rsidR="009E4949" w:rsidRPr="00C33485">
        <w:t xml:space="preserve">while </w:t>
      </w:r>
      <w:ins w:id="76" w:author="Angel David Ramirez Romero" w:date="2026-06-10T15:50:00Z" w16du:dateUtc="2026-06-10T19:50:00Z">
        <w:r w:rsidR="00E50CF9">
          <w:t>4</w:t>
        </w:r>
      </w:ins>
      <w:del w:id="77" w:author="Angel David Ramirez Romero" w:date="2026-06-10T15:50:00Z" w16du:dateUtc="2026-06-10T19:50:00Z">
        <w:r w:rsidR="00ED2C03" w:rsidRPr="00C33485" w:rsidDel="00E50CF9">
          <w:delText>5</w:delText>
        </w:r>
      </w:del>
      <w:r w:rsidR="00ED2C03" w:rsidRPr="00C33485">
        <w:t xml:space="preserve">3% of </w:t>
      </w:r>
      <w:r w:rsidR="00282527">
        <w:t>people</w:t>
      </w:r>
      <w:r w:rsidR="00282527" w:rsidRPr="00C33485">
        <w:t xml:space="preserve"> </w:t>
      </w:r>
      <w:r w:rsidR="00282527">
        <w:t>a</w:t>
      </w:r>
      <w:r w:rsidR="00847FB7" w:rsidRPr="00C33485">
        <w:t xml:space="preserve">re </w:t>
      </w:r>
      <w:r w:rsidR="00B643E0" w:rsidRPr="00C33485">
        <w:t xml:space="preserve">actually </w:t>
      </w:r>
      <w:r w:rsidR="00847FB7" w:rsidRPr="00C33485">
        <w:t>able to access appropriate assistance, o</w:t>
      </w:r>
      <w:r w:rsidR="00604776" w:rsidRPr="00C33485">
        <w:t xml:space="preserve">nly </w:t>
      </w:r>
      <w:r w:rsidR="00137187" w:rsidRPr="00C33485">
        <w:t>28%</w:t>
      </w:r>
      <w:r w:rsidR="00604776" w:rsidRPr="00C33485">
        <w:t xml:space="preserve"> of the general population believe that people in Italy would have access to affordable legal help if they needed it</w:t>
      </w:r>
      <w:r w:rsidR="007E01AA" w:rsidRPr="00C33485">
        <w:t xml:space="preserve"> </w:t>
      </w:r>
      <w:sdt>
        <w:sdtPr>
          <w:id w:val="1937088468"/>
          <w:citation/>
        </w:sdtPr>
        <w:sdtEndPr/>
        <w:sdtContent>
          <w:r w:rsidR="007E01AA" w:rsidRPr="00C33485">
            <w:fldChar w:fldCharType="begin"/>
          </w:r>
          <w:r w:rsidR="007E01AA" w:rsidRPr="00B6481E">
            <w:instrText xml:space="preserve"> CITATION WJP241 \l 1046 </w:instrText>
          </w:r>
          <w:r w:rsidR="007E01AA" w:rsidRPr="00C33485">
            <w:fldChar w:fldCharType="separate"/>
          </w:r>
          <w:r w:rsidR="00D8536A" w:rsidRPr="00D8536A">
            <w:rPr>
              <w:noProof/>
            </w:rPr>
            <w:t>(WJP, 2024)</w:t>
          </w:r>
          <w:r w:rsidR="007E01AA" w:rsidRPr="00C33485">
            <w:fldChar w:fldCharType="end"/>
          </w:r>
        </w:sdtContent>
      </w:sdt>
      <w:r w:rsidR="00604776" w:rsidRPr="00C33485">
        <w:t xml:space="preserve">. Although this perception cannot be directly compared </w:t>
      </w:r>
      <w:r w:rsidR="00960672">
        <w:t>with</w:t>
      </w:r>
      <w:r w:rsidR="00960672" w:rsidRPr="00C33485">
        <w:t xml:space="preserve"> </w:t>
      </w:r>
      <w:r w:rsidR="00604776" w:rsidRPr="00C33485">
        <w:t>individual experience</w:t>
      </w:r>
      <w:r w:rsidR="00411C19">
        <w:t>s</w:t>
      </w:r>
      <w:r w:rsidR="00604776" w:rsidRPr="00C33485">
        <w:t xml:space="preserve"> reported in the survey, </w:t>
      </w:r>
      <w:r w:rsidR="00604776" w:rsidRPr="00C33485" w:rsidDel="00411C19">
        <w:t>the</w:t>
      </w:r>
      <w:r w:rsidR="006C4A8D" w:rsidRPr="00C33485" w:rsidDel="00411C19">
        <w:t xml:space="preserve"> </w:t>
      </w:r>
      <w:r w:rsidR="00604776" w:rsidRPr="00C33485">
        <w:t xml:space="preserve">justice system </w:t>
      </w:r>
      <w:r w:rsidR="00411C19">
        <w:t xml:space="preserve">appears to </w:t>
      </w:r>
      <w:r w:rsidR="00604776" w:rsidRPr="00C33485">
        <w:t xml:space="preserve">be perceived as </w:t>
      </w:r>
      <w:r w:rsidR="00A5186E">
        <w:t>not always easy to access or afford</w:t>
      </w:r>
      <w:r w:rsidR="00604776" w:rsidRPr="00C33485">
        <w:t xml:space="preserve">. Lower visibility of available services, inconsistent quality, or broader mistrust in institutions may contribute to this </w:t>
      </w:r>
      <w:r w:rsidR="00AE1063" w:rsidRPr="00C33485">
        <w:t xml:space="preserve">perception </w:t>
      </w:r>
      <w:r w:rsidR="00604776" w:rsidRPr="00C33485">
        <w:t>of limited accessibility.</w:t>
      </w:r>
    </w:p>
    <w:p w14:paraId="2A11F1D4" w14:textId="6BAA9446" w:rsidR="00A92085" w:rsidRDefault="00A92085">
      <w:pPr>
        <w:pStyle w:val="Descripcin"/>
      </w:pPr>
      <w:bookmarkStart w:id="78" w:name="_Ref219382152"/>
      <w:bookmarkStart w:id="79" w:name="_Toc227664030"/>
      <w:r>
        <w:lastRenderedPageBreak/>
        <w:t>Figure </w:t>
      </w:r>
      <w:r>
        <w:rPr>
          <w:noProof/>
        </w:rPr>
        <w:fldChar w:fldCharType="begin"/>
      </w:r>
      <w:r>
        <w:rPr>
          <w:noProof/>
        </w:rPr>
        <w:instrText xml:space="preserve"> STYLEREF 1 \s </w:instrText>
      </w:r>
      <w:r>
        <w:rPr>
          <w:noProof/>
        </w:rPr>
        <w:fldChar w:fldCharType="separate"/>
      </w:r>
      <w:r w:rsidR="00673AB0">
        <w:rPr>
          <w:noProof/>
        </w:rPr>
        <w:t>1</w:t>
      </w:r>
      <w:r>
        <w:rPr>
          <w:noProof/>
        </w:rPr>
        <w:fldChar w:fldCharType="end"/>
      </w:r>
      <w:r>
        <w:t>.</w:t>
      </w:r>
      <w:r>
        <w:rPr>
          <w:noProof/>
        </w:rPr>
        <w:fldChar w:fldCharType="begin"/>
      </w:r>
      <w:r>
        <w:rPr>
          <w:noProof/>
        </w:rPr>
        <w:instrText xml:space="preserve"> SEQ Figure \* ARABIC \s 1 </w:instrText>
      </w:r>
      <w:r>
        <w:rPr>
          <w:noProof/>
        </w:rPr>
        <w:fldChar w:fldCharType="separate"/>
      </w:r>
      <w:r w:rsidR="00673AB0">
        <w:rPr>
          <w:noProof/>
        </w:rPr>
        <w:t>5</w:t>
      </w:r>
      <w:r>
        <w:rPr>
          <w:noProof/>
        </w:rPr>
        <w:fldChar w:fldCharType="end"/>
      </w:r>
      <w:bookmarkEnd w:id="78"/>
      <w:r>
        <w:t xml:space="preserve">. </w:t>
      </w:r>
      <w:r w:rsidR="005C0CF9" w:rsidRPr="005C0CF9">
        <w:t xml:space="preserve">Pathways to </w:t>
      </w:r>
      <w:r w:rsidR="005C0CF9">
        <w:t>a</w:t>
      </w:r>
      <w:r w:rsidR="005C0CF9" w:rsidRPr="005C0CF9">
        <w:t xml:space="preserve">ccessing </w:t>
      </w:r>
      <w:r w:rsidR="005C0CF9">
        <w:t>a</w:t>
      </w:r>
      <w:r w:rsidR="005C0CF9" w:rsidRPr="005C0CF9">
        <w:t xml:space="preserve">ppropriate </w:t>
      </w:r>
      <w:r w:rsidR="005C0CF9">
        <w:t>a</w:t>
      </w:r>
      <w:r w:rsidR="005C0CF9" w:rsidRPr="005C0CF9">
        <w:t xml:space="preserve">ssistance and </w:t>
      </w:r>
      <w:r w:rsidR="005C0CF9">
        <w:t>r</w:t>
      </w:r>
      <w:r w:rsidR="005C0CF9" w:rsidRPr="005C0CF9">
        <w:t>epresentation in Italy</w:t>
      </w:r>
      <w:bookmarkEnd w:id="79"/>
    </w:p>
    <w:p w14:paraId="2EAF4FAF" w14:textId="51D69C4B" w:rsidR="00A92085" w:rsidRDefault="00A92085">
      <w:pPr>
        <w:pStyle w:val="Figure"/>
        <w:rPr>
          <w:i/>
        </w:rPr>
      </w:pPr>
      <w:del w:id="80" w:author="Angel David Ramirez Romero" w:date="2026-06-10T15:51:00Z" w16du:dateUtc="2026-06-10T19:51:00Z">
        <w:r w:rsidDel="00E50CF9">
          <w:rPr>
            <w:noProof/>
          </w:rPr>
          <w:drawing>
            <wp:inline distT="0" distB="0" distL="0" distR="0" wp14:anchorId="50CCBB1D" wp14:editId="1645C3A9">
              <wp:extent cx="3970800" cy="3168000"/>
              <wp:effectExtent l="0" t="0" r="0" b="0"/>
              <wp:docPr id="268528695" name="Picture 10"/>
              <wp:cNvGraphicFramePr/>
              <a:graphic xmlns:a="http://schemas.openxmlformats.org/drawingml/2006/main">
                <a:graphicData uri="http://schemas.openxmlformats.org/drawingml/2006/picture">
                  <pic:pic xmlns:pic="http://schemas.openxmlformats.org/drawingml/2006/picture">
                    <pic:nvPicPr>
                      <pic:cNvPr id="268528695" name="Picture 10"/>
                      <pic:cNvPicPr/>
                    </pic:nvPicPr>
                    <pic:blipFill>
                      <a:blip r:embed="rId20"/>
                      <a:stretch>
                        <a:fillRect/>
                      </a:stretch>
                    </pic:blipFill>
                    <pic:spPr>
                      <a:xfrm>
                        <a:off x="0" y="0"/>
                        <a:ext cx="3970800" cy="3168000"/>
                      </a:xfrm>
                      <a:prstGeom prst="rect">
                        <a:avLst/>
                      </a:prstGeom>
                    </pic:spPr>
                  </pic:pic>
                </a:graphicData>
              </a:graphic>
            </wp:inline>
          </w:drawing>
        </w:r>
      </w:del>
      <w:ins w:id="81" w:author="Angel David Ramirez Romero" w:date="2026-06-10T15:51:00Z" w16du:dateUtc="2026-06-10T19:51:00Z">
        <w:r w:rsidR="00E50CF9">
          <w:rPr>
            <w:i/>
            <w:noProof/>
          </w:rPr>
          <w:drawing>
            <wp:inline distT="0" distB="0" distL="0" distR="0" wp14:anchorId="3136D0CC" wp14:editId="1EF4FD00">
              <wp:extent cx="3745921" cy="2683231"/>
              <wp:effectExtent l="0" t="0" r="0" b="0"/>
              <wp:docPr id="764744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44205" name="Picture 76474420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22725" cy="2738246"/>
                      </a:xfrm>
                      <a:prstGeom prst="rect">
                        <a:avLst/>
                      </a:prstGeom>
                    </pic:spPr>
                  </pic:pic>
                </a:graphicData>
              </a:graphic>
            </wp:inline>
          </w:drawing>
        </w:r>
      </w:ins>
    </w:p>
    <w:p w14:paraId="1690A632" w14:textId="3B1C4059" w:rsidR="00A92085" w:rsidRPr="004802B4" w:rsidRDefault="00A92085">
      <w:pPr>
        <w:pStyle w:val="Sourcenotes"/>
      </w:pPr>
      <w:r w:rsidRPr="004802B4">
        <w:t xml:space="preserve">Note: </w:t>
      </w:r>
      <w:r w:rsidR="00A31FB8" w:rsidRPr="00A31FB8">
        <w:t xml:space="preserve">Percentage of respondents who experienced at least one </w:t>
      </w:r>
      <w:r w:rsidR="005638CE" w:rsidRPr="005638CE">
        <w:t>non-trivial justice problem</w:t>
      </w:r>
      <w:r w:rsidR="00A31FB8" w:rsidRPr="00A31FB8">
        <w:t>. Percentages shown in the figure sum up to 100% at each stage (i.e., vertically).</w:t>
      </w:r>
    </w:p>
    <w:p w14:paraId="464499CA" w14:textId="5D479712" w:rsidR="00A92085" w:rsidRPr="00454399" w:rsidRDefault="00A92085">
      <w:pPr>
        <w:pStyle w:val="Sourcenotes"/>
      </w:pPr>
      <w:r w:rsidRPr="004802B4">
        <w:t xml:space="preserve">Source: </w:t>
      </w:r>
      <w:sdt>
        <w:sdtPr>
          <w:id w:val="1579945840"/>
          <w:citation/>
        </w:sdtPr>
        <w:sdtEndPr/>
        <w:sdtContent>
          <w:r w:rsidR="00A31FB8">
            <w:fldChar w:fldCharType="begin"/>
          </w:r>
          <w:r w:rsidR="00A31FB8">
            <w:rPr>
              <w:lang w:val="pt-BR"/>
            </w:rPr>
            <w:instrText xml:space="preserve"> CITATION WJP241 \l 1046 </w:instrText>
          </w:r>
          <w:r w:rsidR="00A31FB8">
            <w:fldChar w:fldCharType="separate"/>
          </w:r>
          <w:r w:rsidR="00D8536A">
            <w:rPr>
              <w:noProof/>
              <w:lang w:val="pt-BR"/>
            </w:rPr>
            <w:t>(WJP, 2024)</w:t>
          </w:r>
          <w:r w:rsidR="00A31FB8">
            <w:fldChar w:fldCharType="end"/>
          </w:r>
        </w:sdtContent>
      </w:sdt>
    </w:p>
    <w:p w14:paraId="1CEBB0DD" w14:textId="4F8F898E" w:rsidR="00844479" w:rsidRPr="00C33485" w:rsidRDefault="00B31917" w:rsidP="008444C5">
      <w:pPr>
        <w:pStyle w:val="Ttulo4"/>
      </w:pPr>
      <w:r w:rsidRPr="00C33485">
        <w:t>Access to dispute resolution mechanisms</w:t>
      </w:r>
    </w:p>
    <w:p w14:paraId="2091B538" w14:textId="4D2DB5A3" w:rsidR="00E60727" w:rsidRPr="00C33485" w:rsidRDefault="0046070E" w:rsidP="001856C1">
      <w:pPr>
        <w:pStyle w:val="Para0"/>
      </w:pPr>
      <w:r w:rsidRPr="00C33485">
        <w:t>Another essential element of justice pathways regards a</w:t>
      </w:r>
      <w:r w:rsidR="001856C1" w:rsidRPr="00C33485">
        <w:t>ccess to dispute resolution mechanism</w:t>
      </w:r>
      <w:r w:rsidRPr="00C33485">
        <w:t>s, including</w:t>
      </w:r>
      <w:r w:rsidR="00E71D73" w:rsidRPr="00C33485">
        <w:t xml:space="preserve"> filing a claim in court or with a tribunal, </w:t>
      </w:r>
      <w:r w:rsidR="00457AB0" w:rsidRPr="00C33485">
        <w:t>reaching out to</w:t>
      </w:r>
      <w:r w:rsidR="00E71D73" w:rsidRPr="00C33485">
        <w:t xml:space="preserve"> the police or another prosecution authority, </w:t>
      </w:r>
      <w:r w:rsidR="00457AB0" w:rsidRPr="00C33485">
        <w:t xml:space="preserve">contacting </w:t>
      </w:r>
      <w:r w:rsidR="00E71D73" w:rsidRPr="00C33485">
        <w:t>a government office or designated agency, seeking guidance from a religious authority or community leader, using third-party mediation, engaging a conciliation or arbitration tribunal, or pursuing a formal complaints or appeals process</w:t>
      </w:r>
      <w:r w:rsidR="001856C1" w:rsidRPr="00C33485">
        <w:t xml:space="preserve">. </w:t>
      </w:r>
      <w:r w:rsidR="00561195" w:rsidRPr="00C33485">
        <w:t>In Italy,</w:t>
      </w:r>
      <w:r w:rsidR="00DD5F95" w:rsidRPr="00C33485">
        <w:t xml:space="preserve"> a</w:t>
      </w:r>
      <w:r w:rsidR="001856C1" w:rsidRPr="00C33485">
        <w:t xml:space="preserve"> relatively small share of people who experienced a </w:t>
      </w:r>
      <w:r w:rsidR="005638CE" w:rsidRPr="005638CE">
        <w:t>non-trivial justice problem</w:t>
      </w:r>
      <w:r w:rsidR="001856C1" w:rsidRPr="00C33485">
        <w:t xml:space="preserve"> turn</w:t>
      </w:r>
      <w:r w:rsidR="00C0136B">
        <w:t>s</w:t>
      </w:r>
      <w:r w:rsidR="001856C1" w:rsidRPr="00C33485">
        <w:t xml:space="preserve"> to a </w:t>
      </w:r>
      <w:r w:rsidR="004E66F8" w:rsidRPr="00C33485">
        <w:t>third-party</w:t>
      </w:r>
      <w:r w:rsidR="000832D1" w:rsidRPr="00C33485">
        <w:t xml:space="preserve"> individual or organisation</w:t>
      </w:r>
      <w:r w:rsidR="001856C1" w:rsidRPr="00C33485">
        <w:t xml:space="preserve"> to intervene</w:t>
      </w:r>
      <w:r w:rsidR="00DE7FE7" w:rsidRPr="00C33485">
        <w:t>, mediate,</w:t>
      </w:r>
      <w:r w:rsidR="001856C1" w:rsidRPr="00C33485">
        <w:t xml:space="preserve"> or adjudicate</w:t>
      </w:r>
      <w:r w:rsidR="000832D1" w:rsidRPr="00C33485">
        <w:t xml:space="preserve"> (19%)</w:t>
      </w:r>
      <w:r w:rsidR="001856C1" w:rsidRPr="00C33485">
        <w:t xml:space="preserve">. </w:t>
      </w:r>
      <w:r w:rsidR="00E91D50" w:rsidRPr="00C33485">
        <w:t xml:space="preserve">Instead, </w:t>
      </w:r>
      <w:r w:rsidR="001B6424" w:rsidRPr="00C33485">
        <w:t>8</w:t>
      </w:r>
      <w:r w:rsidR="00C0136B">
        <w:t>1</w:t>
      </w:r>
      <w:r w:rsidR="001B6424" w:rsidRPr="00C33485">
        <w:t xml:space="preserve">% </w:t>
      </w:r>
      <w:r w:rsidR="00A13659" w:rsidRPr="00C33485">
        <w:t>d</w:t>
      </w:r>
      <w:r w:rsidR="00C0136B">
        <w:t>oes</w:t>
      </w:r>
      <w:r w:rsidR="00A13659" w:rsidRPr="00C33485">
        <w:t xml:space="preserve"> not pursue such assistance. Of those, a</w:t>
      </w:r>
      <w:r w:rsidR="001856C1" w:rsidRPr="00C33485">
        <w:t xml:space="preserve"> large portion d</w:t>
      </w:r>
      <w:r w:rsidR="005B3E39">
        <w:t>oes</w:t>
      </w:r>
      <w:r w:rsidR="001856C1" w:rsidRPr="00C33485">
        <w:t xml:space="preserve"> not feel the need </w:t>
      </w:r>
      <w:r w:rsidR="00A13659" w:rsidRPr="00C33485">
        <w:t>to turn to a dispute resolution mechanism</w:t>
      </w:r>
      <w:r w:rsidR="00165BA1" w:rsidRPr="00C33485">
        <w:t xml:space="preserve"> (54%)</w:t>
      </w:r>
      <w:r w:rsidR="001856C1" w:rsidRPr="00C33485">
        <w:t>, while others need help but c</w:t>
      </w:r>
      <w:r w:rsidR="005B3E39">
        <w:t>an</w:t>
      </w:r>
      <w:r w:rsidR="001856C1" w:rsidRPr="00C33485">
        <w:t xml:space="preserve">not overcome the </w:t>
      </w:r>
      <w:r w:rsidR="009D46D6" w:rsidRPr="00C33485">
        <w:t xml:space="preserve">procedural and informational </w:t>
      </w:r>
      <w:r w:rsidR="00FC7F14" w:rsidRPr="00C33485">
        <w:t xml:space="preserve">constraints </w:t>
      </w:r>
      <w:r w:rsidR="001856C1" w:rsidRPr="00C33485">
        <w:t>that st</w:t>
      </w:r>
      <w:r w:rsidR="005B3E39">
        <w:t>an</w:t>
      </w:r>
      <w:r w:rsidR="001856C1" w:rsidRPr="00C33485">
        <w:t>d in the way</w:t>
      </w:r>
      <w:r w:rsidR="00165BA1" w:rsidRPr="00C33485">
        <w:t xml:space="preserve"> (33%)</w:t>
      </w:r>
      <w:r w:rsidR="001856C1" w:rsidRPr="00C33485">
        <w:t xml:space="preserve">. </w:t>
      </w:r>
      <w:r w:rsidR="009D46D6" w:rsidRPr="00C33485">
        <w:t>Among</w:t>
      </w:r>
      <w:r w:rsidR="007A57AC" w:rsidRPr="00C33485">
        <w:t xml:space="preserve"> them,</w:t>
      </w:r>
      <w:r w:rsidR="009D46D6" w:rsidRPr="00C33485" w:rsidDel="007A57AC">
        <w:t xml:space="preserve"> </w:t>
      </w:r>
      <w:r w:rsidR="004C227D" w:rsidRPr="00C33485">
        <w:t>several</w:t>
      </w:r>
      <w:r w:rsidR="009D46D6" w:rsidRPr="00C33485" w:rsidDel="00484373">
        <w:t xml:space="preserve"> </w:t>
      </w:r>
      <w:r w:rsidR="00484373">
        <w:t>people have</w:t>
      </w:r>
      <w:r w:rsidR="00657E52">
        <w:t xml:space="preserve"> </w:t>
      </w:r>
      <w:r w:rsidR="00732308" w:rsidRPr="00C33485">
        <w:t>the expectation that the process would be lengthy or burdened by bureaucracy</w:t>
      </w:r>
      <w:r w:rsidR="004C227D" w:rsidRPr="00C33485">
        <w:t xml:space="preserve"> (38%)</w:t>
      </w:r>
      <w:r w:rsidR="00732308" w:rsidRPr="00C33485">
        <w:t xml:space="preserve">, while others </w:t>
      </w:r>
      <w:r w:rsidR="00657E52">
        <w:t>a</w:t>
      </w:r>
      <w:r w:rsidR="00732308" w:rsidRPr="00C33485">
        <w:t>re unsure about the steps to take or the appropriate structures to contact</w:t>
      </w:r>
      <w:r w:rsidR="004C227D" w:rsidRPr="00C33485">
        <w:t xml:space="preserve"> (23%)</w:t>
      </w:r>
      <w:r w:rsidR="00732308" w:rsidRPr="00C33485">
        <w:t xml:space="preserve">. Additional deterrents include fear of retaliation </w:t>
      </w:r>
      <w:r w:rsidR="004C227D" w:rsidRPr="00C33485">
        <w:t>(17%)</w:t>
      </w:r>
      <w:r w:rsidR="00596C21" w:rsidRPr="00C33485">
        <w:t xml:space="preserve">, </w:t>
      </w:r>
      <w:r w:rsidR="00732308" w:rsidRPr="00C33485">
        <w:t>practical issues related to cost, distance, or scheduling</w:t>
      </w:r>
      <w:r w:rsidR="004C227D" w:rsidRPr="00C33485">
        <w:t xml:space="preserve"> (12%)</w:t>
      </w:r>
      <w:r w:rsidR="00596C21" w:rsidRPr="00C33485">
        <w:t xml:space="preserve"> and lack of trust in the authorities (9%)</w:t>
      </w:r>
      <w:r w:rsidR="00DD43C9" w:rsidRPr="00C33485">
        <w:t xml:space="preserve"> </w:t>
      </w:r>
      <w:sdt>
        <w:sdtPr>
          <w:id w:val="124061658"/>
          <w:citation/>
        </w:sdtPr>
        <w:sdtEndPr/>
        <w:sdtContent>
          <w:r w:rsidR="00DD43C9" w:rsidRPr="00C33485">
            <w:fldChar w:fldCharType="begin"/>
          </w:r>
          <w:r w:rsidR="00DD43C9" w:rsidRPr="00B6481E">
            <w:instrText xml:space="preserve"> CITATION WJP241 \l 1046 </w:instrText>
          </w:r>
          <w:r w:rsidR="00DD43C9" w:rsidRPr="00C33485">
            <w:fldChar w:fldCharType="separate"/>
          </w:r>
          <w:r w:rsidR="00D8536A" w:rsidRPr="00D8536A">
            <w:rPr>
              <w:noProof/>
            </w:rPr>
            <w:t>(WJP, 2024)</w:t>
          </w:r>
          <w:r w:rsidR="00DD43C9" w:rsidRPr="00C33485">
            <w:fldChar w:fldCharType="end"/>
          </w:r>
        </w:sdtContent>
      </w:sdt>
      <w:r w:rsidR="00596C21" w:rsidRPr="00C33485">
        <w:t xml:space="preserve">. </w:t>
      </w:r>
    </w:p>
    <w:p w14:paraId="17D022E6" w14:textId="6159C13B" w:rsidR="009C6884" w:rsidRDefault="005240C8" w:rsidP="001856C1">
      <w:pPr>
        <w:pStyle w:val="Para0"/>
      </w:pPr>
      <w:r w:rsidRPr="00C33485">
        <w:t>Ultimately, a</w:t>
      </w:r>
      <w:r w:rsidR="001856C1" w:rsidRPr="00C33485">
        <w:t xml:space="preserve">mong </w:t>
      </w:r>
      <w:r w:rsidR="007167D5" w:rsidRPr="00C33485">
        <w:t>people</w:t>
      </w:r>
      <w:r w:rsidR="001856C1" w:rsidRPr="00C33485">
        <w:t xml:space="preserve"> who </w:t>
      </w:r>
      <w:r w:rsidR="00F3068B" w:rsidRPr="00C33485">
        <w:t>need</w:t>
      </w:r>
      <w:r w:rsidR="001856C1" w:rsidRPr="00C33485">
        <w:t xml:space="preserve"> </w:t>
      </w:r>
      <w:r w:rsidR="008C6D40" w:rsidRPr="00C33485">
        <w:t xml:space="preserve">a dispute resolution mechanism, </w:t>
      </w:r>
      <w:r w:rsidR="00CB2D6C" w:rsidRPr="00C33485">
        <w:t xml:space="preserve">only </w:t>
      </w:r>
      <w:r w:rsidR="00AE23E2" w:rsidRPr="00C33485">
        <w:t>4</w:t>
      </w:r>
      <w:ins w:id="82" w:author="Angel David Ramirez Romero" w:date="2026-06-10T15:55:00Z" w16du:dateUtc="2026-06-10T19:55:00Z">
        <w:r w:rsidR="00E50CF9">
          <w:t>1</w:t>
        </w:r>
      </w:ins>
      <w:del w:id="83" w:author="Angel David Ramirez Romero" w:date="2026-06-10T15:55:00Z" w16du:dateUtc="2026-06-10T19:55:00Z">
        <w:r w:rsidR="00814AA7" w:rsidDel="00E50CF9">
          <w:delText>2</w:delText>
        </w:r>
      </w:del>
      <w:r w:rsidR="00AE23E2" w:rsidRPr="00C33485">
        <w:t>%</w:t>
      </w:r>
      <w:r w:rsidR="001856C1" w:rsidRPr="00C33485">
        <w:t xml:space="preserve"> succeed in accessing </w:t>
      </w:r>
      <w:r w:rsidR="00803905" w:rsidRPr="00C33485">
        <w:t>one</w:t>
      </w:r>
      <w:r w:rsidR="00C2237A" w:rsidRPr="00C33485">
        <w:t xml:space="preserve">, </w:t>
      </w:r>
      <w:r w:rsidR="006804B2" w:rsidRPr="00C33485">
        <w:t>pointing to</w:t>
      </w:r>
      <w:r w:rsidR="00C2237A" w:rsidRPr="00C33485">
        <w:t xml:space="preserve"> a</w:t>
      </w:r>
      <w:r w:rsidR="006804B2" w:rsidRPr="00C33485">
        <w:t xml:space="preserve"> significant</w:t>
      </w:r>
      <w:r w:rsidR="00C2237A" w:rsidRPr="00C33485">
        <w:t xml:space="preserve"> </w:t>
      </w:r>
      <w:r w:rsidR="006804B2" w:rsidRPr="00C33485">
        <w:t xml:space="preserve">shortfall in </w:t>
      </w:r>
      <w:r w:rsidR="001856C1" w:rsidRPr="00C33485">
        <w:t xml:space="preserve">access </w:t>
      </w:r>
      <w:r w:rsidR="006804B2" w:rsidRPr="00C33485">
        <w:t>to justice</w:t>
      </w:r>
      <w:r w:rsidR="00404BC2">
        <w:t xml:space="preserve"> (see </w:t>
      </w:r>
      <w:r w:rsidR="00404BC2">
        <w:fldChar w:fldCharType="begin"/>
      </w:r>
      <w:r w:rsidR="00404BC2">
        <w:instrText xml:space="preserve"> REF _Ref219382217 \h </w:instrText>
      </w:r>
      <w:r w:rsidR="00404BC2">
        <w:fldChar w:fldCharType="separate"/>
      </w:r>
      <w:r w:rsidR="00673AB0">
        <w:t>Figure </w:t>
      </w:r>
      <w:r w:rsidR="00673AB0">
        <w:rPr>
          <w:noProof/>
        </w:rPr>
        <w:t>1</w:t>
      </w:r>
      <w:r w:rsidR="00673AB0">
        <w:t>.</w:t>
      </w:r>
      <w:r w:rsidR="00673AB0">
        <w:rPr>
          <w:noProof/>
        </w:rPr>
        <w:t>6</w:t>
      </w:r>
      <w:r w:rsidR="00404BC2">
        <w:fldChar w:fldCharType="end"/>
      </w:r>
      <w:r w:rsidR="00404BC2">
        <w:t>)</w:t>
      </w:r>
      <w:r w:rsidR="006804B2" w:rsidRPr="00C33485">
        <w:t>.</w:t>
      </w:r>
      <w:r w:rsidR="001856C1" w:rsidRPr="00C33485">
        <w:t xml:space="preserve"> </w:t>
      </w:r>
      <w:r w:rsidR="000F51E9">
        <w:t xml:space="preserve">This </w:t>
      </w:r>
      <w:r w:rsidR="009E712F">
        <w:t xml:space="preserve">percentage is slightly higher than the EU average of </w:t>
      </w:r>
      <w:r w:rsidR="00C97E7C">
        <w:t xml:space="preserve">40%, </w:t>
      </w:r>
      <w:r w:rsidR="005754FA">
        <w:t>suggesting</w:t>
      </w:r>
      <w:r w:rsidR="00C97E7C">
        <w:t xml:space="preserve"> that limited access to </w:t>
      </w:r>
      <w:r w:rsidR="00F50799">
        <w:t>dispute resolution mechanisms is a widespread challenge in the EU.</w:t>
      </w:r>
      <w:r w:rsidR="001856C1" w:rsidRPr="00C33485">
        <w:t xml:space="preserve"> Disparities are again apparent. People living in rural areas ha</w:t>
      </w:r>
      <w:r w:rsidR="00814AA7">
        <w:t>ve</w:t>
      </w:r>
      <w:r w:rsidR="001856C1" w:rsidRPr="00C33485">
        <w:t xml:space="preserve"> significantly lower access than residents of urban centres</w:t>
      </w:r>
      <w:r w:rsidR="004F7226" w:rsidRPr="00C33485">
        <w:t xml:space="preserve"> (3</w:t>
      </w:r>
      <w:ins w:id="84" w:author="Angel David Ramirez Romero" w:date="2026-06-10T15:56:00Z" w16du:dateUtc="2026-06-10T19:56:00Z">
        <w:r w:rsidR="00E50CF9">
          <w:t>2</w:t>
        </w:r>
      </w:ins>
      <w:del w:id="85" w:author="Angel David Ramirez Romero" w:date="2026-06-10T15:56:00Z" w16du:dateUtc="2026-06-10T19:56:00Z">
        <w:r w:rsidR="004F7226" w:rsidRPr="00C33485" w:rsidDel="00E50CF9">
          <w:delText>3</w:delText>
        </w:r>
      </w:del>
      <w:r w:rsidR="004F7226" w:rsidRPr="00C33485">
        <w:t xml:space="preserve">% </w:t>
      </w:r>
      <w:r w:rsidR="00BF6F38">
        <w:t>and</w:t>
      </w:r>
      <w:r w:rsidR="004F7226" w:rsidRPr="00C33485">
        <w:t xml:space="preserve"> 4</w:t>
      </w:r>
      <w:ins w:id="86" w:author="Angel David Ramirez Romero" w:date="2026-06-10T15:56:00Z" w16du:dateUtc="2026-06-10T19:56:00Z">
        <w:r w:rsidR="00E50CF9">
          <w:t>1</w:t>
        </w:r>
      </w:ins>
      <w:del w:id="87" w:author="Angel David Ramirez Romero" w:date="2026-06-10T15:56:00Z" w16du:dateUtc="2026-06-10T19:56:00Z">
        <w:r w:rsidR="004F7226" w:rsidRPr="00C33485" w:rsidDel="00E50CF9">
          <w:delText>2</w:delText>
        </w:r>
      </w:del>
      <w:r w:rsidR="004F7226" w:rsidRPr="00C33485">
        <w:t>%</w:t>
      </w:r>
      <w:r w:rsidR="00BF6F38">
        <w:t>, respectively</w:t>
      </w:r>
      <w:r w:rsidR="004F7226" w:rsidRPr="00C33485">
        <w:t>)</w:t>
      </w:r>
      <w:r w:rsidR="001856C1" w:rsidRPr="00C33485">
        <w:t xml:space="preserve">. </w:t>
      </w:r>
      <w:r w:rsidR="00983F15" w:rsidRPr="00C33485">
        <w:t>Additionally, p</w:t>
      </w:r>
      <w:r w:rsidR="001856C1" w:rsidRPr="00C33485">
        <w:t xml:space="preserve">eople dealing with </w:t>
      </w:r>
      <w:r w:rsidR="00983F15" w:rsidRPr="00C33485">
        <w:t>five</w:t>
      </w:r>
      <w:r w:rsidR="001856C1" w:rsidRPr="00C33485">
        <w:t xml:space="preserve"> or </w:t>
      </w:r>
      <w:r w:rsidR="00983F15" w:rsidRPr="00C33485">
        <w:t>more</w:t>
      </w:r>
      <w:r w:rsidR="001856C1" w:rsidRPr="00C33485">
        <w:t xml:space="preserve"> simultaneous problems </w:t>
      </w:r>
      <w:r w:rsidR="00814AA7">
        <w:t>a</w:t>
      </w:r>
      <w:r w:rsidR="001856C1" w:rsidRPr="00C33485">
        <w:t xml:space="preserve">re more likely to reach a dispute resolution mechanism </w:t>
      </w:r>
      <w:r w:rsidR="00B71AFF" w:rsidRPr="00C33485">
        <w:t>(5</w:t>
      </w:r>
      <w:ins w:id="88" w:author="Angel David Ramirez Romero" w:date="2026-06-10T15:56:00Z" w16du:dateUtc="2026-06-10T19:56:00Z">
        <w:r w:rsidR="00E50CF9">
          <w:t>0</w:t>
        </w:r>
      </w:ins>
      <w:del w:id="89" w:author="Angel David Ramirez Romero" w:date="2026-06-10T15:56:00Z" w16du:dateUtc="2026-06-10T19:56:00Z">
        <w:r w:rsidR="00814AA7" w:rsidDel="00E50CF9">
          <w:delText>2</w:delText>
        </w:r>
      </w:del>
      <w:r w:rsidR="00B71AFF" w:rsidRPr="00C33485">
        <w:t xml:space="preserve">%) </w:t>
      </w:r>
      <w:r w:rsidR="001856C1" w:rsidRPr="00C33485">
        <w:t>than those facing only one issue</w:t>
      </w:r>
      <w:r w:rsidR="00B71AFF" w:rsidRPr="00C33485">
        <w:t xml:space="preserve"> (36%)</w:t>
      </w:r>
      <w:r w:rsidR="001856C1" w:rsidRPr="00C33485">
        <w:t>.</w:t>
      </w:r>
    </w:p>
    <w:p w14:paraId="6A8F968F" w14:textId="10BCC6FB" w:rsidR="001856C1" w:rsidRPr="00C33485" w:rsidRDefault="004A611A" w:rsidP="001856C1">
      <w:pPr>
        <w:pStyle w:val="Para0"/>
      </w:pPr>
      <w:r w:rsidRPr="00C33485">
        <w:t xml:space="preserve">A </w:t>
      </w:r>
      <w:r w:rsidR="00814AA7">
        <w:t>analysis</w:t>
      </w:r>
      <w:r w:rsidRPr="00C33485">
        <w:t xml:space="preserve"> suggests that </w:t>
      </w:r>
      <w:r w:rsidR="001856C1" w:rsidRPr="00C33485">
        <w:t xml:space="preserve">individuals </w:t>
      </w:r>
      <w:r w:rsidRPr="00C33485">
        <w:t xml:space="preserve">aged </w:t>
      </w:r>
      <w:ins w:id="90" w:author="Angel David Ramirez Romero" w:date="2026-06-10T15:56:00Z" w16du:dateUtc="2026-06-10T19:56:00Z">
        <w:r w:rsidR="00E50CF9">
          <w:t>35</w:t>
        </w:r>
      </w:ins>
      <w:del w:id="91" w:author="Angel David Ramirez Romero" w:date="2026-06-10T15:56:00Z" w16du:dateUtc="2026-06-10T19:56:00Z">
        <w:r w:rsidRPr="00C33485" w:rsidDel="00E50CF9">
          <w:delText>25</w:delText>
        </w:r>
      </w:del>
      <w:r w:rsidR="00814AA7">
        <w:t xml:space="preserve"> </w:t>
      </w:r>
      <w:r w:rsidRPr="00C33485">
        <w:t>–</w:t>
      </w:r>
      <w:r w:rsidR="00814AA7">
        <w:t xml:space="preserve"> </w:t>
      </w:r>
      <w:ins w:id="92" w:author="Angel David Ramirez Romero" w:date="2026-06-10T15:56:00Z" w16du:dateUtc="2026-06-10T19:56:00Z">
        <w:r w:rsidR="00E50CF9">
          <w:t>4</w:t>
        </w:r>
      </w:ins>
      <w:del w:id="93" w:author="Angel David Ramirez Romero" w:date="2026-06-10T15:56:00Z" w16du:dateUtc="2026-06-10T19:56:00Z">
        <w:r w:rsidRPr="00C33485" w:rsidDel="00E50CF9">
          <w:delText>3</w:delText>
        </w:r>
      </w:del>
      <w:r w:rsidRPr="00C33485">
        <w:t>4 are less likely to reach a dispute resolution mechanism in Italy. In contrast, the probability of accessing such mechanisms increases for those residing in the South or the Islands, for people dealing with several justice problems at the same time, and for those encountering issues related to employment, family matters, housing, or land</w:t>
      </w:r>
      <w:r w:rsidR="00DD43C9" w:rsidRPr="00C33485">
        <w:t xml:space="preserve"> </w:t>
      </w:r>
      <w:sdt>
        <w:sdtPr>
          <w:id w:val="1378361234"/>
          <w:citation/>
        </w:sdtPr>
        <w:sdtEndPr/>
        <w:sdtContent>
          <w:r w:rsidR="00DD43C9" w:rsidRPr="00C33485">
            <w:fldChar w:fldCharType="begin"/>
          </w:r>
          <w:r w:rsidR="00DD43C9" w:rsidRPr="00B6481E">
            <w:instrText xml:space="preserve"> CITATION WJP241 \l 1046 </w:instrText>
          </w:r>
          <w:r w:rsidR="00DD43C9" w:rsidRPr="00C33485">
            <w:fldChar w:fldCharType="separate"/>
          </w:r>
          <w:r w:rsidR="00D8536A" w:rsidRPr="00D8536A">
            <w:rPr>
              <w:noProof/>
            </w:rPr>
            <w:t>(WJP, 2024)</w:t>
          </w:r>
          <w:r w:rsidR="00DD43C9" w:rsidRPr="00C33485">
            <w:fldChar w:fldCharType="end"/>
          </w:r>
        </w:sdtContent>
      </w:sdt>
      <w:r w:rsidR="001856C1" w:rsidRPr="00C33485">
        <w:t>.</w:t>
      </w:r>
    </w:p>
    <w:p w14:paraId="1B5BBE25" w14:textId="721C996F" w:rsidR="00663E06" w:rsidRDefault="00282D41" w:rsidP="00030EB0">
      <w:pPr>
        <w:pStyle w:val="Para0"/>
      </w:pPr>
      <w:r w:rsidRPr="00C33485">
        <w:lastRenderedPageBreak/>
        <w:t>C</w:t>
      </w:r>
      <w:r w:rsidR="001856C1" w:rsidRPr="00C33485">
        <w:t xml:space="preserve">ourts and tribunals </w:t>
      </w:r>
      <w:r w:rsidR="002F623B">
        <w:t>a</w:t>
      </w:r>
      <w:r w:rsidR="001856C1" w:rsidRPr="00C33485">
        <w:t xml:space="preserve">re </w:t>
      </w:r>
      <w:r w:rsidRPr="00C33485">
        <w:t>the</w:t>
      </w:r>
      <w:r w:rsidR="001856C1" w:rsidRPr="00C33485">
        <w:t xml:space="preserve"> most frequently</w:t>
      </w:r>
      <w:r w:rsidR="00EE692D" w:rsidRPr="00C33485">
        <w:t xml:space="preserve"> approached dispute resolution mechanisms</w:t>
      </w:r>
      <w:r w:rsidR="004E473E" w:rsidRPr="00C33485">
        <w:t xml:space="preserve"> (7</w:t>
      </w:r>
      <w:ins w:id="94" w:author="Angel David Ramirez Romero" w:date="2026-06-10T15:56:00Z" w16du:dateUtc="2026-06-10T19:56:00Z">
        <w:r w:rsidR="00E50CF9">
          <w:t>1</w:t>
        </w:r>
      </w:ins>
      <w:del w:id="95" w:author="Angel David Ramirez Romero" w:date="2026-06-10T15:56:00Z" w16du:dateUtc="2026-06-10T19:56:00Z">
        <w:r w:rsidR="002F623B" w:rsidDel="00E50CF9">
          <w:delText>2</w:delText>
        </w:r>
      </w:del>
      <w:r w:rsidR="004E473E" w:rsidRPr="00C33485">
        <w:t>%)</w:t>
      </w:r>
      <w:r w:rsidR="001856C1" w:rsidRPr="00C33485">
        <w:t>, followed by government offices</w:t>
      </w:r>
      <w:r w:rsidR="004E473E" w:rsidRPr="00C33485">
        <w:t xml:space="preserve"> (53%)</w:t>
      </w:r>
      <w:r w:rsidR="001856C1" w:rsidRPr="00C33485">
        <w:t xml:space="preserve">, </w:t>
      </w:r>
      <w:r w:rsidR="0073560B" w:rsidRPr="00C33485">
        <w:t xml:space="preserve">third-party </w:t>
      </w:r>
      <w:r w:rsidR="001856C1" w:rsidRPr="00C33485">
        <w:t>mediators</w:t>
      </w:r>
      <w:r w:rsidR="004E473E" w:rsidRPr="00C33485">
        <w:t xml:space="preserve"> (</w:t>
      </w:r>
      <w:ins w:id="96" w:author="Angel David Ramirez Romero" w:date="2026-06-10T15:56:00Z" w16du:dateUtc="2026-06-10T19:56:00Z">
        <w:r w:rsidR="00E50CF9">
          <w:t>48</w:t>
        </w:r>
      </w:ins>
      <w:del w:id="97" w:author="Angel David Ramirez Romero" w:date="2026-06-10T15:56:00Z" w16du:dateUtc="2026-06-10T19:56:00Z">
        <w:r w:rsidR="004E473E" w:rsidRPr="00C33485" w:rsidDel="00E50CF9">
          <w:delText>5</w:delText>
        </w:r>
        <w:r w:rsidR="002F623B" w:rsidDel="00E50CF9">
          <w:delText>0</w:delText>
        </w:r>
      </w:del>
      <w:r w:rsidR="004E473E" w:rsidRPr="00C33485">
        <w:t>%)</w:t>
      </w:r>
      <w:r w:rsidR="001856C1" w:rsidRPr="00C33485">
        <w:t>, complaints or appeal bodies</w:t>
      </w:r>
      <w:r w:rsidR="004E473E" w:rsidRPr="00C33485">
        <w:t xml:space="preserve"> (4</w:t>
      </w:r>
      <w:ins w:id="98" w:author="Angel David Ramirez Romero" w:date="2026-06-10T15:56:00Z" w16du:dateUtc="2026-06-10T19:56:00Z">
        <w:r w:rsidR="00E50CF9">
          <w:t>5</w:t>
        </w:r>
      </w:ins>
      <w:del w:id="99" w:author="Angel David Ramirez Romero" w:date="2026-06-10T15:56:00Z" w16du:dateUtc="2026-06-10T19:56:00Z">
        <w:r w:rsidR="002F623B" w:rsidDel="00E50CF9">
          <w:delText>7</w:delText>
        </w:r>
      </w:del>
      <w:r w:rsidR="004E473E" w:rsidRPr="00C33485">
        <w:t>%)</w:t>
      </w:r>
      <w:r w:rsidR="00C9780F" w:rsidRPr="00C33485">
        <w:t>, and the police (4</w:t>
      </w:r>
      <w:ins w:id="100" w:author="Angel David Ramirez Romero" w:date="2026-06-10T15:57:00Z" w16du:dateUtc="2026-06-10T19:57:00Z">
        <w:r w:rsidR="00E50CF9">
          <w:t>0</w:t>
        </w:r>
      </w:ins>
      <w:del w:id="101" w:author="Angel David Ramirez Romero" w:date="2026-06-10T15:57:00Z" w16du:dateUtc="2026-06-10T19:57:00Z">
        <w:r w:rsidR="00C9780F" w:rsidRPr="00C33485" w:rsidDel="00E50CF9">
          <w:delText>1</w:delText>
        </w:r>
      </w:del>
      <w:r w:rsidR="00C9780F" w:rsidRPr="00C33485">
        <w:t>%)</w:t>
      </w:r>
      <w:r w:rsidR="001856C1" w:rsidRPr="00C33485">
        <w:t xml:space="preserve">. Overlapping use of several institutions </w:t>
      </w:r>
      <w:r w:rsidR="002F623B">
        <w:t>i</w:t>
      </w:r>
      <w:r w:rsidR="001856C1" w:rsidRPr="00C33485">
        <w:t xml:space="preserve">s common, </w:t>
      </w:r>
      <w:r w:rsidR="00521F94" w:rsidRPr="00C33485">
        <w:t>with 5</w:t>
      </w:r>
      <w:ins w:id="102" w:author="Angel David Ramirez Romero" w:date="2026-06-10T15:57:00Z" w16du:dateUtc="2026-06-10T19:57:00Z">
        <w:r w:rsidR="00E50CF9">
          <w:t>8</w:t>
        </w:r>
      </w:ins>
      <w:del w:id="103" w:author="Angel David Ramirez Romero" w:date="2026-06-10T15:57:00Z" w16du:dateUtc="2026-06-10T19:57:00Z">
        <w:r w:rsidR="00521F94" w:rsidRPr="00C33485" w:rsidDel="00E50CF9">
          <w:delText>9</w:delText>
        </w:r>
      </w:del>
      <w:r w:rsidR="00521F94" w:rsidRPr="00C33485">
        <w:t xml:space="preserve">% of </w:t>
      </w:r>
      <w:r w:rsidR="002F623B">
        <w:t>people</w:t>
      </w:r>
      <w:r w:rsidR="002F623B" w:rsidRPr="00C33485">
        <w:t xml:space="preserve"> </w:t>
      </w:r>
      <w:r w:rsidR="00521F94" w:rsidRPr="00C33485">
        <w:t>contact</w:t>
      </w:r>
      <w:r w:rsidR="00F264C5">
        <w:t>ing</w:t>
      </w:r>
      <w:r w:rsidR="00521F94" w:rsidRPr="00C33485">
        <w:t xml:space="preserve"> three or more institutions, </w:t>
      </w:r>
      <w:r w:rsidR="001856C1" w:rsidRPr="00C33485">
        <w:t>indicating that people rarely rely on a single pathway</w:t>
      </w:r>
      <w:r w:rsidR="00346EAF" w:rsidRPr="00C33485">
        <w:t xml:space="preserve"> </w:t>
      </w:r>
      <w:sdt>
        <w:sdtPr>
          <w:id w:val="-1010678221"/>
          <w:citation/>
        </w:sdtPr>
        <w:sdtEndPr/>
        <w:sdtContent>
          <w:r w:rsidR="00346EAF" w:rsidRPr="00C33485">
            <w:fldChar w:fldCharType="begin"/>
          </w:r>
          <w:r w:rsidR="00346EAF" w:rsidRPr="00B6481E">
            <w:instrText xml:space="preserve"> CITATION WJP241 \l 1046 </w:instrText>
          </w:r>
          <w:r w:rsidR="00346EAF" w:rsidRPr="00C33485">
            <w:fldChar w:fldCharType="separate"/>
          </w:r>
          <w:r w:rsidR="00D8536A" w:rsidRPr="00D8536A">
            <w:rPr>
              <w:noProof/>
            </w:rPr>
            <w:t>(WJP, 2024)</w:t>
          </w:r>
          <w:r w:rsidR="00346EAF" w:rsidRPr="00C33485">
            <w:fldChar w:fldCharType="end"/>
          </w:r>
        </w:sdtContent>
      </w:sdt>
      <w:r w:rsidR="001856C1" w:rsidRPr="00C33485">
        <w:t>.</w:t>
      </w:r>
    </w:p>
    <w:p w14:paraId="2B05F935" w14:textId="279A80A7" w:rsidR="00663E06" w:rsidRDefault="00663E06">
      <w:pPr>
        <w:pStyle w:val="Descripcin"/>
      </w:pPr>
      <w:bookmarkStart w:id="104" w:name="_Ref219382217"/>
      <w:bookmarkStart w:id="105" w:name="_Toc227664031"/>
      <w:r>
        <w:t>Figure </w:t>
      </w:r>
      <w:r>
        <w:rPr>
          <w:noProof/>
        </w:rPr>
        <w:fldChar w:fldCharType="begin"/>
      </w:r>
      <w:r>
        <w:rPr>
          <w:noProof/>
        </w:rPr>
        <w:instrText xml:space="preserve"> STYLEREF 1 \s </w:instrText>
      </w:r>
      <w:r>
        <w:rPr>
          <w:noProof/>
        </w:rPr>
        <w:fldChar w:fldCharType="separate"/>
      </w:r>
      <w:r w:rsidR="00673AB0">
        <w:rPr>
          <w:noProof/>
        </w:rPr>
        <w:t>1</w:t>
      </w:r>
      <w:r>
        <w:rPr>
          <w:noProof/>
        </w:rPr>
        <w:fldChar w:fldCharType="end"/>
      </w:r>
      <w:r>
        <w:t>.</w:t>
      </w:r>
      <w:r>
        <w:rPr>
          <w:noProof/>
        </w:rPr>
        <w:fldChar w:fldCharType="begin"/>
      </w:r>
      <w:r>
        <w:rPr>
          <w:noProof/>
        </w:rPr>
        <w:instrText xml:space="preserve"> SEQ Figure \* ARABIC \s 1 </w:instrText>
      </w:r>
      <w:r>
        <w:rPr>
          <w:noProof/>
        </w:rPr>
        <w:fldChar w:fldCharType="separate"/>
      </w:r>
      <w:r w:rsidR="00673AB0">
        <w:rPr>
          <w:noProof/>
        </w:rPr>
        <w:t>6</w:t>
      </w:r>
      <w:r>
        <w:rPr>
          <w:noProof/>
        </w:rPr>
        <w:fldChar w:fldCharType="end"/>
      </w:r>
      <w:bookmarkEnd w:id="104"/>
      <w:r>
        <w:t xml:space="preserve">. </w:t>
      </w:r>
      <w:r w:rsidR="00555474" w:rsidRPr="00555474">
        <w:t>Pathways to accessing dispute resolution mechanisms (DRM) in Italy</w:t>
      </w:r>
      <w:bookmarkEnd w:id="105"/>
    </w:p>
    <w:p w14:paraId="7ED2AF8F" w14:textId="3445165C" w:rsidR="00663E06" w:rsidRDefault="00663E06">
      <w:pPr>
        <w:pStyle w:val="Figure"/>
        <w:rPr>
          <w:i/>
        </w:rPr>
      </w:pPr>
      <w:del w:id="106" w:author="Angel David Ramirez Romero" w:date="2026-06-10T15:57:00Z" w16du:dateUtc="2026-06-10T19:57:00Z">
        <w:r w:rsidDel="00E50CF9">
          <w:rPr>
            <w:noProof/>
          </w:rPr>
          <w:drawing>
            <wp:inline distT="0" distB="0" distL="0" distR="0" wp14:anchorId="3549837A" wp14:editId="5D4ED82B">
              <wp:extent cx="3970800" cy="3191645"/>
              <wp:effectExtent l="0" t="0" r="0" b="0"/>
              <wp:docPr id="181675037" name="Picture 10"/>
              <wp:cNvGraphicFramePr/>
              <a:graphic xmlns:a="http://schemas.openxmlformats.org/drawingml/2006/main">
                <a:graphicData uri="http://schemas.openxmlformats.org/drawingml/2006/picture">
                  <pic:pic xmlns:pic="http://schemas.openxmlformats.org/drawingml/2006/picture">
                    <pic:nvPicPr>
                      <pic:cNvPr id="181675037" name="Picture 10"/>
                      <pic:cNvPicPr/>
                    </pic:nvPicPr>
                    <pic:blipFill>
                      <a:blip r:embed="rId22"/>
                      <a:stretch>
                        <a:fillRect/>
                      </a:stretch>
                    </pic:blipFill>
                    <pic:spPr>
                      <a:xfrm>
                        <a:off x="0" y="0"/>
                        <a:ext cx="3970800" cy="3191645"/>
                      </a:xfrm>
                      <a:prstGeom prst="rect">
                        <a:avLst/>
                      </a:prstGeom>
                    </pic:spPr>
                  </pic:pic>
                </a:graphicData>
              </a:graphic>
            </wp:inline>
          </w:drawing>
        </w:r>
      </w:del>
      <w:ins w:id="107" w:author="Angel David Ramirez Romero" w:date="2026-06-10T15:57:00Z" w16du:dateUtc="2026-06-10T19:57:00Z">
        <w:r w:rsidR="00E50CF9">
          <w:rPr>
            <w:i/>
            <w:noProof/>
          </w:rPr>
          <w:drawing>
            <wp:inline distT="0" distB="0" distL="0" distR="0" wp14:anchorId="5977A4DB" wp14:editId="5DFC52CD">
              <wp:extent cx="3938954" cy="2277042"/>
              <wp:effectExtent l="0" t="0" r="0" b="0"/>
              <wp:docPr id="11018939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93986" name="Picture 11018939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87129" cy="2304891"/>
                      </a:xfrm>
                      <a:prstGeom prst="rect">
                        <a:avLst/>
                      </a:prstGeom>
                    </pic:spPr>
                  </pic:pic>
                </a:graphicData>
              </a:graphic>
            </wp:inline>
          </w:drawing>
        </w:r>
      </w:ins>
    </w:p>
    <w:p w14:paraId="73A60C17" w14:textId="5492C4EA" w:rsidR="00663E06" w:rsidRPr="004802B4" w:rsidRDefault="00663E06">
      <w:pPr>
        <w:pStyle w:val="Sourcenotes"/>
      </w:pPr>
      <w:r w:rsidRPr="004802B4">
        <w:t xml:space="preserve">Note: </w:t>
      </w:r>
      <w:r w:rsidR="007C08C3" w:rsidRPr="007C08C3">
        <w:t xml:space="preserve">Percentage of respondents who reported a </w:t>
      </w:r>
      <w:r w:rsidR="005638CE" w:rsidRPr="005638CE">
        <w:t>non-trivial justice problem</w:t>
      </w:r>
      <w:r w:rsidR="007C08C3" w:rsidRPr="007C08C3">
        <w:t>. Percentages shown in the figure sum up to 100% at each stage (i.e. vertically).</w:t>
      </w:r>
    </w:p>
    <w:p w14:paraId="442AB409" w14:textId="62DABCB5" w:rsidR="00663E06" w:rsidRPr="00454399" w:rsidRDefault="00663E06">
      <w:pPr>
        <w:pStyle w:val="Sourcenotes"/>
      </w:pPr>
      <w:r w:rsidRPr="004802B4">
        <w:t xml:space="preserve">Source: </w:t>
      </w:r>
      <w:sdt>
        <w:sdtPr>
          <w:id w:val="2119408984"/>
          <w:citation/>
        </w:sdtPr>
        <w:sdtEndPr/>
        <w:sdtContent>
          <w:r w:rsidR="00C24C53">
            <w:fldChar w:fldCharType="begin"/>
          </w:r>
          <w:r w:rsidR="00C24C53">
            <w:rPr>
              <w:lang w:val="pt-BR"/>
            </w:rPr>
            <w:instrText xml:space="preserve"> CITATION WJP241 \l 1046 </w:instrText>
          </w:r>
          <w:r w:rsidR="00C24C53">
            <w:fldChar w:fldCharType="separate"/>
          </w:r>
          <w:r w:rsidR="00D8536A">
            <w:rPr>
              <w:noProof/>
              <w:lang w:val="pt-BR"/>
            </w:rPr>
            <w:t>(WJP, 2024)</w:t>
          </w:r>
          <w:r w:rsidR="00C24C53">
            <w:fldChar w:fldCharType="end"/>
          </w:r>
        </w:sdtContent>
      </w:sdt>
    </w:p>
    <w:p w14:paraId="2D4CCD51" w14:textId="4E2A2E89" w:rsidR="008444C5" w:rsidRPr="00C33485" w:rsidRDefault="008444C5" w:rsidP="008444C5">
      <w:pPr>
        <w:pStyle w:val="Ttulo4"/>
      </w:pPr>
      <w:r w:rsidRPr="00C33485">
        <w:t>Timeliness, fairness and costliness of the resolution process</w:t>
      </w:r>
    </w:p>
    <w:p w14:paraId="604C82C6" w14:textId="50768D39" w:rsidR="00547678" w:rsidRDefault="00EC2A61" w:rsidP="00372770">
      <w:pPr>
        <w:pStyle w:val="Para0"/>
      </w:pPr>
      <w:r>
        <w:t>For</w:t>
      </w:r>
      <w:r w:rsidR="00157A6D">
        <w:t xml:space="preserve"> </w:t>
      </w:r>
      <w:r w:rsidR="00372770" w:rsidRPr="00C33485" w:rsidDel="00646F25">
        <w:t xml:space="preserve">those </w:t>
      </w:r>
      <w:r w:rsidR="00372770" w:rsidRPr="00C33485">
        <w:t xml:space="preserve">who </w:t>
      </w:r>
      <w:r w:rsidR="009561F3">
        <w:t>are</w:t>
      </w:r>
      <w:r w:rsidR="00157A6D">
        <w:t xml:space="preserve"> “done</w:t>
      </w:r>
      <w:r w:rsidR="000F6A13">
        <w:t>”</w:t>
      </w:r>
      <w:r w:rsidR="00157A6D">
        <w:t xml:space="preserve"> with their </w:t>
      </w:r>
      <w:r w:rsidR="005638CE" w:rsidRPr="005638CE">
        <w:t>non-trivial justice problem</w:t>
      </w:r>
      <w:r w:rsidR="00157A6D">
        <w:t xml:space="preserve">, </w:t>
      </w:r>
      <w:r w:rsidR="00EE14F9" w:rsidRPr="00C33485">
        <w:t xml:space="preserve">either </w:t>
      </w:r>
      <w:r w:rsidR="009561F3">
        <w:t>because it was</w:t>
      </w:r>
      <w:r w:rsidR="009561F3" w:rsidRPr="00C33485">
        <w:t xml:space="preserve"> </w:t>
      </w:r>
      <w:r w:rsidR="00EE14F9" w:rsidRPr="00C33485">
        <w:t xml:space="preserve">fully </w:t>
      </w:r>
      <w:r w:rsidR="009561F3">
        <w:t>resolved</w:t>
      </w:r>
      <w:r w:rsidR="009F10B0" w:rsidRPr="00C33485">
        <w:t xml:space="preserve">, or </w:t>
      </w:r>
      <w:r w:rsidR="00A33F60">
        <w:t xml:space="preserve">because </w:t>
      </w:r>
      <w:r w:rsidR="00D362F4">
        <w:t>the process</w:t>
      </w:r>
      <w:r w:rsidR="00A33F60">
        <w:t xml:space="preserve"> was </w:t>
      </w:r>
      <w:r w:rsidR="00D362F4">
        <w:t>discontinued</w:t>
      </w:r>
      <w:r w:rsidR="009F10B0" w:rsidRPr="00C33485">
        <w:t xml:space="preserve">, </w:t>
      </w:r>
      <w:r w:rsidR="00372770" w:rsidRPr="00C33485">
        <w:t xml:space="preserve">the </w:t>
      </w:r>
      <w:r w:rsidR="00237555">
        <w:t>resolution process</w:t>
      </w:r>
      <w:r w:rsidR="00C47412" w:rsidRPr="00C33485">
        <w:t xml:space="preserve"> </w:t>
      </w:r>
      <w:r w:rsidR="003D18AC">
        <w:t>i</w:t>
      </w:r>
      <w:r w:rsidR="00372770" w:rsidRPr="00C33485">
        <w:t>s</w:t>
      </w:r>
      <w:r w:rsidR="00372770" w:rsidRPr="00C33485" w:rsidDel="003D18AC">
        <w:t xml:space="preserve"> </w:t>
      </w:r>
      <w:r w:rsidR="00372770" w:rsidRPr="00C33485">
        <w:t xml:space="preserve">generally </w:t>
      </w:r>
      <w:r w:rsidR="00BA123F">
        <w:t>considered timely</w:t>
      </w:r>
      <w:r w:rsidR="00372770" w:rsidRPr="00C33485">
        <w:t>. A substantial majority</w:t>
      </w:r>
      <w:r w:rsidR="003D18AC">
        <w:t xml:space="preserve"> (</w:t>
      </w:r>
      <w:r w:rsidR="00D15B27" w:rsidRPr="00C33485">
        <w:t>84%</w:t>
      </w:r>
      <w:r w:rsidR="003D18AC">
        <w:t>)</w:t>
      </w:r>
      <w:r w:rsidR="00D15B27" w:rsidRPr="00C33485">
        <w:t>,</w:t>
      </w:r>
      <w:r w:rsidR="00372770" w:rsidRPr="00C33485" w:rsidDel="00EE2768">
        <w:t xml:space="preserve"> </w:t>
      </w:r>
      <w:r w:rsidR="00D15B27" w:rsidRPr="00C33485">
        <w:t>resolve</w:t>
      </w:r>
      <w:r w:rsidR="00EE2768">
        <w:t xml:space="preserve"> their issue </w:t>
      </w:r>
      <w:r w:rsidR="00372770" w:rsidRPr="00C33485">
        <w:t xml:space="preserve">within a year, placing Italy above the EU average </w:t>
      </w:r>
      <w:r w:rsidR="00FF0FD2">
        <w:t>(</w:t>
      </w:r>
      <w:r w:rsidR="007B14C0" w:rsidRPr="00C33485">
        <w:t>74%</w:t>
      </w:r>
      <w:r w:rsidR="00FF0FD2">
        <w:t>)</w:t>
      </w:r>
      <w:ins w:id="108" w:author="Angel David Ramirez Romero" w:date="2026-06-10T16:11:00Z" w16du:dateUtc="2026-06-10T20:11:00Z">
        <w:r w:rsidR="008C2EC9">
          <w:t xml:space="preserve"> </w:t>
        </w:r>
      </w:ins>
      <w:customXmlInsRangeStart w:id="109" w:author="Angel David Ramirez Romero" w:date="2026-06-10T16:11:00Z"/>
      <w:sdt>
        <w:sdtPr>
          <w:id w:val="2141295485"/>
          <w:citation/>
        </w:sdtPr>
        <w:sdtEndPr/>
        <w:sdtContent>
          <w:customXmlInsRangeEnd w:id="109"/>
          <w:ins w:id="110" w:author="Angel David Ramirez Romero" w:date="2026-06-10T16:11:00Z" w16du:dateUtc="2026-06-10T20:11:00Z">
            <w:r w:rsidR="008C2EC9" w:rsidRPr="00C33485">
              <w:fldChar w:fldCharType="begin"/>
            </w:r>
            <w:r w:rsidR="008C2EC9" w:rsidRPr="00B6481E">
              <w:instrText xml:space="preserve"> CITATION WJP241 \l 1046 </w:instrText>
            </w:r>
            <w:r w:rsidR="008C2EC9" w:rsidRPr="00C33485">
              <w:fldChar w:fldCharType="separate"/>
            </w:r>
            <w:r w:rsidR="008C2EC9" w:rsidRPr="00D8536A">
              <w:rPr>
                <w:noProof/>
              </w:rPr>
              <w:t>(WJP, 2024)</w:t>
            </w:r>
            <w:r w:rsidR="008C2EC9" w:rsidRPr="00C33485">
              <w:fldChar w:fldCharType="end"/>
            </w:r>
          </w:ins>
          <w:customXmlInsRangeStart w:id="111" w:author="Angel David Ramirez Romero" w:date="2026-06-10T16:11:00Z"/>
        </w:sdtContent>
      </w:sdt>
      <w:customXmlInsRangeEnd w:id="111"/>
      <w:r w:rsidR="00372770" w:rsidRPr="00C33485">
        <w:t>. However, timeliness varie</w:t>
      </w:r>
      <w:r w:rsidR="00C76DC0">
        <w:t>s</w:t>
      </w:r>
      <w:r w:rsidR="00372770" w:rsidRPr="00C33485">
        <w:t xml:space="preserve"> according to financial and experiential factors. Individuals without economic hardship ha</w:t>
      </w:r>
      <w:r w:rsidR="00C76DC0">
        <w:t>ve</w:t>
      </w:r>
      <w:r w:rsidR="00372770" w:rsidRPr="00C33485">
        <w:t xml:space="preserve"> a slightly faster resolution experience</w:t>
      </w:r>
      <w:r w:rsidR="00DF1B45" w:rsidRPr="00C33485">
        <w:t xml:space="preserve"> than those </w:t>
      </w:r>
      <w:r w:rsidR="00022632" w:rsidRPr="00C33485">
        <w:t>with a constrained financial situation</w:t>
      </w:r>
      <w:r w:rsidR="00DF1B45" w:rsidRPr="00C33485">
        <w:t xml:space="preserve"> (</w:t>
      </w:r>
      <w:r w:rsidR="00022632" w:rsidRPr="00C33485">
        <w:t>8</w:t>
      </w:r>
      <w:r w:rsidR="00F043B6">
        <w:t>6</w:t>
      </w:r>
      <w:r w:rsidR="00022632" w:rsidRPr="00C33485">
        <w:t>% compared to 8</w:t>
      </w:r>
      <w:ins w:id="112" w:author="Angel David Ramirez Romero" w:date="2026-06-10T15:57:00Z" w16du:dateUtc="2026-06-10T19:57:00Z">
        <w:r w:rsidR="00E50CF9">
          <w:t>1</w:t>
        </w:r>
      </w:ins>
      <w:del w:id="113" w:author="Angel David Ramirez Romero" w:date="2026-06-10T15:57:00Z" w16du:dateUtc="2026-06-10T19:57:00Z">
        <w:r w:rsidR="00022632" w:rsidRPr="00C33485" w:rsidDel="00E50CF9">
          <w:delText>0</w:delText>
        </w:r>
      </w:del>
      <w:r w:rsidR="00022632" w:rsidRPr="00C33485">
        <w:t>%</w:t>
      </w:r>
      <w:r w:rsidR="00DF1B45" w:rsidRPr="00C33485">
        <w:t>)</w:t>
      </w:r>
      <w:r w:rsidR="00372770" w:rsidRPr="00C33485">
        <w:t xml:space="preserve">, and those dealing with a single justice problem </w:t>
      </w:r>
      <w:r w:rsidR="00A50313">
        <w:t>a</w:t>
      </w:r>
      <w:r w:rsidR="00372770" w:rsidRPr="00C33485">
        <w:t xml:space="preserve">re far more likely to have their case resolved </w:t>
      </w:r>
      <w:r w:rsidR="00EF4D11" w:rsidRPr="00C33485">
        <w:t>in under a year</w:t>
      </w:r>
      <w:r w:rsidR="00372770" w:rsidRPr="00C33485">
        <w:t xml:space="preserve"> than individuals with </w:t>
      </w:r>
      <w:r w:rsidR="00567813" w:rsidRPr="00C33485">
        <w:t>five or more</w:t>
      </w:r>
      <w:r w:rsidR="00372770" w:rsidRPr="00C33485">
        <w:t xml:space="preserve"> overlapping issues</w:t>
      </w:r>
      <w:r w:rsidR="00EF4D11" w:rsidRPr="00C33485">
        <w:t xml:space="preserve"> (89% compared to 72%)</w:t>
      </w:r>
      <w:r w:rsidR="00372770" w:rsidRPr="00C33485">
        <w:t>.</w:t>
      </w:r>
    </w:p>
    <w:p w14:paraId="3EC0F417" w14:textId="73EC13D9" w:rsidR="00372770" w:rsidRPr="00C33485" w:rsidRDefault="00372770" w:rsidP="00372770">
      <w:pPr>
        <w:pStyle w:val="Para0"/>
      </w:pPr>
      <w:r w:rsidRPr="00C33485">
        <w:t>Despite the efficiency suggested by the relatively high rate of issues resolved within a year, perceptions of delay remain widespread</w:t>
      </w:r>
      <w:r w:rsidR="00345FA9" w:rsidRPr="00C33485">
        <w:t xml:space="preserve"> in Italy</w:t>
      </w:r>
      <w:r w:rsidRPr="00C33485">
        <w:t xml:space="preserve">. </w:t>
      </w:r>
      <w:r w:rsidR="00974C02">
        <w:t>A majority of people</w:t>
      </w:r>
      <w:r w:rsidRPr="00C33485">
        <w:t xml:space="preserve"> describe the process as slow</w:t>
      </w:r>
      <w:r w:rsidR="00345FA9" w:rsidRPr="00C33485">
        <w:t xml:space="preserve"> (5</w:t>
      </w:r>
      <w:r w:rsidR="00A50313">
        <w:t>3</w:t>
      </w:r>
      <w:r w:rsidR="00345FA9" w:rsidRPr="00C33485">
        <w:t>%)</w:t>
      </w:r>
      <w:r w:rsidRPr="00C33485">
        <w:t xml:space="preserve">, with this sentiment particularly common among </w:t>
      </w:r>
      <w:r w:rsidR="00DB3810" w:rsidRPr="00C33485">
        <w:t>people aged 25</w:t>
      </w:r>
      <w:r w:rsidR="00A50313">
        <w:t xml:space="preserve"> – </w:t>
      </w:r>
      <w:r w:rsidR="00DB3810" w:rsidRPr="00C33485">
        <w:t xml:space="preserve">34 (61%), </w:t>
      </w:r>
      <w:r w:rsidRPr="00C33485">
        <w:t>rural residents</w:t>
      </w:r>
      <w:r w:rsidR="00E21F2E" w:rsidRPr="00C33485">
        <w:t xml:space="preserve"> (</w:t>
      </w:r>
      <w:r w:rsidR="00980EDF" w:rsidRPr="00C33485">
        <w:t>60%)</w:t>
      </w:r>
      <w:r w:rsidR="00DB3810" w:rsidRPr="00C33485">
        <w:t xml:space="preserve"> and</w:t>
      </w:r>
      <w:r w:rsidR="00980EDF" w:rsidRPr="00C33485">
        <w:t xml:space="preserve"> people in financially constrained situations (55%)</w:t>
      </w:r>
      <w:r w:rsidR="007F4BB5" w:rsidRPr="00C33485">
        <w:t xml:space="preserve"> </w:t>
      </w:r>
      <w:sdt>
        <w:sdtPr>
          <w:id w:val="971646141"/>
          <w:citation/>
        </w:sdtPr>
        <w:sdtEndPr/>
        <w:sdtContent>
          <w:r w:rsidR="007F4BB5" w:rsidRPr="00C33485">
            <w:fldChar w:fldCharType="begin"/>
          </w:r>
          <w:r w:rsidR="007F4BB5" w:rsidRPr="00B6481E">
            <w:instrText xml:space="preserve"> CITATION WJP241 \l 1046 </w:instrText>
          </w:r>
          <w:r w:rsidR="007F4BB5" w:rsidRPr="00C33485">
            <w:fldChar w:fldCharType="separate"/>
          </w:r>
          <w:r w:rsidR="00D8536A" w:rsidRPr="00D8536A">
            <w:rPr>
              <w:noProof/>
            </w:rPr>
            <w:t>(WJP, 2024)</w:t>
          </w:r>
          <w:r w:rsidR="007F4BB5" w:rsidRPr="00C33485">
            <w:fldChar w:fldCharType="end"/>
          </w:r>
        </w:sdtContent>
      </w:sdt>
      <w:r w:rsidR="00DB3810" w:rsidRPr="00C33485">
        <w:t>.</w:t>
      </w:r>
    </w:p>
    <w:p w14:paraId="093F07B0" w14:textId="6040ECB1" w:rsidR="00916D06" w:rsidRPr="00C33485" w:rsidRDefault="00372770" w:rsidP="00372770">
      <w:pPr>
        <w:pStyle w:val="Para0"/>
      </w:pPr>
      <w:r w:rsidRPr="00C33485">
        <w:t xml:space="preserve">Perceptions of fairness </w:t>
      </w:r>
      <w:r w:rsidR="00C97A36" w:rsidRPr="00C33485">
        <w:t xml:space="preserve">of the dispute resolution process </w:t>
      </w:r>
      <w:r w:rsidR="00A45302">
        <w:t>a</w:t>
      </w:r>
      <w:r w:rsidRPr="00C33485">
        <w:t xml:space="preserve">re similarly divided. Just over half of </w:t>
      </w:r>
      <w:r w:rsidR="00A45302">
        <w:t>people</w:t>
      </w:r>
      <w:r w:rsidR="00A45302" w:rsidRPr="00C33485">
        <w:t xml:space="preserve"> </w:t>
      </w:r>
      <w:r w:rsidR="00F41DDE" w:rsidRPr="00C33485">
        <w:t xml:space="preserve">who report their </w:t>
      </w:r>
      <w:r w:rsidR="00B0797F" w:rsidRPr="00B0797F">
        <w:t>non-trivial justice problem</w:t>
      </w:r>
      <w:r w:rsidR="00F41DDE" w:rsidRPr="00C33485">
        <w:t xml:space="preserve"> as concluded </w:t>
      </w:r>
      <w:r w:rsidRPr="00C33485">
        <w:t xml:space="preserve">consider the process they had undergone to be fair, </w:t>
      </w:r>
      <w:r w:rsidR="00DD5351" w:rsidRPr="00C33485">
        <w:t>regardless of the outcome (5</w:t>
      </w:r>
      <w:r w:rsidR="009C4094">
        <w:t>2</w:t>
      </w:r>
      <w:r w:rsidR="00DD5351" w:rsidRPr="00C33485">
        <w:t xml:space="preserve">%), </w:t>
      </w:r>
      <w:r w:rsidRPr="00C33485">
        <w:t>a figure just below the EU average</w:t>
      </w:r>
      <w:r w:rsidR="00DD5351" w:rsidRPr="00C33485">
        <w:t xml:space="preserve"> </w:t>
      </w:r>
      <w:r w:rsidR="009C4094">
        <w:t>(</w:t>
      </w:r>
      <w:r w:rsidR="00DD5351" w:rsidRPr="00C33485">
        <w:t>5</w:t>
      </w:r>
      <w:ins w:id="114" w:author="Angel David Ramirez Romero" w:date="2026-06-10T15:58:00Z" w16du:dateUtc="2026-06-10T19:58:00Z">
        <w:r w:rsidR="00E50CF9">
          <w:t>3</w:t>
        </w:r>
      </w:ins>
      <w:del w:id="115" w:author="Angel David Ramirez Romero" w:date="2026-06-10T15:58:00Z" w16du:dateUtc="2026-06-10T19:58:00Z">
        <w:r w:rsidR="009C4094" w:rsidDel="00E50CF9">
          <w:delText>4</w:delText>
        </w:r>
      </w:del>
      <w:r w:rsidR="00DD5351" w:rsidRPr="00C33485">
        <w:t>%</w:t>
      </w:r>
      <w:r w:rsidR="009C4094">
        <w:t>)</w:t>
      </w:r>
      <w:r w:rsidRPr="00C33485">
        <w:t xml:space="preserve">. Differences across demographic groups </w:t>
      </w:r>
      <w:r w:rsidR="009C4094">
        <w:t>a</w:t>
      </w:r>
      <w:r w:rsidRPr="00C33485">
        <w:t xml:space="preserve">re marked, with women reporting lower perceptions of fairness than men </w:t>
      </w:r>
      <w:r w:rsidR="002F4578" w:rsidRPr="00C33485">
        <w:t>(</w:t>
      </w:r>
      <w:r w:rsidR="002C2AAD" w:rsidRPr="00C33485">
        <w:t>4</w:t>
      </w:r>
      <w:r w:rsidR="0042024E">
        <w:t>9</w:t>
      </w:r>
      <w:r w:rsidR="002C2AAD" w:rsidRPr="00C33485">
        <w:t>% compared to 5</w:t>
      </w:r>
      <w:r w:rsidR="0042024E">
        <w:t>5</w:t>
      </w:r>
      <w:r w:rsidR="002C2AAD" w:rsidRPr="00C33485">
        <w:t>%</w:t>
      </w:r>
      <w:r w:rsidR="002F4578" w:rsidRPr="00C33485">
        <w:t xml:space="preserve">), </w:t>
      </w:r>
      <w:r w:rsidRPr="00C33485">
        <w:t>and</w:t>
      </w:r>
      <w:r w:rsidR="002C2AAD" w:rsidRPr="00C33485">
        <w:t xml:space="preserve"> rural residents </w:t>
      </w:r>
      <w:r w:rsidR="00290184" w:rsidRPr="00C33485">
        <w:t xml:space="preserve">rating the system as fair less often </w:t>
      </w:r>
      <w:r w:rsidR="002C2AAD" w:rsidRPr="00C33485">
        <w:t>than</w:t>
      </w:r>
      <w:r w:rsidRPr="00C33485">
        <w:t xml:space="preserve"> urban residents</w:t>
      </w:r>
      <w:r w:rsidR="009E5449" w:rsidRPr="00C33485">
        <w:t xml:space="preserve"> (46% compared to 52</w:t>
      </w:r>
      <w:r w:rsidR="009E0DB9" w:rsidRPr="00C33485">
        <w:t>%).</w:t>
      </w:r>
      <w:r w:rsidR="00E66605" w:rsidRPr="00C33485">
        <w:t xml:space="preserve"> </w:t>
      </w:r>
      <w:r w:rsidR="0065670F" w:rsidRPr="00C33485">
        <w:t>Additionally, p</w:t>
      </w:r>
      <w:r w:rsidR="00E66605" w:rsidRPr="00C33485">
        <w:t xml:space="preserve">erception of fairness </w:t>
      </w:r>
      <w:r w:rsidR="00152014">
        <w:t>i</w:t>
      </w:r>
      <w:r w:rsidR="00E66605" w:rsidRPr="00C33485">
        <w:t>s higher among people experiencing only one problem (59%),</w:t>
      </w:r>
      <w:r w:rsidR="00D60C75" w:rsidRPr="00C33485">
        <w:t xml:space="preserve"> compared to those experiencing five or more concurrent problems (39%)</w:t>
      </w:r>
      <w:r w:rsidR="00141545" w:rsidRPr="00C33485">
        <w:t>, and among individuals in financially unconstrained situation (52%) compared to those facing financial constraints (5</w:t>
      </w:r>
      <w:r w:rsidR="00E85D24">
        <w:t>0</w:t>
      </w:r>
      <w:r w:rsidR="00141545" w:rsidRPr="00C33485">
        <w:t>%)</w:t>
      </w:r>
      <w:r w:rsidR="00595C8A" w:rsidRPr="00C33485">
        <w:t xml:space="preserve"> </w:t>
      </w:r>
      <w:sdt>
        <w:sdtPr>
          <w:id w:val="-857270774"/>
          <w:citation/>
        </w:sdtPr>
        <w:sdtEndPr/>
        <w:sdtContent>
          <w:r w:rsidR="00595C8A" w:rsidRPr="00C33485">
            <w:fldChar w:fldCharType="begin"/>
          </w:r>
          <w:r w:rsidR="00595C8A" w:rsidRPr="00C33485">
            <w:instrText xml:space="preserve"> CITATION WJP241 \l 1046 </w:instrText>
          </w:r>
          <w:r w:rsidR="00595C8A" w:rsidRPr="00C33485">
            <w:fldChar w:fldCharType="separate"/>
          </w:r>
          <w:r w:rsidR="00D8536A" w:rsidRPr="00D8536A">
            <w:rPr>
              <w:noProof/>
            </w:rPr>
            <w:t>(WJP, 2024)</w:t>
          </w:r>
          <w:r w:rsidR="00595C8A" w:rsidRPr="00C33485">
            <w:fldChar w:fldCharType="end"/>
          </w:r>
        </w:sdtContent>
      </w:sdt>
      <w:r w:rsidR="00141545" w:rsidRPr="00C33485">
        <w:t xml:space="preserve">. </w:t>
      </w:r>
    </w:p>
    <w:p w14:paraId="42E928E0" w14:textId="75875F74" w:rsidR="008444C5" w:rsidRPr="00C33485" w:rsidRDefault="00372770" w:rsidP="0086410C">
      <w:pPr>
        <w:pStyle w:val="Para0"/>
      </w:pPr>
      <w:r w:rsidRPr="00C33485">
        <w:t xml:space="preserve">Cost considerations also affect people’s justice journeys. Most </w:t>
      </w:r>
      <w:r w:rsidR="00E85D24">
        <w:t>people</w:t>
      </w:r>
      <w:r w:rsidRPr="00C33485">
        <w:t xml:space="preserve"> </w:t>
      </w:r>
      <w:r w:rsidR="00E85D24">
        <w:t>a</w:t>
      </w:r>
      <w:r w:rsidRPr="00C33485">
        <w:t xml:space="preserve">re able to afford the </w:t>
      </w:r>
      <w:r w:rsidR="004D40C8" w:rsidRPr="00C33485">
        <w:t>costs related to the resolution process</w:t>
      </w:r>
      <w:r w:rsidRPr="00C33485">
        <w:t xml:space="preserve"> or d</w:t>
      </w:r>
      <w:r w:rsidR="00E85D24">
        <w:t>o</w:t>
      </w:r>
      <w:r w:rsidRPr="00C33485">
        <w:t xml:space="preserve"> not incur </w:t>
      </w:r>
      <w:r w:rsidR="0063431D" w:rsidRPr="00C33485">
        <w:t>any</w:t>
      </w:r>
      <w:r w:rsidRPr="00C33485">
        <w:t xml:space="preserve"> expenses</w:t>
      </w:r>
      <w:r w:rsidR="0063431D" w:rsidRPr="00C33485">
        <w:t xml:space="preserve"> (80%)</w:t>
      </w:r>
      <w:r w:rsidRPr="00C33485">
        <w:t xml:space="preserve">, although this proportion remain slightly </w:t>
      </w:r>
      <w:r w:rsidRPr="00C33485">
        <w:lastRenderedPageBreak/>
        <w:t>below the EU average</w:t>
      </w:r>
      <w:r w:rsidR="006E1B99" w:rsidRPr="00C33485">
        <w:t xml:space="preserve"> </w:t>
      </w:r>
      <w:r w:rsidR="00E85D24">
        <w:t>(</w:t>
      </w:r>
      <w:r w:rsidR="006E1B99" w:rsidRPr="00C33485">
        <w:t>82%</w:t>
      </w:r>
      <w:r w:rsidR="00E85D24">
        <w:t>)</w:t>
      </w:r>
      <w:r w:rsidRPr="00C33485">
        <w:t xml:space="preserve">. </w:t>
      </w:r>
      <w:r w:rsidR="00335B65" w:rsidRPr="00C33485">
        <w:t>W</w:t>
      </w:r>
      <w:r w:rsidRPr="00C33485">
        <w:t xml:space="preserve">hen asked to assess the costliness of the process, </w:t>
      </w:r>
      <w:r w:rsidR="006E1B99" w:rsidRPr="00C33485">
        <w:t>2</w:t>
      </w:r>
      <w:r w:rsidR="00017000">
        <w:t>8</w:t>
      </w:r>
      <w:r w:rsidR="006E1B99" w:rsidRPr="00C33485">
        <w:t>%</w:t>
      </w:r>
      <w:r w:rsidRPr="00C33485">
        <w:t xml:space="preserve"> describe it as expensive.</w:t>
      </w:r>
      <w:r w:rsidR="00C00363" w:rsidRPr="00C33485">
        <w:t xml:space="preserve"> </w:t>
      </w:r>
      <w:r w:rsidRPr="00C33485">
        <w:t>The perception of high costs r</w:t>
      </w:r>
      <w:r w:rsidR="00017000">
        <w:t>i</w:t>
      </w:r>
      <w:r w:rsidRPr="00C33485">
        <w:t xml:space="preserve">se substantially among </w:t>
      </w:r>
      <w:r w:rsidR="005F4CFB">
        <w:t>people</w:t>
      </w:r>
      <w:r w:rsidR="005F4CFB" w:rsidRPr="00C33485">
        <w:t xml:space="preserve"> </w:t>
      </w:r>
      <w:r w:rsidRPr="00C33485">
        <w:t xml:space="preserve">managing </w:t>
      </w:r>
      <w:r w:rsidR="00AA37FE" w:rsidRPr="00C33485">
        <w:t>five or more</w:t>
      </w:r>
      <w:r w:rsidRPr="00C33485">
        <w:t xml:space="preserve"> problems</w:t>
      </w:r>
      <w:r w:rsidR="00AA37FE" w:rsidRPr="00C33485">
        <w:t xml:space="preserve"> (44%)</w:t>
      </w:r>
      <w:r w:rsidR="00335B65" w:rsidRPr="00C33485">
        <w:t xml:space="preserve">, </w:t>
      </w:r>
      <w:r w:rsidR="00904CC9" w:rsidRPr="00C33485">
        <w:t>among people aged 18</w:t>
      </w:r>
      <w:r w:rsidR="00017000">
        <w:t xml:space="preserve"> – </w:t>
      </w:r>
      <w:r w:rsidR="00904CC9" w:rsidRPr="00C33485">
        <w:t>24 (3</w:t>
      </w:r>
      <w:ins w:id="116" w:author="Angel David Ramirez Romero" w:date="2026-06-10T15:58:00Z" w16du:dateUtc="2026-06-10T19:58:00Z">
        <w:r w:rsidR="00E50CF9">
          <w:t>5</w:t>
        </w:r>
      </w:ins>
      <w:del w:id="117" w:author="Angel David Ramirez Romero" w:date="2026-06-10T15:58:00Z" w16du:dateUtc="2026-06-10T19:58:00Z">
        <w:r w:rsidR="00017000" w:rsidDel="00E50CF9">
          <w:delText>6</w:delText>
        </w:r>
      </w:del>
      <w:r w:rsidR="00904CC9" w:rsidRPr="00C33485">
        <w:t xml:space="preserve">%), </w:t>
      </w:r>
      <w:r w:rsidR="00335B65" w:rsidRPr="00C33485">
        <w:t>and among people in a financially constrained situation (3</w:t>
      </w:r>
      <w:ins w:id="118" w:author="Angel David Ramirez Romero" w:date="2026-06-10T15:59:00Z" w16du:dateUtc="2026-06-10T19:59:00Z">
        <w:r w:rsidR="00E50CF9">
          <w:t>4</w:t>
        </w:r>
      </w:ins>
      <w:del w:id="119" w:author="Angel David Ramirez Romero" w:date="2026-06-10T15:59:00Z" w16du:dateUtc="2026-06-10T19:59:00Z">
        <w:r w:rsidR="00335B65" w:rsidRPr="00C33485" w:rsidDel="00E50CF9">
          <w:delText>5</w:delText>
        </w:r>
      </w:del>
      <w:r w:rsidR="00335B65" w:rsidRPr="00C33485">
        <w:t>%)</w:t>
      </w:r>
      <w:r w:rsidR="002D725B" w:rsidRPr="00C33485">
        <w:t xml:space="preserve"> </w:t>
      </w:r>
      <w:sdt>
        <w:sdtPr>
          <w:id w:val="2113464171"/>
          <w:citation/>
        </w:sdtPr>
        <w:sdtEndPr/>
        <w:sdtContent>
          <w:r w:rsidR="002D725B" w:rsidRPr="00C33485">
            <w:fldChar w:fldCharType="begin"/>
          </w:r>
          <w:r w:rsidR="002D725B" w:rsidRPr="00C33485">
            <w:instrText xml:space="preserve"> CITATION WJP241 \l 1046 </w:instrText>
          </w:r>
          <w:r w:rsidR="002D725B" w:rsidRPr="00C33485">
            <w:fldChar w:fldCharType="separate"/>
          </w:r>
          <w:r w:rsidR="00D8536A" w:rsidRPr="00D8536A">
            <w:rPr>
              <w:noProof/>
            </w:rPr>
            <w:t>(WJP, 2024)</w:t>
          </w:r>
          <w:r w:rsidR="002D725B" w:rsidRPr="00C33485">
            <w:fldChar w:fldCharType="end"/>
          </w:r>
        </w:sdtContent>
      </w:sdt>
      <w:r w:rsidRPr="00C33485">
        <w:t>.</w:t>
      </w:r>
    </w:p>
    <w:p w14:paraId="01DE6C10" w14:textId="79B6479B" w:rsidR="008444C5" w:rsidRPr="00C33485" w:rsidRDefault="008444C5" w:rsidP="008444C5">
      <w:pPr>
        <w:pStyle w:val="Ttulo4"/>
      </w:pPr>
      <w:r w:rsidRPr="00C33485">
        <w:t>Outcome of the resolution process</w:t>
      </w:r>
    </w:p>
    <w:p w14:paraId="52320D02" w14:textId="3EF372F8" w:rsidR="00AC0D57" w:rsidRPr="00C33485" w:rsidRDefault="0002407C" w:rsidP="0002407C">
      <w:pPr>
        <w:pStyle w:val="Para0"/>
      </w:pPr>
      <w:r w:rsidRPr="00C33485">
        <w:t xml:space="preserve">Turning to outcomes, </w:t>
      </w:r>
      <w:r w:rsidR="00EE5334" w:rsidRPr="00C33485">
        <w:t>6</w:t>
      </w:r>
      <w:r w:rsidR="00323A4C">
        <w:t>8</w:t>
      </w:r>
      <w:r w:rsidR="00EE5334" w:rsidRPr="00C33485">
        <w:t>%</w:t>
      </w:r>
      <w:r w:rsidRPr="00C33485">
        <w:t xml:space="preserve"> of </w:t>
      </w:r>
      <w:r w:rsidR="00491262">
        <w:t>people</w:t>
      </w:r>
      <w:r w:rsidR="00491262" w:rsidRPr="00C33485">
        <w:t xml:space="preserve"> </w:t>
      </w:r>
      <w:r w:rsidRPr="00C33485">
        <w:t xml:space="preserve">who </w:t>
      </w:r>
      <w:r w:rsidR="0052313A">
        <w:t>are done</w:t>
      </w:r>
      <w:r w:rsidRPr="00C33485">
        <w:t xml:space="preserve"> dealing with their problem</w:t>
      </w:r>
      <w:r w:rsidR="00686A72" w:rsidRPr="00C33485">
        <w:t xml:space="preserve">, either by fully resolving </w:t>
      </w:r>
      <w:r w:rsidR="007F60C6" w:rsidRPr="00C33485">
        <w:t>it</w:t>
      </w:r>
      <w:r w:rsidR="00686A72" w:rsidRPr="00C33485">
        <w:t>, or by abandoning the process with no further action</w:t>
      </w:r>
      <w:r w:rsidR="007F60C6" w:rsidRPr="00C33485">
        <w:t>,</w:t>
      </w:r>
      <w:r w:rsidRPr="00C33485">
        <w:t xml:space="preserve"> state that </w:t>
      </w:r>
      <w:r w:rsidR="007F60C6" w:rsidRPr="00C33485">
        <w:t>the problem</w:t>
      </w:r>
      <w:r w:rsidRPr="00C33485">
        <w:t xml:space="preserve"> </w:t>
      </w:r>
      <w:r w:rsidR="00683BEB">
        <w:t>is</w:t>
      </w:r>
      <w:r w:rsidRPr="00C33485">
        <w:t xml:space="preserve"> fully resolved. This result, although positive, does not reach the </w:t>
      </w:r>
      <w:r w:rsidR="009F5C25">
        <w:t xml:space="preserve">EU </w:t>
      </w:r>
      <w:r w:rsidRPr="00C33485">
        <w:t xml:space="preserve">level </w:t>
      </w:r>
      <w:r w:rsidR="005D08E2" w:rsidRPr="00C33485">
        <w:t>(72%)</w:t>
      </w:r>
      <w:r w:rsidR="00A22E61" w:rsidRPr="00C33485">
        <w:t>.</w:t>
      </w:r>
      <w:r w:rsidRPr="00C33485">
        <w:t xml:space="preserve"> </w:t>
      </w:r>
      <w:r w:rsidR="009F5C25">
        <w:t>There are s</w:t>
      </w:r>
      <w:r w:rsidR="002A6DB8" w:rsidRPr="00C33485">
        <w:t xml:space="preserve">ome differences </w:t>
      </w:r>
      <w:r w:rsidRPr="00C33485">
        <w:t>based on gender</w:t>
      </w:r>
      <w:r w:rsidR="0007682E" w:rsidRPr="00C33485">
        <w:t xml:space="preserve">: </w:t>
      </w:r>
      <w:r w:rsidR="00E26310" w:rsidRPr="00C33485">
        <w:t>69% of me</w:t>
      </w:r>
      <w:r w:rsidR="000F0CC0">
        <w:t>n</w:t>
      </w:r>
      <w:r w:rsidR="00E26310" w:rsidRPr="00C33485">
        <w:t xml:space="preserve"> resolv</w:t>
      </w:r>
      <w:r w:rsidR="000F0CC0">
        <w:t>ed</w:t>
      </w:r>
      <w:r w:rsidR="00E26310" w:rsidRPr="00C33485">
        <w:t xml:space="preserve"> their problem, compared to 6</w:t>
      </w:r>
      <w:r w:rsidR="000F0CC0">
        <w:t>7</w:t>
      </w:r>
      <w:r w:rsidR="00E26310" w:rsidRPr="00C33485">
        <w:t xml:space="preserve">% of women. </w:t>
      </w:r>
      <w:r w:rsidR="002A6DB8" w:rsidRPr="00C33485">
        <w:t xml:space="preserve">Additionally, </w:t>
      </w:r>
      <w:r w:rsidR="004C3E1F" w:rsidRPr="00C33485">
        <w:t>t</w:t>
      </w:r>
      <w:r w:rsidRPr="00C33485">
        <w:t xml:space="preserve">he gap between individuals dealing with a single problem and those handling multiple overlapping problems </w:t>
      </w:r>
      <w:r w:rsidR="00087AAC">
        <w:t>i</w:t>
      </w:r>
      <w:r w:rsidRPr="00C33485">
        <w:t>s substantial</w:t>
      </w:r>
      <w:r w:rsidR="004C3E1F" w:rsidRPr="00C33485">
        <w:t xml:space="preserve">, </w:t>
      </w:r>
      <w:r w:rsidR="00CD467A" w:rsidRPr="00C33485">
        <w:t>with resolution rates falling from 7</w:t>
      </w:r>
      <w:r w:rsidR="00087AAC">
        <w:t>1</w:t>
      </w:r>
      <w:r w:rsidR="00CD467A" w:rsidRPr="00C33485">
        <w:t xml:space="preserve">% for people facing only one issue to </w:t>
      </w:r>
      <w:r w:rsidR="00AC0D57" w:rsidRPr="00C33485">
        <w:t>5</w:t>
      </w:r>
      <w:r w:rsidR="00087AAC">
        <w:t>5</w:t>
      </w:r>
      <w:r w:rsidR="00AC0D57" w:rsidRPr="00C33485">
        <w:t>%</w:t>
      </w:r>
      <w:r w:rsidR="00CD467A" w:rsidRPr="00C33485">
        <w:t xml:space="preserve"> among those burdened by more than five co-occurring problems</w:t>
      </w:r>
      <w:r w:rsidR="00053CC0" w:rsidRPr="00C33485">
        <w:t xml:space="preserve"> </w:t>
      </w:r>
      <w:sdt>
        <w:sdtPr>
          <w:id w:val="-94183800"/>
          <w:citation/>
        </w:sdtPr>
        <w:sdtEndPr/>
        <w:sdtContent>
          <w:r w:rsidR="00053CC0" w:rsidRPr="00C33485">
            <w:fldChar w:fldCharType="begin"/>
          </w:r>
          <w:r w:rsidR="00053CC0" w:rsidRPr="00C33485">
            <w:instrText xml:space="preserve"> CITATION WJP241 \l 1046 </w:instrText>
          </w:r>
          <w:r w:rsidR="00053CC0" w:rsidRPr="00C33485">
            <w:fldChar w:fldCharType="separate"/>
          </w:r>
          <w:r w:rsidR="00D8536A" w:rsidRPr="00D8536A">
            <w:rPr>
              <w:noProof/>
            </w:rPr>
            <w:t>(WJP, 2024)</w:t>
          </w:r>
          <w:r w:rsidR="00053CC0" w:rsidRPr="00C33485">
            <w:fldChar w:fldCharType="end"/>
          </w:r>
        </w:sdtContent>
      </w:sdt>
      <w:r w:rsidR="00B808D0">
        <w:t xml:space="preserve"> (see </w:t>
      </w:r>
      <w:r w:rsidR="00B808D0">
        <w:fldChar w:fldCharType="begin"/>
      </w:r>
      <w:r w:rsidR="00B808D0">
        <w:instrText xml:space="preserve"> REF _Ref219382302 \h </w:instrText>
      </w:r>
      <w:r w:rsidR="00B808D0">
        <w:fldChar w:fldCharType="separate"/>
      </w:r>
      <w:r w:rsidR="00673AB0">
        <w:t>Figure </w:t>
      </w:r>
      <w:r w:rsidR="00673AB0">
        <w:rPr>
          <w:noProof/>
        </w:rPr>
        <w:t>1</w:t>
      </w:r>
      <w:r w:rsidR="00673AB0">
        <w:t>.</w:t>
      </w:r>
      <w:r w:rsidR="00673AB0">
        <w:rPr>
          <w:noProof/>
        </w:rPr>
        <w:t>7</w:t>
      </w:r>
      <w:r w:rsidR="00B808D0">
        <w:fldChar w:fldCharType="end"/>
      </w:r>
      <w:r w:rsidR="00B808D0">
        <w:t>)</w:t>
      </w:r>
      <w:r w:rsidRPr="00C33485">
        <w:t xml:space="preserve">. </w:t>
      </w:r>
    </w:p>
    <w:p w14:paraId="642212AF" w14:textId="29866DC0" w:rsidR="0002407C" w:rsidRPr="00C33485" w:rsidRDefault="0002407C" w:rsidP="0002407C">
      <w:pPr>
        <w:pStyle w:val="Para0"/>
      </w:pPr>
      <w:r w:rsidRPr="00C33485">
        <w:t>A clear majority of</w:t>
      </w:r>
      <w:r w:rsidR="00F938A7">
        <w:t xml:space="preserve"> </w:t>
      </w:r>
      <w:r w:rsidR="00B43262">
        <w:t>people</w:t>
      </w:r>
      <w:r w:rsidR="00B43262" w:rsidRPr="00C33485">
        <w:t xml:space="preserve"> </w:t>
      </w:r>
      <w:r w:rsidR="003F4368" w:rsidRPr="00C33485">
        <w:t>(6</w:t>
      </w:r>
      <w:ins w:id="120" w:author="Angel David Ramirez Romero" w:date="2026-06-10T15:59:00Z" w16du:dateUtc="2026-06-10T19:59:00Z">
        <w:r w:rsidR="00E50CF9">
          <w:t>4</w:t>
        </w:r>
      </w:ins>
      <w:del w:id="121" w:author="Angel David Ramirez Romero" w:date="2026-06-10T15:59:00Z" w16du:dateUtc="2026-06-10T19:59:00Z">
        <w:r w:rsidR="003F4368" w:rsidRPr="00C33485" w:rsidDel="00E50CF9">
          <w:delText>3</w:delText>
        </w:r>
      </w:del>
      <w:r w:rsidR="003F4368" w:rsidRPr="00C33485">
        <w:t xml:space="preserve">%) </w:t>
      </w:r>
      <w:r w:rsidR="00B43262">
        <w:t>is</w:t>
      </w:r>
      <w:r w:rsidRPr="00C33485">
        <w:t xml:space="preserve"> satisfied with the resolution or with how the situation </w:t>
      </w:r>
      <w:r w:rsidR="00B43262">
        <w:t>i</w:t>
      </w:r>
      <w:r w:rsidRPr="00C33485">
        <w:t xml:space="preserve">s unfolding. Satisfaction </w:t>
      </w:r>
      <w:r w:rsidR="00B43262">
        <w:t>is</w:t>
      </w:r>
      <w:r w:rsidR="00B43262" w:rsidRPr="00C33485">
        <w:t xml:space="preserve"> </w:t>
      </w:r>
      <w:r w:rsidRPr="00C33485">
        <w:t xml:space="preserve">considerably higher among those whose outcomes </w:t>
      </w:r>
      <w:r w:rsidR="00366423">
        <w:t>we</w:t>
      </w:r>
      <w:r w:rsidRPr="00C33485">
        <w:t xml:space="preserve">re favourable </w:t>
      </w:r>
      <w:r w:rsidR="00196E71" w:rsidRPr="00C33485">
        <w:t xml:space="preserve">(85%) </w:t>
      </w:r>
      <w:r w:rsidRPr="00C33485">
        <w:t>and far lower among those whose issues remained unresolved or ended unfavourably</w:t>
      </w:r>
      <w:r w:rsidR="00196E71" w:rsidRPr="00C33485">
        <w:t xml:space="preserve"> (31%)</w:t>
      </w:r>
      <w:r w:rsidR="00053CC0" w:rsidRPr="00C33485">
        <w:t xml:space="preserve"> </w:t>
      </w:r>
      <w:sdt>
        <w:sdtPr>
          <w:id w:val="-1617282644"/>
          <w:citation/>
        </w:sdtPr>
        <w:sdtEndPr/>
        <w:sdtContent>
          <w:r w:rsidR="00053CC0" w:rsidRPr="00C33485">
            <w:fldChar w:fldCharType="begin"/>
          </w:r>
          <w:r w:rsidR="00053CC0" w:rsidRPr="00C33485">
            <w:instrText xml:space="preserve"> CITATION WJP241 \l 1046 </w:instrText>
          </w:r>
          <w:r w:rsidR="00053CC0" w:rsidRPr="00C33485">
            <w:fldChar w:fldCharType="separate"/>
          </w:r>
          <w:r w:rsidR="00D8536A" w:rsidRPr="00D8536A">
            <w:rPr>
              <w:noProof/>
            </w:rPr>
            <w:t>(WJP, 2024)</w:t>
          </w:r>
          <w:r w:rsidR="00053CC0" w:rsidRPr="00C33485">
            <w:fldChar w:fldCharType="end"/>
          </w:r>
        </w:sdtContent>
      </w:sdt>
      <w:r w:rsidRPr="00C33485">
        <w:t>.</w:t>
      </w:r>
    </w:p>
    <w:p w14:paraId="34C6B6EC" w14:textId="46D943C5" w:rsidR="00C24C53" w:rsidRDefault="00C24C53">
      <w:pPr>
        <w:pStyle w:val="Descripcin"/>
      </w:pPr>
      <w:bookmarkStart w:id="122" w:name="_Ref219382302"/>
      <w:bookmarkStart w:id="123" w:name="_Toc227664032"/>
      <w:r>
        <w:t>Figure </w:t>
      </w:r>
      <w:r>
        <w:rPr>
          <w:noProof/>
        </w:rPr>
        <w:fldChar w:fldCharType="begin"/>
      </w:r>
      <w:r>
        <w:rPr>
          <w:noProof/>
        </w:rPr>
        <w:instrText xml:space="preserve"> STYLEREF 1 \s </w:instrText>
      </w:r>
      <w:r>
        <w:rPr>
          <w:noProof/>
        </w:rPr>
        <w:fldChar w:fldCharType="separate"/>
      </w:r>
      <w:r w:rsidR="00673AB0">
        <w:rPr>
          <w:noProof/>
        </w:rPr>
        <w:t>1</w:t>
      </w:r>
      <w:r>
        <w:rPr>
          <w:noProof/>
        </w:rPr>
        <w:fldChar w:fldCharType="end"/>
      </w:r>
      <w:r>
        <w:t>.</w:t>
      </w:r>
      <w:r>
        <w:rPr>
          <w:noProof/>
        </w:rPr>
        <w:fldChar w:fldCharType="begin"/>
      </w:r>
      <w:r>
        <w:rPr>
          <w:noProof/>
        </w:rPr>
        <w:instrText xml:space="preserve"> SEQ Figure \* ARABIC \s 1 </w:instrText>
      </w:r>
      <w:r>
        <w:rPr>
          <w:noProof/>
        </w:rPr>
        <w:fldChar w:fldCharType="separate"/>
      </w:r>
      <w:r w:rsidR="00673AB0">
        <w:rPr>
          <w:noProof/>
        </w:rPr>
        <w:t>7</w:t>
      </w:r>
      <w:r>
        <w:rPr>
          <w:noProof/>
        </w:rPr>
        <w:fldChar w:fldCharType="end"/>
      </w:r>
      <w:bookmarkEnd w:id="122"/>
      <w:r>
        <w:t xml:space="preserve">. </w:t>
      </w:r>
      <w:r w:rsidR="00EE521E" w:rsidRPr="00EE521E">
        <w:t>Outcome of people’s justice problems in Italy</w:t>
      </w:r>
      <w:bookmarkEnd w:id="123"/>
    </w:p>
    <w:p w14:paraId="1176029D" w14:textId="5B067D4D" w:rsidR="00C24C53" w:rsidRDefault="00C24C53">
      <w:pPr>
        <w:pStyle w:val="Figure"/>
        <w:rPr>
          <w:i/>
        </w:rPr>
      </w:pPr>
      <w:del w:id="124" w:author="Angel David Ramirez Romero" w:date="2026-06-10T16:00:00Z" w16du:dateUtc="2026-06-10T20:00:00Z">
        <w:r w:rsidDel="00E50CF9">
          <w:rPr>
            <w:noProof/>
          </w:rPr>
          <w:drawing>
            <wp:inline distT="0" distB="0" distL="0" distR="0" wp14:anchorId="0514CA82" wp14:editId="65E6D162">
              <wp:extent cx="3924000" cy="5040000"/>
              <wp:effectExtent l="0" t="0" r="0" b="0"/>
              <wp:docPr id="438211772" name="Picture 10"/>
              <wp:cNvGraphicFramePr/>
              <a:graphic xmlns:a="http://schemas.openxmlformats.org/drawingml/2006/main">
                <a:graphicData uri="http://schemas.openxmlformats.org/drawingml/2006/picture">
                  <pic:pic xmlns:pic="http://schemas.openxmlformats.org/drawingml/2006/picture">
                    <pic:nvPicPr>
                      <pic:cNvPr id="438211772" name="Picture 10"/>
                      <pic:cNvPicPr/>
                    </pic:nvPicPr>
                    <pic:blipFill>
                      <a:blip r:embed="rId24"/>
                      <a:stretch>
                        <a:fillRect/>
                      </a:stretch>
                    </pic:blipFill>
                    <pic:spPr>
                      <a:xfrm>
                        <a:off x="0" y="0"/>
                        <a:ext cx="3924000" cy="5040000"/>
                      </a:xfrm>
                      <a:prstGeom prst="rect">
                        <a:avLst/>
                      </a:prstGeom>
                    </pic:spPr>
                  </pic:pic>
                </a:graphicData>
              </a:graphic>
            </wp:inline>
          </w:drawing>
        </w:r>
      </w:del>
      <w:ins w:id="125" w:author="Angel David Ramirez Romero" w:date="2026-06-10T16:00:00Z" w16du:dateUtc="2026-06-10T20:00:00Z">
        <w:r w:rsidR="00E50CF9">
          <w:rPr>
            <w:i/>
            <w:noProof/>
          </w:rPr>
          <w:drawing>
            <wp:inline distT="0" distB="0" distL="0" distR="0" wp14:anchorId="2301DECC" wp14:editId="19CCFA33">
              <wp:extent cx="3244215" cy="3481754"/>
              <wp:effectExtent l="0" t="0" r="0" b="0"/>
              <wp:docPr id="40139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933" name="Picture 401393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72138" cy="3511721"/>
                      </a:xfrm>
                      <a:prstGeom prst="rect">
                        <a:avLst/>
                      </a:prstGeom>
                    </pic:spPr>
                  </pic:pic>
                </a:graphicData>
              </a:graphic>
            </wp:inline>
          </w:drawing>
        </w:r>
      </w:ins>
    </w:p>
    <w:p w14:paraId="774EF781" w14:textId="523E7FB8" w:rsidR="00C24C53" w:rsidRPr="004802B4" w:rsidRDefault="00C24C53">
      <w:pPr>
        <w:pStyle w:val="Sourcenotes"/>
      </w:pPr>
      <w:r w:rsidRPr="004802B4">
        <w:t xml:space="preserve">Note: </w:t>
      </w:r>
      <w:r w:rsidR="009A4AD2" w:rsidRPr="009A4AD2">
        <w:t xml:space="preserve">Percentage of respondents who described the resolution process as “done with” and whose justice problem was solved, out of those who experienced a </w:t>
      </w:r>
      <w:r w:rsidR="005638CE" w:rsidRPr="005638CE">
        <w:t>non-trivial justice problem</w:t>
      </w:r>
      <w:r w:rsidR="005638CE">
        <w:t xml:space="preserve"> </w:t>
      </w:r>
      <w:r w:rsidR="009A4AD2" w:rsidRPr="009A4AD2">
        <w:t>in the previous two years and whose problem resolution process had concluded.</w:t>
      </w:r>
    </w:p>
    <w:p w14:paraId="2B7A1217" w14:textId="755147B9" w:rsidR="00C24C53" w:rsidRPr="00454399" w:rsidRDefault="00C24C53">
      <w:pPr>
        <w:pStyle w:val="Sourcenotes"/>
      </w:pPr>
      <w:r w:rsidRPr="004802B4">
        <w:t xml:space="preserve">Source: </w:t>
      </w:r>
      <w:sdt>
        <w:sdtPr>
          <w:id w:val="-923103835"/>
          <w:citation/>
        </w:sdtPr>
        <w:sdtEndPr/>
        <w:sdtContent>
          <w:r w:rsidR="009A4AD2">
            <w:fldChar w:fldCharType="begin"/>
          </w:r>
          <w:r w:rsidR="009A4AD2">
            <w:rPr>
              <w:lang w:val="pt-BR"/>
            </w:rPr>
            <w:instrText xml:space="preserve"> CITATION WJP241 \l 1046 </w:instrText>
          </w:r>
          <w:r w:rsidR="009A4AD2">
            <w:fldChar w:fldCharType="separate"/>
          </w:r>
          <w:r w:rsidR="00D8536A">
            <w:rPr>
              <w:noProof/>
              <w:lang w:val="pt-BR"/>
            </w:rPr>
            <w:t>(WJP, 2024)</w:t>
          </w:r>
          <w:r w:rsidR="009A4AD2">
            <w:fldChar w:fldCharType="end"/>
          </w:r>
        </w:sdtContent>
      </w:sdt>
    </w:p>
    <w:p w14:paraId="67E41AD7" w14:textId="0933E778" w:rsidR="008623F7" w:rsidRPr="00C33485" w:rsidRDefault="008C5FA3" w:rsidP="000E388A">
      <w:pPr>
        <w:pStyle w:val="Ttulo3"/>
      </w:pPr>
      <w:r w:rsidRPr="00C33485">
        <w:t>Experiencing the consequences of unmet legal needs and unresolved justice problems</w:t>
      </w:r>
    </w:p>
    <w:p w14:paraId="5E936C29" w14:textId="0D65FD28" w:rsidR="00CE3078" w:rsidRDefault="00BE2003" w:rsidP="00BE2003">
      <w:pPr>
        <w:pStyle w:val="Para0"/>
      </w:pPr>
      <w:r w:rsidRPr="00C33485">
        <w:t>A core component of assessing people’s justice experiences is understanding the</w:t>
      </w:r>
      <w:r w:rsidR="00771D0E">
        <w:t xml:space="preserve">ir </w:t>
      </w:r>
      <w:r w:rsidR="00D17518">
        <w:t>unresolved justice problems</w:t>
      </w:r>
      <w:r w:rsidRPr="00C33485">
        <w:t xml:space="preserve">. This concept refers to individuals whose </w:t>
      </w:r>
      <w:r w:rsidR="003A56C7">
        <w:t>justice problems</w:t>
      </w:r>
      <w:r w:rsidRPr="00C33485">
        <w:t xml:space="preserve"> remain </w:t>
      </w:r>
      <w:r w:rsidR="00A639BC">
        <w:t>unresolved</w:t>
      </w:r>
      <w:r w:rsidR="00A639BC" w:rsidRPr="00C33485">
        <w:t xml:space="preserve"> </w:t>
      </w:r>
      <w:r w:rsidRPr="00C33485">
        <w:t>because their rights cannot be upheld, enforced, or realised through fair and effective mechanisms. In practice, th</w:t>
      </w:r>
      <w:r w:rsidR="00183B32" w:rsidRPr="00C33485">
        <w:t xml:space="preserve">e </w:t>
      </w:r>
      <w:r w:rsidR="00B95C0C">
        <w:lastRenderedPageBreak/>
        <w:t>unresolved justice problems</w:t>
      </w:r>
      <w:r w:rsidRPr="00C33485">
        <w:t xml:space="preserve"> span several groups whose experiences reflect different ways in which justice systems fail to meet basic needs.</w:t>
      </w:r>
    </w:p>
    <w:p w14:paraId="49F05247" w14:textId="7E3CE7B1" w:rsidR="009663F6" w:rsidRDefault="00BE2003" w:rsidP="00BE2003">
      <w:pPr>
        <w:pStyle w:val="Para0"/>
      </w:pPr>
      <w:r w:rsidRPr="00C33485">
        <w:t xml:space="preserve">One group consists of people who are unable to </w:t>
      </w:r>
      <w:r w:rsidR="0097621E" w:rsidRPr="00C33485">
        <w:t>find</w:t>
      </w:r>
      <w:r w:rsidRPr="00C33485">
        <w:t xml:space="preserve"> solutions for routine </w:t>
      </w:r>
      <w:r w:rsidR="0091258F" w:rsidRPr="00C33485">
        <w:t xml:space="preserve">civil, </w:t>
      </w:r>
      <w:r w:rsidRPr="00C33485">
        <w:t>administrative</w:t>
      </w:r>
      <w:r w:rsidR="0091258F" w:rsidRPr="00C33485">
        <w:t>, or criminal</w:t>
      </w:r>
      <w:r w:rsidRPr="00C33485">
        <w:t xml:space="preserve"> problems. A second group includes people who lack the legal tools and protections that allow them to participate fully in economic, social, and civic life. This encompasses individuals without essential documents or legal arrangements</w:t>
      </w:r>
      <w:r w:rsidR="00B27A46" w:rsidRPr="00C33485">
        <w:t xml:space="preserve">, </w:t>
      </w:r>
      <w:r w:rsidRPr="00C33485">
        <w:t>such as identity papers, recognised tenure over their home or land, or formal employment contracts. The third group covers those who live in environments marked by severe injustice. This includes, for example, people who are stateless, victims of modern slavery, or individuals living in contexts where insecurity and institutional fragility undermine the most fundamental rights.</w:t>
      </w:r>
    </w:p>
    <w:p w14:paraId="62F8EFF6" w14:textId="1E7E5AB9" w:rsidR="00B82BB7" w:rsidRPr="00C33485" w:rsidRDefault="00BE2003" w:rsidP="002D6F5A">
      <w:pPr>
        <w:pStyle w:val="Para0"/>
      </w:pPr>
      <w:r w:rsidRPr="00C33485">
        <w:t>Taken together, these categories</w:t>
      </w:r>
      <w:r w:rsidRPr="00C33485" w:rsidDel="009305DE">
        <w:t xml:space="preserve"> </w:t>
      </w:r>
      <w:r w:rsidR="009305DE" w:rsidRPr="00C33485">
        <w:t xml:space="preserve">exemplify </w:t>
      </w:r>
      <w:r w:rsidRPr="00C33485">
        <w:t xml:space="preserve">how </w:t>
      </w:r>
      <w:r w:rsidR="00C2236E">
        <w:t>unresolved justice problems</w:t>
      </w:r>
      <w:r w:rsidRPr="00C33485">
        <w:t xml:space="preserve"> arise across a spectrum. They also</w:t>
      </w:r>
      <w:r w:rsidRPr="00C33485" w:rsidDel="009305DE">
        <w:t xml:space="preserve"> </w:t>
      </w:r>
      <w:r w:rsidR="009305DE" w:rsidRPr="00C33485">
        <w:t xml:space="preserve">illustrate </w:t>
      </w:r>
      <w:r w:rsidRPr="00C33485">
        <w:t xml:space="preserve">how structural factors such as financial </w:t>
      </w:r>
      <w:r w:rsidR="000B3DFA">
        <w:t>costs</w:t>
      </w:r>
      <w:r w:rsidRPr="00C33485">
        <w:t xml:space="preserve">, limited legal </w:t>
      </w:r>
      <w:r w:rsidR="00955554">
        <w:t>literacy and capability</w:t>
      </w:r>
      <w:r w:rsidRPr="00C33485">
        <w:t>, weak institutions, and systemic exclusion can prevent people from accessing the protections and remedies to which they are entitled. Th</w:t>
      </w:r>
      <w:r w:rsidR="0047022D">
        <w:t xml:space="preserve">is </w:t>
      </w:r>
      <w:r w:rsidRPr="00C33485">
        <w:t>reflects not only failures in resolving individual problems but also deeper inequalities that place the greatest burdens on those with the least capacity to navigate legal systems</w:t>
      </w:r>
      <w:r w:rsidR="00327B53" w:rsidRPr="00C33485">
        <w:t xml:space="preserve"> </w:t>
      </w:r>
      <w:sdt>
        <w:sdtPr>
          <w:id w:val="1117951935"/>
          <w:citation/>
        </w:sdtPr>
        <w:sdtEndPr/>
        <w:sdtContent>
          <w:r w:rsidR="00D66F25" w:rsidRPr="00C33485">
            <w:fldChar w:fldCharType="begin"/>
          </w:r>
          <w:r w:rsidR="0036572F" w:rsidRPr="00C33485">
            <w:instrText xml:space="preserve">CITATION WJP19 \l 1040 </w:instrText>
          </w:r>
          <w:r w:rsidR="00D66F25" w:rsidRPr="00C33485">
            <w:fldChar w:fldCharType="separate"/>
          </w:r>
          <w:r w:rsidR="00D8536A">
            <w:rPr>
              <w:noProof/>
            </w:rPr>
            <w:t>(WJP, 2019)</w:t>
          </w:r>
          <w:r w:rsidR="00D66F25" w:rsidRPr="00C33485">
            <w:fldChar w:fldCharType="end"/>
          </w:r>
        </w:sdtContent>
      </w:sdt>
      <w:r w:rsidR="005404DF" w:rsidRPr="00C33485">
        <w:t>.</w:t>
      </w:r>
      <w:r w:rsidR="005F623E">
        <w:t xml:space="preserve"> </w:t>
      </w:r>
      <w:r w:rsidR="003B7164" w:rsidRPr="00C33485">
        <w:t xml:space="preserve">For the purposes of this report, the analysis focuses </w:t>
      </w:r>
      <w:r w:rsidR="00612690" w:rsidRPr="00C33485">
        <w:t xml:space="preserve">on </w:t>
      </w:r>
      <w:r w:rsidR="003B7164" w:rsidRPr="00C33485">
        <w:t xml:space="preserve">individuals who encounter routine civil or administrative problems </w:t>
      </w:r>
      <w:r w:rsidR="00E14F30" w:rsidRPr="00C33485">
        <w:t>and</w:t>
      </w:r>
      <w:r w:rsidR="003B7164" w:rsidRPr="00C33485">
        <w:t xml:space="preserve"> are unable to resolve them fully.</w:t>
      </w:r>
    </w:p>
    <w:p w14:paraId="677202DC" w14:textId="743E0609" w:rsidR="006C0EE4" w:rsidRPr="00C33485" w:rsidRDefault="00FD5265" w:rsidP="00056786">
      <w:pPr>
        <w:pStyle w:val="Para0"/>
      </w:pPr>
      <w:r w:rsidRPr="00C33485">
        <w:t>I</w:t>
      </w:r>
      <w:r w:rsidR="00510AC2" w:rsidRPr="00C33485">
        <w:t>n Italy</w:t>
      </w:r>
      <w:r w:rsidR="00E162F0" w:rsidRPr="00C33485">
        <w:t>,</w:t>
      </w:r>
      <w:r w:rsidR="00510AC2" w:rsidRPr="00C33485">
        <w:t xml:space="preserve"> </w:t>
      </w:r>
      <w:r w:rsidR="00E11CA4" w:rsidRPr="00C33485">
        <w:t>n</w:t>
      </w:r>
      <w:r w:rsidR="000A4F3C" w:rsidRPr="00C33485">
        <w:t xml:space="preserve">early half of </w:t>
      </w:r>
      <w:r w:rsidR="007E57D7" w:rsidRPr="00C33485">
        <w:t>people</w:t>
      </w:r>
      <w:r w:rsidR="000A4F3C" w:rsidRPr="00C33485">
        <w:t xml:space="preserve"> facing </w:t>
      </w:r>
      <w:r w:rsidR="00425E3C" w:rsidRPr="00425E3C">
        <w:t>non-trivial justice problems</w:t>
      </w:r>
      <w:r w:rsidR="00425E3C">
        <w:t xml:space="preserve"> </w:t>
      </w:r>
      <w:r w:rsidR="43F94719">
        <w:t xml:space="preserve">report </w:t>
      </w:r>
      <w:r w:rsidR="000A4F3C" w:rsidRPr="00C33485">
        <w:t xml:space="preserve">not </w:t>
      </w:r>
      <w:r w:rsidR="000A4F3C">
        <w:t>receiv</w:t>
      </w:r>
      <w:r w:rsidR="6BBF35CA">
        <w:t>ing adequate</w:t>
      </w:r>
      <w:r w:rsidR="000A4F3C" w:rsidRPr="00C33485">
        <w:t xml:space="preserve"> </w:t>
      </w:r>
      <w:r w:rsidR="00560754">
        <w:t xml:space="preserve">access to information and advice, </w:t>
      </w:r>
      <w:r w:rsidR="006E5314">
        <w:t xml:space="preserve">appropriate assistance </w:t>
      </w:r>
      <w:r w:rsidR="00CB2F84">
        <w:t>or</w:t>
      </w:r>
      <w:r w:rsidR="006E5314">
        <w:t xml:space="preserve"> representation</w:t>
      </w:r>
      <w:r w:rsidR="00C75B63">
        <w:t xml:space="preserve">, </w:t>
      </w:r>
      <w:r w:rsidR="00746334">
        <w:t>effective</w:t>
      </w:r>
      <w:r w:rsidR="002A2830">
        <w:t xml:space="preserve"> resolution </w:t>
      </w:r>
      <w:r w:rsidR="00557AB3">
        <w:t xml:space="preserve">of </w:t>
      </w:r>
      <w:r w:rsidR="00746334">
        <w:t>their cases</w:t>
      </w:r>
      <w:r w:rsidR="00557AB3">
        <w:t xml:space="preserve">, </w:t>
      </w:r>
      <w:r w:rsidR="000868CF">
        <w:t>or satisfactory</w:t>
      </w:r>
      <w:r w:rsidR="00557AB3">
        <w:t xml:space="preserve"> outcome</w:t>
      </w:r>
      <w:r w:rsidR="000868CF">
        <w:t>s</w:t>
      </w:r>
      <w:r w:rsidR="00557AB3">
        <w:t xml:space="preserve"> </w:t>
      </w:r>
      <w:r w:rsidR="2DED6B6B">
        <w:t>along</w:t>
      </w:r>
      <w:r w:rsidR="00557AB3">
        <w:t xml:space="preserve"> the</w:t>
      </w:r>
      <w:r w:rsidR="00F36CF1">
        <w:t>ir</w:t>
      </w:r>
      <w:r w:rsidR="00557AB3">
        <w:t xml:space="preserve"> justice journey</w:t>
      </w:r>
      <w:r w:rsidR="000A4F3C" w:rsidRPr="00C33485">
        <w:t xml:space="preserve"> </w:t>
      </w:r>
      <w:r w:rsidR="00DF0B05">
        <w:t>(</w:t>
      </w:r>
      <w:r w:rsidR="001F1958">
        <w:t>50</w:t>
      </w:r>
      <w:r w:rsidR="00DF0B05">
        <w:t>%)</w:t>
      </w:r>
      <w:r w:rsidR="000A4F3C" w:rsidRPr="00C33485">
        <w:t>.</w:t>
      </w:r>
      <w:r w:rsidR="00491719">
        <w:t xml:space="preserve"> It is worth noting that</w:t>
      </w:r>
      <w:r w:rsidR="00EC5F96">
        <w:t xml:space="preserve"> </w:t>
      </w:r>
      <w:r w:rsidR="00EC5F96" w:rsidRPr="00EC5F96">
        <w:t>the survey was administered in the first months of 2024</w:t>
      </w:r>
      <w:r w:rsidR="00491719">
        <w:t xml:space="preserve">, prior to the </w:t>
      </w:r>
      <w:r w:rsidR="00C4577F">
        <w:t>implementation of certain</w:t>
      </w:r>
      <w:r w:rsidR="00EC5F96" w:rsidRPr="00EC5F96">
        <w:t xml:space="preserve"> NRR</w:t>
      </w:r>
      <w:r w:rsidR="005B3C8A">
        <w:t>P</w:t>
      </w:r>
      <w:r w:rsidR="00EC5F96" w:rsidRPr="00EC5F96">
        <w:t xml:space="preserve"> reforms.</w:t>
      </w:r>
      <w:r w:rsidR="000A4F3C" w:rsidRPr="00C33485">
        <w:t xml:space="preserve"> The incidence is particularly high among younger individuals, with </w:t>
      </w:r>
      <w:r w:rsidR="0058372B">
        <w:t>people</w:t>
      </w:r>
      <w:r w:rsidR="0058372B" w:rsidRPr="00C33485">
        <w:t xml:space="preserve"> </w:t>
      </w:r>
      <w:r w:rsidR="000A4F3C" w:rsidRPr="00C33485">
        <w:t>aged 18</w:t>
      </w:r>
      <w:r w:rsidR="00AB6E9C">
        <w:t xml:space="preserve"> – </w:t>
      </w:r>
      <w:r w:rsidR="000A4F3C" w:rsidRPr="00C33485">
        <w:t>24 experiencing the highest rates of unmet legal needs at 57</w:t>
      </w:r>
      <w:r w:rsidR="00934C57" w:rsidRPr="00C33485">
        <w:t>%</w:t>
      </w:r>
      <w:r w:rsidR="000A4F3C" w:rsidRPr="00C33485">
        <w:t xml:space="preserve">. Sociodemographic and situational factors also correlate with an increased likelihood of </w:t>
      </w:r>
      <w:r w:rsidR="00F56B90" w:rsidRPr="00C33485">
        <w:t>not receiv</w:t>
      </w:r>
      <w:r w:rsidR="00F56B90">
        <w:t xml:space="preserve">ing access to information and advice, appropriate assistance or representation, effective resolution of cases, or satisfactory outcomes in </w:t>
      </w:r>
      <w:r w:rsidR="00F05061">
        <w:t xml:space="preserve">the </w:t>
      </w:r>
      <w:r w:rsidR="00F56B90">
        <w:t>justice journey</w:t>
      </w:r>
      <w:r w:rsidR="000A4F3C" w:rsidRPr="00C33485">
        <w:t xml:space="preserve">. Unemployment and the presence of concurrent justice problems further elevate the risk of unmet needs. </w:t>
      </w:r>
      <w:r w:rsidR="002443B5" w:rsidRPr="00C33485">
        <w:t xml:space="preserve">Moreover, </w:t>
      </w:r>
      <w:r w:rsidR="00491879">
        <w:t xml:space="preserve">a majority </w:t>
      </w:r>
      <w:r w:rsidR="002443B5" w:rsidRPr="00C33485">
        <w:t>of</w:t>
      </w:r>
      <w:r w:rsidR="002443B5" w:rsidRPr="00C33485" w:rsidDel="0058372B">
        <w:t xml:space="preserve"> </w:t>
      </w:r>
      <w:r w:rsidR="0058372B">
        <w:t>people</w:t>
      </w:r>
      <w:r w:rsidR="0058372B" w:rsidRPr="00C33485">
        <w:t xml:space="preserve"> </w:t>
      </w:r>
      <w:r w:rsidR="002443B5" w:rsidRPr="00C33485">
        <w:t xml:space="preserve">in financially constrained situations </w:t>
      </w:r>
      <w:r w:rsidR="0020638F" w:rsidRPr="00C33485">
        <w:t>does not receive</w:t>
      </w:r>
      <w:r w:rsidR="0020638F">
        <w:t xml:space="preserve"> access to information and advice, appropriate assistance or representation, effective resolution of their cases, or satisfactory outcomes in their justice journey</w:t>
      </w:r>
      <w:r w:rsidR="00491879">
        <w:t xml:space="preserve"> (54%)</w:t>
      </w:r>
      <w:r w:rsidR="002443B5" w:rsidRPr="00C33485">
        <w:t xml:space="preserve">, compared to 48% of people </w:t>
      </w:r>
      <w:r w:rsidR="008D3CFB" w:rsidRPr="00C33485">
        <w:t xml:space="preserve">in unconstrained financial situations. </w:t>
      </w:r>
      <w:r w:rsidR="001C01D1" w:rsidRPr="00C33485">
        <w:t xml:space="preserve">Women </w:t>
      </w:r>
      <w:r w:rsidR="002C0C7F">
        <w:t xml:space="preserve">have unresolved justice problems </w:t>
      </w:r>
      <w:r w:rsidR="00F61CF2">
        <w:t>more</w:t>
      </w:r>
      <w:r w:rsidR="00A62787">
        <w:t xml:space="preserve"> often</w:t>
      </w:r>
      <w:r w:rsidR="00F61CF2">
        <w:t xml:space="preserve"> </w:t>
      </w:r>
      <w:r w:rsidR="001C01D1" w:rsidRPr="00C33485">
        <w:t>than men (5</w:t>
      </w:r>
      <w:r w:rsidR="002162CF">
        <w:t>1</w:t>
      </w:r>
      <w:r w:rsidR="001C01D1" w:rsidRPr="00C33485">
        <w:t xml:space="preserve">% compared to 48%), and people </w:t>
      </w:r>
      <w:r w:rsidR="001236B0" w:rsidRPr="00C33485">
        <w:t xml:space="preserve">living in rural areas </w:t>
      </w:r>
      <w:r w:rsidR="00F61CF2">
        <w:t>face th</w:t>
      </w:r>
      <w:r w:rsidR="00A62787">
        <w:t>i</w:t>
      </w:r>
      <w:r w:rsidR="00F61CF2">
        <w:t>s issue</w:t>
      </w:r>
      <w:r w:rsidR="001236B0" w:rsidRPr="00C33485">
        <w:t xml:space="preserve"> more often than those residing in urban areas (52% compared to </w:t>
      </w:r>
      <w:r w:rsidR="00644FBB" w:rsidRPr="00C33485">
        <w:t>49%)</w:t>
      </w:r>
      <w:r w:rsidR="00C7075E">
        <w:t xml:space="preserve"> (see </w:t>
      </w:r>
      <w:r w:rsidR="00C7075E">
        <w:fldChar w:fldCharType="begin"/>
      </w:r>
      <w:r w:rsidR="00C7075E">
        <w:instrText xml:space="preserve"> REF _Ref219382368 \h </w:instrText>
      </w:r>
      <w:r w:rsidR="00C7075E">
        <w:fldChar w:fldCharType="separate"/>
      </w:r>
      <w:r w:rsidR="00673AB0">
        <w:t>Figure </w:t>
      </w:r>
      <w:r w:rsidR="00673AB0">
        <w:rPr>
          <w:noProof/>
        </w:rPr>
        <w:t>1</w:t>
      </w:r>
      <w:r w:rsidR="00673AB0">
        <w:t>.</w:t>
      </w:r>
      <w:r w:rsidR="00673AB0">
        <w:rPr>
          <w:noProof/>
        </w:rPr>
        <w:t>8</w:t>
      </w:r>
      <w:r w:rsidR="00C7075E">
        <w:fldChar w:fldCharType="end"/>
      </w:r>
      <w:r w:rsidR="00C7075E">
        <w:t>)</w:t>
      </w:r>
      <w:r w:rsidR="00644FBB" w:rsidRPr="00C33485">
        <w:t>.</w:t>
      </w:r>
    </w:p>
    <w:p w14:paraId="733E5ABA" w14:textId="0F04DC70" w:rsidR="000A4F3C" w:rsidRPr="00C33485" w:rsidRDefault="000A4F3C" w:rsidP="000A4F3C">
      <w:pPr>
        <w:pStyle w:val="Para0"/>
      </w:pPr>
      <w:r w:rsidRPr="00C33485">
        <w:t xml:space="preserve">In terms of specific </w:t>
      </w:r>
      <w:r w:rsidR="0062379B" w:rsidRPr="00C33485">
        <w:t>problems</w:t>
      </w:r>
      <w:r w:rsidR="00181933">
        <w:t xml:space="preserve"> </w:t>
      </w:r>
      <w:r w:rsidR="008D33E1">
        <w:t xml:space="preserve">among people who </w:t>
      </w:r>
      <w:r w:rsidR="00181933">
        <w:t xml:space="preserve">do </w:t>
      </w:r>
      <w:r w:rsidR="008D33E1" w:rsidRPr="00C33485">
        <w:t>not receiv</w:t>
      </w:r>
      <w:r w:rsidR="00181933">
        <w:t>e</w:t>
      </w:r>
      <w:r w:rsidR="008D33E1">
        <w:t xml:space="preserve"> access to information and advice, appropriate assistance or representation, effective resolution of their cases, or satisfactory outcomes in their justice journey</w:t>
      </w:r>
      <w:r w:rsidR="00181933">
        <w:t xml:space="preserve">, </w:t>
      </w:r>
      <w:r w:rsidRPr="00C33485">
        <w:t>the most frequently unmet need is access to information, reported by 6</w:t>
      </w:r>
      <w:ins w:id="126" w:author="Santiago Pardo" w:date="2026-06-10T18:54:00Z" w16du:dateUtc="2026-06-10T23:54:00Z">
        <w:r w:rsidR="00513810">
          <w:t>4</w:t>
        </w:r>
      </w:ins>
      <w:del w:id="127" w:author="Santiago Pardo" w:date="2026-06-10T18:54:00Z" w16du:dateUtc="2026-06-10T23:54:00Z">
        <w:r w:rsidRPr="00C33485" w:rsidDel="00513810">
          <w:delText>5</w:delText>
        </w:r>
      </w:del>
      <w:r w:rsidR="00855188" w:rsidRPr="00C33485">
        <w:t xml:space="preserve">% </w:t>
      </w:r>
      <w:r w:rsidRPr="00C33485">
        <w:t xml:space="preserve">of </w:t>
      </w:r>
      <w:r w:rsidR="000D2320">
        <w:t>people</w:t>
      </w:r>
      <w:r w:rsidRPr="00C33485">
        <w:t xml:space="preserve">, followed closely by access to advice and representation, which affects </w:t>
      </w:r>
      <w:ins w:id="128" w:author="Santiago Pardo" w:date="2026-06-10T18:55:00Z" w16du:dateUtc="2026-06-10T23:55:00Z">
        <w:r w:rsidR="00CE6272">
          <w:t>60</w:t>
        </w:r>
      </w:ins>
      <w:ins w:id="129" w:author="Angel David Ramirez Romero" w:date="2026-06-10T16:01:00Z" w16du:dateUtc="2026-06-10T20:01:00Z">
        <w:del w:id="130" w:author="Santiago Pardo" w:date="2026-06-10T18:55:00Z" w16du:dateUtc="2026-06-10T23:55:00Z">
          <w:r w:rsidR="008C2EC9" w:rsidDel="00CE6272">
            <w:delText>59</w:delText>
          </w:r>
        </w:del>
      </w:ins>
      <w:del w:id="131" w:author="Angel David Ramirez Romero" w:date="2026-06-10T16:01:00Z" w16du:dateUtc="2026-06-10T20:01:00Z">
        <w:r w:rsidRPr="00C33485" w:rsidDel="008C2EC9">
          <w:delText>60</w:delText>
        </w:r>
      </w:del>
      <w:r w:rsidR="00825CD3" w:rsidRPr="00C33485">
        <w:t xml:space="preserve">% </w:t>
      </w:r>
      <w:r w:rsidRPr="00C33485">
        <w:t xml:space="preserve">of </w:t>
      </w:r>
      <w:r w:rsidR="0058372B">
        <w:t>people</w:t>
      </w:r>
      <w:r w:rsidRPr="00C33485">
        <w:t xml:space="preserve">. Many individuals experience multiple </w:t>
      </w:r>
      <w:r w:rsidR="00BF7A75">
        <w:t>problems</w:t>
      </w:r>
      <w:r w:rsidR="00BF7A75" w:rsidRPr="00C33485">
        <w:t xml:space="preserve"> </w:t>
      </w:r>
      <w:r w:rsidRPr="00C33485">
        <w:t xml:space="preserve">simultaneously; for example, one in five </w:t>
      </w:r>
      <w:r w:rsidR="0058372B">
        <w:t>people</w:t>
      </w:r>
      <w:r w:rsidR="0058372B" w:rsidRPr="00C33485">
        <w:t xml:space="preserve"> </w:t>
      </w:r>
      <w:r w:rsidR="00250907">
        <w:t xml:space="preserve">with </w:t>
      </w:r>
      <w:r w:rsidR="00016195">
        <w:t>unresolved justice problems</w:t>
      </w:r>
      <w:r w:rsidR="00BF7A75" w:rsidRPr="00C33485" w:rsidDel="00BF7A75">
        <w:t xml:space="preserve"> </w:t>
      </w:r>
      <w:r w:rsidRPr="00C33485">
        <w:t>report</w:t>
      </w:r>
      <w:r w:rsidR="00BF7A75">
        <w:t>s</w:t>
      </w:r>
      <w:r w:rsidRPr="00C33485">
        <w:t xml:space="preserve"> lacking both information and adequate advice or representation</w:t>
      </w:r>
      <w:r w:rsidR="00A01180" w:rsidRPr="00C33485">
        <w:t xml:space="preserve"> </w:t>
      </w:r>
      <w:sdt>
        <w:sdtPr>
          <w:id w:val="1889224904"/>
          <w:citation/>
        </w:sdtPr>
        <w:sdtEndPr/>
        <w:sdtContent>
          <w:r w:rsidR="00A01180" w:rsidRPr="00C33485">
            <w:fldChar w:fldCharType="begin"/>
          </w:r>
          <w:r w:rsidR="00A01180" w:rsidRPr="00B6481E">
            <w:instrText xml:space="preserve"> CITATION WJP241 \l 1046 </w:instrText>
          </w:r>
          <w:r w:rsidR="00A01180" w:rsidRPr="00C33485">
            <w:fldChar w:fldCharType="separate"/>
          </w:r>
          <w:r w:rsidR="00D8536A" w:rsidRPr="00D8536A">
            <w:rPr>
              <w:noProof/>
            </w:rPr>
            <w:t>(WJP, 2024)</w:t>
          </w:r>
          <w:r w:rsidR="00A01180" w:rsidRPr="00C33485">
            <w:fldChar w:fldCharType="end"/>
          </w:r>
        </w:sdtContent>
      </w:sdt>
      <w:r w:rsidRPr="00C33485">
        <w:t xml:space="preserve">. </w:t>
      </w:r>
      <w:r w:rsidR="00294322">
        <w:t>This</w:t>
      </w:r>
      <w:r w:rsidRPr="00C33485" w:rsidDel="00FF20C3">
        <w:t xml:space="preserve"> </w:t>
      </w:r>
      <w:r w:rsidR="00FF20C3">
        <w:t>su</w:t>
      </w:r>
      <w:r w:rsidR="00294322">
        <w:t>ggests</w:t>
      </w:r>
      <w:r w:rsidR="00FF20C3" w:rsidRPr="00C33485">
        <w:t xml:space="preserve"> </w:t>
      </w:r>
      <w:r w:rsidRPr="00C33485">
        <w:t>that civil and administrative justice challenges are rarely isolated and often compound one another.</w:t>
      </w:r>
    </w:p>
    <w:p w14:paraId="59A6EDF8" w14:textId="4A41FA21" w:rsidR="00F570EE" w:rsidRPr="00C33485" w:rsidRDefault="000A4F3C" w:rsidP="00497FE1">
      <w:pPr>
        <w:pStyle w:val="Para0"/>
      </w:pPr>
      <w:r w:rsidRPr="00C33485">
        <w:t xml:space="preserve">The consequences of these unmet legal needs extend beyond unresolved problems, </w:t>
      </w:r>
      <w:r w:rsidR="00496D83" w:rsidRPr="00C33485">
        <w:t xml:space="preserve">impacting negatively people’s lives and </w:t>
      </w:r>
      <w:r w:rsidRPr="00C33485">
        <w:t>producing tangible hardships across health, economic, and social domains. Over half of</w:t>
      </w:r>
      <w:r w:rsidRPr="00C33485" w:rsidDel="006F17C1">
        <w:t xml:space="preserve"> </w:t>
      </w:r>
      <w:r w:rsidR="006F17C1">
        <w:t>people</w:t>
      </w:r>
      <w:r w:rsidR="006F17C1" w:rsidRPr="00C33485">
        <w:t xml:space="preserve"> </w:t>
      </w:r>
      <w:r w:rsidRPr="00C33485">
        <w:t xml:space="preserve">who reported at least one </w:t>
      </w:r>
      <w:r w:rsidR="005638CE" w:rsidRPr="005638CE">
        <w:t>non-trivial justice problem</w:t>
      </w:r>
      <w:r w:rsidRPr="00C33485">
        <w:t xml:space="preserve"> </w:t>
      </w:r>
      <w:r w:rsidR="0099378C" w:rsidRPr="00C33485">
        <w:t>e</w:t>
      </w:r>
      <w:r w:rsidRPr="00C33485">
        <w:t>xperience some form of hardship as a direct consequence of their unmet legal needs</w:t>
      </w:r>
      <w:r w:rsidR="00C72B1D" w:rsidRPr="00C33485">
        <w:t xml:space="preserve"> (5</w:t>
      </w:r>
      <w:ins w:id="132" w:author="Angel David Ramirez Romero" w:date="2026-06-10T16:01:00Z" w16du:dateUtc="2026-06-10T20:01:00Z">
        <w:r w:rsidR="008C2EC9">
          <w:t>0</w:t>
        </w:r>
      </w:ins>
      <w:del w:id="133" w:author="Angel David Ramirez Romero" w:date="2026-06-10T16:01:00Z" w16du:dateUtc="2026-06-10T20:01:00Z">
        <w:r w:rsidR="006F17C1" w:rsidDel="008C2EC9">
          <w:delText>2</w:delText>
        </w:r>
      </w:del>
      <w:r w:rsidR="00C72B1D" w:rsidRPr="00C33485">
        <w:t>%).</w:t>
      </w:r>
      <w:r w:rsidRPr="00C33485">
        <w:t xml:space="preserve"> Health-related effects are particularly prevalent, with 37</w:t>
      </w:r>
      <w:r w:rsidR="00DA0DAE" w:rsidRPr="00C33485">
        <w:t xml:space="preserve">% </w:t>
      </w:r>
      <w:r w:rsidRPr="00C33485">
        <w:t xml:space="preserve">reporting stress-related illness, physical injury, or deterioration in overall well-being. Economic repercussions </w:t>
      </w:r>
      <w:r w:rsidR="006F17C1">
        <w:t>a</w:t>
      </w:r>
      <w:r w:rsidRPr="00C33485">
        <w:t>re also substantial: 2</w:t>
      </w:r>
      <w:ins w:id="134" w:author="Angel David Ramirez Romero" w:date="2026-06-10T16:01:00Z" w16du:dateUtc="2026-06-10T20:01:00Z">
        <w:r w:rsidR="008C2EC9">
          <w:t>2</w:t>
        </w:r>
      </w:ins>
      <w:del w:id="135" w:author="Angel David Ramirez Romero" w:date="2026-06-10T16:01:00Z" w16du:dateUtc="2026-06-10T20:01:00Z">
        <w:r w:rsidR="006F17C1" w:rsidDel="008C2EC9">
          <w:delText>3</w:delText>
        </w:r>
      </w:del>
      <w:r w:rsidR="004C5828" w:rsidRPr="00C33485">
        <w:t xml:space="preserve">% </w:t>
      </w:r>
      <w:r w:rsidRPr="00C33485">
        <w:t xml:space="preserve">of </w:t>
      </w:r>
      <w:r w:rsidR="006F17C1">
        <w:t>people tend to</w:t>
      </w:r>
      <w:r w:rsidR="006F17C1" w:rsidRPr="00C33485">
        <w:t xml:space="preserve"> </w:t>
      </w:r>
      <w:r w:rsidRPr="00C33485">
        <w:t xml:space="preserve">experience income loss, employment disruption, financial strain, or the need to relocate. Social relationships </w:t>
      </w:r>
      <w:r w:rsidR="006F17C1">
        <w:t>a</w:t>
      </w:r>
      <w:r w:rsidRPr="00C33485">
        <w:t>re affected as well, with 1</w:t>
      </w:r>
      <w:ins w:id="136" w:author="Angel David Ramirez Romero" w:date="2026-06-10T16:01:00Z" w16du:dateUtc="2026-06-10T20:01:00Z">
        <w:r w:rsidR="008C2EC9">
          <w:t>6</w:t>
        </w:r>
      </w:ins>
      <w:del w:id="137" w:author="Angel David Ramirez Romero" w:date="2026-06-10T16:01:00Z" w16du:dateUtc="2026-06-10T20:01:00Z">
        <w:r w:rsidRPr="00C33485" w:rsidDel="008C2EC9">
          <w:delText>7</w:delText>
        </w:r>
      </w:del>
      <w:r w:rsidR="008E526F" w:rsidRPr="00C33485">
        <w:t xml:space="preserve">% </w:t>
      </w:r>
      <w:r w:rsidRPr="00C33485">
        <w:t>reporting negative impacts on family life, and a smaller proportion reporting substance abuse as a coping mechanism</w:t>
      </w:r>
      <w:r w:rsidR="008B42C7" w:rsidRPr="00C33485">
        <w:t xml:space="preserve"> (</w:t>
      </w:r>
      <w:ins w:id="138" w:author="Angel David Ramirez Romero" w:date="2026-06-10T16:02:00Z" w16du:dateUtc="2026-06-10T20:02:00Z">
        <w:r w:rsidR="008C2EC9">
          <w:t>3</w:t>
        </w:r>
      </w:ins>
      <w:del w:id="139" w:author="Angel David Ramirez Romero" w:date="2026-06-10T16:02:00Z" w16du:dateUtc="2026-06-10T20:02:00Z">
        <w:r w:rsidR="00930A87" w:rsidDel="008C2EC9">
          <w:delText>4</w:delText>
        </w:r>
      </w:del>
      <w:r w:rsidR="008B42C7" w:rsidRPr="00C33485">
        <w:t>%)</w:t>
      </w:r>
      <w:r w:rsidR="00824A57" w:rsidRPr="00C33485">
        <w:t xml:space="preserve"> </w:t>
      </w:r>
      <w:sdt>
        <w:sdtPr>
          <w:id w:val="795866884"/>
          <w:citation/>
        </w:sdtPr>
        <w:sdtEndPr/>
        <w:sdtContent>
          <w:r w:rsidR="00824A57" w:rsidRPr="00C33485">
            <w:fldChar w:fldCharType="begin"/>
          </w:r>
          <w:r w:rsidR="00824A57" w:rsidRPr="00B6481E">
            <w:instrText xml:space="preserve"> CITATION WJP241 \l 1046 </w:instrText>
          </w:r>
          <w:r w:rsidR="00824A57" w:rsidRPr="00C33485">
            <w:fldChar w:fldCharType="separate"/>
          </w:r>
          <w:r w:rsidR="00D8536A" w:rsidRPr="00D8536A">
            <w:rPr>
              <w:noProof/>
            </w:rPr>
            <w:t>(WJP, 2024)</w:t>
          </w:r>
          <w:r w:rsidR="00824A57" w:rsidRPr="00C33485">
            <w:fldChar w:fldCharType="end"/>
          </w:r>
        </w:sdtContent>
      </w:sdt>
      <w:r w:rsidRPr="00C33485">
        <w:t>. These findings</w:t>
      </w:r>
      <w:r w:rsidRPr="00C33485" w:rsidDel="00930A87">
        <w:t xml:space="preserve"> </w:t>
      </w:r>
      <w:r w:rsidR="00930A87">
        <w:t>suggest</w:t>
      </w:r>
      <w:r w:rsidR="00930A87" w:rsidRPr="00C33485">
        <w:t xml:space="preserve"> </w:t>
      </w:r>
      <w:r w:rsidRPr="00C33485">
        <w:t xml:space="preserve">that </w:t>
      </w:r>
      <w:r w:rsidR="00F05061" w:rsidRPr="00C33485">
        <w:t>not receiv</w:t>
      </w:r>
      <w:r w:rsidR="00F05061">
        <w:t xml:space="preserve">ing access to information and advice, appropriate assistance or representation, effective resolution of cases, or satisfactory outcomes in the justice journey </w:t>
      </w:r>
      <w:r w:rsidRPr="00C33485">
        <w:lastRenderedPageBreak/>
        <w:t>is not merely an issue of legal inefficiency</w:t>
      </w:r>
      <w:r w:rsidR="00AA34CC" w:rsidRPr="00C33485">
        <w:t xml:space="preserve">: </w:t>
      </w:r>
      <w:r w:rsidRPr="00C33485">
        <w:t>it has significant</w:t>
      </w:r>
      <w:r w:rsidR="00AA34CC" w:rsidRPr="00C33485">
        <w:t xml:space="preserve"> </w:t>
      </w:r>
      <w:r w:rsidRPr="00C33485">
        <w:t>effects on individuals’ capacity to participate fully in society</w:t>
      </w:r>
      <w:r w:rsidR="00BE4AFE">
        <w:t xml:space="preserve"> and the economy</w:t>
      </w:r>
      <w:r w:rsidRPr="00C33485">
        <w:t>, maintain livelihoods, and safeguard personal and family well-being.</w:t>
      </w:r>
    </w:p>
    <w:p w14:paraId="4A12BFA6" w14:textId="00A2806D" w:rsidR="009A4AD2" w:rsidRDefault="009A4AD2">
      <w:pPr>
        <w:pStyle w:val="Descripcin"/>
      </w:pPr>
      <w:bookmarkStart w:id="140" w:name="_Ref219382368"/>
      <w:bookmarkStart w:id="141" w:name="_Toc227664033"/>
      <w:r>
        <w:t>Figure </w:t>
      </w:r>
      <w:r>
        <w:rPr>
          <w:noProof/>
        </w:rPr>
        <w:fldChar w:fldCharType="begin"/>
      </w:r>
      <w:r>
        <w:rPr>
          <w:noProof/>
        </w:rPr>
        <w:instrText xml:space="preserve"> STYLEREF 1 \s </w:instrText>
      </w:r>
      <w:r>
        <w:rPr>
          <w:noProof/>
        </w:rPr>
        <w:fldChar w:fldCharType="separate"/>
      </w:r>
      <w:r w:rsidR="00673AB0">
        <w:rPr>
          <w:noProof/>
        </w:rPr>
        <w:t>1</w:t>
      </w:r>
      <w:r>
        <w:rPr>
          <w:noProof/>
        </w:rPr>
        <w:fldChar w:fldCharType="end"/>
      </w:r>
      <w:r>
        <w:t>.</w:t>
      </w:r>
      <w:r>
        <w:rPr>
          <w:noProof/>
        </w:rPr>
        <w:fldChar w:fldCharType="begin"/>
      </w:r>
      <w:r>
        <w:rPr>
          <w:noProof/>
        </w:rPr>
        <w:instrText xml:space="preserve"> SEQ Figure \* ARABIC \s 1 </w:instrText>
      </w:r>
      <w:r>
        <w:rPr>
          <w:noProof/>
        </w:rPr>
        <w:fldChar w:fldCharType="separate"/>
      </w:r>
      <w:r w:rsidR="00673AB0">
        <w:rPr>
          <w:noProof/>
        </w:rPr>
        <w:t>8</w:t>
      </w:r>
      <w:r>
        <w:rPr>
          <w:noProof/>
        </w:rPr>
        <w:fldChar w:fldCharType="end"/>
      </w:r>
      <w:bookmarkEnd w:id="140"/>
      <w:r>
        <w:t xml:space="preserve">. </w:t>
      </w:r>
      <w:r w:rsidR="00AF4A97">
        <w:t>U</w:t>
      </w:r>
      <w:r w:rsidR="00FF75B0" w:rsidRPr="00FF75B0">
        <w:t xml:space="preserve">nmet </w:t>
      </w:r>
      <w:r w:rsidR="00892630">
        <w:t>legal</w:t>
      </w:r>
      <w:r w:rsidR="00892630" w:rsidRPr="00FF75B0">
        <w:t xml:space="preserve"> </w:t>
      </w:r>
      <w:r w:rsidR="00FF75B0" w:rsidRPr="00FF75B0">
        <w:t>needs and unresolved justice problems in Italy</w:t>
      </w:r>
      <w:bookmarkEnd w:id="141"/>
    </w:p>
    <w:p w14:paraId="12856176" w14:textId="633085F0" w:rsidR="009A4AD2" w:rsidRDefault="009A4AD2">
      <w:pPr>
        <w:pStyle w:val="Figure"/>
        <w:rPr>
          <w:i/>
        </w:rPr>
      </w:pPr>
      <w:del w:id="142" w:author="Angel David Ramirez Romero" w:date="2026-06-10T16:02:00Z" w16du:dateUtc="2026-06-10T20:02:00Z">
        <w:r w:rsidDel="008C2EC9">
          <w:rPr>
            <w:noProof/>
          </w:rPr>
          <w:drawing>
            <wp:inline distT="0" distB="0" distL="0" distR="0" wp14:anchorId="5F634630" wp14:editId="39DD2000">
              <wp:extent cx="3970800" cy="3419300"/>
              <wp:effectExtent l="0" t="0" r="0" b="0"/>
              <wp:docPr id="895345313" name="Picture 10"/>
              <wp:cNvGraphicFramePr/>
              <a:graphic xmlns:a="http://schemas.openxmlformats.org/drawingml/2006/main">
                <a:graphicData uri="http://schemas.openxmlformats.org/drawingml/2006/picture">
                  <pic:pic xmlns:pic="http://schemas.openxmlformats.org/drawingml/2006/picture">
                    <pic:nvPicPr>
                      <pic:cNvPr id="895345313" name="Picture 10"/>
                      <pic:cNvPicPr/>
                    </pic:nvPicPr>
                    <pic:blipFill>
                      <a:blip r:embed="rId26"/>
                      <a:stretch>
                        <a:fillRect/>
                      </a:stretch>
                    </pic:blipFill>
                    <pic:spPr>
                      <a:xfrm>
                        <a:off x="0" y="0"/>
                        <a:ext cx="3970800" cy="3419300"/>
                      </a:xfrm>
                      <a:prstGeom prst="rect">
                        <a:avLst/>
                      </a:prstGeom>
                    </pic:spPr>
                  </pic:pic>
                </a:graphicData>
              </a:graphic>
            </wp:inline>
          </w:drawing>
        </w:r>
      </w:del>
      <w:ins w:id="143" w:author="Angel David Ramirez Romero" w:date="2026-06-10T16:02:00Z" w16du:dateUtc="2026-06-10T20:02:00Z">
        <w:r w:rsidR="008C2EC9">
          <w:rPr>
            <w:i/>
            <w:noProof/>
          </w:rPr>
          <w:drawing>
            <wp:inline distT="0" distB="0" distL="0" distR="0" wp14:anchorId="578F3A27" wp14:editId="2CB6CE93">
              <wp:extent cx="3448899" cy="2716823"/>
              <wp:effectExtent l="0" t="0" r="5715" b="1270"/>
              <wp:docPr id="10538425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42530" name="Picture 105384253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83130" cy="2743788"/>
                      </a:xfrm>
                      <a:prstGeom prst="rect">
                        <a:avLst/>
                      </a:prstGeom>
                    </pic:spPr>
                  </pic:pic>
                </a:graphicData>
              </a:graphic>
            </wp:inline>
          </w:drawing>
        </w:r>
      </w:ins>
    </w:p>
    <w:p w14:paraId="21F8A3FE" w14:textId="5D5799AA" w:rsidR="009A4AD2" w:rsidRPr="004802B4" w:rsidRDefault="009A4AD2">
      <w:pPr>
        <w:pStyle w:val="Sourcenotes"/>
      </w:pPr>
      <w:r w:rsidRPr="004802B4">
        <w:t xml:space="preserve">Note: </w:t>
      </w:r>
      <w:r w:rsidR="00EF51E3" w:rsidRPr="00EF51E3">
        <w:t xml:space="preserve">Percentage of respondents with </w:t>
      </w:r>
      <w:r w:rsidR="00C1372B" w:rsidRPr="00C1372B">
        <w:t>serious</w:t>
      </w:r>
      <w:r w:rsidR="00EF51E3" w:rsidRPr="00EF51E3">
        <w:t xml:space="preserve"> a justice problem </w:t>
      </w:r>
      <w:r w:rsidR="00180773">
        <w:t>that</w:t>
      </w:r>
      <w:r w:rsidR="008412FB">
        <w:t xml:space="preserve"> </w:t>
      </w:r>
      <w:r w:rsidR="008412FB" w:rsidRPr="008412FB">
        <w:t>face more than one of the following unmet needs: (1) access to information and advice, (2) access to appropriate assistance and representation, (3) timeliness, affordability, and fairness of the resolution process, and (4) full resolution of the problem.</w:t>
      </w:r>
      <w:r w:rsidR="00180773">
        <w:t xml:space="preserve"> </w:t>
      </w:r>
      <w:r w:rsidR="00EF51E3" w:rsidRPr="00EF51E3">
        <w:t xml:space="preserve">While a person may confront multiple injustices, they are considered </w:t>
      </w:r>
      <w:r w:rsidR="00EA74E7">
        <w:t>here</w:t>
      </w:r>
      <w:r w:rsidR="00EF51E3" w:rsidRPr="00EF51E3">
        <w:t xml:space="preserve"> if at least one-third of their civil and administrative </w:t>
      </w:r>
      <w:r w:rsidR="00892630">
        <w:t>legal</w:t>
      </w:r>
      <w:r w:rsidR="00892630" w:rsidRPr="00EF51E3">
        <w:t xml:space="preserve"> </w:t>
      </w:r>
      <w:r w:rsidR="00EF51E3" w:rsidRPr="00EF51E3">
        <w:t>needs are unmet.</w:t>
      </w:r>
    </w:p>
    <w:p w14:paraId="5AB7FC9F" w14:textId="59F3F7FA" w:rsidR="009A4AD2" w:rsidRPr="00454399" w:rsidRDefault="009A4AD2">
      <w:pPr>
        <w:pStyle w:val="Sourcenotes"/>
      </w:pPr>
      <w:r w:rsidRPr="004802B4">
        <w:t xml:space="preserve">Source: </w:t>
      </w:r>
      <w:sdt>
        <w:sdtPr>
          <w:id w:val="556291438"/>
          <w:citation/>
        </w:sdtPr>
        <w:sdtEndPr/>
        <w:sdtContent>
          <w:r w:rsidR="00EF51E3">
            <w:fldChar w:fldCharType="begin"/>
          </w:r>
          <w:r w:rsidR="00EF51E3" w:rsidRPr="00FF722E">
            <w:rPr>
              <w:lang w:val="en-US"/>
            </w:rPr>
            <w:instrText xml:space="preserve"> CITATION WJP241 \l 1046 </w:instrText>
          </w:r>
          <w:r w:rsidR="00EF51E3">
            <w:fldChar w:fldCharType="separate"/>
          </w:r>
          <w:r w:rsidR="00D8536A" w:rsidRPr="00FF722E">
            <w:rPr>
              <w:noProof/>
              <w:lang w:val="en-US"/>
            </w:rPr>
            <w:t>(WJP, 2024)</w:t>
          </w:r>
          <w:r w:rsidR="00EF51E3">
            <w:fldChar w:fldCharType="end"/>
          </w:r>
        </w:sdtContent>
      </w:sdt>
    </w:p>
    <w:p w14:paraId="165539ED" w14:textId="49D25DEC" w:rsidR="00BC5473" w:rsidRPr="00C33485" w:rsidRDefault="0051723D" w:rsidP="00905514">
      <w:pPr>
        <w:pStyle w:val="Ttulo2"/>
        <w:numPr>
          <w:ilvl w:val="0"/>
          <w:numId w:val="0"/>
        </w:numPr>
      </w:pPr>
      <w:bookmarkStart w:id="144" w:name="_Toc219887381"/>
      <w:bookmarkStart w:id="145" w:name="_Toc229415358"/>
      <w:r>
        <w:t xml:space="preserve">2. </w:t>
      </w:r>
      <w:r w:rsidR="00F5102E" w:rsidRPr="00C33485">
        <w:t>The state of people-centred justice</w:t>
      </w:r>
      <w:bookmarkEnd w:id="144"/>
      <w:bookmarkEnd w:id="145"/>
      <w:r w:rsidR="00BC5473" w:rsidRPr="00C33485">
        <w:t xml:space="preserve"> </w:t>
      </w:r>
    </w:p>
    <w:p w14:paraId="568B823A" w14:textId="62CAE65B" w:rsidR="007B13BE" w:rsidRPr="00C33485" w:rsidRDefault="002D3A46" w:rsidP="007B13BE">
      <w:pPr>
        <w:pStyle w:val="Ttulo3"/>
      </w:pPr>
      <w:r w:rsidRPr="00C33485">
        <w:t>Design</w:t>
      </w:r>
      <w:r w:rsidR="00B615F8">
        <w:t>ing</w:t>
      </w:r>
      <w:r w:rsidRPr="00C33485">
        <w:t xml:space="preserve"> and deliver</w:t>
      </w:r>
      <w:r w:rsidR="00B615F8">
        <w:t>ing</w:t>
      </w:r>
      <w:r w:rsidRPr="00C33485">
        <w:t xml:space="preserve"> people-c</w:t>
      </w:r>
      <w:r w:rsidR="00995B9D" w:rsidRPr="00C33485">
        <w:t>e</w:t>
      </w:r>
      <w:r w:rsidRPr="00C33485">
        <w:t>n</w:t>
      </w:r>
      <w:r w:rsidR="00995B9D" w:rsidRPr="00C33485">
        <w:t>t</w:t>
      </w:r>
      <w:r w:rsidRPr="00C33485">
        <w:t>red justice services</w:t>
      </w:r>
    </w:p>
    <w:p w14:paraId="3003052A" w14:textId="255A0206" w:rsidR="003870A8" w:rsidRDefault="003870A8" w:rsidP="00C121F7">
      <w:pPr>
        <w:pStyle w:val="Para0"/>
      </w:pPr>
      <w:r>
        <w:t>The second pillar of the Recommendation focuses on designing and delivering legal and justice services with people at the centre. This begins with identifying people's legal needs, preferences, and capabilities through data, engagement, and evidence on what works. Services must be accessible, tailored, and delivered in plain language. People-centred design ensures services are preventive, responsive, able to address recurring problems systematically, and continuously improved based on feedback. The overall aim is to provide appropriate, affordable, and effective services that lead to fair processes and outcomes</w:t>
      </w:r>
      <w:r w:rsidR="004B43F6">
        <w:t xml:space="preserve"> </w:t>
      </w:r>
      <w:sdt>
        <w:sdtPr>
          <w:id w:val="-1605571316"/>
          <w:citation/>
        </w:sdtPr>
        <w:sdtEndPr/>
        <w:sdtContent>
          <w:r w:rsidR="004B43F6">
            <w:fldChar w:fldCharType="begin"/>
          </w:r>
          <w:r w:rsidR="004B43F6">
            <w:instrText xml:space="preserve"> CITATION OECng1 \l 2057 </w:instrText>
          </w:r>
          <w:r w:rsidR="004B43F6">
            <w:fldChar w:fldCharType="separate"/>
          </w:r>
          <w:r w:rsidR="00D8536A">
            <w:rPr>
              <w:noProof/>
            </w:rPr>
            <w:t>(OECD, Forthcoming)</w:t>
          </w:r>
          <w:r w:rsidR="004B43F6">
            <w:fldChar w:fldCharType="end"/>
          </w:r>
        </w:sdtContent>
      </w:sdt>
      <w:r>
        <w:t>.</w:t>
      </w:r>
    </w:p>
    <w:p w14:paraId="231AC89C" w14:textId="31D7CA2F" w:rsidR="00C121F7" w:rsidRPr="00C33485" w:rsidRDefault="00DB4A06" w:rsidP="00C121F7">
      <w:pPr>
        <w:pStyle w:val="Para0"/>
      </w:pPr>
      <w:r w:rsidRPr="00DB4A06">
        <w:t xml:space="preserve">In Italy, efforts to design and deliver justice services that respond to people’s needs and experiences are ongoing, though they vary in scope and degree of systematisation. While </w:t>
      </w:r>
      <w:r w:rsidR="006F4BD2">
        <w:t>yet</w:t>
      </w:r>
      <w:r w:rsidRPr="00DB4A06">
        <w:t xml:space="preserve"> comprehensive national framework </w:t>
      </w:r>
      <w:r w:rsidR="006F4BD2">
        <w:t xml:space="preserve">to be </w:t>
      </w:r>
      <w:r w:rsidRPr="00DB4A06">
        <w:t>established, the design and delivery of justice services build on a range of initiatives and practices related to legal capability, access to information and support, geographic accessibility, and the use of data and user feedback.</w:t>
      </w:r>
    </w:p>
    <w:p w14:paraId="474154D2" w14:textId="252FBBD0" w:rsidR="00E35013" w:rsidRPr="00C33485" w:rsidRDefault="00AB060E" w:rsidP="005A09C3">
      <w:pPr>
        <w:pStyle w:val="Ttulo4"/>
      </w:pPr>
      <w:r>
        <w:t>Taking into account p</w:t>
      </w:r>
      <w:r w:rsidR="00E51069" w:rsidRPr="00C33485">
        <w:t xml:space="preserve">eople’s legal capability </w:t>
      </w:r>
      <w:r w:rsidR="00770D6F">
        <w:t>and ability to resolve justice problems</w:t>
      </w:r>
      <w:r w:rsidR="00E51069" w:rsidRPr="00C33485">
        <w:t xml:space="preserve"> </w:t>
      </w:r>
    </w:p>
    <w:p w14:paraId="1BD4463B" w14:textId="6DD83098" w:rsidR="00D5603C" w:rsidRDefault="00D5603C" w:rsidP="00B77A90">
      <w:pPr>
        <w:pStyle w:val="Para0"/>
      </w:pPr>
      <w:r>
        <w:t xml:space="preserve">The third policy indicator, focused on service design, examines whether the justice sector designs a continuum of services taking into account capabilities and problem resolution. It looks in particular at whether justice service design is informed by an assessment of legal capability of the people experiencing </w:t>
      </w:r>
      <w:r>
        <w:lastRenderedPageBreak/>
        <w:t>justice problems, as well as evidence on effective problem resolution. It also considers whether services are appropriately distributed geographically, so that they are reachable, including with public transportation</w:t>
      </w:r>
      <w:r w:rsidR="004B43F6">
        <w:t xml:space="preserve"> </w:t>
      </w:r>
      <w:sdt>
        <w:sdtPr>
          <w:id w:val="-550388176"/>
          <w:citation/>
        </w:sdtPr>
        <w:sdtEndPr/>
        <w:sdtContent>
          <w:r w:rsidR="004B43F6">
            <w:fldChar w:fldCharType="begin"/>
          </w:r>
          <w:r w:rsidR="004B43F6">
            <w:instrText xml:space="preserve"> CITATION OECng1 \l 2057 </w:instrText>
          </w:r>
          <w:r w:rsidR="004B43F6">
            <w:fldChar w:fldCharType="separate"/>
          </w:r>
          <w:r w:rsidR="00D8536A">
            <w:rPr>
              <w:noProof/>
            </w:rPr>
            <w:t>(OECD, Forthcoming)</w:t>
          </w:r>
          <w:r w:rsidR="004B43F6">
            <w:fldChar w:fldCharType="end"/>
          </w:r>
        </w:sdtContent>
      </w:sdt>
      <w:r>
        <w:t xml:space="preserve">. </w:t>
      </w:r>
    </w:p>
    <w:p w14:paraId="795B747E" w14:textId="35309A43" w:rsidR="00B77A90" w:rsidRPr="00C33485" w:rsidRDefault="00D66D93" w:rsidP="00B77A90">
      <w:pPr>
        <w:pStyle w:val="Para0"/>
      </w:pPr>
      <w:r w:rsidRPr="00C33485" w:rsidDel="00D66DE3">
        <w:t xml:space="preserve">In </w:t>
      </w:r>
      <w:r w:rsidR="00B77A90" w:rsidRPr="00C33485">
        <w:t>Italy, 74% of</w:t>
      </w:r>
      <w:r w:rsidR="00B77A90" w:rsidRPr="00C33485" w:rsidDel="00817445">
        <w:t xml:space="preserve"> </w:t>
      </w:r>
      <w:r w:rsidR="00817445">
        <w:t>people</w:t>
      </w:r>
      <w:r w:rsidR="00817445" w:rsidRPr="00C33485">
        <w:t xml:space="preserve"> </w:t>
      </w:r>
      <w:r w:rsidR="00B77A90" w:rsidRPr="00C33485">
        <w:t xml:space="preserve">who experienced a </w:t>
      </w:r>
      <w:r w:rsidR="00C1372B" w:rsidRPr="00C1372B">
        <w:t>serious</w:t>
      </w:r>
      <w:r w:rsidR="00B77A90" w:rsidRPr="00C33485">
        <w:t xml:space="preserve"> legal problem report that they understood, or came to understand, their legal rights and responsibilities at some stage while dealing with the issue. </w:t>
      </w:r>
      <w:r w:rsidR="000D5ABF" w:rsidRPr="000D5ABF">
        <w:t xml:space="preserve">This suggests a relatively high overall level of legal awareness. At the same time, it implies that around one quarter of individuals confront </w:t>
      </w:r>
      <w:r w:rsidR="000F085A">
        <w:t>justice</w:t>
      </w:r>
      <w:r w:rsidR="000F085A" w:rsidRPr="000D5ABF">
        <w:t xml:space="preserve"> </w:t>
      </w:r>
      <w:r w:rsidR="000D5ABF" w:rsidRPr="000D5ABF">
        <w:t xml:space="preserve">problems without a clear understanding of their legal position, which may limit their ability to make informed decisions and navigate available options effectively. Differences across socio-economic groups are notable, particularly in relation to financial circumstances. Among people living in financially constrained situations, 68% report understanding their rights, compared to 78% of those in unconstrained situations. This gap points to the </w:t>
      </w:r>
      <w:r w:rsidR="00CA5510">
        <w:t>weight</w:t>
      </w:r>
      <w:r w:rsidR="000D5ABF" w:rsidRPr="000D5ABF">
        <w:t xml:space="preserve"> of economic disadvantage in shaping access to information, advice and support networks that underpin legal capability and empowerment. Narrowing these disparities across socio-demographic groups may therefore be an important lever for strengthening equitable access to justice</w:t>
      </w:r>
      <w:r w:rsidR="00176B30">
        <w:t xml:space="preserve"> </w:t>
      </w:r>
      <w:sdt>
        <w:sdtPr>
          <w:id w:val="1981421363"/>
          <w:citation/>
        </w:sdtPr>
        <w:sdtEndPr/>
        <w:sdtContent>
          <w:r w:rsidR="00176B30">
            <w:fldChar w:fldCharType="begin"/>
          </w:r>
          <w:r w:rsidR="00176B30">
            <w:rPr>
              <w:lang w:val="it-IT"/>
            </w:rPr>
            <w:instrText xml:space="preserve"> CITATION WJP241 \l 1040 </w:instrText>
          </w:r>
          <w:r w:rsidR="00176B30">
            <w:fldChar w:fldCharType="separate"/>
          </w:r>
          <w:r w:rsidR="00D8536A">
            <w:rPr>
              <w:noProof/>
              <w:lang w:val="it-IT"/>
            </w:rPr>
            <w:t>(WJP, 2024)</w:t>
          </w:r>
          <w:r w:rsidR="00176B30">
            <w:fldChar w:fldCharType="end"/>
          </w:r>
        </w:sdtContent>
      </w:sdt>
      <w:r w:rsidR="001841DC">
        <w:t>.</w:t>
      </w:r>
    </w:p>
    <w:p w14:paraId="0386AB76" w14:textId="4EB5D9ED" w:rsidR="00B77A90" w:rsidRPr="00C33485" w:rsidRDefault="00ED2448" w:rsidP="00B77A90">
      <w:pPr>
        <w:pStyle w:val="Para0"/>
      </w:pPr>
      <w:r w:rsidRPr="00C33485">
        <w:t>The</w:t>
      </w:r>
      <w:r w:rsidR="001841DC">
        <w:t xml:space="preserve">re are also </w:t>
      </w:r>
      <w:r w:rsidRPr="00C33485">
        <w:t>challenges related to ac</w:t>
      </w:r>
      <w:r w:rsidR="00B77A90" w:rsidRPr="00C33485">
        <w:t xml:space="preserve">cess to expert support. In Italy, </w:t>
      </w:r>
      <w:r w:rsidRPr="00C33485">
        <w:t xml:space="preserve">only </w:t>
      </w:r>
      <w:r w:rsidR="00BC233E">
        <w:t xml:space="preserve">half </w:t>
      </w:r>
      <w:r w:rsidR="00B77A90" w:rsidRPr="00C33485">
        <w:t xml:space="preserve">of </w:t>
      </w:r>
      <w:r w:rsidR="00BC233E">
        <w:t>people</w:t>
      </w:r>
      <w:r w:rsidR="00BC233E" w:rsidRPr="00C33485">
        <w:t xml:space="preserve"> </w:t>
      </w:r>
      <w:r w:rsidR="00B77A90" w:rsidRPr="00C33485">
        <w:t>receive all the professional assistance they fe</w:t>
      </w:r>
      <w:r w:rsidR="00BC233E">
        <w:t>e</w:t>
      </w:r>
      <w:r w:rsidR="00B77A90" w:rsidRPr="00C33485">
        <w:t xml:space="preserve">l they need, indicating considerable scope for improving access to </w:t>
      </w:r>
      <w:r w:rsidR="00E414DA" w:rsidRPr="00C33485">
        <w:t>expert support</w:t>
      </w:r>
      <w:r w:rsidR="00B77A90" w:rsidRPr="00C33485">
        <w:t xml:space="preserve">. </w:t>
      </w:r>
      <w:r w:rsidR="006D772D">
        <w:t>Levels of s</w:t>
      </w:r>
      <w:r w:rsidR="00B77A90" w:rsidRPr="00C33485">
        <w:t>atisfaction var</w:t>
      </w:r>
      <w:r w:rsidR="006D772D">
        <w:t>y</w:t>
      </w:r>
      <w:r w:rsidR="00B77A90" w:rsidRPr="00C33485">
        <w:t xml:space="preserve"> </w:t>
      </w:r>
      <w:r w:rsidR="009E0856" w:rsidRPr="009E0856">
        <w:t xml:space="preserve">across age groups and by </w:t>
      </w:r>
      <w:r w:rsidR="00B77A90" w:rsidRPr="00C33485" w:rsidDel="009E0856">
        <w:t>gender</w:t>
      </w:r>
      <w:r w:rsidR="00B77A90" w:rsidRPr="00C33485">
        <w:t xml:space="preserve">. Among </w:t>
      </w:r>
      <w:r w:rsidR="007145E4">
        <w:t>people</w:t>
      </w:r>
      <w:r w:rsidR="007145E4" w:rsidRPr="00C33485">
        <w:t xml:space="preserve"> </w:t>
      </w:r>
      <w:r w:rsidR="00B77A90" w:rsidRPr="00C33485">
        <w:t xml:space="preserve">aged over 65, </w:t>
      </w:r>
      <w:ins w:id="146" w:author="Angel David Ramirez Romero" w:date="2026-06-10T16:03:00Z" w16du:dateUtc="2026-06-10T20:03:00Z">
        <w:r w:rsidR="008C2EC9">
          <w:t>55</w:t>
        </w:r>
      </w:ins>
      <w:del w:id="147" w:author="Angel David Ramirez Romero" w:date="2026-06-10T16:03:00Z" w16du:dateUtc="2026-06-10T20:03:00Z">
        <w:r w:rsidR="00B77A90" w:rsidRPr="00C33485" w:rsidDel="008C2EC9">
          <w:delText>8</w:delText>
        </w:r>
        <w:r w:rsidR="007145E4" w:rsidDel="008C2EC9">
          <w:delText>1</w:delText>
        </w:r>
      </w:del>
      <w:r w:rsidR="00B77A90" w:rsidRPr="00C33485">
        <w:t xml:space="preserve">% receive all the help they want, compared </w:t>
      </w:r>
      <w:r w:rsidR="00024BDC" w:rsidRPr="00C33485">
        <w:t>to</w:t>
      </w:r>
      <w:r w:rsidR="00B77A90" w:rsidRPr="00C33485">
        <w:t xml:space="preserve"> </w:t>
      </w:r>
      <w:del w:id="148" w:author="Angel David Ramirez Romero" w:date="2026-06-10T16:03:00Z" w16du:dateUtc="2026-06-10T20:03:00Z">
        <w:r w:rsidR="00B77A90" w:rsidRPr="00C33485" w:rsidDel="008C2EC9">
          <w:delText>67</w:delText>
        </w:r>
      </w:del>
      <w:ins w:id="149" w:author="Angel David Ramirez Romero" w:date="2026-06-10T16:04:00Z" w16du:dateUtc="2026-06-10T20:04:00Z">
        <w:r w:rsidR="008C2EC9">
          <w:t>45</w:t>
        </w:r>
      </w:ins>
      <w:r w:rsidR="00B77A90" w:rsidRPr="00C33485">
        <w:t>% of those aged 18</w:t>
      </w:r>
      <w:r w:rsidR="00AE69B8">
        <w:t xml:space="preserve"> </w:t>
      </w:r>
      <w:r w:rsidR="00B77A90" w:rsidRPr="00C33485">
        <w:t>–</w:t>
      </w:r>
      <w:r w:rsidR="00AE69B8">
        <w:t xml:space="preserve"> </w:t>
      </w:r>
      <w:r w:rsidR="00B77A90" w:rsidRPr="00C33485">
        <w:t xml:space="preserve">24, </w:t>
      </w:r>
      <w:r w:rsidR="00CF339B">
        <w:t>suggesting</w:t>
      </w:r>
      <w:r w:rsidR="00B77A90" w:rsidRPr="00C33485">
        <w:t xml:space="preserve"> greater </w:t>
      </w:r>
      <w:r w:rsidR="00B321FC">
        <w:t>difficulties</w:t>
      </w:r>
      <w:r w:rsidR="00B77A90" w:rsidRPr="00C33485">
        <w:t xml:space="preserve"> faced by younger people in identifying, affording, or engaging with appropriate experts. Gender differences are also evident, with 47% of women reporting full satisfaction with the help received, compared to 5</w:t>
      </w:r>
      <w:r w:rsidR="008D582B">
        <w:t>4</w:t>
      </w:r>
      <w:r w:rsidR="00B77A90" w:rsidRPr="00C33485">
        <w:t>% of men.</w:t>
      </w:r>
      <w:r w:rsidR="00BF0210" w:rsidRPr="00C33485">
        <w:t xml:space="preserve"> In addition, </w:t>
      </w:r>
      <w:r w:rsidR="008D582B">
        <w:t>people’s</w:t>
      </w:r>
      <w:r w:rsidR="008D582B" w:rsidRPr="00C33485">
        <w:t xml:space="preserve"> </w:t>
      </w:r>
      <w:r w:rsidR="00B77A90" w:rsidRPr="00C33485">
        <w:t xml:space="preserve">perceptions of the origins of their justice problems highlight structural and economic challenges. Bureaucratic factors </w:t>
      </w:r>
      <w:r w:rsidR="008D582B">
        <w:t>a</w:t>
      </w:r>
      <w:r w:rsidR="00B77A90" w:rsidRPr="00C33485">
        <w:t xml:space="preserve">re the most frequently cited cause, reported by 23% of individuals with </w:t>
      </w:r>
      <w:r w:rsidR="00425E3C" w:rsidRPr="00425E3C">
        <w:t>non-trivial justice problems</w:t>
      </w:r>
      <w:r w:rsidR="00B77A90" w:rsidRPr="00C33485">
        <w:t xml:space="preserve">, followed by economic causes at 21%. The prominence of bureaucratic </w:t>
      </w:r>
      <w:r w:rsidR="000073EF">
        <w:t>factors</w:t>
      </w:r>
      <w:r w:rsidR="00B77A90" w:rsidRPr="00C33485">
        <w:t xml:space="preserve"> suggests that administrative complexity, procedural obstacles, and institutional inefficiencies are widely perceived as key drivers of legal disputes</w:t>
      </w:r>
      <w:r w:rsidR="008D582B">
        <w:t xml:space="preserve"> </w:t>
      </w:r>
      <w:sdt>
        <w:sdtPr>
          <w:id w:val="-271406962"/>
          <w:citation/>
        </w:sdtPr>
        <w:sdtEndPr/>
        <w:sdtContent>
          <w:r w:rsidR="008D582B">
            <w:fldChar w:fldCharType="begin"/>
          </w:r>
          <w:r w:rsidR="008D582B">
            <w:rPr>
              <w:lang w:val="it-IT"/>
            </w:rPr>
            <w:instrText xml:space="preserve"> CITATION WJP241 \l 1040 </w:instrText>
          </w:r>
          <w:r w:rsidR="008D582B">
            <w:fldChar w:fldCharType="separate"/>
          </w:r>
          <w:r w:rsidR="00D8536A">
            <w:rPr>
              <w:noProof/>
              <w:lang w:val="it-IT"/>
            </w:rPr>
            <w:t>(WJP, 2024)</w:t>
          </w:r>
          <w:r w:rsidR="008D582B">
            <w:fldChar w:fldCharType="end"/>
          </w:r>
        </w:sdtContent>
      </w:sdt>
      <w:r w:rsidR="008D582B">
        <w:t>.</w:t>
      </w:r>
    </w:p>
    <w:p w14:paraId="064B28BA" w14:textId="719BE44E" w:rsidR="00764F0D" w:rsidRPr="00C33485" w:rsidRDefault="00BF0210" w:rsidP="00764F0D">
      <w:pPr>
        <w:pStyle w:val="Para0"/>
      </w:pPr>
      <w:r w:rsidRPr="00C33485">
        <w:t xml:space="preserve">Complementing this picture, </w:t>
      </w:r>
      <w:r w:rsidR="00804DD5" w:rsidRPr="00C33485">
        <w:t xml:space="preserve">data collected by </w:t>
      </w:r>
      <w:r w:rsidR="00B810A0" w:rsidRPr="00C33485">
        <w:t>ISTAT</w:t>
      </w:r>
      <w:r w:rsidR="00694E55" w:rsidRPr="00C33485">
        <w:t xml:space="preserve"> cover several dimensions linked to legal capability, including individuals’ awareness of procedural costs, their knowledge of </w:t>
      </w:r>
      <w:r w:rsidR="000700E0">
        <w:t>ADR</w:t>
      </w:r>
      <w:r w:rsidR="00694E55" w:rsidRPr="00C33485">
        <w:t xml:space="preserve"> mechanisms, decision-making around whether to pursue legal claims, and perceptions of justice processes and outcomes. </w:t>
      </w:r>
      <w:r w:rsidR="00363E56">
        <w:t>S</w:t>
      </w:r>
      <w:r w:rsidR="00694E55" w:rsidRPr="00C33485">
        <w:t xml:space="preserve">urvey </w:t>
      </w:r>
      <w:r w:rsidR="00363E56">
        <w:t>findings indicate, for instance,</w:t>
      </w:r>
      <w:r w:rsidR="00694E55" w:rsidRPr="00C33485">
        <w:t xml:space="preserve"> that only 28% of individuals involved in a civil case were aware of the expected costs at the outset, with pronounced differences by gender, age, education level, and region. </w:t>
      </w:r>
      <w:r w:rsidR="00AC013C">
        <w:t>A</w:t>
      </w:r>
      <w:r w:rsidR="00694E55" w:rsidRPr="00C33485">
        <w:t xml:space="preserve">wareness of at least one form of </w:t>
      </w:r>
      <w:r w:rsidR="000700E0">
        <w:t>ADR</w:t>
      </w:r>
      <w:r w:rsidR="00694E55" w:rsidRPr="00C33485">
        <w:t xml:space="preserve"> is reported by 44% of the population, </w:t>
      </w:r>
      <w:r w:rsidR="00C872E9" w:rsidRPr="00C33485">
        <w:t>with higher levels among those with university or post-university education and lower levels among younger people under 35 and those over 65</w:t>
      </w:r>
      <w:r w:rsidR="00FA74CB" w:rsidRPr="00C33485">
        <w:t xml:space="preserve"> </w:t>
      </w:r>
      <w:sdt>
        <w:sdtPr>
          <w:id w:val="-757905746"/>
          <w:citation/>
        </w:sdtPr>
        <w:sdtEndPr/>
        <w:sdtContent>
          <w:r w:rsidR="00FA74CB" w:rsidRPr="00C33485">
            <w:fldChar w:fldCharType="begin"/>
          </w:r>
          <w:r w:rsidR="00FA74CB" w:rsidRPr="00C33485">
            <w:instrText xml:space="preserve"> CITATION IST \l 1040 </w:instrText>
          </w:r>
          <w:r w:rsidR="00FA74CB" w:rsidRPr="00C33485">
            <w:fldChar w:fldCharType="separate"/>
          </w:r>
          <w:r w:rsidR="00D8536A" w:rsidRPr="00D8536A">
            <w:rPr>
              <w:noProof/>
            </w:rPr>
            <w:t>(ISTAT, 2023)</w:t>
          </w:r>
          <w:r w:rsidR="00FA74CB" w:rsidRPr="00C33485">
            <w:fldChar w:fldCharType="end"/>
          </w:r>
        </w:sdtContent>
      </w:sdt>
      <w:r w:rsidR="00C872E9" w:rsidRPr="00C33485">
        <w:t>.</w:t>
      </w:r>
      <w:r w:rsidR="00586E27" w:rsidRPr="00C33485">
        <w:t xml:space="preserve"> </w:t>
      </w:r>
      <w:r w:rsidR="00DF77DE" w:rsidRPr="00DF77DE">
        <w:t xml:space="preserve">At the same time, Italy’s data landscape does not yet provide a comprehensive or explicit assessment of legal capability. </w:t>
      </w:r>
      <w:r w:rsidR="00CA2240">
        <w:t>Instead, e</w:t>
      </w:r>
      <w:r w:rsidR="00DF77DE" w:rsidRPr="00DF77DE">
        <w:t xml:space="preserve">xisting surveys </w:t>
      </w:r>
      <w:r w:rsidR="000E136D">
        <w:t>capture selected aspects of people’s interactions with the justice system</w:t>
      </w:r>
      <w:r w:rsidR="00BE06E1">
        <w:t xml:space="preserve">, without integrating them into </w:t>
      </w:r>
      <w:r w:rsidR="00DF77DE" w:rsidRPr="00DF77DE">
        <w:t>a dedicated legal capability framework</w:t>
      </w:r>
      <w:r w:rsidR="000E1BE1">
        <w:t xml:space="preserve">. Moreover, these surveys </w:t>
      </w:r>
      <w:r w:rsidR="00DF77DE" w:rsidRPr="00DF77DE">
        <w:t>are not standalone instruments, and offer limited in-depth coverage of groups</w:t>
      </w:r>
      <w:r w:rsidR="005D32EB">
        <w:t xml:space="preserve"> in vulnerable situations</w:t>
      </w:r>
      <w:r w:rsidR="00DF77DE" w:rsidRPr="00DF77DE">
        <w:t>, such as migrants, persons with disabilities and children</w:t>
      </w:r>
      <w:r w:rsidR="00C81AAE">
        <w:t>.</w:t>
      </w:r>
    </w:p>
    <w:p w14:paraId="20703870" w14:textId="5D84B46D" w:rsidR="00CC048A" w:rsidRDefault="0005466F" w:rsidP="00764F0D">
      <w:pPr>
        <w:pStyle w:val="Para0"/>
      </w:pPr>
      <w:r>
        <w:t>While a</w:t>
      </w:r>
      <w:r w:rsidR="00F36DE3">
        <w:t xml:space="preserve"> fully</w:t>
      </w:r>
      <w:r w:rsidR="00B82808" w:rsidRPr="00C33485">
        <w:t xml:space="preserve"> </w:t>
      </w:r>
      <w:r w:rsidR="00036D65">
        <w:t>consistent, system-wide approach to designing</w:t>
      </w:r>
      <w:r w:rsidR="003F0CC5">
        <w:t xml:space="preserve"> justice services </w:t>
      </w:r>
      <w:r w:rsidR="00036D65">
        <w:t>based</w:t>
      </w:r>
      <w:r w:rsidR="003F0CC5">
        <w:t xml:space="preserve"> on </w:t>
      </w:r>
      <w:r w:rsidR="00036D65">
        <w:t xml:space="preserve">an understanding of </w:t>
      </w:r>
      <w:r w:rsidR="00926EFD">
        <w:t>people’s legal capability</w:t>
      </w:r>
      <w:r>
        <w:t xml:space="preserve"> ha</w:t>
      </w:r>
      <w:r w:rsidR="00DB50F9">
        <w:t xml:space="preserve">s yet to be </w:t>
      </w:r>
      <w:r w:rsidR="00F36DE3">
        <w:t>stablished</w:t>
      </w:r>
      <w:r w:rsidR="00B82808" w:rsidRPr="00C33485">
        <w:t xml:space="preserve">, </w:t>
      </w:r>
      <w:r w:rsidR="0005033A">
        <w:t xml:space="preserve">efforts </w:t>
      </w:r>
      <w:r w:rsidR="00B82808" w:rsidRPr="00C33485">
        <w:t xml:space="preserve">have emerged mainly through </w:t>
      </w:r>
      <w:r w:rsidR="00B82808" w:rsidRPr="00B6481E">
        <w:rPr>
          <w:i/>
        </w:rPr>
        <w:t>ad hoc</w:t>
      </w:r>
      <w:r w:rsidR="00B82808" w:rsidRPr="00C33485">
        <w:t xml:space="preserve"> and locally driven initiatives, such as the redesign of procedures affecting vulnerable groups and the establishment of </w:t>
      </w:r>
      <w:r w:rsidR="00056591">
        <w:t>the</w:t>
      </w:r>
      <w:r w:rsidR="00524C98">
        <w:t xml:space="preserve"> Proximity Offices</w:t>
      </w:r>
      <w:r w:rsidR="00B82808" w:rsidRPr="00C33485">
        <w:t xml:space="preserve"> </w:t>
      </w:r>
      <w:r w:rsidR="00524C98">
        <w:t>(“</w:t>
      </w:r>
      <w:r w:rsidR="00056591" w:rsidRPr="00943370">
        <w:rPr>
          <w:iCs/>
        </w:rPr>
        <w:t>Uffici di P</w:t>
      </w:r>
      <w:r w:rsidR="00B82808" w:rsidRPr="00943370">
        <w:rPr>
          <w:iCs/>
        </w:rPr>
        <w:t>ro</w:t>
      </w:r>
      <w:r w:rsidR="00056591" w:rsidRPr="00943370">
        <w:rPr>
          <w:iCs/>
        </w:rPr>
        <w:t>ssimità</w:t>
      </w:r>
      <w:r w:rsidR="00524C98" w:rsidRPr="00943370">
        <w:rPr>
          <w:iCs/>
        </w:rPr>
        <w:t>”</w:t>
      </w:r>
      <w:r w:rsidR="00524C98">
        <w:rPr>
          <w:i/>
        </w:rPr>
        <w:t>)</w:t>
      </w:r>
      <w:r w:rsidR="00056591">
        <w:t xml:space="preserve"> </w:t>
      </w:r>
      <w:r w:rsidR="00B82808" w:rsidRPr="00C33485">
        <w:t>intended to improve access to information and support</w:t>
      </w:r>
      <w:r w:rsidR="0038494C">
        <w:t xml:space="preserve"> </w:t>
      </w:r>
      <w:sdt>
        <w:sdtPr>
          <w:id w:val="-395742705"/>
          <w:citation/>
        </w:sdtPr>
        <w:sdtEndPr/>
        <w:sdtContent>
          <w:r w:rsidR="004C13C0" w:rsidRPr="00C33485">
            <w:fldChar w:fldCharType="begin"/>
          </w:r>
          <w:r w:rsidR="00E90813">
            <w:instrText xml:space="preserve">CITATION Gov21 \l 1040 </w:instrText>
          </w:r>
          <w:r w:rsidR="004C13C0" w:rsidRPr="00C33485">
            <w:fldChar w:fldCharType="separate"/>
          </w:r>
          <w:r w:rsidR="00D8536A" w:rsidRPr="00D8536A">
            <w:rPr>
              <w:noProof/>
            </w:rPr>
            <w:t>(Ministry of Justice of Italy, 2024)</w:t>
          </w:r>
          <w:r w:rsidR="004C13C0" w:rsidRPr="00C33485">
            <w:fldChar w:fldCharType="end"/>
          </w:r>
        </w:sdtContent>
      </w:sdt>
      <w:r w:rsidR="00C81AAE">
        <w:t>.</w:t>
      </w:r>
      <w:r w:rsidR="00011331">
        <w:t xml:space="preserve"> </w:t>
      </w:r>
      <w:r w:rsidR="0043336F">
        <w:t xml:space="preserve">Another </w:t>
      </w:r>
      <w:r w:rsidR="000858A2">
        <w:t xml:space="preserve">relevant </w:t>
      </w:r>
      <w:r w:rsidR="001B21F4">
        <w:t>practice</w:t>
      </w:r>
      <w:r w:rsidR="000858A2">
        <w:t xml:space="preserve"> is the</w:t>
      </w:r>
      <w:r w:rsidR="001B21F4">
        <w:t xml:space="preserve"> </w:t>
      </w:r>
      <w:r w:rsidR="00CE6114">
        <w:t xml:space="preserve">collection </w:t>
      </w:r>
      <w:r w:rsidR="007574C1">
        <w:t>of judicial and statistical data</w:t>
      </w:r>
      <w:r w:rsidR="009B7FB3">
        <w:t xml:space="preserve"> by the </w:t>
      </w:r>
      <w:r w:rsidR="009B7FB3" w:rsidRPr="000858A2">
        <w:t>Gender and Domestic Violence Observatory</w:t>
      </w:r>
      <w:r w:rsidR="009B7FB3">
        <w:t xml:space="preserve"> (“</w:t>
      </w:r>
      <w:r w:rsidR="009B7FB3" w:rsidRPr="001B21F4">
        <w:t>Osservatorio Violenza di Genere e Domestica</w:t>
      </w:r>
      <w:r w:rsidR="009B7FB3">
        <w:t>”)</w:t>
      </w:r>
      <w:r w:rsidR="006C0452" w:rsidRPr="006C0452">
        <w:t>, which supports monitoring of gender- and domestic-violence cases across judicial offices. This data helps identify critical issues in judicial processes, informs the dissemination of effective organisational practices, and supports the design of technical and regulatory improvements. Insights derived from the Observatory also contribute to training for judicial staff, helping translate lessons learned into more effective service delivery for victims.</w:t>
      </w:r>
    </w:p>
    <w:p w14:paraId="21D7AA02" w14:textId="3D82C528" w:rsidR="00B82808" w:rsidRPr="00C33485" w:rsidRDefault="00256BB7" w:rsidP="00764F0D">
      <w:pPr>
        <w:pStyle w:val="Para0"/>
      </w:pPr>
      <w:r>
        <w:lastRenderedPageBreak/>
        <w:t>W</w:t>
      </w:r>
      <w:r w:rsidRPr="00256BB7">
        <w:t xml:space="preserve">hile these initiatives reflect growing attention to integrating people’s needs and capabilities into the design and delivery of justice services, further strengthening the consistency of their implementation and the use of systematic, evidence-based assessments could enhance their contribution to a more coherent </w:t>
      </w:r>
      <w:r w:rsidR="003151E7" w:rsidRPr="003151E7">
        <w:t>and effective people-centred justice</w:t>
      </w:r>
      <w:r w:rsidR="00B82808" w:rsidRPr="00C33485">
        <w:t>.</w:t>
      </w:r>
      <w:r w:rsidR="00722A8C">
        <w:t xml:space="preserve"> Further pro</w:t>
      </w:r>
      <w:r w:rsidR="00705F9F">
        <w:t xml:space="preserve">gress </w:t>
      </w:r>
      <w:r w:rsidR="00B207D1">
        <w:t xml:space="preserve">could be </w:t>
      </w:r>
      <w:r w:rsidR="00744D34">
        <w:t>supported</w:t>
      </w:r>
      <w:r w:rsidR="00B207D1">
        <w:t xml:space="preserve"> </w:t>
      </w:r>
      <w:r w:rsidR="006605C7" w:rsidRPr="006605C7">
        <w:t xml:space="preserve">by institutionalising a comprehensive legal capability framework at </w:t>
      </w:r>
      <w:r w:rsidR="004E7526">
        <w:t xml:space="preserve">the </w:t>
      </w:r>
      <w:r w:rsidR="006605C7" w:rsidRPr="006605C7">
        <w:t xml:space="preserve">national level, with regular and systematic data collection, and by more consistently using such data to inform the design and delivery of justice services across </w:t>
      </w:r>
      <w:r w:rsidR="00D716C9">
        <w:t>justice</w:t>
      </w:r>
      <w:r w:rsidR="0007359F">
        <w:t xml:space="preserve"> </w:t>
      </w:r>
      <w:r w:rsidR="006605C7" w:rsidRPr="006605C7">
        <w:t>institutions and service providers.</w:t>
      </w:r>
    </w:p>
    <w:p w14:paraId="329E5DB9" w14:textId="359CEA16" w:rsidR="00E51069" w:rsidRPr="00C33485" w:rsidRDefault="00792443" w:rsidP="001412EE">
      <w:pPr>
        <w:pStyle w:val="Ttulo4"/>
      </w:pPr>
      <w:r w:rsidRPr="00C33485">
        <w:t>Delivering</w:t>
      </w:r>
      <w:r w:rsidR="001412EE" w:rsidRPr="00C33485">
        <w:t xml:space="preserve"> and improving</w:t>
      </w:r>
      <w:r w:rsidR="00F52E19">
        <w:t xml:space="preserve"> </w:t>
      </w:r>
      <w:r w:rsidR="005D082C">
        <w:t>justice services</w:t>
      </w:r>
      <w:r w:rsidRPr="00C33485">
        <w:t xml:space="preserve"> </w:t>
      </w:r>
      <w:r w:rsidR="00EE76A1">
        <w:t>based on people’s experiences</w:t>
      </w:r>
    </w:p>
    <w:p w14:paraId="34A471B7" w14:textId="10134990" w:rsidR="00843E28" w:rsidRDefault="00843E28" w:rsidP="00EA53C8">
      <w:pPr>
        <w:pStyle w:val="Para0"/>
      </w:pPr>
      <w:r>
        <w:t>The fourth policy indicator, focused on service delivery, measures whether the justice sector delivers a continuum of appropriate, proportionate, affordable, effective and responsive services. It looks at whether services effectively address legal needs and justice problems, in particular the most common justice problems. It assesses whether justice services ask for feedback about people’s experiences with the service. It also assesses mechanisms for gathering people’s views on fairness, process and outcomes, and whether services evolve based on this evidence</w:t>
      </w:r>
      <w:r w:rsidR="004B43F6">
        <w:t xml:space="preserve"> </w:t>
      </w:r>
      <w:sdt>
        <w:sdtPr>
          <w:id w:val="-1415780914"/>
          <w:citation/>
        </w:sdtPr>
        <w:sdtEndPr/>
        <w:sdtContent>
          <w:r w:rsidR="004B43F6">
            <w:fldChar w:fldCharType="begin"/>
          </w:r>
          <w:r w:rsidR="004B43F6">
            <w:instrText xml:space="preserve"> CITATION OECng1 \l 2057 </w:instrText>
          </w:r>
          <w:r w:rsidR="004B43F6">
            <w:fldChar w:fldCharType="separate"/>
          </w:r>
          <w:r w:rsidR="00D8536A">
            <w:rPr>
              <w:noProof/>
            </w:rPr>
            <w:t>(OECD, Forthcoming)</w:t>
          </w:r>
          <w:r w:rsidR="004B43F6">
            <w:fldChar w:fldCharType="end"/>
          </w:r>
        </w:sdtContent>
      </w:sdt>
      <w:r>
        <w:t xml:space="preserve">. </w:t>
      </w:r>
    </w:p>
    <w:p w14:paraId="655042AD" w14:textId="60CB2944" w:rsidR="00E35E3E" w:rsidRDefault="00576DFB" w:rsidP="00EA53C8">
      <w:pPr>
        <w:pStyle w:val="Para0"/>
      </w:pPr>
      <w:r w:rsidRPr="00C33485">
        <w:t>Justice service</w:t>
      </w:r>
      <w:r w:rsidR="005335B9">
        <w:t xml:space="preserve">s in Italy </w:t>
      </w:r>
      <w:r w:rsidR="007D3F79">
        <w:t>encompass</w:t>
      </w:r>
      <w:r w:rsidR="00C471BE">
        <w:t xml:space="preserve"> a number of </w:t>
      </w:r>
      <w:r w:rsidR="00990F6B">
        <w:t xml:space="preserve">initiatives </w:t>
      </w:r>
      <w:r w:rsidR="007D3F79">
        <w:t>aimed at</w:t>
      </w:r>
      <w:r w:rsidR="0061373C">
        <w:t xml:space="preserve"> respond</w:t>
      </w:r>
      <w:r w:rsidR="007D3F79">
        <w:t>ing</w:t>
      </w:r>
      <w:r w:rsidR="0061373C">
        <w:t xml:space="preserve"> to people’s needs</w:t>
      </w:r>
      <w:r w:rsidR="007D3F79">
        <w:t xml:space="preserve">. </w:t>
      </w:r>
      <w:r w:rsidR="000C1AD7">
        <w:t>At the same time</w:t>
      </w:r>
      <w:r w:rsidR="007F7C1B">
        <w:t xml:space="preserve">, there are </w:t>
      </w:r>
      <w:r w:rsidR="007F7C1B" w:rsidRPr="007F7C1B">
        <w:t xml:space="preserve">opportunities to further strengthen the use of systematic assessments of people’s legal needs and capabilities in the design and continuous improvement of services. In particular, expanding the availability of comprehensive and regularly collected </w:t>
      </w:r>
      <w:r w:rsidR="00520C94">
        <w:t>data</w:t>
      </w:r>
      <w:r w:rsidR="007F7C1B" w:rsidRPr="007F7C1B">
        <w:t xml:space="preserve"> on the types of justice problems experience, the pathways people follow to address them, and the outcomes achieved could further enrich the evidence base supporting the development of people-centred justice services</w:t>
      </w:r>
      <w:r w:rsidR="00C23D35">
        <w:t>.</w:t>
      </w:r>
      <w:r w:rsidR="000C1AD7">
        <w:t xml:space="preserve"> At present, </w:t>
      </w:r>
      <w:r w:rsidR="000C1AD7" w:rsidRPr="000C1AD7">
        <w:t xml:space="preserve">the design and improvement of services </w:t>
      </w:r>
      <w:r w:rsidR="005A2AB2">
        <w:t>draw</w:t>
      </w:r>
      <w:r w:rsidR="000C1AD7" w:rsidRPr="000C1AD7">
        <w:t xml:space="preserve"> on </w:t>
      </w:r>
      <w:r w:rsidR="00DD1C35">
        <w:t>a range of</w:t>
      </w:r>
      <w:r w:rsidR="000C1AD7" w:rsidRPr="000C1AD7">
        <w:t xml:space="preserve"> sector-specific and ad hoc sources of information that inform certain aspects of service delivery</w:t>
      </w:r>
      <w:r w:rsidR="00A5135B">
        <w:t>, with the potential</w:t>
      </w:r>
      <w:r w:rsidR="00FA7A25">
        <w:t xml:space="preserve"> to be applied more broadly and consistently</w:t>
      </w:r>
      <w:r w:rsidR="000C1AD7" w:rsidRPr="000C1AD7">
        <w:t xml:space="preserve"> across the justice system.</w:t>
      </w:r>
    </w:p>
    <w:p w14:paraId="50065669" w14:textId="69E6DE82" w:rsidR="002D38EB" w:rsidRDefault="00E76824" w:rsidP="00E76824">
      <w:pPr>
        <w:pStyle w:val="Para0"/>
      </w:pPr>
      <w:r w:rsidRPr="00C33485">
        <w:t xml:space="preserve">With respect to geographic accessibility, </w:t>
      </w:r>
      <w:r w:rsidR="004441C7">
        <w:t xml:space="preserve">Italy </w:t>
      </w:r>
      <w:r w:rsidR="002879A5">
        <w:t xml:space="preserve">has </w:t>
      </w:r>
      <w:r w:rsidR="009F6348">
        <w:t>implemente</w:t>
      </w:r>
      <w:r w:rsidR="002E357F">
        <w:t>d</w:t>
      </w:r>
      <w:r w:rsidR="002879A5">
        <w:t xml:space="preserve"> </w:t>
      </w:r>
      <w:r w:rsidR="00D33714">
        <w:t>some</w:t>
      </w:r>
      <w:r w:rsidR="00D33714" w:rsidRPr="00C33485">
        <w:t xml:space="preserve"> </w:t>
      </w:r>
      <w:r w:rsidRPr="00C33485">
        <w:t>initiatives</w:t>
      </w:r>
      <w:r w:rsidR="00734131">
        <w:t xml:space="preserve"> </w:t>
      </w:r>
      <w:r w:rsidRPr="00C33485">
        <w:t xml:space="preserve">to bring justice services closer to </w:t>
      </w:r>
      <w:r w:rsidR="00D03681">
        <w:t>people</w:t>
      </w:r>
      <w:r w:rsidRPr="00C33485">
        <w:t xml:space="preserve">. In particular, the </w:t>
      </w:r>
      <w:r w:rsidR="0002632F">
        <w:t xml:space="preserve">Proximity Offices </w:t>
      </w:r>
      <w:r w:rsidR="0002632F" w:rsidRPr="0002632F">
        <w:t>(“</w:t>
      </w:r>
      <w:r w:rsidR="0010799D" w:rsidRPr="00943370">
        <w:t xml:space="preserve">Uffici di </w:t>
      </w:r>
      <w:r w:rsidRPr="00943370">
        <w:t>Pro</w:t>
      </w:r>
      <w:r w:rsidR="0010799D" w:rsidRPr="00943370">
        <w:t>ssimità</w:t>
      </w:r>
      <w:r w:rsidR="0002632F" w:rsidRPr="00943370">
        <w:t>”)</w:t>
      </w:r>
      <w:r w:rsidRPr="0002632F">
        <w:t>,</w:t>
      </w:r>
      <w:r w:rsidRPr="00C33485">
        <w:t xml:space="preserve"> </w:t>
      </w:r>
      <w:r w:rsidR="004B298D" w:rsidRPr="00C33485">
        <w:t xml:space="preserve">launched in 2019, </w:t>
      </w:r>
      <w:r w:rsidRPr="00C33485">
        <w:t xml:space="preserve">aim to relocate selected justice-related activities from central judicial offices to local access points closer to where people live, often in </w:t>
      </w:r>
      <w:r w:rsidR="002F0065">
        <w:t>collaboration</w:t>
      </w:r>
      <w:r w:rsidRPr="00C33485">
        <w:t xml:space="preserve"> with municipalities and other territorial actors. The initiative, now operational in 1</w:t>
      </w:r>
      <w:r w:rsidR="00B04539">
        <w:t>6</w:t>
      </w:r>
      <w:r w:rsidRPr="00C33485">
        <w:t xml:space="preserve"> regions,</w:t>
      </w:r>
      <w:r w:rsidR="00100B96">
        <w:t xml:space="preserve"> </w:t>
      </w:r>
      <w:r w:rsidRPr="00C33485">
        <w:t xml:space="preserve">seeks to reduce practical </w:t>
      </w:r>
      <w:r w:rsidR="00656BC4">
        <w:t>difficulties</w:t>
      </w:r>
      <w:r w:rsidRPr="00C33485">
        <w:t xml:space="preserve"> linked to distance</w:t>
      </w:r>
      <w:r w:rsidR="00100B96">
        <w:t xml:space="preserve">, </w:t>
      </w:r>
      <w:r w:rsidRPr="00C33485">
        <w:t>mobility</w:t>
      </w:r>
      <w:r w:rsidR="00100B96">
        <w:t xml:space="preserve"> and territorial disparities and reflects an effort to improve physical access to justice services</w:t>
      </w:r>
      <w:r w:rsidR="00C81AAE">
        <w:t>.</w:t>
      </w:r>
      <w:r w:rsidR="00F313A6" w:rsidRPr="00C33485">
        <w:t xml:space="preserve"> </w:t>
      </w:r>
      <w:r w:rsidR="008E2D5C" w:rsidRPr="002D38EB">
        <w:t xml:space="preserve">As of 2024, 85 Proximity Offices have been activated nationwide, </w:t>
      </w:r>
      <w:r w:rsidR="008E2D5C" w:rsidRPr="00DA61E0">
        <w:t xml:space="preserve">with 239 </w:t>
      </w:r>
      <w:r w:rsidR="008E2D5C">
        <w:t xml:space="preserve">agreements </w:t>
      </w:r>
      <w:r w:rsidR="008E2D5C" w:rsidRPr="00DA61E0">
        <w:t xml:space="preserve">signed for the opening of additional </w:t>
      </w:r>
      <w:r w:rsidR="008E2D5C">
        <w:t>ones</w:t>
      </w:r>
      <w:r w:rsidR="008E2D5C" w:rsidRPr="00DA61E0">
        <w:t>.</w:t>
      </w:r>
      <w:r w:rsidR="008E2D5C">
        <w:t xml:space="preserve"> They </w:t>
      </w:r>
      <w:r w:rsidR="1E42A66A">
        <w:t xml:space="preserve">registered </w:t>
      </w:r>
      <w:r w:rsidR="008E2D5C" w:rsidRPr="002D38EB">
        <w:t>7481 visits, 16</w:t>
      </w:r>
      <w:r w:rsidR="008E2D5C">
        <w:t>,</w:t>
      </w:r>
      <w:r w:rsidR="008E2D5C" w:rsidRPr="002D38EB">
        <w:t xml:space="preserve">881 </w:t>
      </w:r>
      <w:r w:rsidR="00E037D5">
        <w:t>interactions handled by</w:t>
      </w:r>
      <w:r w:rsidR="008E2D5C" w:rsidRPr="002D38EB">
        <w:t xml:space="preserve"> office </w:t>
      </w:r>
      <w:r w:rsidR="00E037D5">
        <w:t>staff</w:t>
      </w:r>
      <w:r w:rsidR="008E2D5C" w:rsidRPr="002D38EB">
        <w:t>, and 7</w:t>
      </w:r>
      <w:r w:rsidR="007D2466">
        <w:t> </w:t>
      </w:r>
      <w:r w:rsidR="008E2D5C" w:rsidRPr="002D38EB">
        <w:t>047 services delivered</w:t>
      </w:r>
      <w:r w:rsidR="00DF57F5">
        <w:t xml:space="preserve"> </w:t>
      </w:r>
      <w:sdt>
        <w:sdtPr>
          <w:id w:val="-409088642"/>
          <w:citation/>
        </w:sdtPr>
        <w:sdtEndPr/>
        <w:sdtContent>
          <w:r w:rsidR="00DF57F5" w:rsidRPr="00C33485">
            <w:fldChar w:fldCharType="begin"/>
          </w:r>
          <w:r w:rsidR="00DF57F5">
            <w:instrText xml:space="preserve">CITATION Gov21 \l 1040 </w:instrText>
          </w:r>
          <w:r w:rsidR="00DF57F5" w:rsidRPr="00C33485">
            <w:fldChar w:fldCharType="separate"/>
          </w:r>
          <w:r w:rsidR="00D8536A" w:rsidRPr="00D8536A">
            <w:rPr>
              <w:noProof/>
            </w:rPr>
            <w:t>(Ministry of Justice of Italy, 2024)</w:t>
          </w:r>
          <w:r w:rsidR="00DF57F5" w:rsidRPr="00C33485">
            <w:fldChar w:fldCharType="end"/>
          </w:r>
        </w:sdtContent>
      </w:sdt>
      <w:r w:rsidR="008E2D5C">
        <w:t>.</w:t>
      </w:r>
    </w:p>
    <w:p w14:paraId="3CBF5D7E" w14:textId="4C6D8601" w:rsidR="0030669C" w:rsidRDefault="004C2E12" w:rsidP="00E76824">
      <w:pPr>
        <w:pStyle w:val="Para0"/>
      </w:pPr>
      <w:r w:rsidRPr="00C33485">
        <w:t>In addition,</w:t>
      </w:r>
      <w:r w:rsidR="00C03D8A" w:rsidRPr="00C33485">
        <w:t xml:space="preserve"> </w:t>
      </w:r>
      <w:r w:rsidR="009C4B47">
        <w:t>draft bill</w:t>
      </w:r>
      <w:r w:rsidR="00C03D8A" w:rsidRPr="00C33485">
        <w:t xml:space="preserve"> </w:t>
      </w:r>
      <w:r w:rsidR="00810F49">
        <w:t xml:space="preserve">C. 2646 </w:t>
      </w:r>
      <w:r w:rsidR="00DB0DAF">
        <w:t>concerning the</w:t>
      </w:r>
      <w:r w:rsidR="00DB0DAF" w:rsidRPr="00C33485">
        <w:t xml:space="preserve"> </w:t>
      </w:r>
      <w:r w:rsidR="00C03D8A" w:rsidRPr="00C33485">
        <w:t>revis</w:t>
      </w:r>
      <w:r w:rsidR="00DB0DAF">
        <w:t>ion of</w:t>
      </w:r>
      <w:r w:rsidR="00C03D8A" w:rsidRPr="00C33485">
        <w:t xml:space="preserve"> the judicial map</w:t>
      </w:r>
      <w:r w:rsidR="0003435F" w:rsidRPr="00C33485">
        <w:t xml:space="preserve"> is currently under consideration before the lower Chamber of the Italian Parliament. This proposal </w:t>
      </w:r>
      <w:r w:rsidR="005A439A" w:rsidRPr="00C33485">
        <w:t>seeks</w:t>
      </w:r>
      <w:r w:rsidR="00E6552B" w:rsidRPr="00C33485">
        <w:t xml:space="preserve"> to </w:t>
      </w:r>
      <w:r w:rsidR="00C03D8A" w:rsidRPr="00C33485">
        <w:t>adjust the territorial organisation of courts and related offices</w:t>
      </w:r>
      <w:r w:rsidR="002614D2" w:rsidRPr="00C33485">
        <w:t xml:space="preserve"> on the basis of objective criteria such as population distribution, territorial characteristics, case flows, and the performance of existing offices, with the aim of improving both efficiency and geographic accessibility</w:t>
      </w:r>
      <w:r w:rsidR="003A5793" w:rsidRPr="00C33485">
        <w:t xml:space="preserve"> </w:t>
      </w:r>
      <w:sdt>
        <w:sdtPr>
          <w:id w:val="-1647354399"/>
          <w:citation/>
        </w:sdtPr>
        <w:sdtEndPr/>
        <w:sdtContent>
          <w:r w:rsidR="00291EC1" w:rsidRPr="00C33485">
            <w:fldChar w:fldCharType="begin"/>
          </w:r>
          <w:r w:rsidR="000D5B89">
            <w:instrText xml:space="preserve">CITATION Par25 \l 1040 </w:instrText>
          </w:r>
          <w:r w:rsidR="00291EC1" w:rsidRPr="00C33485">
            <w:fldChar w:fldCharType="separate"/>
          </w:r>
          <w:r w:rsidR="00D8536A" w:rsidRPr="00D8536A">
            <w:rPr>
              <w:noProof/>
            </w:rPr>
            <w:t>(Parliament of Italy, 2025)</w:t>
          </w:r>
          <w:r w:rsidR="00291EC1" w:rsidRPr="00C33485">
            <w:fldChar w:fldCharType="end"/>
          </w:r>
        </w:sdtContent>
      </w:sdt>
      <w:r w:rsidR="00C81AAE">
        <w:t>.</w:t>
      </w:r>
    </w:p>
    <w:p w14:paraId="6A57D0AC" w14:textId="2B62E434" w:rsidR="00252858" w:rsidRDefault="008D4D1A" w:rsidP="00E76824">
      <w:pPr>
        <w:pStyle w:val="Para0"/>
      </w:pPr>
      <w:r>
        <w:t xml:space="preserve">To respond to </w:t>
      </w:r>
      <w:r w:rsidR="00107B11">
        <w:t>people and businesses’</w:t>
      </w:r>
      <w:r>
        <w:t xml:space="preserve"> need</w:t>
      </w:r>
      <w:r w:rsidR="00C63A10">
        <w:t>s</w:t>
      </w:r>
      <w:r w:rsidR="00107B11">
        <w:t xml:space="preserve"> </w:t>
      </w:r>
      <w:r>
        <w:t xml:space="preserve">for </w:t>
      </w:r>
      <w:r w:rsidR="006A539D" w:rsidRPr="00C33485">
        <w:t>justice se</w:t>
      </w:r>
      <w:r w:rsidR="006A539D">
        <w:t>rvices</w:t>
      </w:r>
      <w:r w:rsidR="00734F56">
        <w:t xml:space="preserve"> </w:t>
      </w:r>
      <w:r>
        <w:t xml:space="preserve">that are easier to navigate, efforts have been undertaken </w:t>
      </w:r>
      <w:r w:rsidR="00606F88">
        <w:t>wi</w:t>
      </w:r>
      <w:r w:rsidR="006A539D" w:rsidRPr="00C33485">
        <w:t xml:space="preserve">thin </w:t>
      </w:r>
      <w:r w:rsidR="006A539D">
        <w:t xml:space="preserve">the </w:t>
      </w:r>
      <w:r w:rsidR="00361AB1">
        <w:t xml:space="preserve">broader </w:t>
      </w:r>
      <w:r w:rsidR="006A539D">
        <w:t>agenda for</w:t>
      </w:r>
      <w:r w:rsidR="006A539D" w:rsidRPr="00C33485">
        <w:t xml:space="preserve"> public administration and administrative simplification</w:t>
      </w:r>
      <w:r w:rsidR="00361AB1">
        <w:t xml:space="preserve">. This agenda </w:t>
      </w:r>
      <w:r w:rsidR="006A539D">
        <w:t>aims to reduce procedural timeframes and regulatory burdens,</w:t>
      </w:r>
      <w:r w:rsidR="001F5996">
        <w:t xml:space="preserve"> </w:t>
      </w:r>
      <w:r w:rsidR="006A539D">
        <w:t xml:space="preserve">and providing legal certainty for </w:t>
      </w:r>
      <w:r w:rsidR="009F5F45">
        <w:t>people and businesses</w:t>
      </w:r>
      <w:r w:rsidR="006A539D">
        <w:t xml:space="preserve"> </w:t>
      </w:r>
      <w:sdt>
        <w:sdtPr>
          <w:id w:val="1071009835"/>
          <w:citation/>
        </w:sdtPr>
        <w:sdtEndPr/>
        <w:sdtContent>
          <w:r w:rsidR="006A539D">
            <w:fldChar w:fldCharType="begin"/>
          </w:r>
          <w:r w:rsidR="006A539D">
            <w:rPr>
              <w:lang w:val="it-IT"/>
            </w:rPr>
            <w:instrText xml:space="preserve"> CITATION Min20 \l 1040 </w:instrText>
          </w:r>
          <w:r w:rsidR="006A539D">
            <w:fldChar w:fldCharType="separate"/>
          </w:r>
          <w:r w:rsidR="00D8536A">
            <w:rPr>
              <w:noProof/>
              <w:lang w:val="it-IT"/>
            </w:rPr>
            <w:t>(Ministry for Public Administration of Italy, 2020)</w:t>
          </w:r>
          <w:r w:rsidR="006A539D">
            <w:fldChar w:fldCharType="end"/>
          </w:r>
        </w:sdtContent>
      </w:sdt>
      <w:r w:rsidR="006A539D" w:rsidRPr="00C33485">
        <w:t xml:space="preserve">. </w:t>
      </w:r>
      <w:r w:rsidR="006A539D">
        <w:t xml:space="preserve">These efforts have been reinforced </w:t>
      </w:r>
      <w:r w:rsidR="006A539D" w:rsidRPr="00C33485">
        <w:t xml:space="preserve">under Italy’s NRRP, which </w:t>
      </w:r>
      <w:r w:rsidR="00B75180">
        <w:t>identifies</w:t>
      </w:r>
      <w:r w:rsidR="006A539D" w:rsidRPr="00C33485">
        <w:t xml:space="preserve"> administrative simplification as a cross-cutting priority</w:t>
      </w:r>
      <w:r w:rsidR="006A539D">
        <w:t xml:space="preserve"> </w:t>
      </w:r>
      <w:sdt>
        <w:sdtPr>
          <w:id w:val="1553808436"/>
          <w:citation/>
        </w:sdtPr>
        <w:sdtEndPr/>
        <w:sdtContent>
          <w:r w:rsidR="006A539D">
            <w:fldChar w:fldCharType="begin"/>
          </w:r>
          <w:r w:rsidR="006A539D">
            <w:rPr>
              <w:lang w:val="it-IT"/>
            </w:rPr>
            <w:instrText xml:space="preserve"> CITATION Min2513 \l 1040 </w:instrText>
          </w:r>
          <w:r w:rsidR="006A539D">
            <w:fldChar w:fldCharType="separate"/>
          </w:r>
          <w:r w:rsidR="00D8536A">
            <w:rPr>
              <w:noProof/>
              <w:lang w:val="it-IT"/>
            </w:rPr>
            <w:t>(Ministry for Public Administration of Italy, 2025)</w:t>
          </w:r>
          <w:r w:rsidR="006A539D">
            <w:fldChar w:fldCharType="end"/>
          </w:r>
        </w:sdtContent>
      </w:sdt>
      <w:r w:rsidR="006A539D" w:rsidRPr="00C33485">
        <w:t>.</w:t>
      </w:r>
    </w:p>
    <w:p w14:paraId="15F1CF69" w14:textId="60822A36" w:rsidR="00723BD0" w:rsidRDefault="002424EC" w:rsidP="00E76824">
      <w:pPr>
        <w:pStyle w:val="Para0"/>
      </w:pPr>
      <w:r>
        <w:t xml:space="preserve">In addition, notaries </w:t>
      </w:r>
      <w:r w:rsidR="004D664D">
        <w:t xml:space="preserve">have played an important role in improving </w:t>
      </w:r>
      <w:r w:rsidR="009A2DDD">
        <w:t xml:space="preserve">the delivery of justice services </w:t>
      </w:r>
      <w:r w:rsidR="00D437AC">
        <w:t>by drawing on their day-to-day interactions</w:t>
      </w:r>
      <w:r w:rsidR="00670871">
        <w:t xml:space="preserve"> with the public to identify </w:t>
      </w:r>
      <w:r w:rsidR="009A2DDD">
        <w:t xml:space="preserve">recurring </w:t>
      </w:r>
      <w:r w:rsidR="00670871">
        <w:t>justice</w:t>
      </w:r>
      <w:r w:rsidR="009A2DDD">
        <w:t xml:space="preserve"> problem</w:t>
      </w:r>
      <w:r w:rsidR="00112E73">
        <w:t xml:space="preserve">s and </w:t>
      </w:r>
      <w:r w:rsidR="00756EB3">
        <w:t xml:space="preserve">promote initiatives and legislative proposals </w:t>
      </w:r>
      <w:r w:rsidR="00C90B88" w:rsidRPr="00C90B88">
        <w:t>aimed at simplifying procedures and preventing disputes</w:t>
      </w:r>
      <w:r w:rsidR="00604B8F">
        <w:t>. These</w:t>
      </w:r>
      <w:r w:rsidR="00C90B88" w:rsidRPr="00C90B88">
        <w:t xml:space="preserve"> includ</w:t>
      </w:r>
      <w:r w:rsidR="00604B8F">
        <w:t>e</w:t>
      </w:r>
      <w:r w:rsidR="00482B3F">
        <w:t xml:space="preserve"> </w:t>
      </w:r>
      <w:r w:rsidR="00C90B88" w:rsidRPr="00C90B88">
        <w:t xml:space="preserve">reforms </w:t>
      </w:r>
      <w:r w:rsidR="00C90B88" w:rsidRPr="00C90B88">
        <w:lastRenderedPageBreak/>
        <w:t>to facilitate acts involving minors and incapacitated persons</w:t>
      </w:r>
      <w:r w:rsidR="00A922A7">
        <w:t xml:space="preserve"> </w:t>
      </w:r>
      <w:sdt>
        <w:sdtPr>
          <w:id w:val="1940480957"/>
          <w:citation/>
        </w:sdtPr>
        <w:sdtEndPr/>
        <w:sdtContent>
          <w:r w:rsidR="00EB4F3A">
            <w:fldChar w:fldCharType="begin"/>
          </w:r>
          <w:r w:rsidR="00EB4F3A">
            <w:rPr>
              <w:lang w:val="it-IT"/>
            </w:rPr>
            <w:instrText xml:space="preserve"> CITATION Fab23 \l 1040 </w:instrText>
          </w:r>
          <w:r w:rsidR="00EB4F3A">
            <w:fldChar w:fldCharType="separate"/>
          </w:r>
          <w:r w:rsidR="00D8536A">
            <w:rPr>
              <w:noProof/>
              <w:lang w:val="it-IT"/>
            </w:rPr>
            <w:t>(Fabiani &amp; Piccolo, 2023)</w:t>
          </w:r>
          <w:r w:rsidR="00EB4F3A">
            <w:fldChar w:fldCharType="end"/>
          </w:r>
        </w:sdtContent>
      </w:sdt>
      <w:r w:rsidR="00C90B88" w:rsidRPr="00C90B88">
        <w:t xml:space="preserve">, instruments </w:t>
      </w:r>
      <w:r w:rsidR="00BC4D65">
        <w:t>aimed at facilitating</w:t>
      </w:r>
      <w:r w:rsidR="00C90B88" w:rsidRPr="00C90B88">
        <w:t xml:space="preserve"> business succession</w:t>
      </w:r>
      <w:r w:rsidR="00423B17">
        <w:t xml:space="preserve"> </w:t>
      </w:r>
      <w:sdt>
        <w:sdtPr>
          <w:id w:val="-956405391"/>
          <w:citation/>
        </w:sdtPr>
        <w:sdtEndPr/>
        <w:sdtContent>
          <w:r w:rsidR="00423B17">
            <w:fldChar w:fldCharType="begin"/>
          </w:r>
          <w:r w:rsidR="00423B17">
            <w:rPr>
              <w:lang w:val="it-IT"/>
            </w:rPr>
            <w:instrText xml:space="preserve"> CITATION Nat12 \l 1040 </w:instrText>
          </w:r>
          <w:r w:rsidR="00423B17">
            <w:fldChar w:fldCharType="separate"/>
          </w:r>
          <w:r w:rsidR="00D8536A">
            <w:rPr>
              <w:noProof/>
              <w:lang w:val="it-IT"/>
            </w:rPr>
            <w:t>(National Council of Notaries, Confindustria, 2012)</w:t>
          </w:r>
          <w:r w:rsidR="00423B17">
            <w:fldChar w:fldCharType="end"/>
          </w:r>
        </w:sdtContent>
      </w:sdt>
      <w:r w:rsidR="00C90B88" w:rsidRPr="00C90B88">
        <w:t xml:space="preserve">, </w:t>
      </w:r>
      <w:r w:rsidR="004556B2">
        <w:t>initiatives</w:t>
      </w:r>
      <w:r w:rsidR="00C90B88" w:rsidRPr="00C90B88">
        <w:t xml:space="preserve"> to reduce litigation risks in housing transactions involving donated property</w:t>
      </w:r>
      <w:r w:rsidR="005C469D">
        <w:t xml:space="preserve"> </w:t>
      </w:r>
      <w:sdt>
        <w:sdtPr>
          <w:id w:val="1120497783"/>
          <w:citation/>
        </w:sdtPr>
        <w:sdtEndPr/>
        <w:sdtContent>
          <w:r w:rsidR="005C469D">
            <w:fldChar w:fldCharType="begin"/>
          </w:r>
          <w:r w:rsidR="006149C8">
            <w:rPr>
              <w:lang w:val="it-IT"/>
            </w:rPr>
            <w:instrText xml:space="preserve">CITATION Par251 \l 1040 </w:instrText>
          </w:r>
          <w:r w:rsidR="005C469D">
            <w:fldChar w:fldCharType="separate"/>
          </w:r>
          <w:r w:rsidR="00D8536A">
            <w:rPr>
              <w:noProof/>
              <w:lang w:val="it-IT"/>
            </w:rPr>
            <w:t>(Parliament of Italy, 2025)</w:t>
          </w:r>
          <w:r w:rsidR="005C469D">
            <w:fldChar w:fldCharType="end"/>
          </w:r>
        </w:sdtContent>
      </w:sdt>
      <w:r w:rsidR="00C90B88" w:rsidRPr="00C90B88">
        <w:t xml:space="preserve">, and </w:t>
      </w:r>
      <w:r w:rsidR="004E2C8F">
        <w:t>measures</w:t>
      </w:r>
      <w:r w:rsidR="00C90B88" w:rsidRPr="00C90B88">
        <w:t xml:space="preserve"> to ensure the effective expression of legal will for persons with severe disabilities</w:t>
      </w:r>
      <w:r w:rsidR="00D37812">
        <w:t xml:space="preserve"> </w:t>
      </w:r>
      <w:sdt>
        <w:sdtPr>
          <w:id w:val="-1184592539"/>
          <w:citation/>
        </w:sdtPr>
        <w:sdtEndPr/>
        <w:sdtContent>
          <w:r w:rsidR="00D37812">
            <w:fldChar w:fldCharType="begin"/>
          </w:r>
          <w:r w:rsidR="00D37812">
            <w:rPr>
              <w:lang w:val="it-IT"/>
            </w:rPr>
            <w:instrText xml:space="preserve"> CITATION Nat23 \l 1040 </w:instrText>
          </w:r>
          <w:r w:rsidR="00D37812">
            <w:fldChar w:fldCharType="separate"/>
          </w:r>
          <w:r w:rsidR="00D8536A">
            <w:rPr>
              <w:noProof/>
              <w:lang w:val="it-IT"/>
            </w:rPr>
            <w:t>(National Council of Notaries, 2023)</w:t>
          </w:r>
          <w:r w:rsidR="00D37812">
            <w:fldChar w:fldCharType="end"/>
          </w:r>
        </w:sdtContent>
      </w:sdt>
      <w:r w:rsidR="00C90B88" w:rsidRPr="00C90B88">
        <w:t>.</w:t>
      </w:r>
      <w:r w:rsidR="00211BCF">
        <w:t xml:space="preserve"> </w:t>
      </w:r>
      <w:r w:rsidR="005A2E63">
        <w:t>To illustrate</w:t>
      </w:r>
      <w:r w:rsidR="00211BCF">
        <w:t xml:space="preserve">, </w:t>
      </w:r>
      <w:r w:rsidR="00725DE2">
        <w:t>t</w:t>
      </w:r>
      <w:r w:rsidR="00725DE2" w:rsidRPr="00725DE2">
        <w:t xml:space="preserve">he National Council of Notaries </w:t>
      </w:r>
      <w:r w:rsidR="00725DE2">
        <w:t xml:space="preserve">(“Consiglio Nazionale del Notariato”) </w:t>
      </w:r>
      <w:r w:rsidR="00725DE2" w:rsidRPr="00725DE2">
        <w:t>ha</w:t>
      </w:r>
      <w:r w:rsidR="00E41FE7">
        <w:t>s</w:t>
      </w:r>
      <w:r w:rsidR="00725DE2" w:rsidRPr="00725DE2">
        <w:t xml:space="preserve"> collaborated with the Italian Multiple Sclerosis Association (</w:t>
      </w:r>
      <w:r w:rsidR="005F0EE1">
        <w:t>“</w:t>
      </w:r>
      <w:r w:rsidR="005F0EE1" w:rsidRPr="005F0EE1">
        <w:t>Associazione Italiana Sclerosi Multipla</w:t>
      </w:r>
      <w:r w:rsidR="005F0EE1">
        <w:t xml:space="preserve">”, </w:t>
      </w:r>
      <w:r w:rsidR="00725DE2" w:rsidRPr="00725DE2">
        <w:t>AISM) to support research and practical applications of technologies such as eye-tracking devices to enable people with disabilities to express legal will and execute public acts</w:t>
      </w:r>
      <w:r w:rsidR="00A922A7" w:rsidRPr="00A922A7">
        <w:t xml:space="preserve"> </w:t>
      </w:r>
      <w:sdt>
        <w:sdtPr>
          <w:id w:val="-1032804799"/>
          <w:citation/>
        </w:sdtPr>
        <w:sdtEndPr/>
        <w:sdtContent>
          <w:r w:rsidR="00A922A7">
            <w:fldChar w:fldCharType="begin"/>
          </w:r>
          <w:r w:rsidR="00A922A7">
            <w:rPr>
              <w:lang w:val="it-IT"/>
            </w:rPr>
            <w:instrText xml:space="preserve"> CITATION AIS25 \l 1040 </w:instrText>
          </w:r>
          <w:r w:rsidR="00A922A7">
            <w:fldChar w:fldCharType="separate"/>
          </w:r>
          <w:r w:rsidR="00D8536A">
            <w:rPr>
              <w:noProof/>
              <w:lang w:val="it-IT"/>
            </w:rPr>
            <w:t>(AISM, 2025)</w:t>
          </w:r>
          <w:r w:rsidR="00A922A7">
            <w:fldChar w:fldCharType="end"/>
          </w:r>
        </w:sdtContent>
      </w:sdt>
      <w:r w:rsidR="00D11A3A">
        <w:t xml:space="preserve">. </w:t>
      </w:r>
      <w:r w:rsidR="00BB07FA">
        <w:t>These</w:t>
      </w:r>
      <w:r w:rsidR="006B5FD6">
        <w:t xml:space="preserve"> examples </w:t>
      </w:r>
      <w:r w:rsidR="004923A3">
        <w:t>illustrate</w:t>
      </w:r>
      <w:r w:rsidR="00BB07FA">
        <w:t xml:space="preserve"> improv</w:t>
      </w:r>
      <w:r w:rsidR="00502BCC">
        <w:t xml:space="preserve">ements in service delivery </w:t>
      </w:r>
      <w:r w:rsidR="002B10E9">
        <w:t xml:space="preserve">by </w:t>
      </w:r>
      <w:r w:rsidR="00D11A3A">
        <w:t>address</w:t>
      </w:r>
      <w:r w:rsidR="002B10E9">
        <w:t>ing</w:t>
      </w:r>
      <w:r w:rsidR="00725DE2" w:rsidRPr="00725DE2">
        <w:t xml:space="preserve"> </w:t>
      </w:r>
      <w:r w:rsidR="00A922A7" w:rsidRPr="00725DE2">
        <w:t>access</w:t>
      </w:r>
      <w:r w:rsidR="00A922A7">
        <w:t>ibility</w:t>
      </w:r>
      <w:r w:rsidR="00A922A7" w:rsidRPr="00725DE2">
        <w:t xml:space="preserve"> </w:t>
      </w:r>
      <w:r w:rsidR="00725DE2" w:rsidRPr="00725DE2">
        <w:t xml:space="preserve">gaps </w:t>
      </w:r>
      <w:r w:rsidR="00A922A7">
        <w:t>in justice services.</w:t>
      </w:r>
      <w:r w:rsidR="008E5565">
        <w:t xml:space="preserve"> </w:t>
      </w:r>
    </w:p>
    <w:p w14:paraId="7DE13464" w14:textId="345E96EA" w:rsidR="00E76824" w:rsidRPr="00C33485" w:rsidRDefault="00DE5A50" w:rsidP="00E76824">
      <w:pPr>
        <w:pStyle w:val="Para0"/>
      </w:pPr>
      <w:r w:rsidRPr="00DE5A50">
        <w:t>With regard to addressing the most common justice problems people face, existing justice services primarily provide support through sector-specific information tools. Notaries, for instance,</w:t>
      </w:r>
      <w:r w:rsidR="00B84760">
        <w:t xml:space="preserve"> </w:t>
      </w:r>
      <w:r w:rsidR="00AD4E08">
        <w:t>have</w:t>
      </w:r>
      <w:r w:rsidR="00B84760">
        <w:t xml:space="preserve"> an important front-line role in translating legal requirements into practical guidance for people</w:t>
      </w:r>
      <w:r w:rsidR="00371044">
        <w:t xml:space="preserve"> in Italy</w:t>
      </w:r>
      <w:r w:rsidR="00CC3D40">
        <w:t>.</w:t>
      </w:r>
      <w:r w:rsidR="00D151E5">
        <w:t xml:space="preserve"> T</w:t>
      </w:r>
      <w:r w:rsidR="00D07B4F">
        <w:t>his is reflected in t</w:t>
      </w:r>
      <w:r w:rsidR="00D151E5">
        <w:t>argeted initiatives</w:t>
      </w:r>
      <w:r w:rsidR="00E76824" w:rsidRPr="00C33485">
        <w:t xml:space="preserve">, notably guides developed by the National Council of Notaries </w:t>
      </w:r>
      <w:r w:rsidR="006B47A3">
        <w:t xml:space="preserve">(“Consiglio Nazionale del Notariato”) </w:t>
      </w:r>
      <w:r w:rsidR="00E76824" w:rsidRPr="00C33485">
        <w:t xml:space="preserve">on issues such as property, family matters, inheritance, and contracts, which correspond to areas where </w:t>
      </w:r>
      <w:r w:rsidR="00F33925">
        <w:t>justice</w:t>
      </w:r>
      <w:r w:rsidR="00E76824" w:rsidRPr="00C33485">
        <w:t xml:space="preserve"> problems frequently arise </w:t>
      </w:r>
      <w:sdt>
        <w:sdtPr>
          <w:id w:val="2022429973"/>
          <w:citation/>
        </w:sdtPr>
        <w:sdtEndPr/>
        <w:sdtContent>
          <w:r w:rsidR="00A913BE" w:rsidRPr="00C33485">
            <w:fldChar w:fldCharType="begin"/>
          </w:r>
          <w:r w:rsidR="00A913BE" w:rsidRPr="00C33485">
            <w:instrText xml:space="preserve"> CITATION Nat25 \l 1040 </w:instrText>
          </w:r>
          <w:r w:rsidR="00A913BE" w:rsidRPr="00C33485">
            <w:fldChar w:fldCharType="separate"/>
          </w:r>
          <w:r w:rsidR="00D8536A" w:rsidRPr="00D8536A">
            <w:rPr>
              <w:noProof/>
            </w:rPr>
            <w:t>(National Council of Notaries, 2025)</w:t>
          </w:r>
          <w:r w:rsidR="00A913BE" w:rsidRPr="00C33485">
            <w:fldChar w:fldCharType="end"/>
          </w:r>
        </w:sdtContent>
      </w:sdt>
      <w:r w:rsidR="00C81AAE">
        <w:t>.</w:t>
      </w:r>
      <w:r w:rsidR="007C0542">
        <w:t xml:space="preserve"> </w:t>
      </w:r>
      <w:r w:rsidR="00751771">
        <w:t>T</w:t>
      </w:r>
      <w:r w:rsidR="008324CC" w:rsidRPr="008324CC">
        <w:t xml:space="preserve">hese efforts are commendable, </w:t>
      </w:r>
      <w:r w:rsidR="00751771">
        <w:t>and</w:t>
      </w:r>
      <w:r w:rsidR="008324CC" w:rsidRPr="008324CC">
        <w:t xml:space="preserve"> </w:t>
      </w:r>
      <w:r w:rsidR="002C212F" w:rsidRPr="002C212F">
        <w:t>further progress could be achieved by</w:t>
      </w:r>
      <w:r w:rsidR="008324CC" w:rsidRPr="008324CC">
        <w:t xml:space="preserve"> </w:t>
      </w:r>
      <w:r w:rsidR="003028DC" w:rsidRPr="003028DC">
        <w:t>strengthening the evidence-based approach underpinning service design. In this respect, legal needs surveys</w:t>
      </w:r>
      <w:r w:rsidR="00AB68A6">
        <w:t xml:space="preserve">, </w:t>
      </w:r>
      <w:r w:rsidR="006A0633">
        <w:t>studies on legal capabilities,</w:t>
      </w:r>
      <w:r w:rsidR="003028DC" w:rsidRPr="003028DC">
        <w:t xml:space="preserve"> or other people-centred research tools could provide a robust foundation for assessing whether existing services adequately address the most prevalent justice problems, respond effectively to people’s needs, and help identify remaining gaps and opportunities for improvement.</w:t>
      </w:r>
    </w:p>
    <w:p w14:paraId="43A3CCD3" w14:textId="0AAEA4FA" w:rsidR="00E76824" w:rsidRPr="00C33485" w:rsidRDefault="00E76824" w:rsidP="00E76824">
      <w:pPr>
        <w:pStyle w:val="Para0"/>
      </w:pPr>
      <w:r w:rsidRPr="00C33485">
        <w:t xml:space="preserve">Information on </w:t>
      </w:r>
      <w:r w:rsidR="008506B4">
        <w:t>the</w:t>
      </w:r>
      <w:r w:rsidR="008506B4" w:rsidRPr="00C33485">
        <w:t xml:space="preserve"> </w:t>
      </w:r>
      <w:r w:rsidRPr="00C33485">
        <w:t xml:space="preserve">resolution </w:t>
      </w:r>
      <w:r w:rsidR="008506B4">
        <w:t>of justice problems</w:t>
      </w:r>
      <w:r w:rsidR="008506B4" w:rsidRPr="00C33485">
        <w:t xml:space="preserve"> </w:t>
      </w:r>
      <w:r w:rsidRPr="00C33485">
        <w:t xml:space="preserve">is available </w:t>
      </w:r>
      <w:r w:rsidR="008506B4">
        <w:t xml:space="preserve">in Italy </w:t>
      </w:r>
      <w:r w:rsidR="00CE6651">
        <w:t xml:space="preserve">primarily through administrative and </w:t>
      </w:r>
      <w:r w:rsidR="007072ED">
        <w:t xml:space="preserve">sector-specific data. In particular, Italy collects and reports data on the clearance rate and disposition time of </w:t>
      </w:r>
      <w:r w:rsidR="00E12CB6">
        <w:t>civil and criminal</w:t>
      </w:r>
      <w:r w:rsidR="00911E67">
        <w:t xml:space="preserve"> proceedings, which provide insights into the efficiency </w:t>
      </w:r>
      <w:r w:rsidR="003E2C4C">
        <w:t>with which</w:t>
      </w:r>
      <w:r w:rsidR="00786392">
        <w:t xml:space="preserve"> </w:t>
      </w:r>
      <w:r w:rsidR="00F428BA">
        <w:t>justice proceedings</w:t>
      </w:r>
      <w:r w:rsidR="00786392">
        <w:t xml:space="preserve"> are resolved </w:t>
      </w:r>
      <w:sdt>
        <w:sdtPr>
          <w:id w:val="-806852252"/>
          <w:citation/>
        </w:sdtPr>
        <w:sdtEndPr/>
        <w:sdtContent>
          <w:r w:rsidR="00786392">
            <w:fldChar w:fldCharType="begin"/>
          </w:r>
          <w:r w:rsidR="00786392">
            <w:rPr>
              <w:lang w:val="it-IT"/>
            </w:rPr>
            <w:instrText xml:space="preserve"> CITATION Min2512 \l 1040 </w:instrText>
          </w:r>
          <w:r w:rsidR="00786392">
            <w:fldChar w:fldCharType="separate"/>
          </w:r>
          <w:r w:rsidR="00D8536A">
            <w:rPr>
              <w:noProof/>
              <w:lang w:val="it-IT"/>
            </w:rPr>
            <w:t>(Ministry of Justice of Italy, 2025)</w:t>
          </w:r>
          <w:r w:rsidR="00786392">
            <w:fldChar w:fldCharType="end"/>
          </w:r>
        </w:sdtContent>
      </w:sdt>
      <w:r w:rsidR="00786392">
        <w:t xml:space="preserve">. In addition, </w:t>
      </w:r>
      <w:r w:rsidRPr="00C33485">
        <w:t xml:space="preserve">official statistics and monitoring reports on </w:t>
      </w:r>
      <w:r w:rsidR="000700E0">
        <w:t>ADR</w:t>
      </w:r>
      <w:r w:rsidRPr="00C33485">
        <w:t xml:space="preserve"> mechanisms, especially </w:t>
      </w:r>
      <w:r w:rsidR="00845F17" w:rsidRPr="00C33485">
        <w:t>civil mediation</w:t>
      </w:r>
      <w:r w:rsidRPr="00C33485">
        <w:t>, include data on successful resolution rates</w:t>
      </w:r>
      <w:r w:rsidR="006D19DC" w:rsidRPr="00C33485">
        <w:t xml:space="preserve"> </w:t>
      </w:r>
      <w:r w:rsidR="005C59FF">
        <w:t xml:space="preserve">for cases that are referred to and concluded through these procedures </w:t>
      </w:r>
      <w:sdt>
        <w:sdtPr>
          <w:id w:val="1302353330"/>
          <w:citation/>
        </w:sdtPr>
        <w:sdtEndPr/>
        <w:sdtContent>
          <w:r w:rsidR="00B40B76" w:rsidRPr="00C33485">
            <w:fldChar w:fldCharType="begin"/>
          </w:r>
          <w:r w:rsidR="00601180">
            <w:instrText xml:space="preserve">CITATION Min251 \l 1040 </w:instrText>
          </w:r>
          <w:r w:rsidR="00B40B76" w:rsidRPr="00C33485">
            <w:fldChar w:fldCharType="separate"/>
          </w:r>
          <w:r w:rsidR="00D8536A" w:rsidRPr="00D8536A">
            <w:rPr>
              <w:noProof/>
            </w:rPr>
            <w:t>(Ministry of Justice of Italy, 2025)</w:t>
          </w:r>
          <w:r w:rsidR="00B40B76" w:rsidRPr="00C33485">
            <w:fldChar w:fldCharType="end"/>
          </w:r>
        </w:sdtContent>
      </w:sdt>
      <w:r w:rsidR="00C81AAE">
        <w:t xml:space="preserve">. </w:t>
      </w:r>
      <w:r w:rsidR="005C59FF">
        <w:t>While these</w:t>
      </w:r>
      <w:r w:rsidR="005C59FF" w:rsidRPr="00C33485">
        <w:t xml:space="preserve"> </w:t>
      </w:r>
      <w:r w:rsidRPr="00C33485">
        <w:t xml:space="preserve">sources </w:t>
      </w:r>
      <w:r w:rsidR="00434ECD" w:rsidRPr="00434ECD">
        <w:t xml:space="preserve">provide </w:t>
      </w:r>
      <w:r w:rsidR="00083F29">
        <w:t xml:space="preserve">valuable </w:t>
      </w:r>
      <w:r w:rsidR="009F5955">
        <w:t>insights</w:t>
      </w:r>
      <w:r w:rsidR="00434ECD" w:rsidRPr="00434ECD">
        <w:t xml:space="preserve"> on </w:t>
      </w:r>
      <w:r w:rsidR="00F70617">
        <w:t>outcomes of</w:t>
      </w:r>
      <w:r w:rsidR="00434ECD" w:rsidRPr="00434ECD">
        <w:t xml:space="preserve"> formal proceedings, </w:t>
      </w:r>
      <w:r w:rsidR="00FB18A2">
        <w:t xml:space="preserve">further </w:t>
      </w:r>
      <w:r w:rsidR="00434ECD" w:rsidRPr="00434ECD">
        <w:t>information</w:t>
      </w:r>
      <w:r w:rsidR="00E51C9B">
        <w:t xml:space="preserve"> </w:t>
      </w:r>
      <w:r w:rsidR="00434ECD" w:rsidRPr="00434ECD">
        <w:t xml:space="preserve">on </w:t>
      </w:r>
      <w:r w:rsidR="00431282">
        <w:t xml:space="preserve">how </w:t>
      </w:r>
      <w:r w:rsidR="00434ECD" w:rsidRPr="00434ECD">
        <w:t xml:space="preserve">justice problems </w:t>
      </w:r>
      <w:r w:rsidR="009F5955">
        <w:t xml:space="preserve">are resolved outside </w:t>
      </w:r>
      <w:r w:rsidR="00434ECD" w:rsidRPr="00434ECD">
        <w:t>court</w:t>
      </w:r>
      <w:r w:rsidR="009F5955">
        <w:t>s</w:t>
      </w:r>
      <w:r w:rsidR="00755966">
        <w:t xml:space="preserve"> or mediation</w:t>
      </w:r>
      <w:r w:rsidR="006702E9">
        <w:t xml:space="preserve"> could enrich </w:t>
      </w:r>
      <w:r w:rsidR="006C33E7">
        <w:t>the evidence base</w:t>
      </w:r>
      <w:r w:rsidR="00434ECD" w:rsidRPr="00434ECD">
        <w:t xml:space="preserve">. </w:t>
      </w:r>
      <w:r w:rsidR="008C63AD">
        <w:t xml:space="preserve">This </w:t>
      </w:r>
      <w:r w:rsidR="005812A7">
        <w:t>would support</w:t>
      </w:r>
      <w:r w:rsidR="00434ECD" w:rsidRPr="00434ECD">
        <w:t xml:space="preserve"> a comprehensive </w:t>
      </w:r>
      <w:r w:rsidR="009B2117">
        <w:t xml:space="preserve">understanding </w:t>
      </w:r>
      <w:r w:rsidR="00D5670A">
        <w:t>of people’s ability to</w:t>
      </w:r>
      <w:r w:rsidR="00FE7AD2">
        <w:t xml:space="preserve"> </w:t>
      </w:r>
      <w:r w:rsidR="00434ECD" w:rsidRPr="00434ECD">
        <w:t xml:space="preserve">resolve their justice problems across the full range of situations they encounter. To support the design and improvement of justice services that respond to people’s needs and experiences, it would be beneficial to complement existing administrative data with </w:t>
      </w:r>
      <w:r w:rsidR="004142D4">
        <w:t xml:space="preserve">comprehensive and periodic </w:t>
      </w:r>
      <w:r w:rsidR="00434ECD" w:rsidRPr="00434ECD">
        <w:t>legal needs survey</w:t>
      </w:r>
      <w:r w:rsidR="004142D4">
        <w:t>s</w:t>
      </w:r>
      <w:r w:rsidR="00434ECD" w:rsidRPr="00434ECD">
        <w:t xml:space="preserve"> or equivalent </w:t>
      </w:r>
      <w:r w:rsidR="00525F83">
        <w:t>research methods</w:t>
      </w:r>
      <w:r w:rsidR="00434ECD" w:rsidRPr="00434ECD">
        <w:t xml:space="preserve"> that collect </w:t>
      </w:r>
      <w:r w:rsidR="005B04C8">
        <w:t>data</w:t>
      </w:r>
      <w:r w:rsidR="00434ECD" w:rsidRPr="00434ECD">
        <w:t xml:space="preserve"> on the resolution of justice problems</w:t>
      </w:r>
      <w:r w:rsidR="00057181">
        <w:t>,</w:t>
      </w:r>
      <w:r w:rsidR="00434ECD" w:rsidRPr="00434ECD">
        <w:t xml:space="preserve"> regardless of whether the</w:t>
      </w:r>
      <w:r w:rsidR="00057181">
        <w:t>y</w:t>
      </w:r>
      <w:r w:rsidR="00434ECD" w:rsidRPr="00434ECD">
        <w:t xml:space="preserve"> result in formal proceedings</w:t>
      </w:r>
      <w:r w:rsidRPr="00C33485">
        <w:t>.</w:t>
      </w:r>
    </w:p>
    <w:p w14:paraId="1E5DEE23" w14:textId="61AAE759" w:rsidR="00576DFB" w:rsidRPr="00C33485" w:rsidRDefault="004506C9" w:rsidP="000613F9">
      <w:pPr>
        <w:pStyle w:val="Para0"/>
      </w:pPr>
      <w:r w:rsidRPr="004506C9">
        <w:t>The collection of feedback from users of justice services in Italy currently takes place mainly through localised and project-based initiatives</w:t>
      </w:r>
      <w:r w:rsidR="00E76824" w:rsidRPr="00C33485">
        <w:t xml:space="preserve">. User satisfaction surveys have been conducted </w:t>
      </w:r>
      <w:r w:rsidR="00F20D8A">
        <w:t xml:space="preserve">on an occasional basis </w:t>
      </w:r>
      <w:r w:rsidR="00E76824" w:rsidRPr="00C33485">
        <w:t xml:space="preserve">in specific </w:t>
      </w:r>
      <w:r w:rsidR="00C47C59">
        <w:t>jurisdictions</w:t>
      </w:r>
      <w:r w:rsidR="00E76824" w:rsidRPr="00C33485">
        <w:t xml:space="preserve">, such as the courts of Rome, Turin, and Catania, as well as </w:t>
      </w:r>
      <w:r w:rsidR="00F20D8A">
        <w:t xml:space="preserve">through </w:t>
      </w:r>
      <w:r w:rsidR="00E76824" w:rsidRPr="00C33485">
        <w:t xml:space="preserve">more recent </w:t>
      </w:r>
      <w:r w:rsidR="009B4BFC">
        <w:t xml:space="preserve">local </w:t>
      </w:r>
      <w:r w:rsidR="00E76824" w:rsidRPr="00C33485">
        <w:t xml:space="preserve">surveys linked to justice-related services, including </w:t>
      </w:r>
      <w:r w:rsidR="009B4ECE" w:rsidRPr="00C33485">
        <w:t>police</w:t>
      </w:r>
      <w:r w:rsidR="009B4BFC">
        <w:t xml:space="preserve"> </w:t>
      </w:r>
      <w:sdt>
        <w:sdtPr>
          <w:id w:val="-1024867390"/>
          <w:citation/>
        </w:sdtPr>
        <w:sdtEndPr/>
        <w:sdtContent>
          <w:r w:rsidR="009B4BFC" w:rsidRPr="00C33485">
            <w:fldChar w:fldCharType="begin"/>
          </w:r>
          <w:r w:rsidR="009B4BFC" w:rsidRPr="00C33485">
            <w:instrText xml:space="preserve"> CITATION Cou15 \l 1040 </w:instrText>
          </w:r>
          <w:r w:rsidR="009B4BFC" w:rsidRPr="00C33485">
            <w:fldChar w:fldCharType="separate"/>
          </w:r>
          <w:r w:rsidR="00D8536A" w:rsidRPr="00D8536A">
            <w:rPr>
              <w:noProof/>
            </w:rPr>
            <w:t>(Court of First Instance of Rome, 2015)</w:t>
          </w:r>
          <w:r w:rsidR="009B4BFC" w:rsidRPr="00C33485">
            <w:fldChar w:fldCharType="end"/>
          </w:r>
        </w:sdtContent>
      </w:sdt>
      <w:r w:rsidR="009B4BFC" w:rsidRPr="00C33485">
        <w:t xml:space="preserve"> </w:t>
      </w:r>
      <w:sdt>
        <w:sdtPr>
          <w:id w:val="1646163362"/>
          <w:citation/>
        </w:sdtPr>
        <w:sdtEndPr/>
        <w:sdtContent>
          <w:r w:rsidR="009B4BFC" w:rsidRPr="00C33485">
            <w:fldChar w:fldCharType="begin"/>
          </w:r>
          <w:r w:rsidR="009B4BFC">
            <w:instrText xml:space="preserve">CITATION Min1 \l 1040 </w:instrText>
          </w:r>
          <w:r w:rsidR="009B4BFC" w:rsidRPr="00C33485">
            <w:fldChar w:fldCharType="separate"/>
          </w:r>
          <w:r w:rsidR="00D8536A" w:rsidRPr="00D8536A">
            <w:rPr>
              <w:noProof/>
            </w:rPr>
            <w:t>(Ministry of Justice of Italy, 2011)</w:t>
          </w:r>
          <w:r w:rsidR="009B4BFC" w:rsidRPr="00C33485">
            <w:fldChar w:fldCharType="end"/>
          </w:r>
        </w:sdtContent>
      </w:sdt>
      <w:sdt>
        <w:sdtPr>
          <w:id w:val="695044770"/>
          <w:citation/>
        </w:sdtPr>
        <w:sdtEndPr/>
        <w:sdtContent>
          <w:r w:rsidR="009B4BFC" w:rsidRPr="00C33485">
            <w:fldChar w:fldCharType="begin"/>
          </w:r>
          <w:r w:rsidR="009B4BFC" w:rsidRPr="00C33485">
            <w:instrText xml:space="preserve"> CITATION Mun23 \l 1040 </w:instrText>
          </w:r>
          <w:r w:rsidR="009B4BFC" w:rsidRPr="00C33485">
            <w:fldChar w:fldCharType="separate"/>
          </w:r>
          <w:r w:rsidR="00D8536A">
            <w:rPr>
              <w:noProof/>
            </w:rPr>
            <w:t xml:space="preserve"> </w:t>
          </w:r>
          <w:r w:rsidR="00D8536A" w:rsidRPr="00D8536A">
            <w:rPr>
              <w:noProof/>
            </w:rPr>
            <w:t>(Municipality of Genoa, 2023)</w:t>
          </w:r>
          <w:r w:rsidR="009B4BFC" w:rsidRPr="00C33485">
            <w:fldChar w:fldCharType="end"/>
          </w:r>
        </w:sdtContent>
      </w:sdt>
      <w:r w:rsidR="00E76824" w:rsidRPr="00C33485">
        <w:t>.</w:t>
      </w:r>
      <w:r w:rsidR="0038757D" w:rsidRPr="00C33485">
        <w:t xml:space="preserve"> </w:t>
      </w:r>
      <w:r w:rsidR="009B038F">
        <w:t>While t</w:t>
      </w:r>
      <w:r w:rsidR="009B038F" w:rsidRPr="009B038F">
        <w:t>hese initiatives reflect growing attention to user experience and provide useful insights at the local level</w:t>
      </w:r>
      <w:r w:rsidR="00E76824" w:rsidRPr="00C33485">
        <w:t xml:space="preserve">, they are </w:t>
      </w:r>
      <w:r w:rsidR="00554CC0">
        <w:t xml:space="preserve">yet </w:t>
      </w:r>
      <w:r w:rsidR="00E76824" w:rsidRPr="00C33485">
        <w:t>isolated</w:t>
      </w:r>
      <w:r w:rsidR="000C2025">
        <w:t xml:space="preserve"> and</w:t>
      </w:r>
      <w:r w:rsidR="00E76824" w:rsidRPr="00C33485">
        <w:t xml:space="preserve"> project</w:t>
      </w:r>
      <w:r w:rsidR="00222A2C">
        <w:t xml:space="preserve"> </w:t>
      </w:r>
      <w:r w:rsidR="00E76824" w:rsidRPr="00C33485">
        <w:t>based</w:t>
      </w:r>
      <w:r w:rsidR="000C2025">
        <w:t xml:space="preserve">. Further progress could be achieved by establishing regular and institutionalised </w:t>
      </w:r>
      <w:r w:rsidR="00F91F23">
        <w:t xml:space="preserve">surveys </w:t>
      </w:r>
      <w:r w:rsidR="003957A0">
        <w:t>to</w:t>
      </w:r>
      <w:r w:rsidR="00F91F23">
        <w:t xml:space="preserve"> collect </w:t>
      </w:r>
      <w:r w:rsidR="000C2025">
        <w:t>feedback across justice services,</w:t>
      </w:r>
      <w:r w:rsidR="00EB1F6F">
        <w:t xml:space="preserve"> </w:t>
      </w:r>
      <w:r w:rsidR="00EB22DB">
        <w:t>with data</w:t>
      </w:r>
      <w:r w:rsidR="000C2025">
        <w:t xml:space="preserve"> </w:t>
      </w:r>
      <w:r w:rsidR="007A690C">
        <w:t xml:space="preserve">systematically </w:t>
      </w:r>
      <w:r w:rsidR="00EB22DB">
        <w:t xml:space="preserve">embedded </w:t>
      </w:r>
      <w:r w:rsidR="00590A09">
        <w:t>to</w:t>
      </w:r>
      <w:r w:rsidR="00251224">
        <w:t xml:space="preserve"> continuously</w:t>
      </w:r>
      <w:r w:rsidR="00590A09">
        <w:t xml:space="preserve"> </w:t>
      </w:r>
      <w:r w:rsidR="00E76824" w:rsidRPr="00C33485">
        <w:t xml:space="preserve">inform </w:t>
      </w:r>
      <w:r w:rsidR="00AF665E">
        <w:t xml:space="preserve">improvements in </w:t>
      </w:r>
      <w:r w:rsidR="007E5568">
        <w:t>service delivery.</w:t>
      </w:r>
      <w:r w:rsidR="007A690C">
        <w:t xml:space="preserve"> </w:t>
      </w:r>
    </w:p>
    <w:sectPr w:rsidR="00576DFB" w:rsidRPr="00C33485" w:rsidSect="003C4738">
      <w:headerReference w:type="even" r:id="rId28"/>
      <w:headerReference w:type="default" r:id="rId29"/>
      <w:footerReference w:type="even" r:id="rId30"/>
      <w:footerReference w:type="default" r:id="rId31"/>
      <w:headerReference w:type="first" r:id="rId32"/>
      <w:footerReference w:type="first" r:id="rId33"/>
      <w:endnotePr>
        <w:numFmt w:val="decimal"/>
        <w:numRestart w:val="eachSect"/>
      </w:endnotePr>
      <w:type w:val="continuous"/>
      <w:pgSz w:w="11906" w:h="16838" w:code="9"/>
      <w:pgMar w:top="1814" w:right="1304" w:bottom="1758" w:left="1304" w:header="1247" w:footer="10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F42B6" w14:textId="77777777" w:rsidR="00F116CC" w:rsidRDefault="00F116CC" w:rsidP="00CC3749"/>
  </w:endnote>
  <w:endnote w:type="continuationSeparator" w:id="0">
    <w:p w14:paraId="1F4611B9" w14:textId="77777777" w:rsidR="00F116CC" w:rsidRPr="00CF4424" w:rsidRDefault="00F116CC" w:rsidP="00CF4424">
      <w:pPr>
        <w:pStyle w:val="Piedepgina"/>
        <w:jc w:val="both"/>
      </w:pPr>
    </w:p>
  </w:endnote>
  <w:endnote w:type="continuationNotice" w:id="1">
    <w:p w14:paraId="741A95F4" w14:textId="77777777" w:rsidR="00F116CC" w:rsidRDefault="00F116CC"/>
  </w:endnote>
  <w:endnote w:id="2">
    <w:p w14:paraId="07DB8B2F" w14:textId="06CBEADC" w:rsidR="008D61DF" w:rsidRDefault="008D61DF" w:rsidP="008320D3">
      <w:pPr>
        <w:pStyle w:val="Textonotaalfinal"/>
      </w:pPr>
      <w:r>
        <w:rPr>
          <w:rStyle w:val="Refdenotaalfinal"/>
        </w:rPr>
        <w:endnoteRef/>
      </w:r>
      <w:r>
        <w:t xml:space="preserve"> </w:t>
      </w:r>
      <w:r w:rsidR="008320D3">
        <w:t xml:space="preserve"> Defined as problems of self-reported seriousness of 4 or more on a scale of 0 to 10, where 0 represents the least serious and 10 represents the most serious problem the respondent could ever face in their lifetime.</w:t>
      </w:r>
    </w:p>
  </w:endnote>
  <w:endnote w:id="3">
    <w:p w14:paraId="05A0A451" w14:textId="3120EFF8" w:rsidR="00341B3A" w:rsidRDefault="00341B3A">
      <w:pPr>
        <w:pStyle w:val="Textonotaalfinal"/>
      </w:pPr>
      <w:r>
        <w:rPr>
          <w:rStyle w:val="Refdenotaalfinal"/>
        </w:rPr>
        <w:endnoteRef/>
      </w:r>
      <w:r>
        <w:t xml:space="preserve"> </w:t>
      </w:r>
      <w:r w:rsidR="003A514C" w:rsidRPr="003A514C">
        <w:t>The survey was conducted between March 1 and April 1, 2024; therefore, the two</w:t>
      </w:r>
      <w:r w:rsidR="003A514C" w:rsidRPr="003A514C">
        <w:rPr>
          <w:rFonts w:ascii="Cambria Math" w:hAnsi="Cambria Math" w:cs="Cambria Math"/>
        </w:rPr>
        <w:t>‑</w:t>
      </w:r>
      <w:r w:rsidR="003A514C" w:rsidRPr="003A514C">
        <w:t>year reference period covers March 2022</w:t>
      </w:r>
      <w:r w:rsidR="003A514C">
        <w:t xml:space="preserve"> </w:t>
      </w:r>
      <w:r w:rsidR="003A514C" w:rsidRPr="003A514C">
        <w:rPr>
          <w:rFonts w:ascii="Arial" w:hAnsi="Arial" w:cs="Arial"/>
        </w:rPr>
        <w:t>–</w:t>
      </w:r>
      <w:r w:rsidR="003A514C">
        <w:rPr>
          <w:rFonts w:ascii="Arial" w:hAnsi="Arial" w:cs="Arial"/>
        </w:rPr>
        <w:t xml:space="preserve"> </w:t>
      </w:r>
      <w:r w:rsidR="003A514C" w:rsidRPr="003A514C">
        <w:t>March 2024.</w:t>
      </w:r>
    </w:p>
  </w:endnote>
  <w:endnote w:id="4">
    <w:p w14:paraId="48F80F03" w14:textId="77777777" w:rsidR="00721AF8" w:rsidRPr="00901104" w:rsidRDefault="00721AF8" w:rsidP="00721AF8">
      <w:pPr>
        <w:pStyle w:val="Textonotaalfinal"/>
        <w:rPr>
          <w:lang w:val="en-US"/>
        </w:rPr>
      </w:pPr>
      <w:r>
        <w:rPr>
          <w:rStyle w:val="Refdenotaalfinal"/>
        </w:rPr>
        <w:endnoteRef/>
      </w:r>
      <w:r>
        <w:t xml:space="preserve"> </w:t>
      </w:r>
      <w:r w:rsidRPr="00AB401A">
        <w:t>A logistic regression is a statistical method used to examine the relationship between one or more characteristics (such as age, gender, income, or location) and the likelihood that a particular outcome occurs.</w:t>
      </w:r>
      <w:r>
        <w:t xml:space="preserve"> </w:t>
      </w:r>
      <w:r w:rsidRPr="00E21BFC">
        <w:t>In this report, logistic regression results are presented as average marginal effects, which show how the predicted probability of an outcome changes when a respondent belongs to one group rather than a reference group.</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StatLink">
    <w:altName w:val="Calibri"/>
    <w:panose1 w:val="020B0604020202020204"/>
    <w:charset w:val="00"/>
    <w:family w:val="auto"/>
    <w:pitch w:val="variable"/>
    <w:sig w:usb0="8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6F808" w14:textId="02A91B73" w:rsidR="00992AB5" w:rsidRDefault="00CD3E35" w:rsidP="004E100F">
    <w:pPr>
      <w:pStyle w:val="Piedepgina"/>
      <w:jc w:val="right"/>
    </w:pPr>
    <w:r>
      <w:rPr>
        <w:noProof/>
      </w:rPr>
      <mc:AlternateContent>
        <mc:Choice Requires="wps">
          <w:drawing>
            <wp:anchor distT="0" distB="0" distL="0" distR="0" simplePos="0" relativeHeight="251657216" behindDoc="0" locked="0" layoutInCell="1" allowOverlap="1" wp14:anchorId="2C8EC406" wp14:editId="62E0AD3B">
              <wp:simplePos x="831850" y="9734550"/>
              <wp:positionH relativeFrom="page">
                <wp:align>center</wp:align>
              </wp:positionH>
              <wp:positionV relativeFrom="page">
                <wp:align>bottom</wp:align>
              </wp:positionV>
              <wp:extent cx="1720215" cy="345440"/>
              <wp:effectExtent l="0" t="0" r="13335" b="0"/>
              <wp:wrapNone/>
              <wp:docPr id="1393418987" name="Text Box 5"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169352DC" w14:textId="2CDE6C7C" w:rsidR="00CD3E35" w:rsidRPr="00CD3E35" w:rsidRDefault="00CD3E35" w:rsidP="00CD3E35">
                          <w:pPr>
                            <w:rPr>
                              <w:rFonts w:ascii="Calibri" w:eastAsia="Calibri" w:hAnsi="Calibri" w:cs="Calibri"/>
                              <w:noProof/>
                              <w:color w:val="0000FF"/>
                              <w:sz w:val="20"/>
                              <w:szCs w:val="20"/>
                            </w:rPr>
                          </w:pPr>
                          <w:r w:rsidRPr="00CD3E35">
                            <w:rPr>
                              <w:rFonts w:ascii="Calibri" w:eastAsia="Calibri" w:hAnsi="Calibri" w:cs="Calibri"/>
                              <w:noProof/>
                              <w:color w:val="0000FF"/>
                              <w:sz w:val="20"/>
                              <w:szCs w:val="20"/>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8EC406" id="_x0000_t202" coordsize="21600,21600" o:spt="202" path="m,l,21600r21600,l21600,xe">
              <v:stroke joinstyle="miter"/>
              <v:path gradientshapeok="t" o:connecttype="rect"/>
            </v:shapetype>
            <v:shape id="Text Box 5" o:spid="_x0000_s1026" type="#_x0000_t202" alt="Restricted Use - À usage restreint" style="position:absolute;left:0;text-align:left;margin-left:0;margin-top:0;width:135.45pt;height:27.2pt;z-index:25165721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" filled="f" stroked="f">
              <v:textbox style="mso-fit-shape-to-text:t" inset="0,0,0,15pt">
                <w:txbxContent>
                  <w:p w14:paraId="169352DC" w14:textId="2CDE6C7C" w:rsidR="00CD3E35" w:rsidRPr="00CD3E35" w:rsidRDefault="00CD3E35" w:rsidP="00CD3E35">
                    <w:pPr>
                      <w:rPr>
                        <w:rFonts w:ascii="Calibri" w:eastAsia="Calibri" w:hAnsi="Calibri" w:cs="Calibri"/>
                        <w:noProof/>
                        <w:color w:val="0000FF"/>
                        <w:sz w:val="20"/>
                        <w:szCs w:val="20"/>
                      </w:rPr>
                    </w:pPr>
                    <w:r w:rsidRPr="00CD3E35">
                      <w:rPr>
                        <w:rFonts w:ascii="Calibri" w:eastAsia="Calibri" w:hAnsi="Calibri" w:cs="Calibri"/>
                        <w:noProof/>
                        <w:color w:val="0000FF"/>
                        <w:sz w:val="20"/>
                        <w:szCs w:val="20"/>
                      </w:rPr>
                      <w:t>Restricted Use - À usage restreint</w:t>
                    </w:r>
                  </w:p>
                </w:txbxContent>
              </v:textbox>
              <w10:wrap anchorx="page" anchory="page"/>
            </v:shape>
          </w:pict>
        </mc:Fallback>
      </mc:AlternateContent>
    </w:r>
  </w:p>
  <w:sdt>
    <w:sdtPr>
      <w:alias w:val="Document Title"/>
      <w:tag w:val="FooterDocTitle"/>
      <w:id w:val="1217002386"/>
      <w:lock w:val="sdtLocked"/>
    </w:sdtPr>
    <w:sdtEndPr/>
    <w:sdtContent>
      <w:p w14:paraId="0A6959E7" w14:textId="02A91B73" w:rsidR="00992AB5" w:rsidRDefault="00992AB5" w:rsidP="004E100F">
        <w:pPr>
          <w:pStyle w:val="Piedepgina"/>
          <w:jc w:val="right"/>
        </w:pPr>
        <w:r>
          <w:t xml:space="preserve"> </w:t>
        </w:r>
      </w:p>
    </w:sdtContent>
  </w:sdt>
  <w:sdt>
    <w:sdtPr>
      <w:alias w:val="Classification"/>
      <w:tag w:val="txtHeaderClassif"/>
      <w:id w:val="-1918931641"/>
      <w:lock w:val="sdtLocked"/>
    </w:sdtPr>
    <w:sdtEndPr/>
    <w:sdtContent>
      <w:p w14:paraId="5BA62C76" w14:textId="77777777" w:rsidR="004E100F" w:rsidRDefault="00992AB5" w:rsidP="004E100F">
        <w:pPr>
          <w:pStyle w:val="FooterClassification"/>
          <w:jc w:val="left"/>
        </w:pP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E0493" w14:textId="41145D72" w:rsidR="004E100F" w:rsidRPr="00FD7BD8" w:rsidRDefault="00CD3E35" w:rsidP="004E100F">
    <w:pPr>
      <w:pStyle w:val="Piedepgina"/>
      <w:jc w:val="left"/>
      <w:rPr>
        <w:caps w:val="0"/>
        <w:szCs w:val="16"/>
      </w:rPr>
    </w:pPr>
    <w:r>
      <w:rPr>
        <w:noProof/>
      </w:rPr>
      <mc:AlternateContent>
        <mc:Choice Requires="wps">
          <w:drawing>
            <wp:anchor distT="0" distB="0" distL="0" distR="0" simplePos="0" relativeHeight="251658240" behindDoc="0" locked="0" layoutInCell="1" allowOverlap="1" wp14:anchorId="4551AB37" wp14:editId="15BF116E">
              <wp:simplePos x="635" y="635"/>
              <wp:positionH relativeFrom="page">
                <wp:align>center</wp:align>
              </wp:positionH>
              <wp:positionV relativeFrom="page">
                <wp:align>bottom</wp:align>
              </wp:positionV>
              <wp:extent cx="1720215" cy="345440"/>
              <wp:effectExtent l="0" t="0" r="13335" b="0"/>
              <wp:wrapNone/>
              <wp:docPr id="1433572339" name="Text Box 6"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346D1997" w14:textId="587B808F" w:rsidR="00CD3E35" w:rsidRPr="00CD3E35" w:rsidRDefault="00CD3E35" w:rsidP="00CD3E35">
                          <w:pPr>
                            <w:rPr>
                              <w:rFonts w:ascii="Calibri" w:eastAsia="Calibri" w:hAnsi="Calibri" w:cs="Calibri"/>
                              <w:noProof/>
                              <w:color w:val="0000FF"/>
                              <w:sz w:val="20"/>
                              <w:szCs w:val="20"/>
                            </w:rPr>
                          </w:pPr>
                          <w:r w:rsidRPr="00CD3E35">
                            <w:rPr>
                              <w:rFonts w:ascii="Calibri" w:eastAsia="Calibri" w:hAnsi="Calibri" w:cs="Calibri"/>
                              <w:noProof/>
                              <w:color w:val="0000FF"/>
                              <w:sz w:val="20"/>
                              <w:szCs w:val="20"/>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51AB37" id="_x0000_t202" coordsize="21600,21600" o:spt="202" path="m,l,21600r21600,l21600,xe">
              <v:stroke joinstyle="miter"/>
              <v:path gradientshapeok="t" o:connecttype="rect"/>
            </v:shapetype>
            <v:shape id="Text Box 6" o:spid="_x0000_s1027" type="#_x0000_t202" alt="Restricted Use - À usage restreint" style="position:absolute;margin-left:0;margin-top:0;width:135.4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" filled="f" stroked="f">
              <v:textbox style="mso-fit-shape-to-text:t" inset="0,0,0,15pt">
                <w:txbxContent>
                  <w:p w14:paraId="346D1997" w14:textId="587B808F" w:rsidR="00CD3E35" w:rsidRPr="00CD3E35" w:rsidRDefault="00CD3E35" w:rsidP="00CD3E35">
                    <w:pPr>
                      <w:rPr>
                        <w:rFonts w:ascii="Calibri" w:eastAsia="Calibri" w:hAnsi="Calibri" w:cs="Calibri"/>
                        <w:noProof/>
                        <w:color w:val="0000FF"/>
                        <w:sz w:val="20"/>
                        <w:szCs w:val="20"/>
                      </w:rPr>
                    </w:pPr>
                    <w:r w:rsidRPr="00CD3E35">
                      <w:rPr>
                        <w:rFonts w:ascii="Calibri" w:eastAsia="Calibri" w:hAnsi="Calibri" w:cs="Calibri"/>
                        <w:noProof/>
                        <w:color w:val="0000FF"/>
                        <w:sz w:val="20"/>
                        <w:szCs w:val="20"/>
                      </w:rPr>
                      <w:t>Restricted Use - À usage restreint</w:t>
                    </w:r>
                  </w:p>
                </w:txbxContent>
              </v:textbox>
              <w10:wrap anchorx="page" anchory="page"/>
            </v:shape>
          </w:pict>
        </mc:Fallback>
      </mc:AlternateContent>
    </w:r>
  </w:p>
  <w:sdt>
    <w:sdtPr>
      <w:alias w:val="Document Title"/>
      <w:tag w:val="FooterDocTitle"/>
      <w:id w:val="-1884096409"/>
      <w:lock w:val="sdtLocked"/>
    </w:sdtPr>
    <w:sdtEndPr/>
    <w:sdtContent>
      <w:p w14:paraId="29D6B04F" w14:textId="41145D72" w:rsidR="004E100F" w:rsidRPr="00FD7BD8" w:rsidRDefault="004E100F" w:rsidP="004E100F">
        <w:pPr>
          <w:pStyle w:val="Piedepgina"/>
          <w:jc w:val="left"/>
          <w:rPr>
            <w:caps w:val="0"/>
            <w:szCs w:val="16"/>
          </w:rPr>
        </w:pPr>
        <w:r>
          <w:t xml:space="preserve"> </w:t>
        </w:r>
      </w:p>
    </w:sdtContent>
  </w:sdt>
  <w:sdt>
    <w:sdtPr>
      <w:alias w:val="Classification"/>
      <w:tag w:val="txtHeaderClassif"/>
      <w:id w:val="-311407045"/>
      <w:lock w:val="sdtLocked"/>
    </w:sdtPr>
    <w:sdtEndPr/>
    <w:sdtContent>
      <w:p w14:paraId="7E427036" w14:textId="77777777" w:rsidR="004E100F" w:rsidRPr="00FD7BD8" w:rsidRDefault="004E100F" w:rsidP="004E100F">
        <w:pPr>
          <w:pStyle w:val="FooterClassification"/>
          <w:rPr>
            <w:szCs w:val="16"/>
          </w:rPr>
        </w:pPr>
        <w: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F8BED" w14:textId="28D87798" w:rsidR="00CD3E35" w:rsidRDefault="00CD3E35">
    <w:pPr>
      <w:pStyle w:val="Piedepgina"/>
    </w:pPr>
    <w:r>
      <w:rPr>
        <w:noProof/>
      </w:rPr>
      <mc:AlternateContent>
        <mc:Choice Requires="wps">
          <w:drawing>
            <wp:anchor distT="0" distB="0" distL="0" distR="0" simplePos="0" relativeHeight="251656192" behindDoc="0" locked="0" layoutInCell="1" allowOverlap="1" wp14:anchorId="1370C5BB" wp14:editId="36F22E29">
              <wp:simplePos x="635" y="635"/>
              <wp:positionH relativeFrom="page">
                <wp:align>center</wp:align>
              </wp:positionH>
              <wp:positionV relativeFrom="page">
                <wp:align>bottom</wp:align>
              </wp:positionV>
              <wp:extent cx="1720215" cy="345440"/>
              <wp:effectExtent l="0" t="0" r="13335" b="0"/>
              <wp:wrapNone/>
              <wp:docPr id="2058721463" name="Text Box 4"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20D4E379" w14:textId="22274BFC" w:rsidR="00CD3E35" w:rsidRPr="00CD3E35" w:rsidRDefault="00CD3E35" w:rsidP="00CD3E35">
                          <w:pPr>
                            <w:rPr>
                              <w:rFonts w:ascii="Calibri" w:eastAsia="Calibri" w:hAnsi="Calibri" w:cs="Calibri"/>
                              <w:noProof/>
                              <w:color w:val="0000FF"/>
                              <w:sz w:val="20"/>
                              <w:szCs w:val="20"/>
                            </w:rPr>
                          </w:pPr>
                          <w:r w:rsidRPr="00CD3E35">
                            <w:rPr>
                              <w:rFonts w:ascii="Calibri" w:eastAsia="Calibri" w:hAnsi="Calibri" w:cs="Calibri"/>
                              <w:noProof/>
                              <w:color w:val="0000FF"/>
                              <w:sz w:val="20"/>
                              <w:szCs w:val="20"/>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70C5BB" id="_x0000_t202" coordsize="21600,21600" o:spt="202" path="m,l,21600r21600,l21600,xe">
              <v:stroke joinstyle="miter"/>
              <v:path gradientshapeok="t" o:connecttype="rect"/>
            </v:shapetype>
            <v:shape id="Text Box 4" o:spid="_x0000_s1028" type="#_x0000_t202" alt="Restricted Use - À usage restreint" style="position:absolute;left:0;text-align:left;margin-left:0;margin-top:0;width:135.45pt;height:27.2pt;z-index:25165619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" filled="f" stroked="f">
              <v:textbox style="mso-fit-shape-to-text:t" inset="0,0,0,15pt">
                <w:txbxContent>
                  <w:p w14:paraId="20D4E379" w14:textId="22274BFC" w:rsidR="00CD3E35" w:rsidRPr="00CD3E35" w:rsidRDefault="00CD3E35" w:rsidP="00CD3E35">
                    <w:pPr>
                      <w:rPr>
                        <w:rFonts w:ascii="Calibri" w:eastAsia="Calibri" w:hAnsi="Calibri" w:cs="Calibri"/>
                        <w:noProof/>
                        <w:color w:val="0000FF"/>
                        <w:sz w:val="20"/>
                        <w:szCs w:val="20"/>
                      </w:rPr>
                    </w:pPr>
                    <w:r w:rsidRPr="00CD3E35">
                      <w:rPr>
                        <w:rFonts w:ascii="Calibri" w:eastAsia="Calibri" w:hAnsi="Calibri" w:cs="Calibri"/>
                        <w:noProof/>
                        <w:color w:val="0000FF"/>
                        <w:sz w:val="20"/>
                        <w:szCs w:val="20"/>
                      </w:rPr>
                      <w:t>Restricted Use - À usage restreint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3B010" w14:textId="77777777" w:rsidR="00F116CC" w:rsidRDefault="00F116CC" w:rsidP="00CC3749">
      <w:r>
        <w:separator/>
      </w:r>
    </w:p>
  </w:footnote>
  <w:footnote w:type="continuationSeparator" w:id="0">
    <w:p w14:paraId="6385D954" w14:textId="77777777" w:rsidR="00F116CC" w:rsidRDefault="00F116CC" w:rsidP="00CC3749">
      <w:r>
        <w:continuationSeparator/>
      </w:r>
    </w:p>
  </w:footnote>
  <w:footnote w:type="continuationNotice" w:id="1">
    <w:p w14:paraId="1A0D3A26" w14:textId="77777777" w:rsidR="00F116CC" w:rsidRDefault="00F116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19BB9" w14:textId="77777777" w:rsidR="00CC3749" w:rsidRDefault="00F116CC" w:rsidP="004E100F">
    <w:pPr>
      <w:pStyle w:val="Encabezado"/>
    </w:pPr>
    <w:sdt>
      <w:sdtPr>
        <w:rPr>
          <w:rStyle w:val="Nmerodepgina"/>
        </w:rPr>
        <w:alias w:val="Page Number"/>
        <w:tag w:val="TxtPageNumber"/>
        <w:id w:val="-1835755985"/>
        <w:lock w:val="sdtLocked"/>
      </w:sdtPr>
      <w:sdtEndPr>
        <w:rPr>
          <w:rStyle w:val="Fuentedeprrafopredeter"/>
          <w:b w:val="0"/>
        </w:rPr>
      </w:sdtEndPr>
      <w:sdtContent>
        <w:r w:rsidR="00CC3749" w:rsidRPr="00CC3749">
          <w:rPr>
            <w:rStyle w:val="Nmerodepgina"/>
          </w:rPr>
          <w:fldChar w:fldCharType="begin"/>
        </w:r>
        <w:r w:rsidR="00CC3749" w:rsidRPr="00CC3749">
          <w:rPr>
            <w:rStyle w:val="Nmerodepgina"/>
          </w:rPr>
          <w:instrText xml:space="preserve"> PAGE   \* MERGEFORMAT </w:instrText>
        </w:r>
        <w:r w:rsidR="00CC3749" w:rsidRPr="00CC3749">
          <w:rPr>
            <w:rStyle w:val="Nmerodepgina"/>
          </w:rPr>
          <w:fldChar w:fldCharType="separate"/>
        </w:r>
        <w:r w:rsidR="006F0A20">
          <w:rPr>
            <w:rStyle w:val="Nmerodepgina"/>
            <w:noProof/>
          </w:rPr>
          <w:t>2</w:t>
        </w:r>
        <w:r w:rsidR="00CC3749" w:rsidRPr="00CC3749">
          <w:rPr>
            <w:rStyle w:val="Nmerodepgina"/>
            <w:noProof/>
          </w:rPr>
          <w:fldChar w:fldCharType="end"/>
        </w:r>
      </w:sdtContent>
    </w:sdt>
    <w:r w:rsidR="004E100F">
      <w:t xml:space="preserve"> </w:t>
    </w:r>
    <w:r w:rsidR="004E100F">
      <w:rPr>
        <w:rFonts w:ascii="Symbol" w:eastAsia="Symbol" w:hAnsi="Symbol" w:cs="Symbol"/>
      </w:rPr>
      <w:t>|</w:t>
    </w:r>
    <w:r w:rsidR="004E100F">
      <w:t xml:space="preserve"> </w:t>
    </w:r>
    <w:sdt>
      <w:sdtPr>
        <w:rPr>
          <w:rStyle w:val="HeaderTitle"/>
        </w:rPr>
        <w:alias w:val="Cote/Chapter"/>
        <w:tag w:val="txtHeaderValue"/>
        <w:id w:val="-308635562"/>
        <w:lock w:val="sdtLocked"/>
      </w:sdtPr>
      <w:sdtEndPr>
        <w:rPr>
          <w:rStyle w:val="Fuentedeprrafopredeter"/>
          <w:caps w:val="0"/>
          <w:sz w:val="22"/>
        </w:rPr>
      </w:sdtEndPr>
      <w:sdtContent>
        <w:r w:rsidR="004E100F">
          <w:rPr>
            <w:rStyle w:val="HeaderTitle"/>
          </w:rPr>
          <w:t xml:space="preserve"> </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82621" w14:textId="50532452" w:rsidR="00992AB5" w:rsidRDefault="00F116CC" w:rsidP="004E100F">
    <w:pPr>
      <w:pStyle w:val="Encabezado"/>
      <w:jc w:val="right"/>
    </w:pPr>
    <w:sdt>
      <w:sdtPr>
        <w:rPr>
          <w:rStyle w:val="HeaderTitle"/>
        </w:rPr>
        <w:id w:val="1095431913"/>
        <w:docPartObj>
          <w:docPartGallery w:val="Watermarks"/>
          <w:docPartUnique/>
        </w:docPartObj>
      </w:sdtPr>
      <w:sdtEndPr>
        <w:rPr>
          <w:rStyle w:val="HeaderTitle"/>
        </w:rPr>
      </w:sdtEndPr>
      <w:sdtContent>
        <w:r>
          <w:rPr>
            <w:rStyle w:val="HeaderTitle"/>
          </w:rPr>
          <w:pict w14:anchorId="6E7B1E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left:0;text-align:left;margin-left:0;margin-top:0;width:527.85pt;height:131.95pt;rotation:315;z-index:-25165721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sdtContent>
    </w:sdt>
    <w:sdt>
      <w:sdtPr>
        <w:rPr>
          <w:rStyle w:val="HeaderTitle"/>
        </w:rPr>
        <w:alias w:val="Cote/Chapter"/>
        <w:tag w:val="txtHeaderValue"/>
        <w:id w:val="-244348000"/>
        <w:lock w:val="sdtLocked"/>
      </w:sdtPr>
      <w:sdtEndPr>
        <w:rPr>
          <w:rStyle w:val="Fuentedeprrafopredeter"/>
          <w:caps w:val="0"/>
          <w:sz w:val="22"/>
        </w:rPr>
      </w:sdtEndPr>
      <w:sdtContent>
        <w:r w:rsidR="00992AB5">
          <w:rPr>
            <w:rStyle w:val="HeaderTitle"/>
          </w:rPr>
          <w:t xml:space="preserve"> </w:t>
        </w:r>
      </w:sdtContent>
    </w:sdt>
    <w:r w:rsidR="00992AB5">
      <w:rPr>
        <w:rStyle w:val="Nmerodepgina"/>
      </w:rPr>
      <w:t xml:space="preserve"> </w:t>
    </w:r>
    <w:r w:rsidR="00992AB5">
      <w:rPr>
        <w:rStyle w:val="Nmerodepgina"/>
        <w:rFonts w:ascii="Symbol" w:eastAsia="Symbol" w:hAnsi="Symbol" w:cs="Symbol"/>
      </w:rPr>
      <w:t>|</w:t>
    </w:r>
    <w:r w:rsidR="00992AB5">
      <w:rPr>
        <w:rStyle w:val="Nmerodepgina"/>
      </w:rPr>
      <w:t xml:space="preserve"> </w:t>
    </w:r>
    <w:sdt>
      <w:sdtPr>
        <w:rPr>
          <w:rStyle w:val="Nmerodepgina"/>
        </w:rPr>
        <w:alias w:val="Page Number"/>
        <w:tag w:val="TxtPageNumber"/>
        <w:id w:val="1076251128"/>
        <w:lock w:val="sdtLocked"/>
      </w:sdtPr>
      <w:sdtEndPr>
        <w:rPr>
          <w:rStyle w:val="Fuentedeprrafopredeter"/>
          <w:b w:val="0"/>
        </w:rPr>
      </w:sdtEndPr>
      <w:sdtContent>
        <w:r w:rsidR="00992AB5" w:rsidRPr="00CC3749">
          <w:rPr>
            <w:rStyle w:val="Nmerodepgina"/>
          </w:rPr>
          <w:fldChar w:fldCharType="begin"/>
        </w:r>
        <w:r w:rsidR="00992AB5" w:rsidRPr="00CC3749">
          <w:rPr>
            <w:rStyle w:val="Nmerodepgina"/>
          </w:rPr>
          <w:instrText xml:space="preserve"> PAGE   \* MERGEFORMAT </w:instrText>
        </w:r>
        <w:r w:rsidR="00992AB5" w:rsidRPr="00CC3749">
          <w:rPr>
            <w:rStyle w:val="Nmerodepgina"/>
          </w:rPr>
          <w:fldChar w:fldCharType="separate"/>
        </w:r>
        <w:r w:rsidR="00456142">
          <w:rPr>
            <w:rStyle w:val="Nmerodepgina"/>
            <w:noProof/>
          </w:rPr>
          <w:t>3</w:t>
        </w:r>
        <w:r w:rsidR="00992AB5" w:rsidRPr="00CC3749">
          <w:rPr>
            <w:rStyle w:val="Nmerodepgina"/>
            <w:noProof/>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80E50" w14:textId="77777777" w:rsidR="00034321" w:rsidRDefault="0003432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A802DA2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030F04F5"/>
    <w:multiLevelType w:val="hybridMultilevel"/>
    <w:tmpl w:val="A218FA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A76A01"/>
    <w:multiLevelType w:val="hybridMultilevel"/>
    <w:tmpl w:val="D39823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891C5C"/>
    <w:multiLevelType w:val="hybridMultilevel"/>
    <w:tmpl w:val="79D417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FD3D27"/>
    <w:multiLevelType w:val="hybridMultilevel"/>
    <w:tmpl w:val="99F025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802C35"/>
    <w:multiLevelType w:val="hybridMultilevel"/>
    <w:tmpl w:val="8D1C02B4"/>
    <w:lvl w:ilvl="0" w:tplc="0C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035F29"/>
    <w:multiLevelType w:val="hybridMultilevel"/>
    <w:tmpl w:val="E02443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123EDE"/>
    <w:multiLevelType w:val="hybridMultilevel"/>
    <w:tmpl w:val="417230D2"/>
    <w:lvl w:ilvl="0" w:tplc="F57A0222">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136712BD"/>
    <w:multiLevelType w:val="hybridMultilevel"/>
    <w:tmpl w:val="14764D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5B791D"/>
    <w:multiLevelType w:val="hybridMultilevel"/>
    <w:tmpl w:val="5E0A31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B02B80"/>
    <w:multiLevelType w:val="hybridMultilevel"/>
    <w:tmpl w:val="0D9C8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100840"/>
    <w:multiLevelType w:val="hybridMultilevel"/>
    <w:tmpl w:val="6382EA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A725E9"/>
    <w:multiLevelType w:val="hybridMultilevel"/>
    <w:tmpl w:val="BDD8B256"/>
    <w:lvl w:ilvl="0" w:tplc="74F423D6">
      <w:start w:val="1"/>
      <w:numFmt w:val="lowerLetter"/>
      <w:pStyle w:val="ProposedAction"/>
      <w:lvlText w:val="%1)"/>
      <w:lvlJc w:val="left"/>
      <w:pPr>
        <w:ind w:left="1400" w:hanging="360"/>
      </w:pPr>
    </w:lvl>
    <w:lvl w:ilvl="1" w:tplc="D7206700">
      <w:start w:val="1"/>
      <w:numFmt w:val="lowerRoman"/>
      <w:lvlText w:val="%2)"/>
      <w:lvlJc w:val="left"/>
      <w:pPr>
        <w:tabs>
          <w:tab w:val="num" w:pos="567"/>
        </w:tabs>
        <w:ind w:left="2835" w:hanging="567"/>
      </w:pPr>
      <w:rPr>
        <w:rFonts w:hint="default"/>
      </w:rPr>
    </w:lvl>
    <w:lvl w:ilvl="2" w:tplc="F77E56A6">
      <w:start w:val="1"/>
      <w:numFmt w:val="lowerRoman"/>
      <w:lvlText w:val="%3."/>
      <w:lvlJc w:val="right"/>
      <w:pPr>
        <w:ind w:left="4309" w:hanging="487"/>
      </w:pPr>
      <w:rPr>
        <w:rFonts w:hint="default"/>
      </w:rPr>
    </w:lvl>
    <w:lvl w:ilvl="3" w:tplc="6D8AD84E">
      <w:start w:val="1"/>
      <w:numFmt w:val="decimal"/>
      <w:lvlText w:val="%4."/>
      <w:lvlJc w:val="left"/>
      <w:pPr>
        <w:ind w:left="4723" w:hanging="363"/>
      </w:pPr>
      <w:rPr>
        <w:rFonts w:hint="default"/>
      </w:rPr>
    </w:lvl>
    <w:lvl w:ilvl="4" w:tplc="6F2EB210">
      <w:start w:val="1"/>
      <w:numFmt w:val="lowerLetter"/>
      <w:lvlText w:val="%5."/>
      <w:lvlJc w:val="left"/>
      <w:pPr>
        <w:ind w:left="5443" w:hanging="363"/>
      </w:pPr>
      <w:rPr>
        <w:rFonts w:hint="default"/>
      </w:rPr>
    </w:lvl>
    <w:lvl w:ilvl="5" w:tplc="054A5176">
      <w:start w:val="1"/>
      <w:numFmt w:val="lowerRoman"/>
      <w:lvlText w:val="%6."/>
      <w:lvlJc w:val="right"/>
      <w:pPr>
        <w:ind w:left="6163" w:hanging="181"/>
      </w:pPr>
      <w:rPr>
        <w:rFonts w:hint="default"/>
      </w:rPr>
    </w:lvl>
    <w:lvl w:ilvl="6" w:tplc="20105C9A">
      <w:start w:val="1"/>
      <w:numFmt w:val="decimal"/>
      <w:lvlText w:val="%7."/>
      <w:lvlJc w:val="left"/>
      <w:pPr>
        <w:ind w:left="6883" w:hanging="362"/>
      </w:pPr>
      <w:rPr>
        <w:rFonts w:hint="default"/>
      </w:rPr>
    </w:lvl>
    <w:lvl w:ilvl="7" w:tplc="08090019" w:tentative="1">
      <w:start w:val="1"/>
      <w:numFmt w:val="lowerLetter"/>
      <w:lvlText w:val="%8."/>
      <w:lvlJc w:val="left"/>
      <w:pPr>
        <w:ind w:left="6440" w:hanging="360"/>
      </w:pPr>
    </w:lvl>
    <w:lvl w:ilvl="8" w:tplc="0809001B" w:tentative="1">
      <w:start w:val="1"/>
      <w:numFmt w:val="lowerRoman"/>
      <w:lvlText w:val="%9."/>
      <w:lvlJc w:val="right"/>
      <w:pPr>
        <w:ind w:left="7160" w:hanging="180"/>
      </w:pPr>
    </w:lvl>
  </w:abstractNum>
  <w:abstractNum w:abstractNumId="13" w15:restartNumberingAfterBreak="0">
    <w:nsid w:val="185E0111"/>
    <w:multiLevelType w:val="hybridMultilevel"/>
    <w:tmpl w:val="45A2C036"/>
    <w:lvl w:ilvl="0" w:tplc="A818341A">
      <w:start w:val="1"/>
      <w:numFmt w:val="bullet"/>
      <w:pStyle w:val="Annotation"/>
      <w:lvlText w:val="˗"/>
      <w:lvlJc w:val="left"/>
      <w:pPr>
        <w:ind w:left="720" w:hanging="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A7947FF"/>
    <w:multiLevelType w:val="hybridMultilevel"/>
    <w:tmpl w:val="17F67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D90FCD"/>
    <w:multiLevelType w:val="hybridMultilevel"/>
    <w:tmpl w:val="E3248B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127810"/>
    <w:multiLevelType w:val="hybridMultilevel"/>
    <w:tmpl w:val="AEA68E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1AB49A8"/>
    <w:multiLevelType w:val="hybridMultilevel"/>
    <w:tmpl w:val="FFBC8D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DF46BE"/>
    <w:multiLevelType w:val="hybridMultilevel"/>
    <w:tmpl w:val="3CCCE3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A1521B"/>
    <w:multiLevelType w:val="hybridMultilevel"/>
    <w:tmpl w:val="A9F0F768"/>
    <w:lvl w:ilvl="0" w:tplc="18EA0DCE">
      <w:start w:val="1"/>
      <w:numFmt w:val="decimal"/>
      <w:pStyle w:val="Para"/>
      <w:lvlText w:val="%1."/>
      <w:lvlJc w:val="left"/>
      <w:pPr>
        <w:tabs>
          <w:tab w:val="num" w:pos="720"/>
        </w:tabs>
        <w:ind w:left="0" w:firstLine="0"/>
      </w:pPr>
      <w:rPr>
        <w:rFonts w:hint="default"/>
      </w:rPr>
    </w:lvl>
    <w:lvl w:ilvl="1" w:tplc="08090019" w:tentative="1">
      <w:start w:val="1"/>
      <w:numFmt w:val="lowerLetter"/>
      <w:lvlText w:val="%2."/>
      <w:lvlJc w:val="left"/>
      <w:pPr>
        <w:ind w:left="2120" w:hanging="360"/>
      </w:pPr>
    </w:lvl>
    <w:lvl w:ilvl="2" w:tplc="0809001B" w:tentative="1">
      <w:start w:val="1"/>
      <w:numFmt w:val="lowerRoman"/>
      <w:lvlText w:val="%3."/>
      <w:lvlJc w:val="right"/>
      <w:pPr>
        <w:ind w:left="2840" w:hanging="180"/>
      </w:pPr>
    </w:lvl>
    <w:lvl w:ilvl="3" w:tplc="0809000F" w:tentative="1">
      <w:start w:val="1"/>
      <w:numFmt w:val="decimal"/>
      <w:lvlText w:val="%4."/>
      <w:lvlJc w:val="left"/>
      <w:pPr>
        <w:ind w:left="3560" w:hanging="360"/>
      </w:pPr>
    </w:lvl>
    <w:lvl w:ilvl="4" w:tplc="08090019" w:tentative="1">
      <w:start w:val="1"/>
      <w:numFmt w:val="lowerLetter"/>
      <w:lvlText w:val="%5."/>
      <w:lvlJc w:val="left"/>
      <w:pPr>
        <w:ind w:left="4280" w:hanging="360"/>
      </w:pPr>
    </w:lvl>
    <w:lvl w:ilvl="5" w:tplc="0809001B" w:tentative="1">
      <w:start w:val="1"/>
      <w:numFmt w:val="lowerRoman"/>
      <w:lvlText w:val="%6."/>
      <w:lvlJc w:val="right"/>
      <w:pPr>
        <w:ind w:left="5000" w:hanging="180"/>
      </w:pPr>
    </w:lvl>
    <w:lvl w:ilvl="6" w:tplc="0809000F" w:tentative="1">
      <w:start w:val="1"/>
      <w:numFmt w:val="decimal"/>
      <w:lvlText w:val="%7."/>
      <w:lvlJc w:val="left"/>
      <w:pPr>
        <w:ind w:left="5720" w:hanging="360"/>
      </w:pPr>
    </w:lvl>
    <w:lvl w:ilvl="7" w:tplc="08090019" w:tentative="1">
      <w:start w:val="1"/>
      <w:numFmt w:val="lowerLetter"/>
      <w:lvlText w:val="%8."/>
      <w:lvlJc w:val="left"/>
      <w:pPr>
        <w:ind w:left="6440" w:hanging="360"/>
      </w:pPr>
    </w:lvl>
    <w:lvl w:ilvl="8" w:tplc="0809001B" w:tentative="1">
      <w:start w:val="1"/>
      <w:numFmt w:val="lowerRoman"/>
      <w:lvlText w:val="%9."/>
      <w:lvlJc w:val="right"/>
      <w:pPr>
        <w:ind w:left="7160" w:hanging="180"/>
      </w:pPr>
    </w:lvl>
  </w:abstractNum>
  <w:abstractNum w:abstractNumId="20" w15:restartNumberingAfterBreak="0">
    <w:nsid w:val="27E24829"/>
    <w:multiLevelType w:val="hybridMultilevel"/>
    <w:tmpl w:val="360E37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753506"/>
    <w:multiLevelType w:val="hybridMultilevel"/>
    <w:tmpl w:val="130AC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3E173D"/>
    <w:multiLevelType w:val="hybridMultilevel"/>
    <w:tmpl w:val="433E0F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177563"/>
    <w:multiLevelType w:val="hybridMultilevel"/>
    <w:tmpl w:val="70583A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7E516C"/>
    <w:multiLevelType w:val="hybridMultilevel"/>
    <w:tmpl w:val="EA9AD574"/>
    <w:lvl w:ilvl="0" w:tplc="6EF66F78">
      <w:start w:val="1"/>
      <w:numFmt w:val="decimal"/>
      <w:pStyle w:val="NumberedList"/>
      <w:lvlText w:val="%1."/>
      <w:lvlJc w:val="left"/>
      <w:pPr>
        <w:ind w:left="680" w:hanging="340"/>
      </w:pPr>
      <w:rPr>
        <w:rFonts w:hint="default"/>
      </w:rPr>
    </w:lvl>
    <w:lvl w:ilvl="1" w:tplc="0DA27B04">
      <w:start w:val="1"/>
      <w:numFmt w:val="lowerLetter"/>
      <w:lvlText w:val="%2."/>
      <w:lvlJc w:val="left"/>
      <w:pPr>
        <w:tabs>
          <w:tab w:val="num" w:pos="680"/>
        </w:tabs>
        <w:ind w:left="1021" w:hanging="341"/>
      </w:pPr>
      <w:rPr>
        <w:rFonts w:hint="default"/>
      </w:rPr>
    </w:lvl>
    <w:lvl w:ilvl="2" w:tplc="AF249572">
      <w:start w:val="1"/>
      <w:numFmt w:val="lowerRoman"/>
      <w:lvlText w:val="%3."/>
      <w:lvlJc w:val="right"/>
      <w:pPr>
        <w:ind w:left="1361" w:hanging="227"/>
      </w:pPr>
      <w:rPr>
        <w:rFonts w:hint="default"/>
      </w:rPr>
    </w:lvl>
    <w:lvl w:ilvl="3" w:tplc="6DA6E442">
      <w:start w:val="1"/>
      <w:numFmt w:val="lowerLetter"/>
      <w:lvlText w:val="%4)"/>
      <w:lvlJc w:val="left"/>
      <w:pPr>
        <w:tabs>
          <w:tab w:val="num" w:pos="1361"/>
        </w:tabs>
        <w:ind w:left="1701" w:hanging="340"/>
      </w:pPr>
      <w:rPr>
        <w:rFonts w:hint="default"/>
      </w:rPr>
    </w:lvl>
    <w:lvl w:ilvl="4" w:tplc="1BA86D40">
      <w:start w:val="1"/>
      <w:numFmt w:val="decimal"/>
      <w:lvlText w:val="%5)"/>
      <w:lvlJc w:val="left"/>
      <w:pPr>
        <w:tabs>
          <w:tab w:val="num" w:pos="1701"/>
        </w:tabs>
        <w:ind w:left="2041" w:hanging="340"/>
      </w:pPr>
      <w:rPr>
        <w:rFonts w:hint="default"/>
      </w:r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30AF62CB"/>
    <w:multiLevelType w:val="hybridMultilevel"/>
    <w:tmpl w:val="C882CE1A"/>
    <w:lvl w:ilvl="0" w:tplc="D8A4946C">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37B67113"/>
    <w:multiLevelType w:val="hybridMultilevel"/>
    <w:tmpl w:val="8DEE74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363916"/>
    <w:multiLevelType w:val="hybridMultilevel"/>
    <w:tmpl w:val="637A95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764002"/>
    <w:multiLevelType w:val="hybridMultilevel"/>
    <w:tmpl w:val="B51C908A"/>
    <w:lvl w:ilvl="0" w:tplc="D8A4946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08608E0"/>
    <w:multiLevelType w:val="hybridMultilevel"/>
    <w:tmpl w:val="4DE81D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8D2A51"/>
    <w:multiLevelType w:val="hybridMultilevel"/>
    <w:tmpl w:val="8DF8D546"/>
    <w:lvl w:ilvl="0" w:tplc="6CEACD90">
      <w:start w:val="1"/>
      <w:numFmt w:val="bullet"/>
      <w:pStyle w:val="GroupHeading"/>
      <w:lvlText w:val="►"/>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2E04A3A"/>
    <w:multiLevelType w:val="hybridMultilevel"/>
    <w:tmpl w:val="8F0060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192AF4"/>
    <w:multiLevelType w:val="hybridMultilevel"/>
    <w:tmpl w:val="1272FF24"/>
    <w:lvl w:ilvl="0" w:tplc="D8A4946C">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619644D"/>
    <w:multiLevelType w:val="hybridMultilevel"/>
    <w:tmpl w:val="562435EC"/>
    <w:lvl w:ilvl="0" w:tplc="D8A4946C">
      <w:start w:val="1"/>
      <w:numFmt w:val="bullet"/>
      <w:lvlText w:val=""/>
      <w:lvlJc w:val="left"/>
      <w:pPr>
        <w:ind w:left="360" w:hanging="360"/>
      </w:pPr>
      <w:rPr>
        <w:rFonts w:ascii="Symbol" w:hAnsi="Symbol" w:hint="default"/>
        <w:color w:val="auto"/>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475F566E"/>
    <w:multiLevelType w:val="multilevel"/>
    <w:tmpl w:val="6EE6DD4E"/>
    <w:lvl w:ilvl="0">
      <w:start w:val="1"/>
      <w:numFmt w:val="decimal"/>
      <w:pStyle w:val="Ttulo1"/>
      <w:suff w:val="space"/>
      <w:lvlText w:val="%1"/>
      <w:lvlJc w:val="left"/>
      <w:pPr>
        <w:ind w:left="1247" w:hanging="1134"/>
      </w:pPr>
      <w:rPr>
        <w:rFonts w:asciiTheme="majorHAnsi" w:hAnsiTheme="majorHAnsi" w:hint="default"/>
        <w:w w:val="100"/>
        <w:sz w:val="130"/>
        <w:u w:val="thick"/>
      </w:rPr>
    </w:lvl>
    <w:lvl w:ilvl="1">
      <w:start w:val="1"/>
      <w:numFmt w:val="none"/>
      <w:pStyle w:val="Ttulo2"/>
      <w:suff w:val="nothing"/>
      <w:lvlText w:val=""/>
      <w:lvlJc w:val="left"/>
      <w:pPr>
        <w:ind w:left="0" w:firstLine="0"/>
      </w:pPr>
      <w:rPr>
        <w:rFonts w:hint="default"/>
      </w:rPr>
    </w:lvl>
    <w:lvl w:ilvl="2">
      <w:start w:val="1"/>
      <w:numFmt w:val="none"/>
      <w:pStyle w:val="Ttulo3"/>
      <w:suff w:val="nothing"/>
      <w:lvlText w:val=""/>
      <w:lvlJc w:val="left"/>
      <w:pPr>
        <w:ind w:left="0" w:firstLine="0"/>
      </w:pPr>
      <w:rPr>
        <w:rFonts w:hint="default"/>
      </w:rPr>
    </w:lvl>
    <w:lvl w:ilvl="3">
      <w:start w:val="1"/>
      <w:numFmt w:val="none"/>
      <w:pStyle w:val="Ttulo4"/>
      <w:suff w:val="nothing"/>
      <w:lvlText w:val=""/>
      <w:lvlJc w:val="left"/>
      <w:pPr>
        <w:ind w:left="340" w:firstLine="0"/>
      </w:pPr>
      <w:rPr>
        <w:rFonts w:hint="default"/>
      </w:rPr>
    </w:lvl>
    <w:lvl w:ilvl="4">
      <w:start w:val="1"/>
      <w:numFmt w:val="none"/>
      <w:pStyle w:val="Ttulo5"/>
      <w:suff w:val="nothing"/>
      <w:lvlText w:val=""/>
      <w:lvlJc w:val="left"/>
      <w:pPr>
        <w:ind w:left="680" w:firstLine="0"/>
      </w:pPr>
      <w:rPr>
        <w:rFonts w:hint="default"/>
      </w:rPr>
    </w:lvl>
    <w:lvl w:ilvl="5">
      <w:start w:val="1"/>
      <w:numFmt w:val="upperRoman"/>
      <w:lvlRestart w:val="0"/>
      <w:pStyle w:val="Ttulo6"/>
      <w:suff w:val="space"/>
      <w:lvlText w:val="Part %6"/>
      <w:lvlJc w:val="left"/>
      <w:pPr>
        <w:ind w:left="0" w:firstLine="0"/>
      </w:pPr>
      <w:rPr>
        <w:rFonts w:asciiTheme="majorHAnsi" w:hAnsiTheme="majorHAnsi" w:hint="default"/>
        <w:sz w:val="96"/>
      </w:rPr>
    </w:lvl>
    <w:lvl w:ilvl="6">
      <w:start w:val="1"/>
      <w:numFmt w:val="upperLetter"/>
      <w:lvlRestart w:val="0"/>
      <w:pStyle w:val="Ttulo7"/>
      <w:suff w:val="space"/>
      <w:lvlText w:val="Annex %7."/>
      <w:lvlJc w:val="left"/>
      <w:pPr>
        <w:ind w:left="0" w:firstLine="0"/>
      </w:pPr>
      <w:rPr>
        <w:rFonts w:asciiTheme="majorHAnsi" w:hAnsiTheme="majorHAnsi" w:hint="default"/>
      </w:rPr>
    </w:lvl>
    <w:lvl w:ilvl="7">
      <w:start w:val="1"/>
      <w:numFmt w:val="upperLetter"/>
      <w:lvlRestart w:val="6"/>
      <w:pStyle w:val="Ttulo8"/>
      <w:suff w:val="space"/>
      <w:lvlText w:val="Annex %6.%8."/>
      <w:lvlJc w:val="left"/>
      <w:pPr>
        <w:ind w:left="0" w:firstLine="0"/>
      </w:pPr>
      <w:rPr>
        <w:rFonts w:asciiTheme="majorHAnsi" w:hAnsiTheme="majorHAnsi" w:hint="default"/>
      </w:rPr>
    </w:lvl>
    <w:lvl w:ilvl="8">
      <w:start w:val="1"/>
      <w:numFmt w:val="upperLetter"/>
      <w:lvlRestart w:val="1"/>
      <w:pStyle w:val="Ttulo9"/>
      <w:suff w:val="space"/>
      <w:lvlText w:val="Annex %1.%9."/>
      <w:lvlJc w:val="left"/>
      <w:pPr>
        <w:ind w:left="0" w:firstLine="0"/>
      </w:pPr>
      <w:rPr>
        <w:rFonts w:asciiTheme="majorHAnsi" w:hAnsiTheme="majorHAnsi" w:hint="default"/>
      </w:rPr>
    </w:lvl>
  </w:abstractNum>
  <w:abstractNum w:abstractNumId="35" w15:restartNumberingAfterBreak="0">
    <w:nsid w:val="498113E9"/>
    <w:multiLevelType w:val="hybridMultilevel"/>
    <w:tmpl w:val="0BA295A6"/>
    <w:lvl w:ilvl="0" w:tplc="216EDF40">
      <w:start w:val="1"/>
      <w:numFmt w:val="decimal"/>
      <w:lvlText w:val="%1."/>
      <w:lvlJc w:val="left"/>
      <w:pPr>
        <w:ind w:left="720" w:hanging="360"/>
      </w:pPr>
      <w:rPr>
        <w:rFonts w:hint="default"/>
      </w:rPr>
    </w:lvl>
    <w:lvl w:ilvl="1" w:tplc="7AD60A68">
      <w:start w:val="1"/>
      <w:numFmt w:val="upperRoman"/>
      <w:lvlText w:val="%2."/>
      <w:lvlJc w:val="left"/>
      <w:pPr>
        <w:ind w:left="1800" w:hanging="720"/>
      </w:pPr>
      <w:rPr>
        <w:rFont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4C8B411E"/>
    <w:multiLevelType w:val="hybridMultilevel"/>
    <w:tmpl w:val="AE381C7A"/>
    <w:lvl w:ilvl="0" w:tplc="641A928A">
      <w:start w:val="5"/>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4F414706"/>
    <w:multiLevelType w:val="hybridMultilevel"/>
    <w:tmpl w:val="EB28EC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176726A"/>
    <w:multiLevelType w:val="hybridMultilevel"/>
    <w:tmpl w:val="5D24964E"/>
    <w:lvl w:ilvl="0" w:tplc="D9AAEAE0">
      <w:start w:val="1"/>
      <w:numFmt w:val="bullet"/>
      <w:pStyle w:val="BulletedList"/>
      <w:lvlText w:val=""/>
      <w:lvlJc w:val="left"/>
      <w:pPr>
        <w:ind w:left="680" w:hanging="340"/>
      </w:pPr>
      <w:rPr>
        <w:rFonts w:ascii="Symbol" w:hAnsi="Symbol" w:hint="default"/>
        <w:color w:val="4E81BD" w:themeColor="accent1"/>
      </w:rPr>
    </w:lvl>
    <w:lvl w:ilvl="1" w:tplc="3DD45682">
      <w:start w:val="1"/>
      <w:numFmt w:val="bullet"/>
      <w:lvlText w:val="o"/>
      <w:lvlJc w:val="left"/>
      <w:pPr>
        <w:tabs>
          <w:tab w:val="num" w:pos="680"/>
        </w:tabs>
        <w:ind w:left="1021" w:hanging="341"/>
      </w:pPr>
      <w:rPr>
        <w:rFonts w:ascii="Courier New" w:hAnsi="Courier New" w:hint="default"/>
      </w:rPr>
    </w:lvl>
    <w:lvl w:ilvl="2" w:tplc="75A6C844">
      <w:start w:val="1"/>
      <w:numFmt w:val="bullet"/>
      <w:lvlText w:val="‒"/>
      <w:lvlJc w:val="left"/>
      <w:pPr>
        <w:tabs>
          <w:tab w:val="num" w:pos="1021"/>
        </w:tabs>
        <w:ind w:left="1361" w:hanging="340"/>
      </w:pPr>
      <w:rPr>
        <w:rFonts w:ascii="Calibri" w:hAnsi="Calibri" w:hint="default"/>
      </w:rPr>
    </w:lvl>
    <w:lvl w:ilvl="3" w:tplc="DDBC079E">
      <w:start w:val="1"/>
      <w:numFmt w:val="bullet"/>
      <w:lvlText w:val="‒"/>
      <w:lvlJc w:val="left"/>
      <w:pPr>
        <w:tabs>
          <w:tab w:val="num" w:pos="1361"/>
        </w:tabs>
        <w:ind w:left="1701" w:hanging="340"/>
      </w:pPr>
      <w:rPr>
        <w:rFonts w:ascii="Calibri" w:hAnsi="Calibri" w:hint="default"/>
      </w:rPr>
    </w:lvl>
    <w:lvl w:ilvl="4" w:tplc="FA7AE4F4">
      <w:start w:val="1"/>
      <w:numFmt w:val="bullet"/>
      <w:lvlText w:val="‒"/>
      <w:lvlJc w:val="left"/>
      <w:pPr>
        <w:tabs>
          <w:tab w:val="num" w:pos="1701"/>
        </w:tabs>
        <w:ind w:left="2041" w:hanging="340"/>
      </w:pPr>
      <w:rPr>
        <w:rFonts w:ascii="Calibri" w:hAnsi="Calibri"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39" w15:restartNumberingAfterBreak="0">
    <w:nsid w:val="5285789A"/>
    <w:multiLevelType w:val="hybridMultilevel"/>
    <w:tmpl w:val="21B6BA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6AB1B5A"/>
    <w:multiLevelType w:val="hybridMultilevel"/>
    <w:tmpl w:val="EDDA8E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E651185"/>
    <w:multiLevelType w:val="hybridMultilevel"/>
    <w:tmpl w:val="8FB809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F1D200A"/>
    <w:multiLevelType w:val="hybridMultilevel"/>
    <w:tmpl w:val="B846F2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05847F0"/>
    <w:multiLevelType w:val="hybridMultilevel"/>
    <w:tmpl w:val="F138B4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130355F"/>
    <w:multiLevelType w:val="hybridMultilevel"/>
    <w:tmpl w:val="99E220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C3E52D8"/>
    <w:multiLevelType w:val="hybridMultilevel"/>
    <w:tmpl w:val="C778E1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E1D0F8A"/>
    <w:multiLevelType w:val="hybridMultilevel"/>
    <w:tmpl w:val="33A6B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F0B4A44"/>
    <w:multiLevelType w:val="hybridMultilevel"/>
    <w:tmpl w:val="9C666B78"/>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8" w15:restartNumberingAfterBreak="0">
    <w:nsid w:val="6FD51D03"/>
    <w:multiLevelType w:val="hybridMultilevel"/>
    <w:tmpl w:val="8A987C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10A5100"/>
    <w:multiLevelType w:val="hybridMultilevel"/>
    <w:tmpl w:val="6B7E23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5F62F1D"/>
    <w:multiLevelType w:val="hybridMultilevel"/>
    <w:tmpl w:val="5776B2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74D2585"/>
    <w:multiLevelType w:val="hybridMultilevel"/>
    <w:tmpl w:val="2ACE7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86F79F6"/>
    <w:multiLevelType w:val="hybridMultilevel"/>
    <w:tmpl w:val="36AA86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9AB7131"/>
    <w:multiLevelType w:val="hybridMultilevel"/>
    <w:tmpl w:val="828219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A141602"/>
    <w:multiLevelType w:val="hybridMultilevel"/>
    <w:tmpl w:val="2020DE2A"/>
    <w:lvl w:ilvl="0" w:tplc="B59483E6">
      <w:start w:val="1"/>
      <w:numFmt w:val="decimal"/>
      <w:lvlText w:val="%1."/>
      <w:lvlJc w:val="left"/>
      <w:pPr>
        <w:ind w:left="1020" w:hanging="360"/>
      </w:pPr>
    </w:lvl>
    <w:lvl w:ilvl="1" w:tplc="7ADCD734">
      <w:start w:val="1"/>
      <w:numFmt w:val="decimal"/>
      <w:lvlText w:val="%2."/>
      <w:lvlJc w:val="left"/>
      <w:pPr>
        <w:ind w:left="1020" w:hanging="360"/>
      </w:pPr>
    </w:lvl>
    <w:lvl w:ilvl="2" w:tplc="6E2ABB10">
      <w:start w:val="1"/>
      <w:numFmt w:val="decimal"/>
      <w:lvlText w:val="%3."/>
      <w:lvlJc w:val="left"/>
      <w:pPr>
        <w:ind w:left="1020" w:hanging="360"/>
      </w:pPr>
    </w:lvl>
    <w:lvl w:ilvl="3" w:tplc="E6B65C7C">
      <w:start w:val="1"/>
      <w:numFmt w:val="decimal"/>
      <w:lvlText w:val="%4."/>
      <w:lvlJc w:val="left"/>
      <w:pPr>
        <w:ind w:left="1020" w:hanging="360"/>
      </w:pPr>
    </w:lvl>
    <w:lvl w:ilvl="4" w:tplc="7F6E2246">
      <w:start w:val="1"/>
      <w:numFmt w:val="decimal"/>
      <w:lvlText w:val="%5."/>
      <w:lvlJc w:val="left"/>
      <w:pPr>
        <w:ind w:left="1020" w:hanging="360"/>
      </w:pPr>
    </w:lvl>
    <w:lvl w:ilvl="5" w:tplc="1E32EEBE">
      <w:start w:val="1"/>
      <w:numFmt w:val="decimal"/>
      <w:lvlText w:val="%6."/>
      <w:lvlJc w:val="left"/>
      <w:pPr>
        <w:ind w:left="1020" w:hanging="360"/>
      </w:pPr>
    </w:lvl>
    <w:lvl w:ilvl="6" w:tplc="7E74AE18">
      <w:start w:val="1"/>
      <w:numFmt w:val="decimal"/>
      <w:lvlText w:val="%7."/>
      <w:lvlJc w:val="left"/>
      <w:pPr>
        <w:ind w:left="1020" w:hanging="360"/>
      </w:pPr>
    </w:lvl>
    <w:lvl w:ilvl="7" w:tplc="7AAED9B4">
      <w:start w:val="1"/>
      <w:numFmt w:val="decimal"/>
      <w:lvlText w:val="%8."/>
      <w:lvlJc w:val="left"/>
      <w:pPr>
        <w:ind w:left="1020" w:hanging="360"/>
      </w:pPr>
    </w:lvl>
    <w:lvl w:ilvl="8" w:tplc="885CA890">
      <w:start w:val="1"/>
      <w:numFmt w:val="decimal"/>
      <w:lvlText w:val="%9."/>
      <w:lvlJc w:val="left"/>
      <w:pPr>
        <w:ind w:left="1020" w:hanging="360"/>
      </w:pPr>
    </w:lvl>
  </w:abstractNum>
  <w:abstractNum w:abstractNumId="55" w15:restartNumberingAfterBreak="0">
    <w:nsid w:val="7AFF5337"/>
    <w:multiLevelType w:val="hybridMultilevel"/>
    <w:tmpl w:val="7BC6F2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B8032C2"/>
    <w:multiLevelType w:val="hybridMultilevel"/>
    <w:tmpl w:val="E66C4E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C2027B3"/>
    <w:multiLevelType w:val="hybridMultilevel"/>
    <w:tmpl w:val="5686A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C756ADF"/>
    <w:multiLevelType w:val="hybridMultilevel"/>
    <w:tmpl w:val="83C80106"/>
    <w:lvl w:ilvl="0" w:tplc="04100013">
      <w:start w:val="1"/>
      <w:numFmt w:val="upperRoman"/>
      <w:lvlText w:val="%1."/>
      <w:lvlJc w:val="righ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9" w15:restartNumberingAfterBreak="0">
    <w:nsid w:val="7E624B47"/>
    <w:multiLevelType w:val="hybridMultilevel"/>
    <w:tmpl w:val="3638767C"/>
    <w:lvl w:ilvl="0" w:tplc="E74E4180">
      <w:start w:val="1"/>
      <w:numFmt w:val="bullet"/>
      <w:lvlText w:val=""/>
      <w:lvlJc w:val="left"/>
      <w:pPr>
        <w:ind w:left="1080" w:hanging="360"/>
      </w:pPr>
      <w:rPr>
        <w:rFonts w:ascii="Symbol" w:hAnsi="Symbol"/>
      </w:rPr>
    </w:lvl>
    <w:lvl w:ilvl="1" w:tplc="2D92C26A">
      <w:start w:val="1"/>
      <w:numFmt w:val="bullet"/>
      <w:lvlText w:val=""/>
      <w:lvlJc w:val="left"/>
      <w:pPr>
        <w:ind w:left="1080" w:hanging="360"/>
      </w:pPr>
      <w:rPr>
        <w:rFonts w:ascii="Symbol" w:hAnsi="Symbol"/>
      </w:rPr>
    </w:lvl>
    <w:lvl w:ilvl="2" w:tplc="D49CFE38">
      <w:start w:val="1"/>
      <w:numFmt w:val="bullet"/>
      <w:lvlText w:val=""/>
      <w:lvlJc w:val="left"/>
      <w:pPr>
        <w:ind w:left="1080" w:hanging="360"/>
      </w:pPr>
      <w:rPr>
        <w:rFonts w:ascii="Symbol" w:hAnsi="Symbol"/>
      </w:rPr>
    </w:lvl>
    <w:lvl w:ilvl="3" w:tplc="738883B0">
      <w:start w:val="1"/>
      <w:numFmt w:val="bullet"/>
      <w:lvlText w:val=""/>
      <w:lvlJc w:val="left"/>
      <w:pPr>
        <w:ind w:left="1080" w:hanging="360"/>
      </w:pPr>
      <w:rPr>
        <w:rFonts w:ascii="Symbol" w:hAnsi="Symbol"/>
      </w:rPr>
    </w:lvl>
    <w:lvl w:ilvl="4" w:tplc="76E82074">
      <w:start w:val="1"/>
      <w:numFmt w:val="bullet"/>
      <w:lvlText w:val=""/>
      <w:lvlJc w:val="left"/>
      <w:pPr>
        <w:ind w:left="1080" w:hanging="360"/>
      </w:pPr>
      <w:rPr>
        <w:rFonts w:ascii="Symbol" w:hAnsi="Symbol"/>
      </w:rPr>
    </w:lvl>
    <w:lvl w:ilvl="5" w:tplc="51A0C26E">
      <w:start w:val="1"/>
      <w:numFmt w:val="bullet"/>
      <w:lvlText w:val=""/>
      <w:lvlJc w:val="left"/>
      <w:pPr>
        <w:ind w:left="1080" w:hanging="360"/>
      </w:pPr>
      <w:rPr>
        <w:rFonts w:ascii="Symbol" w:hAnsi="Symbol"/>
      </w:rPr>
    </w:lvl>
    <w:lvl w:ilvl="6" w:tplc="96DAD3F6">
      <w:start w:val="1"/>
      <w:numFmt w:val="bullet"/>
      <w:lvlText w:val=""/>
      <w:lvlJc w:val="left"/>
      <w:pPr>
        <w:ind w:left="1080" w:hanging="360"/>
      </w:pPr>
      <w:rPr>
        <w:rFonts w:ascii="Symbol" w:hAnsi="Symbol"/>
      </w:rPr>
    </w:lvl>
    <w:lvl w:ilvl="7" w:tplc="2C44B0A8">
      <w:start w:val="1"/>
      <w:numFmt w:val="bullet"/>
      <w:lvlText w:val=""/>
      <w:lvlJc w:val="left"/>
      <w:pPr>
        <w:ind w:left="1080" w:hanging="360"/>
      </w:pPr>
      <w:rPr>
        <w:rFonts w:ascii="Symbol" w:hAnsi="Symbol"/>
      </w:rPr>
    </w:lvl>
    <w:lvl w:ilvl="8" w:tplc="974E3744">
      <w:start w:val="1"/>
      <w:numFmt w:val="bullet"/>
      <w:lvlText w:val=""/>
      <w:lvlJc w:val="left"/>
      <w:pPr>
        <w:ind w:left="1080" w:hanging="360"/>
      </w:pPr>
      <w:rPr>
        <w:rFonts w:ascii="Symbol" w:hAnsi="Symbol"/>
      </w:rPr>
    </w:lvl>
  </w:abstractNum>
  <w:num w:numId="1" w16cid:durableId="1199320448">
    <w:abstractNumId w:val="13"/>
  </w:num>
  <w:num w:numId="2" w16cid:durableId="542792394">
    <w:abstractNumId w:val="30"/>
  </w:num>
  <w:num w:numId="3" w16cid:durableId="2068147298">
    <w:abstractNumId w:val="12"/>
  </w:num>
  <w:num w:numId="4" w16cid:durableId="568152741">
    <w:abstractNumId w:val="19"/>
  </w:num>
  <w:num w:numId="5" w16cid:durableId="1797408742">
    <w:abstractNumId w:val="24"/>
  </w:num>
  <w:num w:numId="6" w16cid:durableId="512308525">
    <w:abstractNumId w:val="38"/>
  </w:num>
  <w:num w:numId="7" w16cid:durableId="1611813275">
    <w:abstractNumId w:val="34"/>
  </w:num>
  <w:num w:numId="8" w16cid:durableId="1355612197">
    <w:abstractNumId w:val="25"/>
  </w:num>
  <w:num w:numId="9" w16cid:durableId="665014105">
    <w:abstractNumId w:val="5"/>
  </w:num>
  <w:num w:numId="10" w16cid:durableId="393967953">
    <w:abstractNumId w:val="47"/>
  </w:num>
  <w:num w:numId="11" w16cid:durableId="369501883">
    <w:abstractNumId w:val="32"/>
  </w:num>
  <w:num w:numId="12" w16cid:durableId="2099983124">
    <w:abstractNumId w:val="36"/>
  </w:num>
  <w:num w:numId="13" w16cid:durableId="694574660">
    <w:abstractNumId w:val="35"/>
  </w:num>
  <w:num w:numId="14" w16cid:durableId="238518116">
    <w:abstractNumId w:val="58"/>
  </w:num>
  <w:num w:numId="15" w16cid:durableId="1175727285">
    <w:abstractNumId w:val="59"/>
  </w:num>
  <w:num w:numId="16" w16cid:durableId="68315055">
    <w:abstractNumId w:val="54"/>
  </w:num>
  <w:num w:numId="17" w16cid:durableId="419913989">
    <w:abstractNumId w:val="34"/>
  </w:num>
  <w:num w:numId="18" w16cid:durableId="2052611020">
    <w:abstractNumId w:val="34"/>
  </w:num>
  <w:num w:numId="19" w16cid:durableId="1253662082">
    <w:abstractNumId w:val="34"/>
  </w:num>
  <w:num w:numId="20" w16cid:durableId="372510104">
    <w:abstractNumId w:val="26"/>
  </w:num>
  <w:num w:numId="21" w16cid:durableId="805664789">
    <w:abstractNumId w:val="4"/>
  </w:num>
  <w:num w:numId="22" w16cid:durableId="658266633">
    <w:abstractNumId w:val="39"/>
  </w:num>
  <w:num w:numId="23" w16cid:durableId="174615684">
    <w:abstractNumId w:val="43"/>
  </w:num>
  <w:num w:numId="24" w16cid:durableId="1113403731">
    <w:abstractNumId w:val="6"/>
  </w:num>
  <w:num w:numId="25" w16cid:durableId="268049375">
    <w:abstractNumId w:val="45"/>
  </w:num>
  <w:num w:numId="26" w16cid:durableId="169099121">
    <w:abstractNumId w:val="3"/>
  </w:num>
  <w:num w:numId="27" w16cid:durableId="1608275555">
    <w:abstractNumId w:val="41"/>
  </w:num>
  <w:num w:numId="28" w16cid:durableId="1444576325">
    <w:abstractNumId w:val="33"/>
  </w:num>
  <w:num w:numId="29" w16cid:durableId="859583625">
    <w:abstractNumId w:val="16"/>
  </w:num>
  <w:num w:numId="30" w16cid:durableId="1693722230">
    <w:abstractNumId w:val="28"/>
  </w:num>
  <w:num w:numId="31" w16cid:durableId="402142481">
    <w:abstractNumId w:val="11"/>
  </w:num>
  <w:num w:numId="32" w16cid:durableId="364018416">
    <w:abstractNumId w:val="17"/>
  </w:num>
  <w:num w:numId="33" w16cid:durableId="1704014864">
    <w:abstractNumId w:val="8"/>
  </w:num>
  <w:num w:numId="34" w16cid:durableId="882251765">
    <w:abstractNumId w:val="40"/>
  </w:num>
  <w:num w:numId="35" w16cid:durableId="430778433">
    <w:abstractNumId w:val="2"/>
  </w:num>
  <w:num w:numId="36" w16cid:durableId="218562852">
    <w:abstractNumId w:val="52"/>
  </w:num>
  <w:num w:numId="37" w16cid:durableId="754209358">
    <w:abstractNumId w:val="31"/>
  </w:num>
  <w:num w:numId="38" w16cid:durableId="653265931">
    <w:abstractNumId w:val="20"/>
  </w:num>
  <w:num w:numId="39" w16cid:durableId="454177617">
    <w:abstractNumId w:val="55"/>
  </w:num>
  <w:num w:numId="40" w16cid:durableId="680468407">
    <w:abstractNumId w:val="44"/>
  </w:num>
  <w:num w:numId="41" w16cid:durableId="1333753581">
    <w:abstractNumId w:val="0"/>
  </w:num>
  <w:num w:numId="42" w16cid:durableId="428504059">
    <w:abstractNumId w:val="21"/>
  </w:num>
  <w:num w:numId="43" w16cid:durableId="1867252868">
    <w:abstractNumId w:val="53"/>
  </w:num>
  <w:num w:numId="44" w16cid:durableId="1092313507">
    <w:abstractNumId w:val="57"/>
  </w:num>
  <w:num w:numId="45" w16cid:durableId="1190024768">
    <w:abstractNumId w:val="10"/>
  </w:num>
  <w:num w:numId="46" w16cid:durableId="184095875">
    <w:abstractNumId w:val="22"/>
  </w:num>
  <w:num w:numId="47" w16cid:durableId="750589209">
    <w:abstractNumId w:val="9"/>
  </w:num>
  <w:num w:numId="48" w16cid:durableId="1572815668">
    <w:abstractNumId w:val="50"/>
  </w:num>
  <w:num w:numId="49" w16cid:durableId="1535730136">
    <w:abstractNumId w:val="51"/>
  </w:num>
  <w:num w:numId="50" w16cid:durableId="1090345585">
    <w:abstractNumId w:val="46"/>
  </w:num>
  <w:num w:numId="51" w16cid:durableId="458382155">
    <w:abstractNumId w:val="18"/>
  </w:num>
  <w:num w:numId="52" w16cid:durableId="1549026872">
    <w:abstractNumId w:val="14"/>
  </w:num>
  <w:num w:numId="53" w16cid:durableId="859271123">
    <w:abstractNumId w:val="7"/>
  </w:num>
  <w:num w:numId="54" w16cid:durableId="1751271983">
    <w:abstractNumId w:val="15"/>
  </w:num>
  <w:num w:numId="55" w16cid:durableId="1231235143">
    <w:abstractNumId w:val="48"/>
  </w:num>
  <w:num w:numId="56" w16cid:durableId="1403334061">
    <w:abstractNumId w:val="49"/>
  </w:num>
  <w:num w:numId="57" w16cid:durableId="1906254257">
    <w:abstractNumId w:val="23"/>
  </w:num>
  <w:num w:numId="58" w16cid:durableId="630673696">
    <w:abstractNumId w:val="56"/>
  </w:num>
  <w:num w:numId="59" w16cid:durableId="1399789644">
    <w:abstractNumId w:val="27"/>
  </w:num>
  <w:num w:numId="60" w16cid:durableId="1584218412">
    <w:abstractNumId w:val="1"/>
  </w:num>
  <w:num w:numId="61" w16cid:durableId="877620280">
    <w:abstractNumId w:val="42"/>
  </w:num>
  <w:num w:numId="62" w16cid:durableId="501550271">
    <w:abstractNumId w:val="29"/>
  </w:num>
  <w:num w:numId="63" w16cid:durableId="2102604187">
    <w:abstractNumId w:val="37"/>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 David Ramirez Romero">
    <w15:presenceInfo w15:providerId="AD" w15:userId="S::ad.ramirezr12@uniandes.edu.co::ed0e04da-6bfd-4b27-a8e3-dedb3200afff"/>
  </w15:person>
  <w15:person w15:author="Santiago Pardo">
    <w15:presenceInfo w15:providerId="AD" w15:userId="S::spardo@worldjusticeproject.org::b65fc5c1-58fc-4bac-a2fc-91e6d6252c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SortMethod w:val="0000"/>
  <w:trackRevisions/>
  <w:defaultTabStop w:val="720"/>
  <w:hyphenationZone w:val="283"/>
  <w:evenAndOddHeaders/>
  <w:characterSpacingControl w:val="doNotCompress"/>
  <w:hdrShapeDefaults>
    <o:shapedefaults v:ext="edit" spidmax="2050"/>
    <o:shapelayout v:ext="edit">
      <o:idmap v:ext="edit" data="1"/>
    </o:shapelayout>
  </w:hdrShapeDefaults>
  <w:footnotePr>
    <w:footnote w:id="-1"/>
    <w:footnote w:id="0"/>
    <w:footnote w:id="1"/>
  </w:footnotePr>
  <w:endnotePr>
    <w:pos w:val="sectEnd"/>
    <w:numFmt w:val="decimal"/>
    <w:numRestart w:val="eachSect"/>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ECDDocumentId" w:val="42DC82C7A245246872626B1232573F46F7A2C3D314B28FDA7074AD144B4F0D42"/>
    <w:docVar w:name="OECDTemplateLocation" w:val="W:\Office2016\Workgroup Templates"/>
    <w:docVar w:name="OECDTemplateName" w:val="ONE Author ODPub.dotx"/>
    <w:docVar w:name="OECDTemplateVersion" w:val="3.25"/>
    <w:docVar w:name="OECDTemplateVersionOriginal" w:val="3.25"/>
  </w:docVars>
  <w:rsids>
    <w:rsidRoot w:val="00DC64E6"/>
    <w:rsid w:val="0000053E"/>
    <w:rsid w:val="00000548"/>
    <w:rsid w:val="0000063F"/>
    <w:rsid w:val="00000644"/>
    <w:rsid w:val="00000648"/>
    <w:rsid w:val="00000A82"/>
    <w:rsid w:val="00000AB7"/>
    <w:rsid w:val="00000E35"/>
    <w:rsid w:val="00000E8B"/>
    <w:rsid w:val="00001174"/>
    <w:rsid w:val="0000165E"/>
    <w:rsid w:val="00002200"/>
    <w:rsid w:val="000022E1"/>
    <w:rsid w:val="0000304A"/>
    <w:rsid w:val="0000306A"/>
    <w:rsid w:val="00003124"/>
    <w:rsid w:val="000031E4"/>
    <w:rsid w:val="00003365"/>
    <w:rsid w:val="00003554"/>
    <w:rsid w:val="000036FF"/>
    <w:rsid w:val="000037D9"/>
    <w:rsid w:val="00003E42"/>
    <w:rsid w:val="00004582"/>
    <w:rsid w:val="00004706"/>
    <w:rsid w:val="00004A38"/>
    <w:rsid w:val="00004DAB"/>
    <w:rsid w:val="00004DB5"/>
    <w:rsid w:val="0000539F"/>
    <w:rsid w:val="00005440"/>
    <w:rsid w:val="0000590A"/>
    <w:rsid w:val="00005AD6"/>
    <w:rsid w:val="00005DC5"/>
    <w:rsid w:val="00005E73"/>
    <w:rsid w:val="00005F48"/>
    <w:rsid w:val="0000624E"/>
    <w:rsid w:val="0000638F"/>
    <w:rsid w:val="000064D6"/>
    <w:rsid w:val="0000668E"/>
    <w:rsid w:val="00006DAE"/>
    <w:rsid w:val="00006E77"/>
    <w:rsid w:val="000073EF"/>
    <w:rsid w:val="000073F3"/>
    <w:rsid w:val="0000751F"/>
    <w:rsid w:val="000078A4"/>
    <w:rsid w:val="0000796D"/>
    <w:rsid w:val="00007EC2"/>
    <w:rsid w:val="0001077B"/>
    <w:rsid w:val="000108A8"/>
    <w:rsid w:val="00010CF5"/>
    <w:rsid w:val="00010E0B"/>
    <w:rsid w:val="00010FD1"/>
    <w:rsid w:val="00011331"/>
    <w:rsid w:val="000115EE"/>
    <w:rsid w:val="000116D8"/>
    <w:rsid w:val="0001190B"/>
    <w:rsid w:val="00011C1D"/>
    <w:rsid w:val="00011C30"/>
    <w:rsid w:val="00011C3E"/>
    <w:rsid w:val="00011CA3"/>
    <w:rsid w:val="00011D41"/>
    <w:rsid w:val="000120D8"/>
    <w:rsid w:val="000122AA"/>
    <w:rsid w:val="00012785"/>
    <w:rsid w:val="000128F5"/>
    <w:rsid w:val="00012A9C"/>
    <w:rsid w:val="00012B20"/>
    <w:rsid w:val="00013419"/>
    <w:rsid w:val="000134F1"/>
    <w:rsid w:val="00013560"/>
    <w:rsid w:val="00013594"/>
    <w:rsid w:val="00013692"/>
    <w:rsid w:val="0001399B"/>
    <w:rsid w:val="00013BA1"/>
    <w:rsid w:val="00013BFD"/>
    <w:rsid w:val="00013C87"/>
    <w:rsid w:val="00013FF2"/>
    <w:rsid w:val="0001412F"/>
    <w:rsid w:val="000142E2"/>
    <w:rsid w:val="000146A4"/>
    <w:rsid w:val="00014715"/>
    <w:rsid w:val="00014779"/>
    <w:rsid w:val="00014EC5"/>
    <w:rsid w:val="0001507C"/>
    <w:rsid w:val="00015290"/>
    <w:rsid w:val="00015676"/>
    <w:rsid w:val="00015802"/>
    <w:rsid w:val="0001583E"/>
    <w:rsid w:val="00015C3B"/>
    <w:rsid w:val="00015CA8"/>
    <w:rsid w:val="00015ECE"/>
    <w:rsid w:val="00016156"/>
    <w:rsid w:val="00016195"/>
    <w:rsid w:val="00016280"/>
    <w:rsid w:val="00017000"/>
    <w:rsid w:val="000171FA"/>
    <w:rsid w:val="00017230"/>
    <w:rsid w:val="00017267"/>
    <w:rsid w:val="0001734F"/>
    <w:rsid w:val="00017572"/>
    <w:rsid w:val="00017731"/>
    <w:rsid w:val="00017CC8"/>
    <w:rsid w:val="000202F4"/>
    <w:rsid w:val="000204E4"/>
    <w:rsid w:val="000206E6"/>
    <w:rsid w:val="0002095C"/>
    <w:rsid w:val="00020C25"/>
    <w:rsid w:val="00020CAE"/>
    <w:rsid w:val="00020CFA"/>
    <w:rsid w:val="00020DD0"/>
    <w:rsid w:val="000210B2"/>
    <w:rsid w:val="000210E8"/>
    <w:rsid w:val="0002119A"/>
    <w:rsid w:val="00021944"/>
    <w:rsid w:val="00021A3B"/>
    <w:rsid w:val="000222E8"/>
    <w:rsid w:val="00022414"/>
    <w:rsid w:val="0002255A"/>
    <w:rsid w:val="00022632"/>
    <w:rsid w:val="00022737"/>
    <w:rsid w:val="00022A10"/>
    <w:rsid w:val="00022ACD"/>
    <w:rsid w:val="00022B6E"/>
    <w:rsid w:val="00022B81"/>
    <w:rsid w:val="00022BB3"/>
    <w:rsid w:val="00022C03"/>
    <w:rsid w:val="00022D61"/>
    <w:rsid w:val="00022DE7"/>
    <w:rsid w:val="000234BF"/>
    <w:rsid w:val="000238B8"/>
    <w:rsid w:val="00023CB8"/>
    <w:rsid w:val="00023F01"/>
    <w:rsid w:val="00023F2D"/>
    <w:rsid w:val="0002407C"/>
    <w:rsid w:val="00024178"/>
    <w:rsid w:val="000241A0"/>
    <w:rsid w:val="0002429A"/>
    <w:rsid w:val="00024499"/>
    <w:rsid w:val="0002457C"/>
    <w:rsid w:val="0002462F"/>
    <w:rsid w:val="000248A8"/>
    <w:rsid w:val="00024AAC"/>
    <w:rsid w:val="00024B53"/>
    <w:rsid w:val="00024BDC"/>
    <w:rsid w:val="00024F35"/>
    <w:rsid w:val="00024FB2"/>
    <w:rsid w:val="000251FC"/>
    <w:rsid w:val="0002521C"/>
    <w:rsid w:val="0002562D"/>
    <w:rsid w:val="00025AF3"/>
    <w:rsid w:val="00025B0A"/>
    <w:rsid w:val="00025D61"/>
    <w:rsid w:val="00025E95"/>
    <w:rsid w:val="000260F9"/>
    <w:rsid w:val="0002632F"/>
    <w:rsid w:val="00026525"/>
    <w:rsid w:val="000265CF"/>
    <w:rsid w:val="00026C3D"/>
    <w:rsid w:val="000274E2"/>
    <w:rsid w:val="00027669"/>
    <w:rsid w:val="000277CB"/>
    <w:rsid w:val="000277E1"/>
    <w:rsid w:val="00027B61"/>
    <w:rsid w:val="00027D14"/>
    <w:rsid w:val="00027D53"/>
    <w:rsid w:val="00027E68"/>
    <w:rsid w:val="00027EA3"/>
    <w:rsid w:val="00030004"/>
    <w:rsid w:val="00030021"/>
    <w:rsid w:val="000301EB"/>
    <w:rsid w:val="00030242"/>
    <w:rsid w:val="0003033F"/>
    <w:rsid w:val="00030A02"/>
    <w:rsid w:val="00030A22"/>
    <w:rsid w:val="00030B1F"/>
    <w:rsid w:val="00030B88"/>
    <w:rsid w:val="00030E0F"/>
    <w:rsid w:val="00030E8C"/>
    <w:rsid w:val="00030EB0"/>
    <w:rsid w:val="00031198"/>
    <w:rsid w:val="000312AD"/>
    <w:rsid w:val="000318BE"/>
    <w:rsid w:val="00031B4D"/>
    <w:rsid w:val="00031DF2"/>
    <w:rsid w:val="00031E48"/>
    <w:rsid w:val="00031F5C"/>
    <w:rsid w:val="000321EE"/>
    <w:rsid w:val="000324FC"/>
    <w:rsid w:val="00032644"/>
    <w:rsid w:val="00032679"/>
    <w:rsid w:val="0003273E"/>
    <w:rsid w:val="0003295E"/>
    <w:rsid w:val="00032B08"/>
    <w:rsid w:val="00032CBD"/>
    <w:rsid w:val="00032E91"/>
    <w:rsid w:val="00032F38"/>
    <w:rsid w:val="000331FE"/>
    <w:rsid w:val="0003354E"/>
    <w:rsid w:val="00033594"/>
    <w:rsid w:val="0003365E"/>
    <w:rsid w:val="000337DA"/>
    <w:rsid w:val="000337FB"/>
    <w:rsid w:val="000338B2"/>
    <w:rsid w:val="000339C7"/>
    <w:rsid w:val="00033E50"/>
    <w:rsid w:val="0003401A"/>
    <w:rsid w:val="00034321"/>
    <w:rsid w:val="0003434E"/>
    <w:rsid w:val="0003435F"/>
    <w:rsid w:val="00034822"/>
    <w:rsid w:val="00034B93"/>
    <w:rsid w:val="00034CB1"/>
    <w:rsid w:val="00034D5D"/>
    <w:rsid w:val="00034D84"/>
    <w:rsid w:val="00034E7C"/>
    <w:rsid w:val="0003512E"/>
    <w:rsid w:val="0003518F"/>
    <w:rsid w:val="00035394"/>
    <w:rsid w:val="00035568"/>
    <w:rsid w:val="000357E7"/>
    <w:rsid w:val="0003586A"/>
    <w:rsid w:val="00035CFB"/>
    <w:rsid w:val="00035FBF"/>
    <w:rsid w:val="000366CA"/>
    <w:rsid w:val="00036855"/>
    <w:rsid w:val="00036885"/>
    <w:rsid w:val="00036A46"/>
    <w:rsid w:val="00036A6E"/>
    <w:rsid w:val="00036C8E"/>
    <w:rsid w:val="00036D65"/>
    <w:rsid w:val="00036E1A"/>
    <w:rsid w:val="00037179"/>
    <w:rsid w:val="0003760B"/>
    <w:rsid w:val="0003794B"/>
    <w:rsid w:val="00037A46"/>
    <w:rsid w:val="00037AB7"/>
    <w:rsid w:val="00037D95"/>
    <w:rsid w:val="0004006B"/>
    <w:rsid w:val="00040112"/>
    <w:rsid w:val="00040918"/>
    <w:rsid w:val="00040D4C"/>
    <w:rsid w:val="00040FD5"/>
    <w:rsid w:val="000410A9"/>
    <w:rsid w:val="000415F7"/>
    <w:rsid w:val="0004197A"/>
    <w:rsid w:val="00041BD7"/>
    <w:rsid w:val="0004203F"/>
    <w:rsid w:val="0004216E"/>
    <w:rsid w:val="000422E4"/>
    <w:rsid w:val="00042442"/>
    <w:rsid w:val="0004247E"/>
    <w:rsid w:val="0004280B"/>
    <w:rsid w:val="00042CAC"/>
    <w:rsid w:val="00042D7C"/>
    <w:rsid w:val="00042DD1"/>
    <w:rsid w:val="000434F3"/>
    <w:rsid w:val="00043CCE"/>
    <w:rsid w:val="00043D26"/>
    <w:rsid w:val="00043EAD"/>
    <w:rsid w:val="0004400D"/>
    <w:rsid w:val="0004402D"/>
    <w:rsid w:val="000440B0"/>
    <w:rsid w:val="00044130"/>
    <w:rsid w:val="0004434F"/>
    <w:rsid w:val="0004443F"/>
    <w:rsid w:val="00044517"/>
    <w:rsid w:val="00044523"/>
    <w:rsid w:val="0004463F"/>
    <w:rsid w:val="00044742"/>
    <w:rsid w:val="000447D4"/>
    <w:rsid w:val="00044D21"/>
    <w:rsid w:val="00044FED"/>
    <w:rsid w:val="000454E8"/>
    <w:rsid w:val="00045587"/>
    <w:rsid w:val="000457E0"/>
    <w:rsid w:val="00045D25"/>
    <w:rsid w:val="00045DD0"/>
    <w:rsid w:val="0004631F"/>
    <w:rsid w:val="00046721"/>
    <w:rsid w:val="000467ED"/>
    <w:rsid w:val="00046B81"/>
    <w:rsid w:val="00046DA5"/>
    <w:rsid w:val="000475FD"/>
    <w:rsid w:val="0004775E"/>
    <w:rsid w:val="000501A3"/>
    <w:rsid w:val="0005033A"/>
    <w:rsid w:val="0005033B"/>
    <w:rsid w:val="000504AB"/>
    <w:rsid w:val="000506DF"/>
    <w:rsid w:val="00050FA8"/>
    <w:rsid w:val="0005102C"/>
    <w:rsid w:val="00051074"/>
    <w:rsid w:val="00051318"/>
    <w:rsid w:val="0005142D"/>
    <w:rsid w:val="000514DF"/>
    <w:rsid w:val="00051670"/>
    <w:rsid w:val="00051715"/>
    <w:rsid w:val="00051742"/>
    <w:rsid w:val="00051B5B"/>
    <w:rsid w:val="00051F80"/>
    <w:rsid w:val="000522B0"/>
    <w:rsid w:val="000523C5"/>
    <w:rsid w:val="00052575"/>
    <w:rsid w:val="00052588"/>
    <w:rsid w:val="00052CDF"/>
    <w:rsid w:val="00052E9C"/>
    <w:rsid w:val="0005312F"/>
    <w:rsid w:val="00053193"/>
    <w:rsid w:val="0005334D"/>
    <w:rsid w:val="00053470"/>
    <w:rsid w:val="0005364B"/>
    <w:rsid w:val="000537B6"/>
    <w:rsid w:val="00053A32"/>
    <w:rsid w:val="00053CC0"/>
    <w:rsid w:val="00053DDF"/>
    <w:rsid w:val="00053EC1"/>
    <w:rsid w:val="00053EFF"/>
    <w:rsid w:val="00053F6C"/>
    <w:rsid w:val="00054071"/>
    <w:rsid w:val="000542B8"/>
    <w:rsid w:val="00054466"/>
    <w:rsid w:val="000544E7"/>
    <w:rsid w:val="00054558"/>
    <w:rsid w:val="0005465B"/>
    <w:rsid w:val="0005466F"/>
    <w:rsid w:val="00054868"/>
    <w:rsid w:val="0005490B"/>
    <w:rsid w:val="00054B0F"/>
    <w:rsid w:val="00054B3C"/>
    <w:rsid w:val="0005504C"/>
    <w:rsid w:val="00055124"/>
    <w:rsid w:val="00055280"/>
    <w:rsid w:val="00055323"/>
    <w:rsid w:val="00055536"/>
    <w:rsid w:val="000555E5"/>
    <w:rsid w:val="00055693"/>
    <w:rsid w:val="000556CC"/>
    <w:rsid w:val="0005589D"/>
    <w:rsid w:val="00055D3D"/>
    <w:rsid w:val="00056591"/>
    <w:rsid w:val="000565E4"/>
    <w:rsid w:val="00056786"/>
    <w:rsid w:val="00056CA3"/>
    <w:rsid w:val="00056E81"/>
    <w:rsid w:val="00057181"/>
    <w:rsid w:val="000571B9"/>
    <w:rsid w:val="00057859"/>
    <w:rsid w:val="00057EEF"/>
    <w:rsid w:val="00060738"/>
    <w:rsid w:val="00060829"/>
    <w:rsid w:val="00060842"/>
    <w:rsid w:val="00060C0E"/>
    <w:rsid w:val="00060D82"/>
    <w:rsid w:val="00060F40"/>
    <w:rsid w:val="000613C5"/>
    <w:rsid w:val="000613F9"/>
    <w:rsid w:val="00061577"/>
    <w:rsid w:val="00061593"/>
    <w:rsid w:val="000615D9"/>
    <w:rsid w:val="0006165F"/>
    <w:rsid w:val="000617FE"/>
    <w:rsid w:val="00061CD2"/>
    <w:rsid w:val="00061E8A"/>
    <w:rsid w:val="00062064"/>
    <w:rsid w:val="00062196"/>
    <w:rsid w:val="00062271"/>
    <w:rsid w:val="0006294A"/>
    <w:rsid w:val="0006297F"/>
    <w:rsid w:val="00063320"/>
    <w:rsid w:val="000634AC"/>
    <w:rsid w:val="00063504"/>
    <w:rsid w:val="00063655"/>
    <w:rsid w:val="00063B2F"/>
    <w:rsid w:val="00063F60"/>
    <w:rsid w:val="00064C7A"/>
    <w:rsid w:val="00064EBB"/>
    <w:rsid w:val="000650AF"/>
    <w:rsid w:val="0006544C"/>
    <w:rsid w:val="0006564E"/>
    <w:rsid w:val="00065E9E"/>
    <w:rsid w:val="0006639A"/>
    <w:rsid w:val="0006640F"/>
    <w:rsid w:val="00066415"/>
    <w:rsid w:val="000665F9"/>
    <w:rsid w:val="00066A42"/>
    <w:rsid w:val="00066B5C"/>
    <w:rsid w:val="00066EA5"/>
    <w:rsid w:val="00066FEF"/>
    <w:rsid w:val="000671AB"/>
    <w:rsid w:val="000671CD"/>
    <w:rsid w:val="00067557"/>
    <w:rsid w:val="0006763D"/>
    <w:rsid w:val="00067828"/>
    <w:rsid w:val="000679DD"/>
    <w:rsid w:val="00067A12"/>
    <w:rsid w:val="00067ED3"/>
    <w:rsid w:val="00067F83"/>
    <w:rsid w:val="000700E0"/>
    <w:rsid w:val="00070121"/>
    <w:rsid w:val="0007037A"/>
    <w:rsid w:val="000703BE"/>
    <w:rsid w:val="00070698"/>
    <w:rsid w:val="00070A2B"/>
    <w:rsid w:val="00070BFB"/>
    <w:rsid w:val="00070D1A"/>
    <w:rsid w:val="00071156"/>
    <w:rsid w:val="000711CB"/>
    <w:rsid w:val="000713B6"/>
    <w:rsid w:val="000713F3"/>
    <w:rsid w:val="000715CE"/>
    <w:rsid w:val="000716D6"/>
    <w:rsid w:val="00071D4D"/>
    <w:rsid w:val="00071D50"/>
    <w:rsid w:val="00072560"/>
    <w:rsid w:val="00072DCF"/>
    <w:rsid w:val="00072E88"/>
    <w:rsid w:val="00072EF9"/>
    <w:rsid w:val="0007300B"/>
    <w:rsid w:val="000731F0"/>
    <w:rsid w:val="0007359F"/>
    <w:rsid w:val="00073616"/>
    <w:rsid w:val="00073796"/>
    <w:rsid w:val="00073BB9"/>
    <w:rsid w:val="00073D3A"/>
    <w:rsid w:val="000743E0"/>
    <w:rsid w:val="00074573"/>
    <w:rsid w:val="00074899"/>
    <w:rsid w:val="00074979"/>
    <w:rsid w:val="00074C66"/>
    <w:rsid w:val="00074EB2"/>
    <w:rsid w:val="000750B7"/>
    <w:rsid w:val="0007592B"/>
    <w:rsid w:val="00075C1F"/>
    <w:rsid w:val="00075CD3"/>
    <w:rsid w:val="00075E49"/>
    <w:rsid w:val="000760AB"/>
    <w:rsid w:val="000761C0"/>
    <w:rsid w:val="00076359"/>
    <w:rsid w:val="00076753"/>
    <w:rsid w:val="0007682E"/>
    <w:rsid w:val="0007759B"/>
    <w:rsid w:val="00077FA8"/>
    <w:rsid w:val="00080A08"/>
    <w:rsid w:val="00080A40"/>
    <w:rsid w:val="00080B7B"/>
    <w:rsid w:val="00080B80"/>
    <w:rsid w:val="00080B9C"/>
    <w:rsid w:val="00080C8B"/>
    <w:rsid w:val="0008104D"/>
    <w:rsid w:val="00081442"/>
    <w:rsid w:val="00081544"/>
    <w:rsid w:val="000815E1"/>
    <w:rsid w:val="000817AD"/>
    <w:rsid w:val="00081919"/>
    <w:rsid w:val="00081AB6"/>
    <w:rsid w:val="00081EAF"/>
    <w:rsid w:val="00081F0C"/>
    <w:rsid w:val="0008200F"/>
    <w:rsid w:val="00082085"/>
    <w:rsid w:val="000822B5"/>
    <w:rsid w:val="000822BA"/>
    <w:rsid w:val="000823CC"/>
    <w:rsid w:val="000826F9"/>
    <w:rsid w:val="000829F0"/>
    <w:rsid w:val="00082A03"/>
    <w:rsid w:val="00082B08"/>
    <w:rsid w:val="000832D1"/>
    <w:rsid w:val="00083390"/>
    <w:rsid w:val="0008339D"/>
    <w:rsid w:val="00083402"/>
    <w:rsid w:val="000834AA"/>
    <w:rsid w:val="00083530"/>
    <w:rsid w:val="0008368F"/>
    <w:rsid w:val="00083696"/>
    <w:rsid w:val="000837DA"/>
    <w:rsid w:val="00083902"/>
    <w:rsid w:val="00083F29"/>
    <w:rsid w:val="00083F8F"/>
    <w:rsid w:val="0008412F"/>
    <w:rsid w:val="0008442C"/>
    <w:rsid w:val="00084660"/>
    <w:rsid w:val="0008468C"/>
    <w:rsid w:val="000846A5"/>
    <w:rsid w:val="00084832"/>
    <w:rsid w:val="000848B0"/>
    <w:rsid w:val="00084C30"/>
    <w:rsid w:val="00084C5B"/>
    <w:rsid w:val="00084D6B"/>
    <w:rsid w:val="00084FDE"/>
    <w:rsid w:val="000850FB"/>
    <w:rsid w:val="00085197"/>
    <w:rsid w:val="00085868"/>
    <w:rsid w:val="000858A2"/>
    <w:rsid w:val="00085926"/>
    <w:rsid w:val="00085A62"/>
    <w:rsid w:val="00085BC6"/>
    <w:rsid w:val="00085C09"/>
    <w:rsid w:val="00085C2A"/>
    <w:rsid w:val="00085C74"/>
    <w:rsid w:val="00085EB1"/>
    <w:rsid w:val="00085FA0"/>
    <w:rsid w:val="00086078"/>
    <w:rsid w:val="00086501"/>
    <w:rsid w:val="0008668B"/>
    <w:rsid w:val="00086739"/>
    <w:rsid w:val="000868A7"/>
    <w:rsid w:val="000868CF"/>
    <w:rsid w:val="000869B3"/>
    <w:rsid w:val="00086B76"/>
    <w:rsid w:val="00086BCD"/>
    <w:rsid w:val="00086FF1"/>
    <w:rsid w:val="00087AA9"/>
    <w:rsid w:val="00087AAC"/>
    <w:rsid w:val="00087B02"/>
    <w:rsid w:val="00087B49"/>
    <w:rsid w:val="00087B92"/>
    <w:rsid w:val="000902BA"/>
    <w:rsid w:val="0009051C"/>
    <w:rsid w:val="00090568"/>
    <w:rsid w:val="00090578"/>
    <w:rsid w:val="0009065D"/>
    <w:rsid w:val="00090688"/>
    <w:rsid w:val="00090734"/>
    <w:rsid w:val="00090781"/>
    <w:rsid w:val="00090B03"/>
    <w:rsid w:val="00090BB1"/>
    <w:rsid w:val="00090BB9"/>
    <w:rsid w:val="00090DEF"/>
    <w:rsid w:val="0009125D"/>
    <w:rsid w:val="000917AA"/>
    <w:rsid w:val="000919C5"/>
    <w:rsid w:val="00091A24"/>
    <w:rsid w:val="00091B77"/>
    <w:rsid w:val="00091E0A"/>
    <w:rsid w:val="00092144"/>
    <w:rsid w:val="00092362"/>
    <w:rsid w:val="0009262C"/>
    <w:rsid w:val="0009292D"/>
    <w:rsid w:val="00093108"/>
    <w:rsid w:val="0009355F"/>
    <w:rsid w:val="00093B09"/>
    <w:rsid w:val="00093C10"/>
    <w:rsid w:val="00093F07"/>
    <w:rsid w:val="000945FF"/>
    <w:rsid w:val="00094623"/>
    <w:rsid w:val="00094746"/>
    <w:rsid w:val="00094BD0"/>
    <w:rsid w:val="00094C57"/>
    <w:rsid w:val="000950F1"/>
    <w:rsid w:val="0009540E"/>
    <w:rsid w:val="000957C0"/>
    <w:rsid w:val="00095831"/>
    <w:rsid w:val="00095C20"/>
    <w:rsid w:val="00095CB3"/>
    <w:rsid w:val="00095D02"/>
    <w:rsid w:val="00096255"/>
    <w:rsid w:val="00096295"/>
    <w:rsid w:val="000962D3"/>
    <w:rsid w:val="00096D76"/>
    <w:rsid w:val="00096DBA"/>
    <w:rsid w:val="00096E01"/>
    <w:rsid w:val="00096E8B"/>
    <w:rsid w:val="00096F74"/>
    <w:rsid w:val="00097319"/>
    <w:rsid w:val="0009754C"/>
    <w:rsid w:val="00097706"/>
    <w:rsid w:val="00097D9C"/>
    <w:rsid w:val="00097FED"/>
    <w:rsid w:val="000A0020"/>
    <w:rsid w:val="000A0026"/>
    <w:rsid w:val="000A021A"/>
    <w:rsid w:val="000A0ACA"/>
    <w:rsid w:val="000A0C0C"/>
    <w:rsid w:val="000A0C3F"/>
    <w:rsid w:val="000A0F6F"/>
    <w:rsid w:val="000A12E8"/>
    <w:rsid w:val="000A13DE"/>
    <w:rsid w:val="000A165D"/>
    <w:rsid w:val="000A172A"/>
    <w:rsid w:val="000A173E"/>
    <w:rsid w:val="000A1A98"/>
    <w:rsid w:val="000A1B95"/>
    <w:rsid w:val="000A1BD6"/>
    <w:rsid w:val="000A1F72"/>
    <w:rsid w:val="000A1FA7"/>
    <w:rsid w:val="000A24EB"/>
    <w:rsid w:val="000A27D3"/>
    <w:rsid w:val="000A3602"/>
    <w:rsid w:val="000A36EA"/>
    <w:rsid w:val="000A3715"/>
    <w:rsid w:val="000A388C"/>
    <w:rsid w:val="000A39A0"/>
    <w:rsid w:val="000A3E6F"/>
    <w:rsid w:val="000A3F8B"/>
    <w:rsid w:val="000A4029"/>
    <w:rsid w:val="000A4434"/>
    <w:rsid w:val="000A44FE"/>
    <w:rsid w:val="000A4523"/>
    <w:rsid w:val="000A468F"/>
    <w:rsid w:val="000A49D7"/>
    <w:rsid w:val="000A49E2"/>
    <w:rsid w:val="000A4B27"/>
    <w:rsid w:val="000A4D29"/>
    <w:rsid w:val="000A4D3A"/>
    <w:rsid w:val="000A4EB0"/>
    <w:rsid w:val="000A4F3C"/>
    <w:rsid w:val="000A5133"/>
    <w:rsid w:val="000A51E7"/>
    <w:rsid w:val="000A5686"/>
    <w:rsid w:val="000A59A8"/>
    <w:rsid w:val="000A5A49"/>
    <w:rsid w:val="000A639B"/>
    <w:rsid w:val="000A655C"/>
    <w:rsid w:val="000A66C3"/>
    <w:rsid w:val="000A69AD"/>
    <w:rsid w:val="000A7436"/>
    <w:rsid w:val="000A74F1"/>
    <w:rsid w:val="000A793C"/>
    <w:rsid w:val="000A7A99"/>
    <w:rsid w:val="000A7A9A"/>
    <w:rsid w:val="000A7B1E"/>
    <w:rsid w:val="000A7C19"/>
    <w:rsid w:val="000A7CB3"/>
    <w:rsid w:val="000A7EBB"/>
    <w:rsid w:val="000B00B5"/>
    <w:rsid w:val="000B03E2"/>
    <w:rsid w:val="000B06E4"/>
    <w:rsid w:val="000B0751"/>
    <w:rsid w:val="000B07A2"/>
    <w:rsid w:val="000B09C3"/>
    <w:rsid w:val="000B0B29"/>
    <w:rsid w:val="000B110E"/>
    <w:rsid w:val="000B12DF"/>
    <w:rsid w:val="000B1A97"/>
    <w:rsid w:val="000B1C04"/>
    <w:rsid w:val="000B1E9A"/>
    <w:rsid w:val="000B2180"/>
    <w:rsid w:val="000B246B"/>
    <w:rsid w:val="000B2762"/>
    <w:rsid w:val="000B31E4"/>
    <w:rsid w:val="000B32CA"/>
    <w:rsid w:val="000B35EB"/>
    <w:rsid w:val="000B3625"/>
    <w:rsid w:val="000B3BF8"/>
    <w:rsid w:val="000B3CB5"/>
    <w:rsid w:val="000B3DFA"/>
    <w:rsid w:val="000B429D"/>
    <w:rsid w:val="000B43C6"/>
    <w:rsid w:val="000B462B"/>
    <w:rsid w:val="000B47E3"/>
    <w:rsid w:val="000B48E4"/>
    <w:rsid w:val="000B49BC"/>
    <w:rsid w:val="000B4A51"/>
    <w:rsid w:val="000B4AA7"/>
    <w:rsid w:val="000B4B0A"/>
    <w:rsid w:val="000B4BFA"/>
    <w:rsid w:val="000B4EE0"/>
    <w:rsid w:val="000B500E"/>
    <w:rsid w:val="000B53C0"/>
    <w:rsid w:val="000B552F"/>
    <w:rsid w:val="000B55C4"/>
    <w:rsid w:val="000B57EA"/>
    <w:rsid w:val="000B5E22"/>
    <w:rsid w:val="000B5EE0"/>
    <w:rsid w:val="000B6415"/>
    <w:rsid w:val="000B6730"/>
    <w:rsid w:val="000B694F"/>
    <w:rsid w:val="000B6A96"/>
    <w:rsid w:val="000B6B86"/>
    <w:rsid w:val="000B6B8D"/>
    <w:rsid w:val="000B6D57"/>
    <w:rsid w:val="000B6ED0"/>
    <w:rsid w:val="000B7202"/>
    <w:rsid w:val="000B72FA"/>
    <w:rsid w:val="000B73BA"/>
    <w:rsid w:val="000B741C"/>
    <w:rsid w:val="000B74AE"/>
    <w:rsid w:val="000B74B2"/>
    <w:rsid w:val="000B7665"/>
    <w:rsid w:val="000B7B86"/>
    <w:rsid w:val="000C00A7"/>
    <w:rsid w:val="000C00DB"/>
    <w:rsid w:val="000C012F"/>
    <w:rsid w:val="000C058E"/>
    <w:rsid w:val="000C059E"/>
    <w:rsid w:val="000C0818"/>
    <w:rsid w:val="000C0C9B"/>
    <w:rsid w:val="000C0DE0"/>
    <w:rsid w:val="000C0E67"/>
    <w:rsid w:val="000C0F0B"/>
    <w:rsid w:val="000C0FE0"/>
    <w:rsid w:val="000C137D"/>
    <w:rsid w:val="000C1678"/>
    <w:rsid w:val="000C17F8"/>
    <w:rsid w:val="000C1AD7"/>
    <w:rsid w:val="000C1AF8"/>
    <w:rsid w:val="000C1D8E"/>
    <w:rsid w:val="000C1DF4"/>
    <w:rsid w:val="000C2025"/>
    <w:rsid w:val="000C25DF"/>
    <w:rsid w:val="000C2853"/>
    <w:rsid w:val="000C28E2"/>
    <w:rsid w:val="000C2C9D"/>
    <w:rsid w:val="000C2DB1"/>
    <w:rsid w:val="000C2E24"/>
    <w:rsid w:val="000C30E6"/>
    <w:rsid w:val="000C3195"/>
    <w:rsid w:val="000C3576"/>
    <w:rsid w:val="000C36EA"/>
    <w:rsid w:val="000C38BE"/>
    <w:rsid w:val="000C38EB"/>
    <w:rsid w:val="000C3ADD"/>
    <w:rsid w:val="000C4084"/>
    <w:rsid w:val="000C416A"/>
    <w:rsid w:val="000C445C"/>
    <w:rsid w:val="000C4767"/>
    <w:rsid w:val="000C479A"/>
    <w:rsid w:val="000C4845"/>
    <w:rsid w:val="000C4AA2"/>
    <w:rsid w:val="000C4C3C"/>
    <w:rsid w:val="000C4CAD"/>
    <w:rsid w:val="000C4E5B"/>
    <w:rsid w:val="000C4FB9"/>
    <w:rsid w:val="000C516B"/>
    <w:rsid w:val="000C51AD"/>
    <w:rsid w:val="000C5342"/>
    <w:rsid w:val="000C5829"/>
    <w:rsid w:val="000C58F2"/>
    <w:rsid w:val="000C5B75"/>
    <w:rsid w:val="000C63CE"/>
    <w:rsid w:val="000C6C01"/>
    <w:rsid w:val="000C6C50"/>
    <w:rsid w:val="000C6DD6"/>
    <w:rsid w:val="000C7528"/>
    <w:rsid w:val="000C762B"/>
    <w:rsid w:val="000C7881"/>
    <w:rsid w:val="000C78A3"/>
    <w:rsid w:val="000C79FD"/>
    <w:rsid w:val="000C7E7B"/>
    <w:rsid w:val="000D0489"/>
    <w:rsid w:val="000D0ADA"/>
    <w:rsid w:val="000D0B8A"/>
    <w:rsid w:val="000D109D"/>
    <w:rsid w:val="000D119D"/>
    <w:rsid w:val="000D1267"/>
    <w:rsid w:val="000D1449"/>
    <w:rsid w:val="000D1455"/>
    <w:rsid w:val="000D216F"/>
    <w:rsid w:val="000D21AF"/>
    <w:rsid w:val="000D2259"/>
    <w:rsid w:val="000D22EA"/>
    <w:rsid w:val="000D2320"/>
    <w:rsid w:val="000D2745"/>
    <w:rsid w:val="000D2D3A"/>
    <w:rsid w:val="000D31D1"/>
    <w:rsid w:val="000D34F9"/>
    <w:rsid w:val="000D373D"/>
    <w:rsid w:val="000D3A2E"/>
    <w:rsid w:val="000D3E0F"/>
    <w:rsid w:val="000D3E9B"/>
    <w:rsid w:val="000D3F07"/>
    <w:rsid w:val="000D4550"/>
    <w:rsid w:val="000D4DED"/>
    <w:rsid w:val="000D4E2A"/>
    <w:rsid w:val="000D5410"/>
    <w:rsid w:val="000D55D7"/>
    <w:rsid w:val="000D569A"/>
    <w:rsid w:val="000D56DE"/>
    <w:rsid w:val="000D59CA"/>
    <w:rsid w:val="000D5A68"/>
    <w:rsid w:val="000D5ABF"/>
    <w:rsid w:val="000D5B89"/>
    <w:rsid w:val="000D6236"/>
    <w:rsid w:val="000D63BA"/>
    <w:rsid w:val="000D67E1"/>
    <w:rsid w:val="000D6B50"/>
    <w:rsid w:val="000D6F67"/>
    <w:rsid w:val="000D715D"/>
    <w:rsid w:val="000D7286"/>
    <w:rsid w:val="000D741C"/>
    <w:rsid w:val="000D7992"/>
    <w:rsid w:val="000D7A64"/>
    <w:rsid w:val="000D7B5C"/>
    <w:rsid w:val="000D7E21"/>
    <w:rsid w:val="000D7E57"/>
    <w:rsid w:val="000E004A"/>
    <w:rsid w:val="000E00F5"/>
    <w:rsid w:val="000E012B"/>
    <w:rsid w:val="000E034F"/>
    <w:rsid w:val="000E0666"/>
    <w:rsid w:val="000E0CA2"/>
    <w:rsid w:val="000E0DC7"/>
    <w:rsid w:val="000E1010"/>
    <w:rsid w:val="000E112F"/>
    <w:rsid w:val="000E1169"/>
    <w:rsid w:val="000E124A"/>
    <w:rsid w:val="000E12F7"/>
    <w:rsid w:val="000E136D"/>
    <w:rsid w:val="000E1467"/>
    <w:rsid w:val="000E15F6"/>
    <w:rsid w:val="000E164B"/>
    <w:rsid w:val="000E1BE1"/>
    <w:rsid w:val="000E1E32"/>
    <w:rsid w:val="000E207F"/>
    <w:rsid w:val="000E2093"/>
    <w:rsid w:val="000E224D"/>
    <w:rsid w:val="000E231D"/>
    <w:rsid w:val="000E250F"/>
    <w:rsid w:val="000E275B"/>
    <w:rsid w:val="000E2815"/>
    <w:rsid w:val="000E28F2"/>
    <w:rsid w:val="000E2A32"/>
    <w:rsid w:val="000E2DCD"/>
    <w:rsid w:val="000E2E31"/>
    <w:rsid w:val="000E3117"/>
    <w:rsid w:val="000E31AF"/>
    <w:rsid w:val="000E32FA"/>
    <w:rsid w:val="000E3509"/>
    <w:rsid w:val="000E370E"/>
    <w:rsid w:val="000E388A"/>
    <w:rsid w:val="000E3DA1"/>
    <w:rsid w:val="000E3F0A"/>
    <w:rsid w:val="000E437E"/>
    <w:rsid w:val="000E43A1"/>
    <w:rsid w:val="000E48FD"/>
    <w:rsid w:val="000E4D86"/>
    <w:rsid w:val="000E4E30"/>
    <w:rsid w:val="000E4FDC"/>
    <w:rsid w:val="000E5558"/>
    <w:rsid w:val="000E5899"/>
    <w:rsid w:val="000E59CA"/>
    <w:rsid w:val="000E5CA5"/>
    <w:rsid w:val="000E5E27"/>
    <w:rsid w:val="000E5F57"/>
    <w:rsid w:val="000E6075"/>
    <w:rsid w:val="000E6106"/>
    <w:rsid w:val="000E6305"/>
    <w:rsid w:val="000E68E8"/>
    <w:rsid w:val="000E6BC1"/>
    <w:rsid w:val="000E6F65"/>
    <w:rsid w:val="000E6FEA"/>
    <w:rsid w:val="000E724A"/>
    <w:rsid w:val="000E7399"/>
    <w:rsid w:val="000E7531"/>
    <w:rsid w:val="000E767B"/>
    <w:rsid w:val="000E76AD"/>
    <w:rsid w:val="000E7746"/>
    <w:rsid w:val="000E783C"/>
    <w:rsid w:val="000E7A41"/>
    <w:rsid w:val="000E7D05"/>
    <w:rsid w:val="000E7D8D"/>
    <w:rsid w:val="000F040F"/>
    <w:rsid w:val="000F0445"/>
    <w:rsid w:val="000F0540"/>
    <w:rsid w:val="000F075E"/>
    <w:rsid w:val="000F085A"/>
    <w:rsid w:val="000F0CC0"/>
    <w:rsid w:val="000F0CE2"/>
    <w:rsid w:val="000F0D29"/>
    <w:rsid w:val="000F15AE"/>
    <w:rsid w:val="000F15D4"/>
    <w:rsid w:val="000F15FE"/>
    <w:rsid w:val="000F16B8"/>
    <w:rsid w:val="000F1742"/>
    <w:rsid w:val="000F192F"/>
    <w:rsid w:val="000F1B05"/>
    <w:rsid w:val="000F1C45"/>
    <w:rsid w:val="000F1E98"/>
    <w:rsid w:val="000F1FCE"/>
    <w:rsid w:val="000F20AD"/>
    <w:rsid w:val="000F24BE"/>
    <w:rsid w:val="000F27EE"/>
    <w:rsid w:val="000F292E"/>
    <w:rsid w:val="000F2A3B"/>
    <w:rsid w:val="000F2A65"/>
    <w:rsid w:val="000F2C51"/>
    <w:rsid w:val="000F2DE6"/>
    <w:rsid w:val="000F2E41"/>
    <w:rsid w:val="000F33E1"/>
    <w:rsid w:val="000F3491"/>
    <w:rsid w:val="000F398C"/>
    <w:rsid w:val="000F3A3D"/>
    <w:rsid w:val="000F3C62"/>
    <w:rsid w:val="000F3E06"/>
    <w:rsid w:val="000F4139"/>
    <w:rsid w:val="000F41BE"/>
    <w:rsid w:val="000F43B3"/>
    <w:rsid w:val="000F443E"/>
    <w:rsid w:val="000F445F"/>
    <w:rsid w:val="000F4CAA"/>
    <w:rsid w:val="000F51E9"/>
    <w:rsid w:val="000F5827"/>
    <w:rsid w:val="000F5ADB"/>
    <w:rsid w:val="000F5B10"/>
    <w:rsid w:val="000F5BEF"/>
    <w:rsid w:val="000F5D02"/>
    <w:rsid w:val="000F5D0C"/>
    <w:rsid w:val="000F5E7B"/>
    <w:rsid w:val="000F5ED8"/>
    <w:rsid w:val="000F6548"/>
    <w:rsid w:val="000F68AF"/>
    <w:rsid w:val="000F6A13"/>
    <w:rsid w:val="000F6DA2"/>
    <w:rsid w:val="000F6E9E"/>
    <w:rsid w:val="000F74A9"/>
    <w:rsid w:val="000F79C8"/>
    <w:rsid w:val="000F7A0A"/>
    <w:rsid w:val="000F7ADB"/>
    <w:rsid w:val="000F7DF4"/>
    <w:rsid w:val="000F7F37"/>
    <w:rsid w:val="001000C5"/>
    <w:rsid w:val="0010016D"/>
    <w:rsid w:val="00100938"/>
    <w:rsid w:val="00100B96"/>
    <w:rsid w:val="00100D2F"/>
    <w:rsid w:val="00100EA1"/>
    <w:rsid w:val="00101323"/>
    <w:rsid w:val="00101359"/>
    <w:rsid w:val="00101AC2"/>
    <w:rsid w:val="00101BF4"/>
    <w:rsid w:val="00101FBC"/>
    <w:rsid w:val="00101FC8"/>
    <w:rsid w:val="00102330"/>
    <w:rsid w:val="00102363"/>
    <w:rsid w:val="00102364"/>
    <w:rsid w:val="001025CD"/>
    <w:rsid w:val="00102DF4"/>
    <w:rsid w:val="00102F53"/>
    <w:rsid w:val="001034A9"/>
    <w:rsid w:val="00103919"/>
    <w:rsid w:val="00103CDF"/>
    <w:rsid w:val="0010401F"/>
    <w:rsid w:val="00104259"/>
    <w:rsid w:val="00104AA2"/>
    <w:rsid w:val="00104BCA"/>
    <w:rsid w:val="00104E66"/>
    <w:rsid w:val="00104FBE"/>
    <w:rsid w:val="00105301"/>
    <w:rsid w:val="001053F4"/>
    <w:rsid w:val="00105431"/>
    <w:rsid w:val="0010565D"/>
    <w:rsid w:val="00105F58"/>
    <w:rsid w:val="001067CE"/>
    <w:rsid w:val="001069BA"/>
    <w:rsid w:val="001069EB"/>
    <w:rsid w:val="00106ADB"/>
    <w:rsid w:val="00106B4C"/>
    <w:rsid w:val="001072F7"/>
    <w:rsid w:val="00107609"/>
    <w:rsid w:val="0010799D"/>
    <w:rsid w:val="00107B11"/>
    <w:rsid w:val="00107CA4"/>
    <w:rsid w:val="0011016C"/>
    <w:rsid w:val="00110315"/>
    <w:rsid w:val="001104E0"/>
    <w:rsid w:val="00110778"/>
    <w:rsid w:val="00110AD3"/>
    <w:rsid w:val="0011142E"/>
    <w:rsid w:val="00111485"/>
    <w:rsid w:val="001114C3"/>
    <w:rsid w:val="00111592"/>
    <w:rsid w:val="0011175B"/>
    <w:rsid w:val="001118A1"/>
    <w:rsid w:val="00111A19"/>
    <w:rsid w:val="00111ACD"/>
    <w:rsid w:val="00111D16"/>
    <w:rsid w:val="00112075"/>
    <w:rsid w:val="0011230D"/>
    <w:rsid w:val="00112354"/>
    <w:rsid w:val="00112843"/>
    <w:rsid w:val="00112C0D"/>
    <w:rsid w:val="00112E73"/>
    <w:rsid w:val="00113283"/>
    <w:rsid w:val="00113525"/>
    <w:rsid w:val="00113780"/>
    <w:rsid w:val="001140D6"/>
    <w:rsid w:val="001142D4"/>
    <w:rsid w:val="00114853"/>
    <w:rsid w:val="00114DA8"/>
    <w:rsid w:val="00114FE5"/>
    <w:rsid w:val="001150D6"/>
    <w:rsid w:val="0011525B"/>
    <w:rsid w:val="00115264"/>
    <w:rsid w:val="001152C0"/>
    <w:rsid w:val="00115559"/>
    <w:rsid w:val="001156E8"/>
    <w:rsid w:val="001158CB"/>
    <w:rsid w:val="0011592C"/>
    <w:rsid w:val="00115976"/>
    <w:rsid w:val="00115F1D"/>
    <w:rsid w:val="001160FC"/>
    <w:rsid w:val="001162D3"/>
    <w:rsid w:val="00116AA7"/>
    <w:rsid w:val="00116D54"/>
    <w:rsid w:val="00116FE4"/>
    <w:rsid w:val="0011701E"/>
    <w:rsid w:val="001173E1"/>
    <w:rsid w:val="001173F7"/>
    <w:rsid w:val="00117B14"/>
    <w:rsid w:val="00117B5D"/>
    <w:rsid w:val="00117EEA"/>
    <w:rsid w:val="001204CD"/>
    <w:rsid w:val="00120561"/>
    <w:rsid w:val="001206CF"/>
    <w:rsid w:val="00120924"/>
    <w:rsid w:val="0012092C"/>
    <w:rsid w:val="00120B8B"/>
    <w:rsid w:val="00120B9F"/>
    <w:rsid w:val="00120FC1"/>
    <w:rsid w:val="00121203"/>
    <w:rsid w:val="00121295"/>
    <w:rsid w:val="00121991"/>
    <w:rsid w:val="00122234"/>
    <w:rsid w:val="001227F7"/>
    <w:rsid w:val="0012288E"/>
    <w:rsid w:val="00122A75"/>
    <w:rsid w:val="00123091"/>
    <w:rsid w:val="00123669"/>
    <w:rsid w:val="00123679"/>
    <w:rsid w:val="001236B0"/>
    <w:rsid w:val="0012372B"/>
    <w:rsid w:val="00123A1F"/>
    <w:rsid w:val="00123CAC"/>
    <w:rsid w:val="00123E92"/>
    <w:rsid w:val="00124376"/>
    <w:rsid w:val="00124511"/>
    <w:rsid w:val="001245B2"/>
    <w:rsid w:val="0012476A"/>
    <w:rsid w:val="001248F5"/>
    <w:rsid w:val="00125293"/>
    <w:rsid w:val="001253B5"/>
    <w:rsid w:val="001253FE"/>
    <w:rsid w:val="0012619A"/>
    <w:rsid w:val="00126324"/>
    <w:rsid w:val="001263DF"/>
    <w:rsid w:val="001265C6"/>
    <w:rsid w:val="0012679F"/>
    <w:rsid w:val="001267C5"/>
    <w:rsid w:val="0012684A"/>
    <w:rsid w:val="00126BFB"/>
    <w:rsid w:val="00126CFD"/>
    <w:rsid w:val="00126DD1"/>
    <w:rsid w:val="00126F9F"/>
    <w:rsid w:val="001274B4"/>
    <w:rsid w:val="001277C3"/>
    <w:rsid w:val="00127805"/>
    <w:rsid w:val="00127958"/>
    <w:rsid w:val="00127A78"/>
    <w:rsid w:val="00127D6A"/>
    <w:rsid w:val="00127F67"/>
    <w:rsid w:val="00127F79"/>
    <w:rsid w:val="0013005F"/>
    <w:rsid w:val="0013053A"/>
    <w:rsid w:val="0013062A"/>
    <w:rsid w:val="001308EA"/>
    <w:rsid w:val="00130B1E"/>
    <w:rsid w:val="001311F7"/>
    <w:rsid w:val="001313D9"/>
    <w:rsid w:val="00131587"/>
    <w:rsid w:val="001317FE"/>
    <w:rsid w:val="00131CA4"/>
    <w:rsid w:val="00131CCB"/>
    <w:rsid w:val="00131D0D"/>
    <w:rsid w:val="00132182"/>
    <w:rsid w:val="00132445"/>
    <w:rsid w:val="001326A4"/>
    <w:rsid w:val="00132C7D"/>
    <w:rsid w:val="00132E1E"/>
    <w:rsid w:val="00132E78"/>
    <w:rsid w:val="00132F45"/>
    <w:rsid w:val="00132FD2"/>
    <w:rsid w:val="0013304A"/>
    <w:rsid w:val="00133160"/>
    <w:rsid w:val="00133626"/>
    <w:rsid w:val="00133C72"/>
    <w:rsid w:val="0013455A"/>
    <w:rsid w:val="001346F1"/>
    <w:rsid w:val="001347C0"/>
    <w:rsid w:val="00134955"/>
    <w:rsid w:val="00134958"/>
    <w:rsid w:val="00134AB9"/>
    <w:rsid w:val="00134C05"/>
    <w:rsid w:val="00134D46"/>
    <w:rsid w:val="00134E0D"/>
    <w:rsid w:val="00134E79"/>
    <w:rsid w:val="00134F9C"/>
    <w:rsid w:val="00135236"/>
    <w:rsid w:val="001353C5"/>
    <w:rsid w:val="001355AA"/>
    <w:rsid w:val="00135C2E"/>
    <w:rsid w:val="00135C84"/>
    <w:rsid w:val="00135F27"/>
    <w:rsid w:val="00136371"/>
    <w:rsid w:val="0013695F"/>
    <w:rsid w:val="001369D8"/>
    <w:rsid w:val="00136E80"/>
    <w:rsid w:val="00137187"/>
    <w:rsid w:val="0013733A"/>
    <w:rsid w:val="00137680"/>
    <w:rsid w:val="001379BC"/>
    <w:rsid w:val="0014012C"/>
    <w:rsid w:val="00140264"/>
    <w:rsid w:val="001404B7"/>
    <w:rsid w:val="00140841"/>
    <w:rsid w:val="001409C5"/>
    <w:rsid w:val="00140A39"/>
    <w:rsid w:val="00140B02"/>
    <w:rsid w:val="00140C07"/>
    <w:rsid w:val="001410AA"/>
    <w:rsid w:val="001411EB"/>
    <w:rsid w:val="001412EE"/>
    <w:rsid w:val="001413C4"/>
    <w:rsid w:val="0014151D"/>
    <w:rsid w:val="00141545"/>
    <w:rsid w:val="00141AC0"/>
    <w:rsid w:val="00141C1B"/>
    <w:rsid w:val="00141CA8"/>
    <w:rsid w:val="00141F30"/>
    <w:rsid w:val="001421EC"/>
    <w:rsid w:val="00142550"/>
    <w:rsid w:val="00142748"/>
    <w:rsid w:val="0014276B"/>
    <w:rsid w:val="00142BE7"/>
    <w:rsid w:val="00142DE2"/>
    <w:rsid w:val="00142EE2"/>
    <w:rsid w:val="0014339B"/>
    <w:rsid w:val="00143548"/>
    <w:rsid w:val="00143D0E"/>
    <w:rsid w:val="00143F9A"/>
    <w:rsid w:val="00144597"/>
    <w:rsid w:val="0014468A"/>
    <w:rsid w:val="00144770"/>
    <w:rsid w:val="00144B40"/>
    <w:rsid w:val="00145449"/>
    <w:rsid w:val="00145575"/>
    <w:rsid w:val="001457AD"/>
    <w:rsid w:val="0014580E"/>
    <w:rsid w:val="00145A44"/>
    <w:rsid w:val="00145BC8"/>
    <w:rsid w:val="00145EC7"/>
    <w:rsid w:val="00145F02"/>
    <w:rsid w:val="00146063"/>
    <w:rsid w:val="00146110"/>
    <w:rsid w:val="00146212"/>
    <w:rsid w:val="001463D5"/>
    <w:rsid w:val="00146452"/>
    <w:rsid w:val="001464D3"/>
    <w:rsid w:val="001465C4"/>
    <w:rsid w:val="00146CD5"/>
    <w:rsid w:val="00146D08"/>
    <w:rsid w:val="00146F8D"/>
    <w:rsid w:val="00147467"/>
    <w:rsid w:val="0015044E"/>
    <w:rsid w:val="00150485"/>
    <w:rsid w:val="00150545"/>
    <w:rsid w:val="00150587"/>
    <w:rsid w:val="0015065F"/>
    <w:rsid w:val="0015085F"/>
    <w:rsid w:val="001508FF"/>
    <w:rsid w:val="0015104E"/>
    <w:rsid w:val="00151438"/>
    <w:rsid w:val="00151485"/>
    <w:rsid w:val="001518CB"/>
    <w:rsid w:val="00151977"/>
    <w:rsid w:val="00151AE5"/>
    <w:rsid w:val="00151BE2"/>
    <w:rsid w:val="00151CB5"/>
    <w:rsid w:val="00151E1B"/>
    <w:rsid w:val="00151EE1"/>
    <w:rsid w:val="00152014"/>
    <w:rsid w:val="00152487"/>
    <w:rsid w:val="00152859"/>
    <w:rsid w:val="0015294A"/>
    <w:rsid w:val="001529F1"/>
    <w:rsid w:val="00152B80"/>
    <w:rsid w:val="00152E95"/>
    <w:rsid w:val="0015345A"/>
    <w:rsid w:val="0015347E"/>
    <w:rsid w:val="001535B9"/>
    <w:rsid w:val="00153682"/>
    <w:rsid w:val="0015370D"/>
    <w:rsid w:val="00153811"/>
    <w:rsid w:val="00153959"/>
    <w:rsid w:val="00153B04"/>
    <w:rsid w:val="00153DD1"/>
    <w:rsid w:val="00153F9B"/>
    <w:rsid w:val="001541A0"/>
    <w:rsid w:val="001542F5"/>
    <w:rsid w:val="00154626"/>
    <w:rsid w:val="0015495E"/>
    <w:rsid w:val="00154C03"/>
    <w:rsid w:val="00154F19"/>
    <w:rsid w:val="00155037"/>
    <w:rsid w:val="00155180"/>
    <w:rsid w:val="00155558"/>
    <w:rsid w:val="00155DD4"/>
    <w:rsid w:val="0015678B"/>
    <w:rsid w:val="00156823"/>
    <w:rsid w:val="00156A1C"/>
    <w:rsid w:val="00156E41"/>
    <w:rsid w:val="0015714C"/>
    <w:rsid w:val="0015715B"/>
    <w:rsid w:val="00157339"/>
    <w:rsid w:val="00157735"/>
    <w:rsid w:val="00157876"/>
    <w:rsid w:val="0015789A"/>
    <w:rsid w:val="001578E1"/>
    <w:rsid w:val="00157A58"/>
    <w:rsid w:val="00157A6D"/>
    <w:rsid w:val="00157C34"/>
    <w:rsid w:val="00157C8A"/>
    <w:rsid w:val="00157D07"/>
    <w:rsid w:val="001601F5"/>
    <w:rsid w:val="00160222"/>
    <w:rsid w:val="0016026B"/>
    <w:rsid w:val="0016037D"/>
    <w:rsid w:val="001604CF"/>
    <w:rsid w:val="001604D2"/>
    <w:rsid w:val="00160795"/>
    <w:rsid w:val="00160B10"/>
    <w:rsid w:val="00160D78"/>
    <w:rsid w:val="00160E3C"/>
    <w:rsid w:val="001613AC"/>
    <w:rsid w:val="00161651"/>
    <w:rsid w:val="00161828"/>
    <w:rsid w:val="00161BF7"/>
    <w:rsid w:val="00161E79"/>
    <w:rsid w:val="00161E9B"/>
    <w:rsid w:val="00162159"/>
    <w:rsid w:val="001623C3"/>
    <w:rsid w:val="001623F0"/>
    <w:rsid w:val="00162457"/>
    <w:rsid w:val="001624D9"/>
    <w:rsid w:val="001625AC"/>
    <w:rsid w:val="00162A0F"/>
    <w:rsid w:val="00162B06"/>
    <w:rsid w:val="00162B9A"/>
    <w:rsid w:val="00163047"/>
    <w:rsid w:val="0016330A"/>
    <w:rsid w:val="001635C0"/>
    <w:rsid w:val="0016380E"/>
    <w:rsid w:val="00164152"/>
    <w:rsid w:val="00164521"/>
    <w:rsid w:val="00164522"/>
    <w:rsid w:val="00164830"/>
    <w:rsid w:val="0016486D"/>
    <w:rsid w:val="001648B3"/>
    <w:rsid w:val="00164F0D"/>
    <w:rsid w:val="00165146"/>
    <w:rsid w:val="001651E0"/>
    <w:rsid w:val="0016555B"/>
    <w:rsid w:val="00165A26"/>
    <w:rsid w:val="00165B16"/>
    <w:rsid w:val="00165BA1"/>
    <w:rsid w:val="00165D3F"/>
    <w:rsid w:val="00165E63"/>
    <w:rsid w:val="00166262"/>
    <w:rsid w:val="00166282"/>
    <w:rsid w:val="0016640B"/>
    <w:rsid w:val="00166709"/>
    <w:rsid w:val="001668BD"/>
    <w:rsid w:val="001668F5"/>
    <w:rsid w:val="001669BD"/>
    <w:rsid w:val="001676FB"/>
    <w:rsid w:val="001677E8"/>
    <w:rsid w:val="00167885"/>
    <w:rsid w:val="001679CB"/>
    <w:rsid w:val="00167AF1"/>
    <w:rsid w:val="00167BCE"/>
    <w:rsid w:val="00167C39"/>
    <w:rsid w:val="00167DAB"/>
    <w:rsid w:val="001701ED"/>
    <w:rsid w:val="001703DC"/>
    <w:rsid w:val="001706EB"/>
    <w:rsid w:val="00170864"/>
    <w:rsid w:val="001708A4"/>
    <w:rsid w:val="00170B79"/>
    <w:rsid w:val="00170C55"/>
    <w:rsid w:val="00171035"/>
    <w:rsid w:val="00171504"/>
    <w:rsid w:val="00171779"/>
    <w:rsid w:val="00171A1F"/>
    <w:rsid w:val="00171A86"/>
    <w:rsid w:val="00171C1E"/>
    <w:rsid w:val="00171DB7"/>
    <w:rsid w:val="001721D5"/>
    <w:rsid w:val="00172789"/>
    <w:rsid w:val="00172AF3"/>
    <w:rsid w:val="00172C73"/>
    <w:rsid w:val="00172E87"/>
    <w:rsid w:val="00172F95"/>
    <w:rsid w:val="001733A3"/>
    <w:rsid w:val="001733DF"/>
    <w:rsid w:val="00173418"/>
    <w:rsid w:val="001736C6"/>
    <w:rsid w:val="001739F0"/>
    <w:rsid w:val="00173B7F"/>
    <w:rsid w:val="00173CE6"/>
    <w:rsid w:val="00173DDD"/>
    <w:rsid w:val="001740B6"/>
    <w:rsid w:val="0017411F"/>
    <w:rsid w:val="001745AD"/>
    <w:rsid w:val="001747C6"/>
    <w:rsid w:val="00174A14"/>
    <w:rsid w:val="00174D8B"/>
    <w:rsid w:val="00174DB9"/>
    <w:rsid w:val="00174E8B"/>
    <w:rsid w:val="00175128"/>
    <w:rsid w:val="00175797"/>
    <w:rsid w:val="00175C0D"/>
    <w:rsid w:val="00175CA4"/>
    <w:rsid w:val="00175EC1"/>
    <w:rsid w:val="00175FE2"/>
    <w:rsid w:val="00176387"/>
    <w:rsid w:val="00176ADB"/>
    <w:rsid w:val="00176B30"/>
    <w:rsid w:val="00176D19"/>
    <w:rsid w:val="0017700E"/>
    <w:rsid w:val="00177428"/>
    <w:rsid w:val="001776A8"/>
    <w:rsid w:val="0017770A"/>
    <w:rsid w:val="00177794"/>
    <w:rsid w:val="00177B52"/>
    <w:rsid w:val="00177BE7"/>
    <w:rsid w:val="00177D98"/>
    <w:rsid w:val="00177E75"/>
    <w:rsid w:val="00177EE1"/>
    <w:rsid w:val="00180368"/>
    <w:rsid w:val="0018069E"/>
    <w:rsid w:val="00180773"/>
    <w:rsid w:val="00180992"/>
    <w:rsid w:val="00180AD7"/>
    <w:rsid w:val="00180B94"/>
    <w:rsid w:val="00180F06"/>
    <w:rsid w:val="00180F36"/>
    <w:rsid w:val="00180FE3"/>
    <w:rsid w:val="001810D6"/>
    <w:rsid w:val="0018130C"/>
    <w:rsid w:val="001814F9"/>
    <w:rsid w:val="00181933"/>
    <w:rsid w:val="00181A3A"/>
    <w:rsid w:val="00181B23"/>
    <w:rsid w:val="00182147"/>
    <w:rsid w:val="00182C9E"/>
    <w:rsid w:val="00182CFE"/>
    <w:rsid w:val="001830A0"/>
    <w:rsid w:val="00183469"/>
    <w:rsid w:val="00183B32"/>
    <w:rsid w:val="00183C03"/>
    <w:rsid w:val="00183E4C"/>
    <w:rsid w:val="00184006"/>
    <w:rsid w:val="001841DA"/>
    <w:rsid w:val="001841DC"/>
    <w:rsid w:val="0018428D"/>
    <w:rsid w:val="00184490"/>
    <w:rsid w:val="001849EE"/>
    <w:rsid w:val="00184D64"/>
    <w:rsid w:val="00184D76"/>
    <w:rsid w:val="00185633"/>
    <w:rsid w:val="001856C1"/>
    <w:rsid w:val="00185938"/>
    <w:rsid w:val="00185954"/>
    <w:rsid w:val="001859A4"/>
    <w:rsid w:val="00185BCD"/>
    <w:rsid w:val="00185D86"/>
    <w:rsid w:val="00185F8B"/>
    <w:rsid w:val="001867C9"/>
    <w:rsid w:val="0018684D"/>
    <w:rsid w:val="00186A4B"/>
    <w:rsid w:val="00186DA9"/>
    <w:rsid w:val="0018748C"/>
    <w:rsid w:val="001874B8"/>
    <w:rsid w:val="0018751B"/>
    <w:rsid w:val="00187555"/>
    <w:rsid w:val="001879B3"/>
    <w:rsid w:val="001879FE"/>
    <w:rsid w:val="00187A2C"/>
    <w:rsid w:val="00187A72"/>
    <w:rsid w:val="00187C37"/>
    <w:rsid w:val="00187C38"/>
    <w:rsid w:val="00187E1D"/>
    <w:rsid w:val="00190405"/>
    <w:rsid w:val="00190430"/>
    <w:rsid w:val="0019080D"/>
    <w:rsid w:val="001912FE"/>
    <w:rsid w:val="001914C5"/>
    <w:rsid w:val="0019177E"/>
    <w:rsid w:val="00191E71"/>
    <w:rsid w:val="00191EA9"/>
    <w:rsid w:val="001921C5"/>
    <w:rsid w:val="001921C6"/>
    <w:rsid w:val="0019274A"/>
    <w:rsid w:val="00192B51"/>
    <w:rsid w:val="00192BE9"/>
    <w:rsid w:val="00192C33"/>
    <w:rsid w:val="00192CCA"/>
    <w:rsid w:val="00192F9A"/>
    <w:rsid w:val="001931F5"/>
    <w:rsid w:val="001933C5"/>
    <w:rsid w:val="0019360B"/>
    <w:rsid w:val="0019386E"/>
    <w:rsid w:val="001939B9"/>
    <w:rsid w:val="00194062"/>
    <w:rsid w:val="00194123"/>
    <w:rsid w:val="0019424D"/>
    <w:rsid w:val="00194302"/>
    <w:rsid w:val="001947C8"/>
    <w:rsid w:val="0019489B"/>
    <w:rsid w:val="00194C46"/>
    <w:rsid w:val="00194C69"/>
    <w:rsid w:val="00194E84"/>
    <w:rsid w:val="0019558F"/>
    <w:rsid w:val="0019593C"/>
    <w:rsid w:val="00195BDF"/>
    <w:rsid w:val="001960A1"/>
    <w:rsid w:val="001960CF"/>
    <w:rsid w:val="00196521"/>
    <w:rsid w:val="001965F7"/>
    <w:rsid w:val="00196642"/>
    <w:rsid w:val="00196735"/>
    <w:rsid w:val="00196BA1"/>
    <w:rsid w:val="00196E71"/>
    <w:rsid w:val="00196EB9"/>
    <w:rsid w:val="00196FCE"/>
    <w:rsid w:val="001975EF"/>
    <w:rsid w:val="0019760B"/>
    <w:rsid w:val="001977C7"/>
    <w:rsid w:val="00197F8D"/>
    <w:rsid w:val="001A0016"/>
    <w:rsid w:val="001A00C1"/>
    <w:rsid w:val="001A04AD"/>
    <w:rsid w:val="001A0727"/>
    <w:rsid w:val="001A08CF"/>
    <w:rsid w:val="001A0E50"/>
    <w:rsid w:val="001A0E7B"/>
    <w:rsid w:val="001A10EB"/>
    <w:rsid w:val="001A13C9"/>
    <w:rsid w:val="001A141D"/>
    <w:rsid w:val="001A1860"/>
    <w:rsid w:val="001A1899"/>
    <w:rsid w:val="001A1963"/>
    <w:rsid w:val="001A1A0B"/>
    <w:rsid w:val="001A1F97"/>
    <w:rsid w:val="001A2224"/>
    <w:rsid w:val="001A2345"/>
    <w:rsid w:val="001A246D"/>
    <w:rsid w:val="001A2526"/>
    <w:rsid w:val="001A2680"/>
    <w:rsid w:val="001A276C"/>
    <w:rsid w:val="001A2930"/>
    <w:rsid w:val="001A297E"/>
    <w:rsid w:val="001A2B8A"/>
    <w:rsid w:val="001A2B9A"/>
    <w:rsid w:val="001A31E9"/>
    <w:rsid w:val="001A34C3"/>
    <w:rsid w:val="001A39EE"/>
    <w:rsid w:val="001A3B80"/>
    <w:rsid w:val="001A3D14"/>
    <w:rsid w:val="001A3E48"/>
    <w:rsid w:val="001A4597"/>
    <w:rsid w:val="001A4AF6"/>
    <w:rsid w:val="001A4CE7"/>
    <w:rsid w:val="001A4D31"/>
    <w:rsid w:val="001A506F"/>
    <w:rsid w:val="001A509F"/>
    <w:rsid w:val="001A54A6"/>
    <w:rsid w:val="001A55AC"/>
    <w:rsid w:val="001A594C"/>
    <w:rsid w:val="001A5978"/>
    <w:rsid w:val="001A5FF9"/>
    <w:rsid w:val="001A6023"/>
    <w:rsid w:val="001A6035"/>
    <w:rsid w:val="001A60B7"/>
    <w:rsid w:val="001A62AF"/>
    <w:rsid w:val="001A62F3"/>
    <w:rsid w:val="001A667C"/>
    <w:rsid w:val="001A6B0B"/>
    <w:rsid w:val="001A6BFE"/>
    <w:rsid w:val="001A6CC3"/>
    <w:rsid w:val="001A6CD8"/>
    <w:rsid w:val="001A6EE2"/>
    <w:rsid w:val="001A71A2"/>
    <w:rsid w:val="001A7398"/>
    <w:rsid w:val="001A7426"/>
    <w:rsid w:val="001A7B8A"/>
    <w:rsid w:val="001A7E1E"/>
    <w:rsid w:val="001B042B"/>
    <w:rsid w:val="001B0DE5"/>
    <w:rsid w:val="001B0E2B"/>
    <w:rsid w:val="001B0E7F"/>
    <w:rsid w:val="001B1512"/>
    <w:rsid w:val="001B179E"/>
    <w:rsid w:val="001B1D90"/>
    <w:rsid w:val="001B1EE8"/>
    <w:rsid w:val="001B1FE1"/>
    <w:rsid w:val="001B2144"/>
    <w:rsid w:val="001B21F4"/>
    <w:rsid w:val="001B256B"/>
    <w:rsid w:val="001B288B"/>
    <w:rsid w:val="001B29ED"/>
    <w:rsid w:val="001B2E3E"/>
    <w:rsid w:val="001B2FAD"/>
    <w:rsid w:val="001B32EF"/>
    <w:rsid w:val="001B3A60"/>
    <w:rsid w:val="001B3AE7"/>
    <w:rsid w:val="001B3DAD"/>
    <w:rsid w:val="001B3E4E"/>
    <w:rsid w:val="001B40F5"/>
    <w:rsid w:val="001B4E01"/>
    <w:rsid w:val="001B5180"/>
    <w:rsid w:val="001B56C3"/>
    <w:rsid w:val="001B5735"/>
    <w:rsid w:val="001B5BF6"/>
    <w:rsid w:val="001B5DC6"/>
    <w:rsid w:val="001B625F"/>
    <w:rsid w:val="001B6424"/>
    <w:rsid w:val="001B6480"/>
    <w:rsid w:val="001B65ED"/>
    <w:rsid w:val="001B685E"/>
    <w:rsid w:val="001B68D4"/>
    <w:rsid w:val="001B6C1C"/>
    <w:rsid w:val="001B6C35"/>
    <w:rsid w:val="001B6DA9"/>
    <w:rsid w:val="001B6ED3"/>
    <w:rsid w:val="001B74EB"/>
    <w:rsid w:val="001B761B"/>
    <w:rsid w:val="001B774A"/>
    <w:rsid w:val="001B78EA"/>
    <w:rsid w:val="001B7D1D"/>
    <w:rsid w:val="001B7DE2"/>
    <w:rsid w:val="001C01D1"/>
    <w:rsid w:val="001C022E"/>
    <w:rsid w:val="001C090D"/>
    <w:rsid w:val="001C0972"/>
    <w:rsid w:val="001C0B13"/>
    <w:rsid w:val="001C0BF0"/>
    <w:rsid w:val="001C0FD7"/>
    <w:rsid w:val="001C1407"/>
    <w:rsid w:val="001C150C"/>
    <w:rsid w:val="001C1549"/>
    <w:rsid w:val="001C165C"/>
    <w:rsid w:val="001C1A69"/>
    <w:rsid w:val="001C1B53"/>
    <w:rsid w:val="001C1F73"/>
    <w:rsid w:val="001C200D"/>
    <w:rsid w:val="001C217D"/>
    <w:rsid w:val="001C2264"/>
    <w:rsid w:val="001C2BC3"/>
    <w:rsid w:val="001C2C5A"/>
    <w:rsid w:val="001C2E56"/>
    <w:rsid w:val="001C2F20"/>
    <w:rsid w:val="001C2F39"/>
    <w:rsid w:val="001C32A6"/>
    <w:rsid w:val="001C333F"/>
    <w:rsid w:val="001C34F1"/>
    <w:rsid w:val="001C36AF"/>
    <w:rsid w:val="001C3846"/>
    <w:rsid w:val="001C38AC"/>
    <w:rsid w:val="001C3975"/>
    <w:rsid w:val="001C3C9D"/>
    <w:rsid w:val="001C4494"/>
    <w:rsid w:val="001C44C0"/>
    <w:rsid w:val="001C48AD"/>
    <w:rsid w:val="001C494D"/>
    <w:rsid w:val="001C4BEC"/>
    <w:rsid w:val="001C4E4F"/>
    <w:rsid w:val="001C4E54"/>
    <w:rsid w:val="001C51F8"/>
    <w:rsid w:val="001C5282"/>
    <w:rsid w:val="001C5D73"/>
    <w:rsid w:val="001C5D92"/>
    <w:rsid w:val="001C5FB9"/>
    <w:rsid w:val="001C6132"/>
    <w:rsid w:val="001C613B"/>
    <w:rsid w:val="001C617B"/>
    <w:rsid w:val="001C618A"/>
    <w:rsid w:val="001C623A"/>
    <w:rsid w:val="001C623B"/>
    <w:rsid w:val="001C639C"/>
    <w:rsid w:val="001C6700"/>
    <w:rsid w:val="001C6811"/>
    <w:rsid w:val="001C6903"/>
    <w:rsid w:val="001C6C9E"/>
    <w:rsid w:val="001C791E"/>
    <w:rsid w:val="001C7C28"/>
    <w:rsid w:val="001D0021"/>
    <w:rsid w:val="001D0201"/>
    <w:rsid w:val="001D0499"/>
    <w:rsid w:val="001D0663"/>
    <w:rsid w:val="001D0773"/>
    <w:rsid w:val="001D0B25"/>
    <w:rsid w:val="001D1342"/>
    <w:rsid w:val="001D1625"/>
    <w:rsid w:val="001D19D2"/>
    <w:rsid w:val="001D19E2"/>
    <w:rsid w:val="001D1B69"/>
    <w:rsid w:val="001D1C90"/>
    <w:rsid w:val="001D2050"/>
    <w:rsid w:val="001D2054"/>
    <w:rsid w:val="001D23FA"/>
    <w:rsid w:val="001D2668"/>
    <w:rsid w:val="001D2920"/>
    <w:rsid w:val="001D2B33"/>
    <w:rsid w:val="001D363C"/>
    <w:rsid w:val="001D3952"/>
    <w:rsid w:val="001D39CB"/>
    <w:rsid w:val="001D3B5E"/>
    <w:rsid w:val="001D3C42"/>
    <w:rsid w:val="001D40ED"/>
    <w:rsid w:val="001D42F3"/>
    <w:rsid w:val="001D43AD"/>
    <w:rsid w:val="001D443D"/>
    <w:rsid w:val="001D44E1"/>
    <w:rsid w:val="001D458D"/>
    <w:rsid w:val="001D45E4"/>
    <w:rsid w:val="001D4A3D"/>
    <w:rsid w:val="001D4C22"/>
    <w:rsid w:val="001D4D52"/>
    <w:rsid w:val="001D4EC7"/>
    <w:rsid w:val="001D580C"/>
    <w:rsid w:val="001D595D"/>
    <w:rsid w:val="001D5B45"/>
    <w:rsid w:val="001D5EE8"/>
    <w:rsid w:val="001D609E"/>
    <w:rsid w:val="001D6314"/>
    <w:rsid w:val="001D638C"/>
    <w:rsid w:val="001D6560"/>
    <w:rsid w:val="001D66EA"/>
    <w:rsid w:val="001D6800"/>
    <w:rsid w:val="001D6A84"/>
    <w:rsid w:val="001D6B64"/>
    <w:rsid w:val="001D6BB1"/>
    <w:rsid w:val="001D6BBA"/>
    <w:rsid w:val="001D71D8"/>
    <w:rsid w:val="001D71F4"/>
    <w:rsid w:val="001D76D0"/>
    <w:rsid w:val="001D7DFD"/>
    <w:rsid w:val="001E0141"/>
    <w:rsid w:val="001E0304"/>
    <w:rsid w:val="001E04D4"/>
    <w:rsid w:val="001E07CB"/>
    <w:rsid w:val="001E07DD"/>
    <w:rsid w:val="001E118B"/>
    <w:rsid w:val="001E12D4"/>
    <w:rsid w:val="001E1584"/>
    <w:rsid w:val="001E1EF0"/>
    <w:rsid w:val="001E1F22"/>
    <w:rsid w:val="001E2458"/>
    <w:rsid w:val="001E24A7"/>
    <w:rsid w:val="001E29E7"/>
    <w:rsid w:val="001E2CE8"/>
    <w:rsid w:val="001E2FE9"/>
    <w:rsid w:val="001E2FEC"/>
    <w:rsid w:val="001E2FF0"/>
    <w:rsid w:val="001E3314"/>
    <w:rsid w:val="001E33C2"/>
    <w:rsid w:val="001E3659"/>
    <w:rsid w:val="001E379C"/>
    <w:rsid w:val="001E38AD"/>
    <w:rsid w:val="001E3CDA"/>
    <w:rsid w:val="001E3FD7"/>
    <w:rsid w:val="001E4223"/>
    <w:rsid w:val="001E428D"/>
    <w:rsid w:val="001E4BA9"/>
    <w:rsid w:val="001E4CAA"/>
    <w:rsid w:val="001E4CBB"/>
    <w:rsid w:val="001E4E4C"/>
    <w:rsid w:val="001E50E1"/>
    <w:rsid w:val="001E52B7"/>
    <w:rsid w:val="001E59EA"/>
    <w:rsid w:val="001E60C8"/>
    <w:rsid w:val="001E638A"/>
    <w:rsid w:val="001E65FB"/>
    <w:rsid w:val="001E7134"/>
    <w:rsid w:val="001E7166"/>
    <w:rsid w:val="001E73D1"/>
    <w:rsid w:val="001E73FA"/>
    <w:rsid w:val="001E7BFD"/>
    <w:rsid w:val="001E7F37"/>
    <w:rsid w:val="001F0011"/>
    <w:rsid w:val="001F02E7"/>
    <w:rsid w:val="001F03D5"/>
    <w:rsid w:val="001F0D8C"/>
    <w:rsid w:val="001F0E1D"/>
    <w:rsid w:val="001F0E6E"/>
    <w:rsid w:val="001F11B3"/>
    <w:rsid w:val="001F11EA"/>
    <w:rsid w:val="001F13FA"/>
    <w:rsid w:val="001F166C"/>
    <w:rsid w:val="001F17A4"/>
    <w:rsid w:val="001F18A8"/>
    <w:rsid w:val="001F1958"/>
    <w:rsid w:val="001F19C6"/>
    <w:rsid w:val="001F1F88"/>
    <w:rsid w:val="001F200C"/>
    <w:rsid w:val="001F21EE"/>
    <w:rsid w:val="001F2955"/>
    <w:rsid w:val="001F298B"/>
    <w:rsid w:val="001F2BA0"/>
    <w:rsid w:val="001F2C13"/>
    <w:rsid w:val="001F302A"/>
    <w:rsid w:val="001F324D"/>
    <w:rsid w:val="001F34EE"/>
    <w:rsid w:val="001F3693"/>
    <w:rsid w:val="001F36C9"/>
    <w:rsid w:val="001F38BA"/>
    <w:rsid w:val="001F399A"/>
    <w:rsid w:val="001F3A58"/>
    <w:rsid w:val="001F44AD"/>
    <w:rsid w:val="001F4AD7"/>
    <w:rsid w:val="001F4B65"/>
    <w:rsid w:val="001F4CBF"/>
    <w:rsid w:val="001F546D"/>
    <w:rsid w:val="001F565E"/>
    <w:rsid w:val="001F58C5"/>
    <w:rsid w:val="001F5996"/>
    <w:rsid w:val="001F5A26"/>
    <w:rsid w:val="001F5D97"/>
    <w:rsid w:val="001F61AA"/>
    <w:rsid w:val="001F6262"/>
    <w:rsid w:val="001F63FD"/>
    <w:rsid w:val="001F64DB"/>
    <w:rsid w:val="001F662D"/>
    <w:rsid w:val="001F6667"/>
    <w:rsid w:val="001F66A9"/>
    <w:rsid w:val="001F6920"/>
    <w:rsid w:val="001F6BB2"/>
    <w:rsid w:val="001F6C46"/>
    <w:rsid w:val="001F71FE"/>
    <w:rsid w:val="001F72B1"/>
    <w:rsid w:val="001F73F9"/>
    <w:rsid w:val="001F7555"/>
    <w:rsid w:val="001F767B"/>
    <w:rsid w:val="001F76B3"/>
    <w:rsid w:val="001F78B5"/>
    <w:rsid w:val="001F790E"/>
    <w:rsid w:val="002003BA"/>
    <w:rsid w:val="00200424"/>
    <w:rsid w:val="002004F1"/>
    <w:rsid w:val="002005CE"/>
    <w:rsid w:val="0020065D"/>
    <w:rsid w:val="0020074C"/>
    <w:rsid w:val="0020088D"/>
    <w:rsid w:val="00200BD6"/>
    <w:rsid w:val="00200D39"/>
    <w:rsid w:val="00200D89"/>
    <w:rsid w:val="00200EDB"/>
    <w:rsid w:val="00201266"/>
    <w:rsid w:val="00201334"/>
    <w:rsid w:val="0020141F"/>
    <w:rsid w:val="002014EE"/>
    <w:rsid w:val="00201578"/>
    <w:rsid w:val="002017C3"/>
    <w:rsid w:val="00201960"/>
    <w:rsid w:val="0020198A"/>
    <w:rsid w:val="00201E91"/>
    <w:rsid w:val="00201F76"/>
    <w:rsid w:val="00201FC5"/>
    <w:rsid w:val="0020202B"/>
    <w:rsid w:val="00202032"/>
    <w:rsid w:val="0020214F"/>
    <w:rsid w:val="002023B9"/>
    <w:rsid w:val="00202409"/>
    <w:rsid w:val="00202633"/>
    <w:rsid w:val="0020282E"/>
    <w:rsid w:val="00202854"/>
    <w:rsid w:val="002028CC"/>
    <w:rsid w:val="00202DF9"/>
    <w:rsid w:val="00202E46"/>
    <w:rsid w:val="00203113"/>
    <w:rsid w:val="00203191"/>
    <w:rsid w:val="002033AC"/>
    <w:rsid w:val="00203584"/>
    <w:rsid w:val="0020375B"/>
    <w:rsid w:val="00203ADF"/>
    <w:rsid w:val="00203CC1"/>
    <w:rsid w:val="00203D9A"/>
    <w:rsid w:val="002040E3"/>
    <w:rsid w:val="00204191"/>
    <w:rsid w:val="002041DD"/>
    <w:rsid w:val="00204314"/>
    <w:rsid w:val="00204AF9"/>
    <w:rsid w:val="00205245"/>
    <w:rsid w:val="0020539F"/>
    <w:rsid w:val="0020558A"/>
    <w:rsid w:val="002055D5"/>
    <w:rsid w:val="00205685"/>
    <w:rsid w:val="0020575E"/>
    <w:rsid w:val="00205822"/>
    <w:rsid w:val="00205E32"/>
    <w:rsid w:val="00206017"/>
    <w:rsid w:val="0020635D"/>
    <w:rsid w:val="0020638F"/>
    <w:rsid w:val="002063BF"/>
    <w:rsid w:val="0020663D"/>
    <w:rsid w:val="0020690A"/>
    <w:rsid w:val="00206B10"/>
    <w:rsid w:val="00206BD0"/>
    <w:rsid w:val="00206D21"/>
    <w:rsid w:val="002070EC"/>
    <w:rsid w:val="00207459"/>
    <w:rsid w:val="0020749E"/>
    <w:rsid w:val="00207579"/>
    <w:rsid w:val="00207B3C"/>
    <w:rsid w:val="00207B7A"/>
    <w:rsid w:val="00207BB4"/>
    <w:rsid w:val="00207C6E"/>
    <w:rsid w:val="00207E85"/>
    <w:rsid w:val="00210A5D"/>
    <w:rsid w:val="00210E76"/>
    <w:rsid w:val="00210F61"/>
    <w:rsid w:val="0021107C"/>
    <w:rsid w:val="00211085"/>
    <w:rsid w:val="00211728"/>
    <w:rsid w:val="0021174F"/>
    <w:rsid w:val="0021196F"/>
    <w:rsid w:val="00211B0A"/>
    <w:rsid w:val="00211BCF"/>
    <w:rsid w:val="00211FBA"/>
    <w:rsid w:val="0021270E"/>
    <w:rsid w:val="0021271E"/>
    <w:rsid w:val="00212B31"/>
    <w:rsid w:val="00212B47"/>
    <w:rsid w:val="00212B99"/>
    <w:rsid w:val="00212C4D"/>
    <w:rsid w:val="00213D51"/>
    <w:rsid w:val="002140B3"/>
    <w:rsid w:val="002141BC"/>
    <w:rsid w:val="0021497B"/>
    <w:rsid w:val="00214A7B"/>
    <w:rsid w:val="00214C10"/>
    <w:rsid w:val="00214CD1"/>
    <w:rsid w:val="0021512A"/>
    <w:rsid w:val="00215137"/>
    <w:rsid w:val="00215288"/>
    <w:rsid w:val="00215515"/>
    <w:rsid w:val="00215754"/>
    <w:rsid w:val="00215805"/>
    <w:rsid w:val="00215888"/>
    <w:rsid w:val="00215AF6"/>
    <w:rsid w:val="00215DAA"/>
    <w:rsid w:val="00216232"/>
    <w:rsid w:val="002162CF"/>
    <w:rsid w:val="00216674"/>
    <w:rsid w:val="00216BB9"/>
    <w:rsid w:val="00216DD2"/>
    <w:rsid w:val="00216F0C"/>
    <w:rsid w:val="0021756F"/>
    <w:rsid w:val="00217B7B"/>
    <w:rsid w:val="00217CE8"/>
    <w:rsid w:val="00217DEE"/>
    <w:rsid w:val="00217EE2"/>
    <w:rsid w:val="0022001C"/>
    <w:rsid w:val="002204DA"/>
    <w:rsid w:val="00220757"/>
    <w:rsid w:val="00220EF3"/>
    <w:rsid w:val="002212AF"/>
    <w:rsid w:val="002217C6"/>
    <w:rsid w:val="00221BA1"/>
    <w:rsid w:val="00221CD5"/>
    <w:rsid w:val="00221CFE"/>
    <w:rsid w:val="00222184"/>
    <w:rsid w:val="00222223"/>
    <w:rsid w:val="002223B0"/>
    <w:rsid w:val="00222402"/>
    <w:rsid w:val="002224A3"/>
    <w:rsid w:val="002228D5"/>
    <w:rsid w:val="002229BC"/>
    <w:rsid w:val="00222A2C"/>
    <w:rsid w:val="00222B1A"/>
    <w:rsid w:val="00222B7E"/>
    <w:rsid w:val="00222DB4"/>
    <w:rsid w:val="00222EF1"/>
    <w:rsid w:val="0022376B"/>
    <w:rsid w:val="00223922"/>
    <w:rsid w:val="00223DCE"/>
    <w:rsid w:val="002242B0"/>
    <w:rsid w:val="002244DA"/>
    <w:rsid w:val="0022499E"/>
    <w:rsid w:val="00224AC3"/>
    <w:rsid w:val="00224C4F"/>
    <w:rsid w:val="00224E6A"/>
    <w:rsid w:val="002253C2"/>
    <w:rsid w:val="0022556E"/>
    <w:rsid w:val="0022563D"/>
    <w:rsid w:val="00225745"/>
    <w:rsid w:val="002257BD"/>
    <w:rsid w:val="00225866"/>
    <w:rsid w:val="002259AC"/>
    <w:rsid w:val="00225F42"/>
    <w:rsid w:val="00225F52"/>
    <w:rsid w:val="002260E6"/>
    <w:rsid w:val="00226158"/>
    <w:rsid w:val="0022669C"/>
    <w:rsid w:val="002268FF"/>
    <w:rsid w:val="00226B76"/>
    <w:rsid w:val="00226DBC"/>
    <w:rsid w:val="002271EE"/>
    <w:rsid w:val="0022775C"/>
    <w:rsid w:val="00227777"/>
    <w:rsid w:val="00227796"/>
    <w:rsid w:val="00227B2B"/>
    <w:rsid w:val="00227D90"/>
    <w:rsid w:val="00230508"/>
    <w:rsid w:val="0023070F"/>
    <w:rsid w:val="0023094C"/>
    <w:rsid w:val="00230FE1"/>
    <w:rsid w:val="00231132"/>
    <w:rsid w:val="00231698"/>
    <w:rsid w:val="002318B0"/>
    <w:rsid w:val="002318ED"/>
    <w:rsid w:val="00231A82"/>
    <w:rsid w:val="0023225B"/>
    <w:rsid w:val="002324F2"/>
    <w:rsid w:val="0023256B"/>
    <w:rsid w:val="002326AC"/>
    <w:rsid w:val="002327D1"/>
    <w:rsid w:val="0023286E"/>
    <w:rsid w:val="00232B5B"/>
    <w:rsid w:val="00232C69"/>
    <w:rsid w:val="0023304C"/>
    <w:rsid w:val="0023341E"/>
    <w:rsid w:val="002335A7"/>
    <w:rsid w:val="00233641"/>
    <w:rsid w:val="002337D6"/>
    <w:rsid w:val="00234165"/>
    <w:rsid w:val="0023447D"/>
    <w:rsid w:val="0023494E"/>
    <w:rsid w:val="002351E4"/>
    <w:rsid w:val="002352F7"/>
    <w:rsid w:val="00235463"/>
    <w:rsid w:val="002357D7"/>
    <w:rsid w:val="002359C1"/>
    <w:rsid w:val="00235A93"/>
    <w:rsid w:val="00235B26"/>
    <w:rsid w:val="00235DCF"/>
    <w:rsid w:val="0023653E"/>
    <w:rsid w:val="002370DD"/>
    <w:rsid w:val="002370FC"/>
    <w:rsid w:val="0023725E"/>
    <w:rsid w:val="0023751E"/>
    <w:rsid w:val="00237555"/>
    <w:rsid w:val="00237A1B"/>
    <w:rsid w:val="00237A7A"/>
    <w:rsid w:val="00237C33"/>
    <w:rsid w:val="00240042"/>
    <w:rsid w:val="002406B0"/>
    <w:rsid w:val="002407B7"/>
    <w:rsid w:val="00240A36"/>
    <w:rsid w:val="00240BE8"/>
    <w:rsid w:val="00241514"/>
    <w:rsid w:val="002415BD"/>
    <w:rsid w:val="002416CC"/>
    <w:rsid w:val="002416F8"/>
    <w:rsid w:val="0024179E"/>
    <w:rsid w:val="00241B8A"/>
    <w:rsid w:val="0024212B"/>
    <w:rsid w:val="002421BD"/>
    <w:rsid w:val="0024242A"/>
    <w:rsid w:val="0024248A"/>
    <w:rsid w:val="002424BC"/>
    <w:rsid w:val="002424EC"/>
    <w:rsid w:val="00242F08"/>
    <w:rsid w:val="00243140"/>
    <w:rsid w:val="00243879"/>
    <w:rsid w:val="00243A38"/>
    <w:rsid w:val="00243EC1"/>
    <w:rsid w:val="00243F58"/>
    <w:rsid w:val="00243F83"/>
    <w:rsid w:val="002443B5"/>
    <w:rsid w:val="0024469F"/>
    <w:rsid w:val="002447A0"/>
    <w:rsid w:val="00244909"/>
    <w:rsid w:val="00244F15"/>
    <w:rsid w:val="0024514B"/>
    <w:rsid w:val="0024560F"/>
    <w:rsid w:val="0024583E"/>
    <w:rsid w:val="00245976"/>
    <w:rsid w:val="00245B14"/>
    <w:rsid w:val="00245BE4"/>
    <w:rsid w:val="00245C32"/>
    <w:rsid w:val="002461D2"/>
    <w:rsid w:val="002468DF"/>
    <w:rsid w:val="00246B61"/>
    <w:rsid w:val="00246C8A"/>
    <w:rsid w:val="00246CA6"/>
    <w:rsid w:val="00246CDA"/>
    <w:rsid w:val="00246F51"/>
    <w:rsid w:val="00246F9D"/>
    <w:rsid w:val="0024712F"/>
    <w:rsid w:val="00247280"/>
    <w:rsid w:val="0024748B"/>
    <w:rsid w:val="00247A94"/>
    <w:rsid w:val="00247B40"/>
    <w:rsid w:val="00247B72"/>
    <w:rsid w:val="00247F5C"/>
    <w:rsid w:val="00250907"/>
    <w:rsid w:val="00250A7B"/>
    <w:rsid w:val="00250ED1"/>
    <w:rsid w:val="00251224"/>
    <w:rsid w:val="002513F3"/>
    <w:rsid w:val="00251623"/>
    <w:rsid w:val="0025196A"/>
    <w:rsid w:val="00251BB1"/>
    <w:rsid w:val="00252067"/>
    <w:rsid w:val="002521BC"/>
    <w:rsid w:val="00252213"/>
    <w:rsid w:val="0025243D"/>
    <w:rsid w:val="0025250B"/>
    <w:rsid w:val="002525AC"/>
    <w:rsid w:val="0025277D"/>
    <w:rsid w:val="002527E2"/>
    <w:rsid w:val="00252858"/>
    <w:rsid w:val="00252997"/>
    <w:rsid w:val="00252E05"/>
    <w:rsid w:val="00253238"/>
    <w:rsid w:val="0025339D"/>
    <w:rsid w:val="0025340F"/>
    <w:rsid w:val="00253469"/>
    <w:rsid w:val="002538A0"/>
    <w:rsid w:val="002538CF"/>
    <w:rsid w:val="00253963"/>
    <w:rsid w:val="00253A37"/>
    <w:rsid w:val="00253A89"/>
    <w:rsid w:val="00253C3E"/>
    <w:rsid w:val="00253D25"/>
    <w:rsid w:val="0025406A"/>
    <w:rsid w:val="002540C4"/>
    <w:rsid w:val="002542BE"/>
    <w:rsid w:val="00254637"/>
    <w:rsid w:val="0025481A"/>
    <w:rsid w:val="00255436"/>
    <w:rsid w:val="00255478"/>
    <w:rsid w:val="00255662"/>
    <w:rsid w:val="00255887"/>
    <w:rsid w:val="00255EF9"/>
    <w:rsid w:val="002561FA"/>
    <w:rsid w:val="002565E1"/>
    <w:rsid w:val="002567C5"/>
    <w:rsid w:val="002569C0"/>
    <w:rsid w:val="00256A5A"/>
    <w:rsid w:val="00256BB7"/>
    <w:rsid w:val="0025715E"/>
    <w:rsid w:val="002571D1"/>
    <w:rsid w:val="00257386"/>
    <w:rsid w:val="0025742C"/>
    <w:rsid w:val="002574EC"/>
    <w:rsid w:val="002578EA"/>
    <w:rsid w:val="002578F9"/>
    <w:rsid w:val="00257DF0"/>
    <w:rsid w:val="00257E79"/>
    <w:rsid w:val="00257EAA"/>
    <w:rsid w:val="00260595"/>
    <w:rsid w:val="0026098F"/>
    <w:rsid w:val="002609F5"/>
    <w:rsid w:val="00260D43"/>
    <w:rsid w:val="00260EB8"/>
    <w:rsid w:val="002612CB"/>
    <w:rsid w:val="00261355"/>
    <w:rsid w:val="00261403"/>
    <w:rsid w:val="002614D2"/>
    <w:rsid w:val="002617D8"/>
    <w:rsid w:val="0026184C"/>
    <w:rsid w:val="00261AED"/>
    <w:rsid w:val="00261B46"/>
    <w:rsid w:val="00261C73"/>
    <w:rsid w:val="00261FD3"/>
    <w:rsid w:val="00261FE2"/>
    <w:rsid w:val="0026204F"/>
    <w:rsid w:val="0026246F"/>
    <w:rsid w:val="002624CA"/>
    <w:rsid w:val="00262571"/>
    <w:rsid w:val="0026263D"/>
    <w:rsid w:val="00262930"/>
    <w:rsid w:val="00262B97"/>
    <w:rsid w:val="00262E2D"/>
    <w:rsid w:val="00262FF7"/>
    <w:rsid w:val="0026325E"/>
    <w:rsid w:val="00263627"/>
    <w:rsid w:val="00263AE2"/>
    <w:rsid w:val="00263BCF"/>
    <w:rsid w:val="00263BD1"/>
    <w:rsid w:val="00263EA1"/>
    <w:rsid w:val="0026436A"/>
    <w:rsid w:val="00264508"/>
    <w:rsid w:val="0026468C"/>
    <w:rsid w:val="00264787"/>
    <w:rsid w:val="00264906"/>
    <w:rsid w:val="0026498B"/>
    <w:rsid w:val="002649B3"/>
    <w:rsid w:val="00264F8F"/>
    <w:rsid w:val="0026501F"/>
    <w:rsid w:val="00265152"/>
    <w:rsid w:val="00265157"/>
    <w:rsid w:val="00265515"/>
    <w:rsid w:val="002655BA"/>
    <w:rsid w:val="00265788"/>
    <w:rsid w:val="00265A45"/>
    <w:rsid w:val="00265E73"/>
    <w:rsid w:val="00266128"/>
    <w:rsid w:val="002662AB"/>
    <w:rsid w:val="002662ED"/>
    <w:rsid w:val="0026636C"/>
    <w:rsid w:val="002666E6"/>
    <w:rsid w:val="00266905"/>
    <w:rsid w:val="00266CC8"/>
    <w:rsid w:val="00266DAC"/>
    <w:rsid w:val="00266EE4"/>
    <w:rsid w:val="00266F21"/>
    <w:rsid w:val="00266FCB"/>
    <w:rsid w:val="0026710B"/>
    <w:rsid w:val="0026710E"/>
    <w:rsid w:val="0026715B"/>
    <w:rsid w:val="0026738C"/>
    <w:rsid w:val="0026753F"/>
    <w:rsid w:val="002677A9"/>
    <w:rsid w:val="00267901"/>
    <w:rsid w:val="00267D0A"/>
    <w:rsid w:val="002700F9"/>
    <w:rsid w:val="00270142"/>
    <w:rsid w:val="00270179"/>
    <w:rsid w:val="00270354"/>
    <w:rsid w:val="0027045C"/>
    <w:rsid w:val="00270811"/>
    <w:rsid w:val="00270915"/>
    <w:rsid w:val="00270B05"/>
    <w:rsid w:val="00270E72"/>
    <w:rsid w:val="0027100E"/>
    <w:rsid w:val="0027110E"/>
    <w:rsid w:val="0027139E"/>
    <w:rsid w:val="00271479"/>
    <w:rsid w:val="002718D6"/>
    <w:rsid w:val="00271ABF"/>
    <w:rsid w:val="00271BAF"/>
    <w:rsid w:val="00271F91"/>
    <w:rsid w:val="002721A7"/>
    <w:rsid w:val="002725AF"/>
    <w:rsid w:val="002725BA"/>
    <w:rsid w:val="0027271E"/>
    <w:rsid w:val="00272B08"/>
    <w:rsid w:val="00272B46"/>
    <w:rsid w:val="00272CBF"/>
    <w:rsid w:val="00272D06"/>
    <w:rsid w:val="002734CD"/>
    <w:rsid w:val="0027369C"/>
    <w:rsid w:val="00273743"/>
    <w:rsid w:val="00273AF9"/>
    <w:rsid w:val="00273ED6"/>
    <w:rsid w:val="002741B9"/>
    <w:rsid w:val="002747AE"/>
    <w:rsid w:val="00274832"/>
    <w:rsid w:val="00274866"/>
    <w:rsid w:val="0027499E"/>
    <w:rsid w:val="002749DD"/>
    <w:rsid w:val="00274C27"/>
    <w:rsid w:val="00274DE4"/>
    <w:rsid w:val="00274FAD"/>
    <w:rsid w:val="002750D4"/>
    <w:rsid w:val="002752CC"/>
    <w:rsid w:val="0027530E"/>
    <w:rsid w:val="00275439"/>
    <w:rsid w:val="00275477"/>
    <w:rsid w:val="0027579C"/>
    <w:rsid w:val="00275CCF"/>
    <w:rsid w:val="002761BD"/>
    <w:rsid w:val="002764D2"/>
    <w:rsid w:val="0027661D"/>
    <w:rsid w:val="0027678E"/>
    <w:rsid w:val="00276A88"/>
    <w:rsid w:val="002772B0"/>
    <w:rsid w:val="00277873"/>
    <w:rsid w:val="00280068"/>
    <w:rsid w:val="002803C5"/>
    <w:rsid w:val="002803EA"/>
    <w:rsid w:val="00280554"/>
    <w:rsid w:val="00280F15"/>
    <w:rsid w:val="0028102D"/>
    <w:rsid w:val="002810FF"/>
    <w:rsid w:val="0028122B"/>
    <w:rsid w:val="002814AA"/>
    <w:rsid w:val="002818F4"/>
    <w:rsid w:val="00281A29"/>
    <w:rsid w:val="00281C22"/>
    <w:rsid w:val="00281E94"/>
    <w:rsid w:val="00281F5C"/>
    <w:rsid w:val="002822A5"/>
    <w:rsid w:val="00282527"/>
    <w:rsid w:val="0028255A"/>
    <w:rsid w:val="00282602"/>
    <w:rsid w:val="002829E6"/>
    <w:rsid w:val="00282D3F"/>
    <w:rsid w:val="00282D41"/>
    <w:rsid w:val="00282F95"/>
    <w:rsid w:val="002833F6"/>
    <w:rsid w:val="00283737"/>
    <w:rsid w:val="0028373E"/>
    <w:rsid w:val="00283811"/>
    <w:rsid w:val="00283AAC"/>
    <w:rsid w:val="00283E38"/>
    <w:rsid w:val="00284319"/>
    <w:rsid w:val="002843E4"/>
    <w:rsid w:val="0028447E"/>
    <w:rsid w:val="002849BD"/>
    <w:rsid w:val="00284B3F"/>
    <w:rsid w:val="00284D5E"/>
    <w:rsid w:val="00284DD8"/>
    <w:rsid w:val="00284E22"/>
    <w:rsid w:val="00284F15"/>
    <w:rsid w:val="00285020"/>
    <w:rsid w:val="0028513A"/>
    <w:rsid w:val="002851A7"/>
    <w:rsid w:val="00285394"/>
    <w:rsid w:val="002855DF"/>
    <w:rsid w:val="002857E6"/>
    <w:rsid w:val="002859F3"/>
    <w:rsid w:val="002861FE"/>
    <w:rsid w:val="0028670F"/>
    <w:rsid w:val="0028689B"/>
    <w:rsid w:val="00286EA6"/>
    <w:rsid w:val="0028765E"/>
    <w:rsid w:val="002876E4"/>
    <w:rsid w:val="002879A5"/>
    <w:rsid w:val="00287BED"/>
    <w:rsid w:val="00287C70"/>
    <w:rsid w:val="00287D55"/>
    <w:rsid w:val="00287ED5"/>
    <w:rsid w:val="00287F23"/>
    <w:rsid w:val="00287F97"/>
    <w:rsid w:val="00290184"/>
    <w:rsid w:val="002901C4"/>
    <w:rsid w:val="002905BF"/>
    <w:rsid w:val="00290779"/>
    <w:rsid w:val="00290B14"/>
    <w:rsid w:val="0029180E"/>
    <w:rsid w:val="00291C46"/>
    <w:rsid w:val="00291C55"/>
    <w:rsid w:val="00291DFD"/>
    <w:rsid w:val="00291EBF"/>
    <w:rsid w:val="00291EC1"/>
    <w:rsid w:val="00292077"/>
    <w:rsid w:val="002927BC"/>
    <w:rsid w:val="00292DFE"/>
    <w:rsid w:val="00292F6C"/>
    <w:rsid w:val="00293177"/>
    <w:rsid w:val="00293245"/>
    <w:rsid w:val="00293314"/>
    <w:rsid w:val="002937B8"/>
    <w:rsid w:val="00293EAA"/>
    <w:rsid w:val="00293F80"/>
    <w:rsid w:val="00294322"/>
    <w:rsid w:val="002943B2"/>
    <w:rsid w:val="00294BDE"/>
    <w:rsid w:val="00294D52"/>
    <w:rsid w:val="002950A0"/>
    <w:rsid w:val="002952AE"/>
    <w:rsid w:val="002953E6"/>
    <w:rsid w:val="002954FB"/>
    <w:rsid w:val="0029590E"/>
    <w:rsid w:val="00295C15"/>
    <w:rsid w:val="00295DD5"/>
    <w:rsid w:val="0029612B"/>
    <w:rsid w:val="00296155"/>
    <w:rsid w:val="00296409"/>
    <w:rsid w:val="00296418"/>
    <w:rsid w:val="00296B85"/>
    <w:rsid w:val="00296CE1"/>
    <w:rsid w:val="0029702A"/>
    <w:rsid w:val="002974D0"/>
    <w:rsid w:val="0029752F"/>
    <w:rsid w:val="002979BD"/>
    <w:rsid w:val="00297CB3"/>
    <w:rsid w:val="00297E37"/>
    <w:rsid w:val="002A0153"/>
    <w:rsid w:val="002A0352"/>
    <w:rsid w:val="002A03EE"/>
    <w:rsid w:val="002A0761"/>
    <w:rsid w:val="002A0980"/>
    <w:rsid w:val="002A09FA"/>
    <w:rsid w:val="002A0A92"/>
    <w:rsid w:val="002A0CC3"/>
    <w:rsid w:val="002A0EA9"/>
    <w:rsid w:val="002A0F2E"/>
    <w:rsid w:val="002A0FB7"/>
    <w:rsid w:val="002A108B"/>
    <w:rsid w:val="002A1810"/>
    <w:rsid w:val="002A19F1"/>
    <w:rsid w:val="002A2091"/>
    <w:rsid w:val="002A226D"/>
    <w:rsid w:val="002A2594"/>
    <w:rsid w:val="002A27DA"/>
    <w:rsid w:val="002A2830"/>
    <w:rsid w:val="002A288E"/>
    <w:rsid w:val="002A28ED"/>
    <w:rsid w:val="002A2A09"/>
    <w:rsid w:val="002A2B97"/>
    <w:rsid w:val="002A2C28"/>
    <w:rsid w:val="002A2D4C"/>
    <w:rsid w:val="002A2E61"/>
    <w:rsid w:val="002A3197"/>
    <w:rsid w:val="002A31B1"/>
    <w:rsid w:val="002A3227"/>
    <w:rsid w:val="002A337A"/>
    <w:rsid w:val="002A33C0"/>
    <w:rsid w:val="002A350C"/>
    <w:rsid w:val="002A35FA"/>
    <w:rsid w:val="002A3C31"/>
    <w:rsid w:val="002A3EF5"/>
    <w:rsid w:val="002A3F1E"/>
    <w:rsid w:val="002A3F74"/>
    <w:rsid w:val="002A3FFA"/>
    <w:rsid w:val="002A407E"/>
    <w:rsid w:val="002A4354"/>
    <w:rsid w:val="002A48F7"/>
    <w:rsid w:val="002A4B0C"/>
    <w:rsid w:val="002A52E0"/>
    <w:rsid w:val="002A53E0"/>
    <w:rsid w:val="002A5504"/>
    <w:rsid w:val="002A5D0D"/>
    <w:rsid w:val="002A5E00"/>
    <w:rsid w:val="002A60C6"/>
    <w:rsid w:val="002A620F"/>
    <w:rsid w:val="002A65BF"/>
    <w:rsid w:val="002A6B56"/>
    <w:rsid w:val="002A6DB8"/>
    <w:rsid w:val="002A6EFB"/>
    <w:rsid w:val="002A7092"/>
    <w:rsid w:val="002A72AF"/>
    <w:rsid w:val="002A7332"/>
    <w:rsid w:val="002A73AD"/>
    <w:rsid w:val="002A7B5D"/>
    <w:rsid w:val="002A7D0C"/>
    <w:rsid w:val="002B02FF"/>
    <w:rsid w:val="002B0301"/>
    <w:rsid w:val="002B07B8"/>
    <w:rsid w:val="002B08CA"/>
    <w:rsid w:val="002B0975"/>
    <w:rsid w:val="002B09A5"/>
    <w:rsid w:val="002B0E98"/>
    <w:rsid w:val="002B0EDC"/>
    <w:rsid w:val="002B10DD"/>
    <w:rsid w:val="002B10E9"/>
    <w:rsid w:val="002B155D"/>
    <w:rsid w:val="002B18EB"/>
    <w:rsid w:val="002B1FFD"/>
    <w:rsid w:val="002B24C7"/>
    <w:rsid w:val="002B281A"/>
    <w:rsid w:val="002B2927"/>
    <w:rsid w:val="002B3122"/>
    <w:rsid w:val="002B3214"/>
    <w:rsid w:val="002B32C4"/>
    <w:rsid w:val="002B353F"/>
    <w:rsid w:val="002B3899"/>
    <w:rsid w:val="002B3AA2"/>
    <w:rsid w:val="002B3B3A"/>
    <w:rsid w:val="002B3D39"/>
    <w:rsid w:val="002B3D98"/>
    <w:rsid w:val="002B4009"/>
    <w:rsid w:val="002B42AA"/>
    <w:rsid w:val="002B4520"/>
    <w:rsid w:val="002B45F8"/>
    <w:rsid w:val="002B4A81"/>
    <w:rsid w:val="002B4ABB"/>
    <w:rsid w:val="002B4BF4"/>
    <w:rsid w:val="002B4EF3"/>
    <w:rsid w:val="002B572D"/>
    <w:rsid w:val="002B5A58"/>
    <w:rsid w:val="002B5B1E"/>
    <w:rsid w:val="002B5BEF"/>
    <w:rsid w:val="002B5DC2"/>
    <w:rsid w:val="002B5E10"/>
    <w:rsid w:val="002B6942"/>
    <w:rsid w:val="002B6D39"/>
    <w:rsid w:val="002B6E4A"/>
    <w:rsid w:val="002B734E"/>
    <w:rsid w:val="002B7399"/>
    <w:rsid w:val="002B7444"/>
    <w:rsid w:val="002B7823"/>
    <w:rsid w:val="002B7DF1"/>
    <w:rsid w:val="002C002F"/>
    <w:rsid w:val="002C02BD"/>
    <w:rsid w:val="002C05EE"/>
    <w:rsid w:val="002C08E5"/>
    <w:rsid w:val="002C0C7F"/>
    <w:rsid w:val="002C0CC5"/>
    <w:rsid w:val="002C184C"/>
    <w:rsid w:val="002C1BA0"/>
    <w:rsid w:val="002C1BFF"/>
    <w:rsid w:val="002C1DD6"/>
    <w:rsid w:val="002C212F"/>
    <w:rsid w:val="002C284E"/>
    <w:rsid w:val="002C2AAD"/>
    <w:rsid w:val="002C2AEF"/>
    <w:rsid w:val="002C2CB3"/>
    <w:rsid w:val="002C3226"/>
    <w:rsid w:val="002C323F"/>
    <w:rsid w:val="002C32E0"/>
    <w:rsid w:val="002C3828"/>
    <w:rsid w:val="002C3AC1"/>
    <w:rsid w:val="002C47AB"/>
    <w:rsid w:val="002C47CE"/>
    <w:rsid w:val="002C4880"/>
    <w:rsid w:val="002C4982"/>
    <w:rsid w:val="002C4C65"/>
    <w:rsid w:val="002C4CE2"/>
    <w:rsid w:val="002C51BC"/>
    <w:rsid w:val="002C51F7"/>
    <w:rsid w:val="002C531F"/>
    <w:rsid w:val="002C53F0"/>
    <w:rsid w:val="002C540B"/>
    <w:rsid w:val="002C5D62"/>
    <w:rsid w:val="002C5E4C"/>
    <w:rsid w:val="002C5F2D"/>
    <w:rsid w:val="002C611C"/>
    <w:rsid w:val="002C618F"/>
    <w:rsid w:val="002C64C6"/>
    <w:rsid w:val="002C694F"/>
    <w:rsid w:val="002C6A15"/>
    <w:rsid w:val="002C6A21"/>
    <w:rsid w:val="002C6F01"/>
    <w:rsid w:val="002C7484"/>
    <w:rsid w:val="002C777A"/>
    <w:rsid w:val="002C79B4"/>
    <w:rsid w:val="002C7D9B"/>
    <w:rsid w:val="002D01C8"/>
    <w:rsid w:val="002D032B"/>
    <w:rsid w:val="002D045A"/>
    <w:rsid w:val="002D054E"/>
    <w:rsid w:val="002D062C"/>
    <w:rsid w:val="002D0701"/>
    <w:rsid w:val="002D0760"/>
    <w:rsid w:val="002D0F7C"/>
    <w:rsid w:val="002D0FAD"/>
    <w:rsid w:val="002D10B9"/>
    <w:rsid w:val="002D145D"/>
    <w:rsid w:val="002D14DF"/>
    <w:rsid w:val="002D2188"/>
    <w:rsid w:val="002D21F9"/>
    <w:rsid w:val="002D2203"/>
    <w:rsid w:val="002D245A"/>
    <w:rsid w:val="002D2472"/>
    <w:rsid w:val="002D27AF"/>
    <w:rsid w:val="002D2935"/>
    <w:rsid w:val="002D2FAC"/>
    <w:rsid w:val="002D314E"/>
    <w:rsid w:val="002D31CA"/>
    <w:rsid w:val="002D3316"/>
    <w:rsid w:val="002D3322"/>
    <w:rsid w:val="002D3335"/>
    <w:rsid w:val="002D37CF"/>
    <w:rsid w:val="002D38EB"/>
    <w:rsid w:val="002D3923"/>
    <w:rsid w:val="002D3A45"/>
    <w:rsid w:val="002D3A46"/>
    <w:rsid w:val="002D40F9"/>
    <w:rsid w:val="002D4625"/>
    <w:rsid w:val="002D4AC3"/>
    <w:rsid w:val="002D4D83"/>
    <w:rsid w:val="002D4EDE"/>
    <w:rsid w:val="002D4F19"/>
    <w:rsid w:val="002D5520"/>
    <w:rsid w:val="002D59D8"/>
    <w:rsid w:val="002D6075"/>
    <w:rsid w:val="002D648A"/>
    <w:rsid w:val="002D6724"/>
    <w:rsid w:val="002D6842"/>
    <w:rsid w:val="002D6DCA"/>
    <w:rsid w:val="002D6EBA"/>
    <w:rsid w:val="002D6F5A"/>
    <w:rsid w:val="002D725B"/>
    <w:rsid w:val="002D7703"/>
    <w:rsid w:val="002D79A1"/>
    <w:rsid w:val="002D7BCF"/>
    <w:rsid w:val="002D7C7E"/>
    <w:rsid w:val="002E0230"/>
    <w:rsid w:val="002E0988"/>
    <w:rsid w:val="002E0DFC"/>
    <w:rsid w:val="002E0F49"/>
    <w:rsid w:val="002E103F"/>
    <w:rsid w:val="002E14B5"/>
    <w:rsid w:val="002E15E0"/>
    <w:rsid w:val="002E1824"/>
    <w:rsid w:val="002E198C"/>
    <w:rsid w:val="002E1AAB"/>
    <w:rsid w:val="002E1E09"/>
    <w:rsid w:val="002E1FD7"/>
    <w:rsid w:val="002E2116"/>
    <w:rsid w:val="002E218A"/>
    <w:rsid w:val="002E21DF"/>
    <w:rsid w:val="002E25AA"/>
    <w:rsid w:val="002E25AD"/>
    <w:rsid w:val="002E286E"/>
    <w:rsid w:val="002E2A7E"/>
    <w:rsid w:val="002E310D"/>
    <w:rsid w:val="002E357F"/>
    <w:rsid w:val="002E383E"/>
    <w:rsid w:val="002E3CF1"/>
    <w:rsid w:val="002E3D37"/>
    <w:rsid w:val="002E3E9F"/>
    <w:rsid w:val="002E467D"/>
    <w:rsid w:val="002E4BA2"/>
    <w:rsid w:val="002E4D7F"/>
    <w:rsid w:val="002E502A"/>
    <w:rsid w:val="002E5880"/>
    <w:rsid w:val="002E599B"/>
    <w:rsid w:val="002E5A43"/>
    <w:rsid w:val="002E5A6F"/>
    <w:rsid w:val="002E5F7D"/>
    <w:rsid w:val="002E628B"/>
    <w:rsid w:val="002E62E6"/>
    <w:rsid w:val="002E6F5D"/>
    <w:rsid w:val="002E726D"/>
    <w:rsid w:val="002E75CC"/>
    <w:rsid w:val="002E76F5"/>
    <w:rsid w:val="002E77E2"/>
    <w:rsid w:val="002F001E"/>
    <w:rsid w:val="002F0065"/>
    <w:rsid w:val="002F0299"/>
    <w:rsid w:val="002F03C0"/>
    <w:rsid w:val="002F073B"/>
    <w:rsid w:val="002F0870"/>
    <w:rsid w:val="002F0970"/>
    <w:rsid w:val="002F0A02"/>
    <w:rsid w:val="002F0E0F"/>
    <w:rsid w:val="002F1105"/>
    <w:rsid w:val="002F141D"/>
    <w:rsid w:val="002F1560"/>
    <w:rsid w:val="002F1672"/>
    <w:rsid w:val="002F180B"/>
    <w:rsid w:val="002F1A40"/>
    <w:rsid w:val="002F1EE6"/>
    <w:rsid w:val="002F22CF"/>
    <w:rsid w:val="002F2480"/>
    <w:rsid w:val="002F248D"/>
    <w:rsid w:val="002F28AE"/>
    <w:rsid w:val="002F28C1"/>
    <w:rsid w:val="002F2934"/>
    <w:rsid w:val="002F2E45"/>
    <w:rsid w:val="002F2F9D"/>
    <w:rsid w:val="002F301F"/>
    <w:rsid w:val="002F3157"/>
    <w:rsid w:val="002F33F0"/>
    <w:rsid w:val="002F3754"/>
    <w:rsid w:val="002F3A06"/>
    <w:rsid w:val="002F3ABC"/>
    <w:rsid w:val="002F3AF5"/>
    <w:rsid w:val="002F414A"/>
    <w:rsid w:val="002F4293"/>
    <w:rsid w:val="002F431A"/>
    <w:rsid w:val="002F44B3"/>
    <w:rsid w:val="002F4578"/>
    <w:rsid w:val="002F470E"/>
    <w:rsid w:val="002F473E"/>
    <w:rsid w:val="002F47DB"/>
    <w:rsid w:val="002F47E8"/>
    <w:rsid w:val="002F5207"/>
    <w:rsid w:val="002F537C"/>
    <w:rsid w:val="002F58D2"/>
    <w:rsid w:val="002F5DDF"/>
    <w:rsid w:val="002F605B"/>
    <w:rsid w:val="002F623B"/>
    <w:rsid w:val="002F63CE"/>
    <w:rsid w:val="002F6591"/>
    <w:rsid w:val="002F6733"/>
    <w:rsid w:val="002F6802"/>
    <w:rsid w:val="002F6817"/>
    <w:rsid w:val="002F6853"/>
    <w:rsid w:val="002F6D73"/>
    <w:rsid w:val="002F7036"/>
    <w:rsid w:val="002F705A"/>
    <w:rsid w:val="002F7134"/>
    <w:rsid w:val="002F7915"/>
    <w:rsid w:val="002F79BD"/>
    <w:rsid w:val="002F7A16"/>
    <w:rsid w:val="002F7ADC"/>
    <w:rsid w:val="002F7B31"/>
    <w:rsid w:val="002F7F73"/>
    <w:rsid w:val="0030018B"/>
    <w:rsid w:val="003001F8"/>
    <w:rsid w:val="00300312"/>
    <w:rsid w:val="0030038B"/>
    <w:rsid w:val="003003BF"/>
    <w:rsid w:val="003006D3"/>
    <w:rsid w:val="003009C3"/>
    <w:rsid w:val="003009DC"/>
    <w:rsid w:val="00300AF7"/>
    <w:rsid w:val="0030102A"/>
    <w:rsid w:val="0030106C"/>
    <w:rsid w:val="0030120B"/>
    <w:rsid w:val="003012D1"/>
    <w:rsid w:val="0030138D"/>
    <w:rsid w:val="003013D3"/>
    <w:rsid w:val="00301663"/>
    <w:rsid w:val="003017CB"/>
    <w:rsid w:val="003019C1"/>
    <w:rsid w:val="003019C4"/>
    <w:rsid w:val="00301B77"/>
    <w:rsid w:val="00301EDF"/>
    <w:rsid w:val="003022F7"/>
    <w:rsid w:val="003024C0"/>
    <w:rsid w:val="00302568"/>
    <w:rsid w:val="0030260F"/>
    <w:rsid w:val="003026EC"/>
    <w:rsid w:val="0030281B"/>
    <w:rsid w:val="003028DC"/>
    <w:rsid w:val="00302E99"/>
    <w:rsid w:val="003030D6"/>
    <w:rsid w:val="00303173"/>
    <w:rsid w:val="003033CC"/>
    <w:rsid w:val="00303646"/>
    <w:rsid w:val="00303E23"/>
    <w:rsid w:val="003041D2"/>
    <w:rsid w:val="00304571"/>
    <w:rsid w:val="0030501E"/>
    <w:rsid w:val="003053A1"/>
    <w:rsid w:val="00305463"/>
    <w:rsid w:val="003055AC"/>
    <w:rsid w:val="00305811"/>
    <w:rsid w:val="00305C25"/>
    <w:rsid w:val="00305C35"/>
    <w:rsid w:val="00305C43"/>
    <w:rsid w:val="00305CDB"/>
    <w:rsid w:val="00305DA9"/>
    <w:rsid w:val="00305F06"/>
    <w:rsid w:val="0030606C"/>
    <w:rsid w:val="0030614D"/>
    <w:rsid w:val="00306282"/>
    <w:rsid w:val="0030669C"/>
    <w:rsid w:val="00306807"/>
    <w:rsid w:val="003068A5"/>
    <w:rsid w:val="00306944"/>
    <w:rsid w:val="003070BF"/>
    <w:rsid w:val="00307380"/>
    <w:rsid w:val="003074BE"/>
    <w:rsid w:val="003076E5"/>
    <w:rsid w:val="0030777B"/>
    <w:rsid w:val="003077BD"/>
    <w:rsid w:val="003077F9"/>
    <w:rsid w:val="00307BA7"/>
    <w:rsid w:val="00310405"/>
    <w:rsid w:val="003105E1"/>
    <w:rsid w:val="00310601"/>
    <w:rsid w:val="0031061C"/>
    <w:rsid w:val="00310632"/>
    <w:rsid w:val="003107E1"/>
    <w:rsid w:val="003109CC"/>
    <w:rsid w:val="0031111F"/>
    <w:rsid w:val="003116C1"/>
    <w:rsid w:val="00311A56"/>
    <w:rsid w:val="00311B1F"/>
    <w:rsid w:val="00311DEF"/>
    <w:rsid w:val="00311F7B"/>
    <w:rsid w:val="00312411"/>
    <w:rsid w:val="00312780"/>
    <w:rsid w:val="00312E96"/>
    <w:rsid w:val="0031310F"/>
    <w:rsid w:val="00313470"/>
    <w:rsid w:val="00313523"/>
    <w:rsid w:val="003135E1"/>
    <w:rsid w:val="0031395E"/>
    <w:rsid w:val="00313A3B"/>
    <w:rsid w:val="00313F50"/>
    <w:rsid w:val="003142A8"/>
    <w:rsid w:val="00314622"/>
    <w:rsid w:val="00314A5A"/>
    <w:rsid w:val="00314B41"/>
    <w:rsid w:val="003151E7"/>
    <w:rsid w:val="003156B5"/>
    <w:rsid w:val="00315749"/>
    <w:rsid w:val="00315AD4"/>
    <w:rsid w:val="00315BCF"/>
    <w:rsid w:val="00315C09"/>
    <w:rsid w:val="00315C0B"/>
    <w:rsid w:val="00315D50"/>
    <w:rsid w:val="00315E0D"/>
    <w:rsid w:val="003160F1"/>
    <w:rsid w:val="0031629E"/>
    <w:rsid w:val="003162D9"/>
    <w:rsid w:val="0031644D"/>
    <w:rsid w:val="003165D9"/>
    <w:rsid w:val="00316CA1"/>
    <w:rsid w:val="00316DB3"/>
    <w:rsid w:val="00317254"/>
    <w:rsid w:val="0031740B"/>
    <w:rsid w:val="00317800"/>
    <w:rsid w:val="0031785A"/>
    <w:rsid w:val="0031792D"/>
    <w:rsid w:val="003179BE"/>
    <w:rsid w:val="00317AB4"/>
    <w:rsid w:val="00317B8B"/>
    <w:rsid w:val="00317C03"/>
    <w:rsid w:val="00317D6D"/>
    <w:rsid w:val="0032088D"/>
    <w:rsid w:val="00320C6B"/>
    <w:rsid w:val="00320E4E"/>
    <w:rsid w:val="00321105"/>
    <w:rsid w:val="003214CB"/>
    <w:rsid w:val="0032166B"/>
    <w:rsid w:val="003218D5"/>
    <w:rsid w:val="00321A0A"/>
    <w:rsid w:val="00322092"/>
    <w:rsid w:val="00322325"/>
    <w:rsid w:val="003223C2"/>
    <w:rsid w:val="00322735"/>
    <w:rsid w:val="00322AE0"/>
    <w:rsid w:val="00322CD8"/>
    <w:rsid w:val="00322E35"/>
    <w:rsid w:val="00323108"/>
    <w:rsid w:val="0032316C"/>
    <w:rsid w:val="00323935"/>
    <w:rsid w:val="00323A4C"/>
    <w:rsid w:val="00323B17"/>
    <w:rsid w:val="00323B45"/>
    <w:rsid w:val="00323BBE"/>
    <w:rsid w:val="00323BDD"/>
    <w:rsid w:val="00323EE4"/>
    <w:rsid w:val="00323FFA"/>
    <w:rsid w:val="00324483"/>
    <w:rsid w:val="0032485D"/>
    <w:rsid w:val="00324A8E"/>
    <w:rsid w:val="00324F7D"/>
    <w:rsid w:val="00324FB0"/>
    <w:rsid w:val="00325500"/>
    <w:rsid w:val="003255FC"/>
    <w:rsid w:val="00325783"/>
    <w:rsid w:val="00325C38"/>
    <w:rsid w:val="00326850"/>
    <w:rsid w:val="003268F8"/>
    <w:rsid w:val="0032698A"/>
    <w:rsid w:val="00326996"/>
    <w:rsid w:val="00326B3B"/>
    <w:rsid w:val="00326C3D"/>
    <w:rsid w:val="00326CAE"/>
    <w:rsid w:val="00326F51"/>
    <w:rsid w:val="00327245"/>
    <w:rsid w:val="00327438"/>
    <w:rsid w:val="003274DF"/>
    <w:rsid w:val="003275E4"/>
    <w:rsid w:val="0032762E"/>
    <w:rsid w:val="003276FA"/>
    <w:rsid w:val="00327923"/>
    <w:rsid w:val="003279FA"/>
    <w:rsid w:val="00327B53"/>
    <w:rsid w:val="00327C81"/>
    <w:rsid w:val="00327CFC"/>
    <w:rsid w:val="00330123"/>
    <w:rsid w:val="003301B3"/>
    <w:rsid w:val="00330213"/>
    <w:rsid w:val="00330653"/>
    <w:rsid w:val="003306C1"/>
    <w:rsid w:val="003306EE"/>
    <w:rsid w:val="003309F0"/>
    <w:rsid w:val="00330A64"/>
    <w:rsid w:val="00330B95"/>
    <w:rsid w:val="00330BC1"/>
    <w:rsid w:val="00330DD1"/>
    <w:rsid w:val="00331053"/>
    <w:rsid w:val="00331296"/>
    <w:rsid w:val="00331374"/>
    <w:rsid w:val="003315D0"/>
    <w:rsid w:val="003320A2"/>
    <w:rsid w:val="0033230C"/>
    <w:rsid w:val="003328F1"/>
    <w:rsid w:val="00332AE9"/>
    <w:rsid w:val="00332F49"/>
    <w:rsid w:val="00332F72"/>
    <w:rsid w:val="003331ED"/>
    <w:rsid w:val="00333261"/>
    <w:rsid w:val="003334D7"/>
    <w:rsid w:val="003338F0"/>
    <w:rsid w:val="0033392C"/>
    <w:rsid w:val="0033397F"/>
    <w:rsid w:val="00333A5A"/>
    <w:rsid w:val="00333D04"/>
    <w:rsid w:val="00333D78"/>
    <w:rsid w:val="00333EC7"/>
    <w:rsid w:val="00333FEA"/>
    <w:rsid w:val="0033420E"/>
    <w:rsid w:val="0033439E"/>
    <w:rsid w:val="003345E3"/>
    <w:rsid w:val="00335120"/>
    <w:rsid w:val="00335470"/>
    <w:rsid w:val="0033553B"/>
    <w:rsid w:val="003358EE"/>
    <w:rsid w:val="0033595D"/>
    <w:rsid w:val="00335B65"/>
    <w:rsid w:val="00335E46"/>
    <w:rsid w:val="0033623C"/>
    <w:rsid w:val="00336314"/>
    <w:rsid w:val="0033647F"/>
    <w:rsid w:val="00336616"/>
    <w:rsid w:val="00336725"/>
    <w:rsid w:val="0033672C"/>
    <w:rsid w:val="003369AE"/>
    <w:rsid w:val="00336A49"/>
    <w:rsid w:val="00336AD1"/>
    <w:rsid w:val="00336B39"/>
    <w:rsid w:val="00336E9B"/>
    <w:rsid w:val="00336F3E"/>
    <w:rsid w:val="00337396"/>
    <w:rsid w:val="00337428"/>
    <w:rsid w:val="003374C8"/>
    <w:rsid w:val="003375D3"/>
    <w:rsid w:val="003377CF"/>
    <w:rsid w:val="003378B7"/>
    <w:rsid w:val="00337953"/>
    <w:rsid w:val="00340159"/>
    <w:rsid w:val="003407D0"/>
    <w:rsid w:val="00340B13"/>
    <w:rsid w:val="00340CE8"/>
    <w:rsid w:val="00340CEE"/>
    <w:rsid w:val="00340D2E"/>
    <w:rsid w:val="0034157B"/>
    <w:rsid w:val="003418D2"/>
    <w:rsid w:val="00341B2A"/>
    <w:rsid w:val="00341B3A"/>
    <w:rsid w:val="00341B4D"/>
    <w:rsid w:val="00341BAA"/>
    <w:rsid w:val="00341D14"/>
    <w:rsid w:val="003425F4"/>
    <w:rsid w:val="0034262C"/>
    <w:rsid w:val="00342A96"/>
    <w:rsid w:val="00342CC5"/>
    <w:rsid w:val="00342DB4"/>
    <w:rsid w:val="003430F2"/>
    <w:rsid w:val="003431E0"/>
    <w:rsid w:val="0034330B"/>
    <w:rsid w:val="003435D9"/>
    <w:rsid w:val="003437B0"/>
    <w:rsid w:val="00343C6B"/>
    <w:rsid w:val="00343F5A"/>
    <w:rsid w:val="0034420D"/>
    <w:rsid w:val="00344451"/>
    <w:rsid w:val="00344612"/>
    <w:rsid w:val="003449A7"/>
    <w:rsid w:val="00344B8A"/>
    <w:rsid w:val="003451C0"/>
    <w:rsid w:val="003452FB"/>
    <w:rsid w:val="00345422"/>
    <w:rsid w:val="0034586A"/>
    <w:rsid w:val="00345A24"/>
    <w:rsid w:val="00345FA9"/>
    <w:rsid w:val="0034612C"/>
    <w:rsid w:val="0034625B"/>
    <w:rsid w:val="003466A0"/>
    <w:rsid w:val="0034678C"/>
    <w:rsid w:val="003468E0"/>
    <w:rsid w:val="003469A0"/>
    <w:rsid w:val="00346BB8"/>
    <w:rsid w:val="00346EAF"/>
    <w:rsid w:val="00346F78"/>
    <w:rsid w:val="00347626"/>
    <w:rsid w:val="003476DB"/>
    <w:rsid w:val="003476E3"/>
    <w:rsid w:val="00347788"/>
    <w:rsid w:val="00347AA2"/>
    <w:rsid w:val="00347BF1"/>
    <w:rsid w:val="00347C28"/>
    <w:rsid w:val="00347F94"/>
    <w:rsid w:val="003500AD"/>
    <w:rsid w:val="0035026F"/>
    <w:rsid w:val="00350423"/>
    <w:rsid w:val="00350662"/>
    <w:rsid w:val="00350963"/>
    <w:rsid w:val="00350CCC"/>
    <w:rsid w:val="00351086"/>
    <w:rsid w:val="003510F6"/>
    <w:rsid w:val="00351934"/>
    <w:rsid w:val="00351D3A"/>
    <w:rsid w:val="00352010"/>
    <w:rsid w:val="00352182"/>
    <w:rsid w:val="00352250"/>
    <w:rsid w:val="003523B3"/>
    <w:rsid w:val="0035293B"/>
    <w:rsid w:val="00352B30"/>
    <w:rsid w:val="00353460"/>
    <w:rsid w:val="0035350C"/>
    <w:rsid w:val="00353893"/>
    <w:rsid w:val="00353A36"/>
    <w:rsid w:val="0035405B"/>
    <w:rsid w:val="003542D9"/>
    <w:rsid w:val="003545B3"/>
    <w:rsid w:val="003549E1"/>
    <w:rsid w:val="00354F8C"/>
    <w:rsid w:val="0035501B"/>
    <w:rsid w:val="003550AF"/>
    <w:rsid w:val="00355A96"/>
    <w:rsid w:val="00355D71"/>
    <w:rsid w:val="0035651B"/>
    <w:rsid w:val="0035683C"/>
    <w:rsid w:val="00356EA4"/>
    <w:rsid w:val="00356F5A"/>
    <w:rsid w:val="003570CA"/>
    <w:rsid w:val="003578FC"/>
    <w:rsid w:val="0035794C"/>
    <w:rsid w:val="0035796B"/>
    <w:rsid w:val="00357BCB"/>
    <w:rsid w:val="00357C89"/>
    <w:rsid w:val="00357D5D"/>
    <w:rsid w:val="00357DB1"/>
    <w:rsid w:val="00357E28"/>
    <w:rsid w:val="003600F8"/>
    <w:rsid w:val="003604EE"/>
    <w:rsid w:val="00360786"/>
    <w:rsid w:val="00360A26"/>
    <w:rsid w:val="00360C2F"/>
    <w:rsid w:val="00360D2E"/>
    <w:rsid w:val="00361270"/>
    <w:rsid w:val="00361287"/>
    <w:rsid w:val="00361339"/>
    <w:rsid w:val="00361AB1"/>
    <w:rsid w:val="00361AEC"/>
    <w:rsid w:val="00361BC8"/>
    <w:rsid w:val="00362551"/>
    <w:rsid w:val="003626E6"/>
    <w:rsid w:val="0036295B"/>
    <w:rsid w:val="00362A95"/>
    <w:rsid w:val="00362F2B"/>
    <w:rsid w:val="00363022"/>
    <w:rsid w:val="0036368E"/>
    <w:rsid w:val="00363AC0"/>
    <w:rsid w:val="00363D4F"/>
    <w:rsid w:val="00363DE1"/>
    <w:rsid w:val="00363E56"/>
    <w:rsid w:val="0036401C"/>
    <w:rsid w:val="00364377"/>
    <w:rsid w:val="0036439C"/>
    <w:rsid w:val="00364E86"/>
    <w:rsid w:val="003651F0"/>
    <w:rsid w:val="003654EE"/>
    <w:rsid w:val="0036562C"/>
    <w:rsid w:val="00365644"/>
    <w:rsid w:val="0036572F"/>
    <w:rsid w:val="00365C32"/>
    <w:rsid w:val="00365D9D"/>
    <w:rsid w:val="0036607A"/>
    <w:rsid w:val="0036615E"/>
    <w:rsid w:val="00366423"/>
    <w:rsid w:val="00366582"/>
    <w:rsid w:val="00366588"/>
    <w:rsid w:val="00366693"/>
    <w:rsid w:val="00366753"/>
    <w:rsid w:val="00366B80"/>
    <w:rsid w:val="00366BED"/>
    <w:rsid w:val="00366C63"/>
    <w:rsid w:val="00366F45"/>
    <w:rsid w:val="00367124"/>
    <w:rsid w:val="00367475"/>
    <w:rsid w:val="003675F1"/>
    <w:rsid w:val="00367672"/>
    <w:rsid w:val="00367A23"/>
    <w:rsid w:val="00367A3E"/>
    <w:rsid w:val="00367B2B"/>
    <w:rsid w:val="00367D6D"/>
    <w:rsid w:val="00370C43"/>
    <w:rsid w:val="00370CAC"/>
    <w:rsid w:val="00370CD9"/>
    <w:rsid w:val="00371044"/>
    <w:rsid w:val="003711B7"/>
    <w:rsid w:val="003715AF"/>
    <w:rsid w:val="0037175E"/>
    <w:rsid w:val="003717C3"/>
    <w:rsid w:val="00371CAC"/>
    <w:rsid w:val="00371DC7"/>
    <w:rsid w:val="00371F7F"/>
    <w:rsid w:val="003721F9"/>
    <w:rsid w:val="0037232C"/>
    <w:rsid w:val="003723AC"/>
    <w:rsid w:val="003724B4"/>
    <w:rsid w:val="00372770"/>
    <w:rsid w:val="003727BC"/>
    <w:rsid w:val="00372917"/>
    <w:rsid w:val="00372918"/>
    <w:rsid w:val="00372B1F"/>
    <w:rsid w:val="00372D41"/>
    <w:rsid w:val="00372E27"/>
    <w:rsid w:val="003731D0"/>
    <w:rsid w:val="00373A23"/>
    <w:rsid w:val="00374557"/>
    <w:rsid w:val="0037477E"/>
    <w:rsid w:val="00374CB7"/>
    <w:rsid w:val="003752A1"/>
    <w:rsid w:val="0037547A"/>
    <w:rsid w:val="0037562B"/>
    <w:rsid w:val="00375A7C"/>
    <w:rsid w:val="00375ADF"/>
    <w:rsid w:val="00375DAC"/>
    <w:rsid w:val="00375E1F"/>
    <w:rsid w:val="00376029"/>
    <w:rsid w:val="0037626E"/>
    <w:rsid w:val="0037636E"/>
    <w:rsid w:val="00376570"/>
    <w:rsid w:val="003765BC"/>
    <w:rsid w:val="0037673A"/>
    <w:rsid w:val="003768EB"/>
    <w:rsid w:val="003768F3"/>
    <w:rsid w:val="0037692C"/>
    <w:rsid w:val="0037696D"/>
    <w:rsid w:val="003769B4"/>
    <w:rsid w:val="00376F30"/>
    <w:rsid w:val="003773CB"/>
    <w:rsid w:val="00377420"/>
    <w:rsid w:val="0037762B"/>
    <w:rsid w:val="00377710"/>
    <w:rsid w:val="00377A0D"/>
    <w:rsid w:val="00377A21"/>
    <w:rsid w:val="00377BF1"/>
    <w:rsid w:val="00377E29"/>
    <w:rsid w:val="0038009B"/>
    <w:rsid w:val="00380715"/>
    <w:rsid w:val="00380BB6"/>
    <w:rsid w:val="00380DDD"/>
    <w:rsid w:val="003810E5"/>
    <w:rsid w:val="003814A0"/>
    <w:rsid w:val="003817C2"/>
    <w:rsid w:val="00381AB2"/>
    <w:rsid w:val="00381E1B"/>
    <w:rsid w:val="00381FA6"/>
    <w:rsid w:val="0038224F"/>
    <w:rsid w:val="00382312"/>
    <w:rsid w:val="003823DF"/>
    <w:rsid w:val="003825CD"/>
    <w:rsid w:val="00382A17"/>
    <w:rsid w:val="00382B83"/>
    <w:rsid w:val="00382B9F"/>
    <w:rsid w:val="00382BF2"/>
    <w:rsid w:val="00382E49"/>
    <w:rsid w:val="00383424"/>
    <w:rsid w:val="0038344D"/>
    <w:rsid w:val="003834E6"/>
    <w:rsid w:val="00383987"/>
    <w:rsid w:val="003839BB"/>
    <w:rsid w:val="00383A65"/>
    <w:rsid w:val="00383BAF"/>
    <w:rsid w:val="00383DA1"/>
    <w:rsid w:val="00384304"/>
    <w:rsid w:val="0038442F"/>
    <w:rsid w:val="003846DE"/>
    <w:rsid w:val="00384770"/>
    <w:rsid w:val="003847AB"/>
    <w:rsid w:val="0038485C"/>
    <w:rsid w:val="0038494C"/>
    <w:rsid w:val="0038497D"/>
    <w:rsid w:val="00384AFA"/>
    <w:rsid w:val="00384D22"/>
    <w:rsid w:val="00385100"/>
    <w:rsid w:val="00385AD5"/>
    <w:rsid w:val="00385BE0"/>
    <w:rsid w:val="003863A7"/>
    <w:rsid w:val="0038643C"/>
    <w:rsid w:val="0038687C"/>
    <w:rsid w:val="00386993"/>
    <w:rsid w:val="00386D2F"/>
    <w:rsid w:val="00386F03"/>
    <w:rsid w:val="00387037"/>
    <w:rsid w:val="00387048"/>
    <w:rsid w:val="003870A8"/>
    <w:rsid w:val="0038757D"/>
    <w:rsid w:val="003875F4"/>
    <w:rsid w:val="00387762"/>
    <w:rsid w:val="00387B28"/>
    <w:rsid w:val="00387BDD"/>
    <w:rsid w:val="00387EB0"/>
    <w:rsid w:val="003900A8"/>
    <w:rsid w:val="0039038E"/>
    <w:rsid w:val="00390841"/>
    <w:rsid w:val="00390A92"/>
    <w:rsid w:val="00390AC4"/>
    <w:rsid w:val="00390B82"/>
    <w:rsid w:val="00390D55"/>
    <w:rsid w:val="003910E1"/>
    <w:rsid w:val="00391155"/>
    <w:rsid w:val="003913C8"/>
    <w:rsid w:val="00391521"/>
    <w:rsid w:val="003917E6"/>
    <w:rsid w:val="003917E8"/>
    <w:rsid w:val="003918DF"/>
    <w:rsid w:val="0039198F"/>
    <w:rsid w:val="00391B38"/>
    <w:rsid w:val="00391B7F"/>
    <w:rsid w:val="00391F62"/>
    <w:rsid w:val="003922F1"/>
    <w:rsid w:val="0039238A"/>
    <w:rsid w:val="00392994"/>
    <w:rsid w:val="00392B98"/>
    <w:rsid w:val="00393287"/>
    <w:rsid w:val="0039336A"/>
    <w:rsid w:val="003933EC"/>
    <w:rsid w:val="003939B0"/>
    <w:rsid w:val="00393A7A"/>
    <w:rsid w:val="00393D9B"/>
    <w:rsid w:val="00393F86"/>
    <w:rsid w:val="00394065"/>
    <w:rsid w:val="003940B3"/>
    <w:rsid w:val="00394135"/>
    <w:rsid w:val="00394171"/>
    <w:rsid w:val="00394631"/>
    <w:rsid w:val="003946E2"/>
    <w:rsid w:val="00394781"/>
    <w:rsid w:val="003948AB"/>
    <w:rsid w:val="00394B2A"/>
    <w:rsid w:val="00394E74"/>
    <w:rsid w:val="00394EC4"/>
    <w:rsid w:val="0039506A"/>
    <w:rsid w:val="0039517A"/>
    <w:rsid w:val="003952B6"/>
    <w:rsid w:val="003953EA"/>
    <w:rsid w:val="003954B2"/>
    <w:rsid w:val="00395615"/>
    <w:rsid w:val="003957A0"/>
    <w:rsid w:val="003957E7"/>
    <w:rsid w:val="00395841"/>
    <w:rsid w:val="0039584F"/>
    <w:rsid w:val="003958CB"/>
    <w:rsid w:val="00395A27"/>
    <w:rsid w:val="00395A48"/>
    <w:rsid w:val="00395C5F"/>
    <w:rsid w:val="00395C89"/>
    <w:rsid w:val="003961FF"/>
    <w:rsid w:val="00396264"/>
    <w:rsid w:val="003963F1"/>
    <w:rsid w:val="003966FE"/>
    <w:rsid w:val="003969CB"/>
    <w:rsid w:val="003969FD"/>
    <w:rsid w:val="00396B0B"/>
    <w:rsid w:val="00396D08"/>
    <w:rsid w:val="00396D8E"/>
    <w:rsid w:val="00397465"/>
    <w:rsid w:val="00397466"/>
    <w:rsid w:val="0039760E"/>
    <w:rsid w:val="0039774D"/>
    <w:rsid w:val="003977BC"/>
    <w:rsid w:val="00397BB5"/>
    <w:rsid w:val="00397BC0"/>
    <w:rsid w:val="00397C82"/>
    <w:rsid w:val="003A0056"/>
    <w:rsid w:val="003A00C1"/>
    <w:rsid w:val="003A055D"/>
    <w:rsid w:val="003A061E"/>
    <w:rsid w:val="003A08BF"/>
    <w:rsid w:val="003A0BDB"/>
    <w:rsid w:val="003A0C22"/>
    <w:rsid w:val="003A0DCB"/>
    <w:rsid w:val="003A10A9"/>
    <w:rsid w:val="003A1552"/>
    <w:rsid w:val="003A1596"/>
    <w:rsid w:val="003A1666"/>
    <w:rsid w:val="003A16A4"/>
    <w:rsid w:val="003A17F5"/>
    <w:rsid w:val="003A1829"/>
    <w:rsid w:val="003A1BB2"/>
    <w:rsid w:val="003A1FE7"/>
    <w:rsid w:val="003A2168"/>
    <w:rsid w:val="003A231D"/>
    <w:rsid w:val="003A281C"/>
    <w:rsid w:val="003A2AD6"/>
    <w:rsid w:val="003A2DC4"/>
    <w:rsid w:val="003A2E3B"/>
    <w:rsid w:val="003A2F63"/>
    <w:rsid w:val="003A2FD5"/>
    <w:rsid w:val="003A33D2"/>
    <w:rsid w:val="003A3808"/>
    <w:rsid w:val="003A38C5"/>
    <w:rsid w:val="003A3A69"/>
    <w:rsid w:val="003A3A8B"/>
    <w:rsid w:val="003A3B13"/>
    <w:rsid w:val="003A3BDC"/>
    <w:rsid w:val="003A3E55"/>
    <w:rsid w:val="003A3FDE"/>
    <w:rsid w:val="003A4368"/>
    <w:rsid w:val="003A43D2"/>
    <w:rsid w:val="003A468A"/>
    <w:rsid w:val="003A4AA3"/>
    <w:rsid w:val="003A4E45"/>
    <w:rsid w:val="003A4FC4"/>
    <w:rsid w:val="003A4FED"/>
    <w:rsid w:val="003A514C"/>
    <w:rsid w:val="003A56C7"/>
    <w:rsid w:val="003A5793"/>
    <w:rsid w:val="003A5B8F"/>
    <w:rsid w:val="003A5D56"/>
    <w:rsid w:val="003A5E09"/>
    <w:rsid w:val="003A5F59"/>
    <w:rsid w:val="003A606D"/>
    <w:rsid w:val="003A64FF"/>
    <w:rsid w:val="003A659A"/>
    <w:rsid w:val="003A6C6E"/>
    <w:rsid w:val="003A7121"/>
    <w:rsid w:val="003A72AE"/>
    <w:rsid w:val="003A72FB"/>
    <w:rsid w:val="003A732B"/>
    <w:rsid w:val="003A73F5"/>
    <w:rsid w:val="003A78C2"/>
    <w:rsid w:val="003A7E37"/>
    <w:rsid w:val="003A7E40"/>
    <w:rsid w:val="003A7E4B"/>
    <w:rsid w:val="003B03D2"/>
    <w:rsid w:val="003B0417"/>
    <w:rsid w:val="003B08C0"/>
    <w:rsid w:val="003B08C7"/>
    <w:rsid w:val="003B08DF"/>
    <w:rsid w:val="003B094E"/>
    <w:rsid w:val="003B0BD4"/>
    <w:rsid w:val="003B0D38"/>
    <w:rsid w:val="003B0D3C"/>
    <w:rsid w:val="003B0FCE"/>
    <w:rsid w:val="003B1063"/>
    <w:rsid w:val="003B1819"/>
    <w:rsid w:val="003B1887"/>
    <w:rsid w:val="003B18B4"/>
    <w:rsid w:val="003B1D6D"/>
    <w:rsid w:val="003B21F1"/>
    <w:rsid w:val="003B2588"/>
    <w:rsid w:val="003B26D9"/>
    <w:rsid w:val="003B2B26"/>
    <w:rsid w:val="003B2D9F"/>
    <w:rsid w:val="003B2EF0"/>
    <w:rsid w:val="003B312C"/>
    <w:rsid w:val="003B3532"/>
    <w:rsid w:val="003B354B"/>
    <w:rsid w:val="003B363F"/>
    <w:rsid w:val="003B3C22"/>
    <w:rsid w:val="003B3CA6"/>
    <w:rsid w:val="003B3EDB"/>
    <w:rsid w:val="003B3F3E"/>
    <w:rsid w:val="003B4088"/>
    <w:rsid w:val="003B4173"/>
    <w:rsid w:val="003B42F8"/>
    <w:rsid w:val="003B4349"/>
    <w:rsid w:val="003B47E3"/>
    <w:rsid w:val="003B4AB7"/>
    <w:rsid w:val="003B4DE8"/>
    <w:rsid w:val="003B4E77"/>
    <w:rsid w:val="003B4EC3"/>
    <w:rsid w:val="003B50D5"/>
    <w:rsid w:val="003B53AF"/>
    <w:rsid w:val="003B53BD"/>
    <w:rsid w:val="003B57A9"/>
    <w:rsid w:val="003B5971"/>
    <w:rsid w:val="003B59FB"/>
    <w:rsid w:val="003B5AB9"/>
    <w:rsid w:val="003B5BF2"/>
    <w:rsid w:val="003B5D85"/>
    <w:rsid w:val="003B6663"/>
    <w:rsid w:val="003B688C"/>
    <w:rsid w:val="003B692C"/>
    <w:rsid w:val="003B6AE3"/>
    <w:rsid w:val="003B6BF9"/>
    <w:rsid w:val="003B6C5D"/>
    <w:rsid w:val="003B6EED"/>
    <w:rsid w:val="003B7164"/>
    <w:rsid w:val="003B754A"/>
    <w:rsid w:val="003B7BFF"/>
    <w:rsid w:val="003B7C81"/>
    <w:rsid w:val="003B7FC6"/>
    <w:rsid w:val="003C0140"/>
    <w:rsid w:val="003C0152"/>
    <w:rsid w:val="003C026F"/>
    <w:rsid w:val="003C0C60"/>
    <w:rsid w:val="003C0D75"/>
    <w:rsid w:val="003C0FA5"/>
    <w:rsid w:val="003C12AF"/>
    <w:rsid w:val="003C167F"/>
    <w:rsid w:val="003C17DE"/>
    <w:rsid w:val="003C196E"/>
    <w:rsid w:val="003C1A5E"/>
    <w:rsid w:val="003C2081"/>
    <w:rsid w:val="003C2EF6"/>
    <w:rsid w:val="003C329F"/>
    <w:rsid w:val="003C38F1"/>
    <w:rsid w:val="003C3A0A"/>
    <w:rsid w:val="003C3D5B"/>
    <w:rsid w:val="003C3F65"/>
    <w:rsid w:val="003C41CA"/>
    <w:rsid w:val="003C4505"/>
    <w:rsid w:val="003C4738"/>
    <w:rsid w:val="003C4A42"/>
    <w:rsid w:val="003C4A56"/>
    <w:rsid w:val="003C4AF7"/>
    <w:rsid w:val="003C4BA3"/>
    <w:rsid w:val="003C538D"/>
    <w:rsid w:val="003C53B3"/>
    <w:rsid w:val="003C546E"/>
    <w:rsid w:val="003C58D3"/>
    <w:rsid w:val="003C5954"/>
    <w:rsid w:val="003C5B17"/>
    <w:rsid w:val="003C5EC2"/>
    <w:rsid w:val="003C5F28"/>
    <w:rsid w:val="003C6001"/>
    <w:rsid w:val="003C6141"/>
    <w:rsid w:val="003C6199"/>
    <w:rsid w:val="003C63FC"/>
    <w:rsid w:val="003C6766"/>
    <w:rsid w:val="003C6B79"/>
    <w:rsid w:val="003C6CC3"/>
    <w:rsid w:val="003C6E42"/>
    <w:rsid w:val="003C7FC9"/>
    <w:rsid w:val="003D0071"/>
    <w:rsid w:val="003D0145"/>
    <w:rsid w:val="003D0169"/>
    <w:rsid w:val="003D08F3"/>
    <w:rsid w:val="003D0C07"/>
    <w:rsid w:val="003D0D81"/>
    <w:rsid w:val="003D166A"/>
    <w:rsid w:val="003D16EA"/>
    <w:rsid w:val="003D1800"/>
    <w:rsid w:val="003D1815"/>
    <w:rsid w:val="003D18AC"/>
    <w:rsid w:val="003D18DD"/>
    <w:rsid w:val="003D1E81"/>
    <w:rsid w:val="003D20CB"/>
    <w:rsid w:val="003D2135"/>
    <w:rsid w:val="003D228D"/>
    <w:rsid w:val="003D23D4"/>
    <w:rsid w:val="003D248B"/>
    <w:rsid w:val="003D25E5"/>
    <w:rsid w:val="003D2688"/>
    <w:rsid w:val="003D278D"/>
    <w:rsid w:val="003D283F"/>
    <w:rsid w:val="003D2B4E"/>
    <w:rsid w:val="003D36BC"/>
    <w:rsid w:val="003D3A0F"/>
    <w:rsid w:val="003D3B75"/>
    <w:rsid w:val="003D3F61"/>
    <w:rsid w:val="003D400A"/>
    <w:rsid w:val="003D4113"/>
    <w:rsid w:val="003D41C8"/>
    <w:rsid w:val="003D4398"/>
    <w:rsid w:val="003D46D4"/>
    <w:rsid w:val="003D497A"/>
    <w:rsid w:val="003D4AA6"/>
    <w:rsid w:val="003D4FF1"/>
    <w:rsid w:val="003D4FFE"/>
    <w:rsid w:val="003D51FA"/>
    <w:rsid w:val="003D52F8"/>
    <w:rsid w:val="003D5927"/>
    <w:rsid w:val="003D5F56"/>
    <w:rsid w:val="003D640E"/>
    <w:rsid w:val="003D644D"/>
    <w:rsid w:val="003D6628"/>
    <w:rsid w:val="003D686A"/>
    <w:rsid w:val="003D6976"/>
    <w:rsid w:val="003D6BCF"/>
    <w:rsid w:val="003D6ECC"/>
    <w:rsid w:val="003D72EF"/>
    <w:rsid w:val="003D7D0F"/>
    <w:rsid w:val="003D7D25"/>
    <w:rsid w:val="003D7F20"/>
    <w:rsid w:val="003D7FF2"/>
    <w:rsid w:val="003E0139"/>
    <w:rsid w:val="003E017E"/>
    <w:rsid w:val="003E0362"/>
    <w:rsid w:val="003E0380"/>
    <w:rsid w:val="003E046F"/>
    <w:rsid w:val="003E0D5C"/>
    <w:rsid w:val="003E0F04"/>
    <w:rsid w:val="003E1108"/>
    <w:rsid w:val="003E110B"/>
    <w:rsid w:val="003E13F0"/>
    <w:rsid w:val="003E13FE"/>
    <w:rsid w:val="003E14BD"/>
    <w:rsid w:val="003E16AB"/>
    <w:rsid w:val="003E1C51"/>
    <w:rsid w:val="003E1D8D"/>
    <w:rsid w:val="003E1E0A"/>
    <w:rsid w:val="003E237C"/>
    <w:rsid w:val="003E2486"/>
    <w:rsid w:val="003E2498"/>
    <w:rsid w:val="003E266B"/>
    <w:rsid w:val="003E26A1"/>
    <w:rsid w:val="003E26D4"/>
    <w:rsid w:val="003E26E8"/>
    <w:rsid w:val="003E2704"/>
    <w:rsid w:val="003E2940"/>
    <w:rsid w:val="003E2C4C"/>
    <w:rsid w:val="003E2CC0"/>
    <w:rsid w:val="003E2E5C"/>
    <w:rsid w:val="003E30AD"/>
    <w:rsid w:val="003E3283"/>
    <w:rsid w:val="003E3946"/>
    <w:rsid w:val="003E39AF"/>
    <w:rsid w:val="003E3ACB"/>
    <w:rsid w:val="003E3ACE"/>
    <w:rsid w:val="003E40D8"/>
    <w:rsid w:val="003E421C"/>
    <w:rsid w:val="003E4236"/>
    <w:rsid w:val="003E42BD"/>
    <w:rsid w:val="003E436A"/>
    <w:rsid w:val="003E43E7"/>
    <w:rsid w:val="003E440B"/>
    <w:rsid w:val="003E4713"/>
    <w:rsid w:val="003E4812"/>
    <w:rsid w:val="003E4C78"/>
    <w:rsid w:val="003E4D5F"/>
    <w:rsid w:val="003E4E60"/>
    <w:rsid w:val="003E5187"/>
    <w:rsid w:val="003E578C"/>
    <w:rsid w:val="003E5BE5"/>
    <w:rsid w:val="003E5E11"/>
    <w:rsid w:val="003E5EE9"/>
    <w:rsid w:val="003E6071"/>
    <w:rsid w:val="003E6274"/>
    <w:rsid w:val="003E6393"/>
    <w:rsid w:val="003E657E"/>
    <w:rsid w:val="003E6677"/>
    <w:rsid w:val="003E69BC"/>
    <w:rsid w:val="003E6CD0"/>
    <w:rsid w:val="003E6DEB"/>
    <w:rsid w:val="003E7235"/>
    <w:rsid w:val="003E765E"/>
    <w:rsid w:val="003E78B5"/>
    <w:rsid w:val="003F015D"/>
    <w:rsid w:val="003F0173"/>
    <w:rsid w:val="003F0329"/>
    <w:rsid w:val="003F0432"/>
    <w:rsid w:val="003F0777"/>
    <w:rsid w:val="003F07A4"/>
    <w:rsid w:val="003F0AA7"/>
    <w:rsid w:val="003F0CC5"/>
    <w:rsid w:val="003F0FDA"/>
    <w:rsid w:val="003F10C9"/>
    <w:rsid w:val="003F11AB"/>
    <w:rsid w:val="003F125A"/>
    <w:rsid w:val="003F15D7"/>
    <w:rsid w:val="003F1F8E"/>
    <w:rsid w:val="003F221E"/>
    <w:rsid w:val="003F2359"/>
    <w:rsid w:val="003F239C"/>
    <w:rsid w:val="003F245D"/>
    <w:rsid w:val="003F265B"/>
    <w:rsid w:val="003F2725"/>
    <w:rsid w:val="003F2B8A"/>
    <w:rsid w:val="003F2C68"/>
    <w:rsid w:val="003F2EE5"/>
    <w:rsid w:val="003F311B"/>
    <w:rsid w:val="003F32CD"/>
    <w:rsid w:val="003F32F7"/>
    <w:rsid w:val="003F3341"/>
    <w:rsid w:val="003F338D"/>
    <w:rsid w:val="003F351F"/>
    <w:rsid w:val="003F3649"/>
    <w:rsid w:val="003F3699"/>
    <w:rsid w:val="003F3E95"/>
    <w:rsid w:val="003F3E9F"/>
    <w:rsid w:val="003F3F29"/>
    <w:rsid w:val="003F4368"/>
    <w:rsid w:val="003F43F1"/>
    <w:rsid w:val="003F4631"/>
    <w:rsid w:val="003F4861"/>
    <w:rsid w:val="003F4C26"/>
    <w:rsid w:val="003F4EAC"/>
    <w:rsid w:val="003F4F06"/>
    <w:rsid w:val="003F509F"/>
    <w:rsid w:val="003F52EC"/>
    <w:rsid w:val="003F560A"/>
    <w:rsid w:val="003F56DB"/>
    <w:rsid w:val="003F57D6"/>
    <w:rsid w:val="003F5A16"/>
    <w:rsid w:val="003F5A67"/>
    <w:rsid w:val="003F61B5"/>
    <w:rsid w:val="003F63F7"/>
    <w:rsid w:val="003F6859"/>
    <w:rsid w:val="003F6971"/>
    <w:rsid w:val="003F6A48"/>
    <w:rsid w:val="003F6EE8"/>
    <w:rsid w:val="003F7352"/>
    <w:rsid w:val="003F75C4"/>
    <w:rsid w:val="003F7991"/>
    <w:rsid w:val="003F7D58"/>
    <w:rsid w:val="0040017D"/>
    <w:rsid w:val="004001C7"/>
    <w:rsid w:val="0040026B"/>
    <w:rsid w:val="0040037F"/>
    <w:rsid w:val="004005B2"/>
    <w:rsid w:val="0040079C"/>
    <w:rsid w:val="0040080D"/>
    <w:rsid w:val="0040096D"/>
    <w:rsid w:val="00400990"/>
    <w:rsid w:val="00400BAF"/>
    <w:rsid w:val="00400FE9"/>
    <w:rsid w:val="00401098"/>
    <w:rsid w:val="004018F4"/>
    <w:rsid w:val="00401EED"/>
    <w:rsid w:val="00402328"/>
    <w:rsid w:val="004023CE"/>
    <w:rsid w:val="00402860"/>
    <w:rsid w:val="004029DD"/>
    <w:rsid w:val="00402AB3"/>
    <w:rsid w:val="00402AB8"/>
    <w:rsid w:val="00402C48"/>
    <w:rsid w:val="00402F16"/>
    <w:rsid w:val="00403696"/>
    <w:rsid w:val="004036CB"/>
    <w:rsid w:val="00403A1F"/>
    <w:rsid w:val="00403D1B"/>
    <w:rsid w:val="00404099"/>
    <w:rsid w:val="00404232"/>
    <w:rsid w:val="0040458F"/>
    <w:rsid w:val="00404645"/>
    <w:rsid w:val="004048BB"/>
    <w:rsid w:val="00404A52"/>
    <w:rsid w:val="00404BC2"/>
    <w:rsid w:val="00404F92"/>
    <w:rsid w:val="00405114"/>
    <w:rsid w:val="0040518D"/>
    <w:rsid w:val="00405447"/>
    <w:rsid w:val="004054D0"/>
    <w:rsid w:val="00405518"/>
    <w:rsid w:val="00405614"/>
    <w:rsid w:val="00405C37"/>
    <w:rsid w:val="00405E00"/>
    <w:rsid w:val="00405EF1"/>
    <w:rsid w:val="0040654F"/>
    <w:rsid w:val="004066DF"/>
    <w:rsid w:val="004066F9"/>
    <w:rsid w:val="004069BD"/>
    <w:rsid w:val="004069FF"/>
    <w:rsid w:val="00406B2E"/>
    <w:rsid w:val="00406C64"/>
    <w:rsid w:val="004072E1"/>
    <w:rsid w:val="004074D5"/>
    <w:rsid w:val="00407712"/>
    <w:rsid w:val="0040786C"/>
    <w:rsid w:val="004078B9"/>
    <w:rsid w:val="00407B25"/>
    <w:rsid w:val="00407C26"/>
    <w:rsid w:val="00407F9F"/>
    <w:rsid w:val="0041006F"/>
    <w:rsid w:val="004100C3"/>
    <w:rsid w:val="004101EC"/>
    <w:rsid w:val="004108B0"/>
    <w:rsid w:val="00410964"/>
    <w:rsid w:val="00411217"/>
    <w:rsid w:val="00411522"/>
    <w:rsid w:val="004115B9"/>
    <w:rsid w:val="00411721"/>
    <w:rsid w:val="00411967"/>
    <w:rsid w:val="00411BFD"/>
    <w:rsid w:val="00411C19"/>
    <w:rsid w:val="00411DBA"/>
    <w:rsid w:val="00411E54"/>
    <w:rsid w:val="00411F72"/>
    <w:rsid w:val="00411F9B"/>
    <w:rsid w:val="00411FE0"/>
    <w:rsid w:val="004120ED"/>
    <w:rsid w:val="0041234F"/>
    <w:rsid w:val="00412684"/>
    <w:rsid w:val="00412835"/>
    <w:rsid w:val="0041298C"/>
    <w:rsid w:val="00412A45"/>
    <w:rsid w:val="00412AC0"/>
    <w:rsid w:val="00412D81"/>
    <w:rsid w:val="004130D9"/>
    <w:rsid w:val="004132AC"/>
    <w:rsid w:val="004132E8"/>
    <w:rsid w:val="00413314"/>
    <w:rsid w:val="00413377"/>
    <w:rsid w:val="004133B6"/>
    <w:rsid w:val="00413743"/>
    <w:rsid w:val="0041375A"/>
    <w:rsid w:val="00413789"/>
    <w:rsid w:val="004139C6"/>
    <w:rsid w:val="00413B02"/>
    <w:rsid w:val="00413CC5"/>
    <w:rsid w:val="00413D7A"/>
    <w:rsid w:val="00414005"/>
    <w:rsid w:val="004140AF"/>
    <w:rsid w:val="00414121"/>
    <w:rsid w:val="00414124"/>
    <w:rsid w:val="004142D4"/>
    <w:rsid w:val="004143A9"/>
    <w:rsid w:val="00414484"/>
    <w:rsid w:val="00414A4C"/>
    <w:rsid w:val="00414A5B"/>
    <w:rsid w:val="00414B47"/>
    <w:rsid w:val="00414BBB"/>
    <w:rsid w:val="00414C6B"/>
    <w:rsid w:val="00414F44"/>
    <w:rsid w:val="00415295"/>
    <w:rsid w:val="0041532F"/>
    <w:rsid w:val="0041584A"/>
    <w:rsid w:val="004158CF"/>
    <w:rsid w:val="00415C1F"/>
    <w:rsid w:val="004161FC"/>
    <w:rsid w:val="00416213"/>
    <w:rsid w:val="004163D1"/>
    <w:rsid w:val="004163FA"/>
    <w:rsid w:val="0041661E"/>
    <w:rsid w:val="004169A0"/>
    <w:rsid w:val="00417006"/>
    <w:rsid w:val="0041733D"/>
    <w:rsid w:val="004176BF"/>
    <w:rsid w:val="00417764"/>
    <w:rsid w:val="00417A04"/>
    <w:rsid w:val="00417BD6"/>
    <w:rsid w:val="00417BE4"/>
    <w:rsid w:val="0042016C"/>
    <w:rsid w:val="0042024E"/>
    <w:rsid w:val="004202B7"/>
    <w:rsid w:val="00420936"/>
    <w:rsid w:val="004209C7"/>
    <w:rsid w:val="00420C5B"/>
    <w:rsid w:val="00420D8C"/>
    <w:rsid w:val="00420E5A"/>
    <w:rsid w:val="00420ED0"/>
    <w:rsid w:val="004212A7"/>
    <w:rsid w:val="0042146D"/>
    <w:rsid w:val="0042148D"/>
    <w:rsid w:val="00421606"/>
    <w:rsid w:val="004216D9"/>
    <w:rsid w:val="00421789"/>
    <w:rsid w:val="004218DE"/>
    <w:rsid w:val="00421B15"/>
    <w:rsid w:val="00421B2B"/>
    <w:rsid w:val="00421DA5"/>
    <w:rsid w:val="00421EDF"/>
    <w:rsid w:val="004222FB"/>
    <w:rsid w:val="0042291F"/>
    <w:rsid w:val="00422B35"/>
    <w:rsid w:val="00422BE6"/>
    <w:rsid w:val="00422D94"/>
    <w:rsid w:val="00422EF4"/>
    <w:rsid w:val="00422EFF"/>
    <w:rsid w:val="004230BA"/>
    <w:rsid w:val="00423411"/>
    <w:rsid w:val="004234CE"/>
    <w:rsid w:val="004234FB"/>
    <w:rsid w:val="00423629"/>
    <w:rsid w:val="00423815"/>
    <w:rsid w:val="0042396A"/>
    <w:rsid w:val="00423B17"/>
    <w:rsid w:val="00424034"/>
    <w:rsid w:val="004243B4"/>
    <w:rsid w:val="00424592"/>
    <w:rsid w:val="004246A4"/>
    <w:rsid w:val="00424A4E"/>
    <w:rsid w:val="00424AB8"/>
    <w:rsid w:val="00424B60"/>
    <w:rsid w:val="00424DC7"/>
    <w:rsid w:val="004251F9"/>
    <w:rsid w:val="004252FA"/>
    <w:rsid w:val="004255C0"/>
    <w:rsid w:val="004259A6"/>
    <w:rsid w:val="004259B1"/>
    <w:rsid w:val="00425E3C"/>
    <w:rsid w:val="004260EA"/>
    <w:rsid w:val="00426160"/>
    <w:rsid w:val="00426375"/>
    <w:rsid w:val="004267F5"/>
    <w:rsid w:val="004269E2"/>
    <w:rsid w:val="00426CEE"/>
    <w:rsid w:val="00427510"/>
    <w:rsid w:val="00427660"/>
    <w:rsid w:val="0042775E"/>
    <w:rsid w:val="00427EDE"/>
    <w:rsid w:val="00427FBD"/>
    <w:rsid w:val="00430017"/>
    <w:rsid w:val="0043035E"/>
    <w:rsid w:val="00430714"/>
    <w:rsid w:val="004308EF"/>
    <w:rsid w:val="004309A5"/>
    <w:rsid w:val="00430D59"/>
    <w:rsid w:val="00430E60"/>
    <w:rsid w:val="004310E1"/>
    <w:rsid w:val="00431175"/>
    <w:rsid w:val="00431243"/>
    <w:rsid w:val="00431282"/>
    <w:rsid w:val="0043149F"/>
    <w:rsid w:val="00431771"/>
    <w:rsid w:val="00431BF8"/>
    <w:rsid w:val="00431CA7"/>
    <w:rsid w:val="00431D5E"/>
    <w:rsid w:val="00431DEB"/>
    <w:rsid w:val="0043213C"/>
    <w:rsid w:val="00432362"/>
    <w:rsid w:val="004326A7"/>
    <w:rsid w:val="00432E89"/>
    <w:rsid w:val="00432F16"/>
    <w:rsid w:val="00433109"/>
    <w:rsid w:val="0043336F"/>
    <w:rsid w:val="004333FC"/>
    <w:rsid w:val="004336D6"/>
    <w:rsid w:val="00433999"/>
    <w:rsid w:val="00433E31"/>
    <w:rsid w:val="00433F76"/>
    <w:rsid w:val="004340C2"/>
    <w:rsid w:val="004340FE"/>
    <w:rsid w:val="004341E9"/>
    <w:rsid w:val="004343C6"/>
    <w:rsid w:val="004343CA"/>
    <w:rsid w:val="004346D2"/>
    <w:rsid w:val="004346E1"/>
    <w:rsid w:val="004348F1"/>
    <w:rsid w:val="00434ECD"/>
    <w:rsid w:val="004352E9"/>
    <w:rsid w:val="004354BC"/>
    <w:rsid w:val="00435645"/>
    <w:rsid w:val="00435A3F"/>
    <w:rsid w:val="00435AF9"/>
    <w:rsid w:val="004361E7"/>
    <w:rsid w:val="00436F8B"/>
    <w:rsid w:val="00436FF3"/>
    <w:rsid w:val="0043741A"/>
    <w:rsid w:val="00437626"/>
    <w:rsid w:val="0043788B"/>
    <w:rsid w:val="00437A44"/>
    <w:rsid w:val="00437C9A"/>
    <w:rsid w:val="004400C1"/>
    <w:rsid w:val="0044035E"/>
    <w:rsid w:val="00440810"/>
    <w:rsid w:val="00440B75"/>
    <w:rsid w:val="00440F92"/>
    <w:rsid w:val="00440FA5"/>
    <w:rsid w:val="00440FA6"/>
    <w:rsid w:val="004412F7"/>
    <w:rsid w:val="004413F8"/>
    <w:rsid w:val="004416E5"/>
    <w:rsid w:val="004417B2"/>
    <w:rsid w:val="00442066"/>
    <w:rsid w:val="004424BA"/>
    <w:rsid w:val="0044298D"/>
    <w:rsid w:val="00442D7B"/>
    <w:rsid w:val="00443080"/>
    <w:rsid w:val="004433B9"/>
    <w:rsid w:val="004435F6"/>
    <w:rsid w:val="0044378F"/>
    <w:rsid w:val="004437A8"/>
    <w:rsid w:val="0044385C"/>
    <w:rsid w:val="004438AB"/>
    <w:rsid w:val="00443A73"/>
    <w:rsid w:val="00443C36"/>
    <w:rsid w:val="00443E69"/>
    <w:rsid w:val="0044418D"/>
    <w:rsid w:val="004441C7"/>
    <w:rsid w:val="0044441D"/>
    <w:rsid w:val="00444796"/>
    <w:rsid w:val="0044496F"/>
    <w:rsid w:val="004449C6"/>
    <w:rsid w:val="00444C08"/>
    <w:rsid w:val="00445637"/>
    <w:rsid w:val="0044585D"/>
    <w:rsid w:val="00445928"/>
    <w:rsid w:val="00445D15"/>
    <w:rsid w:val="0044618F"/>
    <w:rsid w:val="0044619D"/>
    <w:rsid w:val="00446349"/>
    <w:rsid w:val="0044658C"/>
    <w:rsid w:val="00446640"/>
    <w:rsid w:val="00446904"/>
    <w:rsid w:val="00446A82"/>
    <w:rsid w:val="00446AC0"/>
    <w:rsid w:val="00446D63"/>
    <w:rsid w:val="00446FC5"/>
    <w:rsid w:val="0044705D"/>
    <w:rsid w:val="00447ADE"/>
    <w:rsid w:val="00447DB0"/>
    <w:rsid w:val="00447DC6"/>
    <w:rsid w:val="00447FD9"/>
    <w:rsid w:val="00450073"/>
    <w:rsid w:val="0045021B"/>
    <w:rsid w:val="0045041B"/>
    <w:rsid w:val="004505B2"/>
    <w:rsid w:val="004506C9"/>
    <w:rsid w:val="00450906"/>
    <w:rsid w:val="00450A6C"/>
    <w:rsid w:val="00450C51"/>
    <w:rsid w:val="00450C61"/>
    <w:rsid w:val="00450D70"/>
    <w:rsid w:val="00450EC3"/>
    <w:rsid w:val="0045100E"/>
    <w:rsid w:val="0045130A"/>
    <w:rsid w:val="00451481"/>
    <w:rsid w:val="00451554"/>
    <w:rsid w:val="00451642"/>
    <w:rsid w:val="00451A31"/>
    <w:rsid w:val="00451C35"/>
    <w:rsid w:val="00451DB0"/>
    <w:rsid w:val="00451F9E"/>
    <w:rsid w:val="004520E9"/>
    <w:rsid w:val="004525AA"/>
    <w:rsid w:val="004525EA"/>
    <w:rsid w:val="00452873"/>
    <w:rsid w:val="004529B7"/>
    <w:rsid w:val="00452C8E"/>
    <w:rsid w:val="00452D06"/>
    <w:rsid w:val="00452D4F"/>
    <w:rsid w:val="00452DA0"/>
    <w:rsid w:val="00452EDA"/>
    <w:rsid w:val="00453138"/>
    <w:rsid w:val="004535DB"/>
    <w:rsid w:val="004538BE"/>
    <w:rsid w:val="00453EA3"/>
    <w:rsid w:val="00453FDF"/>
    <w:rsid w:val="0045428C"/>
    <w:rsid w:val="0045466D"/>
    <w:rsid w:val="004546F2"/>
    <w:rsid w:val="0045499C"/>
    <w:rsid w:val="00454A59"/>
    <w:rsid w:val="00455059"/>
    <w:rsid w:val="0045567C"/>
    <w:rsid w:val="004556B2"/>
    <w:rsid w:val="004556CE"/>
    <w:rsid w:val="00455A5E"/>
    <w:rsid w:val="00456142"/>
    <w:rsid w:val="00456269"/>
    <w:rsid w:val="004562E9"/>
    <w:rsid w:val="0045635F"/>
    <w:rsid w:val="004563F9"/>
    <w:rsid w:val="004566F5"/>
    <w:rsid w:val="004568CF"/>
    <w:rsid w:val="00456AF5"/>
    <w:rsid w:val="00456E03"/>
    <w:rsid w:val="00457054"/>
    <w:rsid w:val="004574D9"/>
    <w:rsid w:val="0045775B"/>
    <w:rsid w:val="004578D9"/>
    <w:rsid w:val="00457AB0"/>
    <w:rsid w:val="00457B65"/>
    <w:rsid w:val="00457C7D"/>
    <w:rsid w:val="00460041"/>
    <w:rsid w:val="00460264"/>
    <w:rsid w:val="004605B3"/>
    <w:rsid w:val="0046060B"/>
    <w:rsid w:val="0046070E"/>
    <w:rsid w:val="004609BA"/>
    <w:rsid w:val="00460BB6"/>
    <w:rsid w:val="00460D43"/>
    <w:rsid w:val="0046101E"/>
    <w:rsid w:val="004610E4"/>
    <w:rsid w:val="004611DE"/>
    <w:rsid w:val="00461415"/>
    <w:rsid w:val="00461B5D"/>
    <w:rsid w:val="00461BA0"/>
    <w:rsid w:val="00461C3F"/>
    <w:rsid w:val="00461C79"/>
    <w:rsid w:val="00461D71"/>
    <w:rsid w:val="0046201C"/>
    <w:rsid w:val="004622CF"/>
    <w:rsid w:val="00462721"/>
    <w:rsid w:val="00462B47"/>
    <w:rsid w:val="00462DA2"/>
    <w:rsid w:val="004632DF"/>
    <w:rsid w:val="0046366E"/>
    <w:rsid w:val="0046383C"/>
    <w:rsid w:val="00463D09"/>
    <w:rsid w:val="00464223"/>
    <w:rsid w:val="004642B6"/>
    <w:rsid w:val="004645FD"/>
    <w:rsid w:val="00464ADF"/>
    <w:rsid w:val="00464ED3"/>
    <w:rsid w:val="00465338"/>
    <w:rsid w:val="00465364"/>
    <w:rsid w:val="0046555C"/>
    <w:rsid w:val="004655F0"/>
    <w:rsid w:val="004656CD"/>
    <w:rsid w:val="00465922"/>
    <w:rsid w:val="0046594B"/>
    <w:rsid w:val="00465ADC"/>
    <w:rsid w:val="00465B9E"/>
    <w:rsid w:val="00465BF4"/>
    <w:rsid w:val="00465C9D"/>
    <w:rsid w:val="00466013"/>
    <w:rsid w:val="004661B2"/>
    <w:rsid w:val="00466257"/>
    <w:rsid w:val="0046654C"/>
    <w:rsid w:val="00466EC1"/>
    <w:rsid w:val="00466EC6"/>
    <w:rsid w:val="0046709E"/>
    <w:rsid w:val="004671C4"/>
    <w:rsid w:val="004672D1"/>
    <w:rsid w:val="0046742C"/>
    <w:rsid w:val="0046755E"/>
    <w:rsid w:val="00467A0E"/>
    <w:rsid w:val="00467B13"/>
    <w:rsid w:val="00467B6C"/>
    <w:rsid w:val="0047022D"/>
    <w:rsid w:val="004702BA"/>
    <w:rsid w:val="004704C0"/>
    <w:rsid w:val="004705DA"/>
    <w:rsid w:val="00470BF0"/>
    <w:rsid w:val="00470F40"/>
    <w:rsid w:val="004711E2"/>
    <w:rsid w:val="00471563"/>
    <w:rsid w:val="00471910"/>
    <w:rsid w:val="00471C61"/>
    <w:rsid w:val="00471CB9"/>
    <w:rsid w:val="00471D6B"/>
    <w:rsid w:val="00471F83"/>
    <w:rsid w:val="00472269"/>
    <w:rsid w:val="00472471"/>
    <w:rsid w:val="0047254D"/>
    <w:rsid w:val="004726DA"/>
    <w:rsid w:val="0047297B"/>
    <w:rsid w:val="00472AB0"/>
    <w:rsid w:val="00472F91"/>
    <w:rsid w:val="00473021"/>
    <w:rsid w:val="00473302"/>
    <w:rsid w:val="00473511"/>
    <w:rsid w:val="00473657"/>
    <w:rsid w:val="0047377C"/>
    <w:rsid w:val="00473A4D"/>
    <w:rsid w:val="00473A67"/>
    <w:rsid w:val="0047406C"/>
    <w:rsid w:val="0047439A"/>
    <w:rsid w:val="004744AB"/>
    <w:rsid w:val="0047476E"/>
    <w:rsid w:val="00474984"/>
    <w:rsid w:val="00474A50"/>
    <w:rsid w:val="00474AD4"/>
    <w:rsid w:val="00474B14"/>
    <w:rsid w:val="0047513F"/>
    <w:rsid w:val="00475660"/>
    <w:rsid w:val="0047588C"/>
    <w:rsid w:val="00475AE1"/>
    <w:rsid w:val="0047691C"/>
    <w:rsid w:val="00476B6F"/>
    <w:rsid w:val="00476C5A"/>
    <w:rsid w:val="00476CAE"/>
    <w:rsid w:val="00476F67"/>
    <w:rsid w:val="0047711A"/>
    <w:rsid w:val="004773A7"/>
    <w:rsid w:val="004775B2"/>
    <w:rsid w:val="0047791D"/>
    <w:rsid w:val="00477C30"/>
    <w:rsid w:val="00477DD7"/>
    <w:rsid w:val="00477F62"/>
    <w:rsid w:val="00480093"/>
    <w:rsid w:val="004800D7"/>
    <w:rsid w:val="004803DA"/>
    <w:rsid w:val="0048046B"/>
    <w:rsid w:val="0048051D"/>
    <w:rsid w:val="00480547"/>
    <w:rsid w:val="0048096E"/>
    <w:rsid w:val="00480B1A"/>
    <w:rsid w:val="0048138F"/>
    <w:rsid w:val="004813EB"/>
    <w:rsid w:val="00481495"/>
    <w:rsid w:val="0048178C"/>
    <w:rsid w:val="004819ED"/>
    <w:rsid w:val="00481B31"/>
    <w:rsid w:val="00481F4F"/>
    <w:rsid w:val="00481FCD"/>
    <w:rsid w:val="004821A3"/>
    <w:rsid w:val="004821F8"/>
    <w:rsid w:val="0048270C"/>
    <w:rsid w:val="00482773"/>
    <w:rsid w:val="00482A11"/>
    <w:rsid w:val="00482AD8"/>
    <w:rsid w:val="00482B23"/>
    <w:rsid w:val="00482B31"/>
    <w:rsid w:val="00482B3F"/>
    <w:rsid w:val="00483463"/>
    <w:rsid w:val="0048348C"/>
    <w:rsid w:val="00483760"/>
    <w:rsid w:val="00483858"/>
    <w:rsid w:val="004838B6"/>
    <w:rsid w:val="00483A6D"/>
    <w:rsid w:val="004842CC"/>
    <w:rsid w:val="004842D5"/>
    <w:rsid w:val="00484373"/>
    <w:rsid w:val="0048454C"/>
    <w:rsid w:val="004845A6"/>
    <w:rsid w:val="00484677"/>
    <w:rsid w:val="00484AEB"/>
    <w:rsid w:val="00484BC1"/>
    <w:rsid w:val="00484C0B"/>
    <w:rsid w:val="00484D91"/>
    <w:rsid w:val="00485169"/>
    <w:rsid w:val="0048563E"/>
    <w:rsid w:val="00485826"/>
    <w:rsid w:val="004859CA"/>
    <w:rsid w:val="00485C41"/>
    <w:rsid w:val="00485FA9"/>
    <w:rsid w:val="0048607C"/>
    <w:rsid w:val="0048619C"/>
    <w:rsid w:val="004861F6"/>
    <w:rsid w:val="00486415"/>
    <w:rsid w:val="00486D83"/>
    <w:rsid w:val="00487368"/>
    <w:rsid w:val="00487442"/>
    <w:rsid w:val="00487BF0"/>
    <w:rsid w:val="0049017E"/>
    <w:rsid w:val="00490495"/>
    <w:rsid w:val="00490730"/>
    <w:rsid w:val="0049084A"/>
    <w:rsid w:val="00490A7D"/>
    <w:rsid w:val="00490D6F"/>
    <w:rsid w:val="00491262"/>
    <w:rsid w:val="00491444"/>
    <w:rsid w:val="00491489"/>
    <w:rsid w:val="00491603"/>
    <w:rsid w:val="00491719"/>
    <w:rsid w:val="00491879"/>
    <w:rsid w:val="00491ABD"/>
    <w:rsid w:val="004920A6"/>
    <w:rsid w:val="004923A3"/>
    <w:rsid w:val="004923B6"/>
    <w:rsid w:val="00492736"/>
    <w:rsid w:val="0049280B"/>
    <w:rsid w:val="00492A65"/>
    <w:rsid w:val="00492BDF"/>
    <w:rsid w:val="00492C14"/>
    <w:rsid w:val="00492CE2"/>
    <w:rsid w:val="00492ED7"/>
    <w:rsid w:val="004931E5"/>
    <w:rsid w:val="0049344E"/>
    <w:rsid w:val="00493527"/>
    <w:rsid w:val="004937C7"/>
    <w:rsid w:val="00493970"/>
    <w:rsid w:val="00493C28"/>
    <w:rsid w:val="00493DA0"/>
    <w:rsid w:val="00494254"/>
    <w:rsid w:val="004944CE"/>
    <w:rsid w:val="0049473E"/>
    <w:rsid w:val="00494DA9"/>
    <w:rsid w:val="004955E9"/>
    <w:rsid w:val="0049568E"/>
    <w:rsid w:val="004958C2"/>
    <w:rsid w:val="004958E0"/>
    <w:rsid w:val="00495A68"/>
    <w:rsid w:val="00495BB3"/>
    <w:rsid w:val="00496653"/>
    <w:rsid w:val="00496D83"/>
    <w:rsid w:val="00496DE2"/>
    <w:rsid w:val="00496E6C"/>
    <w:rsid w:val="00496F88"/>
    <w:rsid w:val="0049725E"/>
    <w:rsid w:val="004973BC"/>
    <w:rsid w:val="00497601"/>
    <w:rsid w:val="00497A96"/>
    <w:rsid w:val="00497B56"/>
    <w:rsid w:val="00497D8C"/>
    <w:rsid w:val="00497FE1"/>
    <w:rsid w:val="004A00A8"/>
    <w:rsid w:val="004A0C5D"/>
    <w:rsid w:val="004A0C8D"/>
    <w:rsid w:val="004A0D1B"/>
    <w:rsid w:val="004A0E72"/>
    <w:rsid w:val="004A1118"/>
    <w:rsid w:val="004A117A"/>
    <w:rsid w:val="004A118F"/>
    <w:rsid w:val="004A147B"/>
    <w:rsid w:val="004A1A3F"/>
    <w:rsid w:val="004A1A7B"/>
    <w:rsid w:val="004A1CFE"/>
    <w:rsid w:val="004A1E49"/>
    <w:rsid w:val="004A20F3"/>
    <w:rsid w:val="004A2111"/>
    <w:rsid w:val="004A21F1"/>
    <w:rsid w:val="004A26CA"/>
    <w:rsid w:val="004A2893"/>
    <w:rsid w:val="004A2B47"/>
    <w:rsid w:val="004A2C72"/>
    <w:rsid w:val="004A2FD3"/>
    <w:rsid w:val="004A322A"/>
    <w:rsid w:val="004A3345"/>
    <w:rsid w:val="004A3434"/>
    <w:rsid w:val="004A34DB"/>
    <w:rsid w:val="004A368A"/>
    <w:rsid w:val="004A38A8"/>
    <w:rsid w:val="004A38F9"/>
    <w:rsid w:val="004A3C15"/>
    <w:rsid w:val="004A3C19"/>
    <w:rsid w:val="004A3FA0"/>
    <w:rsid w:val="004A4192"/>
    <w:rsid w:val="004A4503"/>
    <w:rsid w:val="004A457F"/>
    <w:rsid w:val="004A459E"/>
    <w:rsid w:val="004A4639"/>
    <w:rsid w:val="004A4B9C"/>
    <w:rsid w:val="004A4C59"/>
    <w:rsid w:val="004A4EA4"/>
    <w:rsid w:val="004A540D"/>
    <w:rsid w:val="004A55EA"/>
    <w:rsid w:val="004A567B"/>
    <w:rsid w:val="004A5903"/>
    <w:rsid w:val="004A5B3B"/>
    <w:rsid w:val="004A5BC8"/>
    <w:rsid w:val="004A611A"/>
    <w:rsid w:val="004A64DC"/>
    <w:rsid w:val="004A6529"/>
    <w:rsid w:val="004A674A"/>
    <w:rsid w:val="004A6922"/>
    <w:rsid w:val="004A69C9"/>
    <w:rsid w:val="004A6D7C"/>
    <w:rsid w:val="004A6E39"/>
    <w:rsid w:val="004A6F9B"/>
    <w:rsid w:val="004A6FA8"/>
    <w:rsid w:val="004A72F5"/>
    <w:rsid w:val="004A74D2"/>
    <w:rsid w:val="004A7648"/>
    <w:rsid w:val="004A77FD"/>
    <w:rsid w:val="004A7CA0"/>
    <w:rsid w:val="004A7E7F"/>
    <w:rsid w:val="004A7F81"/>
    <w:rsid w:val="004A7FF8"/>
    <w:rsid w:val="004B0089"/>
    <w:rsid w:val="004B020A"/>
    <w:rsid w:val="004B0210"/>
    <w:rsid w:val="004B07A8"/>
    <w:rsid w:val="004B087F"/>
    <w:rsid w:val="004B0BC7"/>
    <w:rsid w:val="004B0C27"/>
    <w:rsid w:val="004B0D97"/>
    <w:rsid w:val="004B0F1A"/>
    <w:rsid w:val="004B15F5"/>
    <w:rsid w:val="004B163D"/>
    <w:rsid w:val="004B1D00"/>
    <w:rsid w:val="004B1D69"/>
    <w:rsid w:val="004B1EDB"/>
    <w:rsid w:val="004B20E2"/>
    <w:rsid w:val="004B20FF"/>
    <w:rsid w:val="004B21FB"/>
    <w:rsid w:val="004B2325"/>
    <w:rsid w:val="004B26DB"/>
    <w:rsid w:val="004B298D"/>
    <w:rsid w:val="004B2CD4"/>
    <w:rsid w:val="004B2E03"/>
    <w:rsid w:val="004B2FA9"/>
    <w:rsid w:val="004B3078"/>
    <w:rsid w:val="004B31DB"/>
    <w:rsid w:val="004B336B"/>
    <w:rsid w:val="004B348A"/>
    <w:rsid w:val="004B34A1"/>
    <w:rsid w:val="004B34E9"/>
    <w:rsid w:val="004B3569"/>
    <w:rsid w:val="004B35BC"/>
    <w:rsid w:val="004B361B"/>
    <w:rsid w:val="004B3675"/>
    <w:rsid w:val="004B36F5"/>
    <w:rsid w:val="004B393C"/>
    <w:rsid w:val="004B398A"/>
    <w:rsid w:val="004B3F95"/>
    <w:rsid w:val="004B4138"/>
    <w:rsid w:val="004B43F6"/>
    <w:rsid w:val="004B44CA"/>
    <w:rsid w:val="004B4A97"/>
    <w:rsid w:val="004B4B44"/>
    <w:rsid w:val="004B4D40"/>
    <w:rsid w:val="004B5703"/>
    <w:rsid w:val="004B5863"/>
    <w:rsid w:val="004B591E"/>
    <w:rsid w:val="004B5A27"/>
    <w:rsid w:val="004B5B24"/>
    <w:rsid w:val="004B5D05"/>
    <w:rsid w:val="004B5D9A"/>
    <w:rsid w:val="004B5DE8"/>
    <w:rsid w:val="004B5E89"/>
    <w:rsid w:val="004B6064"/>
    <w:rsid w:val="004B6303"/>
    <w:rsid w:val="004B639C"/>
    <w:rsid w:val="004B6F6F"/>
    <w:rsid w:val="004B7628"/>
    <w:rsid w:val="004B7777"/>
    <w:rsid w:val="004B7ADF"/>
    <w:rsid w:val="004B7B10"/>
    <w:rsid w:val="004B7B19"/>
    <w:rsid w:val="004B7F32"/>
    <w:rsid w:val="004C0808"/>
    <w:rsid w:val="004C0B70"/>
    <w:rsid w:val="004C0C99"/>
    <w:rsid w:val="004C0CAC"/>
    <w:rsid w:val="004C102F"/>
    <w:rsid w:val="004C109A"/>
    <w:rsid w:val="004C1366"/>
    <w:rsid w:val="004C13C0"/>
    <w:rsid w:val="004C1441"/>
    <w:rsid w:val="004C16F0"/>
    <w:rsid w:val="004C1778"/>
    <w:rsid w:val="004C17DE"/>
    <w:rsid w:val="004C18A9"/>
    <w:rsid w:val="004C191E"/>
    <w:rsid w:val="004C1AD9"/>
    <w:rsid w:val="004C1E1C"/>
    <w:rsid w:val="004C20EC"/>
    <w:rsid w:val="004C227D"/>
    <w:rsid w:val="004C229E"/>
    <w:rsid w:val="004C238F"/>
    <w:rsid w:val="004C2540"/>
    <w:rsid w:val="004C268D"/>
    <w:rsid w:val="004C276E"/>
    <w:rsid w:val="004C2A27"/>
    <w:rsid w:val="004C2AE0"/>
    <w:rsid w:val="004C2E12"/>
    <w:rsid w:val="004C2ED6"/>
    <w:rsid w:val="004C336F"/>
    <w:rsid w:val="004C37B5"/>
    <w:rsid w:val="004C3904"/>
    <w:rsid w:val="004C39D8"/>
    <w:rsid w:val="004C3C74"/>
    <w:rsid w:val="004C3CB3"/>
    <w:rsid w:val="004C3E1F"/>
    <w:rsid w:val="004C3F5F"/>
    <w:rsid w:val="004C4316"/>
    <w:rsid w:val="004C43C6"/>
    <w:rsid w:val="004C480D"/>
    <w:rsid w:val="004C495D"/>
    <w:rsid w:val="004C4DE1"/>
    <w:rsid w:val="004C512C"/>
    <w:rsid w:val="004C5520"/>
    <w:rsid w:val="004C57F5"/>
    <w:rsid w:val="004C5828"/>
    <w:rsid w:val="004C5AB6"/>
    <w:rsid w:val="004C5F06"/>
    <w:rsid w:val="004C5FE5"/>
    <w:rsid w:val="004C6262"/>
    <w:rsid w:val="004C6294"/>
    <w:rsid w:val="004C6BB0"/>
    <w:rsid w:val="004C6D39"/>
    <w:rsid w:val="004C6D98"/>
    <w:rsid w:val="004C6F9E"/>
    <w:rsid w:val="004C709B"/>
    <w:rsid w:val="004C72A7"/>
    <w:rsid w:val="004C74FE"/>
    <w:rsid w:val="004C7875"/>
    <w:rsid w:val="004C7990"/>
    <w:rsid w:val="004C7B86"/>
    <w:rsid w:val="004C7F2E"/>
    <w:rsid w:val="004D01BD"/>
    <w:rsid w:val="004D01C5"/>
    <w:rsid w:val="004D0630"/>
    <w:rsid w:val="004D083F"/>
    <w:rsid w:val="004D0B7F"/>
    <w:rsid w:val="004D0C6A"/>
    <w:rsid w:val="004D1733"/>
    <w:rsid w:val="004D1DCD"/>
    <w:rsid w:val="004D20A3"/>
    <w:rsid w:val="004D248F"/>
    <w:rsid w:val="004D25D9"/>
    <w:rsid w:val="004D3210"/>
    <w:rsid w:val="004D3219"/>
    <w:rsid w:val="004D3275"/>
    <w:rsid w:val="004D3324"/>
    <w:rsid w:val="004D3575"/>
    <w:rsid w:val="004D367F"/>
    <w:rsid w:val="004D395F"/>
    <w:rsid w:val="004D3B33"/>
    <w:rsid w:val="004D3C91"/>
    <w:rsid w:val="004D3CD1"/>
    <w:rsid w:val="004D3E2B"/>
    <w:rsid w:val="004D40C8"/>
    <w:rsid w:val="004D4345"/>
    <w:rsid w:val="004D43C5"/>
    <w:rsid w:val="004D455A"/>
    <w:rsid w:val="004D49BB"/>
    <w:rsid w:val="004D4AB5"/>
    <w:rsid w:val="004D4CB5"/>
    <w:rsid w:val="004D5655"/>
    <w:rsid w:val="004D59C8"/>
    <w:rsid w:val="004D5DBC"/>
    <w:rsid w:val="004D5FD6"/>
    <w:rsid w:val="004D61A4"/>
    <w:rsid w:val="004D61FD"/>
    <w:rsid w:val="004D664D"/>
    <w:rsid w:val="004D68F7"/>
    <w:rsid w:val="004D6D08"/>
    <w:rsid w:val="004D6F0B"/>
    <w:rsid w:val="004D6F25"/>
    <w:rsid w:val="004D73BD"/>
    <w:rsid w:val="004D7451"/>
    <w:rsid w:val="004D7521"/>
    <w:rsid w:val="004D7BDE"/>
    <w:rsid w:val="004D7D76"/>
    <w:rsid w:val="004D7E2C"/>
    <w:rsid w:val="004E0075"/>
    <w:rsid w:val="004E01EB"/>
    <w:rsid w:val="004E026C"/>
    <w:rsid w:val="004E03D1"/>
    <w:rsid w:val="004E05DF"/>
    <w:rsid w:val="004E0811"/>
    <w:rsid w:val="004E08CF"/>
    <w:rsid w:val="004E0B04"/>
    <w:rsid w:val="004E0B89"/>
    <w:rsid w:val="004E100F"/>
    <w:rsid w:val="004E105D"/>
    <w:rsid w:val="004E1142"/>
    <w:rsid w:val="004E134F"/>
    <w:rsid w:val="004E1457"/>
    <w:rsid w:val="004E180C"/>
    <w:rsid w:val="004E1AB8"/>
    <w:rsid w:val="004E1C0A"/>
    <w:rsid w:val="004E1CA8"/>
    <w:rsid w:val="004E1CE7"/>
    <w:rsid w:val="004E1D6C"/>
    <w:rsid w:val="004E1E96"/>
    <w:rsid w:val="004E1F05"/>
    <w:rsid w:val="004E20D9"/>
    <w:rsid w:val="004E22C9"/>
    <w:rsid w:val="004E2587"/>
    <w:rsid w:val="004E2C8F"/>
    <w:rsid w:val="004E304F"/>
    <w:rsid w:val="004E3145"/>
    <w:rsid w:val="004E3459"/>
    <w:rsid w:val="004E3906"/>
    <w:rsid w:val="004E392F"/>
    <w:rsid w:val="004E3AD6"/>
    <w:rsid w:val="004E3B3C"/>
    <w:rsid w:val="004E3BC1"/>
    <w:rsid w:val="004E3CD9"/>
    <w:rsid w:val="004E400A"/>
    <w:rsid w:val="004E40B4"/>
    <w:rsid w:val="004E450B"/>
    <w:rsid w:val="004E4689"/>
    <w:rsid w:val="004E473E"/>
    <w:rsid w:val="004E4761"/>
    <w:rsid w:val="004E4993"/>
    <w:rsid w:val="004E4ABC"/>
    <w:rsid w:val="004E5340"/>
    <w:rsid w:val="004E54FB"/>
    <w:rsid w:val="004E56B5"/>
    <w:rsid w:val="004E5814"/>
    <w:rsid w:val="004E5BFF"/>
    <w:rsid w:val="004E5CA6"/>
    <w:rsid w:val="004E5CF5"/>
    <w:rsid w:val="004E5E0E"/>
    <w:rsid w:val="004E5ED1"/>
    <w:rsid w:val="004E5F6A"/>
    <w:rsid w:val="004E5F9E"/>
    <w:rsid w:val="004E6244"/>
    <w:rsid w:val="004E62EA"/>
    <w:rsid w:val="004E66F8"/>
    <w:rsid w:val="004E6A04"/>
    <w:rsid w:val="004E7165"/>
    <w:rsid w:val="004E7429"/>
    <w:rsid w:val="004E7526"/>
    <w:rsid w:val="004E75B8"/>
    <w:rsid w:val="004E76E1"/>
    <w:rsid w:val="004E778E"/>
    <w:rsid w:val="004E7D57"/>
    <w:rsid w:val="004F01B1"/>
    <w:rsid w:val="004F094F"/>
    <w:rsid w:val="004F0A5A"/>
    <w:rsid w:val="004F0B57"/>
    <w:rsid w:val="004F0BEE"/>
    <w:rsid w:val="004F0C08"/>
    <w:rsid w:val="004F0D4A"/>
    <w:rsid w:val="004F1455"/>
    <w:rsid w:val="004F1587"/>
    <w:rsid w:val="004F1D2D"/>
    <w:rsid w:val="004F1D67"/>
    <w:rsid w:val="004F1D9C"/>
    <w:rsid w:val="004F2197"/>
    <w:rsid w:val="004F22A8"/>
    <w:rsid w:val="004F2315"/>
    <w:rsid w:val="004F231A"/>
    <w:rsid w:val="004F23BF"/>
    <w:rsid w:val="004F24B4"/>
    <w:rsid w:val="004F24E0"/>
    <w:rsid w:val="004F2A53"/>
    <w:rsid w:val="004F2AA2"/>
    <w:rsid w:val="004F2B0C"/>
    <w:rsid w:val="004F2BE0"/>
    <w:rsid w:val="004F2D21"/>
    <w:rsid w:val="004F2FBC"/>
    <w:rsid w:val="004F2FE1"/>
    <w:rsid w:val="004F3181"/>
    <w:rsid w:val="004F32FF"/>
    <w:rsid w:val="004F34E5"/>
    <w:rsid w:val="004F3544"/>
    <w:rsid w:val="004F38B1"/>
    <w:rsid w:val="004F3AA1"/>
    <w:rsid w:val="004F3E78"/>
    <w:rsid w:val="004F3F6C"/>
    <w:rsid w:val="004F422A"/>
    <w:rsid w:val="004F42B8"/>
    <w:rsid w:val="004F439D"/>
    <w:rsid w:val="004F449E"/>
    <w:rsid w:val="004F4A95"/>
    <w:rsid w:val="004F4ACF"/>
    <w:rsid w:val="004F4DCC"/>
    <w:rsid w:val="004F4DF3"/>
    <w:rsid w:val="004F4E5A"/>
    <w:rsid w:val="004F4E5E"/>
    <w:rsid w:val="004F584D"/>
    <w:rsid w:val="004F59BF"/>
    <w:rsid w:val="004F5EF9"/>
    <w:rsid w:val="004F62D8"/>
    <w:rsid w:val="004F644E"/>
    <w:rsid w:val="004F6492"/>
    <w:rsid w:val="004F65FA"/>
    <w:rsid w:val="004F6650"/>
    <w:rsid w:val="004F679B"/>
    <w:rsid w:val="004F6800"/>
    <w:rsid w:val="004F6A32"/>
    <w:rsid w:val="004F6BF2"/>
    <w:rsid w:val="004F6C51"/>
    <w:rsid w:val="004F6CB7"/>
    <w:rsid w:val="004F6E4D"/>
    <w:rsid w:val="004F6E80"/>
    <w:rsid w:val="004F6F00"/>
    <w:rsid w:val="004F7182"/>
    <w:rsid w:val="004F7226"/>
    <w:rsid w:val="004F7436"/>
    <w:rsid w:val="004F74D5"/>
    <w:rsid w:val="004F7585"/>
    <w:rsid w:val="004F7786"/>
    <w:rsid w:val="004F7A7C"/>
    <w:rsid w:val="004F7CA5"/>
    <w:rsid w:val="0050004F"/>
    <w:rsid w:val="00500178"/>
    <w:rsid w:val="005001C0"/>
    <w:rsid w:val="00500715"/>
    <w:rsid w:val="00500765"/>
    <w:rsid w:val="00500BB9"/>
    <w:rsid w:val="00500F18"/>
    <w:rsid w:val="00501145"/>
    <w:rsid w:val="005011D9"/>
    <w:rsid w:val="0050183E"/>
    <w:rsid w:val="005018C5"/>
    <w:rsid w:val="00501971"/>
    <w:rsid w:val="00502163"/>
    <w:rsid w:val="00502215"/>
    <w:rsid w:val="00502342"/>
    <w:rsid w:val="005027F6"/>
    <w:rsid w:val="00502AD5"/>
    <w:rsid w:val="00502BCC"/>
    <w:rsid w:val="00502ED8"/>
    <w:rsid w:val="00502F8C"/>
    <w:rsid w:val="005035A9"/>
    <w:rsid w:val="00503783"/>
    <w:rsid w:val="00503B66"/>
    <w:rsid w:val="00503E1F"/>
    <w:rsid w:val="005042D0"/>
    <w:rsid w:val="00504382"/>
    <w:rsid w:val="005043B0"/>
    <w:rsid w:val="00504A90"/>
    <w:rsid w:val="00504C72"/>
    <w:rsid w:val="00504EB2"/>
    <w:rsid w:val="00505180"/>
    <w:rsid w:val="0050549D"/>
    <w:rsid w:val="00505627"/>
    <w:rsid w:val="005056E6"/>
    <w:rsid w:val="005059C6"/>
    <w:rsid w:val="00505A4C"/>
    <w:rsid w:val="00505B14"/>
    <w:rsid w:val="00505CF4"/>
    <w:rsid w:val="00505FE4"/>
    <w:rsid w:val="005060B3"/>
    <w:rsid w:val="0050614B"/>
    <w:rsid w:val="005062B4"/>
    <w:rsid w:val="005065DD"/>
    <w:rsid w:val="00506613"/>
    <w:rsid w:val="005068BC"/>
    <w:rsid w:val="00506B75"/>
    <w:rsid w:val="00506C88"/>
    <w:rsid w:val="00506CB3"/>
    <w:rsid w:val="0050732D"/>
    <w:rsid w:val="005077D7"/>
    <w:rsid w:val="00507926"/>
    <w:rsid w:val="00507948"/>
    <w:rsid w:val="00507EBD"/>
    <w:rsid w:val="0051021E"/>
    <w:rsid w:val="0051093B"/>
    <w:rsid w:val="00510AC2"/>
    <w:rsid w:val="00510AEC"/>
    <w:rsid w:val="00510B47"/>
    <w:rsid w:val="00510BD1"/>
    <w:rsid w:val="00510E69"/>
    <w:rsid w:val="00510E93"/>
    <w:rsid w:val="00511122"/>
    <w:rsid w:val="00511263"/>
    <w:rsid w:val="00511495"/>
    <w:rsid w:val="005114D2"/>
    <w:rsid w:val="005115D5"/>
    <w:rsid w:val="00511620"/>
    <w:rsid w:val="0051165F"/>
    <w:rsid w:val="00511760"/>
    <w:rsid w:val="00511B5C"/>
    <w:rsid w:val="00511F15"/>
    <w:rsid w:val="00512016"/>
    <w:rsid w:val="005123EA"/>
    <w:rsid w:val="00512426"/>
    <w:rsid w:val="0051260C"/>
    <w:rsid w:val="005129F7"/>
    <w:rsid w:val="00512A2A"/>
    <w:rsid w:val="00512A6B"/>
    <w:rsid w:val="00512FB1"/>
    <w:rsid w:val="005130A6"/>
    <w:rsid w:val="00513701"/>
    <w:rsid w:val="00513772"/>
    <w:rsid w:val="00513810"/>
    <w:rsid w:val="00513A10"/>
    <w:rsid w:val="00513A34"/>
    <w:rsid w:val="00513DE7"/>
    <w:rsid w:val="00514202"/>
    <w:rsid w:val="0051454E"/>
    <w:rsid w:val="00514605"/>
    <w:rsid w:val="00514E5C"/>
    <w:rsid w:val="00515378"/>
    <w:rsid w:val="005153DA"/>
    <w:rsid w:val="0051565B"/>
    <w:rsid w:val="00515BD6"/>
    <w:rsid w:val="00515CC6"/>
    <w:rsid w:val="00515E17"/>
    <w:rsid w:val="005164E1"/>
    <w:rsid w:val="00516854"/>
    <w:rsid w:val="0051723D"/>
    <w:rsid w:val="00517280"/>
    <w:rsid w:val="00517879"/>
    <w:rsid w:val="005178CD"/>
    <w:rsid w:val="00517989"/>
    <w:rsid w:val="00517F42"/>
    <w:rsid w:val="005202B7"/>
    <w:rsid w:val="005206DD"/>
    <w:rsid w:val="005208C6"/>
    <w:rsid w:val="005208D1"/>
    <w:rsid w:val="00520C94"/>
    <w:rsid w:val="00521679"/>
    <w:rsid w:val="00521899"/>
    <w:rsid w:val="00521C28"/>
    <w:rsid w:val="00521F94"/>
    <w:rsid w:val="0052204F"/>
    <w:rsid w:val="00522114"/>
    <w:rsid w:val="00522250"/>
    <w:rsid w:val="005223FB"/>
    <w:rsid w:val="005224B0"/>
    <w:rsid w:val="005226C2"/>
    <w:rsid w:val="005227DF"/>
    <w:rsid w:val="005228A8"/>
    <w:rsid w:val="005228E1"/>
    <w:rsid w:val="00522918"/>
    <w:rsid w:val="00522C59"/>
    <w:rsid w:val="00522E3D"/>
    <w:rsid w:val="0052313A"/>
    <w:rsid w:val="00523340"/>
    <w:rsid w:val="0052347A"/>
    <w:rsid w:val="00523806"/>
    <w:rsid w:val="005238F0"/>
    <w:rsid w:val="005239A2"/>
    <w:rsid w:val="00523B79"/>
    <w:rsid w:val="00523C46"/>
    <w:rsid w:val="005240C8"/>
    <w:rsid w:val="00524708"/>
    <w:rsid w:val="00524825"/>
    <w:rsid w:val="00524905"/>
    <w:rsid w:val="00524C98"/>
    <w:rsid w:val="00524ED9"/>
    <w:rsid w:val="0052556C"/>
    <w:rsid w:val="005255FC"/>
    <w:rsid w:val="0052583E"/>
    <w:rsid w:val="00525E81"/>
    <w:rsid w:val="00525F83"/>
    <w:rsid w:val="00526326"/>
    <w:rsid w:val="005264B8"/>
    <w:rsid w:val="005265F6"/>
    <w:rsid w:val="00526844"/>
    <w:rsid w:val="00526BA3"/>
    <w:rsid w:val="00526C5B"/>
    <w:rsid w:val="00526D73"/>
    <w:rsid w:val="00526E48"/>
    <w:rsid w:val="00526EF7"/>
    <w:rsid w:val="00527224"/>
    <w:rsid w:val="0052749E"/>
    <w:rsid w:val="005274B1"/>
    <w:rsid w:val="005275AC"/>
    <w:rsid w:val="0052789A"/>
    <w:rsid w:val="00527E4A"/>
    <w:rsid w:val="00527FED"/>
    <w:rsid w:val="00530755"/>
    <w:rsid w:val="00530AA6"/>
    <w:rsid w:val="00530B8F"/>
    <w:rsid w:val="00530FD9"/>
    <w:rsid w:val="00531068"/>
    <w:rsid w:val="00531883"/>
    <w:rsid w:val="00531A23"/>
    <w:rsid w:val="00531BD5"/>
    <w:rsid w:val="00531CA6"/>
    <w:rsid w:val="00532181"/>
    <w:rsid w:val="00532574"/>
    <w:rsid w:val="00532744"/>
    <w:rsid w:val="0053274E"/>
    <w:rsid w:val="00532944"/>
    <w:rsid w:val="00532C5C"/>
    <w:rsid w:val="00532EDE"/>
    <w:rsid w:val="00532FB1"/>
    <w:rsid w:val="0053315D"/>
    <w:rsid w:val="005335B9"/>
    <w:rsid w:val="00533826"/>
    <w:rsid w:val="00533990"/>
    <w:rsid w:val="00533BC8"/>
    <w:rsid w:val="00533D66"/>
    <w:rsid w:val="00534126"/>
    <w:rsid w:val="00534449"/>
    <w:rsid w:val="00534590"/>
    <w:rsid w:val="005348D3"/>
    <w:rsid w:val="00534AB2"/>
    <w:rsid w:val="00534C3B"/>
    <w:rsid w:val="00534CBB"/>
    <w:rsid w:val="0053519A"/>
    <w:rsid w:val="00535480"/>
    <w:rsid w:val="00535574"/>
    <w:rsid w:val="00535756"/>
    <w:rsid w:val="00535765"/>
    <w:rsid w:val="00535828"/>
    <w:rsid w:val="00535F1A"/>
    <w:rsid w:val="00535F2B"/>
    <w:rsid w:val="00535F71"/>
    <w:rsid w:val="005360A8"/>
    <w:rsid w:val="005360D6"/>
    <w:rsid w:val="005361EC"/>
    <w:rsid w:val="005366B5"/>
    <w:rsid w:val="0053672D"/>
    <w:rsid w:val="00536811"/>
    <w:rsid w:val="005368EA"/>
    <w:rsid w:val="00536BF4"/>
    <w:rsid w:val="00536E66"/>
    <w:rsid w:val="005370D2"/>
    <w:rsid w:val="0053782D"/>
    <w:rsid w:val="00537B2F"/>
    <w:rsid w:val="005401D3"/>
    <w:rsid w:val="00540348"/>
    <w:rsid w:val="00540399"/>
    <w:rsid w:val="005404DF"/>
    <w:rsid w:val="0054075A"/>
    <w:rsid w:val="00540AC9"/>
    <w:rsid w:val="00541189"/>
    <w:rsid w:val="005415DE"/>
    <w:rsid w:val="005419F6"/>
    <w:rsid w:val="00541B2E"/>
    <w:rsid w:val="00541D08"/>
    <w:rsid w:val="00541EDF"/>
    <w:rsid w:val="00541FBF"/>
    <w:rsid w:val="00541FC4"/>
    <w:rsid w:val="00542120"/>
    <w:rsid w:val="00542B06"/>
    <w:rsid w:val="00542B51"/>
    <w:rsid w:val="00542BA9"/>
    <w:rsid w:val="00542F6D"/>
    <w:rsid w:val="00543135"/>
    <w:rsid w:val="005433EA"/>
    <w:rsid w:val="00543DEC"/>
    <w:rsid w:val="00544676"/>
    <w:rsid w:val="005447DF"/>
    <w:rsid w:val="005450D7"/>
    <w:rsid w:val="0054523F"/>
    <w:rsid w:val="00545465"/>
    <w:rsid w:val="005454A6"/>
    <w:rsid w:val="00545B28"/>
    <w:rsid w:val="00545B59"/>
    <w:rsid w:val="00545C7A"/>
    <w:rsid w:val="00545EB2"/>
    <w:rsid w:val="005465B3"/>
    <w:rsid w:val="00546734"/>
    <w:rsid w:val="00546A57"/>
    <w:rsid w:val="00546AAB"/>
    <w:rsid w:val="00546B50"/>
    <w:rsid w:val="00546B5E"/>
    <w:rsid w:val="00546CA6"/>
    <w:rsid w:val="00547367"/>
    <w:rsid w:val="00547678"/>
    <w:rsid w:val="005477D8"/>
    <w:rsid w:val="005478F4"/>
    <w:rsid w:val="00547D24"/>
    <w:rsid w:val="00550332"/>
    <w:rsid w:val="00550467"/>
    <w:rsid w:val="00550B14"/>
    <w:rsid w:val="00550E48"/>
    <w:rsid w:val="00551048"/>
    <w:rsid w:val="005511A8"/>
    <w:rsid w:val="005515ED"/>
    <w:rsid w:val="00551787"/>
    <w:rsid w:val="005517EF"/>
    <w:rsid w:val="005519A0"/>
    <w:rsid w:val="005520EC"/>
    <w:rsid w:val="00552172"/>
    <w:rsid w:val="00552506"/>
    <w:rsid w:val="005527A6"/>
    <w:rsid w:val="00552A40"/>
    <w:rsid w:val="00552D6C"/>
    <w:rsid w:val="00552DA5"/>
    <w:rsid w:val="00553035"/>
    <w:rsid w:val="005530DB"/>
    <w:rsid w:val="005533C9"/>
    <w:rsid w:val="005536B7"/>
    <w:rsid w:val="00553AEC"/>
    <w:rsid w:val="00553B60"/>
    <w:rsid w:val="00553D99"/>
    <w:rsid w:val="005541F0"/>
    <w:rsid w:val="0055463B"/>
    <w:rsid w:val="00554913"/>
    <w:rsid w:val="00554B65"/>
    <w:rsid w:val="00554C18"/>
    <w:rsid w:val="00554CB4"/>
    <w:rsid w:val="00554CC0"/>
    <w:rsid w:val="00554EEE"/>
    <w:rsid w:val="00554FE2"/>
    <w:rsid w:val="0055514A"/>
    <w:rsid w:val="005551C8"/>
    <w:rsid w:val="00555414"/>
    <w:rsid w:val="00555474"/>
    <w:rsid w:val="0055550B"/>
    <w:rsid w:val="00555C07"/>
    <w:rsid w:val="00555D91"/>
    <w:rsid w:val="00555EA8"/>
    <w:rsid w:val="00555EFF"/>
    <w:rsid w:val="00555F40"/>
    <w:rsid w:val="00555FEC"/>
    <w:rsid w:val="005561E8"/>
    <w:rsid w:val="0055670D"/>
    <w:rsid w:val="0055679D"/>
    <w:rsid w:val="005569B8"/>
    <w:rsid w:val="00556ABD"/>
    <w:rsid w:val="00556AE1"/>
    <w:rsid w:val="00556B7A"/>
    <w:rsid w:val="005570BF"/>
    <w:rsid w:val="0055726D"/>
    <w:rsid w:val="005573B4"/>
    <w:rsid w:val="005578F3"/>
    <w:rsid w:val="00557AB3"/>
    <w:rsid w:val="00557D12"/>
    <w:rsid w:val="00557E96"/>
    <w:rsid w:val="00560606"/>
    <w:rsid w:val="00560754"/>
    <w:rsid w:val="00560BB1"/>
    <w:rsid w:val="00560C8D"/>
    <w:rsid w:val="00560DC0"/>
    <w:rsid w:val="00561020"/>
    <w:rsid w:val="0056115C"/>
    <w:rsid w:val="00561195"/>
    <w:rsid w:val="00561550"/>
    <w:rsid w:val="00561882"/>
    <w:rsid w:val="005619F7"/>
    <w:rsid w:val="00561A75"/>
    <w:rsid w:val="00561BEB"/>
    <w:rsid w:val="00561C83"/>
    <w:rsid w:val="00561D1E"/>
    <w:rsid w:val="00562264"/>
    <w:rsid w:val="0056230A"/>
    <w:rsid w:val="005627EA"/>
    <w:rsid w:val="00562A4A"/>
    <w:rsid w:val="0056314E"/>
    <w:rsid w:val="005633D1"/>
    <w:rsid w:val="005633E4"/>
    <w:rsid w:val="005638CE"/>
    <w:rsid w:val="005639C4"/>
    <w:rsid w:val="00563AF4"/>
    <w:rsid w:val="00563BFC"/>
    <w:rsid w:val="005640CF"/>
    <w:rsid w:val="005642EE"/>
    <w:rsid w:val="0056464E"/>
    <w:rsid w:val="0056465F"/>
    <w:rsid w:val="0056475F"/>
    <w:rsid w:val="005648AA"/>
    <w:rsid w:val="00564FA6"/>
    <w:rsid w:val="00565142"/>
    <w:rsid w:val="00565A2B"/>
    <w:rsid w:val="00565CF7"/>
    <w:rsid w:val="00565F7D"/>
    <w:rsid w:val="00565FB1"/>
    <w:rsid w:val="0056606B"/>
    <w:rsid w:val="005666BE"/>
    <w:rsid w:val="00566B08"/>
    <w:rsid w:val="00566CF5"/>
    <w:rsid w:val="00566F19"/>
    <w:rsid w:val="005670E0"/>
    <w:rsid w:val="00567146"/>
    <w:rsid w:val="00567189"/>
    <w:rsid w:val="00567192"/>
    <w:rsid w:val="0056756F"/>
    <w:rsid w:val="00567813"/>
    <w:rsid w:val="00567C67"/>
    <w:rsid w:val="00567E6D"/>
    <w:rsid w:val="00570108"/>
    <w:rsid w:val="005701B8"/>
    <w:rsid w:val="005701FF"/>
    <w:rsid w:val="005704DA"/>
    <w:rsid w:val="00570775"/>
    <w:rsid w:val="00570C12"/>
    <w:rsid w:val="00570F87"/>
    <w:rsid w:val="005711CA"/>
    <w:rsid w:val="005712B1"/>
    <w:rsid w:val="00571602"/>
    <w:rsid w:val="00571894"/>
    <w:rsid w:val="00571F7F"/>
    <w:rsid w:val="0057207B"/>
    <w:rsid w:val="00572A61"/>
    <w:rsid w:val="00572D14"/>
    <w:rsid w:val="005730FA"/>
    <w:rsid w:val="00573287"/>
    <w:rsid w:val="0057343F"/>
    <w:rsid w:val="005736B3"/>
    <w:rsid w:val="005737CB"/>
    <w:rsid w:val="00573866"/>
    <w:rsid w:val="00573B24"/>
    <w:rsid w:val="00573DFC"/>
    <w:rsid w:val="00573FF4"/>
    <w:rsid w:val="00574385"/>
    <w:rsid w:val="0057466F"/>
    <w:rsid w:val="00574911"/>
    <w:rsid w:val="00574D3D"/>
    <w:rsid w:val="00574DF3"/>
    <w:rsid w:val="00574F7B"/>
    <w:rsid w:val="0057518D"/>
    <w:rsid w:val="0057521D"/>
    <w:rsid w:val="005754FA"/>
    <w:rsid w:val="00575855"/>
    <w:rsid w:val="00575A77"/>
    <w:rsid w:val="00575B5D"/>
    <w:rsid w:val="0057601B"/>
    <w:rsid w:val="00576023"/>
    <w:rsid w:val="00576984"/>
    <w:rsid w:val="00576A27"/>
    <w:rsid w:val="00576DFB"/>
    <w:rsid w:val="00576E13"/>
    <w:rsid w:val="005771AB"/>
    <w:rsid w:val="0057723D"/>
    <w:rsid w:val="005772DC"/>
    <w:rsid w:val="00577377"/>
    <w:rsid w:val="00577916"/>
    <w:rsid w:val="00577ED6"/>
    <w:rsid w:val="00580137"/>
    <w:rsid w:val="0058035B"/>
    <w:rsid w:val="0058035F"/>
    <w:rsid w:val="005808F3"/>
    <w:rsid w:val="00580B7A"/>
    <w:rsid w:val="00580E3C"/>
    <w:rsid w:val="005811F5"/>
    <w:rsid w:val="00581248"/>
    <w:rsid w:val="00581277"/>
    <w:rsid w:val="00581278"/>
    <w:rsid w:val="005812A7"/>
    <w:rsid w:val="00581520"/>
    <w:rsid w:val="00581C2F"/>
    <w:rsid w:val="00581F92"/>
    <w:rsid w:val="00581FA6"/>
    <w:rsid w:val="005821AC"/>
    <w:rsid w:val="005822F8"/>
    <w:rsid w:val="005824A4"/>
    <w:rsid w:val="005825A3"/>
    <w:rsid w:val="005826E9"/>
    <w:rsid w:val="00582925"/>
    <w:rsid w:val="00582C5A"/>
    <w:rsid w:val="00582D40"/>
    <w:rsid w:val="00582DCD"/>
    <w:rsid w:val="00583001"/>
    <w:rsid w:val="0058342B"/>
    <w:rsid w:val="005834C9"/>
    <w:rsid w:val="0058372B"/>
    <w:rsid w:val="00583CC9"/>
    <w:rsid w:val="00583E31"/>
    <w:rsid w:val="00583F6E"/>
    <w:rsid w:val="00584374"/>
    <w:rsid w:val="0058469E"/>
    <w:rsid w:val="005846A9"/>
    <w:rsid w:val="0058477C"/>
    <w:rsid w:val="00584965"/>
    <w:rsid w:val="00584982"/>
    <w:rsid w:val="00584A82"/>
    <w:rsid w:val="00584B35"/>
    <w:rsid w:val="00584BDA"/>
    <w:rsid w:val="00584FBC"/>
    <w:rsid w:val="005850E9"/>
    <w:rsid w:val="00585723"/>
    <w:rsid w:val="0058573E"/>
    <w:rsid w:val="00585756"/>
    <w:rsid w:val="00585C19"/>
    <w:rsid w:val="00585F33"/>
    <w:rsid w:val="00585FFF"/>
    <w:rsid w:val="005861DA"/>
    <w:rsid w:val="0058634B"/>
    <w:rsid w:val="00586864"/>
    <w:rsid w:val="0058693B"/>
    <w:rsid w:val="00586A04"/>
    <w:rsid w:val="00586E27"/>
    <w:rsid w:val="00587090"/>
    <w:rsid w:val="00587136"/>
    <w:rsid w:val="00587298"/>
    <w:rsid w:val="005874F2"/>
    <w:rsid w:val="005875A8"/>
    <w:rsid w:val="00587A74"/>
    <w:rsid w:val="00587F40"/>
    <w:rsid w:val="00587F5C"/>
    <w:rsid w:val="00590457"/>
    <w:rsid w:val="005904F8"/>
    <w:rsid w:val="0059096E"/>
    <w:rsid w:val="00590A09"/>
    <w:rsid w:val="00590A74"/>
    <w:rsid w:val="00590CB3"/>
    <w:rsid w:val="00590D85"/>
    <w:rsid w:val="00590F52"/>
    <w:rsid w:val="00591725"/>
    <w:rsid w:val="00591C43"/>
    <w:rsid w:val="00591C70"/>
    <w:rsid w:val="00591E23"/>
    <w:rsid w:val="00591EE1"/>
    <w:rsid w:val="00591EFC"/>
    <w:rsid w:val="00591F71"/>
    <w:rsid w:val="00592457"/>
    <w:rsid w:val="00592858"/>
    <w:rsid w:val="00592892"/>
    <w:rsid w:val="00592B8D"/>
    <w:rsid w:val="00592D08"/>
    <w:rsid w:val="00592E1C"/>
    <w:rsid w:val="0059330F"/>
    <w:rsid w:val="00593320"/>
    <w:rsid w:val="0059394F"/>
    <w:rsid w:val="0059398F"/>
    <w:rsid w:val="00593BB1"/>
    <w:rsid w:val="00593C28"/>
    <w:rsid w:val="00593D13"/>
    <w:rsid w:val="00593D37"/>
    <w:rsid w:val="00593FC5"/>
    <w:rsid w:val="005943B2"/>
    <w:rsid w:val="0059454B"/>
    <w:rsid w:val="00594647"/>
    <w:rsid w:val="005947E7"/>
    <w:rsid w:val="005948FE"/>
    <w:rsid w:val="0059496A"/>
    <w:rsid w:val="00594BFB"/>
    <w:rsid w:val="00594C6C"/>
    <w:rsid w:val="00594F19"/>
    <w:rsid w:val="00595258"/>
    <w:rsid w:val="00595278"/>
    <w:rsid w:val="0059597B"/>
    <w:rsid w:val="00595A53"/>
    <w:rsid w:val="00595C0D"/>
    <w:rsid w:val="00595C8A"/>
    <w:rsid w:val="00595CDB"/>
    <w:rsid w:val="00595D4D"/>
    <w:rsid w:val="00595F7D"/>
    <w:rsid w:val="0059629B"/>
    <w:rsid w:val="00596364"/>
    <w:rsid w:val="00596B1F"/>
    <w:rsid w:val="00596B79"/>
    <w:rsid w:val="00596C21"/>
    <w:rsid w:val="00596C6F"/>
    <w:rsid w:val="00596D7B"/>
    <w:rsid w:val="0059720A"/>
    <w:rsid w:val="00597241"/>
    <w:rsid w:val="005974CD"/>
    <w:rsid w:val="0059757E"/>
    <w:rsid w:val="00597907"/>
    <w:rsid w:val="00597A98"/>
    <w:rsid w:val="00597E3A"/>
    <w:rsid w:val="005A0463"/>
    <w:rsid w:val="005A04E6"/>
    <w:rsid w:val="005A0815"/>
    <w:rsid w:val="005A08DE"/>
    <w:rsid w:val="005A09C3"/>
    <w:rsid w:val="005A0A55"/>
    <w:rsid w:val="005A0C5F"/>
    <w:rsid w:val="005A0D87"/>
    <w:rsid w:val="005A157B"/>
    <w:rsid w:val="005A16F1"/>
    <w:rsid w:val="005A1877"/>
    <w:rsid w:val="005A1BAB"/>
    <w:rsid w:val="005A1BC5"/>
    <w:rsid w:val="005A206B"/>
    <w:rsid w:val="005A22BC"/>
    <w:rsid w:val="005A23DD"/>
    <w:rsid w:val="005A2AB2"/>
    <w:rsid w:val="005A2E0E"/>
    <w:rsid w:val="005A2E63"/>
    <w:rsid w:val="005A2E80"/>
    <w:rsid w:val="005A2EBF"/>
    <w:rsid w:val="005A3099"/>
    <w:rsid w:val="005A359A"/>
    <w:rsid w:val="005A3631"/>
    <w:rsid w:val="005A380F"/>
    <w:rsid w:val="005A38AC"/>
    <w:rsid w:val="005A39A4"/>
    <w:rsid w:val="005A3CF5"/>
    <w:rsid w:val="005A3FAF"/>
    <w:rsid w:val="005A40F7"/>
    <w:rsid w:val="005A41B4"/>
    <w:rsid w:val="005A41F7"/>
    <w:rsid w:val="005A424E"/>
    <w:rsid w:val="005A439A"/>
    <w:rsid w:val="005A4A42"/>
    <w:rsid w:val="005A4A70"/>
    <w:rsid w:val="005A4ADD"/>
    <w:rsid w:val="005A4ADE"/>
    <w:rsid w:val="005A53E3"/>
    <w:rsid w:val="005A5A85"/>
    <w:rsid w:val="005A5DA1"/>
    <w:rsid w:val="005A600E"/>
    <w:rsid w:val="005A6248"/>
    <w:rsid w:val="005A63D2"/>
    <w:rsid w:val="005A646C"/>
    <w:rsid w:val="005A65BF"/>
    <w:rsid w:val="005A6640"/>
    <w:rsid w:val="005A676A"/>
    <w:rsid w:val="005A6B31"/>
    <w:rsid w:val="005A6B81"/>
    <w:rsid w:val="005A6C27"/>
    <w:rsid w:val="005A6EB6"/>
    <w:rsid w:val="005A6FD2"/>
    <w:rsid w:val="005A7058"/>
    <w:rsid w:val="005A70DC"/>
    <w:rsid w:val="005A719F"/>
    <w:rsid w:val="005A7440"/>
    <w:rsid w:val="005A74A6"/>
    <w:rsid w:val="005A7595"/>
    <w:rsid w:val="005A7A1E"/>
    <w:rsid w:val="005A7F1B"/>
    <w:rsid w:val="005B01C8"/>
    <w:rsid w:val="005B0211"/>
    <w:rsid w:val="005B04C8"/>
    <w:rsid w:val="005B088E"/>
    <w:rsid w:val="005B0CE0"/>
    <w:rsid w:val="005B0F6F"/>
    <w:rsid w:val="005B1394"/>
    <w:rsid w:val="005B13A2"/>
    <w:rsid w:val="005B13E8"/>
    <w:rsid w:val="005B1AD1"/>
    <w:rsid w:val="005B1F7C"/>
    <w:rsid w:val="005B1F87"/>
    <w:rsid w:val="005B2113"/>
    <w:rsid w:val="005B2459"/>
    <w:rsid w:val="005B251D"/>
    <w:rsid w:val="005B25CF"/>
    <w:rsid w:val="005B28EE"/>
    <w:rsid w:val="005B2A68"/>
    <w:rsid w:val="005B2F92"/>
    <w:rsid w:val="005B3390"/>
    <w:rsid w:val="005B3C8A"/>
    <w:rsid w:val="005B3D43"/>
    <w:rsid w:val="005B3E39"/>
    <w:rsid w:val="005B3EC3"/>
    <w:rsid w:val="005B4997"/>
    <w:rsid w:val="005B4E6B"/>
    <w:rsid w:val="005B549F"/>
    <w:rsid w:val="005B5751"/>
    <w:rsid w:val="005B5D25"/>
    <w:rsid w:val="005B5F48"/>
    <w:rsid w:val="005B5F89"/>
    <w:rsid w:val="005B5F9A"/>
    <w:rsid w:val="005B6080"/>
    <w:rsid w:val="005B62FB"/>
    <w:rsid w:val="005B6599"/>
    <w:rsid w:val="005B65E3"/>
    <w:rsid w:val="005B67B3"/>
    <w:rsid w:val="005B67DB"/>
    <w:rsid w:val="005B6987"/>
    <w:rsid w:val="005B6D45"/>
    <w:rsid w:val="005B712B"/>
    <w:rsid w:val="005B734D"/>
    <w:rsid w:val="005B7432"/>
    <w:rsid w:val="005B746B"/>
    <w:rsid w:val="005B76CE"/>
    <w:rsid w:val="005B7A96"/>
    <w:rsid w:val="005B7B10"/>
    <w:rsid w:val="005B7C31"/>
    <w:rsid w:val="005B7CA2"/>
    <w:rsid w:val="005B7DFF"/>
    <w:rsid w:val="005B7E94"/>
    <w:rsid w:val="005C0171"/>
    <w:rsid w:val="005C031C"/>
    <w:rsid w:val="005C0454"/>
    <w:rsid w:val="005C06DF"/>
    <w:rsid w:val="005C0705"/>
    <w:rsid w:val="005C0CF9"/>
    <w:rsid w:val="005C0F4F"/>
    <w:rsid w:val="005C0FF7"/>
    <w:rsid w:val="005C1187"/>
    <w:rsid w:val="005C1226"/>
    <w:rsid w:val="005C125B"/>
    <w:rsid w:val="005C1284"/>
    <w:rsid w:val="005C128E"/>
    <w:rsid w:val="005C1376"/>
    <w:rsid w:val="005C1592"/>
    <w:rsid w:val="005C18F4"/>
    <w:rsid w:val="005C1D61"/>
    <w:rsid w:val="005C1F55"/>
    <w:rsid w:val="005C20E5"/>
    <w:rsid w:val="005C23C0"/>
    <w:rsid w:val="005C2775"/>
    <w:rsid w:val="005C2DDE"/>
    <w:rsid w:val="005C2EDA"/>
    <w:rsid w:val="005C33BE"/>
    <w:rsid w:val="005C340F"/>
    <w:rsid w:val="005C3439"/>
    <w:rsid w:val="005C36DA"/>
    <w:rsid w:val="005C39C8"/>
    <w:rsid w:val="005C3CA9"/>
    <w:rsid w:val="005C3CED"/>
    <w:rsid w:val="005C3E77"/>
    <w:rsid w:val="005C3EDF"/>
    <w:rsid w:val="005C3F5F"/>
    <w:rsid w:val="005C43DC"/>
    <w:rsid w:val="005C469D"/>
    <w:rsid w:val="005C4700"/>
    <w:rsid w:val="005C4A85"/>
    <w:rsid w:val="005C4FD1"/>
    <w:rsid w:val="005C5429"/>
    <w:rsid w:val="005C57C6"/>
    <w:rsid w:val="005C58AF"/>
    <w:rsid w:val="005C59FF"/>
    <w:rsid w:val="005C5AF4"/>
    <w:rsid w:val="005C5C92"/>
    <w:rsid w:val="005C605C"/>
    <w:rsid w:val="005C6300"/>
    <w:rsid w:val="005C7423"/>
    <w:rsid w:val="005C75D5"/>
    <w:rsid w:val="005C7605"/>
    <w:rsid w:val="005C7AEA"/>
    <w:rsid w:val="005C7B16"/>
    <w:rsid w:val="005C7B5A"/>
    <w:rsid w:val="005C7BD9"/>
    <w:rsid w:val="005D022D"/>
    <w:rsid w:val="005D0364"/>
    <w:rsid w:val="005D0468"/>
    <w:rsid w:val="005D082C"/>
    <w:rsid w:val="005D08E2"/>
    <w:rsid w:val="005D0BA0"/>
    <w:rsid w:val="005D105D"/>
    <w:rsid w:val="005D13CB"/>
    <w:rsid w:val="005D146E"/>
    <w:rsid w:val="005D14DF"/>
    <w:rsid w:val="005D1803"/>
    <w:rsid w:val="005D1992"/>
    <w:rsid w:val="005D1F08"/>
    <w:rsid w:val="005D206B"/>
    <w:rsid w:val="005D2194"/>
    <w:rsid w:val="005D23CE"/>
    <w:rsid w:val="005D24AF"/>
    <w:rsid w:val="005D25FC"/>
    <w:rsid w:val="005D26CD"/>
    <w:rsid w:val="005D28D6"/>
    <w:rsid w:val="005D2A88"/>
    <w:rsid w:val="005D2C48"/>
    <w:rsid w:val="005D2E42"/>
    <w:rsid w:val="005D2E7D"/>
    <w:rsid w:val="005D32EB"/>
    <w:rsid w:val="005D371F"/>
    <w:rsid w:val="005D3C76"/>
    <w:rsid w:val="005D403F"/>
    <w:rsid w:val="005D441B"/>
    <w:rsid w:val="005D44A1"/>
    <w:rsid w:val="005D450E"/>
    <w:rsid w:val="005D4A48"/>
    <w:rsid w:val="005D4CC2"/>
    <w:rsid w:val="005D4D85"/>
    <w:rsid w:val="005D52C5"/>
    <w:rsid w:val="005D5489"/>
    <w:rsid w:val="005D54AA"/>
    <w:rsid w:val="005D5791"/>
    <w:rsid w:val="005D58B7"/>
    <w:rsid w:val="005D5AB2"/>
    <w:rsid w:val="005D5F8F"/>
    <w:rsid w:val="005D60AB"/>
    <w:rsid w:val="005D6282"/>
    <w:rsid w:val="005D6811"/>
    <w:rsid w:val="005D6A86"/>
    <w:rsid w:val="005D6D5F"/>
    <w:rsid w:val="005D6E16"/>
    <w:rsid w:val="005D6EF3"/>
    <w:rsid w:val="005D7029"/>
    <w:rsid w:val="005D7335"/>
    <w:rsid w:val="005D73BF"/>
    <w:rsid w:val="005D767F"/>
    <w:rsid w:val="005D76B6"/>
    <w:rsid w:val="005D7724"/>
    <w:rsid w:val="005D7D42"/>
    <w:rsid w:val="005D7D6F"/>
    <w:rsid w:val="005E004B"/>
    <w:rsid w:val="005E04AF"/>
    <w:rsid w:val="005E090B"/>
    <w:rsid w:val="005E09F3"/>
    <w:rsid w:val="005E0A1D"/>
    <w:rsid w:val="005E117B"/>
    <w:rsid w:val="005E12E8"/>
    <w:rsid w:val="005E1542"/>
    <w:rsid w:val="005E167E"/>
    <w:rsid w:val="005E1C9E"/>
    <w:rsid w:val="005E2079"/>
    <w:rsid w:val="005E2298"/>
    <w:rsid w:val="005E29B3"/>
    <w:rsid w:val="005E2B75"/>
    <w:rsid w:val="005E307B"/>
    <w:rsid w:val="005E3252"/>
    <w:rsid w:val="005E3782"/>
    <w:rsid w:val="005E3844"/>
    <w:rsid w:val="005E3A04"/>
    <w:rsid w:val="005E3B84"/>
    <w:rsid w:val="005E4633"/>
    <w:rsid w:val="005E46FF"/>
    <w:rsid w:val="005E4BBB"/>
    <w:rsid w:val="005E5377"/>
    <w:rsid w:val="005E54FB"/>
    <w:rsid w:val="005E5650"/>
    <w:rsid w:val="005E5E14"/>
    <w:rsid w:val="005E60E1"/>
    <w:rsid w:val="005E62C4"/>
    <w:rsid w:val="005E62F8"/>
    <w:rsid w:val="005E6948"/>
    <w:rsid w:val="005E6B7F"/>
    <w:rsid w:val="005E75F7"/>
    <w:rsid w:val="005E76C4"/>
    <w:rsid w:val="005E7AA2"/>
    <w:rsid w:val="005E7DBB"/>
    <w:rsid w:val="005E7DC1"/>
    <w:rsid w:val="005E7F4F"/>
    <w:rsid w:val="005F0122"/>
    <w:rsid w:val="005F0295"/>
    <w:rsid w:val="005F02C4"/>
    <w:rsid w:val="005F076C"/>
    <w:rsid w:val="005F0860"/>
    <w:rsid w:val="005F08C1"/>
    <w:rsid w:val="005F0956"/>
    <w:rsid w:val="005F0DD7"/>
    <w:rsid w:val="005F0DF6"/>
    <w:rsid w:val="005F0EE1"/>
    <w:rsid w:val="005F1440"/>
    <w:rsid w:val="005F166F"/>
    <w:rsid w:val="005F1A5A"/>
    <w:rsid w:val="005F1C92"/>
    <w:rsid w:val="005F1E75"/>
    <w:rsid w:val="005F2A22"/>
    <w:rsid w:val="005F2A6A"/>
    <w:rsid w:val="005F2D34"/>
    <w:rsid w:val="005F3314"/>
    <w:rsid w:val="005F3408"/>
    <w:rsid w:val="005F3648"/>
    <w:rsid w:val="005F3D75"/>
    <w:rsid w:val="005F3F3D"/>
    <w:rsid w:val="005F3FAF"/>
    <w:rsid w:val="005F3FE3"/>
    <w:rsid w:val="005F46B3"/>
    <w:rsid w:val="005F47EA"/>
    <w:rsid w:val="005F4AF4"/>
    <w:rsid w:val="005F4B0E"/>
    <w:rsid w:val="005F4C60"/>
    <w:rsid w:val="005F4CFB"/>
    <w:rsid w:val="005F52FE"/>
    <w:rsid w:val="005F545D"/>
    <w:rsid w:val="005F588F"/>
    <w:rsid w:val="005F5F9F"/>
    <w:rsid w:val="005F605C"/>
    <w:rsid w:val="005F6081"/>
    <w:rsid w:val="005F623E"/>
    <w:rsid w:val="005F666E"/>
    <w:rsid w:val="005F670E"/>
    <w:rsid w:val="005F6A3E"/>
    <w:rsid w:val="005F6CD2"/>
    <w:rsid w:val="005F7730"/>
    <w:rsid w:val="005F7811"/>
    <w:rsid w:val="005F7B8F"/>
    <w:rsid w:val="005F7CD5"/>
    <w:rsid w:val="005F7E59"/>
    <w:rsid w:val="005F7F0B"/>
    <w:rsid w:val="005F7F12"/>
    <w:rsid w:val="00600221"/>
    <w:rsid w:val="006002E5"/>
    <w:rsid w:val="00600BE9"/>
    <w:rsid w:val="00600FE2"/>
    <w:rsid w:val="00601166"/>
    <w:rsid w:val="00601180"/>
    <w:rsid w:val="00602085"/>
    <w:rsid w:val="006023FA"/>
    <w:rsid w:val="00602C4D"/>
    <w:rsid w:val="0060325D"/>
    <w:rsid w:val="00603681"/>
    <w:rsid w:val="006039D7"/>
    <w:rsid w:val="00603B40"/>
    <w:rsid w:val="00603B51"/>
    <w:rsid w:val="00604384"/>
    <w:rsid w:val="006043C7"/>
    <w:rsid w:val="00604620"/>
    <w:rsid w:val="00604776"/>
    <w:rsid w:val="00604945"/>
    <w:rsid w:val="00604B8F"/>
    <w:rsid w:val="00605399"/>
    <w:rsid w:val="0060586F"/>
    <w:rsid w:val="00605B8B"/>
    <w:rsid w:val="00605CED"/>
    <w:rsid w:val="00605E39"/>
    <w:rsid w:val="006065E2"/>
    <w:rsid w:val="0060663A"/>
    <w:rsid w:val="006068DA"/>
    <w:rsid w:val="006069F5"/>
    <w:rsid w:val="00606A42"/>
    <w:rsid w:val="00606BEC"/>
    <w:rsid w:val="00606F88"/>
    <w:rsid w:val="00606FF3"/>
    <w:rsid w:val="00607257"/>
    <w:rsid w:val="0060764C"/>
    <w:rsid w:val="006078C5"/>
    <w:rsid w:val="00607DAC"/>
    <w:rsid w:val="00607E98"/>
    <w:rsid w:val="006106B0"/>
    <w:rsid w:val="00610886"/>
    <w:rsid w:val="00610DDE"/>
    <w:rsid w:val="00610E7D"/>
    <w:rsid w:val="0061124E"/>
    <w:rsid w:val="00611E29"/>
    <w:rsid w:val="0061216A"/>
    <w:rsid w:val="00612229"/>
    <w:rsid w:val="0061237D"/>
    <w:rsid w:val="006125A9"/>
    <w:rsid w:val="00612690"/>
    <w:rsid w:val="006128C8"/>
    <w:rsid w:val="00612BF0"/>
    <w:rsid w:val="00612E49"/>
    <w:rsid w:val="00613534"/>
    <w:rsid w:val="00613598"/>
    <w:rsid w:val="0061373C"/>
    <w:rsid w:val="00613AFA"/>
    <w:rsid w:val="00613DD2"/>
    <w:rsid w:val="00613E48"/>
    <w:rsid w:val="00613F89"/>
    <w:rsid w:val="006141E8"/>
    <w:rsid w:val="0061425E"/>
    <w:rsid w:val="006142B6"/>
    <w:rsid w:val="0061442A"/>
    <w:rsid w:val="00614641"/>
    <w:rsid w:val="00614789"/>
    <w:rsid w:val="006149C8"/>
    <w:rsid w:val="00614C6E"/>
    <w:rsid w:val="00614F70"/>
    <w:rsid w:val="0061514C"/>
    <w:rsid w:val="006152A9"/>
    <w:rsid w:val="0061534E"/>
    <w:rsid w:val="0061546B"/>
    <w:rsid w:val="0061585A"/>
    <w:rsid w:val="0061590D"/>
    <w:rsid w:val="00615A1F"/>
    <w:rsid w:val="00615AB9"/>
    <w:rsid w:val="00615DBE"/>
    <w:rsid w:val="00616003"/>
    <w:rsid w:val="00616205"/>
    <w:rsid w:val="0061638D"/>
    <w:rsid w:val="00616936"/>
    <w:rsid w:val="0061694D"/>
    <w:rsid w:val="00616C84"/>
    <w:rsid w:val="00616E4E"/>
    <w:rsid w:val="006172DC"/>
    <w:rsid w:val="00617329"/>
    <w:rsid w:val="0061743C"/>
    <w:rsid w:val="00617B74"/>
    <w:rsid w:val="00620A6E"/>
    <w:rsid w:val="00620BFB"/>
    <w:rsid w:val="00620F51"/>
    <w:rsid w:val="00620F7C"/>
    <w:rsid w:val="00621121"/>
    <w:rsid w:val="00621647"/>
    <w:rsid w:val="006218BD"/>
    <w:rsid w:val="006218F6"/>
    <w:rsid w:val="00621974"/>
    <w:rsid w:val="00621B07"/>
    <w:rsid w:val="00621C05"/>
    <w:rsid w:val="00621C28"/>
    <w:rsid w:val="00621C7D"/>
    <w:rsid w:val="006220FF"/>
    <w:rsid w:val="006223EF"/>
    <w:rsid w:val="00622804"/>
    <w:rsid w:val="00622C64"/>
    <w:rsid w:val="00622E0C"/>
    <w:rsid w:val="00622E12"/>
    <w:rsid w:val="00622E30"/>
    <w:rsid w:val="0062316E"/>
    <w:rsid w:val="006232E1"/>
    <w:rsid w:val="006234DA"/>
    <w:rsid w:val="0062379B"/>
    <w:rsid w:val="00623CA5"/>
    <w:rsid w:val="00623D06"/>
    <w:rsid w:val="00623D17"/>
    <w:rsid w:val="00623F38"/>
    <w:rsid w:val="00623FF8"/>
    <w:rsid w:val="006240E3"/>
    <w:rsid w:val="0062428A"/>
    <w:rsid w:val="006245DA"/>
    <w:rsid w:val="006245DF"/>
    <w:rsid w:val="0062462E"/>
    <w:rsid w:val="006246CA"/>
    <w:rsid w:val="006247B3"/>
    <w:rsid w:val="00624B61"/>
    <w:rsid w:val="00624B94"/>
    <w:rsid w:val="00624C4D"/>
    <w:rsid w:val="00624E76"/>
    <w:rsid w:val="00624EE0"/>
    <w:rsid w:val="00624F12"/>
    <w:rsid w:val="0062523E"/>
    <w:rsid w:val="00625626"/>
    <w:rsid w:val="0062594E"/>
    <w:rsid w:val="00625B04"/>
    <w:rsid w:val="00625EE7"/>
    <w:rsid w:val="00625F8F"/>
    <w:rsid w:val="00626108"/>
    <w:rsid w:val="00626144"/>
    <w:rsid w:val="006265CA"/>
    <w:rsid w:val="00626AE0"/>
    <w:rsid w:val="00626B9B"/>
    <w:rsid w:val="00626BE4"/>
    <w:rsid w:val="00626CC5"/>
    <w:rsid w:val="00626CC7"/>
    <w:rsid w:val="006273BA"/>
    <w:rsid w:val="006273F0"/>
    <w:rsid w:val="0062769E"/>
    <w:rsid w:val="00627727"/>
    <w:rsid w:val="0062789B"/>
    <w:rsid w:val="006278FA"/>
    <w:rsid w:val="00627A93"/>
    <w:rsid w:val="00627C5F"/>
    <w:rsid w:val="00627C78"/>
    <w:rsid w:val="006300EF"/>
    <w:rsid w:val="006304BF"/>
    <w:rsid w:val="00630550"/>
    <w:rsid w:val="00630799"/>
    <w:rsid w:val="00630B58"/>
    <w:rsid w:val="00630D8A"/>
    <w:rsid w:val="00630E40"/>
    <w:rsid w:val="00630E78"/>
    <w:rsid w:val="006310C8"/>
    <w:rsid w:val="006310DD"/>
    <w:rsid w:val="0063115E"/>
    <w:rsid w:val="006314D8"/>
    <w:rsid w:val="00631635"/>
    <w:rsid w:val="00631702"/>
    <w:rsid w:val="00631855"/>
    <w:rsid w:val="0063188B"/>
    <w:rsid w:val="00631A0D"/>
    <w:rsid w:val="00631B62"/>
    <w:rsid w:val="00631C89"/>
    <w:rsid w:val="00631FDE"/>
    <w:rsid w:val="006320E2"/>
    <w:rsid w:val="006321BD"/>
    <w:rsid w:val="006321FC"/>
    <w:rsid w:val="0063242A"/>
    <w:rsid w:val="00632871"/>
    <w:rsid w:val="00632923"/>
    <w:rsid w:val="00632E7D"/>
    <w:rsid w:val="00633339"/>
    <w:rsid w:val="006336C6"/>
    <w:rsid w:val="006337CD"/>
    <w:rsid w:val="00633814"/>
    <w:rsid w:val="00633ADE"/>
    <w:rsid w:val="0063431D"/>
    <w:rsid w:val="006344EE"/>
    <w:rsid w:val="0063471D"/>
    <w:rsid w:val="0063494B"/>
    <w:rsid w:val="006349D0"/>
    <w:rsid w:val="00634D48"/>
    <w:rsid w:val="00635243"/>
    <w:rsid w:val="00635500"/>
    <w:rsid w:val="006359D3"/>
    <w:rsid w:val="00635AEE"/>
    <w:rsid w:val="00635B40"/>
    <w:rsid w:val="00635E21"/>
    <w:rsid w:val="00635FD8"/>
    <w:rsid w:val="00636045"/>
    <w:rsid w:val="00636110"/>
    <w:rsid w:val="006367C1"/>
    <w:rsid w:val="00636838"/>
    <w:rsid w:val="00636CF7"/>
    <w:rsid w:val="00636ECF"/>
    <w:rsid w:val="00637061"/>
    <w:rsid w:val="006371DB"/>
    <w:rsid w:val="0063759F"/>
    <w:rsid w:val="00637693"/>
    <w:rsid w:val="00637710"/>
    <w:rsid w:val="00637C06"/>
    <w:rsid w:val="0064004E"/>
    <w:rsid w:val="006403BC"/>
    <w:rsid w:val="00640529"/>
    <w:rsid w:val="00640741"/>
    <w:rsid w:val="006408B9"/>
    <w:rsid w:val="00640D4D"/>
    <w:rsid w:val="00640E2B"/>
    <w:rsid w:val="006412BA"/>
    <w:rsid w:val="00641583"/>
    <w:rsid w:val="006416F9"/>
    <w:rsid w:val="00641719"/>
    <w:rsid w:val="00641794"/>
    <w:rsid w:val="00641828"/>
    <w:rsid w:val="0064197E"/>
    <w:rsid w:val="00641E62"/>
    <w:rsid w:val="00642655"/>
    <w:rsid w:val="006430A1"/>
    <w:rsid w:val="006430AB"/>
    <w:rsid w:val="006430B4"/>
    <w:rsid w:val="006432E3"/>
    <w:rsid w:val="00643FEB"/>
    <w:rsid w:val="00644510"/>
    <w:rsid w:val="0064469A"/>
    <w:rsid w:val="00644861"/>
    <w:rsid w:val="00644BCF"/>
    <w:rsid w:val="00644FBB"/>
    <w:rsid w:val="00644FCE"/>
    <w:rsid w:val="00645418"/>
    <w:rsid w:val="006454C8"/>
    <w:rsid w:val="00645527"/>
    <w:rsid w:val="00645644"/>
    <w:rsid w:val="00645761"/>
    <w:rsid w:val="006459AB"/>
    <w:rsid w:val="00645A9D"/>
    <w:rsid w:val="00645BBF"/>
    <w:rsid w:val="00645FA7"/>
    <w:rsid w:val="00646116"/>
    <w:rsid w:val="00646210"/>
    <w:rsid w:val="006462BE"/>
    <w:rsid w:val="006462D8"/>
    <w:rsid w:val="006465EB"/>
    <w:rsid w:val="00646606"/>
    <w:rsid w:val="00646807"/>
    <w:rsid w:val="00646814"/>
    <w:rsid w:val="00646859"/>
    <w:rsid w:val="00646923"/>
    <w:rsid w:val="00646F25"/>
    <w:rsid w:val="0064700E"/>
    <w:rsid w:val="00647093"/>
    <w:rsid w:val="0064710B"/>
    <w:rsid w:val="00647665"/>
    <w:rsid w:val="00647D38"/>
    <w:rsid w:val="00647E41"/>
    <w:rsid w:val="00647EDC"/>
    <w:rsid w:val="0065090A"/>
    <w:rsid w:val="00651385"/>
    <w:rsid w:val="0065138D"/>
    <w:rsid w:val="006515B1"/>
    <w:rsid w:val="00651B4B"/>
    <w:rsid w:val="00651E23"/>
    <w:rsid w:val="00652057"/>
    <w:rsid w:val="00652605"/>
    <w:rsid w:val="00652773"/>
    <w:rsid w:val="00652788"/>
    <w:rsid w:val="00652EA6"/>
    <w:rsid w:val="006530C4"/>
    <w:rsid w:val="00653698"/>
    <w:rsid w:val="00653A00"/>
    <w:rsid w:val="0065451A"/>
    <w:rsid w:val="00654858"/>
    <w:rsid w:val="00654960"/>
    <w:rsid w:val="00654CFA"/>
    <w:rsid w:val="006552F4"/>
    <w:rsid w:val="00655504"/>
    <w:rsid w:val="00655840"/>
    <w:rsid w:val="00655C4C"/>
    <w:rsid w:val="00655F34"/>
    <w:rsid w:val="006560F9"/>
    <w:rsid w:val="0065646C"/>
    <w:rsid w:val="0065670F"/>
    <w:rsid w:val="00656BAE"/>
    <w:rsid w:val="00656BBA"/>
    <w:rsid w:val="00656BC4"/>
    <w:rsid w:val="00656D3A"/>
    <w:rsid w:val="00656D98"/>
    <w:rsid w:val="00656FB3"/>
    <w:rsid w:val="00656FD3"/>
    <w:rsid w:val="006573C2"/>
    <w:rsid w:val="006573FF"/>
    <w:rsid w:val="00657677"/>
    <w:rsid w:val="0065769B"/>
    <w:rsid w:val="006577F9"/>
    <w:rsid w:val="0065782C"/>
    <w:rsid w:val="00657E52"/>
    <w:rsid w:val="00660153"/>
    <w:rsid w:val="006601F3"/>
    <w:rsid w:val="00660361"/>
    <w:rsid w:val="006605C7"/>
    <w:rsid w:val="0066078B"/>
    <w:rsid w:val="00660DBC"/>
    <w:rsid w:val="00660FEF"/>
    <w:rsid w:val="006610BE"/>
    <w:rsid w:val="00661138"/>
    <w:rsid w:val="00661155"/>
    <w:rsid w:val="00661423"/>
    <w:rsid w:val="0066143E"/>
    <w:rsid w:val="00661641"/>
    <w:rsid w:val="006616E3"/>
    <w:rsid w:val="00661783"/>
    <w:rsid w:val="00661D7F"/>
    <w:rsid w:val="00662175"/>
    <w:rsid w:val="00662350"/>
    <w:rsid w:val="006629E0"/>
    <w:rsid w:val="00662DAB"/>
    <w:rsid w:val="0066306B"/>
    <w:rsid w:val="00663156"/>
    <w:rsid w:val="0066339F"/>
    <w:rsid w:val="006635D1"/>
    <w:rsid w:val="006639A5"/>
    <w:rsid w:val="00663BE3"/>
    <w:rsid w:val="00663C21"/>
    <w:rsid w:val="00663CEC"/>
    <w:rsid w:val="00663E06"/>
    <w:rsid w:val="00663F4C"/>
    <w:rsid w:val="00663F61"/>
    <w:rsid w:val="00663F75"/>
    <w:rsid w:val="006641C3"/>
    <w:rsid w:val="00664338"/>
    <w:rsid w:val="006645D7"/>
    <w:rsid w:val="0066485E"/>
    <w:rsid w:val="00664CB1"/>
    <w:rsid w:val="00664EB7"/>
    <w:rsid w:val="00665187"/>
    <w:rsid w:val="006657A4"/>
    <w:rsid w:val="006657AF"/>
    <w:rsid w:val="0066584A"/>
    <w:rsid w:val="00665A41"/>
    <w:rsid w:val="00665BA0"/>
    <w:rsid w:val="00665C63"/>
    <w:rsid w:val="00665CBA"/>
    <w:rsid w:val="00665DD3"/>
    <w:rsid w:val="0066610D"/>
    <w:rsid w:val="00666178"/>
    <w:rsid w:val="00666858"/>
    <w:rsid w:val="00666CBC"/>
    <w:rsid w:val="00666D60"/>
    <w:rsid w:val="006670B1"/>
    <w:rsid w:val="00667105"/>
    <w:rsid w:val="006673C1"/>
    <w:rsid w:val="006674C9"/>
    <w:rsid w:val="00667673"/>
    <w:rsid w:val="00667953"/>
    <w:rsid w:val="00667D82"/>
    <w:rsid w:val="00667F00"/>
    <w:rsid w:val="006702E9"/>
    <w:rsid w:val="0067038B"/>
    <w:rsid w:val="0067079E"/>
    <w:rsid w:val="006707AB"/>
    <w:rsid w:val="006707DF"/>
    <w:rsid w:val="00670861"/>
    <w:rsid w:val="00670871"/>
    <w:rsid w:val="00670CF2"/>
    <w:rsid w:val="006711BC"/>
    <w:rsid w:val="006711CA"/>
    <w:rsid w:val="00671274"/>
    <w:rsid w:val="0067138C"/>
    <w:rsid w:val="00671406"/>
    <w:rsid w:val="006715AE"/>
    <w:rsid w:val="0067161F"/>
    <w:rsid w:val="006719A4"/>
    <w:rsid w:val="00671B74"/>
    <w:rsid w:val="00671FB3"/>
    <w:rsid w:val="006721DD"/>
    <w:rsid w:val="0067228D"/>
    <w:rsid w:val="006722E3"/>
    <w:rsid w:val="006723B0"/>
    <w:rsid w:val="00672703"/>
    <w:rsid w:val="0067295D"/>
    <w:rsid w:val="00672A3B"/>
    <w:rsid w:val="00672E4C"/>
    <w:rsid w:val="00673475"/>
    <w:rsid w:val="006734B3"/>
    <w:rsid w:val="00673AB0"/>
    <w:rsid w:val="00673B5B"/>
    <w:rsid w:val="00673F6C"/>
    <w:rsid w:val="00673F96"/>
    <w:rsid w:val="00674091"/>
    <w:rsid w:val="00674348"/>
    <w:rsid w:val="0067454D"/>
    <w:rsid w:val="006747C0"/>
    <w:rsid w:val="006751FE"/>
    <w:rsid w:val="00675345"/>
    <w:rsid w:val="006754AE"/>
    <w:rsid w:val="006754E2"/>
    <w:rsid w:val="00675596"/>
    <w:rsid w:val="0067588D"/>
    <w:rsid w:val="006759A1"/>
    <w:rsid w:val="00675CD5"/>
    <w:rsid w:val="00675D0F"/>
    <w:rsid w:val="00676182"/>
    <w:rsid w:val="006761AA"/>
    <w:rsid w:val="006766EA"/>
    <w:rsid w:val="006771FE"/>
    <w:rsid w:val="0067761E"/>
    <w:rsid w:val="006778EE"/>
    <w:rsid w:val="00677915"/>
    <w:rsid w:val="00677FDC"/>
    <w:rsid w:val="00680013"/>
    <w:rsid w:val="00680162"/>
    <w:rsid w:val="006804B2"/>
    <w:rsid w:val="006810B7"/>
    <w:rsid w:val="0068127A"/>
    <w:rsid w:val="00681552"/>
    <w:rsid w:val="00681895"/>
    <w:rsid w:val="00681B80"/>
    <w:rsid w:val="00681D30"/>
    <w:rsid w:val="00681F56"/>
    <w:rsid w:val="0068223F"/>
    <w:rsid w:val="006824EE"/>
    <w:rsid w:val="006825C1"/>
    <w:rsid w:val="00682620"/>
    <w:rsid w:val="0068287F"/>
    <w:rsid w:val="00682906"/>
    <w:rsid w:val="00682E4F"/>
    <w:rsid w:val="006833ED"/>
    <w:rsid w:val="0068361F"/>
    <w:rsid w:val="00683707"/>
    <w:rsid w:val="00683744"/>
    <w:rsid w:val="006839A5"/>
    <w:rsid w:val="00683BEB"/>
    <w:rsid w:val="00683D53"/>
    <w:rsid w:val="00683EA9"/>
    <w:rsid w:val="00683EE5"/>
    <w:rsid w:val="00683FDC"/>
    <w:rsid w:val="006840D2"/>
    <w:rsid w:val="00684112"/>
    <w:rsid w:val="0068438B"/>
    <w:rsid w:val="00684452"/>
    <w:rsid w:val="00684571"/>
    <w:rsid w:val="006845FD"/>
    <w:rsid w:val="00684964"/>
    <w:rsid w:val="0068498D"/>
    <w:rsid w:val="00684A5B"/>
    <w:rsid w:val="00684E00"/>
    <w:rsid w:val="00685136"/>
    <w:rsid w:val="006851F7"/>
    <w:rsid w:val="006853F3"/>
    <w:rsid w:val="00685408"/>
    <w:rsid w:val="00685508"/>
    <w:rsid w:val="006858FC"/>
    <w:rsid w:val="00685E7E"/>
    <w:rsid w:val="0068632F"/>
    <w:rsid w:val="00686556"/>
    <w:rsid w:val="006865CB"/>
    <w:rsid w:val="00686779"/>
    <w:rsid w:val="00686A72"/>
    <w:rsid w:val="00686B8A"/>
    <w:rsid w:val="00687034"/>
    <w:rsid w:val="006870EA"/>
    <w:rsid w:val="006876C9"/>
    <w:rsid w:val="00687A14"/>
    <w:rsid w:val="00687BF2"/>
    <w:rsid w:val="00687F7D"/>
    <w:rsid w:val="00687FC6"/>
    <w:rsid w:val="0069049D"/>
    <w:rsid w:val="00690A2B"/>
    <w:rsid w:val="00690D3B"/>
    <w:rsid w:val="00690EC0"/>
    <w:rsid w:val="00691172"/>
    <w:rsid w:val="00691332"/>
    <w:rsid w:val="00691380"/>
    <w:rsid w:val="006917AB"/>
    <w:rsid w:val="006917C8"/>
    <w:rsid w:val="00691B6A"/>
    <w:rsid w:val="00691C04"/>
    <w:rsid w:val="00691C7E"/>
    <w:rsid w:val="00691F0A"/>
    <w:rsid w:val="00691F23"/>
    <w:rsid w:val="006921EF"/>
    <w:rsid w:val="00692315"/>
    <w:rsid w:val="006923AA"/>
    <w:rsid w:val="0069258C"/>
    <w:rsid w:val="00692BD6"/>
    <w:rsid w:val="00692CD9"/>
    <w:rsid w:val="00692E33"/>
    <w:rsid w:val="00692FCB"/>
    <w:rsid w:val="0069317C"/>
    <w:rsid w:val="0069353E"/>
    <w:rsid w:val="00693646"/>
    <w:rsid w:val="006936F5"/>
    <w:rsid w:val="006937FA"/>
    <w:rsid w:val="00693A6D"/>
    <w:rsid w:val="00693B12"/>
    <w:rsid w:val="00693CF7"/>
    <w:rsid w:val="00693F25"/>
    <w:rsid w:val="0069407F"/>
    <w:rsid w:val="006944B3"/>
    <w:rsid w:val="0069453C"/>
    <w:rsid w:val="006947F0"/>
    <w:rsid w:val="006949FF"/>
    <w:rsid w:val="00694B9A"/>
    <w:rsid w:val="00694E55"/>
    <w:rsid w:val="00694EC6"/>
    <w:rsid w:val="0069545D"/>
    <w:rsid w:val="006954EA"/>
    <w:rsid w:val="00695784"/>
    <w:rsid w:val="00695A25"/>
    <w:rsid w:val="00695EB6"/>
    <w:rsid w:val="00696106"/>
    <w:rsid w:val="00696365"/>
    <w:rsid w:val="00696483"/>
    <w:rsid w:val="00696D92"/>
    <w:rsid w:val="00697F1C"/>
    <w:rsid w:val="006A005D"/>
    <w:rsid w:val="006A0394"/>
    <w:rsid w:val="006A03C5"/>
    <w:rsid w:val="006A0569"/>
    <w:rsid w:val="006A0633"/>
    <w:rsid w:val="006A0655"/>
    <w:rsid w:val="006A0998"/>
    <w:rsid w:val="006A0BCE"/>
    <w:rsid w:val="006A0F10"/>
    <w:rsid w:val="006A1084"/>
    <w:rsid w:val="006A1139"/>
    <w:rsid w:val="006A118D"/>
    <w:rsid w:val="006A11AA"/>
    <w:rsid w:val="006A13DA"/>
    <w:rsid w:val="006A1891"/>
    <w:rsid w:val="006A1B90"/>
    <w:rsid w:val="006A1C2B"/>
    <w:rsid w:val="006A2263"/>
    <w:rsid w:val="006A2413"/>
    <w:rsid w:val="006A2621"/>
    <w:rsid w:val="006A2800"/>
    <w:rsid w:val="006A28C0"/>
    <w:rsid w:val="006A2EB4"/>
    <w:rsid w:val="006A2FEE"/>
    <w:rsid w:val="006A35EF"/>
    <w:rsid w:val="006A38B8"/>
    <w:rsid w:val="006A39C4"/>
    <w:rsid w:val="006A3F0E"/>
    <w:rsid w:val="006A4454"/>
    <w:rsid w:val="006A486E"/>
    <w:rsid w:val="006A4895"/>
    <w:rsid w:val="006A4E3C"/>
    <w:rsid w:val="006A4EE3"/>
    <w:rsid w:val="006A504A"/>
    <w:rsid w:val="006A5089"/>
    <w:rsid w:val="006A539D"/>
    <w:rsid w:val="006A53CB"/>
    <w:rsid w:val="006A5760"/>
    <w:rsid w:val="006A57AF"/>
    <w:rsid w:val="006A58DE"/>
    <w:rsid w:val="006A6186"/>
    <w:rsid w:val="006A67C2"/>
    <w:rsid w:val="006A683A"/>
    <w:rsid w:val="006A6878"/>
    <w:rsid w:val="006A7528"/>
    <w:rsid w:val="006A78CB"/>
    <w:rsid w:val="006A7CEA"/>
    <w:rsid w:val="006A7E5C"/>
    <w:rsid w:val="006B0279"/>
    <w:rsid w:val="006B061B"/>
    <w:rsid w:val="006B06D1"/>
    <w:rsid w:val="006B0735"/>
    <w:rsid w:val="006B0B76"/>
    <w:rsid w:val="006B0BD7"/>
    <w:rsid w:val="006B0CF8"/>
    <w:rsid w:val="006B1295"/>
    <w:rsid w:val="006B1AA6"/>
    <w:rsid w:val="006B1B08"/>
    <w:rsid w:val="006B2038"/>
    <w:rsid w:val="006B20EC"/>
    <w:rsid w:val="006B2184"/>
    <w:rsid w:val="006B2283"/>
    <w:rsid w:val="006B2380"/>
    <w:rsid w:val="006B2499"/>
    <w:rsid w:val="006B28BB"/>
    <w:rsid w:val="006B3065"/>
    <w:rsid w:val="006B306A"/>
    <w:rsid w:val="006B3281"/>
    <w:rsid w:val="006B3344"/>
    <w:rsid w:val="006B3472"/>
    <w:rsid w:val="006B38A3"/>
    <w:rsid w:val="006B38E2"/>
    <w:rsid w:val="006B38FC"/>
    <w:rsid w:val="006B3E7D"/>
    <w:rsid w:val="006B3F05"/>
    <w:rsid w:val="006B4444"/>
    <w:rsid w:val="006B4449"/>
    <w:rsid w:val="006B4549"/>
    <w:rsid w:val="006B4699"/>
    <w:rsid w:val="006B47A3"/>
    <w:rsid w:val="006B49F4"/>
    <w:rsid w:val="006B4ADE"/>
    <w:rsid w:val="006B4BAA"/>
    <w:rsid w:val="006B4BD8"/>
    <w:rsid w:val="006B4F04"/>
    <w:rsid w:val="006B4F29"/>
    <w:rsid w:val="006B5070"/>
    <w:rsid w:val="006B5163"/>
    <w:rsid w:val="006B526F"/>
    <w:rsid w:val="006B5321"/>
    <w:rsid w:val="006B59CA"/>
    <w:rsid w:val="006B5D77"/>
    <w:rsid w:val="006B5FD6"/>
    <w:rsid w:val="006B60A9"/>
    <w:rsid w:val="006B60DC"/>
    <w:rsid w:val="006B6902"/>
    <w:rsid w:val="006B6A99"/>
    <w:rsid w:val="006B6B11"/>
    <w:rsid w:val="006B6BC1"/>
    <w:rsid w:val="006B6DCE"/>
    <w:rsid w:val="006B6EE9"/>
    <w:rsid w:val="006B6EF2"/>
    <w:rsid w:val="006B7304"/>
    <w:rsid w:val="006B7345"/>
    <w:rsid w:val="006B74D6"/>
    <w:rsid w:val="006B756A"/>
    <w:rsid w:val="006B76D4"/>
    <w:rsid w:val="006B7704"/>
    <w:rsid w:val="006B7724"/>
    <w:rsid w:val="006B7A61"/>
    <w:rsid w:val="006B7C8F"/>
    <w:rsid w:val="006B7DE8"/>
    <w:rsid w:val="006B7E58"/>
    <w:rsid w:val="006C0080"/>
    <w:rsid w:val="006C0153"/>
    <w:rsid w:val="006C01B2"/>
    <w:rsid w:val="006C02AF"/>
    <w:rsid w:val="006C0452"/>
    <w:rsid w:val="006C065E"/>
    <w:rsid w:val="006C08F0"/>
    <w:rsid w:val="006C0921"/>
    <w:rsid w:val="006C0C70"/>
    <w:rsid w:val="006C0EE4"/>
    <w:rsid w:val="006C0FB2"/>
    <w:rsid w:val="006C10FB"/>
    <w:rsid w:val="006C116E"/>
    <w:rsid w:val="006C1290"/>
    <w:rsid w:val="006C12C3"/>
    <w:rsid w:val="006C13C5"/>
    <w:rsid w:val="006C173E"/>
    <w:rsid w:val="006C1E13"/>
    <w:rsid w:val="006C2081"/>
    <w:rsid w:val="006C2286"/>
    <w:rsid w:val="006C244A"/>
    <w:rsid w:val="006C264A"/>
    <w:rsid w:val="006C26D1"/>
    <w:rsid w:val="006C26F8"/>
    <w:rsid w:val="006C2A1B"/>
    <w:rsid w:val="006C2C56"/>
    <w:rsid w:val="006C2E32"/>
    <w:rsid w:val="006C2EDC"/>
    <w:rsid w:val="006C30A2"/>
    <w:rsid w:val="006C3350"/>
    <w:rsid w:val="006C33E7"/>
    <w:rsid w:val="006C35CC"/>
    <w:rsid w:val="006C3C8B"/>
    <w:rsid w:val="006C3E66"/>
    <w:rsid w:val="006C3F3C"/>
    <w:rsid w:val="006C3F63"/>
    <w:rsid w:val="006C3F9B"/>
    <w:rsid w:val="006C427B"/>
    <w:rsid w:val="006C42FC"/>
    <w:rsid w:val="006C4990"/>
    <w:rsid w:val="006C4A8D"/>
    <w:rsid w:val="006C533C"/>
    <w:rsid w:val="006C5BBA"/>
    <w:rsid w:val="006C6246"/>
    <w:rsid w:val="006C65CA"/>
    <w:rsid w:val="006C68FA"/>
    <w:rsid w:val="006C6979"/>
    <w:rsid w:val="006C6A0A"/>
    <w:rsid w:val="006C6D26"/>
    <w:rsid w:val="006C70FB"/>
    <w:rsid w:val="006C7198"/>
    <w:rsid w:val="006C72C6"/>
    <w:rsid w:val="006C7426"/>
    <w:rsid w:val="006C7A0B"/>
    <w:rsid w:val="006C7ADC"/>
    <w:rsid w:val="006C7B61"/>
    <w:rsid w:val="006C7D99"/>
    <w:rsid w:val="006C7EFD"/>
    <w:rsid w:val="006D0242"/>
    <w:rsid w:val="006D0299"/>
    <w:rsid w:val="006D0971"/>
    <w:rsid w:val="006D0B32"/>
    <w:rsid w:val="006D0E22"/>
    <w:rsid w:val="006D0FD7"/>
    <w:rsid w:val="006D11E4"/>
    <w:rsid w:val="006D1743"/>
    <w:rsid w:val="006D19DC"/>
    <w:rsid w:val="006D1C15"/>
    <w:rsid w:val="006D231B"/>
    <w:rsid w:val="006D239A"/>
    <w:rsid w:val="006D2452"/>
    <w:rsid w:val="006D27E4"/>
    <w:rsid w:val="006D2866"/>
    <w:rsid w:val="006D28AF"/>
    <w:rsid w:val="006D29C1"/>
    <w:rsid w:val="006D2B23"/>
    <w:rsid w:val="006D2E04"/>
    <w:rsid w:val="006D32E9"/>
    <w:rsid w:val="006D338E"/>
    <w:rsid w:val="006D3859"/>
    <w:rsid w:val="006D399C"/>
    <w:rsid w:val="006D3C5D"/>
    <w:rsid w:val="006D3DCB"/>
    <w:rsid w:val="006D40BD"/>
    <w:rsid w:val="006D449B"/>
    <w:rsid w:val="006D4594"/>
    <w:rsid w:val="006D475A"/>
    <w:rsid w:val="006D4973"/>
    <w:rsid w:val="006D4C52"/>
    <w:rsid w:val="006D516D"/>
    <w:rsid w:val="006D52A4"/>
    <w:rsid w:val="006D5519"/>
    <w:rsid w:val="006D55BA"/>
    <w:rsid w:val="006D57A3"/>
    <w:rsid w:val="006D5A8A"/>
    <w:rsid w:val="006D5C2C"/>
    <w:rsid w:val="006D5D12"/>
    <w:rsid w:val="006D5D27"/>
    <w:rsid w:val="006D5D85"/>
    <w:rsid w:val="006D6029"/>
    <w:rsid w:val="006D6158"/>
    <w:rsid w:val="006D6747"/>
    <w:rsid w:val="006D677E"/>
    <w:rsid w:val="006D6866"/>
    <w:rsid w:val="006D68E7"/>
    <w:rsid w:val="006D6C57"/>
    <w:rsid w:val="006D6E4E"/>
    <w:rsid w:val="006D6F0B"/>
    <w:rsid w:val="006D701B"/>
    <w:rsid w:val="006D7194"/>
    <w:rsid w:val="006D7469"/>
    <w:rsid w:val="006D75B8"/>
    <w:rsid w:val="006D772D"/>
    <w:rsid w:val="006D79A9"/>
    <w:rsid w:val="006D7A57"/>
    <w:rsid w:val="006D7A99"/>
    <w:rsid w:val="006D7C07"/>
    <w:rsid w:val="006E01A9"/>
    <w:rsid w:val="006E026F"/>
    <w:rsid w:val="006E0947"/>
    <w:rsid w:val="006E0A79"/>
    <w:rsid w:val="006E0ABE"/>
    <w:rsid w:val="006E0AD5"/>
    <w:rsid w:val="006E0CB7"/>
    <w:rsid w:val="006E0EA8"/>
    <w:rsid w:val="006E15C5"/>
    <w:rsid w:val="006E15ED"/>
    <w:rsid w:val="006E197E"/>
    <w:rsid w:val="006E1B75"/>
    <w:rsid w:val="006E1B99"/>
    <w:rsid w:val="006E201F"/>
    <w:rsid w:val="006E2230"/>
    <w:rsid w:val="006E23D1"/>
    <w:rsid w:val="006E2709"/>
    <w:rsid w:val="006E27BA"/>
    <w:rsid w:val="006E2CDD"/>
    <w:rsid w:val="006E2FC2"/>
    <w:rsid w:val="006E381F"/>
    <w:rsid w:val="006E383F"/>
    <w:rsid w:val="006E3BB8"/>
    <w:rsid w:val="006E3E0E"/>
    <w:rsid w:val="006E4290"/>
    <w:rsid w:val="006E42AE"/>
    <w:rsid w:val="006E4749"/>
    <w:rsid w:val="006E4A41"/>
    <w:rsid w:val="006E4F81"/>
    <w:rsid w:val="006E50BA"/>
    <w:rsid w:val="006E5314"/>
    <w:rsid w:val="006E54DB"/>
    <w:rsid w:val="006E55BD"/>
    <w:rsid w:val="006E59B9"/>
    <w:rsid w:val="006E5AA5"/>
    <w:rsid w:val="006E5B50"/>
    <w:rsid w:val="006E5B65"/>
    <w:rsid w:val="006E5D81"/>
    <w:rsid w:val="006E5EF6"/>
    <w:rsid w:val="006E6055"/>
    <w:rsid w:val="006E619E"/>
    <w:rsid w:val="006E65D8"/>
    <w:rsid w:val="006E6A81"/>
    <w:rsid w:val="006E6B55"/>
    <w:rsid w:val="006E7076"/>
    <w:rsid w:val="006E70A7"/>
    <w:rsid w:val="006E7969"/>
    <w:rsid w:val="006E7DC3"/>
    <w:rsid w:val="006F00EA"/>
    <w:rsid w:val="006F02ED"/>
    <w:rsid w:val="006F0488"/>
    <w:rsid w:val="006F04D5"/>
    <w:rsid w:val="006F0821"/>
    <w:rsid w:val="006F093F"/>
    <w:rsid w:val="006F0A20"/>
    <w:rsid w:val="006F0EEF"/>
    <w:rsid w:val="006F0F12"/>
    <w:rsid w:val="006F11A2"/>
    <w:rsid w:val="006F1256"/>
    <w:rsid w:val="006F1343"/>
    <w:rsid w:val="006F14AE"/>
    <w:rsid w:val="006F157F"/>
    <w:rsid w:val="006F1693"/>
    <w:rsid w:val="006F17C1"/>
    <w:rsid w:val="006F1AC9"/>
    <w:rsid w:val="006F1F3B"/>
    <w:rsid w:val="006F20EB"/>
    <w:rsid w:val="006F2271"/>
    <w:rsid w:val="006F22D4"/>
    <w:rsid w:val="006F2B16"/>
    <w:rsid w:val="006F2C35"/>
    <w:rsid w:val="006F2CE0"/>
    <w:rsid w:val="006F2D3C"/>
    <w:rsid w:val="006F2DDA"/>
    <w:rsid w:val="006F31AB"/>
    <w:rsid w:val="006F32A1"/>
    <w:rsid w:val="006F33F1"/>
    <w:rsid w:val="006F3410"/>
    <w:rsid w:val="006F3A29"/>
    <w:rsid w:val="006F3A98"/>
    <w:rsid w:val="006F3B2C"/>
    <w:rsid w:val="006F3BBE"/>
    <w:rsid w:val="006F3CAC"/>
    <w:rsid w:val="006F3CD2"/>
    <w:rsid w:val="006F3D5B"/>
    <w:rsid w:val="006F415F"/>
    <w:rsid w:val="006F4297"/>
    <w:rsid w:val="006F493C"/>
    <w:rsid w:val="006F4B1E"/>
    <w:rsid w:val="006F4BD2"/>
    <w:rsid w:val="006F4C2E"/>
    <w:rsid w:val="006F4E29"/>
    <w:rsid w:val="006F51BB"/>
    <w:rsid w:val="006F523D"/>
    <w:rsid w:val="006F5451"/>
    <w:rsid w:val="006F54EB"/>
    <w:rsid w:val="006F55A5"/>
    <w:rsid w:val="006F57A5"/>
    <w:rsid w:val="006F57C0"/>
    <w:rsid w:val="006F58B8"/>
    <w:rsid w:val="006F5D01"/>
    <w:rsid w:val="006F5DFA"/>
    <w:rsid w:val="006F61F4"/>
    <w:rsid w:val="006F641D"/>
    <w:rsid w:val="006F6487"/>
    <w:rsid w:val="006F6683"/>
    <w:rsid w:val="006F7534"/>
    <w:rsid w:val="006F7BB6"/>
    <w:rsid w:val="006F7D00"/>
    <w:rsid w:val="0070033F"/>
    <w:rsid w:val="00700354"/>
    <w:rsid w:val="0070076E"/>
    <w:rsid w:val="007009CA"/>
    <w:rsid w:val="00700C5B"/>
    <w:rsid w:val="00700CEB"/>
    <w:rsid w:val="00700E23"/>
    <w:rsid w:val="007011F2"/>
    <w:rsid w:val="0070162E"/>
    <w:rsid w:val="0070216C"/>
    <w:rsid w:val="00702207"/>
    <w:rsid w:val="00702264"/>
    <w:rsid w:val="007023D1"/>
    <w:rsid w:val="00702492"/>
    <w:rsid w:val="00702575"/>
    <w:rsid w:val="007026B7"/>
    <w:rsid w:val="007027D1"/>
    <w:rsid w:val="007028F0"/>
    <w:rsid w:val="00702943"/>
    <w:rsid w:val="00702B1F"/>
    <w:rsid w:val="00702D3A"/>
    <w:rsid w:val="00702E6A"/>
    <w:rsid w:val="00703DAF"/>
    <w:rsid w:val="00703DFF"/>
    <w:rsid w:val="00704004"/>
    <w:rsid w:val="007041DE"/>
    <w:rsid w:val="00704717"/>
    <w:rsid w:val="007047A5"/>
    <w:rsid w:val="007049DB"/>
    <w:rsid w:val="00704E07"/>
    <w:rsid w:val="00704E47"/>
    <w:rsid w:val="00704E7A"/>
    <w:rsid w:val="00704F02"/>
    <w:rsid w:val="00705051"/>
    <w:rsid w:val="007050D1"/>
    <w:rsid w:val="007055F6"/>
    <w:rsid w:val="00705917"/>
    <w:rsid w:val="00705C20"/>
    <w:rsid w:val="00705F5A"/>
    <w:rsid w:val="00705F9F"/>
    <w:rsid w:val="00705FA5"/>
    <w:rsid w:val="00706204"/>
    <w:rsid w:val="0070681A"/>
    <w:rsid w:val="007070D8"/>
    <w:rsid w:val="0070712D"/>
    <w:rsid w:val="007072ED"/>
    <w:rsid w:val="00707727"/>
    <w:rsid w:val="00710025"/>
    <w:rsid w:val="00710426"/>
    <w:rsid w:val="00710A80"/>
    <w:rsid w:val="00710B06"/>
    <w:rsid w:val="00710E8C"/>
    <w:rsid w:val="00710FD3"/>
    <w:rsid w:val="00711079"/>
    <w:rsid w:val="007112AC"/>
    <w:rsid w:val="007112FB"/>
    <w:rsid w:val="007119AC"/>
    <w:rsid w:val="00711EEC"/>
    <w:rsid w:val="00711F1B"/>
    <w:rsid w:val="0071209E"/>
    <w:rsid w:val="00712406"/>
    <w:rsid w:val="007124AA"/>
    <w:rsid w:val="007124B2"/>
    <w:rsid w:val="00712812"/>
    <w:rsid w:val="007129BE"/>
    <w:rsid w:val="00712B15"/>
    <w:rsid w:val="00713098"/>
    <w:rsid w:val="0071346C"/>
    <w:rsid w:val="007135D0"/>
    <w:rsid w:val="007137C4"/>
    <w:rsid w:val="00713FFD"/>
    <w:rsid w:val="0071406C"/>
    <w:rsid w:val="0071436F"/>
    <w:rsid w:val="007145E4"/>
    <w:rsid w:val="007147B4"/>
    <w:rsid w:val="0071498B"/>
    <w:rsid w:val="00714A50"/>
    <w:rsid w:val="00714B51"/>
    <w:rsid w:val="00714CE7"/>
    <w:rsid w:val="00714E26"/>
    <w:rsid w:val="00714F93"/>
    <w:rsid w:val="00715146"/>
    <w:rsid w:val="007152B8"/>
    <w:rsid w:val="00715977"/>
    <w:rsid w:val="007159E5"/>
    <w:rsid w:val="007159ED"/>
    <w:rsid w:val="00715F12"/>
    <w:rsid w:val="007160AD"/>
    <w:rsid w:val="00716232"/>
    <w:rsid w:val="0071626D"/>
    <w:rsid w:val="00716471"/>
    <w:rsid w:val="00716640"/>
    <w:rsid w:val="007167D5"/>
    <w:rsid w:val="00716E80"/>
    <w:rsid w:val="00717026"/>
    <w:rsid w:val="00717437"/>
    <w:rsid w:val="0071764D"/>
    <w:rsid w:val="00717723"/>
    <w:rsid w:val="0071777B"/>
    <w:rsid w:val="00717860"/>
    <w:rsid w:val="00717AFE"/>
    <w:rsid w:val="00717B4A"/>
    <w:rsid w:val="00720173"/>
    <w:rsid w:val="007202FF"/>
    <w:rsid w:val="00720320"/>
    <w:rsid w:val="007206B9"/>
    <w:rsid w:val="0072086F"/>
    <w:rsid w:val="0072098A"/>
    <w:rsid w:val="007209C2"/>
    <w:rsid w:val="00720ED2"/>
    <w:rsid w:val="0072165D"/>
    <w:rsid w:val="0072180A"/>
    <w:rsid w:val="00721A2A"/>
    <w:rsid w:val="00721AF8"/>
    <w:rsid w:val="00721BAD"/>
    <w:rsid w:val="00721DB1"/>
    <w:rsid w:val="00721DF4"/>
    <w:rsid w:val="00721EB8"/>
    <w:rsid w:val="00721EF4"/>
    <w:rsid w:val="00721FDA"/>
    <w:rsid w:val="007221E5"/>
    <w:rsid w:val="00722339"/>
    <w:rsid w:val="007226B6"/>
    <w:rsid w:val="0072292F"/>
    <w:rsid w:val="00722A0D"/>
    <w:rsid w:val="00722A8C"/>
    <w:rsid w:val="00722AD6"/>
    <w:rsid w:val="00722CF6"/>
    <w:rsid w:val="00722E0F"/>
    <w:rsid w:val="00722E84"/>
    <w:rsid w:val="00722EB5"/>
    <w:rsid w:val="00722F6D"/>
    <w:rsid w:val="00722F8D"/>
    <w:rsid w:val="0072312F"/>
    <w:rsid w:val="0072344A"/>
    <w:rsid w:val="0072345C"/>
    <w:rsid w:val="007236C0"/>
    <w:rsid w:val="00723BD0"/>
    <w:rsid w:val="00723DDD"/>
    <w:rsid w:val="00723E30"/>
    <w:rsid w:val="00724023"/>
    <w:rsid w:val="007241D5"/>
    <w:rsid w:val="007245A5"/>
    <w:rsid w:val="007245B7"/>
    <w:rsid w:val="00724820"/>
    <w:rsid w:val="00724A38"/>
    <w:rsid w:val="00724B69"/>
    <w:rsid w:val="0072512C"/>
    <w:rsid w:val="0072513F"/>
    <w:rsid w:val="007254EA"/>
    <w:rsid w:val="007257BC"/>
    <w:rsid w:val="00725946"/>
    <w:rsid w:val="00725AAD"/>
    <w:rsid w:val="00725DE2"/>
    <w:rsid w:val="0072602D"/>
    <w:rsid w:val="00726388"/>
    <w:rsid w:val="007265E5"/>
    <w:rsid w:val="00726646"/>
    <w:rsid w:val="007266A0"/>
    <w:rsid w:val="00726785"/>
    <w:rsid w:val="007267F7"/>
    <w:rsid w:val="0072711F"/>
    <w:rsid w:val="007271A9"/>
    <w:rsid w:val="00727284"/>
    <w:rsid w:val="00727611"/>
    <w:rsid w:val="007278BA"/>
    <w:rsid w:val="00727A8E"/>
    <w:rsid w:val="0073036D"/>
    <w:rsid w:val="007305AD"/>
    <w:rsid w:val="007306FA"/>
    <w:rsid w:val="00730851"/>
    <w:rsid w:val="00730938"/>
    <w:rsid w:val="00731162"/>
    <w:rsid w:val="00731776"/>
    <w:rsid w:val="00731CBE"/>
    <w:rsid w:val="00732230"/>
    <w:rsid w:val="00732235"/>
    <w:rsid w:val="00732308"/>
    <w:rsid w:val="007323ED"/>
    <w:rsid w:val="007325E3"/>
    <w:rsid w:val="00732AED"/>
    <w:rsid w:val="00733025"/>
    <w:rsid w:val="007330D2"/>
    <w:rsid w:val="00733182"/>
    <w:rsid w:val="00733192"/>
    <w:rsid w:val="0073325F"/>
    <w:rsid w:val="007332B3"/>
    <w:rsid w:val="00733678"/>
    <w:rsid w:val="00733835"/>
    <w:rsid w:val="00733C34"/>
    <w:rsid w:val="00733D31"/>
    <w:rsid w:val="00733E57"/>
    <w:rsid w:val="00733ED1"/>
    <w:rsid w:val="00733F9C"/>
    <w:rsid w:val="00734041"/>
    <w:rsid w:val="00734131"/>
    <w:rsid w:val="00734135"/>
    <w:rsid w:val="00734167"/>
    <w:rsid w:val="00734660"/>
    <w:rsid w:val="00734AD9"/>
    <w:rsid w:val="00734F56"/>
    <w:rsid w:val="007355D8"/>
    <w:rsid w:val="007355ED"/>
    <w:rsid w:val="0073560B"/>
    <w:rsid w:val="007356B7"/>
    <w:rsid w:val="00735761"/>
    <w:rsid w:val="0073581F"/>
    <w:rsid w:val="00735C39"/>
    <w:rsid w:val="00735FDC"/>
    <w:rsid w:val="00736307"/>
    <w:rsid w:val="0073676A"/>
    <w:rsid w:val="0073684E"/>
    <w:rsid w:val="0073691C"/>
    <w:rsid w:val="007369CA"/>
    <w:rsid w:val="00736C5A"/>
    <w:rsid w:val="00736CA3"/>
    <w:rsid w:val="00736E48"/>
    <w:rsid w:val="00736E86"/>
    <w:rsid w:val="00737528"/>
    <w:rsid w:val="0073753D"/>
    <w:rsid w:val="0073757F"/>
    <w:rsid w:val="0073780B"/>
    <w:rsid w:val="00737AC2"/>
    <w:rsid w:val="00737CEC"/>
    <w:rsid w:val="00737FFC"/>
    <w:rsid w:val="007401A9"/>
    <w:rsid w:val="00740228"/>
    <w:rsid w:val="007402B3"/>
    <w:rsid w:val="00740B4F"/>
    <w:rsid w:val="00741193"/>
    <w:rsid w:val="007413DA"/>
    <w:rsid w:val="0074179B"/>
    <w:rsid w:val="00741A69"/>
    <w:rsid w:val="00741B52"/>
    <w:rsid w:val="00741EC0"/>
    <w:rsid w:val="00741EDB"/>
    <w:rsid w:val="00742044"/>
    <w:rsid w:val="0074238D"/>
    <w:rsid w:val="00742412"/>
    <w:rsid w:val="007427D4"/>
    <w:rsid w:val="007428B4"/>
    <w:rsid w:val="007428D6"/>
    <w:rsid w:val="0074295C"/>
    <w:rsid w:val="00742A6D"/>
    <w:rsid w:val="00742AC0"/>
    <w:rsid w:val="00742AD3"/>
    <w:rsid w:val="00742F4A"/>
    <w:rsid w:val="00743058"/>
    <w:rsid w:val="007431FA"/>
    <w:rsid w:val="00743381"/>
    <w:rsid w:val="00743B6C"/>
    <w:rsid w:val="00744019"/>
    <w:rsid w:val="0074427D"/>
    <w:rsid w:val="007444D7"/>
    <w:rsid w:val="0074462B"/>
    <w:rsid w:val="00744D34"/>
    <w:rsid w:val="00744F21"/>
    <w:rsid w:val="00744F6D"/>
    <w:rsid w:val="0074533A"/>
    <w:rsid w:val="007453AD"/>
    <w:rsid w:val="007454B6"/>
    <w:rsid w:val="00745689"/>
    <w:rsid w:val="007458A1"/>
    <w:rsid w:val="00745BC7"/>
    <w:rsid w:val="00745E99"/>
    <w:rsid w:val="00746334"/>
    <w:rsid w:val="0074636D"/>
    <w:rsid w:val="00746498"/>
    <w:rsid w:val="007469AE"/>
    <w:rsid w:val="00746C30"/>
    <w:rsid w:val="0074702B"/>
    <w:rsid w:val="00747415"/>
    <w:rsid w:val="00747976"/>
    <w:rsid w:val="00747996"/>
    <w:rsid w:val="00747D5D"/>
    <w:rsid w:val="0075020A"/>
    <w:rsid w:val="007503A6"/>
    <w:rsid w:val="00750725"/>
    <w:rsid w:val="007507E9"/>
    <w:rsid w:val="00750A3C"/>
    <w:rsid w:val="00750AA5"/>
    <w:rsid w:val="00750BB7"/>
    <w:rsid w:val="00750BBA"/>
    <w:rsid w:val="00750D6C"/>
    <w:rsid w:val="00750EE0"/>
    <w:rsid w:val="00751192"/>
    <w:rsid w:val="00751652"/>
    <w:rsid w:val="00751771"/>
    <w:rsid w:val="00751AED"/>
    <w:rsid w:val="00752091"/>
    <w:rsid w:val="007520F5"/>
    <w:rsid w:val="007521FC"/>
    <w:rsid w:val="00752CAB"/>
    <w:rsid w:val="00752CC4"/>
    <w:rsid w:val="00752F39"/>
    <w:rsid w:val="00753095"/>
    <w:rsid w:val="0075320E"/>
    <w:rsid w:val="00753316"/>
    <w:rsid w:val="00753A52"/>
    <w:rsid w:val="00753C71"/>
    <w:rsid w:val="00753C7C"/>
    <w:rsid w:val="00753EEE"/>
    <w:rsid w:val="00754165"/>
    <w:rsid w:val="007542EC"/>
    <w:rsid w:val="00754695"/>
    <w:rsid w:val="00754985"/>
    <w:rsid w:val="007549E5"/>
    <w:rsid w:val="00754AC7"/>
    <w:rsid w:val="00754C15"/>
    <w:rsid w:val="00754C5B"/>
    <w:rsid w:val="00755128"/>
    <w:rsid w:val="0075528A"/>
    <w:rsid w:val="00755291"/>
    <w:rsid w:val="0075540E"/>
    <w:rsid w:val="0075549E"/>
    <w:rsid w:val="00755800"/>
    <w:rsid w:val="00755966"/>
    <w:rsid w:val="00756447"/>
    <w:rsid w:val="007567A6"/>
    <w:rsid w:val="0075684C"/>
    <w:rsid w:val="00756915"/>
    <w:rsid w:val="00756C87"/>
    <w:rsid w:val="00756EB3"/>
    <w:rsid w:val="0075715F"/>
    <w:rsid w:val="00757172"/>
    <w:rsid w:val="00757312"/>
    <w:rsid w:val="007574C1"/>
    <w:rsid w:val="007578DA"/>
    <w:rsid w:val="0075795B"/>
    <w:rsid w:val="00757973"/>
    <w:rsid w:val="00757D43"/>
    <w:rsid w:val="00757FD8"/>
    <w:rsid w:val="00760087"/>
    <w:rsid w:val="00760127"/>
    <w:rsid w:val="007601B6"/>
    <w:rsid w:val="00760413"/>
    <w:rsid w:val="00760493"/>
    <w:rsid w:val="007605C4"/>
    <w:rsid w:val="00760602"/>
    <w:rsid w:val="0076079D"/>
    <w:rsid w:val="007609B8"/>
    <w:rsid w:val="00760AA9"/>
    <w:rsid w:val="00760EB6"/>
    <w:rsid w:val="007611DF"/>
    <w:rsid w:val="00761463"/>
    <w:rsid w:val="00761C57"/>
    <w:rsid w:val="00761E81"/>
    <w:rsid w:val="0076206A"/>
    <w:rsid w:val="007622BC"/>
    <w:rsid w:val="007622EA"/>
    <w:rsid w:val="00762593"/>
    <w:rsid w:val="00762731"/>
    <w:rsid w:val="00762B89"/>
    <w:rsid w:val="00762FE0"/>
    <w:rsid w:val="00763039"/>
    <w:rsid w:val="007632B1"/>
    <w:rsid w:val="00763BB1"/>
    <w:rsid w:val="00764074"/>
    <w:rsid w:val="0076411D"/>
    <w:rsid w:val="007642F3"/>
    <w:rsid w:val="00764854"/>
    <w:rsid w:val="00764F0D"/>
    <w:rsid w:val="00764F2D"/>
    <w:rsid w:val="00765475"/>
    <w:rsid w:val="00765496"/>
    <w:rsid w:val="007659A1"/>
    <w:rsid w:val="00765E2C"/>
    <w:rsid w:val="00766659"/>
    <w:rsid w:val="00766750"/>
    <w:rsid w:val="00766D8F"/>
    <w:rsid w:val="00766F90"/>
    <w:rsid w:val="0076704F"/>
    <w:rsid w:val="0076708B"/>
    <w:rsid w:val="0076775E"/>
    <w:rsid w:val="007677F7"/>
    <w:rsid w:val="00767955"/>
    <w:rsid w:val="007679B1"/>
    <w:rsid w:val="00767AA5"/>
    <w:rsid w:val="00767BD5"/>
    <w:rsid w:val="00767DA7"/>
    <w:rsid w:val="0077035A"/>
    <w:rsid w:val="0077063B"/>
    <w:rsid w:val="00770912"/>
    <w:rsid w:val="00770D6F"/>
    <w:rsid w:val="0077116B"/>
    <w:rsid w:val="007712AC"/>
    <w:rsid w:val="00771361"/>
    <w:rsid w:val="007715D4"/>
    <w:rsid w:val="007718E0"/>
    <w:rsid w:val="00771A2D"/>
    <w:rsid w:val="00771D0E"/>
    <w:rsid w:val="007724DD"/>
    <w:rsid w:val="007725F8"/>
    <w:rsid w:val="007727F0"/>
    <w:rsid w:val="0077282F"/>
    <w:rsid w:val="007728EB"/>
    <w:rsid w:val="00772C8B"/>
    <w:rsid w:val="007732AA"/>
    <w:rsid w:val="007732C4"/>
    <w:rsid w:val="00773384"/>
    <w:rsid w:val="0077346A"/>
    <w:rsid w:val="007734B8"/>
    <w:rsid w:val="0077355F"/>
    <w:rsid w:val="00773C3B"/>
    <w:rsid w:val="00773CF0"/>
    <w:rsid w:val="00774086"/>
    <w:rsid w:val="007740B0"/>
    <w:rsid w:val="007743CD"/>
    <w:rsid w:val="0077455F"/>
    <w:rsid w:val="007745BE"/>
    <w:rsid w:val="00775428"/>
    <w:rsid w:val="0077555E"/>
    <w:rsid w:val="007755C0"/>
    <w:rsid w:val="0077560A"/>
    <w:rsid w:val="00775695"/>
    <w:rsid w:val="00775715"/>
    <w:rsid w:val="007757B3"/>
    <w:rsid w:val="00775993"/>
    <w:rsid w:val="0077643E"/>
    <w:rsid w:val="007767C7"/>
    <w:rsid w:val="00776885"/>
    <w:rsid w:val="007768DD"/>
    <w:rsid w:val="00776FE3"/>
    <w:rsid w:val="007774FA"/>
    <w:rsid w:val="00777540"/>
    <w:rsid w:val="007777D7"/>
    <w:rsid w:val="00777DDD"/>
    <w:rsid w:val="00777E1D"/>
    <w:rsid w:val="0078035C"/>
    <w:rsid w:val="007804F4"/>
    <w:rsid w:val="0078072C"/>
    <w:rsid w:val="007807C5"/>
    <w:rsid w:val="00780830"/>
    <w:rsid w:val="00780864"/>
    <w:rsid w:val="00780A15"/>
    <w:rsid w:val="00780BAD"/>
    <w:rsid w:val="00780FE9"/>
    <w:rsid w:val="007817A8"/>
    <w:rsid w:val="007818BB"/>
    <w:rsid w:val="00781AA2"/>
    <w:rsid w:val="00781B49"/>
    <w:rsid w:val="00781BC8"/>
    <w:rsid w:val="00781FC0"/>
    <w:rsid w:val="0078216F"/>
    <w:rsid w:val="00782365"/>
    <w:rsid w:val="007823FE"/>
    <w:rsid w:val="00782447"/>
    <w:rsid w:val="007825C9"/>
    <w:rsid w:val="0078278F"/>
    <w:rsid w:val="0078283F"/>
    <w:rsid w:val="00782B07"/>
    <w:rsid w:val="00782CF3"/>
    <w:rsid w:val="00782E45"/>
    <w:rsid w:val="00782EA3"/>
    <w:rsid w:val="007831C8"/>
    <w:rsid w:val="00783444"/>
    <w:rsid w:val="00783476"/>
    <w:rsid w:val="007834FA"/>
    <w:rsid w:val="0078357F"/>
    <w:rsid w:val="00783617"/>
    <w:rsid w:val="00783676"/>
    <w:rsid w:val="007836B4"/>
    <w:rsid w:val="007836FC"/>
    <w:rsid w:val="007838A8"/>
    <w:rsid w:val="00783922"/>
    <w:rsid w:val="00783BDD"/>
    <w:rsid w:val="00783CCF"/>
    <w:rsid w:val="00783F7C"/>
    <w:rsid w:val="007840F7"/>
    <w:rsid w:val="007842D9"/>
    <w:rsid w:val="0078431A"/>
    <w:rsid w:val="0078436A"/>
    <w:rsid w:val="00784524"/>
    <w:rsid w:val="00784628"/>
    <w:rsid w:val="007848CC"/>
    <w:rsid w:val="00784BD4"/>
    <w:rsid w:val="007855E3"/>
    <w:rsid w:val="00785A1E"/>
    <w:rsid w:val="00785CD5"/>
    <w:rsid w:val="007862A6"/>
    <w:rsid w:val="00786392"/>
    <w:rsid w:val="00786396"/>
    <w:rsid w:val="007865C0"/>
    <w:rsid w:val="007867B3"/>
    <w:rsid w:val="00786A1C"/>
    <w:rsid w:val="00786D5D"/>
    <w:rsid w:val="0078722A"/>
    <w:rsid w:val="007874C4"/>
    <w:rsid w:val="007874FC"/>
    <w:rsid w:val="00787612"/>
    <w:rsid w:val="00787715"/>
    <w:rsid w:val="00787C10"/>
    <w:rsid w:val="00787D08"/>
    <w:rsid w:val="00787EE0"/>
    <w:rsid w:val="00790519"/>
    <w:rsid w:val="007909CC"/>
    <w:rsid w:val="00790A1D"/>
    <w:rsid w:val="00790ACB"/>
    <w:rsid w:val="00790D20"/>
    <w:rsid w:val="007911FB"/>
    <w:rsid w:val="00791235"/>
    <w:rsid w:val="007912A1"/>
    <w:rsid w:val="00791334"/>
    <w:rsid w:val="007916E4"/>
    <w:rsid w:val="0079187B"/>
    <w:rsid w:val="00791F5A"/>
    <w:rsid w:val="0079211D"/>
    <w:rsid w:val="00792443"/>
    <w:rsid w:val="0079244B"/>
    <w:rsid w:val="007924C4"/>
    <w:rsid w:val="00792773"/>
    <w:rsid w:val="007928FC"/>
    <w:rsid w:val="00792A5D"/>
    <w:rsid w:val="0079395F"/>
    <w:rsid w:val="00793B3B"/>
    <w:rsid w:val="00793CB3"/>
    <w:rsid w:val="00793EAB"/>
    <w:rsid w:val="00794472"/>
    <w:rsid w:val="007949AD"/>
    <w:rsid w:val="00794AE4"/>
    <w:rsid w:val="0079545F"/>
    <w:rsid w:val="00795D26"/>
    <w:rsid w:val="0079636B"/>
    <w:rsid w:val="00796525"/>
    <w:rsid w:val="0079679D"/>
    <w:rsid w:val="00796B3A"/>
    <w:rsid w:val="00796D36"/>
    <w:rsid w:val="00796E4F"/>
    <w:rsid w:val="00796F24"/>
    <w:rsid w:val="00796F56"/>
    <w:rsid w:val="007972E0"/>
    <w:rsid w:val="007973AC"/>
    <w:rsid w:val="0079790F"/>
    <w:rsid w:val="00797B07"/>
    <w:rsid w:val="007A0007"/>
    <w:rsid w:val="007A014F"/>
    <w:rsid w:val="007A0383"/>
    <w:rsid w:val="007A06F9"/>
    <w:rsid w:val="007A0704"/>
    <w:rsid w:val="007A0D79"/>
    <w:rsid w:val="007A0D94"/>
    <w:rsid w:val="007A0DA3"/>
    <w:rsid w:val="007A1095"/>
    <w:rsid w:val="007A171A"/>
    <w:rsid w:val="007A1908"/>
    <w:rsid w:val="007A1C8B"/>
    <w:rsid w:val="007A24FF"/>
    <w:rsid w:val="007A2806"/>
    <w:rsid w:val="007A285E"/>
    <w:rsid w:val="007A295B"/>
    <w:rsid w:val="007A2F47"/>
    <w:rsid w:val="007A2FEB"/>
    <w:rsid w:val="007A33F6"/>
    <w:rsid w:val="007A3494"/>
    <w:rsid w:val="007A39EE"/>
    <w:rsid w:val="007A3A5F"/>
    <w:rsid w:val="007A3B4E"/>
    <w:rsid w:val="007A3FE9"/>
    <w:rsid w:val="007A42DF"/>
    <w:rsid w:val="007A4698"/>
    <w:rsid w:val="007A4769"/>
    <w:rsid w:val="007A4824"/>
    <w:rsid w:val="007A4BA1"/>
    <w:rsid w:val="007A4DF6"/>
    <w:rsid w:val="007A5355"/>
    <w:rsid w:val="007A57AC"/>
    <w:rsid w:val="007A5942"/>
    <w:rsid w:val="007A5A1A"/>
    <w:rsid w:val="007A5AE1"/>
    <w:rsid w:val="007A5B1A"/>
    <w:rsid w:val="007A62B1"/>
    <w:rsid w:val="007A66CC"/>
    <w:rsid w:val="007A690C"/>
    <w:rsid w:val="007A6E2A"/>
    <w:rsid w:val="007A6F2F"/>
    <w:rsid w:val="007A704E"/>
    <w:rsid w:val="007A721C"/>
    <w:rsid w:val="007A747E"/>
    <w:rsid w:val="007A76BA"/>
    <w:rsid w:val="007A784E"/>
    <w:rsid w:val="007A7C03"/>
    <w:rsid w:val="007A7FF5"/>
    <w:rsid w:val="007B0286"/>
    <w:rsid w:val="007B02A5"/>
    <w:rsid w:val="007B069D"/>
    <w:rsid w:val="007B07EA"/>
    <w:rsid w:val="007B0D48"/>
    <w:rsid w:val="007B106D"/>
    <w:rsid w:val="007B135F"/>
    <w:rsid w:val="007B13BE"/>
    <w:rsid w:val="007B14C0"/>
    <w:rsid w:val="007B1A88"/>
    <w:rsid w:val="007B1ABB"/>
    <w:rsid w:val="007B1C72"/>
    <w:rsid w:val="007B2196"/>
    <w:rsid w:val="007B257B"/>
    <w:rsid w:val="007B284B"/>
    <w:rsid w:val="007B28C2"/>
    <w:rsid w:val="007B2A7A"/>
    <w:rsid w:val="007B2B81"/>
    <w:rsid w:val="007B2CD3"/>
    <w:rsid w:val="007B2F0A"/>
    <w:rsid w:val="007B31F6"/>
    <w:rsid w:val="007B32B0"/>
    <w:rsid w:val="007B368F"/>
    <w:rsid w:val="007B371E"/>
    <w:rsid w:val="007B3A4D"/>
    <w:rsid w:val="007B3C0A"/>
    <w:rsid w:val="007B3E43"/>
    <w:rsid w:val="007B41E9"/>
    <w:rsid w:val="007B42E5"/>
    <w:rsid w:val="007B4887"/>
    <w:rsid w:val="007B491F"/>
    <w:rsid w:val="007B49B5"/>
    <w:rsid w:val="007B4AA3"/>
    <w:rsid w:val="007B4B81"/>
    <w:rsid w:val="007B4D68"/>
    <w:rsid w:val="007B4F28"/>
    <w:rsid w:val="007B559E"/>
    <w:rsid w:val="007B5851"/>
    <w:rsid w:val="007B5895"/>
    <w:rsid w:val="007B59AF"/>
    <w:rsid w:val="007B5FD9"/>
    <w:rsid w:val="007B62F6"/>
    <w:rsid w:val="007B6447"/>
    <w:rsid w:val="007B64FE"/>
    <w:rsid w:val="007B6732"/>
    <w:rsid w:val="007B6946"/>
    <w:rsid w:val="007B6970"/>
    <w:rsid w:val="007B6D30"/>
    <w:rsid w:val="007B6DC7"/>
    <w:rsid w:val="007B6DE5"/>
    <w:rsid w:val="007B7298"/>
    <w:rsid w:val="007B75AE"/>
    <w:rsid w:val="007B7AFD"/>
    <w:rsid w:val="007C0524"/>
    <w:rsid w:val="007C0542"/>
    <w:rsid w:val="007C0565"/>
    <w:rsid w:val="007C0657"/>
    <w:rsid w:val="007C08C3"/>
    <w:rsid w:val="007C10AC"/>
    <w:rsid w:val="007C1285"/>
    <w:rsid w:val="007C1617"/>
    <w:rsid w:val="007C1BAD"/>
    <w:rsid w:val="007C1E00"/>
    <w:rsid w:val="007C1F31"/>
    <w:rsid w:val="007C21F2"/>
    <w:rsid w:val="007C24EC"/>
    <w:rsid w:val="007C25BC"/>
    <w:rsid w:val="007C281D"/>
    <w:rsid w:val="007C28F7"/>
    <w:rsid w:val="007C2983"/>
    <w:rsid w:val="007C29B3"/>
    <w:rsid w:val="007C2D34"/>
    <w:rsid w:val="007C2EF3"/>
    <w:rsid w:val="007C341D"/>
    <w:rsid w:val="007C342F"/>
    <w:rsid w:val="007C3569"/>
    <w:rsid w:val="007C3714"/>
    <w:rsid w:val="007C38D7"/>
    <w:rsid w:val="007C3B6A"/>
    <w:rsid w:val="007C3D39"/>
    <w:rsid w:val="007C3F99"/>
    <w:rsid w:val="007C4356"/>
    <w:rsid w:val="007C43A2"/>
    <w:rsid w:val="007C4601"/>
    <w:rsid w:val="007C4654"/>
    <w:rsid w:val="007C484E"/>
    <w:rsid w:val="007C4B4B"/>
    <w:rsid w:val="007C4E18"/>
    <w:rsid w:val="007C4E29"/>
    <w:rsid w:val="007C4F59"/>
    <w:rsid w:val="007C50AD"/>
    <w:rsid w:val="007C514A"/>
    <w:rsid w:val="007C518E"/>
    <w:rsid w:val="007C531A"/>
    <w:rsid w:val="007C5864"/>
    <w:rsid w:val="007C5B98"/>
    <w:rsid w:val="007C5BE2"/>
    <w:rsid w:val="007C5C8C"/>
    <w:rsid w:val="007C5CAD"/>
    <w:rsid w:val="007C5D09"/>
    <w:rsid w:val="007C5F5A"/>
    <w:rsid w:val="007C6147"/>
    <w:rsid w:val="007C64EE"/>
    <w:rsid w:val="007C6866"/>
    <w:rsid w:val="007C6DBD"/>
    <w:rsid w:val="007C6FE8"/>
    <w:rsid w:val="007C7632"/>
    <w:rsid w:val="007C7820"/>
    <w:rsid w:val="007C7BE2"/>
    <w:rsid w:val="007C7F72"/>
    <w:rsid w:val="007C7FFA"/>
    <w:rsid w:val="007D0080"/>
    <w:rsid w:val="007D0876"/>
    <w:rsid w:val="007D09AE"/>
    <w:rsid w:val="007D0AFF"/>
    <w:rsid w:val="007D0D20"/>
    <w:rsid w:val="007D151A"/>
    <w:rsid w:val="007D1817"/>
    <w:rsid w:val="007D193A"/>
    <w:rsid w:val="007D1BBD"/>
    <w:rsid w:val="007D1CF8"/>
    <w:rsid w:val="007D1D52"/>
    <w:rsid w:val="007D1F43"/>
    <w:rsid w:val="007D21CF"/>
    <w:rsid w:val="007D2466"/>
    <w:rsid w:val="007D24C0"/>
    <w:rsid w:val="007D2828"/>
    <w:rsid w:val="007D2AAD"/>
    <w:rsid w:val="007D2C8F"/>
    <w:rsid w:val="007D2D8D"/>
    <w:rsid w:val="007D2EF3"/>
    <w:rsid w:val="007D33DF"/>
    <w:rsid w:val="007D34D9"/>
    <w:rsid w:val="007D36F7"/>
    <w:rsid w:val="007D378F"/>
    <w:rsid w:val="007D380F"/>
    <w:rsid w:val="007D3A7E"/>
    <w:rsid w:val="007D3C94"/>
    <w:rsid w:val="007D3CBB"/>
    <w:rsid w:val="007D3F79"/>
    <w:rsid w:val="007D4060"/>
    <w:rsid w:val="007D41ED"/>
    <w:rsid w:val="007D433C"/>
    <w:rsid w:val="007D433E"/>
    <w:rsid w:val="007D436F"/>
    <w:rsid w:val="007D439B"/>
    <w:rsid w:val="007D49AE"/>
    <w:rsid w:val="007D4A81"/>
    <w:rsid w:val="007D4B82"/>
    <w:rsid w:val="007D4C70"/>
    <w:rsid w:val="007D5321"/>
    <w:rsid w:val="007D5412"/>
    <w:rsid w:val="007D547E"/>
    <w:rsid w:val="007D54A9"/>
    <w:rsid w:val="007D5697"/>
    <w:rsid w:val="007D57C8"/>
    <w:rsid w:val="007D5A0D"/>
    <w:rsid w:val="007D5A5F"/>
    <w:rsid w:val="007D5BF9"/>
    <w:rsid w:val="007D5D67"/>
    <w:rsid w:val="007D628B"/>
    <w:rsid w:val="007D63EE"/>
    <w:rsid w:val="007D68CA"/>
    <w:rsid w:val="007D6CEC"/>
    <w:rsid w:val="007D759F"/>
    <w:rsid w:val="007D7784"/>
    <w:rsid w:val="007D7BB5"/>
    <w:rsid w:val="007E0197"/>
    <w:rsid w:val="007E01AA"/>
    <w:rsid w:val="007E079B"/>
    <w:rsid w:val="007E08D2"/>
    <w:rsid w:val="007E0E6A"/>
    <w:rsid w:val="007E0EB4"/>
    <w:rsid w:val="007E12C9"/>
    <w:rsid w:val="007E130B"/>
    <w:rsid w:val="007E1415"/>
    <w:rsid w:val="007E142F"/>
    <w:rsid w:val="007E146C"/>
    <w:rsid w:val="007E1FE1"/>
    <w:rsid w:val="007E2057"/>
    <w:rsid w:val="007E2074"/>
    <w:rsid w:val="007E2602"/>
    <w:rsid w:val="007E260E"/>
    <w:rsid w:val="007E2884"/>
    <w:rsid w:val="007E2A7C"/>
    <w:rsid w:val="007E2F07"/>
    <w:rsid w:val="007E2FF8"/>
    <w:rsid w:val="007E3066"/>
    <w:rsid w:val="007E3453"/>
    <w:rsid w:val="007E3496"/>
    <w:rsid w:val="007E35C4"/>
    <w:rsid w:val="007E37FF"/>
    <w:rsid w:val="007E3952"/>
    <w:rsid w:val="007E3A38"/>
    <w:rsid w:val="007E3B9F"/>
    <w:rsid w:val="007E3EBB"/>
    <w:rsid w:val="007E40FD"/>
    <w:rsid w:val="007E413C"/>
    <w:rsid w:val="007E483A"/>
    <w:rsid w:val="007E4F03"/>
    <w:rsid w:val="007E4FA8"/>
    <w:rsid w:val="007E51A3"/>
    <w:rsid w:val="007E5259"/>
    <w:rsid w:val="007E5385"/>
    <w:rsid w:val="007E5417"/>
    <w:rsid w:val="007E5568"/>
    <w:rsid w:val="007E55F7"/>
    <w:rsid w:val="007E57D7"/>
    <w:rsid w:val="007E5AFB"/>
    <w:rsid w:val="007E5CF7"/>
    <w:rsid w:val="007E5D89"/>
    <w:rsid w:val="007E6039"/>
    <w:rsid w:val="007E6269"/>
    <w:rsid w:val="007E6558"/>
    <w:rsid w:val="007E683E"/>
    <w:rsid w:val="007E6A3A"/>
    <w:rsid w:val="007E6A6B"/>
    <w:rsid w:val="007E6BDE"/>
    <w:rsid w:val="007E6DE7"/>
    <w:rsid w:val="007E702C"/>
    <w:rsid w:val="007E74A7"/>
    <w:rsid w:val="007E7826"/>
    <w:rsid w:val="007E7C22"/>
    <w:rsid w:val="007E7ED5"/>
    <w:rsid w:val="007F038D"/>
    <w:rsid w:val="007F07DD"/>
    <w:rsid w:val="007F0B2C"/>
    <w:rsid w:val="007F1027"/>
    <w:rsid w:val="007F131D"/>
    <w:rsid w:val="007F16E2"/>
    <w:rsid w:val="007F16E6"/>
    <w:rsid w:val="007F183D"/>
    <w:rsid w:val="007F189D"/>
    <w:rsid w:val="007F1D0B"/>
    <w:rsid w:val="007F1D4B"/>
    <w:rsid w:val="007F1E84"/>
    <w:rsid w:val="007F2393"/>
    <w:rsid w:val="007F2EE7"/>
    <w:rsid w:val="007F2EE9"/>
    <w:rsid w:val="007F34F5"/>
    <w:rsid w:val="007F38E4"/>
    <w:rsid w:val="007F3901"/>
    <w:rsid w:val="007F39DC"/>
    <w:rsid w:val="007F3A4B"/>
    <w:rsid w:val="007F3BF8"/>
    <w:rsid w:val="007F40FF"/>
    <w:rsid w:val="007F4194"/>
    <w:rsid w:val="007F41F9"/>
    <w:rsid w:val="007F46BB"/>
    <w:rsid w:val="007F46F5"/>
    <w:rsid w:val="007F4A22"/>
    <w:rsid w:val="007F4BB1"/>
    <w:rsid w:val="007F4BB5"/>
    <w:rsid w:val="007F4BBF"/>
    <w:rsid w:val="007F4EEE"/>
    <w:rsid w:val="007F501F"/>
    <w:rsid w:val="007F57B7"/>
    <w:rsid w:val="007F599A"/>
    <w:rsid w:val="007F5BE0"/>
    <w:rsid w:val="007F5C8B"/>
    <w:rsid w:val="007F5E2B"/>
    <w:rsid w:val="007F60C6"/>
    <w:rsid w:val="007F645D"/>
    <w:rsid w:val="007F68E4"/>
    <w:rsid w:val="007F6951"/>
    <w:rsid w:val="007F6AA2"/>
    <w:rsid w:val="007F6EC8"/>
    <w:rsid w:val="007F712B"/>
    <w:rsid w:val="007F72B3"/>
    <w:rsid w:val="007F73CF"/>
    <w:rsid w:val="007F74A1"/>
    <w:rsid w:val="007F79E0"/>
    <w:rsid w:val="007F7C1B"/>
    <w:rsid w:val="007F7C86"/>
    <w:rsid w:val="007F7D25"/>
    <w:rsid w:val="007F7E43"/>
    <w:rsid w:val="007F7F66"/>
    <w:rsid w:val="00800A2E"/>
    <w:rsid w:val="00800BFE"/>
    <w:rsid w:val="00800C00"/>
    <w:rsid w:val="00800E7C"/>
    <w:rsid w:val="0080101B"/>
    <w:rsid w:val="00801812"/>
    <w:rsid w:val="00801C27"/>
    <w:rsid w:val="00801F70"/>
    <w:rsid w:val="00801FAF"/>
    <w:rsid w:val="00802170"/>
    <w:rsid w:val="008023FC"/>
    <w:rsid w:val="0080287F"/>
    <w:rsid w:val="008029E4"/>
    <w:rsid w:val="00802D9E"/>
    <w:rsid w:val="00802E85"/>
    <w:rsid w:val="0080340A"/>
    <w:rsid w:val="00803905"/>
    <w:rsid w:val="0080399C"/>
    <w:rsid w:val="00803B49"/>
    <w:rsid w:val="00803F23"/>
    <w:rsid w:val="00803F69"/>
    <w:rsid w:val="00804068"/>
    <w:rsid w:val="0080479F"/>
    <w:rsid w:val="00804911"/>
    <w:rsid w:val="00804983"/>
    <w:rsid w:val="00804ACC"/>
    <w:rsid w:val="00804DB6"/>
    <w:rsid w:val="00804DD5"/>
    <w:rsid w:val="00804F8C"/>
    <w:rsid w:val="00804FD3"/>
    <w:rsid w:val="008050CF"/>
    <w:rsid w:val="008054E6"/>
    <w:rsid w:val="0080553E"/>
    <w:rsid w:val="008059EF"/>
    <w:rsid w:val="00805FE2"/>
    <w:rsid w:val="0080614A"/>
    <w:rsid w:val="00806557"/>
    <w:rsid w:val="008065B5"/>
    <w:rsid w:val="008065F8"/>
    <w:rsid w:val="00806B98"/>
    <w:rsid w:val="00806D58"/>
    <w:rsid w:val="008071F6"/>
    <w:rsid w:val="00807287"/>
    <w:rsid w:val="00807703"/>
    <w:rsid w:val="008077B1"/>
    <w:rsid w:val="00807A10"/>
    <w:rsid w:val="00807B1C"/>
    <w:rsid w:val="00807E46"/>
    <w:rsid w:val="0081005D"/>
    <w:rsid w:val="00810077"/>
    <w:rsid w:val="008101A8"/>
    <w:rsid w:val="008104A4"/>
    <w:rsid w:val="00810574"/>
    <w:rsid w:val="00810AA4"/>
    <w:rsid w:val="00810DAF"/>
    <w:rsid w:val="00810DBB"/>
    <w:rsid w:val="00810DEB"/>
    <w:rsid w:val="00810E54"/>
    <w:rsid w:val="00810E6E"/>
    <w:rsid w:val="00810F49"/>
    <w:rsid w:val="008112B0"/>
    <w:rsid w:val="00811C8F"/>
    <w:rsid w:val="00812273"/>
    <w:rsid w:val="0081235F"/>
    <w:rsid w:val="008127CA"/>
    <w:rsid w:val="00812822"/>
    <w:rsid w:val="00812934"/>
    <w:rsid w:val="00812956"/>
    <w:rsid w:val="008129C4"/>
    <w:rsid w:val="00812BD8"/>
    <w:rsid w:val="00812C00"/>
    <w:rsid w:val="00813648"/>
    <w:rsid w:val="00813932"/>
    <w:rsid w:val="00813941"/>
    <w:rsid w:val="008139E3"/>
    <w:rsid w:val="00813A81"/>
    <w:rsid w:val="00813BDE"/>
    <w:rsid w:val="00814136"/>
    <w:rsid w:val="00814186"/>
    <w:rsid w:val="0081424C"/>
    <w:rsid w:val="0081429A"/>
    <w:rsid w:val="00814506"/>
    <w:rsid w:val="0081485F"/>
    <w:rsid w:val="008148CB"/>
    <w:rsid w:val="008149EC"/>
    <w:rsid w:val="00814AA7"/>
    <w:rsid w:val="00814B9D"/>
    <w:rsid w:val="00814FBD"/>
    <w:rsid w:val="00814FD3"/>
    <w:rsid w:val="0081504E"/>
    <w:rsid w:val="0081535F"/>
    <w:rsid w:val="008156E2"/>
    <w:rsid w:val="00815CC3"/>
    <w:rsid w:val="008161C1"/>
    <w:rsid w:val="008163B8"/>
    <w:rsid w:val="00816503"/>
    <w:rsid w:val="00816586"/>
    <w:rsid w:val="00816695"/>
    <w:rsid w:val="00816784"/>
    <w:rsid w:val="00816840"/>
    <w:rsid w:val="0081694A"/>
    <w:rsid w:val="00816ACB"/>
    <w:rsid w:val="00817032"/>
    <w:rsid w:val="008170AC"/>
    <w:rsid w:val="00817125"/>
    <w:rsid w:val="00817445"/>
    <w:rsid w:val="0081796D"/>
    <w:rsid w:val="00817D41"/>
    <w:rsid w:val="00820200"/>
    <w:rsid w:val="00820362"/>
    <w:rsid w:val="00820391"/>
    <w:rsid w:val="0082073C"/>
    <w:rsid w:val="008209BE"/>
    <w:rsid w:val="00820A4E"/>
    <w:rsid w:val="00820A74"/>
    <w:rsid w:val="00820C35"/>
    <w:rsid w:val="0082123A"/>
    <w:rsid w:val="00821370"/>
    <w:rsid w:val="0082182E"/>
    <w:rsid w:val="008218A9"/>
    <w:rsid w:val="00821993"/>
    <w:rsid w:val="008219B9"/>
    <w:rsid w:val="00821E97"/>
    <w:rsid w:val="00821F0A"/>
    <w:rsid w:val="0082227C"/>
    <w:rsid w:val="008222A0"/>
    <w:rsid w:val="0082242A"/>
    <w:rsid w:val="008229A7"/>
    <w:rsid w:val="00822C67"/>
    <w:rsid w:val="00822C98"/>
    <w:rsid w:val="00822CEC"/>
    <w:rsid w:val="00822E3A"/>
    <w:rsid w:val="00823043"/>
    <w:rsid w:val="008230BE"/>
    <w:rsid w:val="008230ED"/>
    <w:rsid w:val="008231A3"/>
    <w:rsid w:val="00823274"/>
    <w:rsid w:val="008232BC"/>
    <w:rsid w:val="00823898"/>
    <w:rsid w:val="0082399C"/>
    <w:rsid w:val="00823ACA"/>
    <w:rsid w:val="00823BE7"/>
    <w:rsid w:val="00824050"/>
    <w:rsid w:val="008240C4"/>
    <w:rsid w:val="00824A57"/>
    <w:rsid w:val="00824E3F"/>
    <w:rsid w:val="00824E43"/>
    <w:rsid w:val="00824F4D"/>
    <w:rsid w:val="008254FD"/>
    <w:rsid w:val="00825946"/>
    <w:rsid w:val="00825BF9"/>
    <w:rsid w:val="00825CD3"/>
    <w:rsid w:val="00825D8C"/>
    <w:rsid w:val="00825F0F"/>
    <w:rsid w:val="0082614A"/>
    <w:rsid w:val="0082638A"/>
    <w:rsid w:val="008263DF"/>
    <w:rsid w:val="00826788"/>
    <w:rsid w:val="00826838"/>
    <w:rsid w:val="00826BF5"/>
    <w:rsid w:val="00826CD4"/>
    <w:rsid w:val="00826EFA"/>
    <w:rsid w:val="008273BC"/>
    <w:rsid w:val="00827688"/>
    <w:rsid w:val="00827975"/>
    <w:rsid w:val="00827A99"/>
    <w:rsid w:val="00827FB5"/>
    <w:rsid w:val="0083005F"/>
    <w:rsid w:val="00830142"/>
    <w:rsid w:val="0083056A"/>
    <w:rsid w:val="00830694"/>
    <w:rsid w:val="008306E1"/>
    <w:rsid w:val="00830730"/>
    <w:rsid w:val="00830997"/>
    <w:rsid w:val="00830C0A"/>
    <w:rsid w:val="008311B0"/>
    <w:rsid w:val="00831378"/>
    <w:rsid w:val="0083155E"/>
    <w:rsid w:val="00831629"/>
    <w:rsid w:val="0083175C"/>
    <w:rsid w:val="008317E9"/>
    <w:rsid w:val="00831996"/>
    <w:rsid w:val="00831B8B"/>
    <w:rsid w:val="00831D23"/>
    <w:rsid w:val="008320D3"/>
    <w:rsid w:val="00832155"/>
    <w:rsid w:val="00832314"/>
    <w:rsid w:val="008324CC"/>
    <w:rsid w:val="0083250D"/>
    <w:rsid w:val="00833628"/>
    <w:rsid w:val="0083368F"/>
    <w:rsid w:val="00833D54"/>
    <w:rsid w:val="00833E50"/>
    <w:rsid w:val="00833FAA"/>
    <w:rsid w:val="00833FF5"/>
    <w:rsid w:val="008340C6"/>
    <w:rsid w:val="00834323"/>
    <w:rsid w:val="00834421"/>
    <w:rsid w:val="00834531"/>
    <w:rsid w:val="0083499D"/>
    <w:rsid w:val="00834A3C"/>
    <w:rsid w:val="00834C28"/>
    <w:rsid w:val="00835596"/>
    <w:rsid w:val="00835614"/>
    <w:rsid w:val="00835BCA"/>
    <w:rsid w:val="00835E52"/>
    <w:rsid w:val="00836279"/>
    <w:rsid w:val="008362E5"/>
    <w:rsid w:val="008362EA"/>
    <w:rsid w:val="008363AD"/>
    <w:rsid w:val="00836425"/>
    <w:rsid w:val="00836428"/>
    <w:rsid w:val="0083680E"/>
    <w:rsid w:val="008369B6"/>
    <w:rsid w:val="00836B71"/>
    <w:rsid w:val="00836B75"/>
    <w:rsid w:val="00837165"/>
    <w:rsid w:val="008375B3"/>
    <w:rsid w:val="008400CA"/>
    <w:rsid w:val="00840272"/>
    <w:rsid w:val="0084027B"/>
    <w:rsid w:val="00840359"/>
    <w:rsid w:val="0084069E"/>
    <w:rsid w:val="00840861"/>
    <w:rsid w:val="00840946"/>
    <w:rsid w:val="00840C23"/>
    <w:rsid w:val="008412FB"/>
    <w:rsid w:val="00841321"/>
    <w:rsid w:val="00841567"/>
    <w:rsid w:val="008415BE"/>
    <w:rsid w:val="008416B4"/>
    <w:rsid w:val="00841B11"/>
    <w:rsid w:val="00841B1D"/>
    <w:rsid w:val="00841CC5"/>
    <w:rsid w:val="008420E5"/>
    <w:rsid w:val="008421D6"/>
    <w:rsid w:val="00842417"/>
    <w:rsid w:val="00842589"/>
    <w:rsid w:val="00842ECE"/>
    <w:rsid w:val="008437CF"/>
    <w:rsid w:val="0084386B"/>
    <w:rsid w:val="00843E28"/>
    <w:rsid w:val="0084434B"/>
    <w:rsid w:val="00844479"/>
    <w:rsid w:val="008444C5"/>
    <w:rsid w:val="00844873"/>
    <w:rsid w:val="008449E7"/>
    <w:rsid w:val="008450B9"/>
    <w:rsid w:val="00845121"/>
    <w:rsid w:val="0084547B"/>
    <w:rsid w:val="0084553F"/>
    <w:rsid w:val="00845746"/>
    <w:rsid w:val="008459EE"/>
    <w:rsid w:val="00845BB4"/>
    <w:rsid w:val="00845C70"/>
    <w:rsid w:val="00845CF2"/>
    <w:rsid w:val="00845F17"/>
    <w:rsid w:val="008460B0"/>
    <w:rsid w:val="00846215"/>
    <w:rsid w:val="0084675A"/>
    <w:rsid w:val="00846824"/>
    <w:rsid w:val="00846A08"/>
    <w:rsid w:val="00846B7A"/>
    <w:rsid w:val="00847093"/>
    <w:rsid w:val="008474D8"/>
    <w:rsid w:val="008474DE"/>
    <w:rsid w:val="00847839"/>
    <w:rsid w:val="008479B4"/>
    <w:rsid w:val="00847A2E"/>
    <w:rsid w:val="00847CD6"/>
    <w:rsid w:val="00847F30"/>
    <w:rsid w:val="00847FB7"/>
    <w:rsid w:val="00847FC5"/>
    <w:rsid w:val="0085001C"/>
    <w:rsid w:val="0085002B"/>
    <w:rsid w:val="0085018E"/>
    <w:rsid w:val="008506B4"/>
    <w:rsid w:val="008506EB"/>
    <w:rsid w:val="00850899"/>
    <w:rsid w:val="008509A5"/>
    <w:rsid w:val="00850BDE"/>
    <w:rsid w:val="00850DA1"/>
    <w:rsid w:val="00851085"/>
    <w:rsid w:val="00851999"/>
    <w:rsid w:val="00851C00"/>
    <w:rsid w:val="00851E8C"/>
    <w:rsid w:val="00851F38"/>
    <w:rsid w:val="0085276E"/>
    <w:rsid w:val="008527E5"/>
    <w:rsid w:val="008529CD"/>
    <w:rsid w:val="00852A47"/>
    <w:rsid w:val="00852BA6"/>
    <w:rsid w:val="00852DA4"/>
    <w:rsid w:val="00852EB1"/>
    <w:rsid w:val="00853440"/>
    <w:rsid w:val="0085356F"/>
    <w:rsid w:val="00853B87"/>
    <w:rsid w:val="00853D0E"/>
    <w:rsid w:val="00853E3F"/>
    <w:rsid w:val="00853FEE"/>
    <w:rsid w:val="008542C2"/>
    <w:rsid w:val="00854B7A"/>
    <w:rsid w:val="00855188"/>
    <w:rsid w:val="0085520F"/>
    <w:rsid w:val="00855269"/>
    <w:rsid w:val="00855598"/>
    <w:rsid w:val="00855A01"/>
    <w:rsid w:val="00855F90"/>
    <w:rsid w:val="008560B8"/>
    <w:rsid w:val="008563BD"/>
    <w:rsid w:val="008565B1"/>
    <w:rsid w:val="0085668E"/>
    <w:rsid w:val="008566CB"/>
    <w:rsid w:val="00856772"/>
    <w:rsid w:val="00856AA1"/>
    <w:rsid w:val="00856CAA"/>
    <w:rsid w:val="00857011"/>
    <w:rsid w:val="0085734D"/>
    <w:rsid w:val="00857710"/>
    <w:rsid w:val="00857741"/>
    <w:rsid w:val="00857835"/>
    <w:rsid w:val="00857920"/>
    <w:rsid w:val="00857A30"/>
    <w:rsid w:val="00857B65"/>
    <w:rsid w:val="00857D1C"/>
    <w:rsid w:val="00860083"/>
    <w:rsid w:val="008600E8"/>
    <w:rsid w:val="00860112"/>
    <w:rsid w:val="0086051F"/>
    <w:rsid w:val="0086068C"/>
    <w:rsid w:val="008606B5"/>
    <w:rsid w:val="00860C80"/>
    <w:rsid w:val="00860F0C"/>
    <w:rsid w:val="008611D8"/>
    <w:rsid w:val="0086124D"/>
    <w:rsid w:val="0086132A"/>
    <w:rsid w:val="008617E0"/>
    <w:rsid w:val="0086195A"/>
    <w:rsid w:val="00861AA3"/>
    <w:rsid w:val="00861CF8"/>
    <w:rsid w:val="00861CFF"/>
    <w:rsid w:val="00861E71"/>
    <w:rsid w:val="00861FF6"/>
    <w:rsid w:val="008623E3"/>
    <w:rsid w:val="008623F7"/>
    <w:rsid w:val="00862690"/>
    <w:rsid w:val="00862938"/>
    <w:rsid w:val="00862965"/>
    <w:rsid w:val="00862A69"/>
    <w:rsid w:val="00862AD5"/>
    <w:rsid w:val="00862B22"/>
    <w:rsid w:val="00862E20"/>
    <w:rsid w:val="00863852"/>
    <w:rsid w:val="00863982"/>
    <w:rsid w:val="00863D9C"/>
    <w:rsid w:val="0086410C"/>
    <w:rsid w:val="008644E4"/>
    <w:rsid w:val="00864557"/>
    <w:rsid w:val="00864A90"/>
    <w:rsid w:val="00864C95"/>
    <w:rsid w:val="00865027"/>
    <w:rsid w:val="00865348"/>
    <w:rsid w:val="0086553E"/>
    <w:rsid w:val="00865A47"/>
    <w:rsid w:val="008660A5"/>
    <w:rsid w:val="00866384"/>
    <w:rsid w:val="008664B2"/>
    <w:rsid w:val="0086653F"/>
    <w:rsid w:val="0086656D"/>
    <w:rsid w:val="00866A8D"/>
    <w:rsid w:val="00866BE5"/>
    <w:rsid w:val="00867286"/>
    <w:rsid w:val="00867404"/>
    <w:rsid w:val="0086742E"/>
    <w:rsid w:val="008674CA"/>
    <w:rsid w:val="008677DF"/>
    <w:rsid w:val="00867A45"/>
    <w:rsid w:val="00867F0E"/>
    <w:rsid w:val="00870156"/>
    <w:rsid w:val="008705FA"/>
    <w:rsid w:val="00870744"/>
    <w:rsid w:val="008708F0"/>
    <w:rsid w:val="00870B6C"/>
    <w:rsid w:val="00870DAA"/>
    <w:rsid w:val="00870DD8"/>
    <w:rsid w:val="00870F02"/>
    <w:rsid w:val="00870FFE"/>
    <w:rsid w:val="00871107"/>
    <w:rsid w:val="00871358"/>
    <w:rsid w:val="0087138E"/>
    <w:rsid w:val="008713FA"/>
    <w:rsid w:val="008714CF"/>
    <w:rsid w:val="008717CB"/>
    <w:rsid w:val="00871C7A"/>
    <w:rsid w:val="00871E9F"/>
    <w:rsid w:val="00871F05"/>
    <w:rsid w:val="00871FBF"/>
    <w:rsid w:val="00872135"/>
    <w:rsid w:val="00872232"/>
    <w:rsid w:val="00872356"/>
    <w:rsid w:val="008724B8"/>
    <w:rsid w:val="008728E0"/>
    <w:rsid w:val="00872C89"/>
    <w:rsid w:val="008731CD"/>
    <w:rsid w:val="00873362"/>
    <w:rsid w:val="008737CC"/>
    <w:rsid w:val="00873A1C"/>
    <w:rsid w:val="00873F31"/>
    <w:rsid w:val="00873FFC"/>
    <w:rsid w:val="00874055"/>
    <w:rsid w:val="008745EF"/>
    <w:rsid w:val="0087496D"/>
    <w:rsid w:val="00874A9F"/>
    <w:rsid w:val="00874D0F"/>
    <w:rsid w:val="00875238"/>
    <w:rsid w:val="008754F7"/>
    <w:rsid w:val="00875523"/>
    <w:rsid w:val="008757C6"/>
    <w:rsid w:val="008759B1"/>
    <w:rsid w:val="008762D9"/>
    <w:rsid w:val="00876739"/>
    <w:rsid w:val="00876885"/>
    <w:rsid w:val="00876C55"/>
    <w:rsid w:val="00876D03"/>
    <w:rsid w:val="0087702D"/>
    <w:rsid w:val="00877259"/>
    <w:rsid w:val="0087731B"/>
    <w:rsid w:val="008773FA"/>
    <w:rsid w:val="00877EB8"/>
    <w:rsid w:val="0088017A"/>
    <w:rsid w:val="00880277"/>
    <w:rsid w:val="00880479"/>
    <w:rsid w:val="0088057E"/>
    <w:rsid w:val="00880712"/>
    <w:rsid w:val="00880E82"/>
    <w:rsid w:val="00880FDB"/>
    <w:rsid w:val="0088127D"/>
    <w:rsid w:val="00881290"/>
    <w:rsid w:val="008812F4"/>
    <w:rsid w:val="0088130D"/>
    <w:rsid w:val="0088150F"/>
    <w:rsid w:val="008816F6"/>
    <w:rsid w:val="008818B0"/>
    <w:rsid w:val="00881AC8"/>
    <w:rsid w:val="00881C57"/>
    <w:rsid w:val="00882314"/>
    <w:rsid w:val="008828F8"/>
    <w:rsid w:val="00882AA5"/>
    <w:rsid w:val="00882C31"/>
    <w:rsid w:val="00882D70"/>
    <w:rsid w:val="00882ED4"/>
    <w:rsid w:val="0088306E"/>
    <w:rsid w:val="0088315F"/>
    <w:rsid w:val="008832C4"/>
    <w:rsid w:val="0088367A"/>
    <w:rsid w:val="00883FA6"/>
    <w:rsid w:val="00883FA8"/>
    <w:rsid w:val="00884004"/>
    <w:rsid w:val="00884058"/>
    <w:rsid w:val="00884424"/>
    <w:rsid w:val="00884F4D"/>
    <w:rsid w:val="00884F4F"/>
    <w:rsid w:val="00884F55"/>
    <w:rsid w:val="00884FAB"/>
    <w:rsid w:val="008853E5"/>
    <w:rsid w:val="00885539"/>
    <w:rsid w:val="0088570B"/>
    <w:rsid w:val="00885D01"/>
    <w:rsid w:val="00885D9D"/>
    <w:rsid w:val="008861B4"/>
    <w:rsid w:val="008864E9"/>
    <w:rsid w:val="00886CE9"/>
    <w:rsid w:val="00886DA0"/>
    <w:rsid w:val="00886DC8"/>
    <w:rsid w:val="00886FA9"/>
    <w:rsid w:val="00886FB7"/>
    <w:rsid w:val="0088700B"/>
    <w:rsid w:val="008870B9"/>
    <w:rsid w:val="00887184"/>
    <w:rsid w:val="0088725B"/>
    <w:rsid w:val="00887280"/>
    <w:rsid w:val="00887A5E"/>
    <w:rsid w:val="00887E76"/>
    <w:rsid w:val="0089007B"/>
    <w:rsid w:val="008904B4"/>
    <w:rsid w:val="00890812"/>
    <w:rsid w:val="00890C01"/>
    <w:rsid w:val="008910DC"/>
    <w:rsid w:val="00891171"/>
    <w:rsid w:val="008911FB"/>
    <w:rsid w:val="00891298"/>
    <w:rsid w:val="008913B4"/>
    <w:rsid w:val="00891FAE"/>
    <w:rsid w:val="00892049"/>
    <w:rsid w:val="00892208"/>
    <w:rsid w:val="008922E3"/>
    <w:rsid w:val="00892427"/>
    <w:rsid w:val="0089242A"/>
    <w:rsid w:val="00892630"/>
    <w:rsid w:val="00892DFA"/>
    <w:rsid w:val="00892F05"/>
    <w:rsid w:val="00893341"/>
    <w:rsid w:val="0089368B"/>
    <w:rsid w:val="008939E2"/>
    <w:rsid w:val="00893CB1"/>
    <w:rsid w:val="00893EC5"/>
    <w:rsid w:val="0089464F"/>
    <w:rsid w:val="0089485B"/>
    <w:rsid w:val="0089499E"/>
    <w:rsid w:val="00894E8E"/>
    <w:rsid w:val="008950F1"/>
    <w:rsid w:val="008953FE"/>
    <w:rsid w:val="00895605"/>
    <w:rsid w:val="008957B3"/>
    <w:rsid w:val="00895D73"/>
    <w:rsid w:val="00895DEE"/>
    <w:rsid w:val="0089659C"/>
    <w:rsid w:val="00896B48"/>
    <w:rsid w:val="00896B58"/>
    <w:rsid w:val="00896C09"/>
    <w:rsid w:val="00896D5A"/>
    <w:rsid w:val="00896DFA"/>
    <w:rsid w:val="00897386"/>
    <w:rsid w:val="00897831"/>
    <w:rsid w:val="00897833"/>
    <w:rsid w:val="0089784B"/>
    <w:rsid w:val="00897940"/>
    <w:rsid w:val="00897AE5"/>
    <w:rsid w:val="00897CA1"/>
    <w:rsid w:val="00897FA5"/>
    <w:rsid w:val="008A00BA"/>
    <w:rsid w:val="008A01B1"/>
    <w:rsid w:val="008A0233"/>
    <w:rsid w:val="008A0519"/>
    <w:rsid w:val="008A0A73"/>
    <w:rsid w:val="008A0AD2"/>
    <w:rsid w:val="008A0E42"/>
    <w:rsid w:val="008A135A"/>
    <w:rsid w:val="008A1457"/>
    <w:rsid w:val="008A16F3"/>
    <w:rsid w:val="008A1739"/>
    <w:rsid w:val="008A1741"/>
    <w:rsid w:val="008A1D43"/>
    <w:rsid w:val="008A1E3C"/>
    <w:rsid w:val="008A1FBB"/>
    <w:rsid w:val="008A24BA"/>
    <w:rsid w:val="008A28AD"/>
    <w:rsid w:val="008A2D95"/>
    <w:rsid w:val="008A2DDD"/>
    <w:rsid w:val="008A2F06"/>
    <w:rsid w:val="008A3153"/>
    <w:rsid w:val="008A3200"/>
    <w:rsid w:val="008A3600"/>
    <w:rsid w:val="008A3673"/>
    <w:rsid w:val="008A37B8"/>
    <w:rsid w:val="008A3838"/>
    <w:rsid w:val="008A3BF1"/>
    <w:rsid w:val="008A3C20"/>
    <w:rsid w:val="008A3D1F"/>
    <w:rsid w:val="008A43D3"/>
    <w:rsid w:val="008A4451"/>
    <w:rsid w:val="008A451B"/>
    <w:rsid w:val="008A45A3"/>
    <w:rsid w:val="008A47F0"/>
    <w:rsid w:val="008A4D9D"/>
    <w:rsid w:val="008A4DE6"/>
    <w:rsid w:val="008A4DF1"/>
    <w:rsid w:val="008A4F16"/>
    <w:rsid w:val="008A5101"/>
    <w:rsid w:val="008A5398"/>
    <w:rsid w:val="008A5AE8"/>
    <w:rsid w:val="008A5BBA"/>
    <w:rsid w:val="008A5BF6"/>
    <w:rsid w:val="008A5F39"/>
    <w:rsid w:val="008A5F62"/>
    <w:rsid w:val="008A62B4"/>
    <w:rsid w:val="008A69D3"/>
    <w:rsid w:val="008A6B2F"/>
    <w:rsid w:val="008A6DC5"/>
    <w:rsid w:val="008A6E0A"/>
    <w:rsid w:val="008A6F0F"/>
    <w:rsid w:val="008A725D"/>
    <w:rsid w:val="008A7803"/>
    <w:rsid w:val="008A78FF"/>
    <w:rsid w:val="008A7998"/>
    <w:rsid w:val="008A79C4"/>
    <w:rsid w:val="008A7A57"/>
    <w:rsid w:val="008A7A96"/>
    <w:rsid w:val="008A7E1E"/>
    <w:rsid w:val="008A7FAD"/>
    <w:rsid w:val="008B0140"/>
    <w:rsid w:val="008B027F"/>
    <w:rsid w:val="008B0345"/>
    <w:rsid w:val="008B0665"/>
    <w:rsid w:val="008B0957"/>
    <w:rsid w:val="008B0AF5"/>
    <w:rsid w:val="008B0C0C"/>
    <w:rsid w:val="008B0EFF"/>
    <w:rsid w:val="008B0F18"/>
    <w:rsid w:val="008B186B"/>
    <w:rsid w:val="008B1A0D"/>
    <w:rsid w:val="008B1BEC"/>
    <w:rsid w:val="008B20D6"/>
    <w:rsid w:val="008B2638"/>
    <w:rsid w:val="008B2813"/>
    <w:rsid w:val="008B283B"/>
    <w:rsid w:val="008B28A5"/>
    <w:rsid w:val="008B2E22"/>
    <w:rsid w:val="008B32D4"/>
    <w:rsid w:val="008B3645"/>
    <w:rsid w:val="008B3654"/>
    <w:rsid w:val="008B38BB"/>
    <w:rsid w:val="008B3908"/>
    <w:rsid w:val="008B3D4A"/>
    <w:rsid w:val="008B3E5D"/>
    <w:rsid w:val="008B3FE3"/>
    <w:rsid w:val="008B428B"/>
    <w:rsid w:val="008B42C7"/>
    <w:rsid w:val="008B4443"/>
    <w:rsid w:val="008B4563"/>
    <w:rsid w:val="008B4BE9"/>
    <w:rsid w:val="008B4CB8"/>
    <w:rsid w:val="008B5054"/>
    <w:rsid w:val="008B50CF"/>
    <w:rsid w:val="008B52C8"/>
    <w:rsid w:val="008B5700"/>
    <w:rsid w:val="008B582E"/>
    <w:rsid w:val="008B5C76"/>
    <w:rsid w:val="008B5E8B"/>
    <w:rsid w:val="008B5EED"/>
    <w:rsid w:val="008B6000"/>
    <w:rsid w:val="008B6649"/>
    <w:rsid w:val="008B6C17"/>
    <w:rsid w:val="008B6D9A"/>
    <w:rsid w:val="008B6F04"/>
    <w:rsid w:val="008B6F10"/>
    <w:rsid w:val="008B71B5"/>
    <w:rsid w:val="008B72D9"/>
    <w:rsid w:val="008B7675"/>
    <w:rsid w:val="008B7FF0"/>
    <w:rsid w:val="008C0182"/>
    <w:rsid w:val="008C032A"/>
    <w:rsid w:val="008C04EB"/>
    <w:rsid w:val="008C0608"/>
    <w:rsid w:val="008C0657"/>
    <w:rsid w:val="008C0736"/>
    <w:rsid w:val="008C09AA"/>
    <w:rsid w:val="008C0B49"/>
    <w:rsid w:val="008C0F42"/>
    <w:rsid w:val="008C105B"/>
    <w:rsid w:val="008C177A"/>
    <w:rsid w:val="008C1BEE"/>
    <w:rsid w:val="008C1D45"/>
    <w:rsid w:val="008C2001"/>
    <w:rsid w:val="008C25B8"/>
    <w:rsid w:val="008C262A"/>
    <w:rsid w:val="008C2869"/>
    <w:rsid w:val="008C2BD9"/>
    <w:rsid w:val="008C2E0C"/>
    <w:rsid w:val="008C2EC9"/>
    <w:rsid w:val="008C32EB"/>
    <w:rsid w:val="008C32F0"/>
    <w:rsid w:val="008C362E"/>
    <w:rsid w:val="008C38B5"/>
    <w:rsid w:val="008C38C0"/>
    <w:rsid w:val="008C42F1"/>
    <w:rsid w:val="008C43B5"/>
    <w:rsid w:val="008C4964"/>
    <w:rsid w:val="008C4AD6"/>
    <w:rsid w:val="008C4B56"/>
    <w:rsid w:val="008C4D35"/>
    <w:rsid w:val="008C4EE2"/>
    <w:rsid w:val="008C5326"/>
    <w:rsid w:val="008C5973"/>
    <w:rsid w:val="008C5FA3"/>
    <w:rsid w:val="008C6183"/>
    <w:rsid w:val="008C63AD"/>
    <w:rsid w:val="008C663F"/>
    <w:rsid w:val="008C683E"/>
    <w:rsid w:val="008C6886"/>
    <w:rsid w:val="008C6967"/>
    <w:rsid w:val="008C6D40"/>
    <w:rsid w:val="008C6D9E"/>
    <w:rsid w:val="008C6E7F"/>
    <w:rsid w:val="008C729D"/>
    <w:rsid w:val="008C738B"/>
    <w:rsid w:val="008C7439"/>
    <w:rsid w:val="008C7702"/>
    <w:rsid w:val="008C7718"/>
    <w:rsid w:val="008C7805"/>
    <w:rsid w:val="008C7BF7"/>
    <w:rsid w:val="008C7D2C"/>
    <w:rsid w:val="008C7F3B"/>
    <w:rsid w:val="008D0025"/>
    <w:rsid w:val="008D0E8E"/>
    <w:rsid w:val="008D1269"/>
    <w:rsid w:val="008D1283"/>
    <w:rsid w:val="008D154D"/>
    <w:rsid w:val="008D1F1E"/>
    <w:rsid w:val="008D1F2A"/>
    <w:rsid w:val="008D1F7F"/>
    <w:rsid w:val="008D2166"/>
    <w:rsid w:val="008D23F4"/>
    <w:rsid w:val="008D253A"/>
    <w:rsid w:val="008D263A"/>
    <w:rsid w:val="008D2A94"/>
    <w:rsid w:val="008D2CCA"/>
    <w:rsid w:val="008D316A"/>
    <w:rsid w:val="008D3194"/>
    <w:rsid w:val="008D3261"/>
    <w:rsid w:val="008D33E1"/>
    <w:rsid w:val="008D345C"/>
    <w:rsid w:val="008D34B0"/>
    <w:rsid w:val="008D3CFB"/>
    <w:rsid w:val="008D410E"/>
    <w:rsid w:val="008D412A"/>
    <w:rsid w:val="008D43F7"/>
    <w:rsid w:val="008D44AB"/>
    <w:rsid w:val="008D4631"/>
    <w:rsid w:val="008D4808"/>
    <w:rsid w:val="008D49E3"/>
    <w:rsid w:val="008D4B65"/>
    <w:rsid w:val="008D4D1A"/>
    <w:rsid w:val="008D5287"/>
    <w:rsid w:val="008D54D0"/>
    <w:rsid w:val="008D582B"/>
    <w:rsid w:val="008D6043"/>
    <w:rsid w:val="008D616A"/>
    <w:rsid w:val="008D61CE"/>
    <w:rsid w:val="008D61DF"/>
    <w:rsid w:val="008D61E4"/>
    <w:rsid w:val="008D6221"/>
    <w:rsid w:val="008D66E7"/>
    <w:rsid w:val="008D692F"/>
    <w:rsid w:val="008D69E1"/>
    <w:rsid w:val="008D6EDC"/>
    <w:rsid w:val="008D714D"/>
    <w:rsid w:val="008D732C"/>
    <w:rsid w:val="008D78B4"/>
    <w:rsid w:val="008D7D46"/>
    <w:rsid w:val="008E0474"/>
    <w:rsid w:val="008E054B"/>
    <w:rsid w:val="008E0F7A"/>
    <w:rsid w:val="008E1397"/>
    <w:rsid w:val="008E17CC"/>
    <w:rsid w:val="008E17F0"/>
    <w:rsid w:val="008E18F9"/>
    <w:rsid w:val="008E1923"/>
    <w:rsid w:val="008E1C1C"/>
    <w:rsid w:val="008E1D7D"/>
    <w:rsid w:val="008E26D3"/>
    <w:rsid w:val="008E2850"/>
    <w:rsid w:val="008E29F2"/>
    <w:rsid w:val="008E2C7C"/>
    <w:rsid w:val="008E2D5C"/>
    <w:rsid w:val="008E2EA2"/>
    <w:rsid w:val="008E2F6C"/>
    <w:rsid w:val="008E3435"/>
    <w:rsid w:val="008E36A2"/>
    <w:rsid w:val="008E37C4"/>
    <w:rsid w:val="008E381A"/>
    <w:rsid w:val="008E3B7D"/>
    <w:rsid w:val="008E3BB3"/>
    <w:rsid w:val="008E41B8"/>
    <w:rsid w:val="008E4243"/>
    <w:rsid w:val="008E4265"/>
    <w:rsid w:val="008E428E"/>
    <w:rsid w:val="008E4C2A"/>
    <w:rsid w:val="008E4F8E"/>
    <w:rsid w:val="008E526F"/>
    <w:rsid w:val="008E540F"/>
    <w:rsid w:val="008E5492"/>
    <w:rsid w:val="008E5565"/>
    <w:rsid w:val="008E55B0"/>
    <w:rsid w:val="008E5862"/>
    <w:rsid w:val="008E5FAA"/>
    <w:rsid w:val="008E61CE"/>
    <w:rsid w:val="008E636E"/>
    <w:rsid w:val="008E64C5"/>
    <w:rsid w:val="008E664B"/>
    <w:rsid w:val="008E6784"/>
    <w:rsid w:val="008E6DF3"/>
    <w:rsid w:val="008E6E53"/>
    <w:rsid w:val="008E6EB2"/>
    <w:rsid w:val="008E6F95"/>
    <w:rsid w:val="008E7126"/>
    <w:rsid w:val="008E713B"/>
    <w:rsid w:val="008E732E"/>
    <w:rsid w:val="008E75DF"/>
    <w:rsid w:val="008E7B22"/>
    <w:rsid w:val="008E7C91"/>
    <w:rsid w:val="008E7D74"/>
    <w:rsid w:val="008E7EAD"/>
    <w:rsid w:val="008F02C2"/>
    <w:rsid w:val="008F0341"/>
    <w:rsid w:val="008F03A4"/>
    <w:rsid w:val="008F0466"/>
    <w:rsid w:val="008F0A44"/>
    <w:rsid w:val="008F0F36"/>
    <w:rsid w:val="008F0F84"/>
    <w:rsid w:val="008F123B"/>
    <w:rsid w:val="008F127E"/>
    <w:rsid w:val="008F1437"/>
    <w:rsid w:val="008F14FC"/>
    <w:rsid w:val="008F17E0"/>
    <w:rsid w:val="008F18DF"/>
    <w:rsid w:val="008F1C16"/>
    <w:rsid w:val="008F1C78"/>
    <w:rsid w:val="008F1F45"/>
    <w:rsid w:val="008F2692"/>
    <w:rsid w:val="008F26E1"/>
    <w:rsid w:val="008F2790"/>
    <w:rsid w:val="008F2E04"/>
    <w:rsid w:val="008F3307"/>
    <w:rsid w:val="008F3379"/>
    <w:rsid w:val="008F3455"/>
    <w:rsid w:val="008F39EC"/>
    <w:rsid w:val="008F3B57"/>
    <w:rsid w:val="008F4328"/>
    <w:rsid w:val="008F4386"/>
    <w:rsid w:val="008F43B7"/>
    <w:rsid w:val="008F458A"/>
    <w:rsid w:val="008F49D0"/>
    <w:rsid w:val="008F4EB8"/>
    <w:rsid w:val="008F4FB0"/>
    <w:rsid w:val="008F52F4"/>
    <w:rsid w:val="008F558C"/>
    <w:rsid w:val="008F5672"/>
    <w:rsid w:val="008F58B0"/>
    <w:rsid w:val="008F58C2"/>
    <w:rsid w:val="008F595C"/>
    <w:rsid w:val="008F5BCC"/>
    <w:rsid w:val="008F5EF1"/>
    <w:rsid w:val="008F5FE0"/>
    <w:rsid w:val="008F62B9"/>
    <w:rsid w:val="008F632C"/>
    <w:rsid w:val="008F6376"/>
    <w:rsid w:val="008F66D2"/>
    <w:rsid w:val="008F6AFE"/>
    <w:rsid w:val="008F6CE9"/>
    <w:rsid w:val="008F6D4B"/>
    <w:rsid w:val="008F6F27"/>
    <w:rsid w:val="008F72CA"/>
    <w:rsid w:val="008F737B"/>
    <w:rsid w:val="008F737F"/>
    <w:rsid w:val="008F750E"/>
    <w:rsid w:val="008F7565"/>
    <w:rsid w:val="008F78EE"/>
    <w:rsid w:val="008F79F0"/>
    <w:rsid w:val="008F7A96"/>
    <w:rsid w:val="008F7B01"/>
    <w:rsid w:val="008F7B1F"/>
    <w:rsid w:val="008F7D37"/>
    <w:rsid w:val="00900698"/>
    <w:rsid w:val="00900A91"/>
    <w:rsid w:val="00900BD0"/>
    <w:rsid w:val="00900D26"/>
    <w:rsid w:val="00901197"/>
    <w:rsid w:val="009012B5"/>
    <w:rsid w:val="00901C52"/>
    <w:rsid w:val="00901CD6"/>
    <w:rsid w:val="00902193"/>
    <w:rsid w:val="009021EE"/>
    <w:rsid w:val="00902228"/>
    <w:rsid w:val="00902239"/>
    <w:rsid w:val="00902297"/>
    <w:rsid w:val="00902382"/>
    <w:rsid w:val="0090248C"/>
    <w:rsid w:val="0090264A"/>
    <w:rsid w:val="009026B5"/>
    <w:rsid w:val="009026D9"/>
    <w:rsid w:val="00902E21"/>
    <w:rsid w:val="00903148"/>
    <w:rsid w:val="009037E0"/>
    <w:rsid w:val="00903889"/>
    <w:rsid w:val="00903D33"/>
    <w:rsid w:val="00903DC2"/>
    <w:rsid w:val="00904008"/>
    <w:rsid w:val="0090430C"/>
    <w:rsid w:val="0090459E"/>
    <w:rsid w:val="00904BE9"/>
    <w:rsid w:val="00904CC9"/>
    <w:rsid w:val="00904F11"/>
    <w:rsid w:val="0090523F"/>
    <w:rsid w:val="009052D5"/>
    <w:rsid w:val="00905372"/>
    <w:rsid w:val="00905514"/>
    <w:rsid w:val="009056A9"/>
    <w:rsid w:val="009061FA"/>
    <w:rsid w:val="0090639C"/>
    <w:rsid w:val="00906A1F"/>
    <w:rsid w:val="00906B9B"/>
    <w:rsid w:val="00906F33"/>
    <w:rsid w:val="00906F9C"/>
    <w:rsid w:val="00907500"/>
    <w:rsid w:val="009077AA"/>
    <w:rsid w:val="00907912"/>
    <w:rsid w:val="00907BB3"/>
    <w:rsid w:val="00907BBB"/>
    <w:rsid w:val="00907CED"/>
    <w:rsid w:val="00907E59"/>
    <w:rsid w:val="009103C6"/>
    <w:rsid w:val="00910412"/>
    <w:rsid w:val="00910678"/>
    <w:rsid w:val="009106FA"/>
    <w:rsid w:val="009108A8"/>
    <w:rsid w:val="009108CF"/>
    <w:rsid w:val="00910B90"/>
    <w:rsid w:val="00910CAA"/>
    <w:rsid w:val="00910D3B"/>
    <w:rsid w:val="009110F4"/>
    <w:rsid w:val="00911315"/>
    <w:rsid w:val="0091152F"/>
    <w:rsid w:val="00911614"/>
    <w:rsid w:val="00911651"/>
    <w:rsid w:val="00911A65"/>
    <w:rsid w:val="00911AEC"/>
    <w:rsid w:val="00911E67"/>
    <w:rsid w:val="0091202C"/>
    <w:rsid w:val="00912153"/>
    <w:rsid w:val="009124E3"/>
    <w:rsid w:val="0091258F"/>
    <w:rsid w:val="0091288C"/>
    <w:rsid w:val="00912A25"/>
    <w:rsid w:val="00912A4D"/>
    <w:rsid w:val="00912D31"/>
    <w:rsid w:val="0091305A"/>
    <w:rsid w:val="009130BE"/>
    <w:rsid w:val="009130F0"/>
    <w:rsid w:val="00913119"/>
    <w:rsid w:val="009138A1"/>
    <w:rsid w:val="00913D9D"/>
    <w:rsid w:val="00913FBC"/>
    <w:rsid w:val="009141C8"/>
    <w:rsid w:val="009144F3"/>
    <w:rsid w:val="00914829"/>
    <w:rsid w:val="00914847"/>
    <w:rsid w:val="009149B7"/>
    <w:rsid w:val="00914C34"/>
    <w:rsid w:val="00914C82"/>
    <w:rsid w:val="00915257"/>
    <w:rsid w:val="00915608"/>
    <w:rsid w:val="00915C38"/>
    <w:rsid w:val="00916009"/>
    <w:rsid w:val="0091603A"/>
    <w:rsid w:val="009168AC"/>
    <w:rsid w:val="009169B1"/>
    <w:rsid w:val="00916AA8"/>
    <w:rsid w:val="00916BB0"/>
    <w:rsid w:val="00916BDE"/>
    <w:rsid w:val="00916D06"/>
    <w:rsid w:val="00916DD0"/>
    <w:rsid w:val="00916F6D"/>
    <w:rsid w:val="00917CF8"/>
    <w:rsid w:val="00917F6D"/>
    <w:rsid w:val="0092010D"/>
    <w:rsid w:val="0092034B"/>
    <w:rsid w:val="0092034C"/>
    <w:rsid w:val="009207D1"/>
    <w:rsid w:val="00920A64"/>
    <w:rsid w:val="00920C89"/>
    <w:rsid w:val="00920CBB"/>
    <w:rsid w:val="00920E54"/>
    <w:rsid w:val="00920F3E"/>
    <w:rsid w:val="0092117F"/>
    <w:rsid w:val="00921830"/>
    <w:rsid w:val="00921D59"/>
    <w:rsid w:val="00922018"/>
    <w:rsid w:val="00922050"/>
    <w:rsid w:val="00922215"/>
    <w:rsid w:val="0092229A"/>
    <w:rsid w:val="00922397"/>
    <w:rsid w:val="00922552"/>
    <w:rsid w:val="00922598"/>
    <w:rsid w:val="00922939"/>
    <w:rsid w:val="00922B2D"/>
    <w:rsid w:val="0092321E"/>
    <w:rsid w:val="0092327D"/>
    <w:rsid w:val="00923385"/>
    <w:rsid w:val="009233D4"/>
    <w:rsid w:val="0092344A"/>
    <w:rsid w:val="009235E2"/>
    <w:rsid w:val="00923A9B"/>
    <w:rsid w:val="00923B0F"/>
    <w:rsid w:val="00924169"/>
    <w:rsid w:val="009242F6"/>
    <w:rsid w:val="00924453"/>
    <w:rsid w:val="0092461D"/>
    <w:rsid w:val="0092471D"/>
    <w:rsid w:val="00924CA5"/>
    <w:rsid w:val="00924D4B"/>
    <w:rsid w:val="00924E06"/>
    <w:rsid w:val="00925076"/>
    <w:rsid w:val="0092511B"/>
    <w:rsid w:val="00925227"/>
    <w:rsid w:val="009254E6"/>
    <w:rsid w:val="00925512"/>
    <w:rsid w:val="0092558E"/>
    <w:rsid w:val="00925911"/>
    <w:rsid w:val="00925D5D"/>
    <w:rsid w:val="00925E40"/>
    <w:rsid w:val="00925EEA"/>
    <w:rsid w:val="00926081"/>
    <w:rsid w:val="0092608E"/>
    <w:rsid w:val="00926133"/>
    <w:rsid w:val="0092619D"/>
    <w:rsid w:val="009263F8"/>
    <w:rsid w:val="0092675C"/>
    <w:rsid w:val="00926CA3"/>
    <w:rsid w:val="00926EB7"/>
    <w:rsid w:val="00926EFD"/>
    <w:rsid w:val="009270C2"/>
    <w:rsid w:val="00927140"/>
    <w:rsid w:val="009279FA"/>
    <w:rsid w:val="0093012A"/>
    <w:rsid w:val="0093054D"/>
    <w:rsid w:val="009305C4"/>
    <w:rsid w:val="009305DE"/>
    <w:rsid w:val="009309BA"/>
    <w:rsid w:val="00930A87"/>
    <w:rsid w:val="009311BF"/>
    <w:rsid w:val="00931435"/>
    <w:rsid w:val="00931731"/>
    <w:rsid w:val="009317ED"/>
    <w:rsid w:val="00931839"/>
    <w:rsid w:val="00931A98"/>
    <w:rsid w:val="00931E44"/>
    <w:rsid w:val="00931ED5"/>
    <w:rsid w:val="00931EF1"/>
    <w:rsid w:val="0093202C"/>
    <w:rsid w:val="0093210F"/>
    <w:rsid w:val="009321E4"/>
    <w:rsid w:val="00932376"/>
    <w:rsid w:val="00932456"/>
    <w:rsid w:val="0093281A"/>
    <w:rsid w:val="0093333E"/>
    <w:rsid w:val="00933384"/>
    <w:rsid w:val="00933449"/>
    <w:rsid w:val="00933831"/>
    <w:rsid w:val="00933EC0"/>
    <w:rsid w:val="00933F5B"/>
    <w:rsid w:val="00934224"/>
    <w:rsid w:val="009342EC"/>
    <w:rsid w:val="009346E4"/>
    <w:rsid w:val="00934704"/>
    <w:rsid w:val="00934BB5"/>
    <w:rsid w:val="00934C57"/>
    <w:rsid w:val="00934C8F"/>
    <w:rsid w:val="00934DDF"/>
    <w:rsid w:val="009355EA"/>
    <w:rsid w:val="00935C15"/>
    <w:rsid w:val="00935D4B"/>
    <w:rsid w:val="00935D6D"/>
    <w:rsid w:val="00935EBF"/>
    <w:rsid w:val="00935F75"/>
    <w:rsid w:val="0093624D"/>
    <w:rsid w:val="00936358"/>
    <w:rsid w:val="009364D2"/>
    <w:rsid w:val="0093696D"/>
    <w:rsid w:val="00936C0C"/>
    <w:rsid w:val="009370D6"/>
    <w:rsid w:val="009370EE"/>
    <w:rsid w:val="00937256"/>
    <w:rsid w:val="009372F2"/>
    <w:rsid w:val="00937E22"/>
    <w:rsid w:val="0094016D"/>
    <w:rsid w:val="009401F3"/>
    <w:rsid w:val="0094055D"/>
    <w:rsid w:val="009405F2"/>
    <w:rsid w:val="009408D9"/>
    <w:rsid w:val="00940F5D"/>
    <w:rsid w:val="00941041"/>
    <w:rsid w:val="009413AA"/>
    <w:rsid w:val="009414AA"/>
    <w:rsid w:val="0094169A"/>
    <w:rsid w:val="0094199E"/>
    <w:rsid w:val="00941B6A"/>
    <w:rsid w:val="00941D03"/>
    <w:rsid w:val="0094228A"/>
    <w:rsid w:val="0094278A"/>
    <w:rsid w:val="00942905"/>
    <w:rsid w:val="00943271"/>
    <w:rsid w:val="00943370"/>
    <w:rsid w:val="009435B8"/>
    <w:rsid w:val="0094361E"/>
    <w:rsid w:val="00943660"/>
    <w:rsid w:val="009438B1"/>
    <w:rsid w:val="00943B61"/>
    <w:rsid w:val="00943C6F"/>
    <w:rsid w:val="00943DEE"/>
    <w:rsid w:val="00943EA8"/>
    <w:rsid w:val="009442B0"/>
    <w:rsid w:val="00944429"/>
    <w:rsid w:val="00944861"/>
    <w:rsid w:val="00944887"/>
    <w:rsid w:val="009449F0"/>
    <w:rsid w:val="00944C5F"/>
    <w:rsid w:val="00944CCA"/>
    <w:rsid w:val="00944FF6"/>
    <w:rsid w:val="00945246"/>
    <w:rsid w:val="009452BC"/>
    <w:rsid w:val="009452D6"/>
    <w:rsid w:val="0094535A"/>
    <w:rsid w:val="00945883"/>
    <w:rsid w:val="00945A6F"/>
    <w:rsid w:val="00945D9D"/>
    <w:rsid w:val="009460C1"/>
    <w:rsid w:val="009462B5"/>
    <w:rsid w:val="00946457"/>
    <w:rsid w:val="009464FE"/>
    <w:rsid w:val="00946547"/>
    <w:rsid w:val="0094659F"/>
    <w:rsid w:val="009468A6"/>
    <w:rsid w:val="009468B7"/>
    <w:rsid w:val="00946B80"/>
    <w:rsid w:val="00946F47"/>
    <w:rsid w:val="00946F9A"/>
    <w:rsid w:val="0094705D"/>
    <w:rsid w:val="00947599"/>
    <w:rsid w:val="00947710"/>
    <w:rsid w:val="00947A5C"/>
    <w:rsid w:val="00947E75"/>
    <w:rsid w:val="00947FC6"/>
    <w:rsid w:val="009500CD"/>
    <w:rsid w:val="00950212"/>
    <w:rsid w:val="009506DC"/>
    <w:rsid w:val="009506F5"/>
    <w:rsid w:val="009511B1"/>
    <w:rsid w:val="009511CD"/>
    <w:rsid w:val="00951398"/>
    <w:rsid w:val="00951AF0"/>
    <w:rsid w:val="00951D68"/>
    <w:rsid w:val="00951D6D"/>
    <w:rsid w:val="00951F17"/>
    <w:rsid w:val="009525AF"/>
    <w:rsid w:val="00952707"/>
    <w:rsid w:val="00952B91"/>
    <w:rsid w:val="00952D19"/>
    <w:rsid w:val="00952EA8"/>
    <w:rsid w:val="00952F29"/>
    <w:rsid w:val="00952F4F"/>
    <w:rsid w:val="009534C4"/>
    <w:rsid w:val="00953630"/>
    <w:rsid w:val="00953823"/>
    <w:rsid w:val="00953C0F"/>
    <w:rsid w:val="00953C7B"/>
    <w:rsid w:val="00953EE5"/>
    <w:rsid w:val="009545E7"/>
    <w:rsid w:val="00954738"/>
    <w:rsid w:val="009547A1"/>
    <w:rsid w:val="00954F35"/>
    <w:rsid w:val="00955116"/>
    <w:rsid w:val="00955218"/>
    <w:rsid w:val="00955550"/>
    <w:rsid w:val="00955554"/>
    <w:rsid w:val="009555E4"/>
    <w:rsid w:val="00955702"/>
    <w:rsid w:val="00955764"/>
    <w:rsid w:val="00955AB6"/>
    <w:rsid w:val="00955CD4"/>
    <w:rsid w:val="00956192"/>
    <w:rsid w:val="009561F3"/>
    <w:rsid w:val="0095623C"/>
    <w:rsid w:val="00956333"/>
    <w:rsid w:val="009564D4"/>
    <w:rsid w:val="009567C7"/>
    <w:rsid w:val="00956AD5"/>
    <w:rsid w:val="00956D2F"/>
    <w:rsid w:val="00956DF7"/>
    <w:rsid w:val="00956EB6"/>
    <w:rsid w:val="009570B7"/>
    <w:rsid w:val="009571EB"/>
    <w:rsid w:val="0095746B"/>
    <w:rsid w:val="00957777"/>
    <w:rsid w:val="00957999"/>
    <w:rsid w:val="00957A1C"/>
    <w:rsid w:val="00957CD5"/>
    <w:rsid w:val="00957F1C"/>
    <w:rsid w:val="0096052D"/>
    <w:rsid w:val="00960672"/>
    <w:rsid w:val="00960C5E"/>
    <w:rsid w:val="00960E29"/>
    <w:rsid w:val="009612D1"/>
    <w:rsid w:val="009613BB"/>
    <w:rsid w:val="009613ED"/>
    <w:rsid w:val="00961550"/>
    <w:rsid w:val="00961C60"/>
    <w:rsid w:val="00961EE4"/>
    <w:rsid w:val="009622E7"/>
    <w:rsid w:val="00962418"/>
    <w:rsid w:val="0096252E"/>
    <w:rsid w:val="00962667"/>
    <w:rsid w:val="009628B5"/>
    <w:rsid w:val="00962947"/>
    <w:rsid w:val="00962F22"/>
    <w:rsid w:val="00963446"/>
    <w:rsid w:val="00963667"/>
    <w:rsid w:val="0096394A"/>
    <w:rsid w:val="00963F6F"/>
    <w:rsid w:val="0096415B"/>
    <w:rsid w:val="00964337"/>
    <w:rsid w:val="00964659"/>
    <w:rsid w:val="00964BC7"/>
    <w:rsid w:val="00964F05"/>
    <w:rsid w:val="00965022"/>
    <w:rsid w:val="0096519D"/>
    <w:rsid w:val="0096532F"/>
    <w:rsid w:val="00965421"/>
    <w:rsid w:val="0096548E"/>
    <w:rsid w:val="00965877"/>
    <w:rsid w:val="00965897"/>
    <w:rsid w:val="00965908"/>
    <w:rsid w:val="00965B05"/>
    <w:rsid w:val="00965C50"/>
    <w:rsid w:val="00965C64"/>
    <w:rsid w:val="00965D17"/>
    <w:rsid w:val="00966302"/>
    <w:rsid w:val="0096638A"/>
    <w:rsid w:val="009663F6"/>
    <w:rsid w:val="009665E6"/>
    <w:rsid w:val="00966A58"/>
    <w:rsid w:val="00966D0D"/>
    <w:rsid w:val="00967016"/>
    <w:rsid w:val="0096728F"/>
    <w:rsid w:val="009674A8"/>
    <w:rsid w:val="009674DB"/>
    <w:rsid w:val="009677A0"/>
    <w:rsid w:val="00967A66"/>
    <w:rsid w:val="00967A9E"/>
    <w:rsid w:val="00967B40"/>
    <w:rsid w:val="00967E0F"/>
    <w:rsid w:val="009702C6"/>
    <w:rsid w:val="009705B7"/>
    <w:rsid w:val="00970977"/>
    <w:rsid w:val="00970DA2"/>
    <w:rsid w:val="00970FE1"/>
    <w:rsid w:val="009710CA"/>
    <w:rsid w:val="0097116C"/>
    <w:rsid w:val="00971405"/>
    <w:rsid w:val="00971633"/>
    <w:rsid w:val="00971D6E"/>
    <w:rsid w:val="00971E37"/>
    <w:rsid w:val="00971EDC"/>
    <w:rsid w:val="009720B1"/>
    <w:rsid w:val="009728F5"/>
    <w:rsid w:val="00972957"/>
    <w:rsid w:val="00972B88"/>
    <w:rsid w:val="00972BD2"/>
    <w:rsid w:val="00972E47"/>
    <w:rsid w:val="00972F95"/>
    <w:rsid w:val="0097319D"/>
    <w:rsid w:val="00973374"/>
    <w:rsid w:val="009733E0"/>
    <w:rsid w:val="00973867"/>
    <w:rsid w:val="009738CF"/>
    <w:rsid w:val="00973B37"/>
    <w:rsid w:val="0097415F"/>
    <w:rsid w:val="00974322"/>
    <w:rsid w:val="009746A7"/>
    <w:rsid w:val="00974A22"/>
    <w:rsid w:val="00974B3D"/>
    <w:rsid w:val="00974C02"/>
    <w:rsid w:val="00974EB1"/>
    <w:rsid w:val="00975569"/>
    <w:rsid w:val="00975758"/>
    <w:rsid w:val="009759A6"/>
    <w:rsid w:val="00975D22"/>
    <w:rsid w:val="0097621E"/>
    <w:rsid w:val="00976447"/>
    <w:rsid w:val="00976AB3"/>
    <w:rsid w:val="00976E64"/>
    <w:rsid w:val="00976EF3"/>
    <w:rsid w:val="00977225"/>
    <w:rsid w:val="009772FC"/>
    <w:rsid w:val="00977370"/>
    <w:rsid w:val="0097755F"/>
    <w:rsid w:val="0097779F"/>
    <w:rsid w:val="009778A0"/>
    <w:rsid w:val="00977978"/>
    <w:rsid w:val="00977A11"/>
    <w:rsid w:val="00980022"/>
    <w:rsid w:val="009803FA"/>
    <w:rsid w:val="00980787"/>
    <w:rsid w:val="00980837"/>
    <w:rsid w:val="00980A9A"/>
    <w:rsid w:val="00980C7B"/>
    <w:rsid w:val="00980DEA"/>
    <w:rsid w:val="00980EDF"/>
    <w:rsid w:val="00980F13"/>
    <w:rsid w:val="00980F4B"/>
    <w:rsid w:val="009811DE"/>
    <w:rsid w:val="00981672"/>
    <w:rsid w:val="009816D3"/>
    <w:rsid w:val="009817BC"/>
    <w:rsid w:val="009819FF"/>
    <w:rsid w:val="00981DEB"/>
    <w:rsid w:val="00982003"/>
    <w:rsid w:val="00982087"/>
    <w:rsid w:val="009820B9"/>
    <w:rsid w:val="009822B2"/>
    <w:rsid w:val="00982562"/>
    <w:rsid w:val="009825D9"/>
    <w:rsid w:val="009827B4"/>
    <w:rsid w:val="009828AF"/>
    <w:rsid w:val="00982920"/>
    <w:rsid w:val="00982B6B"/>
    <w:rsid w:val="00982C10"/>
    <w:rsid w:val="0098314A"/>
    <w:rsid w:val="009832C2"/>
    <w:rsid w:val="00983538"/>
    <w:rsid w:val="0098377F"/>
    <w:rsid w:val="00983CB4"/>
    <w:rsid w:val="00983DD0"/>
    <w:rsid w:val="00983ED2"/>
    <w:rsid w:val="00983F15"/>
    <w:rsid w:val="0098407C"/>
    <w:rsid w:val="00984342"/>
    <w:rsid w:val="00984B18"/>
    <w:rsid w:val="00984C9A"/>
    <w:rsid w:val="00984CA4"/>
    <w:rsid w:val="0098507A"/>
    <w:rsid w:val="00985596"/>
    <w:rsid w:val="00985783"/>
    <w:rsid w:val="00985805"/>
    <w:rsid w:val="00985875"/>
    <w:rsid w:val="00985A30"/>
    <w:rsid w:val="00985B45"/>
    <w:rsid w:val="00985FA8"/>
    <w:rsid w:val="00986278"/>
    <w:rsid w:val="00986624"/>
    <w:rsid w:val="009867BD"/>
    <w:rsid w:val="00986971"/>
    <w:rsid w:val="009869C3"/>
    <w:rsid w:val="00986A73"/>
    <w:rsid w:val="00986A79"/>
    <w:rsid w:val="00986C58"/>
    <w:rsid w:val="009870D5"/>
    <w:rsid w:val="00987478"/>
    <w:rsid w:val="009875C9"/>
    <w:rsid w:val="009877F0"/>
    <w:rsid w:val="00987CC5"/>
    <w:rsid w:val="00987EFA"/>
    <w:rsid w:val="00987F04"/>
    <w:rsid w:val="00987F6C"/>
    <w:rsid w:val="00987FB1"/>
    <w:rsid w:val="0099009C"/>
    <w:rsid w:val="0099010F"/>
    <w:rsid w:val="0099014B"/>
    <w:rsid w:val="00990312"/>
    <w:rsid w:val="00990BF6"/>
    <w:rsid w:val="00990E84"/>
    <w:rsid w:val="00990F6B"/>
    <w:rsid w:val="009911AE"/>
    <w:rsid w:val="0099146F"/>
    <w:rsid w:val="0099157B"/>
    <w:rsid w:val="00991636"/>
    <w:rsid w:val="0099165F"/>
    <w:rsid w:val="009917FF"/>
    <w:rsid w:val="00991A9A"/>
    <w:rsid w:val="00991CA5"/>
    <w:rsid w:val="00991D3C"/>
    <w:rsid w:val="00991F30"/>
    <w:rsid w:val="0099203B"/>
    <w:rsid w:val="009923F4"/>
    <w:rsid w:val="0099280C"/>
    <w:rsid w:val="00992AB5"/>
    <w:rsid w:val="00992E50"/>
    <w:rsid w:val="00993105"/>
    <w:rsid w:val="00993236"/>
    <w:rsid w:val="009932A4"/>
    <w:rsid w:val="0099341A"/>
    <w:rsid w:val="0099346A"/>
    <w:rsid w:val="0099361B"/>
    <w:rsid w:val="0099378C"/>
    <w:rsid w:val="00993812"/>
    <w:rsid w:val="0099399C"/>
    <w:rsid w:val="00993A35"/>
    <w:rsid w:val="00993ED2"/>
    <w:rsid w:val="00993FC8"/>
    <w:rsid w:val="00994101"/>
    <w:rsid w:val="00994367"/>
    <w:rsid w:val="00994455"/>
    <w:rsid w:val="009948F2"/>
    <w:rsid w:val="00994916"/>
    <w:rsid w:val="00994D8E"/>
    <w:rsid w:val="00994F9D"/>
    <w:rsid w:val="00995454"/>
    <w:rsid w:val="00995A8E"/>
    <w:rsid w:val="00995AC8"/>
    <w:rsid w:val="00995B9D"/>
    <w:rsid w:val="00995C0D"/>
    <w:rsid w:val="00995D40"/>
    <w:rsid w:val="00995FC1"/>
    <w:rsid w:val="00996020"/>
    <w:rsid w:val="00996104"/>
    <w:rsid w:val="009963C0"/>
    <w:rsid w:val="009967B7"/>
    <w:rsid w:val="00996914"/>
    <w:rsid w:val="00996AF4"/>
    <w:rsid w:val="00996B4C"/>
    <w:rsid w:val="00996CC2"/>
    <w:rsid w:val="0099701F"/>
    <w:rsid w:val="009971EA"/>
    <w:rsid w:val="00997329"/>
    <w:rsid w:val="00997724"/>
    <w:rsid w:val="009977C4"/>
    <w:rsid w:val="00997873"/>
    <w:rsid w:val="00997909"/>
    <w:rsid w:val="009979E7"/>
    <w:rsid w:val="00997BBD"/>
    <w:rsid w:val="00997CF9"/>
    <w:rsid w:val="009A002F"/>
    <w:rsid w:val="009A00DA"/>
    <w:rsid w:val="009A0234"/>
    <w:rsid w:val="009A03A3"/>
    <w:rsid w:val="009A08BB"/>
    <w:rsid w:val="009A0B9F"/>
    <w:rsid w:val="009A0EC2"/>
    <w:rsid w:val="009A1151"/>
    <w:rsid w:val="009A14EB"/>
    <w:rsid w:val="009A1838"/>
    <w:rsid w:val="009A19C7"/>
    <w:rsid w:val="009A1EAE"/>
    <w:rsid w:val="009A22AE"/>
    <w:rsid w:val="009A25E5"/>
    <w:rsid w:val="009A281A"/>
    <w:rsid w:val="009A2950"/>
    <w:rsid w:val="009A2B25"/>
    <w:rsid w:val="009A2C45"/>
    <w:rsid w:val="009A2DDD"/>
    <w:rsid w:val="009A3006"/>
    <w:rsid w:val="009A30DF"/>
    <w:rsid w:val="009A312F"/>
    <w:rsid w:val="009A317D"/>
    <w:rsid w:val="009A3363"/>
    <w:rsid w:val="009A3678"/>
    <w:rsid w:val="009A3BED"/>
    <w:rsid w:val="009A3D10"/>
    <w:rsid w:val="009A4284"/>
    <w:rsid w:val="009A436A"/>
    <w:rsid w:val="009A4AD2"/>
    <w:rsid w:val="009A4AFC"/>
    <w:rsid w:val="009A4CFF"/>
    <w:rsid w:val="009A4E6C"/>
    <w:rsid w:val="009A548D"/>
    <w:rsid w:val="009A54FB"/>
    <w:rsid w:val="009A568F"/>
    <w:rsid w:val="009A598F"/>
    <w:rsid w:val="009A5DEB"/>
    <w:rsid w:val="009A6567"/>
    <w:rsid w:val="009A65E2"/>
    <w:rsid w:val="009A67CF"/>
    <w:rsid w:val="009A6B24"/>
    <w:rsid w:val="009A7020"/>
    <w:rsid w:val="009A71A0"/>
    <w:rsid w:val="009A737A"/>
    <w:rsid w:val="009A74E2"/>
    <w:rsid w:val="009A7969"/>
    <w:rsid w:val="009A7B81"/>
    <w:rsid w:val="009A7D9E"/>
    <w:rsid w:val="009A7F4B"/>
    <w:rsid w:val="009A7F4C"/>
    <w:rsid w:val="009B038F"/>
    <w:rsid w:val="009B12DE"/>
    <w:rsid w:val="009B142E"/>
    <w:rsid w:val="009B14FF"/>
    <w:rsid w:val="009B1E90"/>
    <w:rsid w:val="009B1F42"/>
    <w:rsid w:val="009B2117"/>
    <w:rsid w:val="009B21B3"/>
    <w:rsid w:val="009B2356"/>
    <w:rsid w:val="009B2366"/>
    <w:rsid w:val="009B284F"/>
    <w:rsid w:val="009B29E1"/>
    <w:rsid w:val="009B2AFE"/>
    <w:rsid w:val="009B2D95"/>
    <w:rsid w:val="009B315E"/>
    <w:rsid w:val="009B3160"/>
    <w:rsid w:val="009B324E"/>
    <w:rsid w:val="009B3377"/>
    <w:rsid w:val="009B3522"/>
    <w:rsid w:val="009B36EC"/>
    <w:rsid w:val="009B3725"/>
    <w:rsid w:val="009B3728"/>
    <w:rsid w:val="009B3739"/>
    <w:rsid w:val="009B3784"/>
    <w:rsid w:val="009B3C5F"/>
    <w:rsid w:val="009B3CF4"/>
    <w:rsid w:val="009B40A5"/>
    <w:rsid w:val="009B442A"/>
    <w:rsid w:val="009B4454"/>
    <w:rsid w:val="009B4679"/>
    <w:rsid w:val="009B49D7"/>
    <w:rsid w:val="009B4BFC"/>
    <w:rsid w:val="009B4ECE"/>
    <w:rsid w:val="009B55BD"/>
    <w:rsid w:val="009B5FEA"/>
    <w:rsid w:val="009B66AF"/>
    <w:rsid w:val="009B6755"/>
    <w:rsid w:val="009B68FF"/>
    <w:rsid w:val="009B69BA"/>
    <w:rsid w:val="009B69E1"/>
    <w:rsid w:val="009B7127"/>
    <w:rsid w:val="009B73DF"/>
    <w:rsid w:val="009B74DB"/>
    <w:rsid w:val="009B77BA"/>
    <w:rsid w:val="009B7B84"/>
    <w:rsid w:val="009B7D64"/>
    <w:rsid w:val="009B7D80"/>
    <w:rsid w:val="009B7FB3"/>
    <w:rsid w:val="009C02BE"/>
    <w:rsid w:val="009C078D"/>
    <w:rsid w:val="009C0978"/>
    <w:rsid w:val="009C169B"/>
    <w:rsid w:val="009C171A"/>
    <w:rsid w:val="009C1874"/>
    <w:rsid w:val="009C1FC2"/>
    <w:rsid w:val="009C2033"/>
    <w:rsid w:val="009C26B4"/>
    <w:rsid w:val="009C29CA"/>
    <w:rsid w:val="009C2C01"/>
    <w:rsid w:val="009C2E6D"/>
    <w:rsid w:val="009C2E75"/>
    <w:rsid w:val="009C3148"/>
    <w:rsid w:val="009C3317"/>
    <w:rsid w:val="009C33EE"/>
    <w:rsid w:val="009C3405"/>
    <w:rsid w:val="009C39D9"/>
    <w:rsid w:val="009C3B41"/>
    <w:rsid w:val="009C3DAE"/>
    <w:rsid w:val="009C3F1F"/>
    <w:rsid w:val="009C4094"/>
    <w:rsid w:val="009C442D"/>
    <w:rsid w:val="009C4866"/>
    <w:rsid w:val="009C49C9"/>
    <w:rsid w:val="009C4AFD"/>
    <w:rsid w:val="009C4B47"/>
    <w:rsid w:val="009C4D5D"/>
    <w:rsid w:val="009C4D8B"/>
    <w:rsid w:val="009C4DEE"/>
    <w:rsid w:val="009C4E0D"/>
    <w:rsid w:val="009C506B"/>
    <w:rsid w:val="009C532B"/>
    <w:rsid w:val="009C541A"/>
    <w:rsid w:val="009C59B7"/>
    <w:rsid w:val="009C5A1C"/>
    <w:rsid w:val="009C5E8B"/>
    <w:rsid w:val="009C6535"/>
    <w:rsid w:val="009C6884"/>
    <w:rsid w:val="009C697D"/>
    <w:rsid w:val="009C6DF8"/>
    <w:rsid w:val="009C75EB"/>
    <w:rsid w:val="009C7739"/>
    <w:rsid w:val="009C7992"/>
    <w:rsid w:val="009C7B9F"/>
    <w:rsid w:val="009C7D97"/>
    <w:rsid w:val="009C7ED2"/>
    <w:rsid w:val="009D0169"/>
    <w:rsid w:val="009D01F7"/>
    <w:rsid w:val="009D0688"/>
    <w:rsid w:val="009D0A30"/>
    <w:rsid w:val="009D0BE7"/>
    <w:rsid w:val="009D0EC4"/>
    <w:rsid w:val="009D0FC6"/>
    <w:rsid w:val="009D1181"/>
    <w:rsid w:val="009D1397"/>
    <w:rsid w:val="009D14C7"/>
    <w:rsid w:val="009D155C"/>
    <w:rsid w:val="009D1561"/>
    <w:rsid w:val="009D1652"/>
    <w:rsid w:val="009D1A20"/>
    <w:rsid w:val="009D205B"/>
    <w:rsid w:val="009D2455"/>
    <w:rsid w:val="009D274E"/>
    <w:rsid w:val="009D280F"/>
    <w:rsid w:val="009D2984"/>
    <w:rsid w:val="009D2AC1"/>
    <w:rsid w:val="009D2B6D"/>
    <w:rsid w:val="009D2E17"/>
    <w:rsid w:val="009D2F81"/>
    <w:rsid w:val="009D30C1"/>
    <w:rsid w:val="009D3455"/>
    <w:rsid w:val="009D3B40"/>
    <w:rsid w:val="009D3F9D"/>
    <w:rsid w:val="009D4148"/>
    <w:rsid w:val="009D422F"/>
    <w:rsid w:val="009D43A0"/>
    <w:rsid w:val="009D4404"/>
    <w:rsid w:val="009D4619"/>
    <w:rsid w:val="009D46D6"/>
    <w:rsid w:val="009D48A3"/>
    <w:rsid w:val="009D4B89"/>
    <w:rsid w:val="009D4F45"/>
    <w:rsid w:val="009D5017"/>
    <w:rsid w:val="009D53EA"/>
    <w:rsid w:val="009D5B7A"/>
    <w:rsid w:val="009D5D19"/>
    <w:rsid w:val="009D6218"/>
    <w:rsid w:val="009D6225"/>
    <w:rsid w:val="009D640E"/>
    <w:rsid w:val="009D657E"/>
    <w:rsid w:val="009D6656"/>
    <w:rsid w:val="009D6989"/>
    <w:rsid w:val="009D6BB1"/>
    <w:rsid w:val="009D6BB5"/>
    <w:rsid w:val="009D6D6A"/>
    <w:rsid w:val="009D7110"/>
    <w:rsid w:val="009D74BF"/>
    <w:rsid w:val="009D75B4"/>
    <w:rsid w:val="009D7771"/>
    <w:rsid w:val="009D7977"/>
    <w:rsid w:val="009D7A09"/>
    <w:rsid w:val="009D7AF7"/>
    <w:rsid w:val="009D7D04"/>
    <w:rsid w:val="009E05A2"/>
    <w:rsid w:val="009E05F4"/>
    <w:rsid w:val="009E05F9"/>
    <w:rsid w:val="009E0856"/>
    <w:rsid w:val="009E0B37"/>
    <w:rsid w:val="009E0DB9"/>
    <w:rsid w:val="009E0F8F"/>
    <w:rsid w:val="009E1006"/>
    <w:rsid w:val="009E16BF"/>
    <w:rsid w:val="009E176D"/>
    <w:rsid w:val="009E17E5"/>
    <w:rsid w:val="009E1878"/>
    <w:rsid w:val="009E1A99"/>
    <w:rsid w:val="009E1B20"/>
    <w:rsid w:val="009E1D44"/>
    <w:rsid w:val="009E1D6D"/>
    <w:rsid w:val="009E215D"/>
    <w:rsid w:val="009E2B29"/>
    <w:rsid w:val="009E3020"/>
    <w:rsid w:val="009E3337"/>
    <w:rsid w:val="009E398A"/>
    <w:rsid w:val="009E3A17"/>
    <w:rsid w:val="009E3B3C"/>
    <w:rsid w:val="009E40E1"/>
    <w:rsid w:val="009E4124"/>
    <w:rsid w:val="009E4526"/>
    <w:rsid w:val="009E4620"/>
    <w:rsid w:val="009E46DC"/>
    <w:rsid w:val="009E4949"/>
    <w:rsid w:val="009E49D1"/>
    <w:rsid w:val="009E4A4F"/>
    <w:rsid w:val="009E4D9B"/>
    <w:rsid w:val="009E4E82"/>
    <w:rsid w:val="009E4EBD"/>
    <w:rsid w:val="009E537A"/>
    <w:rsid w:val="009E5449"/>
    <w:rsid w:val="009E5705"/>
    <w:rsid w:val="009E5940"/>
    <w:rsid w:val="009E5E88"/>
    <w:rsid w:val="009E5ECA"/>
    <w:rsid w:val="009E5EFF"/>
    <w:rsid w:val="009E5F73"/>
    <w:rsid w:val="009E6151"/>
    <w:rsid w:val="009E677E"/>
    <w:rsid w:val="009E6A61"/>
    <w:rsid w:val="009E6C98"/>
    <w:rsid w:val="009E6CEA"/>
    <w:rsid w:val="009E6EC3"/>
    <w:rsid w:val="009E712F"/>
    <w:rsid w:val="009E73AD"/>
    <w:rsid w:val="009E78C6"/>
    <w:rsid w:val="009E7C04"/>
    <w:rsid w:val="009E7CAC"/>
    <w:rsid w:val="009F025F"/>
    <w:rsid w:val="009F0378"/>
    <w:rsid w:val="009F0659"/>
    <w:rsid w:val="009F0861"/>
    <w:rsid w:val="009F09B9"/>
    <w:rsid w:val="009F0ACF"/>
    <w:rsid w:val="009F0E31"/>
    <w:rsid w:val="009F0E47"/>
    <w:rsid w:val="009F10B0"/>
    <w:rsid w:val="009F11D3"/>
    <w:rsid w:val="009F18AE"/>
    <w:rsid w:val="009F1940"/>
    <w:rsid w:val="009F2098"/>
    <w:rsid w:val="009F26B2"/>
    <w:rsid w:val="009F26DA"/>
    <w:rsid w:val="009F26E9"/>
    <w:rsid w:val="009F27BC"/>
    <w:rsid w:val="009F2971"/>
    <w:rsid w:val="009F2E5E"/>
    <w:rsid w:val="009F2FE9"/>
    <w:rsid w:val="009F326E"/>
    <w:rsid w:val="009F36AB"/>
    <w:rsid w:val="009F38E9"/>
    <w:rsid w:val="009F3A45"/>
    <w:rsid w:val="009F3C95"/>
    <w:rsid w:val="009F3E99"/>
    <w:rsid w:val="009F413C"/>
    <w:rsid w:val="009F42CC"/>
    <w:rsid w:val="009F4381"/>
    <w:rsid w:val="009F43B2"/>
    <w:rsid w:val="009F43EA"/>
    <w:rsid w:val="009F44DC"/>
    <w:rsid w:val="009F478D"/>
    <w:rsid w:val="009F488D"/>
    <w:rsid w:val="009F58E3"/>
    <w:rsid w:val="009F591B"/>
    <w:rsid w:val="009F5955"/>
    <w:rsid w:val="009F5C25"/>
    <w:rsid w:val="009F5CB3"/>
    <w:rsid w:val="009F5E1D"/>
    <w:rsid w:val="009F5F45"/>
    <w:rsid w:val="009F6346"/>
    <w:rsid w:val="009F6348"/>
    <w:rsid w:val="009F65F0"/>
    <w:rsid w:val="009F6C37"/>
    <w:rsid w:val="009F6E07"/>
    <w:rsid w:val="009F6E58"/>
    <w:rsid w:val="009F71E2"/>
    <w:rsid w:val="009F71FF"/>
    <w:rsid w:val="009F7262"/>
    <w:rsid w:val="009F7287"/>
    <w:rsid w:val="009F73FB"/>
    <w:rsid w:val="009F7719"/>
    <w:rsid w:val="009F77B5"/>
    <w:rsid w:val="009F7DDE"/>
    <w:rsid w:val="00A0026D"/>
    <w:rsid w:val="00A0042D"/>
    <w:rsid w:val="00A00441"/>
    <w:rsid w:val="00A0075C"/>
    <w:rsid w:val="00A007F6"/>
    <w:rsid w:val="00A00A0E"/>
    <w:rsid w:val="00A00C74"/>
    <w:rsid w:val="00A00D10"/>
    <w:rsid w:val="00A00D5F"/>
    <w:rsid w:val="00A01180"/>
    <w:rsid w:val="00A011AC"/>
    <w:rsid w:val="00A01981"/>
    <w:rsid w:val="00A019DB"/>
    <w:rsid w:val="00A01E65"/>
    <w:rsid w:val="00A01F32"/>
    <w:rsid w:val="00A026AA"/>
    <w:rsid w:val="00A02969"/>
    <w:rsid w:val="00A02EDC"/>
    <w:rsid w:val="00A03306"/>
    <w:rsid w:val="00A03355"/>
    <w:rsid w:val="00A03745"/>
    <w:rsid w:val="00A03850"/>
    <w:rsid w:val="00A03974"/>
    <w:rsid w:val="00A039EC"/>
    <w:rsid w:val="00A03AD9"/>
    <w:rsid w:val="00A03D6E"/>
    <w:rsid w:val="00A03EAB"/>
    <w:rsid w:val="00A03EB4"/>
    <w:rsid w:val="00A03F95"/>
    <w:rsid w:val="00A04043"/>
    <w:rsid w:val="00A048DD"/>
    <w:rsid w:val="00A04A89"/>
    <w:rsid w:val="00A04E76"/>
    <w:rsid w:val="00A05233"/>
    <w:rsid w:val="00A05979"/>
    <w:rsid w:val="00A05A5C"/>
    <w:rsid w:val="00A05C7F"/>
    <w:rsid w:val="00A05DE3"/>
    <w:rsid w:val="00A05F29"/>
    <w:rsid w:val="00A0628A"/>
    <w:rsid w:val="00A066ED"/>
    <w:rsid w:val="00A066F6"/>
    <w:rsid w:val="00A06A78"/>
    <w:rsid w:val="00A06B7B"/>
    <w:rsid w:val="00A06D9D"/>
    <w:rsid w:val="00A0724B"/>
    <w:rsid w:val="00A07373"/>
    <w:rsid w:val="00A075A6"/>
    <w:rsid w:val="00A07625"/>
    <w:rsid w:val="00A0781D"/>
    <w:rsid w:val="00A07A5E"/>
    <w:rsid w:val="00A07C9D"/>
    <w:rsid w:val="00A07F31"/>
    <w:rsid w:val="00A104FC"/>
    <w:rsid w:val="00A10919"/>
    <w:rsid w:val="00A10A23"/>
    <w:rsid w:val="00A10B73"/>
    <w:rsid w:val="00A10CE9"/>
    <w:rsid w:val="00A10E57"/>
    <w:rsid w:val="00A10F91"/>
    <w:rsid w:val="00A11747"/>
    <w:rsid w:val="00A11A16"/>
    <w:rsid w:val="00A11D65"/>
    <w:rsid w:val="00A12080"/>
    <w:rsid w:val="00A122C6"/>
    <w:rsid w:val="00A123B4"/>
    <w:rsid w:val="00A1253E"/>
    <w:rsid w:val="00A12583"/>
    <w:rsid w:val="00A12773"/>
    <w:rsid w:val="00A12B7B"/>
    <w:rsid w:val="00A12CA5"/>
    <w:rsid w:val="00A12F09"/>
    <w:rsid w:val="00A1319C"/>
    <w:rsid w:val="00A131BF"/>
    <w:rsid w:val="00A13275"/>
    <w:rsid w:val="00A1352D"/>
    <w:rsid w:val="00A135DE"/>
    <w:rsid w:val="00A13659"/>
    <w:rsid w:val="00A138AA"/>
    <w:rsid w:val="00A1393A"/>
    <w:rsid w:val="00A13AEE"/>
    <w:rsid w:val="00A13CD1"/>
    <w:rsid w:val="00A13D81"/>
    <w:rsid w:val="00A13ED2"/>
    <w:rsid w:val="00A13F7F"/>
    <w:rsid w:val="00A13FE4"/>
    <w:rsid w:val="00A14443"/>
    <w:rsid w:val="00A1472B"/>
    <w:rsid w:val="00A1483E"/>
    <w:rsid w:val="00A1498B"/>
    <w:rsid w:val="00A14A0C"/>
    <w:rsid w:val="00A14DC4"/>
    <w:rsid w:val="00A14EB4"/>
    <w:rsid w:val="00A14F46"/>
    <w:rsid w:val="00A154D2"/>
    <w:rsid w:val="00A15709"/>
    <w:rsid w:val="00A16076"/>
    <w:rsid w:val="00A166A6"/>
    <w:rsid w:val="00A168FB"/>
    <w:rsid w:val="00A16ECB"/>
    <w:rsid w:val="00A16F1A"/>
    <w:rsid w:val="00A17303"/>
    <w:rsid w:val="00A1735A"/>
    <w:rsid w:val="00A173A3"/>
    <w:rsid w:val="00A1752B"/>
    <w:rsid w:val="00A175C7"/>
    <w:rsid w:val="00A17704"/>
    <w:rsid w:val="00A177A5"/>
    <w:rsid w:val="00A17821"/>
    <w:rsid w:val="00A17A50"/>
    <w:rsid w:val="00A17AAB"/>
    <w:rsid w:val="00A17B0D"/>
    <w:rsid w:val="00A17F88"/>
    <w:rsid w:val="00A201BD"/>
    <w:rsid w:val="00A2030D"/>
    <w:rsid w:val="00A2058C"/>
    <w:rsid w:val="00A205A5"/>
    <w:rsid w:val="00A20967"/>
    <w:rsid w:val="00A20AC9"/>
    <w:rsid w:val="00A20CC2"/>
    <w:rsid w:val="00A20F26"/>
    <w:rsid w:val="00A20FEF"/>
    <w:rsid w:val="00A210AB"/>
    <w:rsid w:val="00A21260"/>
    <w:rsid w:val="00A217B7"/>
    <w:rsid w:val="00A21800"/>
    <w:rsid w:val="00A21E27"/>
    <w:rsid w:val="00A21FD7"/>
    <w:rsid w:val="00A22066"/>
    <w:rsid w:val="00A22549"/>
    <w:rsid w:val="00A225BF"/>
    <w:rsid w:val="00A22BAF"/>
    <w:rsid w:val="00A22D40"/>
    <w:rsid w:val="00A22E61"/>
    <w:rsid w:val="00A22FF9"/>
    <w:rsid w:val="00A22FFB"/>
    <w:rsid w:val="00A231A2"/>
    <w:rsid w:val="00A23208"/>
    <w:rsid w:val="00A23569"/>
    <w:rsid w:val="00A235E0"/>
    <w:rsid w:val="00A23787"/>
    <w:rsid w:val="00A23F65"/>
    <w:rsid w:val="00A240F1"/>
    <w:rsid w:val="00A248E0"/>
    <w:rsid w:val="00A251F0"/>
    <w:rsid w:val="00A253B9"/>
    <w:rsid w:val="00A25479"/>
    <w:rsid w:val="00A259F1"/>
    <w:rsid w:val="00A25A87"/>
    <w:rsid w:val="00A25FF4"/>
    <w:rsid w:val="00A261C4"/>
    <w:rsid w:val="00A261DB"/>
    <w:rsid w:val="00A2629A"/>
    <w:rsid w:val="00A262AF"/>
    <w:rsid w:val="00A264E2"/>
    <w:rsid w:val="00A2676D"/>
    <w:rsid w:val="00A26A68"/>
    <w:rsid w:val="00A26AF6"/>
    <w:rsid w:val="00A26C92"/>
    <w:rsid w:val="00A27760"/>
    <w:rsid w:val="00A2789B"/>
    <w:rsid w:val="00A2793E"/>
    <w:rsid w:val="00A27F1B"/>
    <w:rsid w:val="00A27FF3"/>
    <w:rsid w:val="00A30068"/>
    <w:rsid w:val="00A300DA"/>
    <w:rsid w:val="00A304B0"/>
    <w:rsid w:val="00A3089A"/>
    <w:rsid w:val="00A308EB"/>
    <w:rsid w:val="00A30AB5"/>
    <w:rsid w:val="00A30AC8"/>
    <w:rsid w:val="00A30ADC"/>
    <w:rsid w:val="00A30CF4"/>
    <w:rsid w:val="00A30ED7"/>
    <w:rsid w:val="00A30F01"/>
    <w:rsid w:val="00A30F9D"/>
    <w:rsid w:val="00A31203"/>
    <w:rsid w:val="00A31258"/>
    <w:rsid w:val="00A312EE"/>
    <w:rsid w:val="00A314A1"/>
    <w:rsid w:val="00A31A9E"/>
    <w:rsid w:val="00A31D99"/>
    <w:rsid w:val="00A31FB8"/>
    <w:rsid w:val="00A322E0"/>
    <w:rsid w:val="00A323F0"/>
    <w:rsid w:val="00A32B85"/>
    <w:rsid w:val="00A32CC1"/>
    <w:rsid w:val="00A32EFD"/>
    <w:rsid w:val="00A33411"/>
    <w:rsid w:val="00A33621"/>
    <w:rsid w:val="00A33A57"/>
    <w:rsid w:val="00A33A7D"/>
    <w:rsid w:val="00A33D14"/>
    <w:rsid w:val="00A33F60"/>
    <w:rsid w:val="00A342E7"/>
    <w:rsid w:val="00A34662"/>
    <w:rsid w:val="00A34943"/>
    <w:rsid w:val="00A34DA2"/>
    <w:rsid w:val="00A351A2"/>
    <w:rsid w:val="00A3569B"/>
    <w:rsid w:val="00A3588B"/>
    <w:rsid w:val="00A36016"/>
    <w:rsid w:val="00A367C6"/>
    <w:rsid w:val="00A367ED"/>
    <w:rsid w:val="00A36B05"/>
    <w:rsid w:val="00A36BBF"/>
    <w:rsid w:val="00A3704E"/>
    <w:rsid w:val="00A3780C"/>
    <w:rsid w:val="00A37D0A"/>
    <w:rsid w:val="00A401F5"/>
    <w:rsid w:val="00A40246"/>
    <w:rsid w:val="00A40263"/>
    <w:rsid w:val="00A40269"/>
    <w:rsid w:val="00A402A1"/>
    <w:rsid w:val="00A404D4"/>
    <w:rsid w:val="00A404D9"/>
    <w:rsid w:val="00A40756"/>
    <w:rsid w:val="00A40AC0"/>
    <w:rsid w:val="00A41324"/>
    <w:rsid w:val="00A417F2"/>
    <w:rsid w:val="00A41A38"/>
    <w:rsid w:val="00A41D03"/>
    <w:rsid w:val="00A41E9A"/>
    <w:rsid w:val="00A41EC2"/>
    <w:rsid w:val="00A421D6"/>
    <w:rsid w:val="00A4258A"/>
    <w:rsid w:val="00A42716"/>
    <w:rsid w:val="00A429E6"/>
    <w:rsid w:val="00A42BF6"/>
    <w:rsid w:val="00A42C58"/>
    <w:rsid w:val="00A42CD2"/>
    <w:rsid w:val="00A42D11"/>
    <w:rsid w:val="00A43126"/>
    <w:rsid w:val="00A4349A"/>
    <w:rsid w:val="00A43575"/>
    <w:rsid w:val="00A43675"/>
    <w:rsid w:val="00A43B3B"/>
    <w:rsid w:val="00A43CE7"/>
    <w:rsid w:val="00A43FDE"/>
    <w:rsid w:val="00A441C1"/>
    <w:rsid w:val="00A44837"/>
    <w:rsid w:val="00A44841"/>
    <w:rsid w:val="00A44D96"/>
    <w:rsid w:val="00A45212"/>
    <w:rsid w:val="00A45302"/>
    <w:rsid w:val="00A454E8"/>
    <w:rsid w:val="00A45BA5"/>
    <w:rsid w:val="00A45F8D"/>
    <w:rsid w:val="00A464F5"/>
    <w:rsid w:val="00A4652D"/>
    <w:rsid w:val="00A46802"/>
    <w:rsid w:val="00A46A7B"/>
    <w:rsid w:val="00A46ADC"/>
    <w:rsid w:val="00A46B44"/>
    <w:rsid w:val="00A46DF9"/>
    <w:rsid w:val="00A46E5F"/>
    <w:rsid w:val="00A46E8F"/>
    <w:rsid w:val="00A46EB7"/>
    <w:rsid w:val="00A47375"/>
    <w:rsid w:val="00A475EB"/>
    <w:rsid w:val="00A47854"/>
    <w:rsid w:val="00A47A1B"/>
    <w:rsid w:val="00A47C2A"/>
    <w:rsid w:val="00A50313"/>
    <w:rsid w:val="00A50546"/>
    <w:rsid w:val="00A505A6"/>
    <w:rsid w:val="00A506C1"/>
    <w:rsid w:val="00A506F0"/>
    <w:rsid w:val="00A508F1"/>
    <w:rsid w:val="00A50964"/>
    <w:rsid w:val="00A50A99"/>
    <w:rsid w:val="00A50E51"/>
    <w:rsid w:val="00A50EA4"/>
    <w:rsid w:val="00A5135B"/>
    <w:rsid w:val="00A5141F"/>
    <w:rsid w:val="00A516F5"/>
    <w:rsid w:val="00A5186E"/>
    <w:rsid w:val="00A51970"/>
    <w:rsid w:val="00A52009"/>
    <w:rsid w:val="00A521F9"/>
    <w:rsid w:val="00A52623"/>
    <w:rsid w:val="00A52AA9"/>
    <w:rsid w:val="00A52C5D"/>
    <w:rsid w:val="00A52C81"/>
    <w:rsid w:val="00A52F22"/>
    <w:rsid w:val="00A53277"/>
    <w:rsid w:val="00A53774"/>
    <w:rsid w:val="00A53A70"/>
    <w:rsid w:val="00A53F10"/>
    <w:rsid w:val="00A53FB5"/>
    <w:rsid w:val="00A54459"/>
    <w:rsid w:val="00A5451D"/>
    <w:rsid w:val="00A546CE"/>
    <w:rsid w:val="00A547C7"/>
    <w:rsid w:val="00A54831"/>
    <w:rsid w:val="00A54DB8"/>
    <w:rsid w:val="00A5519F"/>
    <w:rsid w:val="00A55407"/>
    <w:rsid w:val="00A55710"/>
    <w:rsid w:val="00A557C3"/>
    <w:rsid w:val="00A55AE0"/>
    <w:rsid w:val="00A55F99"/>
    <w:rsid w:val="00A560CF"/>
    <w:rsid w:val="00A560F6"/>
    <w:rsid w:val="00A56365"/>
    <w:rsid w:val="00A563D0"/>
    <w:rsid w:val="00A5642F"/>
    <w:rsid w:val="00A5644E"/>
    <w:rsid w:val="00A564CE"/>
    <w:rsid w:val="00A565CA"/>
    <w:rsid w:val="00A571B5"/>
    <w:rsid w:val="00A57268"/>
    <w:rsid w:val="00A57475"/>
    <w:rsid w:val="00A57A8E"/>
    <w:rsid w:val="00A57C48"/>
    <w:rsid w:val="00A57C61"/>
    <w:rsid w:val="00A60003"/>
    <w:rsid w:val="00A600B9"/>
    <w:rsid w:val="00A60807"/>
    <w:rsid w:val="00A60816"/>
    <w:rsid w:val="00A60915"/>
    <w:rsid w:val="00A609EB"/>
    <w:rsid w:val="00A61109"/>
    <w:rsid w:val="00A6136A"/>
    <w:rsid w:val="00A6146D"/>
    <w:rsid w:val="00A61BF9"/>
    <w:rsid w:val="00A61CC0"/>
    <w:rsid w:val="00A61DC4"/>
    <w:rsid w:val="00A61EBF"/>
    <w:rsid w:val="00A6232C"/>
    <w:rsid w:val="00A62692"/>
    <w:rsid w:val="00A62787"/>
    <w:rsid w:val="00A628FF"/>
    <w:rsid w:val="00A6298F"/>
    <w:rsid w:val="00A62CD1"/>
    <w:rsid w:val="00A62F43"/>
    <w:rsid w:val="00A636BF"/>
    <w:rsid w:val="00A639BC"/>
    <w:rsid w:val="00A63E61"/>
    <w:rsid w:val="00A63FBE"/>
    <w:rsid w:val="00A641C7"/>
    <w:rsid w:val="00A64299"/>
    <w:rsid w:val="00A6437E"/>
    <w:rsid w:val="00A643E9"/>
    <w:rsid w:val="00A6477C"/>
    <w:rsid w:val="00A649F4"/>
    <w:rsid w:val="00A64B03"/>
    <w:rsid w:val="00A64D4B"/>
    <w:rsid w:val="00A64F13"/>
    <w:rsid w:val="00A64FEF"/>
    <w:rsid w:val="00A65138"/>
    <w:rsid w:val="00A65237"/>
    <w:rsid w:val="00A65428"/>
    <w:rsid w:val="00A6543A"/>
    <w:rsid w:val="00A6586C"/>
    <w:rsid w:val="00A65935"/>
    <w:rsid w:val="00A65D50"/>
    <w:rsid w:val="00A65F29"/>
    <w:rsid w:val="00A65F5F"/>
    <w:rsid w:val="00A6609A"/>
    <w:rsid w:val="00A66333"/>
    <w:rsid w:val="00A6652A"/>
    <w:rsid w:val="00A665C3"/>
    <w:rsid w:val="00A669E5"/>
    <w:rsid w:val="00A66B45"/>
    <w:rsid w:val="00A66F5F"/>
    <w:rsid w:val="00A67601"/>
    <w:rsid w:val="00A676AC"/>
    <w:rsid w:val="00A6794C"/>
    <w:rsid w:val="00A67FCC"/>
    <w:rsid w:val="00A7002E"/>
    <w:rsid w:val="00A70105"/>
    <w:rsid w:val="00A70167"/>
    <w:rsid w:val="00A70287"/>
    <w:rsid w:val="00A70377"/>
    <w:rsid w:val="00A70705"/>
    <w:rsid w:val="00A709C3"/>
    <w:rsid w:val="00A70C0D"/>
    <w:rsid w:val="00A70CEE"/>
    <w:rsid w:val="00A70D90"/>
    <w:rsid w:val="00A70E66"/>
    <w:rsid w:val="00A70F12"/>
    <w:rsid w:val="00A7108F"/>
    <w:rsid w:val="00A7123D"/>
    <w:rsid w:val="00A72040"/>
    <w:rsid w:val="00A7253C"/>
    <w:rsid w:val="00A7276D"/>
    <w:rsid w:val="00A729CE"/>
    <w:rsid w:val="00A729E5"/>
    <w:rsid w:val="00A72D1D"/>
    <w:rsid w:val="00A72D5F"/>
    <w:rsid w:val="00A7324C"/>
    <w:rsid w:val="00A73422"/>
    <w:rsid w:val="00A7390A"/>
    <w:rsid w:val="00A73AC2"/>
    <w:rsid w:val="00A73B87"/>
    <w:rsid w:val="00A73BFF"/>
    <w:rsid w:val="00A73C7F"/>
    <w:rsid w:val="00A73D9A"/>
    <w:rsid w:val="00A73E1D"/>
    <w:rsid w:val="00A748E7"/>
    <w:rsid w:val="00A74AFD"/>
    <w:rsid w:val="00A74B6A"/>
    <w:rsid w:val="00A751BD"/>
    <w:rsid w:val="00A7524F"/>
    <w:rsid w:val="00A75270"/>
    <w:rsid w:val="00A752EA"/>
    <w:rsid w:val="00A75475"/>
    <w:rsid w:val="00A75599"/>
    <w:rsid w:val="00A755E5"/>
    <w:rsid w:val="00A7595A"/>
    <w:rsid w:val="00A75995"/>
    <w:rsid w:val="00A75ABE"/>
    <w:rsid w:val="00A75B57"/>
    <w:rsid w:val="00A76185"/>
    <w:rsid w:val="00A761E9"/>
    <w:rsid w:val="00A763AE"/>
    <w:rsid w:val="00A7679A"/>
    <w:rsid w:val="00A76883"/>
    <w:rsid w:val="00A769FA"/>
    <w:rsid w:val="00A76F7F"/>
    <w:rsid w:val="00A770D7"/>
    <w:rsid w:val="00A80A8D"/>
    <w:rsid w:val="00A80E02"/>
    <w:rsid w:val="00A80E4A"/>
    <w:rsid w:val="00A80F46"/>
    <w:rsid w:val="00A8126B"/>
    <w:rsid w:val="00A8130E"/>
    <w:rsid w:val="00A8175C"/>
    <w:rsid w:val="00A8196D"/>
    <w:rsid w:val="00A81E35"/>
    <w:rsid w:val="00A81E60"/>
    <w:rsid w:val="00A81F07"/>
    <w:rsid w:val="00A81F97"/>
    <w:rsid w:val="00A82835"/>
    <w:rsid w:val="00A82ADA"/>
    <w:rsid w:val="00A82BD9"/>
    <w:rsid w:val="00A82C88"/>
    <w:rsid w:val="00A82E89"/>
    <w:rsid w:val="00A830C4"/>
    <w:rsid w:val="00A8329D"/>
    <w:rsid w:val="00A83608"/>
    <w:rsid w:val="00A83707"/>
    <w:rsid w:val="00A8402D"/>
    <w:rsid w:val="00A8437A"/>
    <w:rsid w:val="00A84382"/>
    <w:rsid w:val="00A844C0"/>
    <w:rsid w:val="00A84785"/>
    <w:rsid w:val="00A84C91"/>
    <w:rsid w:val="00A850BD"/>
    <w:rsid w:val="00A85124"/>
    <w:rsid w:val="00A8521D"/>
    <w:rsid w:val="00A85810"/>
    <w:rsid w:val="00A85A51"/>
    <w:rsid w:val="00A85C2B"/>
    <w:rsid w:val="00A85DE3"/>
    <w:rsid w:val="00A8626F"/>
    <w:rsid w:val="00A86421"/>
    <w:rsid w:val="00A8652F"/>
    <w:rsid w:val="00A86819"/>
    <w:rsid w:val="00A868D7"/>
    <w:rsid w:val="00A869DC"/>
    <w:rsid w:val="00A86A58"/>
    <w:rsid w:val="00A86AC7"/>
    <w:rsid w:val="00A86CBA"/>
    <w:rsid w:val="00A87408"/>
    <w:rsid w:val="00A87410"/>
    <w:rsid w:val="00A87435"/>
    <w:rsid w:val="00A87774"/>
    <w:rsid w:val="00A87778"/>
    <w:rsid w:val="00A87DE1"/>
    <w:rsid w:val="00A90081"/>
    <w:rsid w:val="00A900F8"/>
    <w:rsid w:val="00A90167"/>
    <w:rsid w:val="00A90320"/>
    <w:rsid w:val="00A90667"/>
    <w:rsid w:val="00A90974"/>
    <w:rsid w:val="00A90CA2"/>
    <w:rsid w:val="00A90D1B"/>
    <w:rsid w:val="00A91077"/>
    <w:rsid w:val="00A91259"/>
    <w:rsid w:val="00A913BE"/>
    <w:rsid w:val="00A914E2"/>
    <w:rsid w:val="00A918B9"/>
    <w:rsid w:val="00A91918"/>
    <w:rsid w:val="00A91AF1"/>
    <w:rsid w:val="00A91C34"/>
    <w:rsid w:val="00A91DAD"/>
    <w:rsid w:val="00A91E96"/>
    <w:rsid w:val="00A91F56"/>
    <w:rsid w:val="00A91FA5"/>
    <w:rsid w:val="00A92085"/>
    <w:rsid w:val="00A922A7"/>
    <w:rsid w:val="00A928B2"/>
    <w:rsid w:val="00A928DE"/>
    <w:rsid w:val="00A92BD8"/>
    <w:rsid w:val="00A92F3D"/>
    <w:rsid w:val="00A92FC6"/>
    <w:rsid w:val="00A9323A"/>
    <w:rsid w:val="00A9336F"/>
    <w:rsid w:val="00A93594"/>
    <w:rsid w:val="00A9368B"/>
    <w:rsid w:val="00A936B9"/>
    <w:rsid w:val="00A93705"/>
    <w:rsid w:val="00A93BD2"/>
    <w:rsid w:val="00A94058"/>
    <w:rsid w:val="00A942FD"/>
    <w:rsid w:val="00A94403"/>
    <w:rsid w:val="00A947EA"/>
    <w:rsid w:val="00A948C4"/>
    <w:rsid w:val="00A94B9D"/>
    <w:rsid w:val="00A94BA9"/>
    <w:rsid w:val="00A94BDB"/>
    <w:rsid w:val="00A94C41"/>
    <w:rsid w:val="00A94C9F"/>
    <w:rsid w:val="00A94E60"/>
    <w:rsid w:val="00A951DF"/>
    <w:rsid w:val="00A95397"/>
    <w:rsid w:val="00A9570D"/>
    <w:rsid w:val="00A9590C"/>
    <w:rsid w:val="00A95956"/>
    <w:rsid w:val="00A95A3A"/>
    <w:rsid w:val="00A95AE9"/>
    <w:rsid w:val="00A95AF1"/>
    <w:rsid w:val="00A95B06"/>
    <w:rsid w:val="00A95FF8"/>
    <w:rsid w:val="00A961E9"/>
    <w:rsid w:val="00A96436"/>
    <w:rsid w:val="00A96760"/>
    <w:rsid w:val="00A96A82"/>
    <w:rsid w:val="00A96D05"/>
    <w:rsid w:val="00A96F56"/>
    <w:rsid w:val="00A973DF"/>
    <w:rsid w:val="00A9741B"/>
    <w:rsid w:val="00A97471"/>
    <w:rsid w:val="00A97A22"/>
    <w:rsid w:val="00AA0037"/>
    <w:rsid w:val="00AA0084"/>
    <w:rsid w:val="00AA00A4"/>
    <w:rsid w:val="00AA0358"/>
    <w:rsid w:val="00AA062D"/>
    <w:rsid w:val="00AA064E"/>
    <w:rsid w:val="00AA0E7C"/>
    <w:rsid w:val="00AA104E"/>
    <w:rsid w:val="00AA1269"/>
    <w:rsid w:val="00AA13DF"/>
    <w:rsid w:val="00AA1412"/>
    <w:rsid w:val="00AA166C"/>
    <w:rsid w:val="00AA201A"/>
    <w:rsid w:val="00AA2116"/>
    <w:rsid w:val="00AA213D"/>
    <w:rsid w:val="00AA2D40"/>
    <w:rsid w:val="00AA30B1"/>
    <w:rsid w:val="00AA3201"/>
    <w:rsid w:val="00AA3392"/>
    <w:rsid w:val="00AA3476"/>
    <w:rsid w:val="00AA34B5"/>
    <w:rsid w:val="00AA34CC"/>
    <w:rsid w:val="00AA37DB"/>
    <w:rsid w:val="00AA37FE"/>
    <w:rsid w:val="00AA38F9"/>
    <w:rsid w:val="00AA3B9C"/>
    <w:rsid w:val="00AA3D5E"/>
    <w:rsid w:val="00AA3E7A"/>
    <w:rsid w:val="00AA4B7A"/>
    <w:rsid w:val="00AA4B93"/>
    <w:rsid w:val="00AA5200"/>
    <w:rsid w:val="00AA53E2"/>
    <w:rsid w:val="00AA54E4"/>
    <w:rsid w:val="00AA54ED"/>
    <w:rsid w:val="00AA578D"/>
    <w:rsid w:val="00AA57BB"/>
    <w:rsid w:val="00AA591D"/>
    <w:rsid w:val="00AA5C1D"/>
    <w:rsid w:val="00AA6278"/>
    <w:rsid w:val="00AA635F"/>
    <w:rsid w:val="00AA63FB"/>
    <w:rsid w:val="00AA69AD"/>
    <w:rsid w:val="00AA6B12"/>
    <w:rsid w:val="00AA6B35"/>
    <w:rsid w:val="00AA6C52"/>
    <w:rsid w:val="00AA6D2F"/>
    <w:rsid w:val="00AA7229"/>
    <w:rsid w:val="00AA737B"/>
    <w:rsid w:val="00AA7664"/>
    <w:rsid w:val="00AA7673"/>
    <w:rsid w:val="00AA76E0"/>
    <w:rsid w:val="00AA78FC"/>
    <w:rsid w:val="00AA7EE9"/>
    <w:rsid w:val="00AB003A"/>
    <w:rsid w:val="00AB0291"/>
    <w:rsid w:val="00AB0322"/>
    <w:rsid w:val="00AB060E"/>
    <w:rsid w:val="00AB0638"/>
    <w:rsid w:val="00AB0D94"/>
    <w:rsid w:val="00AB0F99"/>
    <w:rsid w:val="00AB1534"/>
    <w:rsid w:val="00AB16E1"/>
    <w:rsid w:val="00AB181A"/>
    <w:rsid w:val="00AB1851"/>
    <w:rsid w:val="00AB191D"/>
    <w:rsid w:val="00AB1C6A"/>
    <w:rsid w:val="00AB2169"/>
    <w:rsid w:val="00AB21BC"/>
    <w:rsid w:val="00AB2489"/>
    <w:rsid w:val="00AB2536"/>
    <w:rsid w:val="00AB2ABD"/>
    <w:rsid w:val="00AB2D45"/>
    <w:rsid w:val="00AB2EB7"/>
    <w:rsid w:val="00AB30AA"/>
    <w:rsid w:val="00AB33FB"/>
    <w:rsid w:val="00AB34FF"/>
    <w:rsid w:val="00AB3C9C"/>
    <w:rsid w:val="00AB3EC8"/>
    <w:rsid w:val="00AB3F32"/>
    <w:rsid w:val="00AB401A"/>
    <w:rsid w:val="00AB4067"/>
    <w:rsid w:val="00AB4198"/>
    <w:rsid w:val="00AB44B7"/>
    <w:rsid w:val="00AB505F"/>
    <w:rsid w:val="00AB5158"/>
    <w:rsid w:val="00AB5796"/>
    <w:rsid w:val="00AB595E"/>
    <w:rsid w:val="00AB5A6F"/>
    <w:rsid w:val="00AB5CB9"/>
    <w:rsid w:val="00AB5D11"/>
    <w:rsid w:val="00AB5EAA"/>
    <w:rsid w:val="00AB68A6"/>
    <w:rsid w:val="00AB6AE8"/>
    <w:rsid w:val="00AB6B04"/>
    <w:rsid w:val="00AB6BE2"/>
    <w:rsid w:val="00AB6E99"/>
    <w:rsid w:val="00AB6E9C"/>
    <w:rsid w:val="00AB700E"/>
    <w:rsid w:val="00AB77AE"/>
    <w:rsid w:val="00AB7874"/>
    <w:rsid w:val="00AC007A"/>
    <w:rsid w:val="00AC013C"/>
    <w:rsid w:val="00AC043B"/>
    <w:rsid w:val="00AC056D"/>
    <w:rsid w:val="00AC0592"/>
    <w:rsid w:val="00AC08BF"/>
    <w:rsid w:val="00AC0D57"/>
    <w:rsid w:val="00AC1268"/>
    <w:rsid w:val="00AC17AD"/>
    <w:rsid w:val="00AC1C92"/>
    <w:rsid w:val="00AC1EFF"/>
    <w:rsid w:val="00AC2039"/>
    <w:rsid w:val="00AC2087"/>
    <w:rsid w:val="00AC26A7"/>
    <w:rsid w:val="00AC26D4"/>
    <w:rsid w:val="00AC26F0"/>
    <w:rsid w:val="00AC33B5"/>
    <w:rsid w:val="00AC359B"/>
    <w:rsid w:val="00AC3872"/>
    <w:rsid w:val="00AC38A9"/>
    <w:rsid w:val="00AC3C3F"/>
    <w:rsid w:val="00AC3D5D"/>
    <w:rsid w:val="00AC404F"/>
    <w:rsid w:val="00AC4532"/>
    <w:rsid w:val="00AC4AE2"/>
    <w:rsid w:val="00AC4C6C"/>
    <w:rsid w:val="00AC4CF9"/>
    <w:rsid w:val="00AC50E4"/>
    <w:rsid w:val="00AC511E"/>
    <w:rsid w:val="00AC5320"/>
    <w:rsid w:val="00AC54DF"/>
    <w:rsid w:val="00AC555B"/>
    <w:rsid w:val="00AC56A9"/>
    <w:rsid w:val="00AC5E9B"/>
    <w:rsid w:val="00AC5EB0"/>
    <w:rsid w:val="00AC60F9"/>
    <w:rsid w:val="00AC624E"/>
    <w:rsid w:val="00AC6277"/>
    <w:rsid w:val="00AC63EA"/>
    <w:rsid w:val="00AC7177"/>
    <w:rsid w:val="00AC720A"/>
    <w:rsid w:val="00AC7277"/>
    <w:rsid w:val="00AC73B1"/>
    <w:rsid w:val="00AC75CE"/>
    <w:rsid w:val="00AC7776"/>
    <w:rsid w:val="00AC78A2"/>
    <w:rsid w:val="00AC7B0C"/>
    <w:rsid w:val="00AC7B2D"/>
    <w:rsid w:val="00AD05A8"/>
    <w:rsid w:val="00AD0647"/>
    <w:rsid w:val="00AD08D5"/>
    <w:rsid w:val="00AD0BE7"/>
    <w:rsid w:val="00AD0C3E"/>
    <w:rsid w:val="00AD0F3B"/>
    <w:rsid w:val="00AD0F7F"/>
    <w:rsid w:val="00AD1176"/>
    <w:rsid w:val="00AD12E6"/>
    <w:rsid w:val="00AD1486"/>
    <w:rsid w:val="00AD1488"/>
    <w:rsid w:val="00AD15C4"/>
    <w:rsid w:val="00AD15F6"/>
    <w:rsid w:val="00AD163C"/>
    <w:rsid w:val="00AD171B"/>
    <w:rsid w:val="00AD17CF"/>
    <w:rsid w:val="00AD196B"/>
    <w:rsid w:val="00AD1D36"/>
    <w:rsid w:val="00AD1DBD"/>
    <w:rsid w:val="00AD245E"/>
    <w:rsid w:val="00AD25D1"/>
    <w:rsid w:val="00AD2844"/>
    <w:rsid w:val="00AD2DAF"/>
    <w:rsid w:val="00AD2E64"/>
    <w:rsid w:val="00AD32A7"/>
    <w:rsid w:val="00AD3556"/>
    <w:rsid w:val="00AD355D"/>
    <w:rsid w:val="00AD36EA"/>
    <w:rsid w:val="00AD373D"/>
    <w:rsid w:val="00AD381E"/>
    <w:rsid w:val="00AD3B71"/>
    <w:rsid w:val="00AD4333"/>
    <w:rsid w:val="00AD43D8"/>
    <w:rsid w:val="00AD44CC"/>
    <w:rsid w:val="00AD4DE4"/>
    <w:rsid w:val="00AD4E08"/>
    <w:rsid w:val="00AD5055"/>
    <w:rsid w:val="00AD5077"/>
    <w:rsid w:val="00AD552E"/>
    <w:rsid w:val="00AD5650"/>
    <w:rsid w:val="00AD5665"/>
    <w:rsid w:val="00AD5B40"/>
    <w:rsid w:val="00AD5D70"/>
    <w:rsid w:val="00AD5EB0"/>
    <w:rsid w:val="00AD60A6"/>
    <w:rsid w:val="00AD6203"/>
    <w:rsid w:val="00AD6340"/>
    <w:rsid w:val="00AD63F0"/>
    <w:rsid w:val="00AD659A"/>
    <w:rsid w:val="00AD65DE"/>
    <w:rsid w:val="00AD685C"/>
    <w:rsid w:val="00AD6B37"/>
    <w:rsid w:val="00AD7039"/>
    <w:rsid w:val="00AD7450"/>
    <w:rsid w:val="00AD7D0E"/>
    <w:rsid w:val="00AD7E84"/>
    <w:rsid w:val="00AD7EA9"/>
    <w:rsid w:val="00AE000D"/>
    <w:rsid w:val="00AE045E"/>
    <w:rsid w:val="00AE0805"/>
    <w:rsid w:val="00AE08DC"/>
    <w:rsid w:val="00AE0BCB"/>
    <w:rsid w:val="00AE0E13"/>
    <w:rsid w:val="00AE0E1C"/>
    <w:rsid w:val="00AE0E67"/>
    <w:rsid w:val="00AE0F33"/>
    <w:rsid w:val="00AE0FDA"/>
    <w:rsid w:val="00AE1063"/>
    <w:rsid w:val="00AE1647"/>
    <w:rsid w:val="00AE16DB"/>
    <w:rsid w:val="00AE18FD"/>
    <w:rsid w:val="00AE1F59"/>
    <w:rsid w:val="00AE21FC"/>
    <w:rsid w:val="00AE23E2"/>
    <w:rsid w:val="00AE27B3"/>
    <w:rsid w:val="00AE2CAF"/>
    <w:rsid w:val="00AE3008"/>
    <w:rsid w:val="00AE3459"/>
    <w:rsid w:val="00AE372A"/>
    <w:rsid w:val="00AE3835"/>
    <w:rsid w:val="00AE3851"/>
    <w:rsid w:val="00AE3B44"/>
    <w:rsid w:val="00AE4834"/>
    <w:rsid w:val="00AE48DF"/>
    <w:rsid w:val="00AE497F"/>
    <w:rsid w:val="00AE4A3F"/>
    <w:rsid w:val="00AE5067"/>
    <w:rsid w:val="00AE519B"/>
    <w:rsid w:val="00AE5F38"/>
    <w:rsid w:val="00AE5FED"/>
    <w:rsid w:val="00AE6120"/>
    <w:rsid w:val="00AE632A"/>
    <w:rsid w:val="00AE69B8"/>
    <w:rsid w:val="00AE6A69"/>
    <w:rsid w:val="00AE6AC8"/>
    <w:rsid w:val="00AE6EB0"/>
    <w:rsid w:val="00AE7450"/>
    <w:rsid w:val="00AE74CD"/>
    <w:rsid w:val="00AE7B38"/>
    <w:rsid w:val="00AF015E"/>
    <w:rsid w:val="00AF0860"/>
    <w:rsid w:val="00AF0AB0"/>
    <w:rsid w:val="00AF1113"/>
    <w:rsid w:val="00AF1888"/>
    <w:rsid w:val="00AF1BF0"/>
    <w:rsid w:val="00AF1F57"/>
    <w:rsid w:val="00AF1FAB"/>
    <w:rsid w:val="00AF249C"/>
    <w:rsid w:val="00AF2534"/>
    <w:rsid w:val="00AF25BD"/>
    <w:rsid w:val="00AF28EC"/>
    <w:rsid w:val="00AF2970"/>
    <w:rsid w:val="00AF29A4"/>
    <w:rsid w:val="00AF2A6B"/>
    <w:rsid w:val="00AF2B91"/>
    <w:rsid w:val="00AF3404"/>
    <w:rsid w:val="00AF3710"/>
    <w:rsid w:val="00AF386D"/>
    <w:rsid w:val="00AF3BF5"/>
    <w:rsid w:val="00AF3EDF"/>
    <w:rsid w:val="00AF418E"/>
    <w:rsid w:val="00AF428F"/>
    <w:rsid w:val="00AF4A97"/>
    <w:rsid w:val="00AF4B97"/>
    <w:rsid w:val="00AF4D69"/>
    <w:rsid w:val="00AF4E4D"/>
    <w:rsid w:val="00AF4F7C"/>
    <w:rsid w:val="00AF518C"/>
    <w:rsid w:val="00AF541F"/>
    <w:rsid w:val="00AF5C85"/>
    <w:rsid w:val="00AF6010"/>
    <w:rsid w:val="00AF665E"/>
    <w:rsid w:val="00AF679E"/>
    <w:rsid w:val="00AF6867"/>
    <w:rsid w:val="00AF6E84"/>
    <w:rsid w:val="00AF7112"/>
    <w:rsid w:val="00AF71A5"/>
    <w:rsid w:val="00AF7219"/>
    <w:rsid w:val="00AF7461"/>
    <w:rsid w:val="00AF7581"/>
    <w:rsid w:val="00AF75B0"/>
    <w:rsid w:val="00AF78ED"/>
    <w:rsid w:val="00AF7CE2"/>
    <w:rsid w:val="00AF7E65"/>
    <w:rsid w:val="00AF7F52"/>
    <w:rsid w:val="00B00097"/>
    <w:rsid w:val="00B000FE"/>
    <w:rsid w:val="00B0064C"/>
    <w:rsid w:val="00B009AE"/>
    <w:rsid w:val="00B00DB8"/>
    <w:rsid w:val="00B00F65"/>
    <w:rsid w:val="00B013E5"/>
    <w:rsid w:val="00B01A30"/>
    <w:rsid w:val="00B01B8B"/>
    <w:rsid w:val="00B01EA7"/>
    <w:rsid w:val="00B01F7A"/>
    <w:rsid w:val="00B020B1"/>
    <w:rsid w:val="00B0250B"/>
    <w:rsid w:val="00B025A6"/>
    <w:rsid w:val="00B02832"/>
    <w:rsid w:val="00B0287F"/>
    <w:rsid w:val="00B03222"/>
    <w:rsid w:val="00B03227"/>
    <w:rsid w:val="00B03263"/>
    <w:rsid w:val="00B0331B"/>
    <w:rsid w:val="00B037EA"/>
    <w:rsid w:val="00B03BB4"/>
    <w:rsid w:val="00B04492"/>
    <w:rsid w:val="00B04539"/>
    <w:rsid w:val="00B0473A"/>
    <w:rsid w:val="00B0487F"/>
    <w:rsid w:val="00B048D5"/>
    <w:rsid w:val="00B04D2F"/>
    <w:rsid w:val="00B04DD1"/>
    <w:rsid w:val="00B04E99"/>
    <w:rsid w:val="00B04ECD"/>
    <w:rsid w:val="00B05342"/>
    <w:rsid w:val="00B05591"/>
    <w:rsid w:val="00B05669"/>
    <w:rsid w:val="00B0585E"/>
    <w:rsid w:val="00B05CB9"/>
    <w:rsid w:val="00B05CBC"/>
    <w:rsid w:val="00B0643A"/>
    <w:rsid w:val="00B06660"/>
    <w:rsid w:val="00B06815"/>
    <w:rsid w:val="00B06D82"/>
    <w:rsid w:val="00B06F01"/>
    <w:rsid w:val="00B06F02"/>
    <w:rsid w:val="00B070B5"/>
    <w:rsid w:val="00B072D6"/>
    <w:rsid w:val="00B0752E"/>
    <w:rsid w:val="00B078A7"/>
    <w:rsid w:val="00B0797F"/>
    <w:rsid w:val="00B07B60"/>
    <w:rsid w:val="00B07D21"/>
    <w:rsid w:val="00B07ED8"/>
    <w:rsid w:val="00B07F11"/>
    <w:rsid w:val="00B102E1"/>
    <w:rsid w:val="00B10A76"/>
    <w:rsid w:val="00B10A7E"/>
    <w:rsid w:val="00B10B3A"/>
    <w:rsid w:val="00B10FDC"/>
    <w:rsid w:val="00B10FE2"/>
    <w:rsid w:val="00B11679"/>
    <w:rsid w:val="00B11905"/>
    <w:rsid w:val="00B11E2C"/>
    <w:rsid w:val="00B12685"/>
    <w:rsid w:val="00B127B6"/>
    <w:rsid w:val="00B12872"/>
    <w:rsid w:val="00B12957"/>
    <w:rsid w:val="00B129AE"/>
    <w:rsid w:val="00B12C5B"/>
    <w:rsid w:val="00B12CF2"/>
    <w:rsid w:val="00B12F75"/>
    <w:rsid w:val="00B132D5"/>
    <w:rsid w:val="00B136E3"/>
    <w:rsid w:val="00B1394E"/>
    <w:rsid w:val="00B13E5F"/>
    <w:rsid w:val="00B13E89"/>
    <w:rsid w:val="00B14412"/>
    <w:rsid w:val="00B14618"/>
    <w:rsid w:val="00B14B42"/>
    <w:rsid w:val="00B14B99"/>
    <w:rsid w:val="00B155E5"/>
    <w:rsid w:val="00B15A1A"/>
    <w:rsid w:val="00B1606E"/>
    <w:rsid w:val="00B167D7"/>
    <w:rsid w:val="00B16D87"/>
    <w:rsid w:val="00B16E77"/>
    <w:rsid w:val="00B16E93"/>
    <w:rsid w:val="00B16E96"/>
    <w:rsid w:val="00B16FEB"/>
    <w:rsid w:val="00B17132"/>
    <w:rsid w:val="00B17450"/>
    <w:rsid w:val="00B205B7"/>
    <w:rsid w:val="00B207D1"/>
    <w:rsid w:val="00B208B8"/>
    <w:rsid w:val="00B20A24"/>
    <w:rsid w:val="00B20D75"/>
    <w:rsid w:val="00B210AD"/>
    <w:rsid w:val="00B2123B"/>
    <w:rsid w:val="00B21262"/>
    <w:rsid w:val="00B214AC"/>
    <w:rsid w:val="00B214AD"/>
    <w:rsid w:val="00B214F3"/>
    <w:rsid w:val="00B21784"/>
    <w:rsid w:val="00B219C9"/>
    <w:rsid w:val="00B21DB4"/>
    <w:rsid w:val="00B21DB9"/>
    <w:rsid w:val="00B21E82"/>
    <w:rsid w:val="00B21EB3"/>
    <w:rsid w:val="00B220E5"/>
    <w:rsid w:val="00B22262"/>
    <w:rsid w:val="00B22631"/>
    <w:rsid w:val="00B22BDD"/>
    <w:rsid w:val="00B22CA5"/>
    <w:rsid w:val="00B22ECC"/>
    <w:rsid w:val="00B2302B"/>
    <w:rsid w:val="00B23212"/>
    <w:rsid w:val="00B232D1"/>
    <w:rsid w:val="00B23507"/>
    <w:rsid w:val="00B23608"/>
    <w:rsid w:val="00B237B4"/>
    <w:rsid w:val="00B237C8"/>
    <w:rsid w:val="00B2387C"/>
    <w:rsid w:val="00B23D79"/>
    <w:rsid w:val="00B23DCA"/>
    <w:rsid w:val="00B24180"/>
    <w:rsid w:val="00B24835"/>
    <w:rsid w:val="00B24995"/>
    <w:rsid w:val="00B24A16"/>
    <w:rsid w:val="00B24A1B"/>
    <w:rsid w:val="00B24E28"/>
    <w:rsid w:val="00B25171"/>
    <w:rsid w:val="00B2567E"/>
    <w:rsid w:val="00B25CEE"/>
    <w:rsid w:val="00B25E02"/>
    <w:rsid w:val="00B26381"/>
    <w:rsid w:val="00B2670F"/>
    <w:rsid w:val="00B269DC"/>
    <w:rsid w:val="00B269E1"/>
    <w:rsid w:val="00B26B94"/>
    <w:rsid w:val="00B26C73"/>
    <w:rsid w:val="00B26D2D"/>
    <w:rsid w:val="00B2709E"/>
    <w:rsid w:val="00B27388"/>
    <w:rsid w:val="00B27610"/>
    <w:rsid w:val="00B27880"/>
    <w:rsid w:val="00B279BC"/>
    <w:rsid w:val="00B27A46"/>
    <w:rsid w:val="00B27A6C"/>
    <w:rsid w:val="00B27CC9"/>
    <w:rsid w:val="00B30105"/>
    <w:rsid w:val="00B305A0"/>
    <w:rsid w:val="00B306CF"/>
    <w:rsid w:val="00B3083B"/>
    <w:rsid w:val="00B308A9"/>
    <w:rsid w:val="00B30AC8"/>
    <w:rsid w:val="00B30B2A"/>
    <w:rsid w:val="00B30DAC"/>
    <w:rsid w:val="00B314AD"/>
    <w:rsid w:val="00B31509"/>
    <w:rsid w:val="00B3151C"/>
    <w:rsid w:val="00B31917"/>
    <w:rsid w:val="00B31BD7"/>
    <w:rsid w:val="00B31C72"/>
    <w:rsid w:val="00B31FEA"/>
    <w:rsid w:val="00B32153"/>
    <w:rsid w:val="00B321FC"/>
    <w:rsid w:val="00B3232D"/>
    <w:rsid w:val="00B3250D"/>
    <w:rsid w:val="00B32588"/>
    <w:rsid w:val="00B32BF6"/>
    <w:rsid w:val="00B32C75"/>
    <w:rsid w:val="00B32D0C"/>
    <w:rsid w:val="00B32DA3"/>
    <w:rsid w:val="00B32F07"/>
    <w:rsid w:val="00B3309D"/>
    <w:rsid w:val="00B330DA"/>
    <w:rsid w:val="00B33123"/>
    <w:rsid w:val="00B333A1"/>
    <w:rsid w:val="00B33884"/>
    <w:rsid w:val="00B339EA"/>
    <w:rsid w:val="00B33B75"/>
    <w:rsid w:val="00B33BF0"/>
    <w:rsid w:val="00B33C0E"/>
    <w:rsid w:val="00B33CC0"/>
    <w:rsid w:val="00B33D36"/>
    <w:rsid w:val="00B33EDC"/>
    <w:rsid w:val="00B34032"/>
    <w:rsid w:val="00B34036"/>
    <w:rsid w:val="00B341C5"/>
    <w:rsid w:val="00B34277"/>
    <w:rsid w:val="00B3438A"/>
    <w:rsid w:val="00B34B69"/>
    <w:rsid w:val="00B34BC1"/>
    <w:rsid w:val="00B34BD5"/>
    <w:rsid w:val="00B35922"/>
    <w:rsid w:val="00B35984"/>
    <w:rsid w:val="00B35AD0"/>
    <w:rsid w:val="00B35BB0"/>
    <w:rsid w:val="00B35C89"/>
    <w:rsid w:val="00B35FC9"/>
    <w:rsid w:val="00B360BE"/>
    <w:rsid w:val="00B363EB"/>
    <w:rsid w:val="00B364E3"/>
    <w:rsid w:val="00B36814"/>
    <w:rsid w:val="00B36C35"/>
    <w:rsid w:val="00B36DFE"/>
    <w:rsid w:val="00B36F5A"/>
    <w:rsid w:val="00B36F6C"/>
    <w:rsid w:val="00B37090"/>
    <w:rsid w:val="00B37115"/>
    <w:rsid w:val="00B37135"/>
    <w:rsid w:val="00B3713D"/>
    <w:rsid w:val="00B37191"/>
    <w:rsid w:val="00B37382"/>
    <w:rsid w:val="00B3759D"/>
    <w:rsid w:val="00B37BC3"/>
    <w:rsid w:val="00B37E7A"/>
    <w:rsid w:val="00B40311"/>
    <w:rsid w:val="00B404A3"/>
    <w:rsid w:val="00B406DC"/>
    <w:rsid w:val="00B40766"/>
    <w:rsid w:val="00B407B4"/>
    <w:rsid w:val="00B407DE"/>
    <w:rsid w:val="00B40B76"/>
    <w:rsid w:val="00B40C3C"/>
    <w:rsid w:val="00B40CD7"/>
    <w:rsid w:val="00B4139E"/>
    <w:rsid w:val="00B41432"/>
    <w:rsid w:val="00B414B3"/>
    <w:rsid w:val="00B415A6"/>
    <w:rsid w:val="00B4162D"/>
    <w:rsid w:val="00B417D9"/>
    <w:rsid w:val="00B419FA"/>
    <w:rsid w:val="00B41B2E"/>
    <w:rsid w:val="00B41F21"/>
    <w:rsid w:val="00B420D9"/>
    <w:rsid w:val="00B42119"/>
    <w:rsid w:val="00B421E5"/>
    <w:rsid w:val="00B42500"/>
    <w:rsid w:val="00B42790"/>
    <w:rsid w:val="00B4284B"/>
    <w:rsid w:val="00B42942"/>
    <w:rsid w:val="00B42A1D"/>
    <w:rsid w:val="00B42BB3"/>
    <w:rsid w:val="00B42C85"/>
    <w:rsid w:val="00B42EBD"/>
    <w:rsid w:val="00B430E3"/>
    <w:rsid w:val="00B43262"/>
    <w:rsid w:val="00B43290"/>
    <w:rsid w:val="00B43902"/>
    <w:rsid w:val="00B439B8"/>
    <w:rsid w:val="00B440BC"/>
    <w:rsid w:val="00B44201"/>
    <w:rsid w:val="00B4421F"/>
    <w:rsid w:val="00B4470E"/>
    <w:rsid w:val="00B44A7E"/>
    <w:rsid w:val="00B44B01"/>
    <w:rsid w:val="00B4512B"/>
    <w:rsid w:val="00B451D5"/>
    <w:rsid w:val="00B452BB"/>
    <w:rsid w:val="00B452EC"/>
    <w:rsid w:val="00B45463"/>
    <w:rsid w:val="00B4568C"/>
    <w:rsid w:val="00B45CCB"/>
    <w:rsid w:val="00B45E5E"/>
    <w:rsid w:val="00B45E86"/>
    <w:rsid w:val="00B46370"/>
    <w:rsid w:val="00B46371"/>
    <w:rsid w:val="00B466DF"/>
    <w:rsid w:val="00B46A1D"/>
    <w:rsid w:val="00B46C8D"/>
    <w:rsid w:val="00B46C9C"/>
    <w:rsid w:val="00B4733B"/>
    <w:rsid w:val="00B4742C"/>
    <w:rsid w:val="00B4755A"/>
    <w:rsid w:val="00B475E6"/>
    <w:rsid w:val="00B4773A"/>
    <w:rsid w:val="00B47827"/>
    <w:rsid w:val="00B479C3"/>
    <w:rsid w:val="00B47B37"/>
    <w:rsid w:val="00B47BCC"/>
    <w:rsid w:val="00B47D7D"/>
    <w:rsid w:val="00B5014F"/>
    <w:rsid w:val="00B503C9"/>
    <w:rsid w:val="00B506FC"/>
    <w:rsid w:val="00B51162"/>
    <w:rsid w:val="00B517CB"/>
    <w:rsid w:val="00B5193E"/>
    <w:rsid w:val="00B51B54"/>
    <w:rsid w:val="00B51C55"/>
    <w:rsid w:val="00B51D67"/>
    <w:rsid w:val="00B51E74"/>
    <w:rsid w:val="00B51F06"/>
    <w:rsid w:val="00B51F8C"/>
    <w:rsid w:val="00B52741"/>
    <w:rsid w:val="00B5276B"/>
    <w:rsid w:val="00B5280F"/>
    <w:rsid w:val="00B529C6"/>
    <w:rsid w:val="00B52BB7"/>
    <w:rsid w:val="00B52D4F"/>
    <w:rsid w:val="00B53075"/>
    <w:rsid w:val="00B53372"/>
    <w:rsid w:val="00B53999"/>
    <w:rsid w:val="00B539FA"/>
    <w:rsid w:val="00B53B8F"/>
    <w:rsid w:val="00B53FDC"/>
    <w:rsid w:val="00B54211"/>
    <w:rsid w:val="00B5434C"/>
    <w:rsid w:val="00B543B3"/>
    <w:rsid w:val="00B54414"/>
    <w:rsid w:val="00B54542"/>
    <w:rsid w:val="00B54559"/>
    <w:rsid w:val="00B5455B"/>
    <w:rsid w:val="00B54591"/>
    <w:rsid w:val="00B54907"/>
    <w:rsid w:val="00B54FB5"/>
    <w:rsid w:val="00B54FD8"/>
    <w:rsid w:val="00B550CA"/>
    <w:rsid w:val="00B55107"/>
    <w:rsid w:val="00B5570C"/>
    <w:rsid w:val="00B55822"/>
    <w:rsid w:val="00B55826"/>
    <w:rsid w:val="00B55A9C"/>
    <w:rsid w:val="00B55B91"/>
    <w:rsid w:val="00B55DBF"/>
    <w:rsid w:val="00B5601A"/>
    <w:rsid w:val="00B561D4"/>
    <w:rsid w:val="00B564B2"/>
    <w:rsid w:val="00B56A3F"/>
    <w:rsid w:val="00B56B61"/>
    <w:rsid w:val="00B56B62"/>
    <w:rsid w:val="00B56CA9"/>
    <w:rsid w:val="00B56D37"/>
    <w:rsid w:val="00B570F1"/>
    <w:rsid w:val="00B5723E"/>
    <w:rsid w:val="00B57619"/>
    <w:rsid w:val="00B5766A"/>
    <w:rsid w:val="00B57937"/>
    <w:rsid w:val="00B57A48"/>
    <w:rsid w:val="00B57B13"/>
    <w:rsid w:val="00B57B90"/>
    <w:rsid w:val="00B57BAE"/>
    <w:rsid w:val="00B57D74"/>
    <w:rsid w:val="00B57F7F"/>
    <w:rsid w:val="00B6037C"/>
    <w:rsid w:val="00B603D8"/>
    <w:rsid w:val="00B60A2F"/>
    <w:rsid w:val="00B60B71"/>
    <w:rsid w:val="00B60E9F"/>
    <w:rsid w:val="00B60EB9"/>
    <w:rsid w:val="00B60F40"/>
    <w:rsid w:val="00B60F70"/>
    <w:rsid w:val="00B611B2"/>
    <w:rsid w:val="00B615F8"/>
    <w:rsid w:val="00B61631"/>
    <w:rsid w:val="00B61729"/>
    <w:rsid w:val="00B617D5"/>
    <w:rsid w:val="00B619AE"/>
    <w:rsid w:val="00B61B4A"/>
    <w:rsid w:val="00B62526"/>
    <w:rsid w:val="00B633BD"/>
    <w:rsid w:val="00B633FA"/>
    <w:rsid w:val="00B63831"/>
    <w:rsid w:val="00B638EA"/>
    <w:rsid w:val="00B63914"/>
    <w:rsid w:val="00B63C36"/>
    <w:rsid w:val="00B63C50"/>
    <w:rsid w:val="00B642FC"/>
    <w:rsid w:val="00B643E0"/>
    <w:rsid w:val="00B643F8"/>
    <w:rsid w:val="00B646D4"/>
    <w:rsid w:val="00B646E6"/>
    <w:rsid w:val="00B6481E"/>
    <w:rsid w:val="00B64B48"/>
    <w:rsid w:val="00B6530C"/>
    <w:rsid w:val="00B65371"/>
    <w:rsid w:val="00B65434"/>
    <w:rsid w:val="00B6562F"/>
    <w:rsid w:val="00B657C4"/>
    <w:rsid w:val="00B65888"/>
    <w:rsid w:val="00B65A11"/>
    <w:rsid w:val="00B65B6A"/>
    <w:rsid w:val="00B65D8F"/>
    <w:rsid w:val="00B65DE1"/>
    <w:rsid w:val="00B660C6"/>
    <w:rsid w:val="00B661EE"/>
    <w:rsid w:val="00B66436"/>
    <w:rsid w:val="00B66591"/>
    <w:rsid w:val="00B6674A"/>
    <w:rsid w:val="00B66A3F"/>
    <w:rsid w:val="00B66B2E"/>
    <w:rsid w:val="00B66BE0"/>
    <w:rsid w:val="00B66C75"/>
    <w:rsid w:val="00B66FB2"/>
    <w:rsid w:val="00B67076"/>
    <w:rsid w:val="00B670D4"/>
    <w:rsid w:val="00B671D1"/>
    <w:rsid w:val="00B6722B"/>
    <w:rsid w:val="00B67481"/>
    <w:rsid w:val="00B67859"/>
    <w:rsid w:val="00B6798E"/>
    <w:rsid w:val="00B67ABF"/>
    <w:rsid w:val="00B67B23"/>
    <w:rsid w:val="00B67DA4"/>
    <w:rsid w:val="00B70046"/>
    <w:rsid w:val="00B7011D"/>
    <w:rsid w:val="00B70449"/>
    <w:rsid w:val="00B7055E"/>
    <w:rsid w:val="00B70A57"/>
    <w:rsid w:val="00B70A90"/>
    <w:rsid w:val="00B70BEB"/>
    <w:rsid w:val="00B71197"/>
    <w:rsid w:val="00B71582"/>
    <w:rsid w:val="00B71761"/>
    <w:rsid w:val="00B7194D"/>
    <w:rsid w:val="00B71AFF"/>
    <w:rsid w:val="00B71B16"/>
    <w:rsid w:val="00B71C50"/>
    <w:rsid w:val="00B71E16"/>
    <w:rsid w:val="00B71F5C"/>
    <w:rsid w:val="00B720F6"/>
    <w:rsid w:val="00B7221B"/>
    <w:rsid w:val="00B7235B"/>
    <w:rsid w:val="00B723E7"/>
    <w:rsid w:val="00B7288B"/>
    <w:rsid w:val="00B728C8"/>
    <w:rsid w:val="00B72AD7"/>
    <w:rsid w:val="00B72EF7"/>
    <w:rsid w:val="00B7318D"/>
    <w:rsid w:val="00B73453"/>
    <w:rsid w:val="00B734E2"/>
    <w:rsid w:val="00B7351B"/>
    <w:rsid w:val="00B736C3"/>
    <w:rsid w:val="00B74182"/>
    <w:rsid w:val="00B745B6"/>
    <w:rsid w:val="00B7460B"/>
    <w:rsid w:val="00B748B5"/>
    <w:rsid w:val="00B749DB"/>
    <w:rsid w:val="00B74B2D"/>
    <w:rsid w:val="00B75180"/>
    <w:rsid w:val="00B75999"/>
    <w:rsid w:val="00B75DAC"/>
    <w:rsid w:val="00B7606F"/>
    <w:rsid w:val="00B7642E"/>
    <w:rsid w:val="00B76460"/>
    <w:rsid w:val="00B76C60"/>
    <w:rsid w:val="00B76D9E"/>
    <w:rsid w:val="00B76E04"/>
    <w:rsid w:val="00B76EF2"/>
    <w:rsid w:val="00B7758C"/>
    <w:rsid w:val="00B77784"/>
    <w:rsid w:val="00B77A90"/>
    <w:rsid w:val="00B77B02"/>
    <w:rsid w:val="00B77B3E"/>
    <w:rsid w:val="00B80259"/>
    <w:rsid w:val="00B802B4"/>
    <w:rsid w:val="00B80577"/>
    <w:rsid w:val="00B807C4"/>
    <w:rsid w:val="00B808D0"/>
    <w:rsid w:val="00B80BBF"/>
    <w:rsid w:val="00B80E65"/>
    <w:rsid w:val="00B80FA8"/>
    <w:rsid w:val="00B810A0"/>
    <w:rsid w:val="00B810AE"/>
    <w:rsid w:val="00B81175"/>
    <w:rsid w:val="00B81464"/>
    <w:rsid w:val="00B81A45"/>
    <w:rsid w:val="00B81AF4"/>
    <w:rsid w:val="00B81C62"/>
    <w:rsid w:val="00B81DAB"/>
    <w:rsid w:val="00B81F44"/>
    <w:rsid w:val="00B82245"/>
    <w:rsid w:val="00B8254F"/>
    <w:rsid w:val="00B82808"/>
    <w:rsid w:val="00B82865"/>
    <w:rsid w:val="00B82BB7"/>
    <w:rsid w:val="00B82DFB"/>
    <w:rsid w:val="00B82F27"/>
    <w:rsid w:val="00B830A5"/>
    <w:rsid w:val="00B8312C"/>
    <w:rsid w:val="00B83517"/>
    <w:rsid w:val="00B83848"/>
    <w:rsid w:val="00B83996"/>
    <w:rsid w:val="00B83B38"/>
    <w:rsid w:val="00B83BA0"/>
    <w:rsid w:val="00B83CBE"/>
    <w:rsid w:val="00B83D6E"/>
    <w:rsid w:val="00B83E7A"/>
    <w:rsid w:val="00B84586"/>
    <w:rsid w:val="00B84760"/>
    <w:rsid w:val="00B8482F"/>
    <w:rsid w:val="00B84F4F"/>
    <w:rsid w:val="00B84FF9"/>
    <w:rsid w:val="00B8538F"/>
    <w:rsid w:val="00B855E6"/>
    <w:rsid w:val="00B856AB"/>
    <w:rsid w:val="00B85742"/>
    <w:rsid w:val="00B859B4"/>
    <w:rsid w:val="00B85F72"/>
    <w:rsid w:val="00B861C1"/>
    <w:rsid w:val="00B862D5"/>
    <w:rsid w:val="00B86424"/>
    <w:rsid w:val="00B8642C"/>
    <w:rsid w:val="00B86526"/>
    <w:rsid w:val="00B868B6"/>
    <w:rsid w:val="00B86BB8"/>
    <w:rsid w:val="00B86CF5"/>
    <w:rsid w:val="00B86F55"/>
    <w:rsid w:val="00B87467"/>
    <w:rsid w:val="00B875AF"/>
    <w:rsid w:val="00B87762"/>
    <w:rsid w:val="00B87775"/>
    <w:rsid w:val="00B87A45"/>
    <w:rsid w:val="00B87B16"/>
    <w:rsid w:val="00B87C85"/>
    <w:rsid w:val="00B90027"/>
    <w:rsid w:val="00B903C1"/>
    <w:rsid w:val="00B90435"/>
    <w:rsid w:val="00B904D5"/>
    <w:rsid w:val="00B908BD"/>
    <w:rsid w:val="00B909E5"/>
    <w:rsid w:val="00B909F7"/>
    <w:rsid w:val="00B90A50"/>
    <w:rsid w:val="00B90B45"/>
    <w:rsid w:val="00B90B82"/>
    <w:rsid w:val="00B90D31"/>
    <w:rsid w:val="00B91249"/>
    <w:rsid w:val="00B9147B"/>
    <w:rsid w:val="00B91611"/>
    <w:rsid w:val="00B91708"/>
    <w:rsid w:val="00B91DD2"/>
    <w:rsid w:val="00B91F57"/>
    <w:rsid w:val="00B920DA"/>
    <w:rsid w:val="00B92245"/>
    <w:rsid w:val="00B92871"/>
    <w:rsid w:val="00B92AE8"/>
    <w:rsid w:val="00B92C45"/>
    <w:rsid w:val="00B92DEA"/>
    <w:rsid w:val="00B92F32"/>
    <w:rsid w:val="00B9310B"/>
    <w:rsid w:val="00B9384D"/>
    <w:rsid w:val="00B93852"/>
    <w:rsid w:val="00B9388E"/>
    <w:rsid w:val="00B93BE1"/>
    <w:rsid w:val="00B941C3"/>
    <w:rsid w:val="00B942AB"/>
    <w:rsid w:val="00B94618"/>
    <w:rsid w:val="00B94B63"/>
    <w:rsid w:val="00B94D3B"/>
    <w:rsid w:val="00B94F6B"/>
    <w:rsid w:val="00B95728"/>
    <w:rsid w:val="00B95AE2"/>
    <w:rsid w:val="00B95B28"/>
    <w:rsid w:val="00B95B4A"/>
    <w:rsid w:val="00B95C0C"/>
    <w:rsid w:val="00B96123"/>
    <w:rsid w:val="00B9627A"/>
    <w:rsid w:val="00B962C9"/>
    <w:rsid w:val="00B9645C"/>
    <w:rsid w:val="00B966F7"/>
    <w:rsid w:val="00B9676D"/>
    <w:rsid w:val="00B96913"/>
    <w:rsid w:val="00B96A9A"/>
    <w:rsid w:val="00B970AA"/>
    <w:rsid w:val="00B97363"/>
    <w:rsid w:val="00B9739A"/>
    <w:rsid w:val="00B9756C"/>
    <w:rsid w:val="00B978CA"/>
    <w:rsid w:val="00B978D5"/>
    <w:rsid w:val="00BA00C2"/>
    <w:rsid w:val="00BA01C3"/>
    <w:rsid w:val="00BA030A"/>
    <w:rsid w:val="00BA09C0"/>
    <w:rsid w:val="00BA0A90"/>
    <w:rsid w:val="00BA0AEA"/>
    <w:rsid w:val="00BA0E1C"/>
    <w:rsid w:val="00BA0F35"/>
    <w:rsid w:val="00BA0FD1"/>
    <w:rsid w:val="00BA10FF"/>
    <w:rsid w:val="00BA123F"/>
    <w:rsid w:val="00BA159F"/>
    <w:rsid w:val="00BA1998"/>
    <w:rsid w:val="00BA1A32"/>
    <w:rsid w:val="00BA1ABB"/>
    <w:rsid w:val="00BA1ADD"/>
    <w:rsid w:val="00BA1C1F"/>
    <w:rsid w:val="00BA23D6"/>
    <w:rsid w:val="00BA2577"/>
    <w:rsid w:val="00BA25AD"/>
    <w:rsid w:val="00BA27F2"/>
    <w:rsid w:val="00BA28FD"/>
    <w:rsid w:val="00BA293A"/>
    <w:rsid w:val="00BA2A21"/>
    <w:rsid w:val="00BA2B49"/>
    <w:rsid w:val="00BA2C05"/>
    <w:rsid w:val="00BA2C65"/>
    <w:rsid w:val="00BA2DF6"/>
    <w:rsid w:val="00BA369D"/>
    <w:rsid w:val="00BA36A6"/>
    <w:rsid w:val="00BA3B0B"/>
    <w:rsid w:val="00BA3B62"/>
    <w:rsid w:val="00BA3C14"/>
    <w:rsid w:val="00BA3ECB"/>
    <w:rsid w:val="00BA3F10"/>
    <w:rsid w:val="00BA4449"/>
    <w:rsid w:val="00BA465E"/>
    <w:rsid w:val="00BA475A"/>
    <w:rsid w:val="00BA4C3D"/>
    <w:rsid w:val="00BA564D"/>
    <w:rsid w:val="00BA56E0"/>
    <w:rsid w:val="00BA58F2"/>
    <w:rsid w:val="00BA5914"/>
    <w:rsid w:val="00BA59A5"/>
    <w:rsid w:val="00BA5A34"/>
    <w:rsid w:val="00BA5EC0"/>
    <w:rsid w:val="00BA6055"/>
    <w:rsid w:val="00BA62FE"/>
    <w:rsid w:val="00BA65A1"/>
    <w:rsid w:val="00BA668A"/>
    <w:rsid w:val="00BA678A"/>
    <w:rsid w:val="00BA69A8"/>
    <w:rsid w:val="00BA6AC4"/>
    <w:rsid w:val="00BA6B15"/>
    <w:rsid w:val="00BA6DA9"/>
    <w:rsid w:val="00BA6E00"/>
    <w:rsid w:val="00BA7078"/>
    <w:rsid w:val="00BA7390"/>
    <w:rsid w:val="00BA74E7"/>
    <w:rsid w:val="00BA7665"/>
    <w:rsid w:val="00BA7770"/>
    <w:rsid w:val="00BA782A"/>
    <w:rsid w:val="00BA7855"/>
    <w:rsid w:val="00BA7898"/>
    <w:rsid w:val="00BA78BA"/>
    <w:rsid w:val="00BA7CFA"/>
    <w:rsid w:val="00BA7D17"/>
    <w:rsid w:val="00BA7DDA"/>
    <w:rsid w:val="00BA7EF8"/>
    <w:rsid w:val="00BB0051"/>
    <w:rsid w:val="00BB00A5"/>
    <w:rsid w:val="00BB00C1"/>
    <w:rsid w:val="00BB0367"/>
    <w:rsid w:val="00BB036C"/>
    <w:rsid w:val="00BB0456"/>
    <w:rsid w:val="00BB073C"/>
    <w:rsid w:val="00BB074A"/>
    <w:rsid w:val="00BB07FA"/>
    <w:rsid w:val="00BB0896"/>
    <w:rsid w:val="00BB10B3"/>
    <w:rsid w:val="00BB10BD"/>
    <w:rsid w:val="00BB123D"/>
    <w:rsid w:val="00BB1372"/>
    <w:rsid w:val="00BB1393"/>
    <w:rsid w:val="00BB1696"/>
    <w:rsid w:val="00BB1AE0"/>
    <w:rsid w:val="00BB1C8A"/>
    <w:rsid w:val="00BB1EDB"/>
    <w:rsid w:val="00BB232D"/>
    <w:rsid w:val="00BB23D7"/>
    <w:rsid w:val="00BB241A"/>
    <w:rsid w:val="00BB25E6"/>
    <w:rsid w:val="00BB264F"/>
    <w:rsid w:val="00BB2819"/>
    <w:rsid w:val="00BB28BA"/>
    <w:rsid w:val="00BB29B1"/>
    <w:rsid w:val="00BB2A07"/>
    <w:rsid w:val="00BB2BFD"/>
    <w:rsid w:val="00BB30F9"/>
    <w:rsid w:val="00BB3AA0"/>
    <w:rsid w:val="00BB3D84"/>
    <w:rsid w:val="00BB3F10"/>
    <w:rsid w:val="00BB3F43"/>
    <w:rsid w:val="00BB44CD"/>
    <w:rsid w:val="00BB45D1"/>
    <w:rsid w:val="00BB4603"/>
    <w:rsid w:val="00BB46C8"/>
    <w:rsid w:val="00BB4702"/>
    <w:rsid w:val="00BB4AB6"/>
    <w:rsid w:val="00BB4BE9"/>
    <w:rsid w:val="00BB4E55"/>
    <w:rsid w:val="00BB50D8"/>
    <w:rsid w:val="00BB511B"/>
    <w:rsid w:val="00BB52ED"/>
    <w:rsid w:val="00BB53EE"/>
    <w:rsid w:val="00BB5B10"/>
    <w:rsid w:val="00BB61B1"/>
    <w:rsid w:val="00BB6257"/>
    <w:rsid w:val="00BB632C"/>
    <w:rsid w:val="00BB65C7"/>
    <w:rsid w:val="00BB6878"/>
    <w:rsid w:val="00BB6C07"/>
    <w:rsid w:val="00BB6D2D"/>
    <w:rsid w:val="00BB6F46"/>
    <w:rsid w:val="00BB751B"/>
    <w:rsid w:val="00BB76FF"/>
    <w:rsid w:val="00BB79CD"/>
    <w:rsid w:val="00BB79CF"/>
    <w:rsid w:val="00BC0590"/>
    <w:rsid w:val="00BC06E6"/>
    <w:rsid w:val="00BC07DE"/>
    <w:rsid w:val="00BC0BE4"/>
    <w:rsid w:val="00BC125D"/>
    <w:rsid w:val="00BC1642"/>
    <w:rsid w:val="00BC1B33"/>
    <w:rsid w:val="00BC1C61"/>
    <w:rsid w:val="00BC1E28"/>
    <w:rsid w:val="00BC233E"/>
    <w:rsid w:val="00BC24FA"/>
    <w:rsid w:val="00BC2567"/>
    <w:rsid w:val="00BC27E3"/>
    <w:rsid w:val="00BC2C58"/>
    <w:rsid w:val="00BC3026"/>
    <w:rsid w:val="00BC3555"/>
    <w:rsid w:val="00BC3A33"/>
    <w:rsid w:val="00BC3C72"/>
    <w:rsid w:val="00BC4273"/>
    <w:rsid w:val="00BC43FF"/>
    <w:rsid w:val="00BC4451"/>
    <w:rsid w:val="00BC44BE"/>
    <w:rsid w:val="00BC466F"/>
    <w:rsid w:val="00BC489A"/>
    <w:rsid w:val="00BC4A41"/>
    <w:rsid w:val="00BC4D65"/>
    <w:rsid w:val="00BC4F1F"/>
    <w:rsid w:val="00BC53C4"/>
    <w:rsid w:val="00BC540C"/>
    <w:rsid w:val="00BC5473"/>
    <w:rsid w:val="00BC5578"/>
    <w:rsid w:val="00BC56FC"/>
    <w:rsid w:val="00BC580C"/>
    <w:rsid w:val="00BC5894"/>
    <w:rsid w:val="00BC5929"/>
    <w:rsid w:val="00BC5D45"/>
    <w:rsid w:val="00BC5D67"/>
    <w:rsid w:val="00BC5FAF"/>
    <w:rsid w:val="00BC64ED"/>
    <w:rsid w:val="00BC65A6"/>
    <w:rsid w:val="00BC65E5"/>
    <w:rsid w:val="00BC69AF"/>
    <w:rsid w:val="00BC6CB4"/>
    <w:rsid w:val="00BC6D7A"/>
    <w:rsid w:val="00BC6DD3"/>
    <w:rsid w:val="00BC7274"/>
    <w:rsid w:val="00BC733D"/>
    <w:rsid w:val="00BC7699"/>
    <w:rsid w:val="00BC7ABF"/>
    <w:rsid w:val="00BC7B23"/>
    <w:rsid w:val="00BC7D1D"/>
    <w:rsid w:val="00BC7E83"/>
    <w:rsid w:val="00BD011E"/>
    <w:rsid w:val="00BD01AD"/>
    <w:rsid w:val="00BD07F5"/>
    <w:rsid w:val="00BD0955"/>
    <w:rsid w:val="00BD0C5D"/>
    <w:rsid w:val="00BD0D8B"/>
    <w:rsid w:val="00BD0DFB"/>
    <w:rsid w:val="00BD0FD8"/>
    <w:rsid w:val="00BD117D"/>
    <w:rsid w:val="00BD1583"/>
    <w:rsid w:val="00BD1605"/>
    <w:rsid w:val="00BD17F4"/>
    <w:rsid w:val="00BD1CCE"/>
    <w:rsid w:val="00BD20CD"/>
    <w:rsid w:val="00BD2213"/>
    <w:rsid w:val="00BD2663"/>
    <w:rsid w:val="00BD27B2"/>
    <w:rsid w:val="00BD2A51"/>
    <w:rsid w:val="00BD2DD6"/>
    <w:rsid w:val="00BD3327"/>
    <w:rsid w:val="00BD3365"/>
    <w:rsid w:val="00BD35A0"/>
    <w:rsid w:val="00BD39D7"/>
    <w:rsid w:val="00BD3A26"/>
    <w:rsid w:val="00BD3E1D"/>
    <w:rsid w:val="00BD3F30"/>
    <w:rsid w:val="00BD4490"/>
    <w:rsid w:val="00BD4725"/>
    <w:rsid w:val="00BD478B"/>
    <w:rsid w:val="00BD4916"/>
    <w:rsid w:val="00BD4A16"/>
    <w:rsid w:val="00BD4A7D"/>
    <w:rsid w:val="00BD4B86"/>
    <w:rsid w:val="00BD4F7D"/>
    <w:rsid w:val="00BD5134"/>
    <w:rsid w:val="00BD5313"/>
    <w:rsid w:val="00BD5336"/>
    <w:rsid w:val="00BD5692"/>
    <w:rsid w:val="00BD584D"/>
    <w:rsid w:val="00BD58DC"/>
    <w:rsid w:val="00BD5AA4"/>
    <w:rsid w:val="00BD6185"/>
    <w:rsid w:val="00BD6464"/>
    <w:rsid w:val="00BD67A0"/>
    <w:rsid w:val="00BD67B3"/>
    <w:rsid w:val="00BD6A20"/>
    <w:rsid w:val="00BD6FD8"/>
    <w:rsid w:val="00BD749E"/>
    <w:rsid w:val="00BD7542"/>
    <w:rsid w:val="00BD776E"/>
    <w:rsid w:val="00BD780A"/>
    <w:rsid w:val="00BD786D"/>
    <w:rsid w:val="00BD7F47"/>
    <w:rsid w:val="00BD7F7C"/>
    <w:rsid w:val="00BE005F"/>
    <w:rsid w:val="00BE01FD"/>
    <w:rsid w:val="00BE028E"/>
    <w:rsid w:val="00BE0694"/>
    <w:rsid w:val="00BE06D6"/>
    <w:rsid w:val="00BE06E1"/>
    <w:rsid w:val="00BE09E6"/>
    <w:rsid w:val="00BE0FC7"/>
    <w:rsid w:val="00BE1071"/>
    <w:rsid w:val="00BE14A6"/>
    <w:rsid w:val="00BE1B58"/>
    <w:rsid w:val="00BE1CB9"/>
    <w:rsid w:val="00BE1D63"/>
    <w:rsid w:val="00BE1DD1"/>
    <w:rsid w:val="00BE2003"/>
    <w:rsid w:val="00BE206B"/>
    <w:rsid w:val="00BE2317"/>
    <w:rsid w:val="00BE2418"/>
    <w:rsid w:val="00BE244C"/>
    <w:rsid w:val="00BE2504"/>
    <w:rsid w:val="00BE268B"/>
    <w:rsid w:val="00BE2A3B"/>
    <w:rsid w:val="00BE2E6B"/>
    <w:rsid w:val="00BE2F39"/>
    <w:rsid w:val="00BE303B"/>
    <w:rsid w:val="00BE3493"/>
    <w:rsid w:val="00BE35FC"/>
    <w:rsid w:val="00BE3ADC"/>
    <w:rsid w:val="00BE3CD9"/>
    <w:rsid w:val="00BE3F2D"/>
    <w:rsid w:val="00BE40CD"/>
    <w:rsid w:val="00BE41B5"/>
    <w:rsid w:val="00BE4385"/>
    <w:rsid w:val="00BE474C"/>
    <w:rsid w:val="00BE483A"/>
    <w:rsid w:val="00BE49A2"/>
    <w:rsid w:val="00BE4AFE"/>
    <w:rsid w:val="00BE4B34"/>
    <w:rsid w:val="00BE4D06"/>
    <w:rsid w:val="00BE56AE"/>
    <w:rsid w:val="00BE5A74"/>
    <w:rsid w:val="00BE5C28"/>
    <w:rsid w:val="00BE6000"/>
    <w:rsid w:val="00BE6352"/>
    <w:rsid w:val="00BE66B5"/>
    <w:rsid w:val="00BE6A55"/>
    <w:rsid w:val="00BE6A88"/>
    <w:rsid w:val="00BE6BAB"/>
    <w:rsid w:val="00BE746B"/>
    <w:rsid w:val="00BE7539"/>
    <w:rsid w:val="00BE76C8"/>
    <w:rsid w:val="00BE7858"/>
    <w:rsid w:val="00BE7884"/>
    <w:rsid w:val="00BE7E37"/>
    <w:rsid w:val="00BF00FA"/>
    <w:rsid w:val="00BF0157"/>
    <w:rsid w:val="00BF015A"/>
    <w:rsid w:val="00BF0210"/>
    <w:rsid w:val="00BF0307"/>
    <w:rsid w:val="00BF0387"/>
    <w:rsid w:val="00BF063B"/>
    <w:rsid w:val="00BF080A"/>
    <w:rsid w:val="00BF0A20"/>
    <w:rsid w:val="00BF0B21"/>
    <w:rsid w:val="00BF11C0"/>
    <w:rsid w:val="00BF11DC"/>
    <w:rsid w:val="00BF1697"/>
    <w:rsid w:val="00BF17E7"/>
    <w:rsid w:val="00BF1FCA"/>
    <w:rsid w:val="00BF290E"/>
    <w:rsid w:val="00BF2C01"/>
    <w:rsid w:val="00BF31E4"/>
    <w:rsid w:val="00BF3364"/>
    <w:rsid w:val="00BF37CB"/>
    <w:rsid w:val="00BF3832"/>
    <w:rsid w:val="00BF3836"/>
    <w:rsid w:val="00BF3CD7"/>
    <w:rsid w:val="00BF3DD0"/>
    <w:rsid w:val="00BF3E9F"/>
    <w:rsid w:val="00BF4387"/>
    <w:rsid w:val="00BF461E"/>
    <w:rsid w:val="00BF4967"/>
    <w:rsid w:val="00BF49FF"/>
    <w:rsid w:val="00BF4AC0"/>
    <w:rsid w:val="00BF4AC3"/>
    <w:rsid w:val="00BF4B05"/>
    <w:rsid w:val="00BF4F93"/>
    <w:rsid w:val="00BF5048"/>
    <w:rsid w:val="00BF52BE"/>
    <w:rsid w:val="00BF53D8"/>
    <w:rsid w:val="00BF563F"/>
    <w:rsid w:val="00BF56A4"/>
    <w:rsid w:val="00BF5B6E"/>
    <w:rsid w:val="00BF67A2"/>
    <w:rsid w:val="00BF6934"/>
    <w:rsid w:val="00BF69F3"/>
    <w:rsid w:val="00BF6E4F"/>
    <w:rsid w:val="00BF6F38"/>
    <w:rsid w:val="00BF6F78"/>
    <w:rsid w:val="00BF71E2"/>
    <w:rsid w:val="00BF73C9"/>
    <w:rsid w:val="00BF75F0"/>
    <w:rsid w:val="00BF773A"/>
    <w:rsid w:val="00BF7773"/>
    <w:rsid w:val="00BF79C2"/>
    <w:rsid w:val="00BF7A75"/>
    <w:rsid w:val="00BF7C2E"/>
    <w:rsid w:val="00BF7CAD"/>
    <w:rsid w:val="00BF7EF0"/>
    <w:rsid w:val="00C002A2"/>
    <w:rsid w:val="00C00363"/>
    <w:rsid w:val="00C00860"/>
    <w:rsid w:val="00C00AA4"/>
    <w:rsid w:val="00C00CBC"/>
    <w:rsid w:val="00C00CE8"/>
    <w:rsid w:val="00C00E45"/>
    <w:rsid w:val="00C011D3"/>
    <w:rsid w:val="00C0120D"/>
    <w:rsid w:val="00C0136B"/>
    <w:rsid w:val="00C016C7"/>
    <w:rsid w:val="00C0190E"/>
    <w:rsid w:val="00C01B53"/>
    <w:rsid w:val="00C01B95"/>
    <w:rsid w:val="00C01BCB"/>
    <w:rsid w:val="00C02504"/>
    <w:rsid w:val="00C0285E"/>
    <w:rsid w:val="00C02962"/>
    <w:rsid w:val="00C02B48"/>
    <w:rsid w:val="00C02E37"/>
    <w:rsid w:val="00C02E72"/>
    <w:rsid w:val="00C02FFE"/>
    <w:rsid w:val="00C03067"/>
    <w:rsid w:val="00C03078"/>
    <w:rsid w:val="00C030D2"/>
    <w:rsid w:val="00C032B9"/>
    <w:rsid w:val="00C033BE"/>
    <w:rsid w:val="00C0351A"/>
    <w:rsid w:val="00C03551"/>
    <w:rsid w:val="00C0387F"/>
    <w:rsid w:val="00C03899"/>
    <w:rsid w:val="00C038DC"/>
    <w:rsid w:val="00C03B29"/>
    <w:rsid w:val="00C03BA7"/>
    <w:rsid w:val="00C03CF6"/>
    <w:rsid w:val="00C03D8A"/>
    <w:rsid w:val="00C03DD5"/>
    <w:rsid w:val="00C044FE"/>
    <w:rsid w:val="00C04667"/>
    <w:rsid w:val="00C049DE"/>
    <w:rsid w:val="00C04A2F"/>
    <w:rsid w:val="00C04D64"/>
    <w:rsid w:val="00C04E7A"/>
    <w:rsid w:val="00C04EE3"/>
    <w:rsid w:val="00C0504A"/>
    <w:rsid w:val="00C050A6"/>
    <w:rsid w:val="00C05112"/>
    <w:rsid w:val="00C052F6"/>
    <w:rsid w:val="00C054D9"/>
    <w:rsid w:val="00C054F2"/>
    <w:rsid w:val="00C057D4"/>
    <w:rsid w:val="00C0615B"/>
    <w:rsid w:val="00C06818"/>
    <w:rsid w:val="00C06D12"/>
    <w:rsid w:val="00C06D7B"/>
    <w:rsid w:val="00C0721C"/>
    <w:rsid w:val="00C0732C"/>
    <w:rsid w:val="00C079FF"/>
    <w:rsid w:val="00C1019C"/>
    <w:rsid w:val="00C10504"/>
    <w:rsid w:val="00C1050E"/>
    <w:rsid w:val="00C10562"/>
    <w:rsid w:val="00C10823"/>
    <w:rsid w:val="00C109BC"/>
    <w:rsid w:val="00C109E8"/>
    <w:rsid w:val="00C10A36"/>
    <w:rsid w:val="00C11216"/>
    <w:rsid w:val="00C11220"/>
    <w:rsid w:val="00C112A6"/>
    <w:rsid w:val="00C1161F"/>
    <w:rsid w:val="00C11D7F"/>
    <w:rsid w:val="00C11F5E"/>
    <w:rsid w:val="00C121F7"/>
    <w:rsid w:val="00C123BE"/>
    <w:rsid w:val="00C12797"/>
    <w:rsid w:val="00C128DB"/>
    <w:rsid w:val="00C12A1A"/>
    <w:rsid w:val="00C12A4D"/>
    <w:rsid w:val="00C12D87"/>
    <w:rsid w:val="00C1308C"/>
    <w:rsid w:val="00C13169"/>
    <w:rsid w:val="00C1329D"/>
    <w:rsid w:val="00C1372B"/>
    <w:rsid w:val="00C13769"/>
    <w:rsid w:val="00C13926"/>
    <w:rsid w:val="00C13A2D"/>
    <w:rsid w:val="00C13C61"/>
    <w:rsid w:val="00C13E82"/>
    <w:rsid w:val="00C13EA3"/>
    <w:rsid w:val="00C14484"/>
    <w:rsid w:val="00C14598"/>
    <w:rsid w:val="00C14EE9"/>
    <w:rsid w:val="00C1579A"/>
    <w:rsid w:val="00C1619E"/>
    <w:rsid w:val="00C161A1"/>
    <w:rsid w:val="00C16208"/>
    <w:rsid w:val="00C1623E"/>
    <w:rsid w:val="00C16256"/>
    <w:rsid w:val="00C16651"/>
    <w:rsid w:val="00C168F1"/>
    <w:rsid w:val="00C168FF"/>
    <w:rsid w:val="00C16B7E"/>
    <w:rsid w:val="00C172D0"/>
    <w:rsid w:val="00C1733C"/>
    <w:rsid w:val="00C1740F"/>
    <w:rsid w:val="00C17429"/>
    <w:rsid w:val="00C174A9"/>
    <w:rsid w:val="00C1795F"/>
    <w:rsid w:val="00C17A70"/>
    <w:rsid w:val="00C17DF5"/>
    <w:rsid w:val="00C200BE"/>
    <w:rsid w:val="00C202A7"/>
    <w:rsid w:val="00C20457"/>
    <w:rsid w:val="00C20785"/>
    <w:rsid w:val="00C20807"/>
    <w:rsid w:val="00C20875"/>
    <w:rsid w:val="00C20A76"/>
    <w:rsid w:val="00C20C94"/>
    <w:rsid w:val="00C20D0C"/>
    <w:rsid w:val="00C20E68"/>
    <w:rsid w:val="00C20ED4"/>
    <w:rsid w:val="00C21128"/>
    <w:rsid w:val="00C2134B"/>
    <w:rsid w:val="00C21AB0"/>
    <w:rsid w:val="00C21C39"/>
    <w:rsid w:val="00C21FE8"/>
    <w:rsid w:val="00C2233A"/>
    <w:rsid w:val="00C2236E"/>
    <w:rsid w:val="00C2237A"/>
    <w:rsid w:val="00C2248C"/>
    <w:rsid w:val="00C229AE"/>
    <w:rsid w:val="00C232B0"/>
    <w:rsid w:val="00C23497"/>
    <w:rsid w:val="00C2360A"/>
    <w:rsid w:val="00C2364B"/>
    <w:rsid w:val="00C23D35"/>
    <w:rsid w:val="00C23D73"/>
    <w:rsid w:val="00C23E85"/>
    <w:rsid w:val="00C23E9C"/>
    <w:rsid w:val="00C24704"/>
    <w:rsid w:val="00C2473D"/>
    <w:rsid w:val="00C248F0"/>
    <w:rsid w:val="00C24B89"/>
    <w:rsid w:val="00C24C53"/>
    <w:rsid w:val="00C24DEE"/>
    <w:rsid w:val="00C250FB"/>
    <w:rsid w:val="00C255AD"/>
    <w:rsid w:val="00C259A7"/>
    <w:rsid w:val="00C25BEE"/>
    <w:rsid w:val="00C26076"/>
    <w:rsid w:val="00C266CB"/>
    <w:rsid w:val="00C267E7"/>
    <w:rsid w:val="00C26B99"/>
    <w:rsid w:val="00C26C80"/>
    <w:rsid w:val="00C26C89"/>
    <w:rsid w:val="00C26DD0"/>
    <w:rsid w:val="00C26EB1"/>
    <w:rsid w:val="00C27145"/>
    <w:rsid w:val="00C277D5"/>
    <w:rsid w:val="00C27E12"/>
    <w:rsid w:val="00C27EEF"/>
    <w:rsid w:val="00C30167"/>
    <w:rsid w:val="00C301F3"/>
    <w:rsid w:val="00C3025E"/>
    <w:rsid w:val="00C3043D"/>
    <w:rsid w:val="00C305A1"/>
    <w:rsid w:val="00C305EE"/>
    <w:rsid w:val="00C307BD"/>
    <w:rsid w:val="00C30BD9"/>
    <w:rsid w:val="00C30C39"/>
    <w:rsid w:val="00C31067"/>
    <w:rsid w:val="00C31075"/>
    <w:rsid w:val="00C314CC"/>
    <w:rsid w:val="00C316A7"/>
    <w:rsid w:val="00C3172F"/>
    <w:rsid w:val="00C31B11"/>
    <w:rsid w:val="00C31D22"/>
    <w:rsid w:val="00C3215B"/>
    <w:rsid w:val="00C3269D"/>
    <w:rsid w:val="00C326EF"/>
    <w:rsid w:val="00C329A8"/>
    <w:rsid w:val="00C32B77"/>
    <w:rsid w:val="00C32CE2"/>
    <w:rsid w:val="00C32FD1"/>
    <w:rsid w:val="00C333E3"/>
    <w:rsid w:val="00C33485"/>
    <w:rsid w:val="00C33674"/>
    <w:rsid w:val="00C336F3"/>
    <w:rsid w:val="00C33715"/>
    <w:rsid w:val="00C33993"/>
    <w:rsid w:val="00C339FE"/>
    <w:rsid w:val="00C33DAD"/>
    <w:rsid w:val="00C34188"/>
    <w:rsid w:val="00C3418E"/>
    <w:rsid w:val="00C342ED"/>
    <w:rsid w:val="00C3441A"/>
    <w:rsid w:val="00C34554"/>
    <w:rsid w:val="00C349A5"/>
    <w:rsid w:val="00C34AA8"/>
    <w:rsid w:val="00C34B8A"/>
    <w:rsid w:val="00C34ED8"/>
    <w:rsid w:val="00C34F5E"/>
    <w:rsid w:val="00C3513F"/>
    <w:rsid w:val="00C352B2"/>
    <w:rsid w:val="00C355FA"/>
    <w:rsid w:val="00C35895"/>
    <w:rsid w:val="00C358F0"/>
    <w:rsid w:val="00C35A6C"/>
    <w:rsid w:val="00C35E8C"/>
    <w:rsid w:val="00C35EF7"/>
    <w:rsid w:val="00C363D3"/>
    <w:rsid w:val="00C3652F"/>
    <w:rsid w:val="00C366A9"/>
    <w:rsid w:val="00C369A3"/>
    <w:rsid w:val="00C36B90"/>
    <w:rsid w:val="00C36D0B"/>
    <w:rsid w:val="00C3732F"/>
    <w:rsid w:val="00C3749B"/>
    <w:rsid w:val="00C374CC"/>
    <w:rsid w:val="00C374F3"/>
    <w:rsid w:val="00C375DB"/>
    <w:rsid w:val="00C37BD3"/>
    <w:rsid w:val="00C37EA5"/>
    <w:rsid w:val="00C40110"/>
    <w:rsid w:val="00C40239"/>
    <w:rsid w:val="00C40611"/>
    <w:rsid w:val="00C40687"/>
    <w:rsid w:val="00C40884"/>
    <w:rsid w:val="00C40DB9"/>
    <w:rsid w:val="00C4122C"/>
    <w:rsid w:val="00C41961"/>
    <w:rsid w:val="00C41BDF"/>
    <w:rsid w:val="00C4203B"/>
    <w:rsid w:val="00C4209D"/>
    <w:rsid w:val="00C4224A"/>
    <w:rsid w:val="00C423B3"/>
    <w:rsid w:val="00C42494"/>
    <w:rsid w:val="00C42583"/>
    <w:rsid w:val="00C42741"/>
    <w:rsid w:val="00C42B80"/>
    <w:rsid w:val="00C43213"/>
    <w:rsid w:val="00C43248"/>
    <w:rsid w:val="00C433F6"/>
    <w:rsid w:val="00C43967"/>
    <w:rsid w:val="00C43EC2"/>
    <w:rsid w:val="00C44094"/>
    <w:rsid w:val="00C443D3"/>
    <w:rsid w:val="00C44659"/>
    <w:rsid w:val="00C448D5"/>
    <w:rsid w:val="00C44F3D"/>
    <w:rsid w:val="00C450C0"/>
    <w:rsid w:val="00C4512D"/>
    <w:rsid w:val="00C4577F"/>
    <w:rsid w:val="00C45A1F"/>
    <w:rsid w:val="00C45BB5"/>
    <w:rsid w:val="00C45BF0"/>
    <w:rsid w:val="00C45DD5"/>
    <w:rsid w:val="00C45E14"/>
    <w:rsid w:val="00C45E69"/>
    <w:rsid w:val="00C4672C"/>
    <w:rsid w:val="00C468E0"/>
    <w:rsid w:val="00C46B51"/>
    <w:rsid w:val="00C46BBA"/>
    <w:rsid w:val="00C471BE"/>
    <w:rsid w:val="00C47245"/>
    <w:rsid w:val="00C472FD"/>
    <w:rsid w:val="00C47412"/>
    <w:rsid w:val="00C47567"/>
    <w:rsid w:val="00C475C3"/>
    <w:rsid w:val="00C4781D"/>
    <w:rsid w:val="00C4790A"/>
    <w:rsid w:val="00C47C59"/>
    <w:rsid w:val="00C50506"/>
    <w:rsid w:val="00C508DB"/>
    <w:rsid w:val="00C50A0E"/>
    <w:rsid w:val="00C50DE3"/>
    <w:rsid w:val="00C51053"/>
    <w:rsid w:val="00C51900"/>
    <w:rsid w:val="00C519AC"/>
    <w:rsid w:val="00C519C9"/>
    <w:rsid w:val="00C519EB"/>
    <w:rsid w:val="00C520A4"/>
    <w:rsid w:val="00C52649"/>
    <w:rsid w:val="00C52830"/>
    <w:rsid w:val="00C5290E"/>
    <w:rsid w:val="00C529EE"/>
    <w:rsid w:val="00C52ADE"/>
    <w:rsid w:val="00C52B75"/>
    <w:rsid w:val="00C52DD7"/>
    <w:rsid w:val="00C52EC5"/>
    <w:rsid w:val="00C5336A"/>
    <w:rsid w:val="00C53640"/>
    <w:rsid w:val="00C536CB"/>
    <w:rsid w:val="00C5382F"/>
    <w:rsid w:val="00C5388B"/>
    <w:rsid w:val="00C53BB0"/>
    <w:rsid w:val="00C549BA"/>
    <w:rsid w:val="00C54A14"/>
    <w:rsid w:val="00C54BEC"/>
    <w:rsid w:val="00C54F18"/>
    <w:rsid w:val="00C5510E"/>
    <w:rsid w:val="00C552C2"/>
    <w:rsid w:val="00C55739"/>
    <w:rsid w:val="00C55DF2"/>
    <w:rsid w:val="00C565A5"/>
    <w:rsid w:val="00C565D2"/>
    <w:rsid w:val="00C56902"/>
    <w:rsid w:val="00C56FAA"/>
    <w:rsid w:val="00C570F8"/>
    <w:rsid w:val="00C57128"/>
    <w:rsid w:val="00C571B9"/>
    <w:rsid w:val="00C57304"/>
    <w:rsid w:val="00C5731E"/>
    <w:rsid w:val="00C57385"/>
    <w:rsid w:val="00C5744D"/>
    <w:rsid w:val="00C57670"/>
    <w:rsid w:val="00C57961"/>
    <w:rsid w:val="00C57A1E"/>
    <w:rsid w:val="00C57BD2"/>
    <w:rsid w:val="00C57F39"/>
    <w:rsid w:val="00C6008A"/>
    <w:rsid w:val="00C601C2"/>
    <w:rsid w:val="00C60ABD"/>
    <w:rsid w:val="00C60AD0"/>
    <w:rsid w:val="00C60BD2"/>
    <w:rsid w:val="00C60C64"/>
    <w:rsid w:val="00C60D14"/>
    <w:rsid w:val="00C611FD"/>
    <w:rsid w:val="00C61581"/>
    <w:rsid w:val="00C6169B"/>
    <w:rsid w:val="00C6171E"/>
    <w:rsid w:val="00C619B0"/>
    <w:rsid w:val="00C61D7A"/>
    <w:rsid w:val="00C61FC9"/>
    <w:rsid w:val="00C6225C"/>
    <w:rsid w:val="00C622A5"/>
    <w:rsid w:val="00C62483"/>
    <w:rsid w:val="00C62C90"/>
    <w:rsid w:val="00C63124"/>
    <w:rsid w:val="00C634D7"/>
    <w:rsid w:val="00C63509"/>
    <w:rsid w:val="00C6367B"/>
    <w:rsid w:val="00C63839"/>
    <w:rsid w:val="00C63A10"/>
    <w:rsid w:val="00C63BAC"/>
    <w:rsid w:val="00C63EB9"/>
    <w:rsid w:val="00C63FE8"/>
    <w:rsid w:val="00C645B3"/>
    <w:rsid w:val="00C64663"/>
    <w:rsid w:val="00C64745"/>
    <w:rsid w:val="00C64762"/>
    <w:rsid w:val="00C647BE"/>
    <w:rsid w:val="00C65215"/>
    <w:rsid w:val="00C65544"/>
    <w:rsid w:val="00C656C5"/>
    <w:rsid w:val="00C65B84"/>
    <w:rsid w:val="00C66201"/>
    <w:rsid w:val="00C662C2"/>
    <w:rsid w:val="00C66514"/>
    <w:rsid w:val="00C667E4"/>
    <w:rsid w:val="00C66891"/>
    <w:rsid w:val="00C6692E"/>
    <w:rsid w:val="00C66AF4"/>
    <w:rsid w:val="00C67319"/>
    <w:rsid w:val="00C673DD"/>
    <w:rsid w:val="00C6771F"/>
    <w:rsid w:val="00C678B8"/>
    <w:rsid w:val="00C67990"/>
    <w:rsid w:val="00C67D9C"/>
    <w:rsid w:val="00C67E45"/>
    <w:rsid w:val="00C67E4A"/>
    <w:rsid w:val="00C67F29"/>
    <w:rsid w:val="00C70101"/>
    <w:rsid w:val="00C70366"/>
    <w:rsid w:val="00C7040B"/>
    <w:rsid w:val="00C7059A"/>
    <w:rsid w:val="00C70635"/>
    <w:rsid w:val="00C7063E"/>
    <w:rsid w:val="00C7075E"/>
    <w:rsid w:val="00C708AF"/>
    <w:rsid w:val="00C70C17"/>
    <w:rsid w:val="00C70C53"/>
    <w:rsid w:val="00C710A7"/>
    <w:rsid w:val="00C712FF"/>
    <w:rsid w:val="00C71392"/>
    <w:rsid w:val="00C71850"/>
    <w:rsid w:val="00C71F0B"/>
    <w:rsid w:val="00C721D3"/>
    <w:rsid w:val="00C72299"/>
    <w:rsid w:val="00C723C6"/>
    <w:rsid w:val="00C724D1"/>
    <w:rsid w:val="00C72548"/>
    <w:rsid w:val="00C729D6"/>
    <w:rsid w:val="00C72B1D"/>
    <w:rsid w:val="00C72B3D"/>
    <w:rsid w:val="00C72E6A"/>
    <w:rsid w:val="00C73096"/>
    <w:rsid w:val="00C732F4"/>
    <w:rsid w:val="00C73492"/>
    <w:rsid w:val="00C73837"/>
    <w:rsid w:val="00C73CFE"/>
    <w:rsid w:val="00C73D17"/>
    <w:rsid w:val="00C73F24"/>
    <w:rsid w:val="00C73F73"/>
    <w:rsid w:val="00C74035"/>
    <w:rsid w:val="00C7452D"/>
    <w:rsid w:val="00C74A99"/>
    <w:rsid w:val="00C74B6F"/>
    <w:rsid w:val="00C74D11"/>
    <w:rsid w:val="00C74F0D"/>
    <w:rsid w:val="00C7521B"/>
    <w:rsid w:val="00C75273"/>
    <w:rsid w:val="00C75313"/>
    <w:rsid w:val="00C75691"/>
    <w:rsid w:val="00C7582F"/>
    <w:rsid w:val="00C758F5"/>
    <w:rsid w:val="00C75B63"/>
    <w:rsid w:val="00C75DB9"/>
    <w:rsid w:val="00C75F96"/>
    <w:rsid w:val="00C75FE2"/>
    <w:rsid w:val="00C762F3"/>
    <w:rsid w:val="00C766BC"/>
    <w:rsid w:val="00C767BE"/>
    <w:rsid w:val="00C76887"/>
    <w:rsid w:val="00C768F4"/>
    <w:rsid w:val="00C76DC0"/>
    <w:rsid w:val="00C76E29"/>
    <w:rsid w:val="00C77599"/>
    <w:rsid w:val="00C776A5"/>
    <w:rsid w:val="00C77765"/>
    <w:rsid w:val="00C778B5"/>
    <w:rsid w:val="00C77AF7"/>
    <w:rsid w:val="00C8007C"/>
    <w:rsid w:val="00C801CE"/>
    <w:rsid w:val="00C802FA"/>
    <w:rsid w:val="00C80B05"/>
    <w:rsid w:val="00C80BC9"/>
    <w:rsid w:val="00C80E19"/>
    <w:rsid w:val="00C80E6F"/>
    <w:rsid w:val="00C81191"/>
    <w:rsid w:val="00C8156C"/>
    <w:rsid w:val="00C81593"/>
    <w:rsid w:val="00C818D5"/>
    <w:rsid w:val="00C8191D"/>
    <w:rsid w:val="00C81AAE"/>
    <w:rsid w:val="00C81B21"/>
    <w:rsid w:val="00C81DBD"/>
    <w:rsid w:val="00C81F95"/>
    <w:rsid w:val="00C81FDF"/>
    <w:rsid w:val="00C8223E"/>
    <w:rsid w:val="00C82805"/>
    <w:rsid w:val="00C828E3"/>
    <w:rsid w:val="00C82E30"/>
    <w:rsid w:val="00C83182"/>
    <w:rsid w:val="00C8323A"/>
    <w:rsid w:val="00C832E9"/>
    <w:rsid w:val="00C83571"/>
    <w:rsid w:val="00C83660"/>
    <w:rsid w:val="00C83720"/>
    <w:rsid w:val="00C838A5"/>
    <w:rsid w:val="00C83A68"/>
    <w:rsid w:val="00C83CC5"/>
    <w:rsid w:val="00C84285"/>
    <w:rsid w:val="00C844DF"/>
    <w:rsid w:val="00C84506"/>
    <w:rsid w:val="00C84A02"/>
    <w:rsid w:val="00C84FFD"/>
    <w:rsid w:val="00C85228"/>
    <w:rsid w:val="00C852E1"/>
    <w:rsid w:val="00C853F2"/>
    <w:rsid w:val="00C854A6"/>
    <w:rsid w:val="00C8560D"/>
    <w:rsid w:val="00C8590D"/>
    <w:rsid w:val="00C859C0"/>
    <w:rsid w:val="00C85D55"/>
    <w:rsid w:val="00C85E5F"/>
    <w:rsid w:val="00C85EA4"/>
    <w:rsid w:val="00C8619F"/>
    <w:rsid w:val="00C8652F"/>
    <w:rsid w:val="00C867A1"/>
    <w:rsid w:val="00C86864"/>
    <w:rsid w:val="00C86C7F"/>
    <w:rsid w:val="00C86C94"/>
    <w:rsid w:val="00C87076"/>
    <w:rsid w:val="00C872E9"/>
    <w:rsid w:val="00C8732F"/>
    <w:rsid w:val="00C8741F"/>
    <w:rsid w:val="00C874BA"/>
    <w:rsid w:val="00C87505"/>
    <w:rsid w:val="00C87960"/>
    <w:rsid w:val="00C87C0D"/>
    <w:rsid w:val="00C87CD8"/>
    <w:rsid w:val="00C87EC2"/>
    <w:rsid w:val="00C87F63"/>
    <w:rsid w:val="00C90026"/>
    <w:rsid w:val="00C900CC"/>
    <w:rsid w:val="00C900D4"/>
    <w:rsid w:val="00C9011A"/>
    <w:rsid w:val="00C901C2"/>
    <w:rsid w:val="00C90227"/>
    <w:rsid w:val="00C90365"/>
    <w:rsid w:val="00C909A5"/>
    <w:rsid w:val="00C90B88"/>
    <w:rsid w:val="00C90BEE"/>
    <w:rsid w:val="00C90CC6"/>
    <w:rsid w:val="00C90EE2"/>
    <w:rsid w:val="00C91192"/>
    <w:rsid w:val="00C911D0"/>
    <w:rsid w:val="00C91489"/>
    <w:rsid w:val="00C91708"/>
    <w:rsid w:val="00C91BA3"/>
    <w:rsid w:val="00C91E49"/>
    <w:rsid w:val="00C91F28"/>
    <w:rsid w:val="00C925C9"/>
    <w:rsid w:val="00C9266F"/>
    <w:rsid w:val="00C926D3"/>
    <w:rsid w:val="00C92D6F"/>
    <w:rsid w:val="00C92E77"/>
    <w:rsid w:val="00C93104"/>
    <w:rsid w:val="00C9339D"/>
    <w:rsid w:val="00C9353D"/>
    <w:rsid w:val="00C9381A"/>
    <w:rsid w:val="00C9394E"/>
    <w:rsid w:val="00C93AF4"/>
    <w:rsid w:val="00C93FEC"/>
    <w:rsid w:val="00C94084"/>
    <w:rsid w:val="00C947A9"/>
    <w:rsid w:val="00C94843"/>
    <w:rsid w:val="00C948BD"/>
    <w:rsid w:val="00C94D27"/>
    <w:rsid w:val="00C94E06"/>
    <w:rsid w:val="00C94E59"/>
    <w:rsid w:val="00C94EC5"/>
    <w:rsid w:val="00C954E7"/>
    <w:rsid w:val="00C95ADA"/>
    <w:rsid w:val="00C95F13"/>
    <w:rsid w:val="00C964B6"/>
    <w:rsid w:val="00C9653F"/>
    <w:rsid w:val="00C96F39"/>
    <w:rsid w:val="00C9748A"/>
    <w:rsid w:val="00C974D9"/>
    <w:rsid w:val="00C9780F"/>
    <w:rsid w:val="00C979BF"/>
    <w:rsid w:val="00C97A36"/>
    <w:rsid w:val="00C97C89"/>
    <w:rsid w:val="00C97E6F"/>
    <w:rsid w:val="00C97E7C"/>
    <w:rsid w:val="00CA039C"/>
    <w:rsid w:val="00CA0E78"/>
    <w:rsid w:val="00CA10B3"/>
    <w:rsid w:val="00CA12AF"/>
    <w:rsid w:val="00CA14AC"/>
    <w:rsid w:val="00CA14B6"/>
    <w:rsid w:val="00CA1A65"/>
    <w:rsid w:val="00CA1E98"/>
    <w:rsid w:val="00CA2000"/>
    <w:rsid w:val="00CA223C"/>
    <w:rsid w:val="00CA2240"/>
    <w:rsid w:val="00CA2321"/>
    <w:rsid w:val="00CA23D6"/>
    <w:rsid w:val="00CA24DB"/>
    <w:rsid w:val="00CA256B"/>
    <w:rsid w:val="00CA2765"/>
    <w:rsid w:val="00CA27CC"/>
    <w:rsid w:val="00CA2B00"/>
    <w:rsid w:val="00CA2C6B"/>
    <w:rsid w:val="00CA2DAF"/>
    <w:rsid w:val="00CA2DF0"/>
    <w:rsid w:val="00CA3223"/>
    <w:rsid w:val="00CA3413"/>
    <w:rsid w:val="00CA3663"/>
    <w:rsid w:val="00CA3D08"/>
    <w:rsid w:val="00CA3DDE"/>
    <w:rsid w:val="00CA45A0"/>
    <w:rsid w:val="00CA47A5"/>
    <w:rsid w:val="00CA47FA"/>
    <w:rsid w:val="00CA4858"/>
    <w:rsid w:val="00CA4B7B"/>
    <w:rsid w:val="00CA4D0C"/>
    <w:rsid w:val="00CA5139"/>
    <w:rsid w:val="00CA528E"/>
    <w:rsid w:val="00CA5510"/>
    <w:rsid w:val="00CA55B2"/>
    <w:rsid w:val="00CA5908"/>
    <w:rsid w:val="00CA59B5"/>
    <w:rsid w:val="00CA5AC9"/>
    <w:rsid w:val="00CA5C1F"/>
    <w:rsid w:val="00CA5E92"/>
    <w:rsid w:val="00CA64CB"/>
    <w:rsid w:val="00CA6AD8"/>
    <w:rsid w:val="00CA6CB0"/>
    <w:rsid w:val="00CA6E6E"/>
    <w:rsid w:val="00CA709F"/>
    <w:rsid w:val="00CA713C"/>
    <w:rsid w:val="00CA7197"/>
    <w:rsid w:val="00CA7243"/>
    <w:rsid w:val="00CA7352"/>
    <w:rsid w:val="00CA75A7"/>
    <w:rsid w:val="00CA778D"/>
    <w:rsid w:val="00CA77A1"/>
    <w:rsid w:val="00CA7C96"/>
    <w:rsid w:val="00CA7D34"/>
    <w:rsid w:val="00CA7EC9"/>
    <w:rsid w:val="00CB04D0"/>
    <w:rsid w:val="00CB056F"/>
    <w:rsid w:val="00CB06B9"/>
    <w:rsid w:val="00CB0734"/>
    <w:rsid w:val="00CB08BB"/>
    <w:rsid w:val="00CB0B06"/>
    <w:rsid w:val="00CB106F"/>
    <w:rsid w:val="00CB11EF"/>
    <w:rsid w:val="00CB172F"/>
    <w:rsid w:val="00CB174C"/>
    <w:rsid w:val="00CB1FB9"/>
    <w:rsid w:val="00CB20BC"/>
    <w:rsid w:val="00CB238C"/>
    <w:rsid w:val="00CB2C09"/>
    <w:rsid w:val="00CB2D6C"/>
    <w:rsid w:val="00CB2DAA"/>
    <w:rsid w:val="00CB2F84"/>
    <w:rsid w:val="00CB30E0"/>
    <w:rsid w:val="00CB3110"/>
    <w:rsid w:val="00CB33A8"/>
    <w:rsid w:val="00CB344C"/>
    <w:rsid w:val="00CB38BF"/>
    <w:rsid w:val="00CB3980"/>
    <w:rsid w:val="00CB39CD"/>
    <w:rsid w:val="00CB3CE3"/>
    <w:rsid w:val="00CB3D11"/>
    <w:rsid w:val="00CB3E59"/>
    <w:rsid w:val="00CB3FB0"/>
    <w:rsid w:val="00CB4053"/>
    <w:rsid w:val="00CB4441"/>
    <w:rsid w:val="00CB4632"/>
    <w:rsid w:val="00CB4B68"/>
    <w:rsid w:val="00CB4D79"/>
    <w:rsid w:val="00CB4F6C"/>
    <w:rsid w:val="00CB547D"/>
    <w:rsid w:val="00CB56A7"/>
    <w:rsid w:val="00CB575B"/>
    <w:rsid w:val="00CB5C18"/>
    <w:rsid w:val="00CB5CCF"/>
    <w:rsid w:val="00CB5FA7"/>
    <w:rsid w:val="00CB601B"/>
    <w:rsid w:val="00CB6129"/>
    <w:rsid w:val="00CB621D"/>
    <w:rsid w:val="00CB63DF"/>
    <w:rsid w:val="00CB647F"/>
    <w:rsid w:val="00CB67EF"/>
    <w:rsid w:val="00CB6B34"/>
    <w:rsid w:val="00CB7314"/>
    <w:rsid w:val="00CB7578"/>
    <w:rsid w:val="00CB758D"/>
    <w:rsid w:val="00CB77D5"/>
    <w:rsid w:val="00CB78FB"/>
    <w:rsid w:val="00CB799F"/>
    <w:rsid w:val="00CC048A"/>
    <w:rsid w:val="00CC0556"/>
    <w:rsid w:val="00CC0878"/>
    <w:rsid w:val="00CC0953"/>
    <w:rsid w:val="00CC0BD1"/>
    <w:rsid w:val="00CC13D4"/>
    <w:rsid w:val="00CC183E"/>
    <w:rsid w:val="00CC19A2"/>
    <w:rsid w:val="00CC1A99"/>
    <w:rsid w:val="00CC27EB"/>
    <w:rsid w:val="00CC2AD8"/>
    <w:rsid w:val="00CC2B4E"/>
    <w:rsid w:val="00CC2F4D"/>
    <w:rsid w:val="00CC2FBD"/>
    <w:rsid w:val="00CC35E4"/>
    <w:rsid w:val="00CC3665"/>
    <w:rsid w:val="00CC3749"/>
    <w:rsid w:val="00CC3874"/>
    <w:rsid w:val="00CC3D40"/>
    <w:rsid w:val="00CC41F7"/>
    <w:rsid w:val="00CC4498"/>
    <w:rsid w:val="00CC4742"/>
    <w:rsid w:val="00CC49B1"/>
    <w:rsid w:val="00CC4CAC"/>
    <w:rsid w:val="00CC509A"/>
    <w:rsid w:val="00CC53F2"/>
    <w:rsid w:val="00CC54F0"/>
    <w:rsid w:val="00CC5549"/>
    <w:rsid w:val="00CC5564"/>
    <w:rsid w:val="00CC558A"/>
    <w:rsid w:val="00CC59F5"/>
    <w:rsid w:val="00CC5A76"/>
    <w:rsid w:val="00CC60EE"/>
    <w:rsid w:val="00CC6645"/>
    <w:rsid w:val="00CC6A1E"/>
    <w:rsid w:val="00CC6B43"/>
    <w:rsid w:val="00CC70F4"/>
    <w:rsid w:val="00CC770D"/>
    <w:rsid w:val="00CC78AC"/>
    <w:rsid w:val="00CC7A0C"/>
    <w:rsid w:val="00CC7A33"/>
    <w:rsid w:val="00CC7FEA"/>
    <w:rsid w:val="00CD00A4"/>
    <w:rsid w:val="00CD07D0"/>
    <w:rsid w:val="00CD0963"/>
    <w:rsid w:val="00CD0C68"/>
    <w:rsid w:val="00CD1087"/>
    <w:rsid w:val="00CD1871"/>
    <w:rsid w:val="00CD2128"/>
    <w:rsid w:val="00CD22C5"/>
    <w:rsid w:val="00CD26A1"/>
    <w:rsid w:val="00CD2927"/>
    <w:rsid w:val="00CD2B5E"/>
    <w:rsid w:val="00CD2F09"/>
    <w:rsid w:val="00CD33EC"/>
    <w:rsid w:val="00CD3452"/>
    <w:rsid w:val="00CD3A17"/>
    <w:rsid w:val="00CD3A3C"/>
    <w:rsid w:val="00CD3E35"/>
    <w:rsid w:val="00CD43A3"/>
    <w:rsid w:val="00CD44D6"/>
    <w:rsid w:val="00CD467A"/>
    <w:rsid w:val="00CD47FD"/>
    <w:rsid w:val="00CD5702"/>
    <w:rsid w:val="00CD5D7F"/>
    <w:rsid w:val="00CD6097"/>
    <w:rsid w:val="00CD65A7"/>
    <w:rsid w:val="00CD663B"/>
    <w:rsid w:val="00CD67C1"/>
    <w:rsid w:val="00CD6A6F"/>
    <w:rsid w:val="00CD6B75"/>
    <w:rsid w:val="00CD6BC7"/>
    <w:rsid w:val="00CD6CC5"/>
    <w:rsid w:val="00CD706C"/>
    <w:rsid w:val="00CD7101"/>
    <w:rsid w:val="00CD714A"/>
    <w:rsid w:val="00CD7211"/>
    <w:rsid w:val="00CD7732"/>
    <w:rsid w:val="00CD7876"/>
    <w:rsid w:val="00CD79A8"/>
    <w:rsid w:val="00CD7AB6"/>
    <w:rsid w:val="00CD7B6C"/>
    <w:rsid w:val="00CD7D92"/>
    <w:rsid w:val="00CD7F82"/>
    <w:rsid w:val="00CE02BD"/>
    <w:rsid w:val="00CE04CD"/>
    <w:rsid w:val="00CE0A97"/>
    <w:rsid w:val="00CE0ECA"/>
    <w:rsid w:val="00CE1128"/>
    <w:rsid w:val="00CE116D"/>
    <w:rsid w:val="00CE123F"/>
    <w:rsid w:val="00CE12CA"/>
    <w:rsid w:val="00CE132A"/>
    <w:rsid w:val="00CE1AF1"/>
    <w:rsid w:val="00CE1B1F"/>
    <w:rsid w:val="00CE1F88"/>
    <w:rsid w:val="00CE2207"/>
    <w:rsid w:val="00CE2542"/>
    <w:rsid w:val="00CE2965"/>
    <w:rsid w:val="00CE2AEE"/>
    <w:rsid w:val="00CE2C0C"/>
    <w:rsid w:val="00CE2CF6"/>
    <w:rsid w:val="00CE3078"/>
    <w:rsid w:val="00CE323C"/>
    <w:rsid w:val="00CE347A"/>
    <w:rsid w:val="00CE3745"/>
    <w:rsid w:val="00CE3ACC"/>
    <w:rsid w:val="00CE3C59"/>
    <w:rsid w:val="00CE3E4F"/>
    <w:rsid w:val="00CE3E91"/>
    <w:rsid w:val="00CE41DC"/>
    <w:rsid w:val="00CE4644"/>
    <w:rsid w:val="00CE46B1"/>
    <w:rsid w:val="00CE4798"/>
    <w:rsid w:val="00CE47B6"/>
    <w:rsid w:val="00CE512A"/>
    <w:rsid w:val="00CE5155"/>
    <w:rsid w:val="00CE538C"/>
    <w:rsid w:val="00CE5457"/>
    <w:rsid w:val="00CE6114"/>
    <w:rsid w:val="00CE6272"/>
    <w:rsid w:val="00CE6425"/>
    <w:rsid w:val="00CE6651"/>
    <w:rsid w:val="00CE6E7E"/>
    <w:rsid w:val="00CE70AE"/>
    <w:rsid w:val="00CE74EC"/>
    <w:rsid w:val="00CE7888"/>
    <w:rsid w:val="00CE7D01"/>
    <w:rsid w:val="00CE7FD7"/>
    <w:rsid w:val="00CF016D"/>
    <w:rsid w:val="00CF0754"/>
    <w:rsid w:val="00CF077A"/>
    <w:rsid w:val="00CF09F1"/>
    <w:rsid w:val="00CF0A3B"/>
    <w:rsid w:val="00CF0AE4"/>
    <w:rsid w:val="00CF0CB6"/>
    <w:rsid w:val="00CF0FBA"/>
    <w:rsid w:val="00CF12C2"/>
    <w:rsid w:val="00CF131D"/>
    <w:rsid w:val="00CF1AB7"/>
    <w:rsid w:val="00CF1F6B"/>
    <w:rsid w:val="00CF2001"/>
    <w:rsid w:val="00CF2735"/>
    <w:rsid w:val="00CF278D"/>
    <w:rsid w:val="00CF2E6A"/>
    <w:rsid w:val="00CF2F44"/>
    <w:rsid w:val="00CF324D"/>
    <w:rsid w:val="00CF3310"/>
    <w:rsid w:val="00CF339B"/>
    <w:rsid w:val="00CF3801"/>
    <w:rsid w:val="00CF3A84"/>
    <w:rsid w:val="00CF3C8E"/>
    <w:rsid w:val="00CF3E58"/>
    <w:rsid w:val="00CF3F31"/>
    <w:rsid w:val="00CF3FC5"/>
    <w:rsid w:val="00CF3FC9"/>
    <w:rsid w:val="00CF4424"/>
    <w:rsid w:val="00CF45FD"/>
    <w:rsid w:val="00CF4772"/>
    <w:rsid w:val="00CF49A0"/>
    <w:rsid w:val="00CF4F5F"/>
    <w:rsid w:val="00CF5489"/>
    <w:rsid w:val="00CF5595"/>
    <w:rsid w:val="00CF55E6"/>
    <w:rsid w:val="00CF583C"/>
    <w:rsid w:val="00CF5990"/>
    <w:rsid w:val="00CF5B47"/>
    <w:rsid w:val="00CF5D74"/>
    <w:rsid w:val="00CF65E8"/>
    <w:rsid w:val="00CF6683"/>
    <w:rsid w:val="00CF6762"/>
    <w:rsid w:val="00CF789D"/>
    <w:rsid w:val="00CF78AE"/>
    <w:rsid w:val="00CF7E63"/>
    <w:rsid w:val="00D00295"/>
    <w:rsid w:val="00D00C7C"/>
    <w:rsid w:val="00D00D3C"/>
    <w:rsid w:val="00D00DC2"/>
    <w:rsid w:val="00D01265"/>
    <w:rsid w:val="00D01370"/>
    <w:rsid w:val="00D014BE"/>
    <w:rsid w:val="00D01781"/>
    <w:rsid w:val="00D01833"/>
    <w:rsid w:val="00D01EEC"/>
    <w:rsid w:val="00D02580"/>
    <w:rsid w:val="00D025E1"/>
    <w:rsid w:val="00D02666"/>
    <w:rsid w:val="00D02DB5"/>
    <w:rsid w:val="00D02DE8"/>
    <w:rsid w:val="00D0364E"/>
    <w:rsid w:val="00D03681"/>
    <w:rsid w:val="00D03B0F"/>
    <w:rsid w:val="00D03B62"/>
    <w:rsid w:val="00D03BCE"/>
    <w:rsid w:val="00D03C74"/>
    <w:rsid w:val="00D03CC5"/>
    <w:rsid w:val="00D03E55"/>
    <w:rsid w:val="00D0410C"/>
    <w:rsid w:val="00D041B2"/>
    <w:rsid w:val="00D04276"/>
    <w:rsid w:val="00D046D6"/>
    <w:rsid w:val="00D047A2"/>
    <w:rsid w:val="00D047D4"/>
    <w:rsid w:val="00D048EC"/>
    <w:rsid w:val="00D04964"/>
    <w:rsid w:val="00D0497A"/>
    <w:rsid w:val="00D049CB"/>
    <w:rsid w:val="00D04D35"/>
    <w:rsid w:val="00D05922"/>
    <w:rsid w:val="00D05A24"/>
    <w:rsid w:val="00D05C26"/>
    <w:rsid w:val="00D06016"/>
    <w:rsid w:val="00D06047"/>
    <w:rsid w:val="00D06387"/>
    <w:rsid w:val="00D063A2"/>
    <w:rsid w:val="00D06428"/>
    <w:rsid w:val="00D06802"/>
    <w:rsid w:val="00D06C98"/>
    <w:rsid w:val="00D06DD9"/>
    <w:rsid w:val="00D0715F"/>
    <w:rsid w:val="00D0741B"/>
    <w:rsid w:val="00D076F8"/>
    <w:rsid w:val="00D0778B"/>
    <w:rsid w:val="00D07B4F"/>
    <w:rsid w:val="00D07ED2"/>
    <w:rsid w:val="00D07F5A"/>
    <w:rsid w:val="00D1008F"/>
    <w:rsid w:val="00D105C4"/>
    <w:rsid w:val="00D108AC"/>
    <w:rsid w:val="00D11124"/>
    <w:rsid w:val="00D11341"/>
    <w:rsid w:val="00D11363"/>
    <w:rsid w:val="00D113E3"/>
    <w:rsid w:val="00D1141A"/>
    <w:rsid w:val="00D11809"/>
    <w:rsid w:val="00D11A3A"/>
    <w:rsid w:val="00D11CB8"/>
    <w:rsid w:val="00D123BE"/>
    <w:rsid w:val="00D1250D"/>
    <w:rsid w:val="00D12A93"/>
    <w:rsid w:val="00D131BE"/>
    <w:rsid w:val="00D13427"/>
    <w:rsid w:val="00D136F7"/>
    <w:rsid w:val="00D13743"/>
    <w:rsid w:val="00D139C1"/>
    <w:rsid w:val="00D13CAD"/>
    <w:rsid w:val="00D13EEC"/>
    <w:rsid w:val="00D14057"/>
    <w:rsid w:val="00D1422F"/>
    <w:rsid w:val="00D143F8"/>
    <w:rsid w:val="00D145B2"/>
    <w:rsid w:val="00D14C63"/>
    <w:rsid w:val="00D14D3C"/>
    <w:rsid w:val="00D14F90"/>
    <w:rsid w:val="00D15079"/>
    <w:rsid w:val="00D151E5"/>
    <w:rsid w:val="00D15234"/>
    <w:rsid w:val="00D15690"/>
    <w:rsid w:val="00D15B27"/>
    <w:rsid w:val="00D15EDA"/>
    <w:rsid w:val="00D163C2"/>
    <w:rsid w:val="00D165EA"/>
    <w:rsid w:val="00D16A30"/>
    <w:rsid w:val="00D16A96"/>
    <w:rsid w:val="00D16C04"/>
    <w:rsid w:val="00D16C0C"/>
    <w:rsid w:val="00D16C22"/>
    <w:rsid w:val="00D16C74"/>
    <w:rsid w:val="00D16E43"/>
    <w:rsid w:val="00D1728E"/>
    <w:rsid w:val="00D17518"/>
    <w:rsid w:val="00D175D8"/>
    <w:rsid w:val="00D17909"/>
    <w:rsid w:val="00D17DAE"/>
    <w:rsid w:val="00D17F53"/>
    <w:rsid w:val="00D204B0"/>
    <w:rsid w:val="00D205D7"/>
    <w:rsid w:val="00D20610"/>
    <w:rsid w:val="00D20B88"/>
    <w:rsid w:val="00D20C3E"/>
    <w:rsid w:val="00D20F44"/>
    <w:rsid w:val="00D2163E"/>
    <w:rsid w:val="00D216F4"/>
    <w:rsid w:val="00D21923"/>
    <w:rsid w:val="00D21B35"/>
    <w:rsid w:val="00D22449"/>
    <w:rsid w:val="00D22487"/>
    <w:rsid w:val="00D2272F"/>
    <w:rsid w:val="00D22800"/>
    <w:rsid w:val="00D22938"/>
    <w:rsid w:val="00D229B3"/>
    <w:rsid w:val="00D22A79"/>
    <w:rsid w:val="00D22E5E"/>
    <w:rsid w:val="00D22E8C"/>
    <w:rsid w:val="00D22EC8"/>
    <w:rsid w:val="00D22EE7"/>
    <w:rsid w:val="00D22F06"/>
    <w:rsid w:val="00D2317F"/>
    <w:rsid w:val="00D232B6"/>
    <w:rsid w:val="00D23367"/>
    <w:rsid w:val="00D239F5"/>
    <w:rsid w:val="00D23AD8"/>
    <w:rsid w:val="00D23CB2"/>
    <w:rsid w:val="00D23F0D"/>
    <w:rsid w:val="00D23F35"/>
    <w:rsid w:val="00D23FBF"/>
    <w:rsid w:val="00D2415E"/>
    <w:rsid w:val="00D2468A"/>
    <w:rsid w:val="00D24A52"/>
    <w:rsid w:val="00D24ACC"/>
    <w:rsid w:val="00D24CF7"/>
    <w:rsid w:val="00D24F07"/>
    <w:rsid w:val="00D252F4"/>
    <w:rsid w:val="00D256B2"/>
    <w:rsid w:val="00D258A6"/>
    <w:rsid w:val="00D25BAE"/>
    <w:rsid w:val="00D25E75"/>
    <w:rsid w:val="00D262B4"/>
    <w:rsid w:val="00D262DB"/>
    <w:rsid w:val="00D262DD"/>
    <w:rsid w:val="00D26593"/>
    <w:rsid w:val="00D2693B"/>
    <w:rsid w:val="00D26940"/>
    <w:rsid w:val="00D26B89"/>
    <w:rsid w:val="00D26C12"/>
    <w:rsid w:val="00D26C16"/>
    <w:rsid w:val="00D26C88"/>
    <w:rsid w:val="00D26E81"/>
    <w:rsid w:val="00D274C2"/>
    <w:rsid w:val="00D27534"/>
    <w:rsid w:val="00D27670"/>
    <w:rsid w:val="00D279DE"/>
    <w:rsid w:val="00D27A3D"/>
    <w:rsid w:val="00D27A8B"/>
    <w:rsid w:val="00D27C08"/>
    <w:rsid w:val="00D27C69"/>
    <w:rsid w:val="00D27E5E"/>
    <w:rsid w:val="00D301BE"/>
    <w:rsid w:val="00D302BE"/>
    <w:rsid w:val="00D302C4"/>
    <w:rsid w:val="00D30747"/>
    <w:rsid w:val="00D31986"/>
    <w:rsid w:val="00D31AB1"/>
    <w:rsid w:val="00D31CF6"/>
    <w:rsid w:val="00D31D5E"/>
    <w:rsid w:val="00D31E97"/>
    <w:rsid w:val="00D321DE"/>
    <w:rsid w:val="00D3222A"/>
    <w:rsid w:val="00D3222D"/>
    <w:rsid w:val="00D322EB"/>
    <w:rsid w:val="00D32553"/>
    <w:rsid w:val="00D326C2"/>
    <w:rsid w:val="00D329FF"/>
    <w:rsid w:val="00D32AA3"/>
    <w:rsid w:val="00D32ACD"/>
    <w:rsid w:val="00D333B8"/>
    <w:rsid w:val="00D335BF"/>
    <w:rsid w:val="00D3363D"/>
    <w:rsid w:val="00D33714"/>
    <w:rsid w:val="00D3373B"/>
    <w:rsid w:val="00D33BA3"/>
    <w:rsid w:val="00D34477"/>
    <w:rsid w:val="00D344EE"/>
    <w:rsid w:val="00D34794"/>
    <w:rsid w:val="00D34867"/>
    <w:rsid w:val="00D348B7"/>
    <w:rsid w:val="00D34C82"/>
    <w:rsid w:val="00D34D8F"/>
    <w:rsid w:val="00D34E37"/>
    <w:rsid w:val="00D353EA"/>
    <w:rsid w:val="00D35449"/>
    <w:rsid w:val="00D358C8"/>
    <w:rsid w:val="00D35FA8"/>
    <w:rsid w:val="00D362F4"/>
    <w:rsid w:val="00D3644E"/>
    <w:rsid w:val="00D3763B"/>
    <w:rsid w:val="00D37812"/>
    <w:rsid w:val="00D379F2"/>
    <w:rsid w:val="00D37C14"/>
    <w:rsid w:val="00D40057"/>
    <w:rsid w:val="00D40287"/>
    <w:rsid w:val="00D40389"/>
    <w:rsid w:val="00D405E9"/>
    <w:rsid w:val="00D40B5F"/>
    <w:rsid w:val="00D40FE0"/>
    <w:rsid w:val="00D410E2"/>
    <w:rsid w:val="00D41541"/>
    <w:rsid w:val="00D4165C"/>
    <w:rsid w:val="00D418B9"/>
    <w:rsid w:val="00D41D0B"/>
    <w:rsid w:val="00D41FFF"/>
    <w:rsid w:val="00D42726"/>
    <w:rsid w:val="00D42C4C"/>
    <w:rsid w:val="00D42DE5"/>
    <w:rsid w:val="00D42EB7"/>
    <w:rsid w:val="00D42F48"/>
    <w:rsid w:val="00D43105"/>
    <w:rsid w:val="00D434EC"/>
    <w:rsid w:val="00D43503"/>
    <w:rsid w:val="00D437AC"/>
    <w:rsid w:val="00D43933"/>
    <w:rsid w:val="00D43B52"/>
    <w:rsid w:val="00D43BFA"/>
    <w:rsid w:val="00D44857"/>
    <w:rsid w:val="00D44862"/>
    <w:rsid w:val="00D453DD"/>
    <w:rsid w:val="00D4540E"/>
    <w:rsid w:val="00D45551"/>
    <w:rsid w:val="00D455FC"/>
    <w:rsid w:val="00D457DA"/>
    <w:rsid w:val="00D4584A"/>
    <w:rsid w:val="00D45877"/>
    <w:rsid w:val="00D459E3"/>
    <w:rsid w:val="00D45D98"/>
    <w:rsid w:val="00D46020"/>
    <w:rsid w:val="00D4602E"/>
    <w:rsid w:val="00D46085"/>
    <w:rsid w:val="00D46265"/>
    <w:rsid w:val="00D462BE"/>
    <w:rsid w:val="00D46910"/>
    <w:rsid w:val="00D46981"/>
    <w:rsid w:val="00D46FE4"/>
    <w:rsid w:val="00D470DD"/>
    <w:rsid w:val="00D47103"/>
    <w:rsid w:val="00D47145"/>
    <w:rsid w:val="00D4780A"/>
    <w:rsid w:val="00D47CA7"/>
    <w:rsid w:val="00D47E2A"/>
    <w:rsid w:val="00D503A9"/>
    <w:rsid w:val="00D5082C"/>
    <w:rsid w:val="00D50B5F"/>
    <w:rsid w:val="00D50BF3"/>
    <w:rsid w:val="00D50C47"/>
    <w:rsid w:val="00D50CB6"/>
    <w:rsid w:val="00D51114"/>
    <w:rsid w:val="00D51255"/>
    <w:rsid w:val="00D5127F"/>
    <w:rsid w:val="00D5139A"/>
    <w:rsid w:val="00D5163D"/>
    <w:rsid w:val="00D516CC"/>
    <w:rsid w:val="00D518BC"/>
    <w:rsid w:val="00D51A82"/>
    <w:rsid w:val="00D51C64"/>
    <w:rsid w:val="00D51D67"/>
    <w:rsid w:val="00D51D83"/>
    <w:rsid w:val="00D51E4E"/>
    <w:rsid w:val="00D51FA1"/>
    <w:rsid w:val="00D520CA"/>
    <w:rsid w:val="00D5215F"/>
    <w:rsid w:val="00D5234F"/>
    <w:rsid w:val="00D5249B"/>
    <w:rsid w:val="00D52504"/>
    <w:rsid w:val="00D5287E"/>
    <w:rsid w:val="00D52A4A"/>
    <w:rsid w:val="00D52B11"/>
    <w:rsid w:val="00D52B2A"/>
    <w:rsid w:val="00D52CA0"/>
    <w:rsid w:val="00D52D7A"/>
    <w:rsid w:val="00D52FB7"/>
    <w:rsid w:val="00D530BE"/>
    <w:rsid w:val="00D53130"/>
    <w:rsid w:val="00D5338E"/>
    <w:rsid w:val="00D538C7"/>
    <w:rsid w:val="00D53A68"/>
    <w:rsid w:val="00D53AA1"/>
    <w:rsid w:val="00D53DBB"/>
    <w:rsid w:val="00D53DBD"/>
    <w:rsid w:val="00D53EBA"/>
    <w:rsid w:val="00D540AE"/>
    <w:rsid w:val="00D5424E"/>
    <w:rsid w:val="00D5442B"/>
    <w:rsid w:val="00D54799"/>
    <w:rsid w:val="00D54842"/>
    <w:rsid w:val="00D54BE3"/>
    <w:rsid w:val="00D54CC5"/>
    <w:rsid w:val="00D54D8D"/>
    <w:rsid w:val="00D54E64"/>
    <w:rsid w:val="00D55026"/>
    <w:rsid w:val="00D5508E"/>
    <w:rsid w:val="00D553D8"/>
    <w:rsid w:val="00D5541F"/>
    <w:rsid w:val="00D55651"/>
    <w:rsid w:val="00D5567F"/>
    <w:rsid w:val="00D55CD5"/>
    <w:rsid w:val="00D5603C"/>
    <w:rsid w:val="00D562C2"/>
    <w:rsid w:val="00D56369"/>
    <w:rsid w:val="00D5651D"/>
    <w:rsid w:val="00D5670A"/>
    <w:rsid w:val="00D56931"/>
    <w:rsid w:val="00D56C31"/>
    <w:rsid w:val="00D56E00"/>
    <w:rsid w:val="00D56F87"/>
    <w:rsid w:val="00D571A6"/>
    <w:rsid w:val="00D578E8"/>
    <w:rsid w:val="00D57EB0"/>
    <w:rsid w:val="00D600F7"/>
    <w:rsid w:val="00D605E6"/>
    <w:rsid w:val="00D60C75"/>
    <w:rsid w:val="00D60DDD"/>
    <w:rsid w:val="00D60EEF"/>
    <w:rsid w:val="00D61431"/>
    <w:rsid w:val="00D61702"/>
    <w:rsid w:val="00D61ACA"/>
    <w:rsid w:val="00D61C53"/>
    <w:rsid w:val="00D62407"/>
    <w:rsid w:val="00D628B2"/>
    <w:rsid w:val="00D62A7F"/>
    <w:rsid w:val="00D62C05"/>
    <w:rsid w:val="00D62D49"/>
    <w:rsid w:val="00D62FF0"/>
    <w:rsid w:val="00D6303E"/>
    <w:rsid w:val="00D63095"/>
    <w:rsid w:val="00D630E7"/>
    <w:rsid w:val="00D638E5"/>
    <w:rsid w:val="00D63962"/>
    <w:rsid w:val="00D643BF"/>
    <w:rsid w:val="00D64B8D"/>
    <w:rsid w:val="00D64CD3"/>
    <w:rsid w:val="00D6525B"/>
    <w:rsid w:val="00D6525F"/>
    <w:rsid w:val="00D65467"/>
    <w:rsid w:val="00D657D7"/>
    <w:rsid w:val="00D66268"/>
    <w:rsid w:val="00D662A5"/>
    <w:rsid w:val="00D663B9"/>
    <w:rsid w:val="00D664D4"/>
    <w:rsid w:val="00D6655B"/>
    <w:rsid w:val="00D66CC4"/>
    <w:rsid w:val="00D66CED"/>
    <w:rsid w:val="00D66D93"/>
    <w:rsid w:val="00D66DE3"/>
    <w:rsid w:val="00D66F25"/>
    <w:rsid w:val="00D66F6C"/>
    <w:rsid w:val="00D67396"/>
    <w:rsid w:val="00D67ACA"/>
    <w:rsid w:val="00D67B11"/>
    <w:rsid w:val="00D67BD7"/>
    <w:rsid w:val="00D67C52"/>
    <w:rsid w:val="00D67D09"/>
    <w:rsid w:val="00D67E46"/>
    <w:rsid w:val="00D70348"/>
    <w:rsid w:val="00D70735"/>
    <w:rsid w:val="00D7084D"/>
    <w:rsid w:val="00D7097E"/>
    <w:rsid w:val="00D70BE5"/>
    <w:rsid w:val="00D70F5D"/>
    <w:rsid w:val="00D714E4"/>
    <w:rsid w:val="00D716C9"/>
    <w:rsid w:val="00D716D2"/>
    <w:rsid w:val="00D71AB8"/>
    <w:rsid w:val="00D71AD6"/>
    <w:rsid w:val="00D71B85"/>
    <w:rsid w:val="00D71BA4"/>
    <w:rsid w:val="00D71E06"/>
    <w:rsid w:val="00D71F82"/>
    <w:rsid w:val="00D723B1"/>
    <w:rsid w:val="00D725F2"/>
    <w:rsid w:val="00D72769"/>
    <w:rsid w:val="00D72CB8"/>
    <w:rsid w:val="00D72CFE"/>
    <w:rsid w:val="00D72F57"/>
    <w:rsid w:val="00D73220"/>
    <w:rsid w:val="00D73B68"/>
    <w:rsid w:val="00D73B8D"/>
    <w:rsid w:val="00D73C3A"/>
    <w:rsid w:val="00D73C43"/>
    <w:rsid w:val="00D73FAA"/>
    <w:rsid w:val="00D740DF"/>
    <w:rsid w:val="00D74147"/>
    <w:rsid w:val="00D741C4"/>
    <w:rsid w:val="00D74432"/>
    <w:rsid w:val="00D7447C"/>
    <w:rsid w:val="00D7457F"/>
    <w:rsid w:val="00D74594"/>
    <w:rsid w:val="00D745C5"/>
    <w:rsid w:val="00D745FB"/>
    <w:rsid w:val="00D751D1"/>
    <w:rsid w:val="00D7559E"/>
    <w:rsid w:val="00D75B97"/>
    <w:rsid w:val="00D75EAB"/>
    <w:rsid w:val="00D7666E"/>
    <w:rsid w:val="00D7726E"/>
    <w:rsid w:val="00D77300"/>
    <w:rsid w:val="00D77504"/>
    <w:rsid w:val="00D776FD"/>
    <w:rsid w:val="00D7773B"/>
    <w:rsid w:val="00D77C32"/>
    <w:rsid w:val="00D77D2F"/>
    <w:rsid w:val="00D77E5C"/>
    <w:rsid w:val="00D77FB1"/>
    <w:rsid w:val="00D80058"/>
    <w:rsid w:val="00D80879"/>
    <w:rsid w:val="00D809D5"/>
    <w:rsid w:val="00D80AA1"/>
    <w:rsid w:val="00D80B99"/>
    <w:rsid w:val="00D810E1"/>
    <w:rsid w:val="00D813EF"/>
    <w:rsid w:val="00D814A2"/>
    <w:rsid w:val="00D815F8"/>
    <w:rsid w:val="00D817CE"/>
    <w:rsid w:val="00D81A3D"/>
    <w:rsid w:val="00D81B65"/>
    <w:rsid w:val="00D81E01"/>
    <w:rsid w:val="00D81E22"/>
    <w:rsid w:val="00D81F63"/>
    <w:rsid w:val="00D8226A"/>
    <w:rsid w:val="00D82324"/>
    <w:rsid w:val="00D82564"/>
    <w:rsid w:val="00D827D5"/>
    <w:rsid w:val="00D829CD"/>
    <w:rsid w:val="00D829DB"/>
    <w:rsid w:val="00D82A9C"/>
    <w:rsid w:val="00D82B5A"/>
    <w:rsid w:val="00D82BF0"/>
    <w:rsid w:val="00D831E8"/>
    <w:rsid w:val="00D835AE"/>
    <w:rsid w:val="00D8377F"/>
    <w:rsid w:val="00D838D5"/>
    <w:rsid w:val="00D83D91"/>
    <w:rsid w:val="00D83FC9"/>
    <w:rsid w:val="00D84168"/>
    <w:rsid w:val="00D847F1"/>
    <w:rsid w:val="00D84846"/>
    <w:rsid w:val="00D84BA5"/>
    <w:rsid w:val="00D84D9B"/>
    <w:rsid w:val="00D85094"/>
    <w:rsid w:val="00D8536A"/>
    <w:rsid w:val="00D854FA"/>
    <w:rsid w:val="00D855EA"/>
    <w:rsid w:val="00D856AA"/>
    <w:rsid w:val="00D85BD3"/>
    <w:rsid w:val="00D85DE4"/>
    <w:rsid w:val="00D86213"/>
    <w:rsid w:val="00D8643C"/>
    <w:rsid w:val="00D864B5"/>
    <w:rsid w:val="00D87085"/>
    <w:rsid w:val="00D8748F"/>
    <w:rsid w:val="00D877E0"/>
    <w:rsid w:val="00D87A1D"/>
    <w:rsid w:val="00D87AA5"/>
    <w:rsid w:val="00D904F5"/>
    <w:rsid w:val="00D90555"/>
    <w:rsid w:val="00D9061C"/>
    <w:rsid w:val="00D90914"/>
    <w:rsid w:val="00D90A52"/>
    <w:rsid w:val="00D90DA6"/>
    <w:rsid w:val="00D90EC3"/>
    <w:rsid w:val="00D90F09"/>
    <w:rsid w:val="00D90F12"/>
    <w:rsid w:val="00D9118F"/>
    <w:rsid w:val="00D9137C"/>
    <w:rsid w:val="00D91406"/>
    <w:rsid w:val="00D916BC"/>
    <w:rsid w:val="00D916E0"/>
    <w:rsid w:val="00D917FE"/>
    <w:rsid w:val="00D91828"/>
    <w:rsid w:val="00D919C2"/>
    <w:rsid w:val="00D91A16"/>
    <w:rsid w:val="00D91EE0"/>
    <w:rsid w:val="00D91F44"/>
    <w:rsid w:val="00D91F66"/>
    <w:rsid w:val="00D91F9E"/>
    <w:rsid w:val="00D91FC8"/>
    <w:rsid w:val="00D92126"/>
    <w:rsid w:val="00D92517"/>
    <w:rsid w:val="00D92781"/>
    <w:rsid w:val="00D92788"/>
    <w:rsid w:val="00D92888"/>
    <w:rsid w:val="00D92CB2"/>
    <w:rsid w:val="00D92E80"/>
    <w:rsid w:val="00D92EFA"/>
    <w:rsid w:val="00D92F2E"/>
    <w:rsid w:val="00D93001"/>
    <w:rsid w:val="00D93116"/>
    <w:rsid w:val="00D935B8"/>
    <w:rsid w:val="00D93636"/>
    <w:rsid w:val="00D937B8"/>
    <w:rsid w:val="00D93AC1"/>
    <w:rsid w:val="00D93DFD"/>
    <w:rsid w:val="00D94174"/>
    <w:rsid w:val="00D942EC"/>
    <w:rsid w:val="00D946AE"/>
    <w:rsid w:val="00D9487B"/>
    <w:rsid w:val="00D94DB9"/>
    <w:rsid w:val="00D94E8C"/>
    <w:rsid w:val="00D94FAA"/>
    <w:rsid w:val="00D94FD7"/>
    <w:rsid w:val="00D95015"/>
    <w:rsid w:val="00D95346"/>
    <w:rsid w:val="00D953D6"/>
    <w:rsid w:val="00D95933"/>
    <w:rsid w:val="00D95C37"/>
    <w:rsid w:val="00D95D27"/>
    <w:rsid w:val="00D95D60"/>
    <w:rsid w:val="00D95E4B"/>
    <w:rsid w:val="00D95F35"/>
    <w:rsid w:val="00D960D1"/>
    <w:rsid w:val="00D96407"/>
    <w:rsid w:val="00D96645"/>
    <w:rsid w:val="00D96657"/>
    <w:rsid w:val="00D96A9E"/>
    <w:rsid w:val="00D96AE9"/>
    <w:rsid w:val="00D96C72"/>
    <w:rsid w:val="00D97147"/>
    <w:rsid w:val="00D972AE"/>
    <w:rsid w:val="00D97333"/>
    <w:rsid w:val="00D97D18"/>
    <w:rsid w:val="00D97ED4"/>
    <w:rsid w:val="00DA0017"/>
    <w:rsid w:val="00DA0231"/>
    <w:rsid w:val="00DA08A7"/>
    <w:rsid w:val="00DA08DD"/>
    <w:rsid w:val="00DA0921"/>
    <w:rsid w:val="00DA0C46"/>
    <w:rsid w:val="00DA0DAE"/>
    <w:rsid w:val="00DA0DD0"/>
    <w:rsid w:val="00DA1138"/>
    <w:rsid w:val="00DA11B6"/>
    <w:rsid w:val="00DA11BB"/>
    <w:rsid w:val="00DA12AF"/>
    <w:rsid w:val="00DA157F"/>
    <w:rsid w:val="00DA181D"/>
    <w:rsid w:val="00DA1B3F"/>
    <w:rsid w:val="00DA1D72"/>
    <w:rsid w:val="00DA1F5C"/>
    <w:rsid w:val="00DA1FAF"/>
    <w:rsid w:val="00DA2685"/>
    <w:rsid w:val="00DA269F"/>
    <w:rsid w:val="00DA26D8"/>
    <w:rsid w:val="00DA26E7"/>
    <w:rsid w:val="00DA2755"/>
    <w:rsid w:val="00DA2B6E"/>
    <w:rsid w:val="00DA3082"/>
    <w:rsid w:val="00DA30C8"/>
    <w:rsid w:val="00DA31F1"/>
    <w:rsid w:val="00DA327B"/>
    <w:rsid w:val="00DA3314"/>
    <w:rsid w:val="00DA385C"/>
    <w:rsid w:val="00DA3B3B"/>
    <w:rsid w:val="00DA3B98"/>
    <w:rsid w:val="00DA40FB"/>
    <w:rsid w:val="00DA4149"/>
    <w:rsid w:val="00DA4213"/>
    <w:rsid w:val="00DA48CF"/>
    <w:rsid w:val="00DA4A1F"/>
    <w:rsid w:val="00DA4C03"/>
    <w:rsid w:val="00DA4C30"/>
    <w:rsid w:val="00DA4E37"/>
    <w:rsid w:val="00DA4F6B"/>
    <w:rsid w:val="00DA5136"/>
    <w:rsid w:val="00DA5166"/>
    <w:rsid w:val="00DA5577"/>
    <w:rsid w:val="00DA5637"/>
    <w:rsid w:val="00DA5EB2"/>
    <w:rsid w:val="00DA617A"/>
    <w:rsid w:val="00DA61E0"/>
    <w:rsid w:val="00DA6253"/>
    <w:rsid w:val="00DA6391"/>
    <w:rsid w:val="00DA6A8D"/>
    <w:rsid w:val="00DA6AA8"/>
    <w:rsid w:val="00DA6DAD"/>
    <w:rsid w:val="00DA70B9"/>
    <w:rsid w:val="00DA7130"/>
    <w:rsid w:val="00DA7442"/>
    <w:rsid w:val="00DA754A"/>
    <w:rsid w:val="00DA7558"/>
    <w:rsid w:val="00DA78F9"/>
    <w:rsid w:val="00DA79F8"/>
    <w:rsid w:val="00DB028B"/>
    <w:rsid w:val="00DB095A"/>
    <w:rsid w:val="00DB0CF7"/>
    <w:rsid w:val="00DB0D8D"/>
    <w:rsid w:val="00DB0DAF"/>
    <w:rsid w:val="00DB0DC6"/>
    <w:rsid w:val="00DB103F"/>
    <w:rsid w:val="00DB12FD"/>
    <w:rsid w:val="00DB149F"/>
    <w:rsid w:val="00DB14A1"/>
    <w:rsid w:val="00DB166F"/>
    <w:rsid w:val="00DB1A23"/>
    <w:rsid w:val="00DB1A34"/>
    <w:rsid w:val="00DB1BBA"/>
    <w:rsid w:val="00DB1CA1"/>
    <w:rsid w:val="00DB2299"/>
    <w:rsid w:val="00DB236A"/>
    <w:rsid w:val="00DB2971"/>
    <w:rsid w:val="00DB2B8A"/>
    <w:rsid w:val="00DB2BF9"/>
    <w:rsid w:val="00DB2C21"/>
    <w:rsid w:val="00DB2C22"/>
    <w:rsid w:val="00DB2C47"/>
    <w:rsid w:val="00DB2DD6"/>
    <w:rsid w:val="00DB36EF"/>
    <w:rsid w:val="00DB3788"/>
    <w:rsid w:val="00DB3810"/>
    <w:rsid w:val="00DB4051"/>
    <w:rsid w:val="00DB42DC"/>
    <w:rsid w:val="00DB42E8"/>
    <w:rsid w:val="00DB44EC"/>
    <w:rsid w:val="00DB4691"/>
    <w:rsid w:val="00DB46E2"/>
    <w:rsid w:val="00DB4700"/>
    <w:rsid w:val="00DB495C"/>
    <w:rsid w:val="00DB4A06"/>
    <w:rsid w:val="00DB4ECE"/>
    <w:rsid w:val="00DB50F9"/>
    <w:rsid w:val="00DB51A5"/>
    <w:rsid w:val="00DB531F"/>
    <w:rsid w:val="00DB5C64"/>
    <w:rsid w:val="00DB5E14"/>
    <w:rsid w:val="00DB5EA7"/>
    <w:rsid w:val="00DB6274"/>
    <w:rsid w:val="00DB6424"/>
    <w:rsid w:val="00DB6699"/>
    <w:rsid w:val="00DB6A78"/>
    <w:rsid w:val="00DB6A86"/>
    <w:rsid w:val="00DB6BED"/>
    <w:rsid w:val="00DB6D11"/>
    <w:rsid w:val="00DB6D48"/>
    <w:rsid w:val="00DB6E0E"/>
    <w:rsid w:val="00DB6EDC"/>
    <w:rsid w:val="00DB7564"/>
    <w:rsid w:val="00DB767F"/>
    <w:rsid w:val="00DB7696"/>
    <w:rsid w:val="00DB786F"/>
    <w:rsid w:val="00DB7B7B"/>
    <w:rsid w:val="00DB7D46"/>
    <w:rsid w:val="00DB7DE8"/>
    <w:rsid w:val="00DC062E"/>
    <w:rsid w:val="00DC070C"/>
    <w:rsid w:val="00DC0925"/>
    <w:rsid w:val="00DC0A96"/>
    <w:rsid w:val="00DC0AB8"/>
    <w:rsid w:val="00DC0B61"/>
    <w:rsid w:val="00DC0D46"/>
    <w:rsid w:val="00DC0DBE"/>
    <w:rsid w:val="00DC0FA2"/>
    <w:rsid w:val="00DC11E8"/>
    <w:rsid w:val="00DC1443"/>
    <w:rsid w:val="00DC155C"/>
    <w:rsid w:val="00DC156F"/>
    <w:rsid w:val="00DC161D"/>
    <w:rsid w:val="00DC1AB7"/>
    <w:rsid w:val="00DC1AC3"/>
    <w:rsid w:val="00DC1AD2"/>
    <w:rsid w:val="00DC1B37"/>
    <w:rsid w:val="00DC1E0F"/>
    <w:rsid w:val="00DC1FA8"/>
    <w:rsid w:val="00DC23CA"/>
    <w:rsid w:val="00DC28EC"/>
    <w:rsid w:val="00DC2E9E"/>
    <w:rsid w:val="00DC314E"/>
    <w:rsid w:val="00DC341A"/>
    <w:rsid w:val="00DC3758"/>
    <w:rsid w:val="00DC3C21"/>
    <w:rsid w:val="00DC3C28"/>
    <w:rsid w:val="00DC4029"/>
    <w:rsid w:val="00DC4030"/>
    <w:rsid w:val="00DC4225"/>
    <w:rsid w:val="00DC42F2"/>
    <w:rsid w:val="00DC448B"/>
    <w:rsid w:val="00DC461F"/>
    <w:rsid w:val="00DC476B"/>
    <w:rsid w:val="00DC4A44"/>
    <w:rsid w:val="00DC4A8C"/>
    <w:rsid w:val="00DC4B07"/>
    <w:rsid w:val="00DC4CB6"/>
    <w:rsid w:val="00DC4F4C"/>
    <w:rsid w:val="00DC536E"/>
    <w:rsid w:val="00DC5A4D"/>
    <w:rsid w:val="00DC5DF0"/>
    <w:rsid w:val="00DC619D"/>
    <w:rsid w:val="00DC61C7"/>
    <w:rsid w:val="00DC63C0"/>
    <w:rsid w:val="00DC6413"/>
    <w:rsid w:val="00DC64E6"/>
    <w:rsid w:val="00DC65EC"/>
    <w:rsid w:val="00DC6941"/>
    <w:rsid w:val="00DC6B7B"/>
    <w:rsid w:val="00DC6C19"/>
    <w:rsid w:val="00DC70FC"/>
    <w:rsid w:val="00DC71F6"/>
    <w:rsid w:val="00DC79FA"/>
    <w:rsid w:val="00DC7E9E"/>
    <w:rsid w:val="00DD01FF"/>
    <w:rsid w:val="00DD03C0"/>
    <w:rsid w:val="00DD0448"/>
    <w:rsid w:val="00DD0486"/>
    <w:rsid w:val="00DD08D3"/>
    <w:rsid w:val="00DD0A53"/>
    <w:rsid w:val="00DD0BB6"/>
    <w:rsid w:val="00DD0C25"/>
    <w:rsid w:val="00DD0CE5"/>
    <w:rsid w:val="00DD144D"/>
    <w:rsid w:val="00DD1697"/>
    <w:rsid w:val="00DD1871"/>
    <w:rsid w:val="00DD1B9F"/>
    <w:rsid w:val="00DD1C35"/>
    <w:rsid w:val="00DD1DD9"/>
    <w:rsid w:val="00DD214E"/>
    <w:rsid w:val="00DD244A"/>
    <w:rsid w:val="00DD2803"/>
    <w:rsid w:val="00DD2AC5"/>
    <w:rsid w:val="00DD2C08"/>
    <w:rsid w:val="00DD2E54"/>
    <w:rsid w:val="00DD3175"/>
    <w:rsid w:val="00DD321F"/>
    <w:rsid w:val="00DD33D4"/>
    <w:rsid w:val="00DD37F4"/>
    <w:rsid w:val="00DD3CC9"/>
    <w:rsid w:val="00DD3EBD"/>
    <w:rsid w:val="00DD4061"/>
    <w:rsid w:val="00DD4396"/>
    <w:rsid w:val="00DD43C9"/>
    <w:rsid w:val="00DD4753"/>
    <w:rsid w:val="00DD4798"/>
    <w:rsid w:val="00DD4A85"/>
    <w:rsid w:val="00DD4DD9"/>
    <w:rsid w:val="00DD5148"/>
    <w:rsid w:val="00DD518A"/>
    <w:rsid w:val="00DD5351"/>
    <w:rsid w:val="00DD5406"/>
    <w:rsid w:val="00DD5640"/>
    <w:rsid w:val="00DD5652"/>
    <w:rsid w:val="00DD56DA"/>
    <w:rsid w:val="00DD5E69"/>
    <w:rsid w:val="00DD5F95"/>
    <w:rsid w:val="00DD6228"/>
    <w:rsid w:val="00DD635F"/>
    <w:rsid w:val="00DD67BF"/>
    <w:rsid w:val="00DD6826"/>
    <w:rsid w:val="00DD6BD5"/>
    <w:rsid w:val="00DD6C0D"/>
    <w:rsid w:val="00DD7012"/>
    <w:rsid w:val="00DD70C6"/>
    <w:rsid w:val="00DD70DE"/>
    <w:rsid w:val="00DD738B"/>
    <w:rsid w:val="00DD746D"/>
    <w:rsid w:val="00DD7473"/>
    <w:rsid w:val="00DD7A63"/>
    <w:rsid w:val="00DD7AC9"/>
    <w:rsid w:val="00DD7B21"/>
    <w:rsid w:val="00DD7C25"/>
    <w:rsid w:val="00DD7DE0"/>
    <w:rsid w:val="00DD7EA4"/>
    <w:rsid w:val="00DE020F"/>
    <w:rsid w:val="00DE04E0"/>
    <w:rsid w:val="00DE081B"/>
    <w:rsid w:val="00DE088B"/>
    <w:rsid w:val="00DE0907"/>
    <w:rsid w:val="00DE095C"/>
    <w:rsid w:val="00DE09FD"/>
    <w:rsid w:val="00DE0A18"/>
    <w:rsid w:val="00DE0C6D"/>
    <w:rsid w:val="00DE0DCF"/>
    <w:rsid w:val="00DE0EE2"/>
    <w:rsid w:val="00DE0FB2"/>
    <w:rsid w:val="00DE1813"/>
    <w:rsid w:val="00DE1ACE"/>
    <w:rsid w:val="00DE1B59"/>
    <w:rsid w:val="00DE1D8F"/>
    <w:rsid w:val="00DE2390"/>
    <w:rsid w:val="00DE246F"/>
    <w:rsid w:val="00DE2837"/>
    <w:rsid w:val="00DE2919"/>
    <w:rsid w:val="00DE2BD1"/>
    <w:rsid w:val="00DE2F33"/>
    <w:rsid w:val="00DE3129"/>
    <w:rsid w:val="00DE359C"/>
    <w:rsid w:val="00DE3846"/>
    <w:rsid w:val="00DE3898"/>
    <w:rsid w:val="00DE3960"/>
    <w:rsid w:val="00DE3B2A"/>
    <w:rsid w:val="00DE3D1B"/>
    <w:rsid w:val="00DE3D51"/>
    <w:rsid w:val="00DE4137"/>
    <w:rsid w:val="00DE41CA"/>
    <w:rsid w:val="00DE4327"/>
    <w:rsid w:val="00DE450C"/>
    <w:rsid w:val="00DE49E1"/>
    <w:rsid w:val="00DE4CE1"/>
    <w:rsid w:val="00DE4DDB"/>
    <w:rsid w:val="00DE526B"/>
    <w:rsid w:val="00DE551F"/>
    <w:rsid w:val="00DE5752"/>
    <w:rsid w:val="00DE578F"/>
    <w:rsid w:val="00DE5842"/>
    <w:rsid w:val="00DE5962"/>
    <w:rsid w:val="00DE5A50"/>
    <w:rsid w:val="00DE5AFE"/>
    <w:rsid w:val="00DE5BB1"/>
    <w:rsid w:val="00DE5C8D"/>
    <w:rsid w:val="00DE5CB0"/>
    <w:rsid w:val="00DE60DE"/>
    <w:rsid w:val="00DE616F"/>
    <w:rsid w:val="00DE64F1"/>
    <w:rsid w:val="00DE6A23"/>
    <w:rsid w:val="00DE6A27"/>
    <w:rsid w:val="00DE6A78"/>
    <w:rsid w:val="00DE6B7A"/>
    <w:rsid w:val="00DE6BA5"/>
    <w:rsid w:val="00DE6E08"/>
    <w:rsid w:val="00DE6E5C"/>
    <w:rsid w:val="00DE6FF9"/>
    <w:rsid w:val="00DE7286"/>
    <w:rsid w:val="00DE74F9"/>
    <w:rsid w:val="00DE755A"/>
    <w:rsid w:val="00DE7710"/>
    <w:rsid w:val="00DE77F7"/>
    <w:rsid w:val="00DE7A00"/>
    <w:rsid w:val="00DE7BD5"/>
    <w:rsid w:val="00DE7CFF"/>
    <w:rsid w:val="00DE7FE7"/>
    <w:rsid w:val="00DF00DE"/>
    <w:rsid w:val="00DF042B"/>
    <w:rsid w:val="00DF0719"/>
    <w:rsid w:val="00DF0B05"/>
    <w:rsid w:val="00DF0BE5"/>
    <w:rsid w:val="00DF10C0"/>
    <w:rsid w:val="00DF1198"/>
    <w:rsid w:val="00DF13F3"/>
    <w:rsid w:val="00DF1699"/>
    <w:rsid w:val="00DF1917"/>
    <w:rsid w:val="00DF1929"/>
    <w:rsid w:val="00DF1963"/>
    <w:rsid w:val="00DF1A57"/>
    <w:rsid w:val="00DF1B45"/>
    <w:rsid w:val="00DF1E8A"/>
    <w:rsid w:val="00DF1F4F"/>
    <w:rsid w:val="00DF2120"/>
    <w:rsid w:val="00DF216C"/>
    <w:rsid w:val="00DF2547"/>
    <w:rsid w:val="00DF25A4"/>
    <w:rsid w:val="00DF270A"/>
    <w:rsid w:val="00DF277C"/>
    <w:rsid w:val="00DF2C1E"/>
    <w:rsid w:val="00DF2DF4"/>
    <w:rsid w:val="00DF30AC"/>
    <w:rsid w:val="00DF312D"/>
    <w:rsid w:val="00DF3B4B"/>
    <w:rsid w:val="00DF3E61"/>
    <w:rsid w:val="00DF3FA3"/>
    <w:rsid w:val="00DF4402"/>
    <w:rsid w:val="00DF459A"/>
    <w:rsid w:val="00DF4933"/>
    <w:rsid w:val="00DF4AB0"/>
    <w:rsid w:val="00DF5338"/>
    <w:rsid w:val="00DF56D2"/>
    <w:rsid w:val="00DF57F5"/>
    <w:rsid w:val="00DF59DC"/>
    <w:rsid w:val="00DF59F1"/>
    <w:rsid w:val="00DF60A4"/>
    <w:rsid w:val="00DF6932"/>
    <w:rsid w:val="00DF6B45"/>
    <w:rsid w:val="00DF70CF"/>
    <w:rsid w:val="00DF72CB"/>
    <w:rsid w:val="00DF77DE"/>
    <w:rsid w:val="00DF7BD0"/>
    <w:rsid w:val="00E000C8"/>
    <w:rsid w:val="00E00290"/>
    <w:rsid w:val="00E00485"/>
    <w:rsid w:val="00E00654"/>
    <w:rsid w:val="00E006C0"/>
    <w:rsid w:val="00E009F6"/>
    <w:rsid w:val="00E00B95"/>
    <w:rsid w:val="00E00D86"/>
    <w:rsid w:val="00E00E25"/>
    <w:rsid w:val="00E01209"/>
    <w:rsid w:val="00E0175E"/>
    <w:rsid w:val="00E01E83"/>
    <w:rsid w:val="00E02479"/>
    <w:rsid w:val="00E02650"/>
    <w:rsid w:val="00E02785"/>
    <w:rsid w:val="00E02F07"/>
    <w:rsid w:val="00E02F2E"/>
    <w:rsid w:val="00E02F95"/>
    <w:rsid w:val="00E037D5"/>
    <w:rsid w:val="00E03AFD"/>
    <w:rsid w:val="00E03B77"/>
    <w:rsid w:val="00E03DC5"/>
    <w:rsid w:val="00E03FF4"/>
    <w:rsid w:val="00E042CA"/>
    <w:rsid w:val="00E04366"/>
    <w:rsid w:val="00E043E2"/>
    <w:rsid w:val="00E047EC"/>
    <w:rsid w:val="00E04B62"/>
    <w:rsid w:val="00E0528B"/>
    <w:rsid w:val="00E05BB8"/>
    <w:rsid w:val="00E05C26"/>
    <w:rsid w:val="00E05C8B"/>
    <w:rsid w:val="00E05F5D"/>
    <w:rsid w:val="00E06360"/>
    <w:rsid w:val="00E06A11"/>
    <w:rsid w:val="00E06AB0"/>
    <w:rsid w:val="00E06AF4"/>
    <w:rsid w:val="00E06B10"/>
    <w:rsid w:val="00E06D21"/>
    <w:rsid w:val="00E07115"/>
    <w:rsid w:val="00E072D7"/>
    <w:rsid w:val="00E073E6"/>
    <w:rsid w:val="00E0742B"/>
    <w:rsid w:val="00E0782D"/>
    <w:rsid w:val="00E0793B"/>
    <w:rsid w:val="00E07B0D"/>
    <w:rsid w:val="00E07D4B"/>
    <w:rsid w:val="00E07DB1"/>
    <w:rsid w:val="00E07F95"/>
    <w:rsid w:val="00E101C4"/>
    <w:rsid w:val="00E107D4"/>
    <w:rsid w:val="00E10EF0"/>
    <w:rsid w:val="00E11129"/>
    <w:rsid w:val="00E1149E"/>
    <w:rsid w:val="00E11616"/>
    <w:rsid w:val="00E117AA"/>
    <w:rsid w:val="00E11A54"/>
    <w:rsid w:val="00E11CA4"/>
    <w:rsid w:val="00E127AC"/>
    <w:rsid w:val="00E1286D"/>
    <w:rsid w:val="00E12972"/>
    <w:rsid w:val="00E12CB6"/>
    <w:rsid w:val="00E12D75"/>
    <w:rsid w:val="00E12DB9"/>
    <w:rsid w:val="00E12DC7"/>
    <w:rsid w:val="00E130B7"/>
    <w:rsid w:val="00E133C7"/>
    <w:rsid w:val="00E136E1"/>
    <w:rsid w:val="00E1370B"/>
    <w:rsid w:val="00E13781"/>
    <w:rsid w:val="00E1391D"/>
    <w:rsid w:val="00E13B4C"/>
    <w:rsid w:val="00E13CA4"/>
    <w:rsid w:val="00E13D1D"/>
    <w:rsid w:val="00E14045"/>
    <w:rsid w:val="00E14206"/>
    <w:rsid w:val="00E145ED"/>
    <w:rsid w:val="00E147F5"/>
    <w:rsid w:val="00E14850"/>
    <w:rsid w:val="00E14AC8"/>
    <w:rsid w:val="00E14DDA"/>
    <w:rsid w:val="00E14DF8"/>
    <w:rsid w:val="00E14F30"/>
    <w:rsid w:val="00E14FA9"/>
    <w:rsid w:val="00E15301"/>
    <w:rsid w:val="00E15418"/>
    <w:rsid w:val="00E1569D"/>
    <w:rsid w:val="00E15869"/>
    <w:rsid w:val="00E1595B"/>
    <w:rsid w:val="00E15AF2"/>
    <w:rsid w:val="00E15C74"/>
    <w:rsid w:val="00E15F33"/>
    <w:rsid w:val="00E15FC3"/>
    <w:rsid w:val="00E162F0"/>
    <w:rsid w:val="00E164FE"/>
    <w:rsid w:val="00E1666E"/>
    <w:rsid w:val="00E167C2"/>
    <w:rsid w:val="00E1690B"/>
    <w:rsid w:val="00E16C91"/>
    <w:rsid w:val="00E16D96"/>
    <w:rsid w:val="00E16E1F"/>
    <w:rsid w:val="00E17081"/>
    <w:rsid w:val="00E17564"/>
    <w:rsid w:val="00E178DE"/>
    <w:rsid w:val="00E17F6F"/>
    <w:rsid w:val="00E17FAD"/>
    <w:rsid w:val="00E20078"/>
    <w:rsid w:val="00E20130"/>
    <w:rsid w:val="00E2013F"/>
    <w:rsid w:val="00E203C4"/>
    <w:rsid w:val="00E209EC"/>
    <w:rsid w:val="00E20AAE"/>
    <w:rsid w:val="00E20AB0"/>
    <w:rsid w:val="00E20CF5"/>
    <w:rsid w:val="00E20D38"/>
    <w:rsid w:val="00E20F41"/>
    <w:rsid w:val="00E210EC"/>
    <w:rsid w:val="00E212A6"/>
    <w:rsid w:val="00E219F1"/>
    <w:rsid w:val="00E21BFC"/>
    <w:rsid w:val="00E21D81"/>
    <w:rsid w:val="00E21F2E"/>
    <w:rsid w:val="00E220DE"/>
    <w:rsid w:val="00E22163"/>
    <w:rsid w:val="00E22365"/>
    <w:rsid w:val="00E22400"/>
    <w:rsid w:val="00E22B2B"/>
    <w:rsid w:val="00E23117"/>
    <w:rsid w:val="00E232F7"/>
    <w:rsid w:val="00E235A4"/>
    <w:rsid w:val="00E239E7"/>
    <w:rsid w:val="00E23C5E"/>
    <w:rsid w:val="00E23F95"/>
    <w:rsid w:val="00E2423D"/>
    <w:rsid w:val="00E242F0"/>
    <w:rsid w:val="00E2444B"/>
    <w:rsid w:val="00E244A6"/>
    <w:rsid w:val="00E246E6"/>
    <w:rsid w:val="00E24A1C"/>
    <w:rsid w:val="00E24EB0"/>
    <w:rsid w:val="00E25561"/>
    <w:rsid w:val="00E25807"/>
    <w:rsid w:val="00E25C6F"/>
    <w:rsid w:val="00E25EE8"/>
    <w:rsid w:val="00E25EED"/>
    <w:rsid w:val="00E262F4"/>
    <w:rsid w:val="00E26310"/>
    <w:rsid w:val="00E26358"/>
    <w:rsid w:val="00E263AF"/>
    <w:rsid w:val="00E2648A"/>
    <w:rsid w:val="00E2696A"/>
    <w:rsid w:val="00E26B80"/>
    <w:rsid w:val="00E26D80"/>
    <w:rsid w:val="00E26DFD"/>
    <w:rsid w:val="00E270B1"/>
    <w:rsid w:val="00E27E41"/>
    <w:rsid w:val="00E300B1"/>
    <w:rsid w:val="00E304C2"/>
    <w:rsid w:val="00E3095C"/>
    <w:rsid w:val="00E309BE"/>
    <w:rsid w:val="00E30B1F"/>
    <w:rsid w:val="00E30B3D"/>
    <w:rsid w:val="00E30D7C"/>
    <w:rsid w:val="00E30F8F"/>
    <w:rsid w:val="00E3114F"/>
    <w:rsid w:val="00E31221"/>
    <w:rsid w:val="00E3161E"/>
    <w:rsid w:val="00E31839"/>
    <w:rsid w:val="00E3184B"/>
    <w:rsid w:val="00E31AB8"/>
    <w:rsid w:val="00E31B08"/>
    <w:rsid w:val="00E31F6F"/>
    <w:rsid w:val="00E31F84"/>
    <w:rsid w:val="00E31FEA"/>
    <w:rsid w:val="00E323D3"/>
    <w:rsid w:val="00E324E4"/>
    <w:rsid w:val="00E328CE"/>
    <w:rsid w:val="00E328FB"/>
    <w:rsid w:val="00E32AF6"/>
    <w:rsid w:val="00E32CA2"/>
    <w:rsid w:val="00E32D1A"/>
    <w:rsid w:val="00E334EF"/>
    <w:rsid w:val="00E33779"/>
    <w:rsid w:val="00E337F9"/>
    <w:rsid w:val="00E3391B"/>
    <w:rsid w:val="00E33AE3"/>
    <w:rsid w:val="00E33C1C"/>
    <w:rsid w:val="00E33D41"/>
    <w:rsid w:val="00E34051"/>
    <w:rsid w:val="00E341C6"/>
    <w:rsid w:val="00E343B1"/>
    <w:rsid w:val="00E34AB6"/>
    <w:rsid w:val="00E34CEA"/>
    <w:rsid w:val="00E34D33"/>
    <w:rsid w:val="00E34DD8"/>
    <w:rsid w:val="00E34E02"/>
    <w:rsid w:val="00E35013"/>
    <w:rsid w:val="00E35131"/>
    <w:rsid w:val="00E354CD"/>
    <w:rsid w:val="00E355F2"/>
    <w:rsid w:val="00E35C8E"/>
    <w:rsid w:val="00E35E3E"/>
    <w:rsid w:val="00E35E84"/>
    <w:rsid w:val="00E35F30"/>
    <w:rsid w:val="00E36040"/>
    <w:rsid w:val="00E3612C"/>
    <w:rsid w:val="00E361B8"/>
    <w:rsid w:val="00E36980"/>
    <w:rsid w:val="00E36ECB"/>
    <w:rsid w:val="00E372F2"/>
    <w:rsid w:val="00E375B0"/>
    <w:rsid w:val="00E377BA"/>
    <w:rsid w:val="00E37884"/>
    <w:rsid w:val="00E37934"/>
    <w:rsid w:val="00E37AF8"/>
    <w:rsid w:val="00E37EC0"/>
    <w:rsid w:val="00E4057F"/>
    <w:rsid w:val="00E40B81"/>
    <w:rsid w:val="00E40EF0"/>
    <w:rsid w:val="00E40F00"/>
    <w:rsid w:val="00E414BB"/>
    <w:rsid w:val="00E414DA"/>
    <w:rsid w:val="00E417AF"/>
    <w:rsid w:val="00E419CC"/>
    <w:rsid w:val="00E41D7E"/>
    <w:rsid w:val="00E41DF8"/>
    <w:rsid w:val="00E41FA0"/>
    <w:rsid w:val="00E41FCC"/>
    <w:rsid w:val="00E41FE7"/>
    <w:rsid w:val="00E42152"/>
    <w:rsid w:val="00E423F3"/>
    <w:rsid w:val="00E4250E"/>
    <w:rsid w:val="00E42526"/>
    <w:rsid w:val="00E4282C"/>
    <w:rsid w:val="00E42838"/>
    <w:rsid w:val="00E42C05"/>
    <w:rsid w:val="00E43009"/>
    <w:rsid w:val="00E430E3"/>
    <w:rsid w:val="00E4315A"/>
    <w:rsid w:val="00E432CA"/>
    <w:rsid w:val="00E4372B"/>
    <w:rsid w:val="00E439CE"/>
    <w:rsid w:val="00E43F4C"/>
    <w:rsid w:val="00E4446B"/>
    <w:rsid w:val="00E4463B"/>
    <w:rsid w:val="00E446A0"/>
    <w:rsid w:val="00E44851"/>
    <w:rsid w:val="00E4492C"/>
    <w:rsid w:val="00E44955"/>
    <w:rsid w:val="00E44ACE"/>
    <w:rsid w:val="00E44F30"/>
    <w:rsid w:val="00E45926"/>
    <w:rsid w:val="00E45B25"/>
    <w:rsid w:val="00E45BBC"/>
    <w:rsid w:val="00E45DB0"/>
    <w:rsid w:val="00E46003"/>
    <w:rsid w:val="00E462AD"/>
    <w:rsid w:val="00E462C8"/>
    <w:rsid w:val="00E46420"/>
    <w:rsid w:val="00E46903"/>
    <w:rsid w:val="00E46DDF"/>
    <w:rsid w:val="00E47247"/>
    <w:rsid w:val="00E475FC"/>
    <w:rsid w:val="00E47611"/>
    <w:rsid w:val="00E477F5"/>
    <w:rsid w:val="00E47B7E"/>
    <w:rsid w:val="00E47D4A"/>
    <w:rsid w:val="00E47EE6"/>
    <w:rsid w:val="00E47F85"/>
    <w:rsid w:val="00E5033F"/>
    <w:rsid w:val="00E50447"/>
    <w:rsid w:val="00E50722"/>
    <w:rsid w:val="00E5087A"/>
    <w:rsid w:val="00E50CF9"/>
    <w:rsid w:val="00E51069"/>
    <w:rsid w:val="00E512A6"/>
    <w:rsid w:val="00E5159B"/>
    <w:rsid w:val="00E51C9B"/>
    <w:rsid w:val="00E51E6A"/>
    <w:rsid w:val="00E5223F"/>
    <w:rsid w:val="00E52545"/>
    <w:rsid w:val="00E53064"/>
    <w:rsid w:val="00E5361F"/>
    <w:rsid w:val="00E537EA"/>
    <w:rsid w:val="00E53877"/>
    <w:rsid w:val="00E53AB3"/>
    <w:rsid w:val="00E53BFB"/>
    <w:rsid w:val="00E53C54"/>
    <w:rsid w:val="00E5435E"/>
    <w:rsid w:val="00E543A3"/>
    <w:rsid w:val="00E5461B"/>
    <w:rsid w:val="00E54B2D"/>
    <w:rsid w:val="00E54B5A"/>
    <w:rsid w:val="00E54D86"/>
    <w:rsid w:val="00E54DE6"/>
    <w:rsid w:val="00E54FBF"/>
    <w:rsid w:val="00E55496"/>
    <w:rsid w:val="00E554F5"/>
    <w:rsid w:val="00E5570C"/>
    <w:rsid w:val="00E5580A"/>
    <w:rsid w:val="00E56075"/>
    <w:rsid w:val="00E561D5"/>
    <w:rsid w:val="00E56233"/>
    <w:rsid w:val="00E56264"/>
    <w:rsid w:val="00E56371"/>
    <w:rsid w:val="00E5654E"/>
    <w:rsid w:val="00E56857"/>
    <w:rsid w:val="00E56BF5"/>
    <w:rsid w:val="00E56D9E"/>
    <w:rsid w:val="00E56DFF"/>
    <w:rsid w:val="00E56E58"/>
    <w:rsid w:val="00E5718C"/>
    <w:rsid w:val="00E574D4"/>
    <w:rsid w:val="00E60192"/>
    <w:rsid w:val="00E60225"/>
    <w:rsid w:val="00E6056D"/>
    <w:rsid w:val="00E60711"/>
    <w:rsid w:val="00E60727"/>
    <w:rsid w:val="00E60929"/>
    <w:rsid w:val="00E60963"/>
    <w:rsid w:val="00E60B1D"/>
    <w:rsid w:val="00E60D1F"/>
    <w:rsid w:val="00E60E3C"/>
    <w:rsid w:val="00E60F16"/>
    <w:rsid w:val="00E60F79"/>
    <w:rsid w:val="00E611B2"/>
    <w:rsid w:val="00E6123B"/>
    <w:rsid w:val="00E6138C"/>
    <w:rsid w:val="00E616CC"/>
    <w:rsid w:val="00E61B28"/>
    <w:rsid w:val="00E61C02"/>
    <w:rsid w:val="00E61ECD"/>
    <w:rsid w:val="00E61F0F"/>
    <w:rsid w:val="00E62D2A"/>
    <w:rsid w:val="00E630F4"/>
    <w:rsid w:val="00E63147"/>
    <w:rsid w:val="00E631CB"/>
    <w:rsid w:val="00E63445"/>
    <w:rsid w:val="00E634AC"/>
    <w:rsid w:val="00E63556"/>
    <w:rsid w:val="00E63A87"/>
    <w:rsid w:val="00E63AE5"/>
    <w:rsid w:val="00E63B2C"/>
    <w:rsid w:val="00E63CE6"/>
    <w:rsid w:val="00E63FCE"/>
    <w:rsid w:val="00E64133"/>
    <w:rsid w:val="00E641CA"/>
    <w:rsid w:val="00E6443D"/>
    <w:rsid w:val="00E644DC"/>
    <w:rsid w:val="00E64953"/>
    <w:rsid w:val="00E64964"/>
    <w:rsid w:val="00E64BA2"/>
    <w:rsid w:val="00E65082"/>
    <w:rsid w:val="00E65419"/>
    <w:rsid w:val="00E6552B"/>
    <w:rsid w:val="00E6575D"/>
    <w:rsid w:val="00E6592E"/>
    <w:rsid w:val="00E65CDC"/>
    <w:rsid w:val="00E65E7C"/>
    <w:rsid w:val="00E65FCD"/>
    <w:rsid w:val="00E6602B"/>
    <w:rsid w:val="00E66275"/>
    <w:rsid w:val="00E662C9"/>
    <w:rsid w:val="00E66605"/>
    <w:rsid w:val="00E66912"/>
    <w:rsid w:val="00E66A72"/>
    <w:rsid w:val="00E66B8D"/>
    <w:rsid w:val="00E66FE7"/>
    <w:rsid w:val="00E670C5"/>
    <w:rsid w:val="00E67629"/>
    <w:rsid w:val="00E67695"/>
    <w:rsid w:val="00E67E73"/>
    <w:rsid w:val="00E67FB6"/>
    <w:rsid w:val="00E700F6"/>
    <w:rsid w:val="00E7050F"/>
    <w:rsid w:val="00E705D4"/>
    <w:rsid w:val="00E70A29"/>
    <w:rsid w:val="00E70C24"/>
    <w:rsid w:val="00E70CC1"/>
    <w:rsid w:val="00E70E0B"/>
    <w:rsid w:val="00E7143A"/>
    <w:rsid w:val="00E715D1"/>
    <w:rsid w:val="00E71833"/>
    <w:rsid w:val="00E718D2"/>
    <w:rsid w:val="00E71C3B"/>
    <w:rsid w:val="00E71D73"/>
    <w:rsid w:val="00E71E47"/>
    <w:rsid w:val="00E71F1D"/>
    <w:rsid w:val="00E71F32"/>
    <w:rsid w:val="00E7264A"/>
    <w:rsid w:val="00E729C6"/>
    <w:rsid w:val="00E72B9F"/>
    <w:rsid w:val="00E72C25"/>
    <w:rsid w:val="00E72E27"/>
    <w:rsid w:val="00E7303F"/>
    <w:rsid w:val="00E730B4"/>
    <w:rsid w:val="00E730D2"/>
    <w:rsid w:val="00E73740"/>
    <w:rsid w:val="00E7375E"/>
    <w:rsid w:val="00E73A84"/>
    <w:rsid w:val="00E73B04"/>
    <w:rsid w:val="00E73BF5"/>
    <w:rsid w:val="00E73CD3"/>
    <w:rsid w:val="00E73F28"/>
    <w:rsid w:val="00E740F7"/>
    <w:rsid w:val="00E74140"/>
    <w:rsid w:val="00E74403"/>
    <w:rsid w:val="00E745EC"/>
    <w:rsid w:val="00E7474A"/>
    <w:rsid w:val="00E748DB"/>
    <w:rsid w:val="00E74916"/>
    <w:rsid w:val="00E74978"/>
    <w:rsid w:val="00E74D09"/>
    <w:rsid w:val="00E750B5"/>
    <w:rsid w:val="00E75176"/>
    <w:rsid w:val="00E75212"/>
    <w:rsid w:val="00E7539D"/>
    <w:rsid w:val="00E7542D"/>
    <w:rsid w:val="00E75438"/>
    <w:rsid w:val="00E75550"/>
    <w:rsid w:val="00E75562"/>
    <w:rsid w:val="00E755D9"/>
    <w:rsid w:val="00E75836"/>
    <w:rsid w:val="00E75D49"/>
    <w:rsid w:val="00E767BE"/>
    <w:rsid w:val="00E76824"/>
    <w:rsid w:val="00E76C1A"/>
    <w:rsid w:val="00E76CAC"/>
    <w:rsid w:val="00E76D57"/>
    <w:rsid w:val="00E77403"/>
    <w:rsid w:val="00E77555"/>
    <w:rsid w:val="00E77C5B"/>
    <w:rsid w:val="00E8030E"/>
    <w:rsid w:val="00E8048B"/>
    <w:rsid w:val="00E806C9"/>
    <w:rsid w:val="00E806E9"/>
    <w:rsid w:val="00E807A1"/>
    <w:rsid w:val="00E807ED"/>
    <w:rsid w:val="00E808AF"/>
    <w:rsid w:val="00E80EF6"/>
    <w:rsid w:val="00E80F4C"/>
    <w:rsid w:val="00E80F6B"/>
    <w:rsid w:val="00E815FC"/>
    <w:rsid w:val="00E81B8A"/>
    <w:rsid w:val="00E81D05"/>
    <w:rsid w:val="00E81E70"/>
    <w:rsid w:val="00E81FB0"/>
    <w:rsid w:val="00E82210"/>
    <w:rsid w:val="00E8262A"/>
    <w:rsid w:val="00E82871"/>
    <w:rsid w:val="00E82905"/>
    <w:rsid w:val="00E82BAF"/>
    <w:rsid w:val="00E82D9D"/>
    <w:rsid w:val="00E8306F"/>
    <w:rsid w:val="00E8324E"/>
    <w:rsid w:val="00E83493"/>
    <w:rsid w:val="00E83500"/>
    <w:rsid w:val="00E8354F"/>
    <w:rsid w:val="00E83814"/>
    <w:rsid w:val="00E83832"/>
    <w:rsid w:val="00E83886"/>
    <w:rsid w:val="00E8397C"/>
    <w:rsid w:val="00E83A31"/>
    <w:rsid w:val="00E83AB9"/>
    <w:rsid w:val="00E83C1F"/>
    <w:rsid w:val="00E83CBE"/>
    <w:rsid w:val="00E8476A"/>
    <w:rsid w:val="00E847DF"/>
    <w:rsid w:val="00E84DD7"/>
    <w:rsid w:val="00E852B6"/>
    <w:rsid w:val="00E852E3"/>
    <w:rsid w:val="00E855C5"/>
    <w:rsid w:val="00E85D24"/>
    <w:rsid w:val="00E85E7D"/>
    <w:rsid w:val="00E8604D"/>
    <w:rsid w:val="00E861E0"/>
    <w:rsid w:val="00E86268"/>
    <w:rsid w:val="00E86322"/>
    <w:rsid w:val="00E8648E"/>
    <w:rsid w:val="00E86B6B"/>
    <w:rsid w:val="00E86D42"/>
    <w:rsid w:val="00E86E1A"/>
    <w:rsid w:val="00E8719C"/>
    <w:rsid w:val="00E871E9"/>
    <w:rsid w:val="00E872AA"/>
    <w:rsid w:val="00E8743C"/>
    <w:rsid w:val="00E87E51"/>
    <w:rsid w:val="00E904E4"/>
    <w:rsid w:val="00E9065F"/>
    <w:rsid w:val="00E90680"/>
    <w:rsid w:val="00E9078B"/>
    <w:rsid w:val="00E90813"/>
    <w:rsid w:val="00E9082C"/>
    <w:rsid w:val="00E90E76"/>
    <w:rsid w:val="00E90F65"/>
    <w:rsid w:val="00E914B0"/>
    <w:rsid w:val="00E9185A"/>
    <w:rsid w:val="00E91979"/>
    <w:rsid w:val="00E919C2"/>
    <w:rsid w:val="00E91D50"/>
    <w:rsid w:val="00E926A1"/>
    <w:rsid w:val="00E927BE"/>
    <w:rsid w:val="00E92C02"/>
    <w:rsid w:val="00E92D68"/>
    <w:rsid w:val="00E933DD"/>
    <w:rsid w:val="00E9343D"/>
    <w:rsid w:val="00E93A25"/>
    <w:rsid w:val="00E93A2A"/>
    <w:rsid w:val="00E93B67"/>
    <w:rsid w:val="00E93CB6"/>
    <w:rsid w:val="00E93FAC"/>
    <w:rsid w:val="00E94061"/>
    <w:rsid w:val="00E940B9"/>
    <w:rsid w:val="00E948A4"/>
    <w:rsid w:val="00E94B49"/>
    <w:rsid w:val="00E951AC"/>
    <w:rsid w:val="00E95302"/>
    <w:rsid w:val="00E9541B"/>
    <w:rsid w:val="00E95460"/>
    <w:rsid w:val="00E95622"/>
    <w:rsid w:val="00E9568C"/>
    <w:rsid w:val="00E956DC"/>
    <w:rsid w:val="00E95820"/>
    <w:rsid w:val="00E958DA"/>
    <w:rsid w:val="00E95AA8"/>
    <w:rsid w:val="00E95FF4"/>
    <w:rsid w:val="00E9602A"/>
    <w:rsid w:val="00E960AC"/>
    <w:rsid w:val="00E96442"/>
    <w:rsid w:val="00E96572"/>
    <w:rsid w:val="00E96615"/>
    <w:rsid w:val="00E967AE"/>
    <w:rsid w:val="00E96873"/>
    <w:rsid w:val="00E96C03"/>
    <w:rsid w:val="00E9727E"/>
    <w:rsid w:val="00E972F8"/>
    <w:rsid w:val="00E9732B"/>
    <w:rsid w:val="00E975A6"/>
    <w:rsid w:val="00E9791D"/>
    <w:rsid w:val="00E97A3E"/>
    <w:rsid w:val="00E97CE9"/>
    <w:rsid w:val="00EA0151"/>
    <w:rsid w:val="00EA01C3"/>
    <w:rsid w:val="00EA032F"/>
    <w:rsid w:val="00EA033E"/>
    <w:rsid w:val="00EA03F4"/>
    <w:rsid w:val="00EA0572"/>
    <w:rsid w:val="00EA05D4"/>
    <w:rsid w:val="00EA0877"/>
    <w:rsid w:val="00EA0B1F"/>
    <w:rsid w:val="00EA0B47"/>
    <w:rsid w:val="00EA0CF3"/>
    <w:rsid w:val="00EA0D81"/>
    <w:rsid w:val="00EA1092"/>
    <w:rsid w:val="00EA1485"/>
    <w:rsid w:val="00EA1989"/>
    <w:rsid w:val="00EA1C16"/>
    <w:rsid w:val="00EA229A"/>
    <w:rsid w:val="00EA26B0"/>
    <w:rsid w:val="00EA27FF"/>
    <w:rsid w:val="00EA2944"/>
    <w:rsid w:val="00EA2C43"/>
    <w:rsid w:val="00EA2FD0"/>
    <w:rsid w:val="00EA319A"/>
    <w:rsid w:val="00EA31EB"/>
    <w:rsid w:val="00EA33BF"/>
    <w:rsid w:val="00EA3730"/>
    <w:rsid w:val="00EA392B"/>
    <w:rsid w:val="00EA3BE8"/>
    <w:rsid w:val="00EA3E11"/>
    <w:rsid w:val="00EA3FB1"/>
    <w:rsid w:val="00EA40CE"/>
    <w:rsid w:val="00EA43CF"/>
    <w:rsid w:val="00EA47A1"/>
    <w:rsid w:val="00EA4AEA"/>
    <w:rsid w:val="00EA5100"/>
    <w:rsid w:val="00EA53C8"/>
    <w:rsid w:val="00EA53F2"/>
    <w:rsid w:val="00EA56EB"/>
    <w:rsid w:val="00EA58D8"/>
    <w:rsid w:val="00EA5AAD"/>
    <w:rsid w:val="00EA5C37"/>
    <w:rsid w:val="00EA5D9F"/>
    <w:rsid w:val="00EA5E06"/>
    <w:rsid w:val="00EA63C8"/>
    <w:rsid w:val="00EA6441"/>
    <w:rsid w:val="00EA6888"/>
    <w:rsid w:val="00EA6A82"/>
    <w:rsid w:val="00EA6E1B"/>
    <w:rsid w:val="00EA6F54"/>
    <w:rsid w:val="00EA7129"/>
    <w:rsid w:val="00EA737E"/>
    <w:rsid w:val="00EA74E7"/>
    <w:rsid w:val="00EA775C"/>
    <w:rsid w:val="00EA7F96"/>
    <w:rsid w:val="00EB001D"/>
    <w:rsid w:val="00EB0108"/>
    <w:rsid w:val="00EB010F"/>
    <w:rsid w:val="00EB016E"/>
    <w:rsid w:val="00EB0E74"/>
    <w:rsid w:val="00EB0F5B"/>
    <w:rsid w:val="00EB1663"/>
    <w:rsid w:val="00EB1682"/>
    <w:rsid w:val="00EB1C48"/>
    <w:rsid w:val="00EB1E8E"/>
    <w:rsid w:val="00EB1ECB"/>
    <w:rsid w:val="00EB1F6F"/>
    <w:rsid w:val="00EB2195"/>
    <w:rsid w:val="00EB2224"/>
    <w:rsid w:val="00EB22DB"/>
    <w:rsid w:val="00EB22E3"/>
    <w:rsid w:val="00EB240F"/>
    <w:rsid w:val="00EB2425"/>
    <w:rsid w:val="00EB24D5"/>
    <w:rsid w:val="00EB28CB"/>
    <w:rsid w:val="00EB2B5A"/>
    <w:rsid w:val="00EB2E3A"/>
    <w:rsid w:val="00EB2E49"/>
    <w:rsid w:val="00EB2EFF"/>
    <w:rsid w:val="00EB3029"/>
    <w:rsid w:val="00EB326A"/>
    <w:rsid w:val="00EB3389"/>
    <w:rsid w:val="00EB3493"/>
    <w:rsid w:val="00EB3513"/>
    <w:rsid w:val="00EB3519"/>
    <w:rsid w:val="00EB359D"/>
    <w:rsid w:val="00EB38F3"/>
    <w:rsid w:val="00EB3A56"/>
    <w:rsid w:val="00EB3AC9"/>
    <w:rsid w:val="00EB3E9D"/>
    <w:rsid w:val="00EB417B"/>
    <w:rsid w:val="00EB4414"/>
    <w:rsid w:val="00EB4506"/>
    <w:rsid w:val="00EB4908"/>
    <w:rsid w:val="00EB4A7E"/>
    <w:rsid w:val="00EB4C16"/>
    <w:rsid w:val="00EB4DF7"/>
    <w:rsid w:val="00EB4F3A"/>
    <w:rsid w:val="00EB4FB1"/>
    <w:rsid w:val="00EB515B"/>
    <w:rsid w:val="00EB537A"/>
    <w:rsid w:val="00EB5474"/>
    <w:rsid w:val="00EB5475"/>
    <w:rsid w:val="00EB5C39"/>
    <w:rsid w:val="00EB5F82"/>
    <w:rsid w:val="00EB600B"/>
    <w:rsid w:val="00EB61F9"/>
    <w:rsid w:val="00EB6243"/>
    <w:rsid w:val="00EB667F"/>
    <w:rsid w:val="00EB686A"/>
    <w:rsid w:val="00EB6949"/>
    <w:rsid w:val="00EB6D1D"/>
    <w:rsid w:val="00EB6ED1"/>
    <w:rsid w:val="00EB7465"/>
    <w:rsid w:val="00EB76BC"/>
    <w:rsid w:val="00EB77D0"/>
    <w:rsid w:val="00EB77F9"/>
    <w:rsid w:val="00EB7A56"/>
    <w:rsid w:val="00EB7B03"/>
    <w:rsid w:val="00EB7DC2"/>
    <w:rsid w:val="00EC001E"/>
    <w:rsid w:val="00EC0193"/>
    <w:rsid w:val="00EC0211"/>
    <w:rsid w:val="00EC0338"/>
    <w:rsid w:val="00EC0386"/>
    <w:rsid w:val="00EC03E9"/>
    <w:rsid w:val="00EC0523"/>
    <w:rsid w:val="00EC060C"/>
    <w:rsid w:val="00EC07B4"/>
    <w:rsid w:val="00EC0957"/>
    <w:rsid w:val="00EC09ED"/>
    <w:rsid w:val="00EC0A94"/>
    <w:rsid w:val="00EC0D36"/>
    <w:rsid w:val="00EC1389"/>
    <w:rsid w:val="00EC16D9"/>
    <w:rsid w:val="00EC190C"/>
    <w:rsid w:val="00EC1D2D"/>
    <w:rsid w:val="00EC1F9E"/>
    <w:rsid w:val="00EC22EC"/>
    <w:rsid w:val="00EC2403"/>
    <w:rsid w:val="00EC2859"/>
    <w:rsid w:val="00EC2A61"/>
    <w:rsid w:val="00EC2BCB"/>
    <w:rsid w:val="00EC2BD3"/>
    <w:rsid w:val="00EC30E4"/>
    <w:rsid w:val="00EC3512"/>
    <w:rsid w:val="00EC38AD"/>
    <w:rsid w:val="00EC39E0"/>
    <w:rsid w:val="00EC3B11"/>
    <w:rsid w:val="00EC3EA7"/>
    <w:rsid w:val="00EC4294"/>
    <w:rsid w:val="00EC42CA"/>
    <w:rsid w:val="00EC4437"/>
    <w:rsid w:val="00EC45EF"/>
    <w:rsid w:val="00EC4775"/>
    <w:rsid w:val="00EC49D2"/>
    <w:rsid w:val="00EC4BC2"/>
    <w:rsid w:val="00EC5073"/>
    <w:rsid w:val="00EC5350"/>
    <w:rsid w:val="00EC5390"/>
    <w:rsid w:val="00EC55AA"/>
    <w:rsid w:val="00EC58D3"/>
    <w:rsid w:val="00EC597A"/>
    <w:rsid w:val="00EC5A3D"/>
    <w:rsid w:val="00EC5BAE"/>
    <w:rsid w:val="00EC5CF1"/>
    <w:rsid w:val="00EC5F96"/>
    <w:rsid w:val="00EC613A"/>
    <w:rsid w:val="00EC61F0"/>
    <w:rsid w:val="00EC6349"/>
    <w:rsid w:val="00EC641B"/>
    <w:rsid w:val="00EC67C2"/>
    <w:rsid w:val="00EC689A"/>
    <w:rsid w:val="00EC6C5C"/>
    <w:rsid w:val="00EC6F2E"/>
    <w:rsid w:val="00EC7420"/>
    <w:rsid w:val="00EC7512"/>
    <w:rsid w:val="00EC75E0"/>
    <w:rsid w:val="00EC78A0"/>
    <w:rsid w:val="00EC7F4A"/>
    <w:rsid w:val="00ED0278"/>
    <w:rsid w:val="00ED0330"/>
    <w:rsid w:val="00ED05BA"/>
    <w:rsid w:val="00ED068E"/>
    <w:rsid w:val="00ED0AED"/>
    <w:rsid w:val="00ED1276"/>
    <w:rsid w:val="00ED12FF"/>
    <w:rsid w:val="00ED1601"/>
    <w:rsid w:val="00ED1830"/>
    <w:rsid w:val="00ED1A81"/>
    <w:rsid w:val="00ED1E26"/>
    <w:rsid w:val="00ED1FCF"/>
    <w:rsid w:val="00ED2024"/>
    <w:rsid w:val="00ED21FA"/>
    <w:rsid w:val="00ED2448"/>
    <w:rsid w:val="00ED2821"/>
    <w:rsid w:val="00ED2827"/>
    <w:rsid w:val="00ED2919"/>
    <w:rsid w:val="00ED2945"/>
    <w:rsid w:val="00ED2A51"/>
    <w:rsid w:val="00ED2AA6"/>
    <w:rsid w:val="00ED2B1E"/>
    <w:rsid w:val="00ED2B34"/>
    <w:rsid w:val="00ED2C03"/>
    <w:rsid w:val="00ED2E16"/>
    <w:rsid w:val="00ED300D"/>
    <w:rsid w:val="00ED30B9"/>
    <w:rsid w:val="00ED35B7"/>
    <w:rsid w:val="00ED3832"/>
    <w:rsid w:val="00ED3906"/>
    <w:rsid w:val="00ED3B11"/>
    <w:rsid w:val="00ED3DC9"/>
    <w:rsid w:val="00ED3ECE"/>
    <w:rsid w:val="00ED40C8"/>
    <w:rsid w:val="00ED4333"/>
    <w:rsid w:val="00ED4449"/>
    <w:rsid w:val="00ED45D6"/>
    <w:rsid w:val="00ED45F0"/>
    <w:rsid w:val="00ED4703"/>
    <w:rsid w:val="00ED47D6"/>
    <w:rsid w:val="00ED4AE8"/>
    <w:rsid w:val="00ED4BA2"/>
    <w:rsid w:val="00ED57D8"/>
    <w:rsid w:val="00ED584B"/>
    <w:rsid w:val="00ED59B2"/>
    <w:rsid w:val="00ED5F9D"/>
    <w:rsid w:val="00ED5FD2"/>
    <w:rsid w:val="00ED60EA"/>
    <w:rsid w:val="00ED6713"/>
    <w:rsid w:val="00ED69F7"/>
    <w:rsid w:val="00ED6EA2"/>
    <w:rsid w:val="00ED6F8F"/>
    <w:rsid w:val="00ED7158"/>
    <w:rsid w:val="00ED71A3"/>
    <w:rsid w:val="00ED7509"/>
    <w:rsid w:val="00ED7754"/>
    <w:rsid w:val="00ED77AB"/>
    <w:rsid w:val="00ED79EA"/>
    <w:rsid w:val="00ED7AD3"/>
    <w:rsid w:val="00ED7F46"/>
    <w:rsid w:val="00ED7F4B"/>
    <w:rsid w:val="00EE00D6"/>
    <w:rsid w:val="00EE0555"/>
    <w:rsid w:val="00EE06E9"/>
    <w:rsid w:val="00EE07EF"/>
    <w:rsid w:val="00EE09F7"/>
    <w:rsid w:val="00EE0C45"/>
    <w:rsid w:val="00EE13FC"/>
    <w:rsid w:val="00EE14F9"/>
    <w:rsid w:val="00EE1778"/>
    <w:rsid w:val="00EE1C5E"/>
    <w:rsid w:val="00EE210E"/>
    <w:rsid w:val="00EE26B3"/>
    <w:rsid w:val="00EE2768"/>
    <w:rsid w:val="00EE28EC"/>
    <w:rsid w:val="00EE2B46"/>
    <w:rsid w:val="00EE2E27"/>
    <w:rsid w:val="00EE2E2A"/>
    <w:rsid w:val="00EE31CF"/>
    <w:rsid w:val="00EE33BB"/>
    <w:rsid w:val="00EE3573"/>
    <w:rsid w:val="00EE366E"/>
    <w:rsid w:val="00EE3B10"/>
    <w:rsid w:val="00EE3F71"/>
    <w:rsid w:val="00EE41C9"/>
    <w:rsid w:val="00EE497B"/>
    <w:rsid w:val="00EE4CBE"/>
    <w:rsid w:val="00EE4D4A"/>
    <w:rsid w:val="00EE521E"/>
    <w:rsid w:val="00EE5334"/>
    <w:rsid w:val="00EE54F1"/>
    <w:rsid w:val="00EE58C5"/>
    <w:rsid w:val="00EE5934"/>
    <w:rsid w:val="00EE5B62"/>
    <w:rsid w:val="00EE5E18"/>
    <w:rsid w:val="00EE5E6C"/>
    <w:rsid w:val="00EE5EC6"/>
    <w:rsid w:val="00EE64E3"/>
    <w:rsid w:val="00EE6647"/>
    <w:rsid w:val="00EE692D"/>
    <w:rsid w:val="00EE693D"/>
    <w:rsid w:val="00EE6EDE"/>
    <w:rsid w:val="00EE729F"/>
    <w:rsid w:val="00EE730B"/>
    <w:rsid w:val="00EE73C8"/>
    <w:rsid w:val="00EE76A1"/>
    <w:rsid w:val="00EE77B7"/>
    <w:rsid w:val="00EE7F0B"/>
    <w:rsid w:val="00EF0147"/>
    <w:rsid w:val="00EF01D6"/>
    <w:rsid w:val="00EF021B"/>
    <w:rsid w:val="00EF03EF"/>
    <w:rsid w:val="00EF06C1"/>
    <w:rsid w:val="00EF0C69"/>
    <w:rsid w:val="00EF0D27"/>
    <w:rsid w:val="00EF0D40"/>
    <w:rsid w:val="00EF0F74"/>
    <w:rsid w:val="00EF1B21"/>
    <w:rsid w:val="00EF1B39"/>
    <w:rsid w:val="00EF1F1E"/>
    <w:rsid w:val="00EF249F"/>
    <w:rsid w:val="00EF2721"/>
    <w:rsid w:val="00EF29B0"/>
    <w:rsid w:val="00EF2D26"/>
    <w:rsid w:val="00EF30C9"/>
    <w:rsid w:val="00EF32E9"/>
    <w:rsid w:val="00EF332B"/>
    <w:rsid w:val="00EF345C"/>
    <w:rsid w:val="00EF35A8"/>
    <w:rsid w:val="00EF3771"/>
    <w:rsid w:val="00EF3828"/>
    <w:rsid w:val="00EF39F8"/>
    <w:rsid w:val="00EF3BFC"/>
    <w:rsid w:val="00EF3D1F"/>
    <w:rsid w:val="00EF439D"/>
    <w:rsid w:val="00EF44C2"/>
    <w:rsid w:val="00EF4982"/>
    <w:rsid w:val="00EF4C29"/>
    <w:rsid w:val="00EF4D11"/>
    <w:rsid w:val="00EF51B8"/>
    <w:rsid w:val="00EF51E3"/>
    <w:rsid w:val="00EF521C"/>
    <w:rsid w:val="00EF53D1"/>
    <w:rsid w:val="00EF587A"/>
    <w:rsid w:val="00EF58D5"/>
    <w:rsid w:val="00EF5B05"/>
    <w:rsid w:val="00EF5FBF"/>
    <w:rsid w:val="00EF6064"/>
    <w:rsid w:val="00EF618E"/>
    <w:rsid w:val="00EF61B7"/>
    <w:rsid w:val="00EF6215"/>
    <w:rsid w:val="00EF62F2"/>
    <w:rsid w:val="00EF68DA"/>
    <w:rsid w:val="00EF6B7C"/>
    <w:rsid w:val="00EF7009"/>
    <w:rsid w:val="00EF7046"/>
    <w:rsid w:val="00EF71BA"/>
    <w:rsid w:val="00EF744D"/>
    <w:rsid w:val="00EF752C"/>
    <w:rsid w:val="00EF76C2"/>
    <w:rsid w:val="00EF772C"/>
    <w:rsid w:val="00EF7927"/>
    <w:rsid w:val="00EF7945"/>
    <w:rsid w:val="00EF7A3D"/>
    <w:rsid w:val="00EF7F14"/>
    <w:rsid w:val="00F000F1"/>
    <w:rsid w:val="00F00573"/>
    <w:rsid w:val="00F00A6C"/>
    <w:rsid w:val="00F00FC0"/>
    <w:rsid w:val="00F0128B"/>
    <w:rsid w:val="00F012A1"/>
    <w:rsid w:val="00F012D0"/>
    <w:rsid w:val="00F013E2"/>
    <w:rsid w:val="00F015E4"/>
    <w:rsid w:val="00F0176E"/>
    <w:rsid w:val="00F01838"/>
    <w:rsid w:val="00F01A66"/>
    <w:rsid w:val="00F01BF7"/>
    <w:rsid w:val="00F01C6F"/>
    <w:rsid w:val="00F01D90"/>
    <w:rsid w:val="00F01F5C"/>
    <w:rsid w:val="00F022A7"/>
    <w:rsid w:val="00F02743"/>
    <w:rsid w:val="00F02802"/>
    <w:rsid w:val="00F029FE"/>
    <w:rsid w:val="00F02BCF"/>
    <w:rsid w:val="00F02E21"/>
    <w:rsid w:val="00F03773"/>
    <w:rsid w:val="00F03793"/>
    <w:rsid w:val="00F038B8"/>
    <w:rsid w:val="00F038F6"/>
    <w:rsid w:val="00F03BBB"/>
    <w:rsid w:val="00F03FBB"/>
    <w:rsid w:val="00F043B6"/>
    <w:rsid w:val="00F04845"/>
    <w:rsid w:val="00F048BA"/>
    <w:rsid w:val="00F04AFF"/>
    <w:rsid w:val="00F05061"/>
    <w:rsid w:val="00F05229"/>
    <w:rsid w:val="00F05381"/>
    <w:rsid w:val="00F0548E"/>
    <w:rsid w:val="00F055D4"/>
    <w:rsid w:val="00F058ED"/>
    <w:rsid w:val="00F05A2D"/>
    <w:rsid w:val="00F05AD7"/>
    <w:rsid w:val="00F05B61"/>
    <w:rsid w:val="00F05C6A"/>
    <w:rsid w:val="00F05E52"/>
    <w:rsid w:val="00F06131"/>
    <w:rsid w:val="00F064E2"/>
    <w:rsid w:val="00F066DD"/>
    <w:rsid w:val="00F06721"/>
    <w:rsid w:val="00F067C0"/>
    <w:rsid w:val="00F06DCC"/>
    <w:rsid w:val="00F07187"/>
    <w:rsid w:val="00F07477"/>
    <w:rsid w:val="00F0789A"/>
    <w:rsid w:val="00F0799E"/>
    <w:rsid w:val="00F079B8"/>
    <w:rsid w:val="00F07C63"/>
    <w:rsid w:val="00F07EF6"/>
    <w:rsid w:val="00F108B0"/>
    <w:rsid w:val="00F10AD6"/>
    <w:rsid w:val="00F10E9D"/>
    <w:rsid w:val="00F10F6A"/>
    <w:rsid w:val="00F10FE9"/>
    <w:rsid w:val="00F1113B"/>
    <w:rsid w:val="00F111F8"/>
    <w:rsid w:val="00F116CC"/>
    <w:rsid w:val="00F11761"/>
    <w:rsid w:val="00F1194B"/>
    <w:rsid w:val="00F11997"/>
    <w:rsid w:val="00F11BC0"/>
    <w:rsid w:val="00F11C2F"/>
    <w:rsid w:val="00F11CB8"/>
    <w:rsid w:val="00F11D42"/>
    <w:rsid w:val="00F11DE3"/>
    <w:rsid w:val="00F12C80"/>
    <w:rsid w:val="00F12F3E"/>
    <w:rsid w:val="00F130C4"/>
    <w:rsid w:val="00F13370"/>
    <w:rsid w:val="00F133D1"/>
    <w:rsid w:val="00F13550"/>
    <w:rsid w:val="00F1363E"/>
    <w:rsid w:val="00F136D6"/>
    <w:rsid w:val="00F13B1D"/>
    <w:rsid w:val="00F13B24"/>
    <w:rsid w:val="00F13CC7"/>
    <w:rsid w:val="00F13FFC"/>
    <w:rsid w:val="00F141CF"/>
    <w:rsid w:val="00F1469A"/>
    <w:rsid w:val="00F14959"/>
    <w:rsid w:val="00F14B91"/>
    <w:rsid w:val="00F15351"/>
    <w:rsid w:val="00F1539B"/>
    <w:rsid w:val="00F15469"/>
    <w:rsid w:val="00F158EF"/>
    <w:rsid w:val="00F15996"/>
    <w:rsid w:val="00F15B0A"/>
    <w:rsid w:val="00F165A7"/>
    <w:rsid w:val="00F16892"/>
    <w:rsid w:val="00F16930"/>
    <w:rsid w:val="00F16AEA"/>
    <w:rsid w:val="00F16C6F"/>
    <w:rsid w:val="00F16D0C"/>
    <w:rsid w:val="00F16E93"/>
    <w:rsid w:val="00F1711B"/>
    <w:rsid w:val="00F174BC"/>
    <w:rsid w:val="00F17969"/>
    <w:rsid w:val="00F200E6"/>
    <w:rsid w:val="00F2032A"/>
    <w:rsid w:val="00F20360"/>
    <w:rsid w:val="00F20402"/>
    <w:rsid w:val="00F2051A"/>
    <w:rsid w:val="00F20BD9"/>
    <w:rsid w:val="00F20D1C"/>
    <w:rsid w:val="00F20D8A"/>
    <w:rsid w:val="00F20EAC"/>
    <w:rsid w:val="00F2100E"/>
    <w:rsid w:val="00F210FA"/>
    <w:rsid w:val="00F2111C"/>
    <w:rsid w:val="00F21BC5"/>
    <w:rsid w:val="00F21E9B"/>
    <w:rsid w:val="00F22016"/>
    <w:rsid w:val="00F22286"/>
    <w:rsid w:val="00F2231D"/>
    <w:rsid w:val="00F22491"/>
    <w:rsid w:val="00F22652"/>
    <w:rsid w:val="00F226E6"/>
    <w:rsid w:val="00F227B5"/>
    <w:rsid w:val="00F2283B"/>
    <w:rsid w:val="00F22C95"/>
    <w:rsid w:val="00F230D5"/>
    <w:rsid w:val="00F231A4"/>
    <w:rsid w:val="00F23289"/>
    <w:rsid w:val="00F2344D"/>
    <w:rsid w:val="00F234CC"/>
    <w:rsid w:val="00F23826"/>
    <w:rsid w:val="00F23C3D"/>
    <w:rsid w:val="00F23EB2"/>
    <w:rsid w:val="00F241F6"/>
    <w:rsid w:val="00F2486B"/>
    <w:rsid w:val="00F248C8"/>
    <w:rsid w:val="00F24CD9"/>
    <w:rsid w:val="00F24D98"/>
    <w:rsid w:val="00F24DC6"/>
    <w:rsid w:val="00F24DC8"/>
    <w:rsid w:val="00F24EF7"/>
    <w:rsid w:val="00F24F1E"/>
    <w:rsid w:val="00F2503A"/>
    <w:rsid w:val="00F25490"/>
    <w:rsid w:val="00F2571A"/>
    <w:rsid w:val="00F2571E"/>
    <w:rsid w:val="00F25B67"/>
    <w:rsid w:val="00F25C4B"/>
    <w:rsid w:val="00F264C5"/>
    <w:rsid w:val="00F269CC"/>
    <w:rsid w:val="00F26AD6"/>
    <w:rsid w:val="00F26C6A"/>
    <w:rsid w:val="00F27487"/>
    <w:rsid w:val="00F2758F"/>
    <w:rsid w:val="00F27655"/>
    <w:rsid w:val="00F27ACB"/>
    <w:rsid w:val="00F27F92"/>
    <w:rsid w:val="00F3000A"/>
    <w:rsid w:val="00F30065"/>
    <w:rsid w:val="00F300E8"/>
    <w:rsid w:val="00F301F6"/>
    <w:rsid w:val="00F30329"/>
    <w:rsid w:val="00F30352"/>
    <w:rsid w:val="00F3044B"/>
    <w:rsid w:val="00F304F9"/>
    <w:rsid w:val="00F3068B"/>
    <w:rsid w:val="00F306C6"/>
    <w:rsid w:val="00F309BB"/>
    <w:rsid w:val="00F31145"/>
    <w:rsid w:val="00F313A6"/>
    <w:rsid w:val="00F31435"/>
    <w:rsid w:val="00F31494"/>
    <w:rsid w:val="00F316D7"/>
    <w:rsid w:val="00F319DC"/>
    <w:rsid w:val="00F31ED3"/>
    <w:rsid w:val="00F32259"/>
    <w:rsid w:val="00F32380"/>
    <w:rsid w:val="00F323B4"/>
    <w:rsid w:val="00F3276D"/>
    <w:rsid w:val="00F328BC"/>
    <w:rsid w:val="00F32970"/>
    <w:rsid w:val="00F32A3A"/>
    <w:rsid w:val="00F32CC2"/>
    <w:rsid w:val="00F32E0C"/>
    <w:rsid w:val="00F33120"/>
    <w:rsid w:val="00F33428"/>
    <w:rsid w:val="00F3390E"/>
    <w:rsid w:val="00F33925"/>
    <w:rsid w:val="00F33A65"/>
    <w:rsid w:val="00F33B43"/>
    <w:rsid w:val="00F33C07"/>
    <w:rsid w:val="00F33FEF"/>
    <w:rsid w:val="00F34274"/>
    <w:rsid w:val="00F343D6"/>
    <w:rsid w:val="00F34520"/>
    <w:rsid w:val="00F34579"/>
    <w:rsid w:val="00F34C49"/>
    <w:rsid w:val="00F34E4C"/>
    <w:rsid w:val="00F35633"/>
    <w:rsid w:val="00F35683"/>
    <w:rsid w:val="00F35739"/>
    <w:rsid w:val="00F35799"/>
    <w:rsid w:val="00F358FB"/>
    <w:rsid w:val="00F3595D"/>
    <w:rsid w:val="00F361EE"/>
    <w:rsid w:val="00F3631D"/>
    <w:rsid w:val="00F3664E"/>
    <w:rsid w:val="00F3674C"/>
    <w:rsid w:val="00F369D5"/>
    <w:rsid w:val="00F36C72"/>
    <w:rsid w:val="00F36CF1"/>
    <w:rsid w:val="00F36DE3"/>
    <w:rsid w:val="00F36E2C"/>
    <w:rsid w:val="00F3769D"/>
    <w:rsid w:val="00F378BE"/>
    <w:rsid w:val="00F401B8"/>
    <w:rsid w:val="00F40577"/>
    <w:rsid w:val="00F40763"/>
    <w:rsid w:val="00F40975"/>
    <w:rsid w:val="00F40E07"/>
    <w:rsid w:val="00F40F68"/>
    <w:rsid w:val="00F4116A"/>
    <w:rsid w:val="00F41316"/>
    <w:rsid w:val="00F41731"/>
    <w:rsid w:val="00F4181D"/>
    <w:rsid w:val="00F41DDE"/>
    <w:rsid w:val="00F41E66"/>
    <w:rsid w:val="00F42484"/>
    <w:rsid w:val="00F4273D"/>
    <w:rsid w:val="00F428BA"/>
    <w:rsid w:val="00F4293C"/>
    <w:rsid w:val="00F433AC"/>
    <w:rsid w:val="00F43804"/>
    <w:rsid w:val="00F440E2"/>
    <w:rsid w:val="00F4425E"/>
    <w:rsid w:val="00F44272"/>
    <w:rsid w:val="00F443C5"/>
    <w:rsid w:val="00F44691"/>
    <w:rsid w:val="00F44757"/>
    <w:rsid w:val="00F44A5B"/>
    <w:rsid w:val="00F44AEA"/>
    <w:rsid w:val="00F44E7E"/>
    <w:rsid w:val="00F44E9D"/>
    <w:rsid w:val="00F45149"/>
    <w:rsid w:val="00F459BF"/>
    <w:rsid w:val="00F45B49"/>
    <w:rsid w:val="00F45CF7"/>
    <w:rsid w:val="00F45DDD"/>
    <w:rsid w:val="00F46444"/>
    <w:rsid w:val="00F46640"/>
    <w:rsid w:val="00F46853"/>
    <w:rsid w:val="00F46888"/>
    <w:rsid w:val="00F46A0B"/>
    <w:rsid w:val="00F46E82"/>
    <w:rsid w:val="00F46EFD"/>
    <w:rsid w:val="00F47088"/>
    <w:rsid w:val="00F47235"/>
    <w:rsid w:val="00F4772C"/>
    <w:rsid w:val="00F47848"/>
    <w:rsid w:val="00F47896"/>
    <w:rsid w:val="00F47BCF"/>
    <w:rsid w:val="00F47C52"/>
    <w:rsid w:val="00F47D46"/>
    <w:rsid w:val="00F50328"/>
    <w:rsid w:val="00F506B7"/>
    <w:rsid w:val="00F50799"/>
    <w:rsid w:val="00F509A8"/>
    <w:rsid w:val="00F509B8"/>
    <w:rsid w:val="00F50ADD"/>
    <w:rsid w:val="00F5102E"/>
    <w:rsid w:val="00F51266"/>
    <w:rsid w:val="00F5149C"/>
    <w:rsid w:val="00F514EA"/>
    <w:rsid w:val="00F519AA"/>
    <w:rsid w:val="00F51EE6"/>
    <w:rsid w:val="00F51F36"/>
    <w:rsid w:val="00F51F47"/>
    <w:rsid w:val="00F51F68"/>
    <w:rsid w:val="00F51FE2"/>
    <w:rsid w:val="00F523CF"/>
    <w:rsid w:val="00F525C6"/>
    <w:rsid w:val="00F52735"/>
    <w:rsid w:val="00F52CDC"/>
    <w:rsid w:val="00F52DB1"/>
    <w:rsid w:val="00F52DF0"/>
    <w:rsid w:val="00F52E19"/>
    <w:rsid w:val="00F52E79"/>
    <w:rsid w:val="00F53320"/>
    <w:rsid w:val="00F534F0"/>
    <w:rsid w:val="00F53A1F"/>
    <w:rsid w:val="00F53CB9"/>
    <w:rsid w:val="00F53E2E"/>
    <w:rsid w:val="00F53F34"/>
    <w:rsid w:val="00F54137"/>
    <w:rsid w:val="00F5442D"/>
    <w:rsid w:val="00F54477"/>
    <w:rsid w:val="00F544B5"/>
    <w:rsid w:val="00F549FA"/>
    <w:rsid w:val="00F54AA0"/>
    <w:rsid w:val="00F54B04"/>
    <w:rsid w:val="00F54D46"/>
    <w:rsid w:val="00F54D5B"/>
    <w:rsid w:val="00F54D87"/>
    <w:rsid w:val="00F54DDC"/>
    <w:rsid w:val="00F55062"/>
    <w:rsid w:val="00F55120"/>
    <w:rsid w:val="00F55144"/>
    <w:rsid w:val="00F555EE"/>
    <w:rsid w:val="00F55A31"/>
    <w:rsid w:val="00F560C8"/>
    <w:rsid w:val="00F56316"/>
    <w:rsid w:val="00F5655E"/>
    <w:rsid w:val="00F5691A"/>
    <w:rsid w:val="00F56B3F"/>
    <w:rsid w:val="00F56B90"/>
    <w:rsid w:val="00F570EE"/>
    <w:rsid w:val="00F574F3"/>
    <w:rsid w:val="00F57D57"/>
    <w:rsid w:val="00F60100"/>
    <w:rsid w:val="00F6022E"/>
    <w:rsid w:val="00F6054E"/>
    <w:rsid w:val="00F60556"/>
    <w:rsid w:val="00F609F3"/>
    <w:rsid w:val="00F60BAC"/>
    <w:rsid w:val="00F60F12"/>
    <w:rsid w:val="00F61A14"/>
    <w:rsid w:val="00F61B9A"/>
    <w:rsid w:val="00F61CF2"/>
    <w:rsid w:val="00F61D43"/>
    <w:rsid w:val="00F621B0"/>
    <w:rsid w:val="00F62212"/>
    <w:rsid w:val="00F623B3"/>
    <w:rsid w:val="00F623D2"/>
    <w:rsid w:val="00F62875"/>
    <w:rsid w:val="00F62939"/>
    <w:rsid w:val="00F62E6E"/>
    <w:rsid w:val="00F62FFC"/>
    <w:rsid w:val="00F630EB"/>
    <w:rsid w:val="00F63657"/>
    <w:rsid w:val="00F63658"/>
    <w:rsid w:val="00F636EA"/>
    <w:rsid w:val="00F63CCE"/>
    <w:rsid w:val="00F63CE3"/>
    <w:rsid w:val="00F64540"/>
    <w:rsid w:val="00F645AE"/>
    <w:rsid w:val="00F64627"/>
    <w:rsid w:val="00F6470B"/>
    <w:rsid w:val="00F650D6"/>
    <w:rsid w:val="00F65160"/>
    <w:rsid w:val="00F65393"/>
    <w:rsid w:val="00F65399"/>
    <w:rsid w:val="00F653DA"/>
    <w:rsid w:val="00F65752"/>
    <w:rsid w:val="00F65A9F"/>
    <w:rsid w:val="00F664EC"/>
    <w:rsid w:val="00F66528"/>
    <w:rsid w:val="00F66579"/>
    <w:rsid w:val="00F66896"/>
    <w:rsid w:val="00F66AD0"/>
    <w:rsid w:val="00F66CDA"/>
    <w:rsid w:val="00F66DD3"/>
    <w:rsid w:val="00F66E5D"/>
    <w:rsid w:val="00F66EAA"/>
    <w:rsid w:val="00F6703F"/>
    <w:rsid w:val="00F67049"/>
    <w:rsid w:val="00F6729D"/>
    <w:rsid w:val="00F673AF"/>
    <w:rsid w:val="00F67536"/>
    <w:rsid w:val="00F675F8"/>
    <w:rsid w:val="00F67653"/>
    <w:rsid w:val="00F70389"/>
    <w:rsid w:val="00F70617"/>
    <w:rsid w:val="00F70631"/>
    <w:rsid w:val="00F70B8A"/>
    <w:rsid w:val="00F70DE3"/>
    <w:rsid w:val="00F71B4B"/>
    <w:rsid w:val="00F71BCA"/>
    <w:rsid w:val="00F71E0B"/>
    <w:rsid w:val="00F71EA6"/>
    <w:rsid w:val="00F721DE"/>
    <w:rsid w:val="00F725FD"/>
    <w:rsid w:val="00F72707"/>
    <w:rsid w:val="00F72BC4"/>
    <w:rsid w:val="00F72E6F"/>
    <w:rsid w:val="00F7301B"/>
    <w:rsid w:val="00F731A7"/>
    <w:rsid w:val="00F733B8"/>
    <w:rsid w:val="00F73A43"/>
    <w:rsid w:val="00F73B5F"/>
    <w:rsid w:val="00F73DA6"/>
    <w:rsid w:val="00F741F8"/>
    <w:rsid w:val="00F74474"/>
    <w:rsid w:val="00F7459B"/>
    <w:rsid w:val="00F74669"/>
    <w:rsid w:val="00F749FB"/>
    <w:rsid w:val="00F751E0"/>
    <w:rsid w:val="00F7525B"/>
    <w:rsid w:val="00F7559B"/>
    <w:rsid w:val="00F75B0C"/>
    <w:rsid w:val="00F75B5E"/>
    <w:rsid w:val="00F75C07"/>
    <w:rsid w:val="00F75C09"/>
    <w:rsid w:val="00F761A3"/>
    <w:rsid w:val="00F7628D"/>
    <w:rsid w:val="00F76427"/>
    <w:rsid w:val="00F7680F"/>
    <w:rsid w:val="00F76A0E"/>
    <w:rsid w:val="00F76CCC"/>
    <w:rsid w:val="00F76CF6"/>
    <w:rsid w:val="00F76DA6"/>
    <w:rsid w:val="00F76FA7"/>
    <w:rsid w:val="00F76FBD"/>
    <w:rsid w:val="00F77048"/>
    <w:rsid w:val="00F771AC"/>
    <w:rsid w:val="00F773F9"/>
    <w:rsid w:val="00F77636"/>
    <w:rsid w:val="00F77A8B"/>
    <w:rsid w:val="00F77B4C"/>
    <w:rsid w:val="00F8004E"/>
    <w:rsid w:val="00F80390"/>
    <w:rsid w:val="00F806B1"/>
    <w:rsid w:val="00F80899"/>
    <w:rsid w:val="00F80AFE"/>
    <w:rsid w:val="00F80CED"/>
    <w:rsid w:val="00F81915"/>
    <w:rsid w:val="00F81BA4"/>
    <w:rsid w:val="00F81C65"/>
    <w:rsid w:val="00F81D52"/>
    <w:rsid w:val="00F81D55"/>
    <w:rsid w:val="00F820FE"/>
    <w:rsid w:val="00F8258C"/>
    <w:rsid w:val="00F82B3D"/>
    <w:rsid w:val="00F82B9F"/>
    <w:rsid w:val="00F82C32"/>
    <w:rsid w:val="00F82DB0"/>
    <w:rsid w:val="00F82FD3"/>
    <w:rsid w:val="00F83295"/>
    <w:rsid w:val="00F83DAA"/>
    <w:rsid w:val="00F83F91"/>
    <w:rsid w:val="00F8458C"/>
    <w:rsid w:val="00F84903"/>
    <w:rsid w:val="00F84C4C"/>
    <w:rsid w:val="00F84C9A"/>
    <w:rsid w:val="00F84D7C"/>
    <w:rsid w:val="00F84E27"/>
    <w:rsid w:val="00F84E2C"/>
    <w:rsid w:val="00F84F5A"/>
    <w:rsid w:val="00F85065"/>
    <w:rsid w:val="00F850A6"/>
    <w:rsid w:val="00F85801"/>
    <w:rsid w:val="00F85F2A"/>
    <w:rsid w:val="00F860EF"/>
    <w:rsid w:val="00F86193"/>
    <w:rsid w:val="00F8627E"/>
    <w:rsid w:val="00F8635A"/>
    <w:rsid w:val="00F86368"/>
    <w:rsid w:val="00F8682B"/>
    <w:rsid w:val="00F86A19"/>
    <w:rsid w:val="00F86A2C"/>
    <w:rsid w:val="00F86DE3"/>
    <w:rsid w:val="00F86E81"/>
    <w:rsid w:val="00F87234"/>
    <w:rsid w:val="00F87461"/>
    <w:rsid w:val="00F876D5"/>
    <w:rsid w:val="00F8772D"/>
    <w:rsid w:val="00F877C5"/>
    <w:rsid w:val="00F878A3"/>
    <w:rsid w:val="00F87ABC"/>
    <w:rsid w:val="00F87D30"/>
    <w:rsid w:val="00F900ED"/>
    <w:rsid w:val="00F90111"/>
    <w:rsid w:val="00F9011F"/>
    <w:rsid w:val="00F90258"/>
    <w:rsid w:val="00F904FB"/>
    <w:rsid w:val="00F90659"/>
    <w:rsid w:val="00F9069A"/>
    <w:rsid w:val="00F90B30"/>
    <w:rsid w:val="00F90C20"/>
    <w:rsid w:val="00F90DAB"/>
    <w:rsid w:val="00F9109B"/>
    <w:rsid w:val="00F910EE"/>
    <w:rsid w:val="00F911C8"/>
    <w:rsid w:val="00F91313"/>
    <w:rsid w:val="00F91334"/>
    <w:rsid w:val="00F913DA"/>
    <w:rsid w:val="00F91486"/>
    <w:rsid w:val="00F91F23"/>
    <w:rsid w:val="00F92376"/>
    <w:rsid w:val="00F92426"/>
    <w:rsid w:val="00F92475"/>
    <w:rsid w:val="00F92D25"/>
    <w:rsid w:val="00F92DA7"/>
    <w:rsid w:val="00F9308A"/>
    <w:rsid w:val="00F93136"/>
    <w:rsid w:val="00F936EA"/>
    <w:rsid w:val="00F938A7"/>
    <w:rsid w:val="00F93C5A"/>
    <w:rsid w:val="00F93F34"/>
    <w:rsid w:val="00F9418F"/>
    <w:rsid w:val="00F947BD"/>
    <w:rsid w:val="00F94B6E"/>
    <w:rsid w:val="00F94CC3"/>
    <w:rsid w:val="00F94FA2"/>
    <w:rsid w:val="00F95141"/>
    <w:rsid w:val="00F95400"/>
    <w:rsid w:val="00F9548E"/>
    <w:rsid w:val="00F9559F"/>
    <w:rsid w:val="00F955EF"/>
    <w:rsid w:val="00F95632"/>
    <w:rsid w:val="00F95638"/>
    <w:rsid w:val="00F95A23"/>
    <w:rsid w:val="00F95AC4"/>
    <w:rsid w:val="00F95C28"/>
    <w:rsid w:val="00F95E8C"/>
    <w:rsid w:val="00F961F0"/>
    <w:rsid w:val="00F965F6"/>
    <w:rsid w:val="00F967EA"/>
    <w:rsid w:val="00F9693D"/>
    <w:rsid w:val="00F9695A"/>
    <w:rsid w:val="00F96A0F"/>
    <w:rsid w:val="00F96A1B"/>
    <w:rsid w:val="00F96A2D"/>
    <w:rsid w:val="00F96C88"/>
    <w:rsid w:val="00F97049"/>
    <w:rsid w:val="00F97059"/>
    <w:rsid w:val="00F975CD"/>
    <w:rsid w:val="00F9788B"/>
    <w:rsid w:val="00F9798A"/>
    <w:rsid w:val="00F979FB"/>
    <w:rsid w:val="00F97A0E"/>
    <w:rsid w:val="00F97B49"/>
    <w:rsid w:val="00F97F2F"/>
    <w:rsid w:val="00F97FC5"/>
    <w:rsid w:val="00FA005C"/>
    <w:rsid w:val="00FA045E"/>
    <w:rsid w:val="00FA04CD"/>
    <w:rsid w:val="00FA0692"/>
    <w:rsid w:val="00FA0846"/>
    <w:rsid w:val="00FA0A62"/>
    <w:rsid w:val="00FA0DA6"/>
    <w:rsid w:val="00FA0DF6"/>
    <w:rsid w:val="00FA12D2"/>
    <w:rsid w:val="00FA1331"/>
    <w:rsid w:val="00FA1349"/>
    <w:rsid w:val="00FA1836"/>
    <w:rsid w:val="00FA2790"/>
    <w:rsid w:val="00FA3328"/>
    <w:rsid w:val="00FA3357"/>
    <w:rsid w:val="00FA35BB"/>
    <w:rsid w:val="00FA3C69"/>
    <w:rsid w:val="00FA407C"/>
    <w:rsid w:val="00FA4167"/>
    <w:rsid w:val="00FA4430"/>
    <w:rsid w:val="00FA4490"/>
    <w:rsid w:val="00FA461E"/>
    <w:rsid w:val="00FA47FF"/>
    <w:rsid w:val="00FA4D10"/>
    <w:rsid w:val="00FA4E0A"/>
    <w:rsid w:val="00FA4E7B"/>
    <w:rsid w:val="00FA4F45"/>
    <w:rsid w:val="00FA51F9"/>
    <w:rsid w:val="00FA54F5"/>
    <w:rsid w:val="00FA5543"/>
    <w:rsid w:val="00FA5A52"/>
    <w:rsid w:val="00FA5E61"/>
    <w:rsid w:val="00FA64B1"/>
    <w:rsid w:val="00FA6522"/>
    <w:rsid w:val="00FA662C"/>
    <w:rsid w:val="00FA663A"/>
    <w:rsid w:val="00FA667E"/>
    <w:rsid w:val="00FA68CA"/>
    <w:rsid w:val="00FA6EC2"/>
    <w:rsid w:val="00FA6F5F"/>
    <w:rsid w:val="00FA6F7B"/>
    <w:rsid w:val="00FA71E5"/>
    <w:rsid w:val="00FA74CB"/>
    <w:rsid w:val="00FA79FF"/>
    <w:rsid w:val="00FA7A25"/>
    <w:rsid w:val="00FA7ADD"/>
    <w:rsid w:val="00FA7E95"/>
    <w:rsid w:val="00FB0167"/>
    <w:rsid w:val="00FB0169"/>
    <w:rsid w:val="00FB048D"/>
    <w:rsid w:val="00FB0CE9"/>
    <w:rsid w:val="00FB188D"/>
    <w:rsid w:val="00FB18A2"/>
    <w:rsid w:val="00FB1E0C"/>
    <w:rsid w:val="00FB1E45"/>
    <w:rsid w:val="00FB2051"/>
    <w:rsid w:val="00FB242E"/>
    <w:rsid w:val="00FB2611"/>
    <w:rsid w:val="00FB2761"/>
    <w:rsid w:val="00FB289F"/>
    <w:rsid w:val="00FB2A23"/>
    <w:rsid w:val="00FB2A96"/>
    <w:rsid w:val="00FB2B2F"/>
    <w:rsid w:val="00FB3117"/>
    <w:rsid w:val="00FB335F"/>
    <w:rsid w:val="00FB346D"/>
    <w:rsid w:val="00FB357B"/>
    <w:rsid w:val="00FB3597"/>
    <w:rsid w:val="00FB38EB"/>
    <w:rsid w:val="00FB3910"/>
    <w:rsid w:val="00FB399E"/>
    <w:rsid w:val="00FB39E2"/>
    <w:rsid w:val="00FB39F1"/>
    <w:rsid w:val="00FB4205"/>
    <w:rsid w:val="00FB4360"/>
    <w:rsid w:val="00FB45A2"/>
    <w:rsid w:val="00FB4F80"/>
    <w:rsid w:val="00FB5432"/>
    <w:rsid w:val="00FB5436"/>
    <w:rsid w:val="00FB594D"/>
    <w:rsid w:val="00FB5BF2"/>
    <w:rsid w:val="00FB5E31"/>
    <w:rsid w:val="00FB5E3F"/>
    <w:rsid w:val="00FB5F8F"/>
    <w:rsid w:val="00FB5F9B"/>
    <w:rsid w:val="00FB6C48"/>
    <w:rsid w:val="00FB6D2A"/>
    <w:rsid w:val="00FB6DA4"/>
    <w:rsid w:val="00FB6DDA"/>
    <w:rsid w:val="00FB714C"/>
    <w:rsid w:val="00FB74AC"/>
    <w:rsid w:val="00FB7855"/>
    <w:rsid w:val="00FC0188"/>
    <w:rsid w:val="00FC0253"/>
    <w:rsid w:val="00FC086A"/>
    <w:rsid w:val="00FC0B25"/>
    <w:rsid w:val="00FC0C69"/>
    <w:rsid w:val="00FC1B24"/>
    <w:rsid w:val="00FC1BF0"/>
    <w:rsid w:val="00FC1CD6"/>
    <w:rsid w:val="00FC20EC"/>
    <w:rsid w:val="00FC2115"/>
    <w:rsid w:val="00FC2639"/>
    <w:rsid w:val="00FC2D61"/>
    <w:rsid w:val="00FC346F"/>
    <w:rsid w:val="00FC3ABF"/>
    <w:rsid w:val="00FC3D82"/>
    <w:rsid w:val="00FC3EC5"/>
    <w:rsid w:val="00FC3F77"/>
    <w:rsid w:val="00FC410F"/>
    <w:rsid w:val="00FC4209"/>
    <w:rsid w:val="00FC4369"/>
    <w:rsid w:val="00FC4541"/>
    <w:rsid w:val="00FC4558"/>
    <w:rsid w:val="00FC4571"/>
    <w:rsid w:val="00FC4AF4"/>
    <w:rsid w:val="00FC4D52"/>
    <w:rsid w:val="00FC4E57"/>
    <w:rsid w:val="00FC4E73"/>
    <w:rsid w:val="00FC504D"/>
    <w:rsid w:val="00FC5376"/>
    <w:rsid w:val="00FC55C7"/>
    <w:rsid w:val="00FC5AE6"/>
    <w:rsid w:val="00FC5D57"/>
    <w:rsid w:val="00FC5D91"/>
    <w:rsid w:val="00FC60E3"/>
    <w:rsid w:val="00FC6B8F"/>
    <w:rsid w:val="00FC6E2C"/>
    <w:rsid w:val="00FC6F45"/>
    <w:rsid w:val="00FC7082"/>
    <w:rsid w:val="00FC713C"/>
    <w:rsid w:val="00FC726B"/>
    <w:rsid w:val="00FC72D2"/>
    <w:rsid w:val="00FC7384"/>
    <w:rsid w:val="00FC73B5"/>
    <w:rsid w:val="00FC7403"/>
    <w:rsid w:val="00FC748E"/>
    <w:rsid w:val="00FC752C"/>
    <w:rsid w:val="00FC754A"/>
    <w:rsid w:val="00FC7842"/>
    <w:rsid w:val="00FC7AE5"/>
    <w:rsid w:val="00FC7B57"/>
    <w:rsid w:val="00FC7C1B"/>
    <w:rsid w:val="00FC7C93"/>
    <w:rsid w:val="00FC7CF3"/>
    <w:rsid w:val="00FC7F14"/>
    <w:rsid w:val="00FD028E"/>
    <w:rsid w:val="00FD035B"/>
    <w:rsid w:val="00FD08BD"/>
    <w:rsid w:val="00FD0973"/>
    <w:rsid w:val="00FD0BA3"/>
    <w:rsid w:val="00FD0DA0"/>
    <w:rsid w:val="00FD0E30"/>
    <w:rsid w:val="00FD0E53"/>
    <w:rsid w:val="00FD1581"/>
    <w:rsid w:val="00FD1636"/>
    <w:rsid w:val="00FD17FA"/>
    <w:rsid w:val="00FD1A31"/>
    <w:rsid w:val="00FD1C17"/>
    <w:rsid w:val="00FD1C2A"/>
    <w:rsid w:val="00FD1D04"/>
    <w:rsid w:val="00FD2201"/>
    <w:rsid w:val="00FD2311"/>
    <w:rsid w:val="00FD23D3"/>
    <w:rsid w:val="00FD2579"/>
    <w:rsid w:val="00FD2867"/>
    <w:rsid w:val="00FD293F"/>
    <w:rsid w:val="00FD2DFA"/>
    <w:rsid w:val="00FD2F79"/>
    <w:rsid w:val="00FD3497"/>
    <w:rsid w:val="00FD38F8"/>
    <w:rsid w:val="00FD3A58"/>
    <w:rsid w:val="00FD3C74"/>
    <w:rsid w:val="00FD3DE6"/>
    <w:rsid w:val="00FD3E93"/>
    <w:rsid w:val="00FD4000"/>
    <w:rsid w:val="00FD4601"/>
    <w:rsid w:val="00FD4807"/>
    <w:rsid w:val="00FD4B0B"/>
    <w:rsid w:val="00FD4B97"/>
    <w:rsid w:val="00FD51D5"/>
    <w:rsid w:val="00FD5265"/>
    <w:rsid w:val="00FD55BA"/>
    <w:rsid w:val="00FD5AB1"/>
    <w:rsid w:val="00FD5CAC"/>
    <w:rsid w:val="00FD5D2A"/>
    <w:rsid w:val="00FD5D76"/>
    <w:rsid w:val="00FD5F5D"/>
    <w:rsid w:val="00FD659A"/>
    <w:rsid w:val="00FD659C"/>
    <w:rsid w:val="00FD6604"/>
    <w:rsid w:val="00FD6829"/>
    <w:rsid w:val="00FD6851"/>
    <w:rsid w:val="00FD6C4D"/>
    <w:rsid w:val="00FD7059"/>
    <w:rsid w:val="00FD70A4"/>
    <w:rsid w:val="00FD76A8"/>
    <w:rsid w:val="00FD7BC1"/>
    <w:rsid w:val="00FD7BD8"/>
    <w:rsid w:val="00FD7C30"/>
    <w:rsid w:val="00FD7DE1"/>
    <w:rsid w:val="00FE030A"/>
    <w:rsid w:val="00FE0321"/>
    <w:rsid w:val="00FE043D"/>
    <w:rsid w:val="00FE0705"/>
    <w:rsid w:val="00FE07B1"/>
    <w:rsid w:val="00FE0905"/>
    <w:rsid w:val="00FE0A94"/>
    <w:rsid w:val="00FE0BDC"/>
    <w:rsid w:val="00FE0BE8"/>
    <w:rsid w:val="00FE0C8F"/>
    <w:rsid w:val="00FE0E4E"/>
    <w:rsid w:val="00FE0EE2"/>
    <w:rsid w:val="00FE1070"/>
    <w:rsid w:val="00FE11F6"/>
    <w:rsid w:val="00FE164A"/>
    <w:rsid w:val="00FE18D5"/>
    <w:rsid w:val="00FE1AD5"/>
    <w:rsid w:val="00FE1B18"/>
    <w:rsid w:val="00FE1BD8"/>
    <w:rsid w:val="00FE1D5D"/>
    <w:rsid w:val="00FE1F28"/>
    <w:rsid w:val="00FE1FF7"/>
    <w:rsid w:val="00FE2066"/>
    <w:rsid w:val="00FE2169"/>
    <w:rsid w:val="00FE219D"/>
    <w:rsid w:val="00FE2251"/>
    <w:rsid w:val="00FE237C"/>
    <w:rsid w:val="00FE25F6"/>
    <w:rsid w:val="00FE2718"/>
    <w:rsid w:val="00FE2984"/>
    <w:rsid w:val="00FE2C08"/>
    <w:rsid w:val="00FE2D2D"/>
    <w:rsid w:val="00FE2DCF"/>
    <w:rsid w:val="00FE30FC"/>
    <w:rsid w:val="00FE3261"/>
    <w:rsid w:val="00FE33A6"/>
    <w:rsid w:val="00FE3464"/>
    <w:rsid w:val="00FE3793"/>
    <w:rsid w:val="00FE3C7A"/>
    <w:rsid w:val="00FE42F3"/>
    <w:rsid w:val="00FE43F0"/>
    <w:rsid w:val="00FE457D"/>
    <w:rsid w:val="00FE476E"/>
    <w:rsid w:val="00FE4CE3"/>
    <w:rsid w:val="00FE54A9"/>
    <w:rsid w:val="00FE5C9D"/>
    <w:rsid w:val="00FE5F28"/>
    <w:rsid w:val="00FE601A"/>
    <w:rsid w:val="00FE61F1"/>
    <w:rsid w:val="00FE6734"/>
    <w:rsid w:val="00FE697E"/>
    <w:rsid w:val="00FE6B81"/>
    <w:rsid w:val="00FE6F29"/>
    <w:rsid w:val="00FE7087"/>
    <w:rsid w:val="00FE719C"/>
    <w:rsid w:val="00FE720C"/>
    <w:rsid w:val="00FE7581"/>
    <w:rsid w:val="00FE7A2F"/>
    <w:rsid w:val="00FE7A5D"/>
    <w:rsid w:val="00FE7AD2"/>
    <w:rsid w:val="00FE7B0D"/>
    <w:rsid w:val="00FE7DD8"/>
    <w:rsid w:val="00FE7DE4"/>
    <w:rsid w:val="00FF0014"/>
    <w:rsid w:val="00FF0405"/>
    <w:rsid w:val="00FF0746"/>
    <w:rsid w:val="00FF0982"/>
    <w:rsid w:val="00FF0ADE"/>
    <w:rsid w:val="00FF0B2D"/>
    <w:rsid w:val="00FF0BDB"/>
    <w:rsid w:val="00FF0C57"/>
    <w:rsid w:val="00FF0FD2"/>
    <w:rsid w:val="00FF193A"/>
    <w:rsid w:val="00FF20C3"/>
    <w:rsid w:val="00FF21EE"/>
    <w:rsid w:val="00FF227A"/>
    <w:rsid w:val="00FF2494"/>
    <w:rsid w:val="00FF24A5"/>
    <w:rsid w:val="00FF2512"/>
    <w:rsid w:val="00FF25F6"/>
    <w:rsid w:val="00FF2865"/>
    <w:rsid w:val="00FF2AAD"/>
    <w:rsid w:val="00FF2C51"/>
    <w:rsid w:val="00FF3051"/>
    <w:rsid w:val="00FF3158"/>
    <w:rsid w:val="00FF3182"/>
    <w:rsid w:val="00FF33D1"/>
    <w:rsid w:val="00FF3746"/>
    <w:rsid w:val="00FF37D4"/>
    <w:rsid w:val="00FF381E"/>
    <w:rsid w:val="00FF3901"/>
    <w:rsid w:val="00FF3D26"/>
    <w:rsid w:val="00FF3DD8"/>
    <w:rsid w:val="00FF3DE7"/>
    <w:rsid w:val="00FF40FC"/>
    <w:rsid w:val="00FF4929"/>
    <w:rsid w:val="00FF4AE5"/>
    <w:rsid w:val="00FF4B0E"/>
    <w:rsid w:val="00FF4C2F"/>
    <w:rsid w:val="00FF4EA5"/>
    <w:rsid w:val="00FF4EA6"/>
    <w:rsid w:val="00FF4F27"/>
    <w:rsid w:val="00FF5895"/>
    <w:rsid w:val="00FF58E6"/>
    <w:rsid w:val="00FF591C"/>
    <w:rsid w:val="00FF5E51"/>
    <w:rsid w:val="00FF5F11"/>
    <w:rsid w:val="00FF5F7F"/>
    <w:rsid w:val="00FF600E"/>
    <w:rsid w:val="00FF67B4"/>
    <w:rsid w:val="00FF6926"/>
    <w:rsid w:val="00FF69AA"/>
    <w:rsid w:val="00FF6B5F"/>
    <w:rsid w:val="00FF6B66"/>
    <w:rsid w:val="00FF6BE4"/>
    <w:rsid w:val="00FF6C6A"/>
    <w:rsid w:val="00FF6D84"/>
    <w:rsid w:val="00FF6DB0"/>
    <w:rsid w:val="00FF6EA1"/>
    <w:rsid w:val="00FF71ED"/>
    <w:rsid w:val="00FF722E"/>
    <w:rsid w:val="00FF75B0"/>
    <w:rsid w:val="00FF7AF1"/>
    <w:rsid w:val="00FF7D41"/>
    <w:rsid w:val="00FF7FC4"/>
    <w:rsid w:val="03EAA75E"/>
    <w:rsid w:val="0568595D"/>
    <w:rsid w:val="083AB6CB"/>
    <w:rsid w:val="0854D9DF"/>
    <w:rsid w:val="09156401"/>
    <w:rsid w:val="0950DAB4"/>
    <w:rsid w:val="0BF01D2A"/>
    <w:rsid w:val="0C4F7B30"/>
    <w:rsid w:val="0C7194F8"/>
    <w:rsid w:val="0C9C7CB3"/>
    <w:rsid w:val="0D64ADEC"/>
    <w:rsid w:val="0E13E763"/>
    <w:rsid w:val="0F15DA71"/>
    <w:rsid w:val="10BB7247"/>
    <w:rsid w:val="11873846"/>
    <w:rsid w:val="119CAF78"/>
    <w:rsid w:val="1402030A"/>
    <w:rsid w:val="1429C3D8"/>
    <w:rsid w:val="17686A04"/>
    <w:rsid w:val="176A1959"/>
    <w:rsid w:val="17F4EDAD"/>
    <w:rsid w:val="18A9255E"/>
    <w:rsid w:val="1A07AAF8"/>
    <w:rsid w:val="1A23C6CD"/>
    <w:rsid w:val="1BABBBC7"/>
    <w:rsid w:val="1C169D07"/>
    <w:rsid w:val="1E36402E"/>
    <w:rsid w:val="1E42A66A"/>
    <w:rsid w:val="1EAAC88A"/>
    <w:rsid w:val="1F88261D"/>
    <w:rsid w:val="204BCD86"/>
    <w:rsid w:val="21577D2E"/>
    <w:rsid w:val="245B77C5"/>
    <w:rsid w:val="25BBCC18"/>
    <w:rsid w:val="25C913D8"/>
    <w:rsid w:val="25CBDE90"/>
    <w:rsid w:val="2670F6F9"/>
    <w:rsid w:val="26E4052E"/>
    <w:rsid w:val="2733DB4A"/>
    <w:rsid w:val="27E1C0ED"/>
    <w:rsid w:val="29DFC2BD"/>
    <w:rsid w:val="2C5BC988"/>
    <w:rsid w:val="2DED6B6B"/>
    <w:rsid w:val="2F5EB5EF"/>
    <w:rsid w:val="2F6F8447"/>
    <w:rsid w:val="2FA3C070"/>
    <w:rsid w:val="313EA16B"/>
    <w:rsid w:val="31A27711"/>
    <w:rsid w:val="32815F4A"/>
    <w:rsid w:val="34330312"/>
    <w:rsid w:val="3586363F"/>
    <w:rsid w:val="36BE5890"/>
    <w:rsid w:val="373C47AE"/>
    <w:rsid w:val="38E3B121"/>
    <w:rsid w:val="3D399F82"/>
    <w:rsid w:val="3F5850A3"/>
    <w:rsid w:val="422C0776"/>
    <w:rsid w:val="42EACD3E"/>
    <w:rsid w:val="42F86376"/>
    <w:rsid w:val="43877F32"/>
    <w:rsid w:val="43F94719"/>
    <w:rsid w:val="44B8698E"/>
    <w:rsid w:val="44D5B5C6"/>
    <w:rsid w:val="454F8EC1"/>
    <w:rsid w:val="46FA5ECF"/>
    <w:rsid w:val="47EB5350"/>
    <w:rsid w:val="4816438A"/>
    <w:rsid w:val="49922AF3"/>
    <w:rsid w:val="49C9D237"/>
    <w:rsid w:val="4A438B6C"/>
    <w:rsid w:val="4BE504E7"/>
    <w:rsid w:val="4D619AFC"/>
    <w:rsid w:val="4EEFF409"/>
    <w:rsid w:val="4FFAB8F4"/>
    <w:rsid w:val="505D52BF"/>
    <w:rsid w:val="506F1E48"/>
    <w:rsid w:val="50914D73"/>
    <w:rsid w:val="509A3D8A"/>
    <w:rsid w:val="509A6439"/>
    <w:rsid w:val="5264ACFB"/>
    <w:rsid w:val="53933A37"/>
    <w:rsid w:val="542DB7F1"/>
    <w:rsid w:val="546C9290"/>
    <w:rsid w:val="55619EC6"/>
    <w:rsid w:val="559243D3"/>
    <w:rsid w:val="55A6F53E"/>
    <w:rsid w:val="56E7780B"/>
    <w:rsid w:val="58056B45"/>
    <w:rsid w:val="583345FF"/>
    <w:rsid w:val="5A2F61C5"/>
    <w:rsid w:val="5B7F95AC"/>
    <w:rsid w:val="5CDC60BB"/>
    <w:rsid w:val="5D78E599"/>
    <w:rsid w:val="5E9144B1"/>
    <w:rsid w:val="5F5ABDF4"/>
    <w:rsid w:val="5FD679A0"/>
    <w:rsid w:val="602CF59C"/>
    <w:rsid w:val="61CB9F7E"/>
    <w:rsid w:val="620C3379"/>
    <w:rsid w:val="6470286F"/>
    <w:rsid w:val="64D791BF"/>
    <w:rsid w:val="667209EF"/>
    <w:rsid w:val="6761DF23"/>
    <w:rsid w:val="68F09280"/>
    <w:rsid w:val="69081311"/>
    <w:rsid w:val="694C4D16"/>
    <w:rsid w:val="69E99E6A"/>
    <w:rsid w:val="6A58900F"/>
    <w:rsid w:val="6BBF35CA"/>
    <w:rsid w:val="6C3DD9BF"/>
    <w:rsid w:val="6D1E453E"/>
    <w:rsid w:val="711FCE4A"/>
    <w:rsid w:val="71586932"/>
    <w:rsid w:val="7339D4A7"/>
    <w:rsid w:val="7341BC68"/>
    <w:rsid w:val="7508AB6D"/>
    <w:rsid w:val="759DF86D"/>
    <w:rsid w:val="76A658A9"/>
    <w:rsid w:val="7785E144"/>
    <w:rsid w:val="77C30FA7"/>
    <w:rsid w:val="77EF1ACE"/>
    <w:rsid w:val="782BE20F"/>
    <w:rsid w:val="787DE6E7"/>
    <w:rsid w:val="78CAD402"/>
    <w:rsid w:val="7C1DAD71"/>
    <w:rsid w:val="7F31C83B"/>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5A3D6"/>
  <w15:chartTrackingRefBased/>
  <w15:docId w15:val="{7D9C769E-669E-4B99-9767-0C1B9563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uiPriority="9" w:qFormat="1"/>
    <w:lsdException w:name="heading 7" w:uiPriority="9" w:qFormat="1"/>
    <w:lsdException w:name="heading 8" w:uiPriority="9"/>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B34FF"/>
    <w:pPr>
      <w:widowControl w:val="0"/>
      <w:spacing w:after="0" w:line="240" w:lineRule="auto"/>
      <w:jc w:val="both"/>
    </w:pPr>
  </w:style>
  <w:style w:type="paragraph" w:styleId="Ttulo1">
    <w:name w:val="heading 1"/>
    <w:next w:val="Para0"/>
    <w:link w:val="Ttulo1Car"/>
    <w:uiPriority w:val="4"/>
    <w:qFormat/>
    <w:rsid w:val="00014779"/>
    <w:pPr>
      <w:keepNext/>
      <w:keepLines/>
      <w:pageBreakBefore/>
      <w:framePr w:w="9072" w:wrap="notBeside" w:vAnchor="text" w:hAnchor="page" w:xAlign="center" w:y="1"/>
      <w:numPr>
        <w:numId w:val="7"/>
      </w:numPr>
      <w:pBdr>
        <w:top w:val="single" w:sz="48" w:space="30" w:color="FFFFFF" w:themeColor="accent2"/>
        <w:left w:val="single" w:sz="48" w:space="5" w:color="FFFFFF" w:themeColor="accent2"/>
        <w:bottom w:val="single" w:sz="48" w:space="5" w:color="FFFFFF" w:themeColor="accent2"/>
        <w:right w:val="single" w:sz="24" w:space="5" w:color="FFFFFF" w:themeColor="accent2"/>
      </w:pBdr>
      <w:shd w:val="clear" w:color="auto" w:fill="FFFFFF" w:themeFill="accent2"/>
      <w:spacing w:after="600" w:line="720" w:lineRule="exact"/>
      <w:outlineLvl w:val="0"/>
    </w:pPr>
    <w:rPr>
      <w:rFonts w:asciiTheme="majorHAnsi" w:eastAsiaTheme="majorEastAsia" w:hAnsiTheme="majorHAnsi" w:cstheme="majorBidi"/>
      <w:b/>
      <w:color w:val="4E81BD" w:themeColor="accent5"/>
      <w:sz w:val="56"/>
      <w:szCs w:val="32"/>
    </w:rPr>
  </w:style>
  <w:style w:type="paragraph" w:styleId="Ttulo2">
    <w:name w:val="heading 2"/>
    <w:next w:val="Para0"/>
    <w:link w:val="Ttulo2Car"/>
    <w:uiPriority w:val="7"/>
    <w:qFormat/>
    <w:rsid w:val="00014779"/>
    <w:pPr>
      <w:keepNext/>
      <w:numPr>
        <w:ilvl w:val="1"/>
        <w:numId w:val="7"/>
      </w:numPr>
      <w:spacing w:before="440" w:after="240" w:line="320" w:lineRule="exact"/>
      <w:outlineLvl w:val="1"/>
    </w:pPr>
    <w:rPr>
      <w:rFonts w:eastAsiaTheme="majorEastAsia" w:cstheme="majorBidi"/>
      <w:b/>
      <w:color w:val="4E81BD" w:themeColor="accent1"/>
      <w:sz w:val="24"/>
      <w:szCs w:val="26"/>
    </w:rPr>
  </w:style>
  <w:style w:type="paragraph" w:styleId="Ttulo3">
    <w:name w:val="heading 3"/>
    <w:next w:val="Para0"/>
    <w:link w:val="Ttulo3Car"/>
    <w:uiPriority w:val="9"/>
    <w:qFormat/>
    <w:rsid w:val="00014779"/>
    <w:pPr>
      <w:keepNext/>
      <w:keepLines/>
      <w:numPr>
        <w:ilvl w:val="2"/>
        <w:numId w:val="7"/>
      </w:numPr>
      <w:spacing w:before="280" w:after="180" w:line="280" w:lineRule="exact"/>
      <w:outlineLvl w:val="2"/>
    </w:pPr>
    <w:rPr>
      <w:rFonts w:eastAsiaTheme="majorEastAsia" w:cstheme="majorBidi"/>
      <w:b/>
      <w:i/>
      <w:color w:val="000000" w:themeColor="text1"/>
      <w:szCs w:val="24"/>
    </w:rPr>
  </w:style>
  <w:style w:type="paragraph" w:styleId="Ttulo4">
    <w:name w:val="heading 4"/>
    <w:next w:val="Para0"/>
    <w:link w:val="Ttulo4Car"/>
    <w:uiPriority w:val="9"/>
    <w:qFormat/>
    <w:rsid w:val="00014779"/>
    <w:pPr>
      <w:keepNext/>
      <w:keepLines/>
      <w:numPr>
        <w:ilvl w:val="3"/>
        <w:numId w:val="7"/>
      </w:numPr>
      <w:spacing w:before="240" w:after="180" w:line="280" w:lineRule="exact"/>
      <w:outlineLvl w:val="3"/>
    </w:pPr>
    <w:rPr>
      <w:rFonts w:eastAsiaTheme="majorEastAsia" w:cstheme="majorBidi"/>
      <w:i/>
      <w:iCs/>
      <w:color w:val="3F3F3F" w:themeColor="text2"/>
    </w:rPr>
  </w:style>
  <w:style w:type="paragraph" w:styleId="Ttulo5">
    <w:name w:val="heading 5"/>
    <w:next w:val="Para0"/>
    <w:link w:val="Ttulo5Car"/>
    <w:uiPriority w:val="9"/>
    <w:qFormat/>
    <w:rsid w:val="00014779"/>
    <w:pPr>
      <w:keepNext/>
      <w:keepLines/>
      <w:numPr>
        <w:ilvl w:val="4"/>
        <w:numId w:val="7"/>
      </w:numPr>
      <w:spacing w:before="240" w:after="180" w:line="260" w:lineRule="exact"/>
      <w:outlineLvl w:val="4"/>
    </w:pPr>
    <w:rPr>
      <w:rFonts w:eastAsiaTheme="majorEastAsia" w:cstheme="majorBidi"/>
      <w:b/>
      <w:color w:val="000000" w:themeColor="text1"/>
      <w:sz w:val="20"/>
    </w:rPr>
  </w:style>
  <w:style w:type="paragraph" w:styleId="Ttulo6">
    <w:name w:val="heading 6"/>
    <w:aliases w:val="Part"/>
    <w:next w:val="Ttulo1"/>
    <w:link w:val="Ttulo6Car"/>
    <w:uiPriority w:val="3"/>
    <w:qFormat/>
    <w:rsid w:val="00014779"/>
    <w:pPr>
      <w:keepNext/>
      <w:pageBreakBefore/>
      <w:framePr w:w="7938" w:h="13325" w:hRule="exact" w:wrap="notBeside" w:vAnchor="page" w:hAnchor="page" w:xAlign="center" w:yAlign="center"/>
      <w:numPr>
        <w:ilvl w:val="5"/>
        <w:numId w:val="7"/>
      </w:numPr>
      <w:pBdr>
        <w:top w:val="single" w:sz="48" w:space="30" w:color="FFFFFF" w:themeColor="accent2"/>
        <w:left w:val="single" w:sz="48" w:space="30" w:color="FFFFFF" w:themeColor="accent2"/>
        <w:bottom w:val="single" w:sz="48" w:space="30" w:color="FFFFFF" w:themeColor="accent2"/>
        <w:right w:val="single" w:sz="48" w:space="30" w:color="FFFFFF" w:themeColor="accent2"/>
      </w:pBdr>
      <w:shd w:val="clear" w:color="auto" w:fill="FFFFFF" w:themeFill="accent2"/>
      <w:spacing w:after="720"/>
      <w:outlineLvl w:val="5"/>
    </w:pPr>
    <w:rPr>
      <w:rFonts w:asciiTheme="majorHAnsi" w:eastAsiaTheme="majorEastAsia" w:hAnsiTheme="majorHAnsi" w:cstheme="majorBidi"/>
      <w:b/>
      <w:color w:val="4E81BD" w:themeColor="accent5"/>
      <w:sz w:val="72"/>
    </w:rPr>
  </w:style>
  <w:style w:type="paragraph" w:styleId="Ttulo7">
    <w:name w:val="heading 7"/>
    <w:aliases w:val="Doc AnnX"/>
    <w:basedOn w:val="Ttulo9"/>
    <w:next w:val="Para0"/>
    <w:link w:val="Ttulo7Car"/>
    <w:uiPriority w:val="19"/>
    <w:qFormat/>
    <w:rsid w:val="00014779"/>
    <w:pPr>
      <w:numPr>
        <w:ilvl w:val="6"/>
      </w:numPr>
      <w:spacing w:after="1500" w:line="600" w:lineRule="exact"/>
      <w:outlineLvl w:val="6"/>
    </w:pPr>
  </w:style>
  <w:style w:type="paragraph" w:styleId="Ttulo8">
    <w:name w:val="heading 8"/>
    <w:aliases w:val="Part AnnX"/>
    <w:next w:val="Para0"/>
    <w:link w:val="Ttulo8Car"/>
    <w:uiPriority w:val="9"/>
    <w:rsid w:val="00B06D82"/>
    <w:pPr>
      <w:keepNext/>
      <w:pageBreakBefore/>
      <w:numPr>
        <w:ilvl w:val="7"/>
        <w:numId w:val="7"/>
      </w:numPr>
      <w:spacing w:before="1200" w:after="720"/>
      <w:jc w:val="center"/>
      <w:outlineLvl w:val="7"/>
    </w:pPr>
    <w:rPr>
      <w:rFonts w:asciiTheme="majorHAnsi" w:eastAsiaTheme="majorEastAsia" w:hAnsiTheme="majorHAnsi" w:cstheme="majorBidi"/>
      <w:b/>
      <w:color w:val="4E81BD" w:themeColor="accent1"/>
      <w:sz w:val="28"/>
      <w:szCs w:val="21"/>
    </w:rPr>
  </w:style>
  <w:style w:type="paragraph" w:styleId="Ttulo9">
    <w:name w:val="heading 9"/>
    <w:aliases w:val="Chap AnnX"/>
    <w:next w:val="Para0"/>
    <w:link w:val="Ttulo9Car"/>
    <w:uiPriority w:val="20"/>
    <w:qFormat/>
    <w:rsid w:val="00014779"/>
    <w:pPr>
      <w:keepNext/>
      <w:pageBreakBefore/>
      <w:numPr>
        <w:ilvl w:val="8"/>
        <w:numId w:val="7"/>
      </w:numPr>
      <w:spacing w:after="960" w:line="520" w:lineRule="exact"/>
      <w:outlineLvl w:val="8"/>
    </w:pPr>
    <w:rPr>
      <w:rFonts w:asciiTheme="majorHAnsi" w:eastAsiaTheme="majorEastAsia" w:hAnsiTheme="majorHAnsi" w:cstheme="majorBidi"/>
      <w:b/>
      <w:iCs/>
      <w:color w:val="4E81BD" w:themeColor="accent1"/>
      <w:sz w:val="4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0">
    <w:name w:val="Para"/>
    <w:link w:val="ParaChar"/>
    <w:uiPriority w:val="4"/>
    <w:qFormat/>
    <w:rsid w:val="00014779"/>
    <w:pPr>
      <w:spacing w:before="120" w:after="120" w:line="260" w:lineRule="atLeast"/>
      <w:jc w:val="both"/>
    </w:pPr>
    <w:rPr>
      <w:color w:val="000000" w:themeColor="text1"/>
      <w:sz w:val="20"/>
    </w:rPr>
  </w:style>
  <w:style w:type="paragraph" w:styleId="Ttulo">
    <w:name w:val="Title"/>
    <w:next w:val="Para0"/>
    <w:link w:val="TtuloCar"/>
    <w:qFormat/>
    <w:rsid w:val="00014779"/>
    <w:pPr>
      <w:keepNext/>
      <w:keepLines/>
      <w:pageBreakBefore/>
      <w:spacing w:after="2000" w:line="840" w:lineRule="exact"/>
      <w:outlineLvl w:val="0"/>
    </w:pPr>
    <w:rPr>
      <w:rFonts w:asciiTheme="majorHAnsi" w:eastAsiaTheme="majorEastAsia" w:hAnsiTheme="majorHAnsi" w:cstheme="majorBidi"/>
      <w:b/>
      <w:color w:val="4E81BD" w:themeColor="accent1"/>
      <w:sz w:val="72"/>
      <w:szCs w:val="56"/>
    </w:rPr>
  </w:style>
  <w:style w:type="character" w:customStyle="1" w:styleId="ParaChar">
    <w:name w:val="Para Char"/>
    <w:basedOn w:val="Fuentedeprrafopredeter"/>
    <w:link w:val="Para0"/>
    <w:uiPriority w:val="4"/>
    <w:rsid w:val="00014779"/>
    <w:rPr>
      <w:color w:val="000000" w:themeColor="text1"/>
      <w:sz w:val="20"/>
    </w:rPr>
  </w:style>
  <w:style w:type="character" w:customStyle="1" w:styleId="TtuloCar">
    <w:name w:val="Título Car"/>
    <w:basedOn w:val="Fuentedeprrafopredeter"/>
    <w:link w:val="Ttulo"/>
    <w:rsid w:val="00014779"/>
    <w:rPr>
      <w:rFonts w:asciiTheme="majorHAnsi" w:eastAsiaTheme="majorEastAsia" w:hAnsiTheme="majorHAnsi" w:cstheme="majorBidi"/>
      <w:b/>
      <w:color w:val="4E81BD" w:themeColor="accent1"/>
      <w:sz w:val="72"/>
      <w:szCs w:val="56"/>
    </w:rPr>
  </w:style>
  <w:style w:type="character" w:customStyle="1" w:styleId="Ttulo1Car">
    <w:name w:val="Título 1 Car"/>
    <w:basedOn w:val="Fuentedeprrafopredeter"/>
    <w:link w:val="Ttulo1"/>
    <w:uiPriority w:val="4"/>
    <w:rsid w:val="00014779"/>
    <w:rPr>
      <w:rFonts w:asciiTheme="majorHAnsi" w:eastAsiaTheme="majorEastAsia" w:hAnsiTheme="majorHAnsi" w:cstheme="majorBidi"/>
      <w:b/>
      <w:color w:val="4E81BD" w:themeColor="accent5"/>
      <w:sz w:val="56"/>
      <w:szCs w:val="32"/>
      <w:shd w:val="clear" w:color="auto" w:fill="FFFFFF" w:themeFill="accent2"/>
    </w:rPr>
  </w:style>
  <w:style w:type="character" w:customStyle="1" w:styleId="Ttulo2Car">
    <w:name w:val="Título 2 Car"/>
    <w:basedOn w:val="Fuentedeprrafopredeter"/>
    <w:link w:val="Ttulo2"/>
    <w:uiPriority w:val="7"/>
    <w:rsid w:val="00014779"/>
    <w:rPr>
      <w:rFonts w:eastAsiaTheme="majorEastAsia" w:cstheme="majorBidi"/>
      <w:b/>
      <w:color w:val="4E81BD" w:themeColor="accent1"/>
      <w:sz w:val="24"/>
      <w:szCs w:val="26"/>
    </w:rPr>
  </w:style>
  <w:style w:type="character" w:customStyle="1" w:styleId="Ttulo3Car">
    <w:name w:val="Título 3 Car"/>
    <w:basedOn w:val="Fuentedeprrafopredeter"/>
    <w:link w:val="Ttulo3"/>
    <w:uiPriority w:val="9"/>
    <w:rsid w:val="00014779"/>
    <w:rPr>
      <w:rFonts w:eastAsiaTheme="majorEastAsia" w:cstheme="majorBidi"/>
      <w:b/>
      <w:i/>
      <w:color w:val="000000" w:themeColor="text1"/>
      <w:szCs w:val="24"/>
    </w:rPr>
  </w:style>
  <w:style w:type="character" w:customStyle="1" w:styleId="Ttulo4Car">
    <w:name w:val="Título 4 Car"/>
    <w:basedOn w:val="Fuentedeprrafopredeter"/>
    <w:link w:val="Ttulo4"/>
    <w:uiPriority w:val="9"/>
    <w:rsid w:val="00014779"/>
    <w:rPr>
      <w:rFonts w:eastAsiaTheme="majorEastAsia" w:cstheme="majorBidi"/>
      <w:i/>
      <w:iCs/>
      <w:color w:val="3F3F3F" w:themeColor="text2"/>
    </w:rPr>
  </w:style>
  <w:style w:type="character" w:customStyle="1" w:styleId="Ttulo5Car">
    <w:name w:val="Título 5 Car"/>
    <w:basedOn w:val="Fuentedeprrafopredeter"/>
    <w:link w:val="Ttulo5"/>
    <w:uiPriority w:val="9"/>
    <w:rsid w:val="00014779"/>
    <w:rPr>
      <w:rFonts w:eastAsiaTheme="majorEastAsia" w:cstheme="majorBidi"/>
      <w:b/>
      <w:color w:val="000000" w:themeColor="text1"/>
      <w:sz w:val="20"/>
    </w:rPr>
  </w:style>
  <w:style w:type="character" w:customStyle="1" w:styleId="Ttulo6Car">
    <w:name w:val="Título 6 Car"/>
    <w:aliases w:val="Part Car"/>
    <w:basedOn w:val="Fuentedeprrafopredeter"/>
    <w:link w:val="Ttulo6"/>
    <w:uiPriority w:val="3"/>
    <w:rsid w:val="00014779"/>
    <w:rPr>
      <w:rFonts w:asciiTheme="majorHAnsi" w:eastAsiaTheme="majorEastAsia" w:hAnsiTheme="majorHAnsi" w:cstheme="majorBidi"/>
      <w:b/>
      <w:color w:val="4E81BD" w:themeColor="accent5"/>
      <w:sz w:val="72"/>
      <w:shd w:val="clear" w:color="auto" w:fill="FFFFFF" w:themeFill="accent2"/>
    </w:rPr>
  </w:style>
  <w:style w:type="character" w:customStyle="1" w:styleId="Ttulo7Car">
    <w:name w:val="Título 7 Car"/>
    <w:aliases w:val="Doc AnnX Car"/>
    <w:basedOn w:val="Fuentedeprrafopredeter"/>
    <w:link w:val="Ttulo7"/>
    <w:uiPriority w:val="19"/>
    <w:rsid w:val="00014779"/>
    <w:rPr>
      <w:rFonts w:asciiTheme="majorHAnsi" w:eastAsiaTheme="majorEastAsia" w:hAnsiTheme="majorHAnsi" w:cstheme="majorBidi"/>
      <w:b/>
      <w:iCs/>
      <w:color w:val="4E81BD" w:themeColor="accent1"/>
      <w:sz w:val="48"/>
      <w:szCs w:val="21"/>
    </w:rPr>
  </w:style>
  <w:style w:type="character" w:customStyle="1" w:styleId="Ttulo8Car">
    <w:name w:val="Título 8 Car"/>
    <w:aliases w:val="Part AnnX Car"/>
    <w:basedOn w:val="Fuentedeprrafopredeter"/>
    <w:link w:val="Ttulo8"/>
    <w:uiPriority w:val="9"/>
    <w:rsid w:val="00B06D82"/>
    <w:rPr>
      <w:rFonts w:asciiTheme="majorHAnsi" w:eastAsiaTheme="majorEastAsia" w:hAnsiTheme="majorHAnsi" w:cstheme="majorBidi"/>
      <w:b/>
      <w:color w:val="4E81BD" w:themeColor="accent1"/>
      <w:sz w:val="28"/>
      <w:szCs w:val="21"/>
    </w:rPr>
  </w:style>
  <w:style w:type="character" w:customStyle="1" w:styleId="Ttulo9Car">
    <w:name w:val="Título 9 Car"/>
    <w:aliases w:val="Chap AnnX Car"/>
    <w:basedOn w:val="Fuentedeprrafopredeter"/>
    <w:link w:val="Ttulo9"/>
    <w:uiPriority w:val="20"/>
    <w:rsid w:val="00014779"/>
    <w:rPr>
      <w:rFonts w:asciiTheme="majorHAnsi" w:eastAsiaTheme="majorEastAsia" w:hAnsiTheme="majorHAnsi" w:cstheme="majorBidi"/>
      <w:b/>
      <w:iCs/>
      <w:color w:val="4E81BD" w:themeColor="accent1"/>
      <w:sz w:val="48"/>
      <w:szCs w:val="21"/>
    </w:rPr>
  </w:style>
  <w:style w:type="paragraph" w:customStyle="1" w:styleId="Title2">
    <w:name w:val="Title 2"/>
    <w:next w:val="Para0"/>
    <w:uiPriority w:val="1"/>
    <w:qFormat/>
    <w:rsid w:val="00014779"/>
    <w:pPr>
      <w:keepNext/>
      <w:spacing w:before="360" w:after="240" w:line="320" w:lineRule="exact"/>
      <w:outlineLvl w:val="1"/>
    </w:pPr>
    <w:rPr>
      <w:rFonts w:eastAsiaTheme="majorEastAsia" w:cstheme="majorBidi"/>
      <w:b/>
      <w:color w:val="4E81BD" w:themeColor="accent1"/>
      <w:sz w:val="24"/>
      <w:szCs w:val="26"/>
    </w:rPr>
  </w:style>
  <w:style w:type="paragraph" w:customStyle="1" w:styleId="Title3">
    <w:name w:val="Title 3"/>
    <w:next w:val="Para0"/>
    <w:uiPriority w:val="2"/>
    <w:qFormat/>
    <w:rsid w:val="00014779"/>
    <w:pPr>
      <w:keepNext/>
      <w:spacing w:before="280" w:after="180" w:line="280" w:lineRule="exact"/>
      <w:outlineLvl w:val="2"/>
    </w:pPr>
    <w:rPr>
      <w:rFonts w:eastAsiaTheme="majorEastAsia" w:cstheme="majorBidi"/>
      <w:b/>
      <w:i/>
      <w:color w:val="000000" w:themeColor="text1"/>
      <w:szCs w:val="24"/>
    </w:rPr>
  </w:style>
  <w:style w:type="paragraph" w:customStyle="1" w:styleId="Abstract">
    <w:name w:val="Abstract"/>
    <w:uiPriority w:val="5"/>
    <w:qFormat/>
    <w:rsid w:val="00014779"/>
    <w:pPr>
      <w:pBdr>
        <w:top w:val="single" w:sz="12" w:space="12" w:color="4E81BD" w:themeColor="accent1"/>
        <w:bottom w:val="single" w:sz="36" w:space="12" w:color="4E81BD" w:themeColor="accent1"/>
      </w:pBdr>
      <w:spacing w:before="3000" w:after="60" w:line="320" w:lineRule="exact"/>
      <w:ind w:left="1247"/>
      <w:contextualSpacing/>
    </w:pPr>
    <w:rPr>
      <w:color w:val="4E81BD" w:themeColor="accent1"/>
      <w:sz w:val="24"/>
    </w:rPr>
  </w:style>
  <w:style w:type="paragraph" w:customStyle="1" w:styleId="Para">
    <w:name w:val="Para #"/>
    <w:uiPriority w:val="4"/>
    <w:qFormat/>
    <w:rsid w:val="00014779"/>
    <w:pPr>
      <w:numPr>
        <w:numId w:val="4"/>
      </w:numPr>
      <w:spacing w:before="120" w:after="120" w:line="260" w:lineRule="atLeast"/>
      <w:jc w:val="both"/>
    </w:pPr>
    <w:rPr>
      <w:sz w:val="20"/>
    </w:rPr>
  </w:style>
  <w:style w:type="paragraph" w:customStyle="1" w:styleId="NumberedList">
    <w:name w:val="Numbered List"/>
    <w:uiPriority w:val="12"/>
    <w:qFormat/>
    <w:rsid w:val="00014779"/>
    <w:pPr>
      <w:numPr>
        <w:numId w:val="5"/>
      </w:numPr>
      <w:spacing w:after="60" w:line="260" w:lineRule="exact"/>
      <w:jc w:val="both"/>
    </w:pPr>
    <w:rPr>
      <w:color w:val="000000" w:themeColor="text1"/>
      <w:sz w:val="20"/>
    </w:rPr>
  </w:style>
  <w:style w:type="paragraph" w:customStyle="1" w:styleId="BulletedList">
    <w:name w:val="Bulleted List"/>
    <w:uiPriority w:val="12"/>
    <w:qFormat/>
    <w:rsid w:val="00014779"/>
    <w:pPr>
      <w:numPr>
        <w:numId w:val="6"/>
      </w:numPr>
      <w:spacing w:after="60" w:line="260" w:lineRule="exact"/>
      <w:jc w:val="both"/>
    </w:pPr>
    <w:rPr>
      <w:color w:val="000000" w:themeColor="text1"/>
      <w:sz w:val="20"/>
    </w:rPr>
  </w:style>
  <w:style w:type="paragraph" w:styleId="Prrafodelista">
    <w:name w:val="List Paragraph"/>
    <w:basedOn w:val="Normal"/>
    <w:uiPriority w:val="34"/>
    <w:semiHidden/>
    <w:rsid w:val="004230BA"/>
    <w:pPr>
      <w:ind w:left="720"/>
      <w:contextualSpacing/>
    </w:pPr>
  </w:style>
  <w:style w:type="paragraph" w:customStyle="1" w:styleId="CaptionSubtitle">
    <w:name w:val="Caption Subtitle"/>
    <w:next w:val="Para0"/>
    <w:qFormat/>
    <w:rsid w:val="00014779"/>
    <w:pPr>
      <w:keepNext/>
      <w:spacing w:after="180" w:line="260" w:lineRule="exact"/>
    </w:pPr>
    <w:rPr>
      <w:rFonts w:asciiTheme="majorHAnsi" w:hAnsiTheme="majorHAnsi"/>
      <w:color w:val="000000" w:themeColor="text1"/>
    </w:rPr>
  </w:style>
  <w:style w:type="paragraph" w:styleId="Descripcin">
    <w:name w:val="caption"/>
    <w:next w:val="CaptionSubtitle"/>
    <w:uiPriority w:val="35"/>
    <w:unhideWhenUsed/>
    <w:rsid w:val="00196642"/>
    <w:pPr>
      <w:keepNext/>
      <w:spacing w:before="360" w:after="180" w:line="280" w:lineRule="exact"/>
    </w:pPr>
    <w:rPr>
      <w:rFonts w:asciiTheme="majorHAnsi" w:hAnsiTheme="majorHAnsi"/>
      <w:b/>
      <w:iCs/>
      <w:color w:val="4E81BD" w:themeColor="accent1"/>
      <w:sz w:val="24"/>
      <w:szCs w:val="18"/>
    </w:rPr>
  </w:style>
  <w:style w:type="paragraph" w:customStyle="1" w:styleId="BoxHeading">
    <w:name w:val="Box Heading"/>
    <w:next w:val="Para0"/>
    <w:uiPriority w:val="11"/>
    <w:qFormat/>
    <w:rsid w:val="00014779"/>
    <w:pPr>
      <w:keepNext/>
      <w:spacing w:before="180" w:after="120"/>
    </w:pPr>
    <w:rPr>
      <w:rFonts w:asciiTheme="majorHAnsi" w:hAnsiTheme="majorHAnsi"/>
      <w:b/>
      <w:color w:val="000000" w:themeColor="text1"/>
    </w:rPr>
  </w:style>
  <w:style w:type="paragraph" w:customStyle="1" w:styleId="Sourcenotes">
    <w:name w:val="Source &amp; notes"/>
    <w:uiPriority w:val="16"/>
    <w:qFormat/>
    <w:rsid w:val="00014779"/>
    <w:pPr>
      <w:keepLines/>
      <w:spacing w:before="120" w:after="360" w:line="220" w:lineRule="exact"/>
      <w:contextualSpacing/>
      <w:jc w:val="both"/>
    </w:pPr>
    <w:rPr>
      <w:rFonts w:asciiTheme="majorHAnsi" w:hAnsiTheme="majorHAnsi"/>
      <w:color w:val="000000" w:themeColor="text1"/>
      <w:sz w:val="18"/>
    </w:rPr>
  </w:style>
  <w:style w:type="paragraph" w:customStyle="1" w:styleId="TableCell">
    <w:name w:val="Table Cell"/>
    <w:basedOn w:val="Normal"/>
    <w:uiPriority w:val="9"/>
    <w:qFormat/>
    <w:rsid w:val="00014779"/>
    <w:pPr>
      <w:spacing w:before="10" w:after="20" w:line="200" w:lineRule="exact"/>
      <w:jc w:val="right"/>
    </w:pPr>
    <w:rPr>
      <w:rFonts w:ascii="Arial Narrow" w:hAnsi="Arial Narrow"/>
      <w:color w:val="000000" w:themeColor="text1"/>
      <w:sz w:val="17"/>
    </w:rPr>
  </w:style>
  <w:style w:type="paragraph" w:customStyle="1" w:styleId="TableRow">
    <w:name w:val="Table Row"/>
    <w:qFormat/>
    <w:rsid w:val="00014779"/>
    <w:pPr>
      <w:spacing w:before="10" w:after="20" w:line="200" w:lineRule="exact"/>
    </w:pPr>
    <w:rPr>
      <w:rFonts w:ascii="Arial Narrow" w:hAnsi="Arial Narrow"/>
      <w:color w:val="000000" w:themeColor="text1"/>
      <w:sz w:val="17"/>
    </w:rPr>
  </w:style>
  <w:style w:type="paragraph" w:customStyle="1" w:styleId="TableColumn">
    <w:name w:val="Table Column"/>
    <w:qFormat/>
    <w:rsid w:val="00014779"/>
    <w:pPr>
      <w:spacing w:before="20" w:after="0" w:line="220" w:lineRule="exact"/>
      <w:jc w:val="center"/>
    </w:pPr>
    <w:rPr>
      <w:rFonts w:ascii="Arial Narrow" w:hAnsi="Arial Narrow"/>
      <w:color w:val="000000" w:themeColor="text1"/>
      <w:sz w:val="18"/>
    </w:rPr>
  </w:style>
  <w:style w:type="paragraph" w:customStyle="1" w:styleId="Quotationshort">
    <w:name w:val="Quotation (short)"/>
    <w:uiPriority w:val="17"/>
    <w:qFormat/>
    <w:rsid w:val="00014779"/>
    <w:pPr>
      <w:spacing w:before="360" w:after="360" w:line="360" w:lineRule="exact"/>
      <w:ind w:left="2268"/>
      <w:jc w:val="both"/>
    </w:pPr>
    <w:rPr>
      <w:rFonts w:asciiTheme="majorHAnsi" w:hAnsiTheme="majorHAnsi"/>
      <w:iCs/>
      <w:color w:val="4E81BD" w:themeColor="accent1"/>
      <w:sz w:val="28"/>
    </w:rPr>
  </w:style>
  <w:style w:type="paragraph" w:styleId="Cita">
    <w:name w:val="Quote"/>
    <w:aliases w:val="Quotation (long)"/>
    <w:basedOn w:val="Normal"/>
    <w:link w:val="CitaCar"/>
    <w:uiPriority w:val="18"/>
    <w:qFormat/>
    <w:rsid w:val="00014779"/>
    <w:pPr>
      <w:widowControl/>
      <w:pBdr>
        <w:left w:val="single" w:sz="18" w:space="4" w:color="7F7F7F" w:themeColor="text1" w:themeTint="80"/>
      </w:pBdr>
      <w:spacing w:before="180" w:after="180"/>
      <w:ind w:left="680" w:right="680"/>
    </w:pPr>
    <w:rPr>
      <w:rFonts w:asciiTheme="majorHAnsi" w:hAnsiTheme="majorHAnsi"/>
      <w:i/>
      <w:iCs/>
      <w:color w:val="000000" w:themeColor="text1"/>
      <w:sz w:val="20"/>
    </w:rPr>
  </w:style>
  <w:style w:type="character" w:customStyle="1" w:styleId="CitaCar">
    <w:name w:val="Cita Car"/>
    <w:aliases w:val="Quotation (long) Car"/>
    <w:basedOn w:val="Fuentedeprrafopredeter"/>
    <w:link w:val="Cita"/>
    <w:uiPriority w:val="18"/>
    <w:rsid w:val="00014779"/>
    <w:rPr>
      <w:rFonts w:asciiTheme="majorHAnsi" w:hAnsiTheme="majorHAnsi"/>
      <w:i/>
      <w:iCs/>
      <w:color w:val="000000" w:themeColor="text1"/>
      <w:sz w:val="20"/>
    </w:rPr>
  </w:style>
  <w:style w:type="paragraph" w:customStyle="1" w:styleId="AnnexH2">
    <w:name w:val="Annex H2"/>
    <w:next w:val="Para0"/>
    <w:uiPriority w:val="21"/>
    <w:qFormat/>
    <w:rsid w:val="00014779"/>
    <w:pPr>
      <w:keepNext/>
      <w:spacing w:before="360" w:after="240" w:line="320" w:lineRule="exact"/>
      <w:outlineLvl w:val="2"/>
    </w:pPr>
    <w:rPr>
      <w:b/>
      <w:color w:val="4E81BD" w:themeColor="accent1"/>
      <w:sz w:val="24"/>
    </w:rPr>
  </w:style>
  <w:style w:type="paragraph" w:customStyle="1" w:styleId="AnnexH3">
    <w:name w:val="Annex H3"/>
    <w:next w:val="Para0"/>
    <w:uiPriority w:val="21"/>
    <w:qFormat/>
    <w:rsid w:val="00014779"/>
    <w:pPr>
      <w:keepNext/>
      <w:keepLines/>
      <w:spacing w:before="280" w:after="180" w:line="280" w:lineRule="exact"/>
      <w:outlineLvl w:val="3"/>
    </w:pPr>
    <w:rPr>
      <w:b/>
      <w:i/>
      <w:color w:val="3F3F3F" w:themeColor="text2"/>
    </w:rPr>
  </w:style>
  <w:style w:type="paragraph" w:customStyle="1" w:styleId="Disclaimer">
    <w:name w:val="Disclaimer"/>
    <w:basedOn w:val="Para0"/>
    <w:rsid w:val="00326CAE"/>
    <w:pPr>
      <w:pBdr>
        <w:top w:val="single" w:sz="4" w:space="6" w:color="auto"/>
      </w:pBdr>
      <w:spacing w:before="0" w:line="220" w:lineRule="exact"/>
    </w:pPr>
    <w:rPr>
      <w:sz w:val="18"/>
    </w:rPr>
  </w:style>
  <w:style w:type="paragraph" w:customStyle="1" w:styleId="Action">
    <w:name w:val="Action"/>
    <w:basedOn w:val="Para0"/>
    <w:next w:val="Ttulo2"/>
    <w:rsid w:val="00326CAE"/>
    <w:rPr>
      <w:u w:val="single"/>
    </w:rPr>
  </w:style>
  <w:style w:type="paragraph" w:customStyle="1" w:styleId="Annotation">
    <w:name w:val="Annotation"/>
    <w:basedOn w:val="Normal"/>
    <w:rsid w:val="004243B4"/>
    <w:pPr>
      <w:numPr>
        <w:numId w:val="1"/>
      </w:numPr>
      <w:pBdr>
        <w:bottom w:val="single" w:sz="4" w:space="10" w:color="auto"/>
      </w:pBdr>
      <w:spacing w:before="120" w:after="120"/>
      <w:ind w:left="981" w:hanging="414"/>
      <w:jc w:val="left"/>
    </w:pPr>
  </w:style>
  <w:style w:type="paragraph" w:styleId="Bibliografa">
    <w:name w:val="Bibliography"/>
    <w:basedOn w:val="Normal"/>
    <w:next w:val="Normal"/>
    <w:uiPriority w:val="37"/>
    <w:unhideWhenUsed/>
    <w:rsid w:val="00033E50"/>
    <w:pPr>
      <w:spacing w:after="60" w:line="260" w:lineRule="exact"/>
      <w:ind w:left="284" w:hanging="284"/>
      <w:jc w:val="left"/>
    </w:pPr>
    <w:rPr>
      <w:sz w:val="20"/>
    </w:rPr>
  </w:style>
  <w:style w:type="paragraph" w:customStyle="1" w:styleId="Break">
    <w:name w:val="Break"/>
    <w:basedOn w:val="Normal"/>
    <w:next w:val="Time"/>
    <w:rsid w:val="00CA2765"/>
    <w:pPr>
      <w:pBdr>
        <w:top w:val="single" w:sz="4" w:space="4" w:color="auto"/>
        <w:bottom w:val="single" w:sz="4" w:space="4" w:color="auto"/>
      </w:pBdr>
      <w:shd w:val="pct5" w:color="auto" w:fill="auto"/>
      <w:jc w:val="center"/>
    </w:pPr>
    <w:rPr>
      <w:i/>
    </w:rPr>
  </w:style>
  <w:style w:type="paragraph" w:customStyle="1" w:styleId="Time">
    <w:name w:val="Time"/>
    <w:basedOn w:val="Normal"/>
    <w:next w:val="Para0"/>
    <w:rsid w:val="00E67FB6"/>
    <w:pPr>
      <w:keepNext/>
      <w:spacing w:before="240" w:after="120"/>
      <w:ind w:left="851"/>
    </w:pPr>
    <w:rPr>
      <w:b/>
      <w:i/>
    </w:rPr>
  </w:style>
  <w:style w:type="paragraph" w:customStyle="1" w:styleId="Conclusion">
    <w:name w:val="Conclusion"/>
    <w:basedOn w:val="Para0"/>
    <w:next w:val="Ttulo1"/>
    <w:rsid w:val="0052749E"/>
    <w:pPr>
      <w:jc w:val="center"/>
    </w:pPr>
    <w:rPr>
      <w:b/>
    </w:rPr>
  </w:style>
  <w:style w:type="character" w:styleId="Refdenotaalfinal">
    <w:name w:val="endnote reference"/>
    <w:basedOn w:val="Fuentedeprrafopredeter"/>
    <w:uiPriority w:val="99"/>
    <w:semiHidden/>
    <w:unhideWhenUsed/>
    <w:rsid w:val="00F443C5"/>
    <w:rPr>
      <w:rFonts w:asciiTheme="minorHAnsi" w:hAnsiTheme="minorHAnsi"/>
      <w:sz w:val="22"/>
      <w:vertAlign w:val="superscript"/>
    </w:rPr>
  </w:style>
  <w:style w:type="paragraph" w:styleId="Textonotapie">
    <w:name w:val="footnote text"/>
    <w:link w:val="TextonotapieCar"/>
    <w:uiPriority w:val="99"/>
    <w:semiHidden/>
    <w:unhideWhenUsed/>
    <w:rsid w:val="00EA6A82"/>
    <w:pPr>
      <w:spacing w:after="120" w:line="240" w:lineRule="exact"/>
      <w:jc w:val="both"/>
    </w:pPr>
    <w:rPr>
      <w:sz w:val="18"/>
      <w:szCs w:val="20"/>
    </w:rPr>
  </w:style>
  <w:style w:type="character" w:customStyle="1" w:styleId="TextonotapieCar">
    <w:name w:val="Texto nota pie Car"/>
    <w:basedOn w:val="Fuentedeprrafopredeter"/>
    <w:link w:val="Textonotapie"/>
    <w:uiPriority w:val="99"/>
    <w:semiHidden/>
    <w:rsid w:val="00EA6A82"/>
    <w:rPr>
      <w:sz w:val="18"/>
      <w:szCs w:val="20"/>
    </w:rPr>
  </w:style>
  <w:style w:type="paragraph" w:styleId="Textonotaalfinal">
    <w:name w:val="endnote text"/>
    <w:link w:val="TextonotaalfinalCar"/>
    <w:uiPriority w:val="99"/>
    <w:unhideWhenUsed/>
    <w:rsid w:val="000A5133"/>
    <w:pPr>
      <w:jc w:val="both"/>
    </w:pPr>
    <w:rPr>
      <w:sz w:val="20"/>
      <w:szCs w:val="20"/>
    </w:rPr>
  </w:style>
  <w:style w:type="character" w:customStyle="1" w:styleId="TextonotaalfinalCar">
    <w:name w:val="Texto nota al final Car"/>
    <w:basedOn w:val="Fuentedeprrafopredeter"/>
    <w:link w:val="Textonotaalfinal"/>
    <w:uiPriority w:val="99"/>
    <w:rsid w:val="000A5133"/>
    <w:rPr>
      <w:sz w:val="20"/>
      <w:szCs w:val="20"/>
    </w:rPr>
  </w:style>
  <w:style w:type="paragraph" w:customStyle="1" w:styleId="Figure">
    <w:name w:val="Figure"/>
    <w:basedOn w:val="Normal"/>
    <w:rsid w:val="000E2815"/>
    <w:pPr>
      <w:jc w:val="center"/>
    </w:pPr>
  </w:style>
  <w:style w:type="paragraph" w:styleId="Piedepgina">
    <w:name w:val="footer"/>
    <w:basedOn w:val="Normal"/>
    <w:link w:val="PiedepginaCar"/>
    <w:uiPriority w:val="99"/>
    <w:rsid w:val="00404A52"/>
    <w:pPr>
      <w:tabs>
        <w:tab w:val="center" w:pos="4513"/>
        <w:tab w:val="right" w:pos="9026"/>
      </w:tabs>
      <w:spacing w:before="120"/>
      <w:jc w:val="center"/>
    </w:pPr>
    <w:rPr>
      <w:caps/>
      <w:sz w:val="16"/>
    </w:rPr>
  </w:style>
  <w:style w:type="character" w:customStyle="1" w:styleId="PiedepginaCar">
    <w:name w:val="Pie de página Car"/>
    <w:basedOn w:val="Fuentedeprrafopredeter"/>
    <w:link w:val="Piedepgina"/>
    <w:uiPriority w:val="99"/>
    <w:rsid w:val="00404A52"/>
    <w:rPr>
      <w:caps/>
      <w:sz w:val="16"/>
    </w:rPr>
  </w:style>
  <w:style w:type="paragraph" w:customStyle="1" w:styleId="Para1">
    <w:name w:val="Para #.#"/>
    <w:basedOn w:val="Para"/>
    <w:uiPriority w:val="4"/>
    <w:rsid w:val="00EC45EF"/>
    <w:pPr>
      <w:tabs>
        <w:tab w:val="left" w:pos="1361"/>
      </w:tabs>
    </w:pPr>
  </w:style>
  <w:style w:type="paragraph" w:customStyle="1" w:styleId="CoverNormal">
    <w:name w:val="CoverNormal"/>
    <w:basedOn w:val="Normal"/>
    <w:link w:val="CoverNormalChar"/>
    <w:rsid w:val="00EF6B7C"/>
    <w:pPr>
      <w:jc w:val="left"/>
    </w:pPr>
    <w:rPr>
      <w:rFonts w:asciiTheme="majorHAnsi" w:hAnsiTheme="majorHAnsi"/>
    </w:rPr>
  </w:style>
  <w:style w:type="paragraph" w:customStyle="1" w:styleId="CoverAbstract">
    <w:name w:val="CoverAbstract"/>
    <w:basedOn w:val="CoverNormal"/>
    <w:semiHidden/>
    <w:rsid w:val="00EC45EF"/>
  </w:style>
  <w:style w:type="paragraph" w:customStyle="1" w:styleId="CoverCancel">
    <w:name w:val="CoverCancel"/>
    <w:basedOn w:val="CoverNormal"/>
    <w:link w:val="CoverCancelChar"/>
    <w:rsid w:val="00EC45EF"/>
    <w:pPr>
      <w:spacing w:before="240" w:after="120" w:line="312" w:lineRule="auto"/>
      <w:jc w:val="center"/>
    </w:pPr>
    <w:rPr>
      <w:b/>
    </w:rPr>
  </w:style>
  <w:style w:type="paragraph" w:customStyle="1" w:styleId="CoverClassification">
    <w:name w:val="CoverClassification"/>
    <w:basedOn w:val="CoverNormal"/>
    <w:rsid w:val="00EC45EF"/>
    <w:rPr>
      <w:b/>
    </w:rPr>
  </w:style>
  <w:style w:type="paragraph" w:customStyle="1" w:styleId="CoverCommittee">
    <w:name w:val="CoverCommittee"/>
    <w:basedOn w:val="CoverNormal"/>
    <w:rsid w:val="00EC45EF"/>
    <w:rPr>
      <w:b/>
    </w:rPr>
  </w:style>
  <w:style w:type="character" w:customStyle="1" w:styleId="CoverCote">
    <w:name w:val="CoverCote"/>
    <w:basedOn w:val="Fuentedeprrafopredeter"/>
    <w:rsid w:val="00EF6B7C"/>
    <w:rPr>
      <w:rFonts w:asciiTheme="majorHAnsi" w:hAnsiTheme="majorHAnsi"/>
      <w:b/>
      <w:caps/>
      <w:smallCaps w:val="0"/>
      <w:sz w:val="22"/>
    </w:rPr>
  </w:style>
  <w:style w:type="paragraph" w:customStyle="1" w:styleId="CoverDate">
    <w:name w:val="CoverDate"/>
    <w:basedOn w:val="CoverNormal"/>
    <w:link w:val="CoverDateChar"/>
    <w:rsid w:val="00EC45EF"/>
    <w:pPr>
      <w:spacing w:before="40" w:after="40"/>
      <w:jc w:val="right"/>
    </w:pPr>
    <w:rPr>
      <w:b/>
      <w:sz w:val="18"/>
    </w:rPr>
  </w:style>
  <w:style w:type="paragraph" w:customStyle="1" w:styleId="CoverDisclaimer">
    <w:name w:val="CoverDisclaimer"/>
    <w:basedOn w:val="CoverNormal"/>
    <w:rsid w:val="00C3172F"/>
    <w:pPr>
      <w:spacing w:line="312" w:lineRule="auto"/>
      <w:jc w:val="both"/>
    </w:pPr>
    <w:rPr>
      <w:b/>
      <w:i/>
      <w:sz w:val="16"/>
    </w:rPr>
  </w:style>
  <w:style w:type="paragraph" w:customStyle="1" w:styleId="CoverInformation">
    <w:name w:val="CoverInformation"/>
    <w:basedOn w:val="CoverNormal"/>
    <w:rsid w:val="00EF6B7C"/>
  </w:style>
  <w:style w:type="paragraph" w:customStyle="1" w:styleId="CoverJobTicket">
    <w:name w:val="CoverJobTicket"/>
    <w:basedOn w:val="CoverNormal"/>
    <w:rsid w:val="00C3172F"/>
    <w:rPr>
      <w:b/>
    </w:rPr>
  </w:style>
  <w:style w:type="paragraph" w:customStyle="1" w:styleId="CoverLanguage">
    <w:name w:val="CoverLanguage"/>
    <w:basedOn w:val="CoverNormal"/>
    <w:rsid w:val="00C3172F"/>
    <w:pPr>
      <w:jc w:val="right"/>
    </w:pPr>
    <w:rPr>
      <w:b/>
    </w:rPr>
  </w:style>
  <w:style w:type="paragraph" w:customStyle="1" w:styleId="CoverPwbCode">
    <w:name w:val="CoverPwbCode"/>
    <w:basedOn w:val="CoverNormal"/>
    <w:rsid w:val="00C3172F"/>
    <w:pPr>
      <w:spacing w:after="120"/>
    </w:pPr>
    <w:rPr>
      <w:b/>
    </w:rPr>
  </w:style>
  <w:style w:type="paragraph" w:customStyle="1" w:styleId="CoverSeriesTitlePublication">
    <w:name w:val="CoverSeriesTitlePublication"/>
    <w:basedOn w:val="CoverNormal"/>
    <w:rsid w:val="00C3172F"/>
    <w:pPr>
      <w:spacing w:after="40"/>
    </w:pPr>
    <w:rPr>
      <w:sz w:val="32"/>
    </w:rPr>
  </w:style>
  <w:style w:type="paragraph" w:customStyle="1" w:styleId="CoverSubTitle">
    <w:name w:val="CoverSubTitle"/>
    <w:basedOn w:val="CoverNormal"/>
    <w:link w:val="CoverSubTitleChar"/>
    <w:rsid w:val="00C3172F"/>
    <w:rPr>
      <w:b/>
    </w:rPr>
  </w:style>
  <w:style w:type="paragraph" w:customStyle="1" w:styleId="CoverSubtitlePublication">
    <w:name w:val="CoverSubtitlePublication"/>
    <w:basedOn w:val="CoverNormal"/>
    <w:rsid w:val="00C3172F"/>
    <w:pPr>
      <w:jc w:val="center"/>
    </w:pPr>
    <w:rPr>
      <w:sz w:val="40"/>
    </w:rPr>
  </w:style>
  <w:style w:type="character" w:customStyle="1" w:styleId="CoverTable">
    <w:name w:val="CoverTable"/>
    <w:uiPriority w:val="1"/>
    <w:semiHidden/>
    <w:rsid w:val="00C3172F"/>
  </w:style>
  <w:style w:type="paragraph" w:customStyle="1" w:styleId="CoverTitle">
    <w:name w:val="CoverTitle"/>
    <w:basedOn w:val="CoverNormal"/>
    <w:link w:val="CoverTitleChar"/>
    <w:rsid w:val="00C3172F"/>
    <w:pPr>
      <w:spacing w:after="240"/>
    </w:pPr>
    <w:rPr>
      <w:b/>
      <w:sz w:val="24"/>
    </w:rPr>
  </w:style>
  <w:style w:type="paragraph" w:customStyle="1" w:styleId="CoverTitlePublication">
    <w:name w:val="CoverTitlePublication"/>
    <w:basedOn w:val="CoverNormal"/>
    <w:rsid w:val="00C3172F"/>
    <w:pPr>
      <w:jc w:val="center"/>
    </w:pPr>
    <w:rPr>
      <w:b/>
      <w:sz w:val="52"/>
    </w:rPr>
  </w:style>
  <w:style w:type="paragraph" w:customStyle="1" w:styleId="CoverWorkingParty">
    <w:name w:val="CoverWorkingParty"/>
    <w:basedOn w:val="CoverNormal"/>
    <w:rsid w:val="00C3172F"/>
    <w:rPr>
      <w:b/>
      <w:sz w:val="24"/>
    </w:rPr>
  </w:style>
  <w:style w:type="paragraph" w:customStyle="1" w:styleId="FooterClassification">
    <w:name w:val="Footer Classification"/>
    <w:basedOn w:val="Normal"/>
    <w:rsid w:val="00404A52"/>
    <w:pPr>
      <w:jc w:val="right"/>
    </w:pPr>
    <w:rPr>
      <w:sz w:val="16"/>
    </w:rPr>
  </w:style>
  <w:style w:type="character" w:styleId="Refdenotaalpie">
    <w:name w:val="footnote reference"/>
    <w:basedOn w:val="Fuentedeprrafopredeter"/>
    <w:uiPriority w:val="99"/>
    <w:semiHidden/>
    <w:unhideWhenUsed/>
    <w:rsid w:val="00F443C5"/>
    <w:rPr>
      <w:rFonts w:asciiTheme="minorHAnsi" w:hAnsiTheme="minorHAnsi"/>
      <w:sz w:val="22"/>
      <w:vertAlign w:val="superscript"/>
    </w:rPr>
  </w:style>
  <w:style w:type="paragraph" w:customStyle="1" w:styleId="GroupHeading">
    <w:name w:val="Group Heading"/>
    <w:basedOn w:val="Normal"/>
    <w:next w:val="Para0"/>
    <w:rsid w:val="00CC1A99"/>
    <w:pPr>
      <w:keepNext/>
      <w:numPr>
        <w:numId w:val="2"/>
      </w:numPr>
      <w:pBdr>
        <w:top w:val="single" w:sz="4" w:space="1" w:color="auto"/>
      </w:pBdr>
      <w:tabs>
        <w:tab w:val="num" w:pos="360"/>
      </w:tabs>
      <w:spacing w:after="120"/>
      <w:ind w:left="357" w:hanging="357"/>
      <w:jc w:val="left"/>
    </w:pPr>
    <w:rPr>
      <w:b/>
      <w:i/>
      <w:color w:val="4E81BD"/>
    </w:rPr>
  </w:style>
  <w:style w:type="paragraph" w:styleId="Encabezado">
    <w:name w:val="header"/>
    <w:basedOn w:val="Normal"/>
    <w:link w:val="EncabezadoCar"/>
    <w:uiPriority w:val="99"/>
    <w:rsid w:val="00CC1A99"/>
    <w:pPr>
      <w:tabs>
        <w:tab w:val="center" w:pos="4513"/>
        <w:tab w:val="right" w:pos="9026"/>
      </w:tabs>
    </w:pPr>
  </w:style>
  <w:style w:type="character" w:customStyle="1" w:styleId="EncabezadoCar">
    <w:name w:val="Encabezado Car"/>
    <w:basedOn w:val="Fuentedeprrafopredeter"/>
    <w:link w:val="Encabezado"/>
    <w:uiPriority w:val="99"/>
    <w:rsid w:val="0056606B"/>
    <w:rPr>
      <w:rFonts w:ascii="Times New Roman" w:hAnsi="Times New Roman"/>
    </w:rPr>
  </w:style>
  <w:style w:type="character" w:customStyle="1" w:styleId="HeaderCoteChar">
    <w:name w:val="Header Cote (Char)"/>
    <w:basedOn w:val="Fuentedeprrafopredeter"/>
    <w:uiPriority w:val="1"/>
    <w:semiHidden/>
    <w:rsid w:val="00CC1A99"/>
    <w:rPr>
      <w:rFonts w:ascii="Times New Roman" w:hAnsi="Times New Roman"/>
      <w:sz w:val="22"/>
    </w:rPr>
  </w:style>
  <w:style w:type="paragraph" w:customStyle="1" w:styleId="HeaderOdd">
    <w:name w:val="Header Odd"/>
    <w:basedOn w:val="Normal"/>
    <w:next w:val="Normal"/>
    <w:rsid w:val="004E4993"/>
    <w:pPr>
      <w:pBdr>
        <w:bottom w:val="single" w:sz="4" w:space="0" w:color="auto"/>
      </w:pBdr>
      <w:jc w:val="right"/>
    </w:pPr>
    <w:rPr>
      <w:sz w:val="2"/>
    </w:rPr>
  </w:style>
  <w:style w:type="paragraph" w:customStyle="1" w:styleId="HeaderEven">
    <w:name w:val="Header Even"/>
    <w:basedOn w:val="HeaderOdd"/>
    <w:rsid w:val="004E4993"/>
    <w:pPr>
      <w:jc w:val="left"/>
    </w:pPr>
  </w:style>
  <w:style w:type="character" w:customStyle="1" w:styleId="HeaderTitle">
    <w:name w:val="Header Title"/>
    <w:uiPriority w:val="1"/>
    <w:rsid w:val="00D43B52"/>
    <w:rPr>
      <w:rFonts w:asciiTheme="minorHAnsi" w:hAnsiTheme="minorHAnsi"/>
      <w:caps/>
      <w:smallCaps w:val="0"/>
      <w:sz w:val="18"/>
    </w:rPr>
  </w:style>
  <w:style w:type="paragraph" w:customStyle="1" w:styleId="ImportantInformation">
    <w:name w:val="Important Information"/>
    <w:basedOn w:val="Para0"/>
    <w:rsid w:val="003957E7"/>
    <w:pPr>
      <w:spacing w:after="480"/>
      <w:ind w:left="284" w:right="284"/>
      <w:jc w:val="center"/>
    </w:pPr>
  </w:style>
  <w:style w:type="paragraph" w:customStyle="1" w:styleId="Notes">
    <w:name w:val="Notes"/>
    <w:basedOn w:val="Normal"/>
    <w:rsid w:val="00024178"/>
    <w:pPr>
      <w:keepNext/>
      <w:keepLines/>
      <w:spacing w:before="120"/>
      <w:ind w:left="680" w:right="680"/>
      <w:contextualSpacing/>
    </w:pPr>
    <w:rPr>
      <w:sz w:val="18"/>
    </w:rPr>
  </w:style>
  <w:style w:type="character" w:styleId="Nmerodepgina">
    <w:name w:val="page number"/>
    <w:basedOn w:val="Fuentedeprrafopredeter"/>
    <w:uiPriority w:val="99"/>
    <w:rsid w:val="00D43B52"/>
    <w:rPr>
      <w:rFonts w:asciiTheme="minorHAnsi" w:hAnsiTheme="minorHAnsi"/>
      <w:b/>
      <w:sz w:val="22"/>
    </w:rPr>
  </w:style>
  <w:style w:type="paragraph" w:customStyle="1" w:styleId="ProposedAction">
    <w:name w:val="Proposed Action"/>
    <w:basedOn w:val="Para0"/>
    <w:rsid w:val="003E0362"/>
    <w:pPr>
      <w:numPr>
        <w:numId w:val="3"/>
      </w:numPr>
      <w:tabs>
        <w:tab w:val="num" w:pos="360"/>
        <w:tab w:val="left" w:pos="425"/>
      </w:tabs>
      <w:spacing w:before="0" w:after="240"/>
      <w:ind w:left="2268" w:hanging="425"/>
    </w:pPr>
  </w:style>
  <w:style w:type="paragraph" w:customStyle="1" w:styleId="RefDocuments">
    <w:name w:val="Ref Documents"/>
    <w:basedOn w:val="Para0"/>
    <w:next w:val="Annotation"/>
    <w:rsid w:val="00E53877"/>
    <w:pPr>
      <w:ind w:left="7371"/>
      <w:contextualSpacing/>
    </w:pPr>
  </w:style>
  <w:style w:type="paragraph" w:customStyle="1" w:styleId="Session">
    <w:name w:val="Session"/>
    <w:basedOn w:val="Normal"/>
    <w:next w:val="Time"/>
    <w:rsid w:val="002C1DD6"/>
    <w:pPr>
      <w:keepNext/>
      <w:spacing w:after="240"/>
      <w:jc w:val="left"/>
    </w:pPr>
    <w:rPr>
      <w:i/>
      <w:u w:val="single"/>
    </w:rPr>
  </w:style>
  <w:style w:type="paragraph" w:customStyle="1" w:styleId="SpecialItem">
    <w:name w:val="Special Item"/>
    <w:basedOn w:val="Normal"/>
    <w:next w:val="Time"/>
    <w:rsid w:val="002C1DD6"/>
    <w:pPr>
      <w:spacing w:before="240" w:after="240"/>
    </w:pPr>
    <w:rPr>
      <w:i/>
    </w:rPr>
  </w:style>
  <w:style w:type="character" w:customStyle="1" w:styleId="StatLinkDOI">
    <w:name w:val="StatLink DOI"/>
    <w:basedOn w:val="Fuentedeprrafopredeter"/>
    <w:uiPriority w:val="1"/>
    <w:rsid w:val="00366BED"/>
    <w:rPr>
      <w:rFonts w:asciiTheme="majorHAnsi" w:hAnsiTheme="majorHAnsi"/>
      <w:sz w:val="18"/>
    </w:rPr>
  </w:style>
  <w:style w:type="paragraph" w:customStyle="1" w:styleId="StatLinkLogo">
    <w:name w:val="StatLink Logo"/>
    <w:basedOn w:val="Para0"/>
    <w:next w:val="Para0"/>
    <w:rsid w:val="00196642"/>
    <w:pPr>
      <w:spacing w:before="0" w:after="240" w:line="240" w:lineRule="auto"/>
      <w:jc w:val="right"/>
    </w:pPr>
    <w:rPr>
      <w:rFonts w:ascii="StatLink" w:hAnsi="StatLink"/>
      <w:sz w:val="18"/>
    </w:rPr>
  </w:style>
  <w:style w:type="paragraph" w:styleId="Tabladeilustraciones">
    <w:name w:val="table of figures"/>
    <w:next w:val="Normal"/>
    <w:uiPriority w:val="99"/>
    <w:rsid w:val="00907E59"/>
    <w:pPr>
      <w:tabs>
        <w:tab w:val="right" w:pos="9072"/>
      </w:tabs>
      <w:spacing w:after="0" w:line="220" w:lineRule="exact"/>
      <w:ind w:right="510"/>
    </w:pPr>
    <w:rPr>
      <w:color w:val="000000" w:themeColor="text1"/>
      <w:sz w:val="18"/>
    </w:rPr>
  </w:style>
  <w:style w:type="paragraph" w:styleId="TDC1">
    <w:name w:val="toc 1"/>
    <w:next w:val="Normal"/>
    <w:uiPriority w:val="39"/>
    <w:unhideWhenUsed/>
    <w:rsid w:val="00160B10"/>
    <w:pPr>
      <w:keepNext/>
      <w:tabs>
        <w:tab w:val="right" w:pos="9072"/>
      </w:tabs>
      <w:spacing w:before="240" w:after="40" w:line="300" w:lineRule="exact"/>
      <w:ind w:left="284" w:right="652" w:hanging="284"/>
    </w:pPr>
    <w:rPr>
      <w:rFonts w:asciiTheme="majorHAnsi" w:hAnsiTheme="majorHAnsi"/>
      <w:color w:val="4E81BD" w:themeColor="accent1"/>
      <w:sz w:val="28"/>
    </w:rPr>
  </w:style>
  <w:style w:type="paragraph" w:styleId="TDC2">
    <w:name w:val="toc 2"/>
    <w:next w:val="Normal"/>
    <w:uiPriority w:val="39"/>
    <w:unhideWhenUsed/>
    <w:rsid w:val="00A81F07"/>
    <w:pPr>
      <w:tabs>
        <w:tab w:val="right" w:pos="9072"/>
      </w:tabs>
      <w:spacing w:before="20" w:after="20" w:line="240" w:lineRule="exact"/>
      <w:ind w:left="284" w:right="510"/>
    </w:pPr>
    <w:rPr>
      <w:color w:val="000000" w:themeColor="text1"/>
      <w:sz w:val="20"/>
    </w:rPr>
  </w:style>
  <w:style w:type="paragraph" w:styleId="TDC3">
    <w:name w:val="toc 3"/>
    <w:next w:val="Normal"/>
    <w:autoRedefine/>
    <w:uiPriority w:val="39"/>
    <w:unhideWhenUsed/>
    <w:rsid w:val="00C03067"/>
    <w:pPr>
      <w:tabs>
        <w:tab w:val="right" w:pos="9072"/>
      </w:tabs>
      <w:spacing w:after="0" w:line="240" w:lineRule="exact"/>
      <w:ind w:left="454" w:right="510"/>
    </w:pPr>
    <w:rPr>
      <w:color w:val="000000" w:themeColor="text1"/>
      <w:sz w:val="20"/>
    </w:rPr>
  </w:style>
  <w:style w:type="paragraph" w:styleId="TDC4">
    <w:name w:val="toc 4"/>
    <w:basedOn w:val="Normal"/>
    <w:next w:val="Normal"/>
    <w:uiPriority w:val="39"/>
    <w:semiHidden/>
    <w:unhideWhenUsed/>
    <w:rsid w:val="0025481A"/>
    <w:pPr>
      <w:tabs>
        <w:tab w:val="right" w:leader="dot" w:pos="9072"/>
      </w:tabs>
      <w:ind w:left="595" w:right="510"/>
      <w:jc w:val="left"/>
    </w:pPr>
  </w:style>
  <w:style w:type="paragraph" w:styleId="TDC5">
    <w:name w:val="toc 5"/>
    <w:aliases w:val="Annotated Item"/>
    <w:basedOn w:val="Normal"/>
    <w:next w:val="Normal"/>
    <w:uiPriority w:val="39"/>
    <w:semiHidden/>
    <w:unhideWhenUsed/>
    <w:rsid w:val="0025481A"/>
    <w:pPr>
      <w:keepNext/>
      <w:spacing w:after="120"/>
    </w:pPr>
    <w:rPr>
      <w:b/>
      <w:color w:val="4E81BD"/>
    </w:rPr>
  </w:style>
  <w:style w:type="paragraph" w:styleId="TtuloTDC">
    <w:name w:val="TOC Heading"/>
    <w:next w:val="Normal"/>
    <w:uiPriority w:val="39"/>
    <w:unhideWhenUsed/>
    <w:rsid w:val="00462721"/>
    <w:pPr>
      <w:keepNext/>
      <w:pageBreakBefore/>
      <w:spacing w:after="2000"/>
    </w:pPr>
    <w:rPr>
      <w:rFonts w:asciiTheme="majorHAnsi" w:eastAsiaTheme="majorEastAsia" w:hAnsiTheme="majorHAnsi" w:cstheme="majorBidi"/>
      <w:b/>
      <w:color w:val="4E81BD" w:themeColor="accent1"/>
      <w:sz w:val="72"/>
      <w:szCs w:val="32"/>
    </w:rPr>
  </w:style>
  <w:style w:type="paragraph" w:styleId="Subttulo">
    <w:name w:val="Subtitle"/>
    <w:next w:val="Para0"/>
    <w:link w:val="SubttuloCar"/>
    <w:uiPriority w:val="11"/>
    <w:rsid w:val="00160B10"/>
    <w:pPr>
      <w:keepNext/>
      <w:numPr>
        <w:ilvl w:val="1"/>
      </w:numPr>
      <w:spacing w:before="240" w:after="120" w:line="240" w:lineRule="exact"/>
    </w:pPr>
    <w:rPr>
      <w:rFonts w:asciiTheme="majorHAnsi" w:eastAsiaTheme="minorEastAsia" w:hAnsiTheme="majorHAnsi"/>
      <w:b/>
      <w:color w:val="4E81BD" w:themeColor="accent1"/>
      <w:sz w:val="24"/>
    </w:rPr>
  </w:style>
  <w:style w:type="character" w:customStyle="1" w:styleId="SubttuloCar">
    <w:name w:val="Subtítulo Car"/>
    <w:basedOn w:val="Fuentedeprrafopredeter"/>
    <w:link w:val="Subttulo"/>
    <w:uiPriority w:val="11"/>
    <w:rsid w:val="00160B10"/>
    <w:rPr>
      <w:rFonts w:asciiTheme="majorHAnsi" w:eastAsiaTheme="minorEastAsia" w:hAnsiTheme="majorHAnsi"/>
      <w:b/>
      <w:color w:val="4E81BD" w:themeColor="accent1"/>
      <w:sz w:val="24"/>
    </w:rPr>
  </w:style>
  <w:style w:type="character" w:styleId="Textodelmarcadordeposicin">
    <w:name w:val="Placeholder Text"/>
    <w:basedOn w:val="Fuentedeprrafopredeter"/>
    <w:uiPriority w:val="99"/>
    <w:semiHidden/>
    <w:rsid w:val="00CC3749"/>
    <w:rPr>
      <w:color w:val="808080"/>
    </w:rPr>
  </w:style>
  <w:style w:type="paragraph" w:customStyle="1" w:styleId="CoverDirectorate">
    <w:name w:val="CoverDirectorate"/>
    <w:basedOn w:val="CoverNormal"/>
    <w:link w:val="CoverDirectorateChar"/>
    <w:rsid w:val="004529B7"/>
    <w:rPr>
      <w:b/>
    </w:rPr>
  </w:style>
  <w:style w:type="table" w:styleId="Tablaconcuadrcula">
    <w:name w:val="Table Grid"/>
    <w:basedOn w:val="Tablanormal"/>
    <w:uiPriority w:val="59"/>
    <w:rsid w:val="00992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verNormalChar">
    <w:name w:val="CoverNormal Char"/>
    <w:basedOn w:val="Fuentedeprrafopredeter"/>
    <w:link w:val="CoverNormal"/>
    <w:rsid w:val="00EF6B7C"/>
    <w:rPr>
      <w:rFonts w:asciiTheme="majorHAnsi" w:hAnsiTheme="majorHAnsi"/>
    </w:rPr>
  </w:style>
  <w:style w:type="character" w:customStyle="1" w:styleId="CoverSubTitleChar">
    <w:name w:val="CoverSubTitle Char"/>
    <w:basedOn w:val="Fuentedeprrafopredeter"/>
    <w:link w:val="CoverSubTitle"/>
    <w:rsid w:val="00FB0CE9"/>
    <w:rPr>
      <w:rFonts w:ascii="Times New Roman" w:hAnsi="Times New Roman"/>
      <w:b/>
    </w:rPr>
  </w:style>
  <w:style w:type="character" w:customStyle="1" w:styleId="CoverTitleChar">
    <w:name w:val="CoverTitle Char"/>
    <w:basedOn w:val="Fuentedeprrafopredeter"/>
    <w:link w:val="CoverTitle"/>
    <w:rsid w:val="00FB0CE9"/>
    <w:rPr>
      <w:rFonts w:ascii="Times New Roman" w:hAnsi="Times New Roman"/>
      <w:b/>
      <w:sz w:val="24"/>
    </w:rPr>
  </w:style>
  <w:style w:type="character" w:customStyle="1" w:styleId="CoverCancelChar">
    <w:name w:val="CoverCancel Char"/>
    <w:basedOn w:val="Fuentedeprrafopredeter"/>
    <w:link w:val="CoverCancel"/>
    <w:rsid w:val="00FB0CE9"/>
    <w:rPr>
      <w:rFonts w:ascii="Times New Roman" w:hAnsi="Times New Roman"/>
      <w:b/>
    </w:rPr>
  </w:style>
  <w:style w:type="character" w:customStyle="1" w:styleId="CoverDirectorateChar">
    <w:name w:val="CoverDirectorate Char"/>
    <w:basedOn w:val="CoverNormalChar"/>
    <w:link w:val="CoverDirectorate"/>
    <w:rsid w:val="00FB0CE9"/>
    <w:rPr>
      <w:rFonts w:ascii="Times New Roman" w:hAnsi="Times New Roman"/>
      <w:b/>
    </w:rPr>
  </w:style>
  <w:style w:type="character" w:customStyle="1" w:styleId="CoverDateChar">
    <w:name w:val="CoverDate Char"/>
    <w:basedOn w:val="CoverNormalChar"/>
    <w:link w:val="CoverDate"/>
    <w:rsid w:val="00FB0CE9"/>
    <w:rPr>
      <w:rFonts w:ascii="Times New Roman" w:hAnsi="Times New Roman"/>
      <w:b/>
      <w:sz w:val="18"/>
    </w:rPr>
  </w:style>
  <w:style w:type="character" w:styleId="Hipervnculo">
    <w:name w:val="Hyperlink"/>
    <w:basedOn w:val="Fuentedeprrafopredeter"/>
    <w:uiPriority w:val="99"/>
    <w:unhideWhenUsed/>
    <w:rsid w:val="00461C3F"/>
    <w:rPr>
      <w:color w:val="0000FF" w:themeColor="hyperlink"/>
      <w:u w:val="single"/>
    </w:rPr>
  </w:style>
  <w:style w:type="table" w:customStyle="1" w:styleId="OECDOld">
    <w:name w:val="OECD Old"/>
    <w:basedOn w:val="Sombreadoclaro-nfasis1"/>
    <w:uiPriority w:val="99"/>
    <w:rsid w:val="00D95933"/>
    <w:rPr>
      <w:rFonts w:ascii="Georgia" w:eastAsia="Times New Roman" w:hAnsi="Georgia" w:cs="Times New Roman"/>
      <w:sz w:val="20"/>
      <w:szCs w:val="20"/>
      <w:lang w:val="en-US" w:eastAsia="en-GB"/>
    </w:rPr>
    <w:tblPr>
      <w:jc w:val="center"/>
      <w:tblBorders>
        <w:top w:val="none" w:sz="0" w:space="0" w:color="auto"/>
        <w:bottom w:val="single" w:sz="12" w:space="0" w:color="auto"/>
      </w:tblBorders>
    </w:tblPr>
    <w:trPr>
      <w:jc w:val="center"/>
    </w:trPr>
    <w:tcPr>
      <w:shd w:val="clear" w:color="auto" w:fill="FFFFFF" w:themeFill="background1"/>
    </w:tcPr>
    <w:tblStylePr w:type="firstRow">
      <w:pPr>
        <w:spacing w:before="0" w:after="0" w:line="240" w:lineRule="auto"/>
      </w:pPr>
      <w:rPr>
        <w:rFonts w:cs="Times New Roman"/>
        <w:b w:val="0"/>
        <w:bCs/>
      </w:rPr>
      <w:tblPr/>
      <w:tcPr>
        <w:tcBorders>
          <w:top w:val="single" w:sz="12" w:space="0" w:color="4E81BD"/>
          <w:left w:val="nil"/>
          <w:bottom w:val="nil"/>
          <w:right w:val="nil"/>
          <w:insideH w:val="nil"/>
          <w:insideV w:val="nil"/>
        </w:tcBorders>
      </w:tcPr>
    </w:tblStylePr>
    <w:tblStylePr w:type="lastRow">
      <w:pPr>
        <w:spacing w:before="0" w:after="0" w:line="240" w:lineRule="auto"/>
      </w:pPr>
      <w:rPr>
        <w:rFonts w:cs="Times New Roman"/>
        <w:b w:val="0"/>
        <w:bCs/>
      </w:rPr>
      <w:tblPr/>
      <w:tcPr>
        <w:tcBorders>
          <w:top w:val="single" w:sz="8" w:space="0" w:color="4E81BD" w:themeColor="accent1"/>
          <w:left w:val="nil"/>
          <w:bottom w:val="single" w:sz="8" w:space="0" w:color="4E81BD" w:themeColor="accent1"/>
          <w:right w:val="nil"/>
          <w:insideH w:val="nil"/>
          <w:insideV w:val="nil"/>
        </w:tcBorders>
      </w:tcPr>
    </w:tblStylePr>
    <w:tblStylePr w:type="firstCol">
      <w:rPr>
        <w:rFonts w:cs="Times New Roman"/>
        <w:b w:val="0"/>
        <w:bCs/>
      </w:rPr>
    </w:tblStylePr>
    <w:tblStylePr w:type="lastCol">
      <w:rPr>
        <w:rFonts w:cs="Times New Roman"/>
        <w:b w:val="0"/>
        <w:bCs/>
      </w:rPr>
    </w:tblStylePr>
    <w:tblStylePr w:type="band1Vert">
      <w:rPr>
        <w:rFonts w:cs="Times New Roman"/>
      </w:rPr>
      <w:tblPr/>
      <w:tcPr>
        <w:tcBorders>
          <w:left w:val="nil"/>
          <w:right w:val="nil"/>
          <w:insideH w:val="nil"/>
          <w:insideV w:val="nil"/>
        </w:tcBorders>
        <w:shd w:val="clear" w:color="auto" w:fill="D3DFEE" w:themeFill="accent1" w:themeFillTint="3F"/>
      </w:tcPr>
    </w:tblStylePr>
    <w:tblStylePr w:type="band1Horz">
      <w:rPr>
        <w:rFonts w:cs="Times New Roman"/>
      </w:rPr>
      <w:tblPr/>
      <w:tcPr>
        <w:tcBorders>
          <w:left w:val="nil"/>
          <w:right w:val="nil"/>
          <w:insideH w:val="nil"/>
          <w:insideV w:val="nil"/>
        </w:tcBorders>
        <w:shd w:val="clear" w:color="auto" w:fill="EDF0F7"/>
      </w:tcPr>
    </w:tblStylePr>
    <w:tblStylePr w:type="band2Horz">
      <w:rPr>
        <w:rFonts w:cs="Times New Roman"/>
      </w:rPr>
      <w:tblPr/>
      <w:tcPr>
        <w:shd w:val="clear" w:color="auto" w:fill="FFFFFF" w:themeFill="background1"/>
      </w:tcPr>
    </w:tblStylePr>
  </w:style>
  <w:style w:type="table" w:styleId="Sombreadoclaro-nfasis1">
    <w:name w:val="Light Shading Accent 1"/>
    <w:basedOn w:val="Tablanormal"/>
    <w:uiPriority w:val="60"/>
    <w:semiHidden/>
    <w:unhideWhenUsed/>
    <w:rsid w:val="005A6B81"/>
    <w:pPr>
      <w:spacing w:after="0" w:line="240" w:lineRule="auto"/>
    </w:pPr>
    <w:rPr>
      <w:color w:val="366091" w:themeColor="accent1" w:themeShade="BF"/>
    </w:rPr>
    <w:tblPr>
      <w:tblStyleRowBandSize w:val="1"/>
      <w:tblStyleColBandSize w:val="1"/>
      <w:tblBorders>
        <w:top w:val="single" w:sz="8" w:space="0" w:color="4E81BD" w:themeColor="accent1"/>
        <w:bottom w:val="single" w:sz="8" w:space="0" w:color="4E81BD" w:themeColor="accent1"/>
      </w:tblBorders>
    </w:tblPr>
    <w:tblStylePr w:type="firstRow">
      <w:pPr>
        <w:spacing w:before="0" w:after="0" w:line="240" w:lineRule="auto"/>
      </w:pPr>
      <w:rPr>
        <w:b/>
        <w:bCs/>
      </w:rPr>
      <w:tblPr/>
      <w:tcPr>
        <w:tcBorders>
          <w:top w:val="single" w:sz="8" w:space="0" w:color="4E81BD" w:themeColor="accent1"/>
          <w:left w:val="nil"/>
          <w:bottom w:val="single" w:sz="8" w:space="0" w:color="4E81BD" w:themeColor="accent1"/>
          <w:right w:val="nil"/>
          <w:insideH w:val="nil"/>
          <w:insideV w:val="nil"/>
        </w:tcBorders>
      </w:tcPr>
    </w:tblStylePr>
    <w:tblStylePr w:type="lastRow">
      <w:pPr>
        <w:spacing w:before="0" w:after="0" w:line="240" w:lineRule="auto"/>
      </w:pPr>
      <w:rPr>
        <w:b/>
        <w:bCs/>
      </w:rPr>
      <w:tblPr/>
      <w:tcPr>
        <w:tcBorders>
          <w:top w:val="single" w:sz="8" w:space="0" w:color="4E81BD" w:themeColor="accent1"/>
          <w:left w:val="nil"/>
          <w:bottom w:val="single" w:sz="8" w:space="0" w:color="4E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ParaOpener">
    <w:name w:val="Para Opener"/>
    <w:next w:val="Para0"/>
    <w:uiPriority w:val="11"/>
    <w:qFormat/>
    <w:rsid w:val="00014779"/>
    <w:pPr>
      <w:spacing w:before="240" w:after="240" w:line="320" w:lineRule="exact"/>
      <w:jc w:val="both"/>
    </w:pPr>
    <w:rPr>
      <w:rFonts w:asciiTheme="majorHAnsi" w:hAnsiTheme="majorHAnsi"/>
      <w:color w:val="4E81BD" w:themeColor="accent1"/>
      <w:sz w:val="24"/>
    </w:rPr>
  </w:style>
  <w:style w:type="paragraph" w:customStyle="1" w:styleId="InBriefOpener">
    <w:name w:val="InBrief Opener"/>
    <w:rsid w:val="00635AEE"/>
    <w:pPr>
      <w:pageBreakBefore/>
      <w:spacing w:after="120" w:line="1040" w:lineRule="exact"/>
      <w:ind w:right="680"/>
    </w:pPr>
    <w:rPr>
      <w:rFonts w:asciiTheme="majorHAnsi" w:hAnsiTheme="majorHAnsi"/>
      <w:b/>
      <w:color w:val="4E81BD" w:themeColor="accent1"/>
      <w:sz w:val="96"/>
    </w:rPr>
  </w:style>
  <w:style w:type="paragraph" w:customStyle="1" w:styleId="InBriefTitle">
    <w:name w:val="InBrief Title"/>
    <w:next w:val="Para0"/>
    <w:uiPriority w:val="16"/>
    <w:rsid w:val="00722339"/>
    <w:pPr>
      <w:spacing w:after="360" w:line="320" w:lineRule="exact"/>
      <w:ind w:right="57"/>
    </w:pPr>
    <w:rPr>
      <w:rFonts w:asciiTheme="majorHAnsi" w:hAnsiTheme="majorHAnsi"/>
      <w:b/>
      <w:color w:val="4E81BD" w:themeColor="accent1"/>
      <w:sz w:val="28"/>
    </w:rPr>
  </w:style>
  <w:style w:type="paragraph" w:customStyle="1" w:styleId="Author">
    <w:name w:val="Author"/>
    <w:next w:val="Para0"/>
    <w:uiPriority w:val="6"/>
    <w:qFormat/>
    <w:rsid w:val="00014779"/>
    <w:pPr>
      <w:spacing w:before="180" w:after="240" w:line="260" w:lineRule="exact"/>
      <w:ind w:right="284"/>
      <w:jc w:val="right"/>
    </w:pPr>
    <w:rPr>
      <w:rFonts w:asciiTheme="majorHAnsi" w:hAnsiTheme="majorHAnsi"/>
    </w:rPr>
  </w:style>
  <w:style w:type="paragraph" w:customStyle="1" w:styleId="Heading2Indicator">
    <w:name w:val="Heading 2 (Indicator)"/>
    <w:next w:val="Para0"/>
    <w:uiPriority w:val="8"/>
    <w:qFormat/>
    <w:rsid w:val="00014779"/>
    <w:pPr>
      <w:pageBreakBefore/>
      <w:spacing w:after="480" w:line="560" w:lineRule="exact"/>
      <w:outlineLvl w:val="1"/>
    </w:pPr>
    <w:rPr>
      <w:rFonts w:asciiTheme="majorHAnsi" w:eastAsiaTheme="majorEastAsia" w:hAnsiTheme="majorHAnsi" w:cstheme="majorBidi"/>
      <w:b/>
      <w:color w:val="4E81BD" w:themeColor="accent1"/>
      <w:sz w:val="52"/>
      <w:szCs w:val="26"/>
    </w:rPr>
  </w:style>
  <w:style w:type="paragraph" w:customStyle="1" w:styleId="BoxHeading2">
    <w:name w:val="Box Heading 2"/>
    <w:next w:val="Para0"/>
    <w:uiPriority w:val="14"/>
    <w:qFormat/>
    <w:rsid w:val="00014779"/>
    <w:pPr>
      <w:spacing w:before="180" w:after="120" w:line="240" w:lineRule="auto"/>
    </w:pPr>
    <w:rPr>
      <w:rFonts w:asciiTheme="majorHAnsi" w:hAnsiTheme="majorHAnsi"/>
      <w:b/>
      <w:i/>
      <w:color w:val="000000" w:themeColor="text1"/>
    </w:rPr>
  </w:style>
  <w:style w:type="table" w:customStyle="1" w:styleId="OECD">
    <w:name w:val="OECD"/>
    <w:basedOn w:val="Tablabsica1"/>
    <w:uiPriority w:val="99"/>
    <w:rsid w:val="00625626"/>
    <w:pPr>
      <w:spacing w:before="10" w:after="20" w:line="200" w:lineRule="exact"/>
    </w:pPr>
    <w:rPr>
      <w:rFonts w:ascii="Arial Narrow" w:hAnsi="Arial Narrow"/>
      <w:sz w:val="17"/>
      <w:szCs w:val="20"/>
      <w:lang w:val="en-US" w:eastAsia="en-GB"/>
    </w:rPr>
    <w:tblPr>
      <w:tblBorders>
        <w:top w:val="single" w:sz="12" w:space="0" w:color="4E81BD" w:themeColor="accent1"/>
        <w:bottom w:val="single" w:sz="12" w:space="0" w:color="4E81BD" w:themeColor="accent1"/>
        <w:insideH w:val="single" w:sz="6" w:space="0" w:color="BFBFBF" w:themeColor="background1" w:themeShade="BF"/>
        <w:insideV w:val="single" w:sz="6" w:space="0" w:color="BFBFBF" w:themeColor="background1" w:themeShade="BF"/>
      </w:tblBorders>
    </w:tblPr>
    <w:tblStylePr w:type="firstRow">
      <w:tblPr/>
      <w:tcPr>
        <w:tcBorders>
          <w:bottom w:val="single" w:sz="6" w:space="0" w:color="4E81BD" w:themeColor="accent1"/>
          <w:tl2br w:val="none" w:sz="0" w:space="0" w:color="auto"/>
          <w:tr2bl w:val="none" w:sz="0" w:space="0" w:color="auto"/>
        </w:tcBorders>
        <w:shd w:val="clear" w:color="auto" w:fill="auto"/>
      </w:tcPr>
    </w:tblStylePr>
    <w:tblStylePr w:type="lastRow">
      <w:tblPr/>
      <w:tcPr>
        <w:tcBorders>
          <w:top w:val="nil"/>
          <w:tl2br w:val="none" w:sz="0" w:space="0" w:color="auto"/>
          <w:tr2bl w:val="none" w:sz="0" w:space="0" w:color="auto"/>
        </w:tcBorders>
        <w:shd w:val="clear" w:color="auto" w:fill="auto"/>
      </w:tcPr>
    </w:tblStylePr>
  </w:style>
  <w:style w:type="table" w:styleId="Tablabsica1">
    <w:name w:val="Table Simple 1"/>
    <w:basedOn w:val="Tablanormal"/>
    <w:uiPriority w:val="99"/>
    <w:semiHidden/>
    <w:unhideWhenUsed/>
    <w:rsid w:val="009E05F9"/>
    <w:pPr>
      <w:spacing w:line="24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DC9">
    <w:name w:val="toc 9"/>
    <w:next w:val="Normal"/>
    <w:autoRedefine/>
    <w:uiPriority w:val="39"/>
    <w:rsid w:val="001C4E4F"/>
    <w:pPr>
      <w:tabs>
        <w:tab w:val="right" w:pos="9072"/>
      </w:tabs>
      <w:spacing w:before="240" w:after="40" w:line="300" w:lineRule="exact"/>
      <w:ind w:left="284" w:right="652" w:hanging="284"/>
    </w:pPr>
    <w:rPr>
      <w:rFonts w:asciiTheme="majorHAnsi" w:hAnsiTheme="majorHAnsi"/>
      <w:b/>
      <w:color w:val="4E81BD" w:themeColor="accent1"/>
      <w:sz w:val="28"/>
    </w:rPr>
  </w:style>
  <w:style w:type="paragraph" w:customStyle="1" w:styleId="KeyBoxTitle">
    <w:name w:val="KeyBox Title"/>
    <w:basedOn w:val="Descripcin"/>
    <w:next w:val="Para0"/>
    <w:rsid w:val="00C71392"/>
    <w:pPr>
      <w:spacing w:before="0" w:after="360" w:line="440" w:lineRule="exact"/>
      <w:ind w:right="57"/>
    </w:pPr>
    <w:rPr>
      <w:rFonts w:eastAsiaTheme="majorEastAsia" w:cstheme="majorBidi"/>
      <w:iCs w:val="0"/>
      <w:sz w:val="36"/>
      <w:szCs w:val="26"/>
    </w:rPr>
  </w:style>
  <w:style w:type="paragraph" w:customStyle="1" w:styleId="Heading2IndicatorSublevel">
    <w:name w:val="Heading 2 (Indicator Sublevel)"/>
    <w:basedOn w:val="Ttulo2"/>
    <w:next w:val="Para0"/>
    <w:uiPriority w:val="9"/>
    <w:qFormat/>
    <w:rsid w:val="00014779"/>
    <w:pPr>
      <w:outlineLvl w:val="2"/>
    </w:p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F73B5F"/>
    <w:rPr>
      <w:b/>
      <w:bCs/>
    </w:rPr>
  </w:style>
  <w:style w:type="character" w:customStyle="1" w:styleId="AsuntodelcomentarioCar">
    <w:name w:val="Asunto del comentario Car"/>
    <w:basedOn w:val="TextocomentarioCar"/>
    <w:link w:val="Asuntodelcomentario"/>
    <w:uiPriority w:val="99"/>
    <w:semiHidden/>
    <w:rsid w:val="00F73B5F"/>
    <w:rPr>
      <w:b/>
      <w:bCs/>
      <w:sz w:val="20"/>
      <w:szCs w:val="20"/>
    </w:rPr>
  </w:style>
  <w:style w:type="character" w:styleId="Mencionar">
    <w:name w:val="Mention"/>
    <w:basedOn w:val="Fuentedeprrafopredeter"/>
    <w:uiPriority w:val="99"/>
    <w:unhideWhenUsed/>
    <w:rsid w:val="00F61D43"/>
    <w:rPr>
      <w:color w:val="2B579A"/>
      <w:shd w:val="clear" w:color="auto" w:fill="E1DFDD"/>
    </w:rPr>
  </w:style>
  <w:style w:type="character" w:styleId="Mencinsinresolver">
    <w:name w:val="Unresolved Mention"/>
    <w:basedOn w:val="Fuentedeprrafopredeter"/>
    <w:uiPriority w:val="99"/>
    <w:semiHidden/>
    <w:unhideWhenUsed/>
    <w:rsid w:val="00405518"/>
    <w:rPr>
      <w:color w:val="605E5C"/>
      <w:shd w:val="clear" w:color="auto" w:fill="E1DFDD"/>
    </w:rPr>
  </w:style>
  <w:style w:type="paragraph" w:customStyle="1" w:styleId="paragraph">
    <w:name w:val="paragraph"/>
    <w:basedOn w:val="Normal"/>
    <w:rsid w:val="00D93116"/>
    <w:pPr>
      <w:widowControl/>
      <w:spacing w:before="100" w:beforeAutospacing="1" w:after="100" w:afterAutospacing="1"/>
      <w:jc w:val="left"/>
    </w:pPr>
    <w:rPr>
      <w:rFonts w:ascii="Times New Roman" w:eastAsia="Times New Roman" w:hAnsi="Times New Roman" w:cs="Times New Roman"/>
      <w:sz w:val="24"/>
      <w:szCs w:val="24"/>
      <w:lang w:val="en-US"/>
    </w:rPr>
  </w:style>
  <w:style w:type="character" w:customStyle="1" w:styleId="eop">
    <w:name w:val="eop"/>
    <w:basedOn w:val="Fuentedeprrafopredeter"/>
    <w:rsid w:val="00D93116"/>
  </w:style>
  <w:style w:type="character" w:customStyle="1" w:styleId="normaltextrun">
    <w:name w:val="normaltextrun"/>
    <w:basedOn w:val="Fuentedeprrafopredeter"/>
    <w:rsid w:val="00D93116"/>
  </w:style>
  <w:style w:type="paragraph" w:styleId="Revisin">
    <w:name w:val="Revision"/>
    <w:hidden/>
    <w:uiPriority w:val="99"/>
    <w:semiHidden/>
    <w:rsid w:val="002014EE"/>
    <w:pPr>
      <w:spacing w:after="0" w:line="240" w:lineRule="auto"/>
    </w:pPr>
  </w:style>
  <w:style w:type="character" w:styleId="Fuerte">
    <w:name w:val="Strong"/>
    <w:basedOn w:val="Fuentedeprrafopredeter"/>
    <w:uiPriority w:val="22"/>
    <w:qFormat/>
    <w:rsid w:val="00816503"/>
    <w:rPr>
      <w:b/>
      <w:bCs/>
    </w:rPr>
  </w:style>
  <w:style w:type="paragraph" w:styleId="Textosinformato">
    <w:name w:val="Plain Text"/>
    <w:basedOn w:val="Normal"/>
    <w:link w:val="TextosinformatoCar"/>
    <w:uiPriority w:val="99"/>
    <w:semiHidden/>
    <w:unhideWhenUsed/>
    <w:rsid w:val="00584A82"/>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584A8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283">
      <w:bodyDiv w:val="1"/>
      <w:marLeft w:val="0"/>
      <w:marRight w:val="0"/>
      <w:marTop w:val="0"/>
      <w:marBottom w:val="0"/>
      <w:divBdr>
        <w:top w:val="none" w:sz="0" w:space="0" w:color="auto"/>
        <w:left w:val="none" w:sz="0" w:space="0" w:color="auto"/>
        <w:bottom w:val="none" w:sz="0" w:space="0" w:color="auto"/>
        <w:right w:val="none" w:sz="0" w:space="0" w:color="auto"/>
      </w:divBdr>
    </w:div>
    <w:div w:id="1782659">
      <w:bodyDiv w:val="1"/>
      <w:marLeft w:val="0"/>
      <w:marRight w:val="0"/>
      <w:marTop w:val="0"/>
      <w:marBottom w:val="0"/>
      <w:divBdr>
        <w:top w:val="none" w:sz="0" w:space="0" w:color="auto"/>
        <w:left w:val="none" w:sz="0" w:space="0" w:color="auto"/>
        <w:bottom w:val="none" w:sz="0" w:space="0" w:color="auto"/>
        <w:right w:val="none" w:sz="0" w:space="0" w:color="auto"/>
      </w:divBdr>
    </w:div>
    <w:div w:id="1931007">
      <w:bodyDiv w:val="1"/>
      <w:marLeft w:val="0"/>
      <w:marRight w:val="0"/>
      <w:marTop w:val="0"/>
      <w:marBottom w:val="0"/>
      <w:divBdr>
        <w:top w:val="none" w:sz="0" w:space="0" w:color="auto"/>
        <w:left w:val="none" w:sz="0" w:space="0" w:color="auto"/>
        <w:bottom w:val="none" w:sz="0" w:space="0" w:color="auto"/>
        <w:right w:val="none" w:sz="0" w:space="0" w:color="auto"/>
      </w:divBdr>
    </w:div>
    <w:div w:id="2168645">
      <w:bodyDiv w:val="1"/>
      <w:marLeft w:val="0"/>
      <w:marRight w:val="0"/>
      <w:marTop w:val="0"/>
      <w:marBottom w:val="0"/>
      <w:divBdr>
        <w:top w:val="none" w:sz="0" w:space="0" w:color="auto"/>
        <w:left w:val="none" w:sz="0" w:space="0" w:color="auto"/>
        <w:bottom w:val="none" w:sz="0" w:space="0" w:color="auto"/>
        <w:right w:val="none" w:sz="0" w:space="0" w:color="auto"/>
      </w:divBdr>
    </w:div>
    <w:div w:id="2173707">
      <w:bodyDiv w:val="1"/>
      <w:marLeft w:val="0"/>
      <w:marRight w:val="0"/>
      <w:marTop w:val="0"/>
      <w:marBottom w:val="0"/>
      <w:divBdr>
        <w:top w:val="none" w:sz="0" w:space="0" w:color="auto"/>
        <w:left w:val="none" w:sz="0" w:space="0" w:color="auto"/>
        <w:bottom w:val="none" w:sz="0" w:space="0" w:color="auto"/>
        <w:right w:val="none" w:sz="0" w:space="0" w:color="auto"/>
      </w:divBdr>
    </w:div>
    <w:div w:id="2635359">
      <w:bodyDiv w:val="1"/>
      <w:marLeft w:val="0"/>
      <w:marRight w:val="0"/>
      <w:marTop w:val="0"/>
      <w:marBottom w:val="0"/>
      <w:divBdr>
        <w:top w:val="none" w:sz="0" w:space="0" w:color="auto"/>
        <w:left w:val="none" w:sz="0" w:space="0" w:color="auto"/>
        <w:bottom w:val="none" w:sz="0" w:space="0" w:color="auto"/>
        <w:right w:val="none" w:sz="0" w:space="0" w:color="auto"/>
      </w:divBdr>
    </w:div>
    <w:div w:id="2781615">
      <w:bodyDiv w:val="1"/>
      <w:marLeft w:val="0"/>
      <w:marRight w:val="0"/>
      <w:marTop w:val="0"/>
      <w:marBottom w:val="0"/>
      <w:divBdr>
        <w:top w:val="none" w:sz="0" w:space="0" w:color="auto"/>
        <w:left w:val="none" w:sz="0" w:space="0" w:color="auto"/>
        <w:bottom w:val="none" w:sz="0" w:space="0" w:color="auto"/>
        <w:right w:val="none" w:sz="0" w:space="0" w:color="auto"/>
      </w:divBdr>
    </w:div>
    <w:div w:id="3212970">
      <w:bodyDiv w:val="1"/>
      <w:marLeft w:val="0"/>
      <w:marRight w:val="0"/>
      <w:marTop w:val="0"/>
      <w:marBottom w:val="0"/>
      <w:divBdr>
        <w:top w:val="none" w:sz="0" w:space="0" w:color="auto"/>
        <w:left w:val="none" w:sz="0" w:space="0" w:color="auto"/>
        <w:bottom w:val="none" w:sz="0" w:space="0" w:color="auto"/>
        <w:right w:val="none" w:sz="0" w:space="0" w:color="auto"/>
      </w:divBdr>
    </w:div>
    <w:div w:id="3631190">
      <w:bodyDiv w:val="1"/>
      <w:marLeft w:val="0"/>
      <w:marRight w:val="0"/>
      <w:marTop w:val="0"/>
      <w:marBottom w:val="0"/>
      <w:divBdr>
        <w:top w:val="none" w:sz="0" w:space="0" w:color="auto"/>
        <w:left w:val="none" w:sz="0" w:space="0" w:color="auto"/>
        <w:bottom w:val="none" w:sz="0" w:space="0" w:color="auto"/>
        <w:right w:val="none" w:sz="0" w:space="0" w:color="auto"/>
      </w:divBdr>
    </w:div>
    <w:div w:id="3745348">
      <w:bodyDiv w:val="1"/>
      <w:marLeft w:val="0"/>
      <w:marRight w:val="0"/>
      <w:marTop w:val="0"/>
      <w:marBottom w:val="0"/>
      <w:divBdr>
        <w:top w:val="none" w:sz="0" w:space="0" w:color="auto"/>
        <w:left w:val="none" w:sz="0" w:space="0" w:color="auto"/>
        <w:bottom w:val="none" w:sz="0" w:space="0" w:color="auto"/>
        <w:right w:val="none" w:sz="0" w:space="0" w:color="auto"/>
      </w:divBdr>
    </w:div>
    <w:div w:id="3827623">
      <w:bodyDiv w:val="1"/>
      <w:marLeft w:val="0"/>
      <w:marRight w:val="0"/>
      <w:marTop w:val="0"/>
      <w:marBottom w:val="0"/>
      <w:divBdr>
        <w:top w:val="none" w:sz="0" w:space="0" w:color="auto"/>
        <w:left w:val="none" w:sz="0" w:space="0" w:color="auto"/>
        <w:bottom w:val="none" w:sz="0" w:space="0" w:color="auto"/>
        <w:right w:val="none" w:sz="0" w:space="0" w:color="auto"/>
      </w:divBdr>
    </w:div>
    <w:div w:id="4482796">
      <w:bodyDiv w:val="1"/>
      <w:marLeft w:val="0"/>
      <w:marRight w:val="0"/>
      <w:marTop w:val="0"/>
      <w:marBottom w:val="0"/>
      <w:divBdr>
        <w:top w:val="none" w:sz="0" w:space="0" w:color="auto"/>
        <w:left w:val="none" w:sz="0" w:space="0" w:color="auto"/>
        <w:bottom w:val="none" w:sz="0" w:space="0" w:color="auto"/>
        <w:right w:val="none" w:sz="0" w:space="0" w:color="auto"/>
      </w:divBdr>
    </w:div>
    <w:div w:id="5324549">
      <w:bodyDiv w:val="1"/>
      <w:marLeft w:val="0"/>
      <w:marRight w:val="0"/>
      <w:marTop w:val="0"/>
      <w:marBottom w:val="0"/>
      <w:divBdr>
        <w:top w:val="none" w:sz="0" w:space="0" w:color="auto"/>
        <w:left w:val="none" w:sz="0" w:space="0" w:color="auto"/>
        <w:bottom w:val="none" w:sz="0" w:space="0" w:color="auto"/>
        <w:right w:val="none" w:sz="0" w:space="0" w:color="auto"/>
      </w:divBdr>
    </w:div>
    <w:div w:id="6102745">
      <w:bodyDiv w:val="1"/>
      <w:marLeft w:val="0"/>
      <w:marRight w:val="0"/>
      <w:marTop w:val="0"/>
      <w:marBottom w:val="0"/>
      <w:divBdr>
        <w:top w:val="none" w:sz="0" w:space="0" w:color="auto"/>
        <w:left w:val="none" w:sz="0" w:space="0" w:color="auto"/>
        <w:bottom w:val="none" w:sz="0" w:space="0" w:color="auto"/>
        <w:right w:val="none" w:sz="0" w:space="0" w:color="auto"/>
      </w:divBdr>
    </w:div>
    <w:div w:id="7099218">
      <w:bodyDiv w:val="1"/>
      <w:marLeft w:val="0"/>
      <w:marRight w:val="0"/>
      <w:marTop w:val="0"/>
      <w:marBottom w:val="0"/>
      <w:divBdr>
        <w:top w:val="none" w:sz="0" w:space="0" w:color="auto"/>
        <w:left w:val="none" w:sz="0" w:space="0" w:color="auto"/>
        <w:bottom w:val="none" w:sz="0" w:space="0" w:color="auto"/>
        <w:right w:val="none" w:sz="0" w:space="0" w:color="auto"/>
      </w:divBdr>
    </w:div>
    <w:div w:id="8341691">
      <w:bodyDiv w:val="1"/>
      <w:marLeft w:val="0"/>
      <w:marRight w:val="0"/>
      <w:marTop w:val="0"/>
      <w:marBottom w:val="0"/>
      <w:divBdr>
        <w:top w:val="none" w:sz="0" w:space="0" w:color="auto"/>
        <w:left w:val="none" w:sz="0" w:space="0" w:color="auto"/>
        <w:bottom w:val="none" w:sz="0" w:space="0" w:color="auto"/>
        <w:right w:val="none" w:sz="0" w:space="0" w:color="auto"/>
      </w:divBdr>
    </w:div>
    <w:div w:id="8415912">
      <w:bodyDiv w:val="1"/>
      <w:marLeft w:val="0"/>
      <w:marRight w:val="0"/>
      <w:marTop w:val="0"/>
      <w:marBottom w:val="0"/>
      <w:divBdr>
        <w:top w:val="none" w:sz="0" w:space="0" w:color="auto"/>
        <w:left w:val="none" w:sz="0" w:space="0" w:color="auto"/>
        <w:bottom w:val="none" w:sz="0" w:space="0" w:color="auto"/>
        <w:right w:val="none" w:sz="0" w:space="0" w:color="auto"/>
      </w:divBdr>
    </w:div>
    <w:div w:id="9307120">
      <w:bodyDiv w:val="1"/>
      <w:marLeft w:val="0"/>
      <w:marRight w:val="0"/>
      <w:marTop w:val="0"/>
      <w:marBottom w:val="0"/>
      <w:divBdr>
        <w:top w:val="none" w:sz="0" w:space="0" w:color="auto"/>
        <w:left w:val="none" w:sz="0" w:space="0" w:color="auto"/>
        <w:bottom w:val="none" w:sz="0" w:space="0" w:color="auto"/>
        <w:right w:val="none" w:sz="0" w:space="0" w:color="auto"/>
      </w:divBdr>
    </w:div>
    <w:div w:id="10226295">
      <w:bodyDiv w:val="1"/>
      <w:marLeft w:val="0"/>
      <w:marRight w:val="0"/>
      <w:marTop w:val="0"/>
      <w:marBottom w:val="0"/>
      <w:divBdr>
        <w:top w:val="none" w:sz="0" w:space="0" w:color="auto"/>
        <w:left w:val="none" w:sz="0" w:space="0" w:color="auto"/>
        <w:bottom w:val="none" w:sz="0" w:space="0" w:color="auto"/>
        <w:right w:val="none" w:sz="0" w:space="0" w:color="auto"/>
      </w:divBdr>
    </w:div>
    <w:div w:id="10693099">
      <w:bodyDiv w:val="1"/>
      <w:marLeft w:val="0"/>
      <w:marRight w:val="0"/>
      <w:marTop w:val="0"/>
      <w:marBottom w:val="0"/>
      <w:divBdr>
        <w:top w:val="none" w:sz="0" w:space="0" w:color="auto"/>
        <w:left w:val="none" w:sz="0" w:space="0" w:color="auto"/>
        <w:bottom w:val="none" w:sz="0" w:space="0" w:color="auto"/>
        <w:right w:val="none" w:sz="0" w:space="0" w:color="auto"/>
      </w:divBdr>
    </w:div>
    <w:div w:id="10764714">
      <w:bodyDiv w:val="1"/>
      <w:marLeft w:val="0"/>
      <w:marRight w:val="0"/>
      <w:marTop w:val="0"/>
      <w:marBottom w:val="0"/>
      <w:divBdr>
        <w:top w:val="none" w:sz="0" w:space="0" w:color="auto"/>
        <w:left w:val="none" w:sz="0" w:space="0" w:color="auto"/>
        <w:bottom w:val="none" w:sz="0" w:space="0" w:color="auto"/>
        <w:right w:val="none" w:sz="0" w:space="0" w:color="auto"/>
      </w:divBdr>
    </w:div>
    <w:div w:id="13070158">
      <w:bodyDiv w:val="1"/>
      <w:marLeft w:val="0"/>
      <w:marRight w:val="0"/>
      <w:marTop w:val="0"/>
      <w:marBottom w:val="0"/>
      <w:divBdr>
        <w:top w:val="none" w:sz="0" w:space="0" w:color="auto"/>
        <w:left w:val="none" w:sz="0" w:space="0" w:color="auto"/>
        <w:bottom w:val="none" w:sz="0" w:space="0" w:color="auto"/>
        <w:right w:val="none" w:sz="0" w:space="0" w:color="auto"/>
      </w:divBdr>
    </w:div>
    <w:div w:id="13772796">
      <w:bodyDiv w:val="1"/>
      <w:marLeft w:val="0"/>
      <w:marRight w:val="0"/>
      <w:marTop w:val="0"/>
      <w:marBottom w:val="0"/>
      <w:divBdr>
        <w:top w:val="none" w:sz="0" w:space="0" w:color="auto"/>
        <w:left w:val="none" w:sz="0" w:space="0" w:color="auto"/>
        <w:bottom w:val="none" w:sz="0" w:space="0" w:color="auto"/>
        <w:right w:val="none" w:sz="0" w:space="0" w:color="auto"/>
      </w:divBdr>
    </w:div>
    <w:div w:id="14233391">
      <w:bodyDiv w:val="1"/>
      <w:marLeft w:val="0"/>
      <w:marRight w:val="0"/>
      <w:marTop w:val="0"/>
      <w:marBottom w:val="0"/>
      <w:divBdr>
        <w:top w:val="none" w:sz="0" w:space="0" w:color="auto"/>
        <w:left w:val="none" w:sz="0" w:space="0" w:color="auto"/>
        <w:bottom w:val="none" w:sz="0" w:space="0" w:color="auto"/>
        <w:right w:val="none" w:sz="0" w:space="0" w:color="auto"/>
      </w:divBdr>
    </w:div>
    <w:div w:id="14549057">
      <w:bodyDiv w:val="1"/>
      <w:marLeft w:val="0"/>
      <w:marRight w:val="0"/>
      <w:marTop w:val="0"/>
      <w:marBottom w:val="0"/>
      <w:divBdr>
        <w:top w:val="none" w:sz="0" w:space="0" w:color="auto"/>
        <w:left w:val="none" w:sz="0" w:space="0" w:color="auto"/>
        <w:bottom w:val="none" w:sz="0" w:space="0" w:color="auto"/>
        <w:right w:val="none" w:sz="0" w:space="0" w:color="auto"/>
      </w:divBdr>
    </w:div>
    <w:div w:id="14625845">
      <w:bodyDiv w:val="1"/>
      <w:marLeft w:val="0"/>
      <w:marRight w:val="0"/>
      <w:marTop w:val="0"/>
      <w:marBottom w:val="0"/>
      <w:divBdr>
        <w:top w:val="none" w:sz="0" w:space="0" w:color="auto"/>
        <w:left w:val="none" w:sz="0" w:space="0" w:color="auto"/>
        <w:bottom w:val="none" w:sz="0" w:space="0" w:color="auto"/>
        <w:right w:val="none" w:sz="0" w:space="0" w:color="auto"/>
      </w:divBdr>
    </w:div>
    <w:div w:id="15011560">
      <w:bodyDiv w:val="1"/>
      <w:marLeft w:val="0"/>
      <w:marRight w:val="0"/>
      <w:marTop w:val="0"/>
      <w:marBottom w:val="0"/>
      <w:divBdr>
        <w:top w:val="none" w:sz="0" w:space="0" w:color="auto"/>
        <w:left w:val="none" w:sz="0" w:space="0" w:color="auto"/>
        <w:bottom w:val="none" w:sz="0" w:space="0" w:color="auto"/>
        <w:right w:val="none" w:sz="0" w:space="0" w:color="auto"/>
      </w:divBdr>
    </w:div>
    <w:div w:id="15860488">
      <w:bodyDiv w:val="1"/>
      <w:marLeft w:val="0"/>
      <w:marRight w:val="0"/>
      <w:marTop w:val="0"/>
      <w:marBottom w:val="0"/>
      <w:divBdr>
        <w:top w:val="none" w:sz="0" w:space="0" w:color="auto"/>
        <w:left w:val="none" w:sz="0" w:space="0" w:color="auto"/>
        <w:bottom w:val="none" w:sz="0" w:space="0" w:color="auto"/>
        <w:right w:val="none" w:sz="0" w:space="0" w:color="auto"/>
      </w:divBdr>
    </w:div>
    <w:div w:id="15933745">
      <w:bodyDiv w:val="1"/>
      <w:marLeft w:val="0"/>
      <w:marRight w:val="0"/>
      <w:marTop w:val="0"/>
      <w:marBottom w:val="0"/>
      <w:divBdr>
        <w:top w:val="none" w:sz="0" w:space="0" w:color="auto"/>
        <w:left w:val="none" w:sz="0" w:space="0" w:color="auto"/>
        <w:bottom w:val="none" w:sz="0" w:space="0" w:color="auto"/>
        <w:right w:val="none" w:sz="0" w:space="0" w:color="auto"/>
      </w:divBdr>
    </w:div>
    <w:div w:id="16203181">
      <w:bodyDiv w:val="1"/>
      <w:marLeft w:val="0"/>
      <w:marRight w:val="0"/>
      <w:marTop w:val="0"/>
      <w:marBottom w:val="0"/>
      <w:divBdr>
        <w:top w:val="none" w:sz="0" w:space="0" w:color="auto"/>
        <w:left w:val="none" w:sz="0" w:space="0" w:color="auto"/>
        <w:bottom w:val="none" w:sz="0" w:space="0" w:color="auto"/>
        <w:right w:val="none" w:sz="0" w:space="0" w:color="auto"/>
      </w:divBdr>
    </w:div>
    <w:div w:id="16397253">
      <w:bodyDiv w:val="1"/>
      <w:marLeft w:val="0"/>
      <w:marRight w:val="0"/>
      <w:marTop w:val="0"/>
      <w:marBottom w:val="0"/>
      <w:divBdr>
        <w:top w:val="none" w:sz="0" w:space="0" w:color="auto"/>
        <w:left w:val="none" w:sz="0" w:space="0" w:color="auto"/>
        <w:bottom w:val="none" w:sz="0" w:space="0" w:color="auto"/>
        <w:right w:val="none" w:sz="0" w:space="0" w:color="auto"/>
      </w:divBdr>
    </w:div>
    <w:div w:id="16397635">
      <w:bodyDiv w:val="1"/>
      <w:marLeft w:val="0"/>
      <w:marRight w:val="0"/>
      <w:marTop w:val="0"/>
      <w:marBottom w:val="0"/>
      <w:divBdr>
        <w:top w:val="none" w:sz="0" w:space="0" w:color="auto"/>
        <w:left w:val="none" w:sz="0" w:space="0" w:color="auto"/>
        <w:bottom w:val="none" w:sz="0" w:space="0" w:color="auto"/>
        <w:right w:val="none" w:sz="0" w:space="0" w:color="auto"/>
      </w:divBdr>
    </w:div>
    <w:div w:id="16585031">
      <w:bodyDiv w:val="1"/>
      <w:marLeft w:val="0"/>
      <w:marRight w:val="0"/>
      <w:marTop w:val="0"/>
      <w:marBottom w:val="0"/>
      <w:divBdr>
        <w:top w:val="none" w:sz="0" w:space="0" w:color="auto"/>
        <w:left w:val="none" w:sz="0" w:space="0" w:color="auto"/>
        <w:bottom w:val="none" w:sz="0" w:space="0" w:color="auto"/>
        <w:right w:val="none" w:sz="0" w:space="0" w:color="auto"/>
      </w:divBdr>
    </w:div>
    <w:div w:id="16733885">
      <w:bodyDiv w:val="1"/>
      <w:marLeft w:val="0"/>
      <w:marRight w:val="0"/>
      <w:marTop w:val="0"/>
      <w:marBottom w:val="0"/>
      <w:divBdr>
        <w:top w:val="none" w:sz="0" w:space="0" w:color="auto"/>
        <w:left w:val="none" w:sz="0" w:space="0" w:color="auto"/>
        <w:bottom w:val="none" w:sz="0" w:space="0" w:color="auto"/>
        <w:right w:val="none" w:sz="0" w:space="0" w:color="auto"/>
      </w:divBdr>
    </w:div>
    <w:div w:id="16809042">
      <w:bodyDiv w:val="1"/>
      <w:marLeft w:val="0"/>
      <w:marRight w:val="0"/>
      <w:marTop w:val="0"/>
      <w:marBottom w:val="0"/>
      <w:divBdr>
        <w:top w:val="none" w:sz="0" w:space="0" w:color="auto"/>
        <w:left w:val="none" w:sz="0" w:space="0" w:color="auto"/>
        <w:bottom w:val="none" w:sz="0" w:space="0" w:color="auto"/>
        <w:right w:val="none" w:sz="0" w:space="0" w:color="auto"/>
      </w:divBdr>
    </w:div>
    <w:div w:id="17394672">
      <w:bodyDiv w:val="1"/>
      <w:marLeft w:val="0"/>
      <w:marRight w:val="0"/>
      <w:marTop w:val="0"/>
      <w:marBottom w:val="0"/>
      <w:divBdr>
        <w:top w:val="none" w:sz="0" w:space="0" w:color="auto"/>
        <w:left w:val="none" w:sz="0" w:space="0" w:color="auto"/>
        <w:bottom w:val="none" w:sz="0" w:space="0" w:color="auto"/>
        <w:right w:val="none" w:sz="0" w:space="0" w:color="auto"/>
      </w:divBdr>
    </w:div>
    <w:div w:id="17895297">
      <w:bodyDiv w:val="1"/>
      <w:marLeft w:val="0"/>
      <w:marRight w:val="0"/>
      <w:marTop w:val="0"/>
      <w:marBottom w:val="0"/>
      <w:divBdr>
        <w:top w:val="none" w:sz="0" w:space="0" w:color="auto"/>
        <w:left w:val="none" w:sz="0" w:space="0" w:color="auto"/>
        <w:bottom w:val="none" w:sz="0" w:space="0" w:color="auto"/>
        <w:right w:val="none" w:sz="0" w:space="0" w:color="auto"/>
      </w:divBdr>
    </w:div>
    <w:div w:id="18355401">
      <w:bodyDiv w:val="1"/>
      <w:marLeft w:val="0"/>
      <w:marRight w:val="0"/>
      <w:marTop w:val="0"/>
      <w:marBottom w:val="0"/>
      <w:divBdr>
        <w:top w:val="none" w:sz="0" w:space="0" w:color="auto"/>
        <w:left w:val="none" w:sz="0" w:space="0" w:color="auto"/>
        <w:bottom w:val="none" w:sz="0" w:space="0" w:color="auto"/>
        <w:right w:val="none" w:sz="0" w:space="0" w:color="auto"/>
      </w:divBdr>
    </w:div>
    <w:div w:id="18892262">
      <w:bodyDiv w:val="1"/>
      <w:marLeft w:val="0"/>
      <w:marRight w:val="0"/>
      <w:marTop w:val="0"/>
      <w:marBottom w:val="0"/>
      <w:divBdr>
        <w:top w:val="none" w:sz="0" w:space="0" w:color="auto"/>
        <w:left w:val="none" w:sz="0" w:space="0" w:color="auto"/>
        <w:bottom w:val="none" w:sz="0" w:space="0" w:color="auto"/>
        <w:right w:val="none" w:sz="0" w:space="0" w:color="auto"/>
      </w:divBdr>
    </w:div>
    <w:div w:id="19362012">
      <w:bodyDiv w:val="1"/>
      <w:marLeft w:val="0"/>
      <w:marRight w:val="0"/>
      <w:marTop w:val="0"/>
      <w:marBottom w:val="0"/>
      <w:divBdr>
        <w:top w:val="none" w:sz="0" w:space="0" w:color="auto"/>
        <w:left w:val="none" w:sz="0" w:space="0" w:color="auto"/>
        <w:bottom w:val="none" w:sz="0" w:space="0" w:color="auto"/>
        <w:right w:val="none" w:sz="0" w:space="0" w:color="auto"/>
      </w:divBdr>
    </w:div>
    <w:div w:id="19472136">
      <w:bodyDiv w:val="1"/>
      <w:marLeft w:val="0"/>
      <w:marRight w:val="0"/>
      <w:marTop w:val="0"/>
      <w:marBottom w:val="0"/>
      <w:divBdr>
        <w:top w:val="none" w:sz="0" w:space="0" w:color="auto"/>
        <w:left w:val="none" w:sz="0" w:space="0" w:color="auto"/>
        <w:bottom w:val="none" w:sz="0" w:space="0" w:color="auto"/>
        <w:right w:val="none" w:sz="0" w:space="0" w:color="auto"/>
      </w:divBdr>
    </w:div>
    <w:div w:id="19743940">
      <w:bodyDiv w:val="1"/>
      <w:marLeft w:val="0"/>
      <w:marRight w:val="0"/>
      <w:marTop w:val="0"/>
      <w:marBottom w:val="0"/>
      <w:divBdr>
        <w:top w:val="none" w:sz="0" w:space="0" w:color="auto"/>
        <w:left w:val="none" w:sz="0" w:space="0" w:color="auto"/>
        <w:bottom w:val="none" w:sz="0" w:space="0" w:color="auto"/>
        <w:right w:val="none" w:sz="0" w:space="0" w:color="auto"/>
      </w:divBdr>
    </w:div>
    <w:div w:id="20251315">
      <w:bodyDiv w:val="1"/>
      <w:marLeft w:val="0"/>
      <w:marRight w:val="0"/>
      <w:marTop w:val="0"/>
      <w:marBottom w:val="0"/>
      <w:divBdr>
        <w:top w:val="none" w:sz="0" w:space="0" w:color="auto"/>
        <w:left w:val="none" w:sz="0" w:space="0" w:color="auto"/>
        <w:bottom w:val="none" w:sz="0" w:space="0" w:color="auto"/>
        <w:right w:val="none" w:sz="0" w:space="0" w:color="auto"/>
      </w:divBdr>
    </w:div>
    <w:div w:id="20514670">
      <w:bodyDiv w:val="1"/>
      <w:marLeft w:val="0"/>
      <w:marRight w:val="0"/>
      <w:marTop w:val="0"/>
      <w:marBottom w:val="0"/>
      <w:divBdr>
        <w:top w:val="none" w:sz="0" w:space="0" w:color="auto"/>
        <w:left w:val="none" w:sz="0" w:space="0" w:color="auto"/>
        <w:bottom w:val="none" w:sz="0" w:space="0" w:color="auto"/>
        <w:right w:val="none" w:sz="0" w:space="0" w:color="auto"/>
      </w:divBdr>
    </w:div>
    <w:div w:id="20668857">
      <w:bodyDiv w:val="1"/>
      <w:marLeft w:val="0"/>
      <w:marRight w:val="0"/>
      <w:marTop w:val="0"/>
      <w:marBottom w:val="0"/>
      <w:divBdr>
        <w:top w:val="none" w:sz="0" w:space="0" w:color="auto"/>
        <w:left w:val="none" w:sz="0" w:space="0" w:color="auto"/>
        <w:bottom w:val="none" w:sz="0" w:space="0" w:color="auto"/>
        <w:right w:val="none" w:sz="0" w:space="0" w:color="auto"/>
      </w:divBdr>
    </w:div>
    <w:div w:id="21054920">
      <w:bodyDiv w:val="1"/>
      <w:marLeft w:val="0"/>
      <w:marRight w:val="0"/>
      <w:marTop w:val="0"/>
      <w:marBottom w:val="0"/>
      <w:divBdr>
        <w:top w:val="none" w:sz="0" w:space="0" w:color="auto"/>
        <w:left w:val="none" w:sz="0" w:space="0" w:color="auto"/>
        <w:bottom w:val="none" w:sz="0" w:space="0" w:color="auto"/>
        <w:right w:val="none" w:sz="0" w:space="0" w:color="auto"/>
      </w:divBdr>
    </w:div>
    <w:div w:id="23134648">
      <w:bodyDiv w:val="1"/>
      <w:marLeft w:val="0"/>
      <w:marRight w:val="0"/>
      <w:marTop w:val="0"/>
      <w:marBottom w:val="0"/>
      <w:divBdr>
        <w:top w:val="none" w:sz="0" w:space="0" w:color="auto"/>
        <w:left w:val="none" w:sz="0" w:space="0" w:color="auto"/>
        <w:bottom w:val="none" w:sz="0" w:space="0" w:color="auto"/>
        <w:right w:val="none" w:sz="0" w:space="0" w:color="auto"/>
      </w:divBdr>
    </w:div>
    <w:div w:id="23292014">
      <w:bodyDiv w:val="1"/>
      <w:marLeft w:val="0"/>
      <w:marRight w:val="0"/>
      <w:marTop w:val="0"/>
      <w:marBottom w:val="0"/>
      <w:divBdr>
        <w:top w:val="none" w:sz="0" w:space="0" w:color="auto"/>
        <w:left w:val="none" w:sz="0" w:space="0" w:color="auto"/>
        <w:bottom w:val="none" w:sz="0" w:space="0" w:color="auto"/>
        <w:right w:val="none" w:sz="0" w:space="0" w:color="auto"/>
      </w:divBdr>
    </w:div>
    <w:div w:id="24719690">
      <w:bodyDiv w:val="1"/>
      <w:marLeft w:val="0"/>
      <w:marRight w:val="0"/>
      <w:marTop w:val="0"/>
      <w:marBottom w:val="0"/>
      <w:divBdr>
        <w:top w:val="none" w:sz="0" w:space="0" w:color="auto"/>
        <w:left w:val="none" w:sz="0" w:space="0" w:color="auto"/>
        <w:bottom w:val="none" w:sz="0" w:space="0" w:color="auto"/>
        <w:right w:val="none" w:sz="0" w:space="0" w:color="auto"/>
      </w:divBdr>
    </w:div>
    <w:div w:id="24864731">
      <w:bodyDiv w:val="1"/>
      <w:marLeft w:val="0"/>
      <w:marRight w:val="0"/>
      <w:marTop w:val="0"/>
      <w:marBottom w:val="0"/>
      <w:divBdr>
        <w:top w:val="none" w:sz="0" w:space="0" w:color="auto"/>
        <w:left w:val="none" w:sz="0" w:space="0" w:color="auto"/>
        <w:bottom w:val="none" w:sz="0" w:space="0" w:color="auto"/>
        <w:right w:val="none" w:sz="0" w:space="0" w:color="auto"/>
      </w:divBdr>
    </w:div>
    <w:div w:id="25253954">
      <w:bodyDiv w:val="1"/>
      <w:marLeft w:val="0"/>
      <w:marRight w:val="0"/>
      <w:marTop w:val="0"/>
      <w:marBottom w:val="0"/>
      <w:divBdr>
        <w:top w:val="none" w:sz="0" w:space="0" w:color="auto"/>
        <w:left w:val="none" w:sz="0" w:space="0" w:color="auto"/>
        <w:bottom w:val="none" w:sz="0" w:space="0" w:color="auto"/>
        <w:right w:val="none" w:sz="0" w:space="0" w:color="auto"/>
      </w:divBdr>
    </w:div>
    <w:div w:id="26026761">
      <w:bodyDiv w:val="1"/>
      <w:marLeft w:val="0"/>
      <w:marRight w:val="0"/>
      <w:marTop w:val="0"/>
      <w:marBottom w:val="0"/>
      <w:divBdr>
        <w:top w:val="none" w:sz="0" w:space="0" w:color="auto"/>
        <w:left w:val="none" w:sz="0" w:space="0" w:color="auto"/>
        <w:bottom w:val="none" w:sz="0" w:space="0" w:color="auto"/>
        <w:right w:val="none" w:sz="0" w:space="0" w:color="auto"/>
      </w:divBdr>
    </w:div>
    <w:div w:id="26223801">
      <w:bodyDiv w:val="1"/>
      <w:marLeft w:val="0"/>
      <w:marRight w:val="0"/>
      <w:marTop w:val="0"/>
      <w:marBottom w:val="0"/>
      <w:divBdr>
        <w:top w:val="none" w:sz="0" w:space="0" w:color="auto"/>
        <w:left w:val="none" w:sz="0" w:space="0" w:color="auto"/>
        <w:bottom w:val="none" w:sz="0" w:space="0" w:color="auto"/>
        <w:right w:val="none" w:sz="0" w:space="0" w:color="auto"/>
      </w:divBdr>
    </w:div>
    <w:div w:id="26489072">
      <w:bodyDiv w:val="1"/>
      <w:marLeft w:val="0"/>
      <w:marRight w:val="0"/>
      <w:marTop w:val="0"/>
      <w:marBottom w:val="0"/>
      <w:divBdr>
        <w:top w:val="none" w:sz="0" w:space="0" w:color="auto"/>
        <w:left w:val="none" w:sz="0" w:space="0" w:color="auto"/>
        <w:bottom w:val="none" w:sz="0" w:space="0" w:color="auto"/>
        <w:right w:val="none" w:sz="0" w:space="0" w:color="auto"/>
      </w:divBdr>
    </w:div>
    <w:div w:id="26496056">
      <w:bodyDiv w:val="1"/>
      <w:marLeft w:val="0"/>
      <w:marRight w:val="0"/>
      <w:marTop w:val="0"/>
      <w:marBottom w:val="0"/>
      <w:divBdr>
        <w:top w:val="none" w:sz="0" w:space="0" w:color="auto"/>
        <w:left w:val="none" w:sz="0" w:space="0" w:color="auto"/>
        <w:bottom w:val="none" w:sz="0" w:space="0" w:color="auto"/>
        <w:right w:val="none" w:sz="0" w:space="0" w:color="auto"/>
      </w:divBdr>
    </w:div>
    <w:div w:id="26682857">
      <w:bodyDiv w:val="1"/>
      <w:marLeft w:val="0"/>
      <w:marRight w:val="0"/>
      <w:marTop w:val="0"/>
      <w:marBottom w:val="0"/>
      <w:divBdr>
        <w:top w:val="none" w:sz="0" w:space="0" w:color="auto"/>
        <w:left w:val="none" w:sz="0" w:space="0" w:color="auto"/>
        <w:bottom w:val="none" w:sz="0" w:space="0" w:color="auto"/>
        <w:right w:val="none" w:sz="0" w:space="0" w:color="auto"/>
      </w:divBdr>
    </w:div>
    <w:div w:id="27146647">
      <w:bodyDiv w:val="1"/>
      <w:marLeft w:val="0"/>
      <w:marRight w:val="0"/>
      <w:marTop w:val="0"/>
      <w:marBottom w:val="0"/>
      <w:divBdr>
        <w:top w:val="none" w:sz="0" w:space="0" w:color="auto"/>
        <w:left w:val="none" w:sz="0" w:space="0" w:color="auto"/>
        <w:bottom w:val="none" w:sz="0" w:space="0" w:color="auto"/>
        <w:right w:val="none" w:sz="0" w:space="0" w:color="auto"/>
      </w:divBdr>
    </w:div>
    <w:div w:id="28340243">
      <w:bodyDiv w:val="1"/>
      <w:marLeft w:val="0"/>
      <w:marRight w:val="0"/>
      <w:marTop w:val="0"/>
      <w:marBottom w:val="0"/>
      <w:divBdr>
        <w:top w:val="none" w:sz="0" w:space="0" w:color="auto"/>
        <w:left w:val="none" w:sz="0" w:space="0" w:color="auto"/>
        <w:bottom w:val="none" w:sz="0" w:space="0" w:color="auto"/>
        <w:right w:val="none" w:sz="0" w:space="0" w:color="auto"/>
      </w:divBdr>
    </w:div>
    <w:div w:id="28379257">
      <w:bodyDiv w:val="1"/>
      <w:marLeft w:val="0"/>
      <w:marRight w:val="0"/>
      <w:marTop w:val="0"/>
      <w:marBottom w:val="0"/>
      <w:divBdr>
        <w:top w:val="none" w:sz="0" w:space="0" w:color="auto"/>
        <w:left w:val="none" w:sz="0" w:space="0" w:color="auto"/>
        <w:bottom w:val="none" w:sz="0" w:space="0" w:color="auto"/>
        <w:right w:val="none" w:sz="0" w:space="0" w:color="auto"/>
      </w:divBdr>
    </w:div>
    <w:div w:id="28602878">
      <w:bodyDiv w:val="1"/>
      <w:marLeft w:val="0"/>
      <w:marRight w:val="0"/>
      <w:marTop w:val="0"/>
      <w:marBottom w:val="0"/>
      <w:divBdr>
        <w:top w:val="none" w:sz="0" w:space="0" w:color="auto"/>
        <w:left w:val="none" w:sz="0" w:space="0" w:color="auto"/>
        <w:bottom w:val="none" w:sz="0" w:space="0" w:color="auto"/>
        <w:right w:val="none" w:sz="0" w:space="0" w:color="auto"/>
      </w:divBdr>
    </w:div>
    <w:div w:id="28802669">
      <w:bodyDiv w:val="1"/>
      <w:marLeft w:val="0"/>
      <w:marRight w:val="0"/>
      <w:marTop w:val="0"/>
      <w:marBottom w:val="0"/>
      <w:divBdr>
        <w:top w:val="none" w:sz="0" w:space="0" w:color="auto"/>
        <w:left w:val="none" w:sz="0" w:space="0" w:color="auto"/>
        <w:bottom w:val="none" w:sz="0" w:space="0" w:color="auto"/>
        <w:right w:val="none" w:sz="0" w:space="0" w:color="auto"/>
      </w:divBdr>
    </w:div>
    <w:div w:id="29764422">
      <w:bodyDiv w:val="1"/>
      <w:marLeft w:val="0"/>
      <w:marRight w:val="0"/>
      <w:marTop w:val="0"/>
      <w:marBottom w:val="0"/>
      <w:divBdr>
        <w:top w:val="none" w:sz="0" w:space="0" w:color="auto"/>
        <w:left w:val="none" w:sz="0" w:space="0" w:color="auto"/>
        <w:bottom w:val="none" w:sz="0" w:space="0" w:color="auto"/>
        <w:right w:val="none" w:sz="0" w:space="0" w:color="auto"/>
      </w:divBdr>
    </w:div>
    <w:div w:id="29959065">
      <w:bodyDiv w:val="1"/>
      <w:marLeft w:val="0"/>
      <w:marRight w:val="0"/>
      <w:marTop w:val="0"/>
      <w:marBottom w:val="0"/>
      <w:divBdr>
        <w:top w:val="none" w:sz="0" w:space="0" w:color="auto"/>
        <w:left w:val="none" w:sz="0" w:space="0" w:color="auto"/>
        <w:bottom w:val="none" w:sz="0" w:space="0" w:color="auto"/>
        <w:right w:val="none" w:sz="0" w:space="0" w:color="auto"/>
      </w:divBdr>
    </w:div>
    <w:div w:id="30082499">
      <w:bodyDiv w:val="1"/>
      <w:marLeft w:val="0"/>
      <w:marRight w:val="0"/>
      <w:marTop w:val="0"/>
      <w:marBottom w:val="0"/>
      <w:divBdr>
        <w:top w:val="none" w:sz="0" w:space="0" w:color="auto"/>
        <w:left w:val="none" w:sz="0" w:space="0" w:color="auto"/>
        <w:bottom w:val="none" w:sz="0" w:space="0" w:color="auto"/>
        <w:right w:val="none" w:sz="0" w:space="0" w:color="auto"/>
      </w:divBdr>
    </w:div>
    <w:div w:id="31537182">
      <w:bodyDiv w:val="1"/>
      <w:marLeft w:val="0"/>
      <w:marRight w:val="0"/>
      <w:marTop w:val="0"/>
      <w:marBottom w:val="0"/>
      <w:divBdr>
        <w:top w:val="none" w:sz="0" w:space="0" w:color="auto"/>
        <w:left w:val="none" w:sz="0" w:space="0" w:color="auto"/>
        <w:bottom w:val="none" w:sz="0" w:space="0" w:color="auto"/>
        <w:right w:val="none" w:sz="0" w:space="0" w:color="auto"/>
      </w:divBdr>
    </w:div>
    <w:div w:id="31611708">
      <w:bodyDiv w:val="1"/>
      <w:marLeft w:val="0"/>
      <w:marRight w:val="0"/>
      <w:marTop w:val="0"/>
      <w:marBottom w:val="0"/>
      <w:divBdr>
        <w:top w:val="none" w:sz="0" w:space="0" w:color="auto"/>
        <w:left w:val="none" w:sz="0" w:space="0" w:color="auto"/>
        <w:bottom w:val="none" w:sz="0" w:space="0" w:color="auto"/>
        <w:right w:val="none" w:sz="0" w:space="0" w:color="auto"/>
      </w:divBdr>
    </w:div>
    <w:div w:id="32191209">
      <w:bodyDiv w:val="1"/>
      <w:marLeft w:val="0"/>
      <w:marRight w:val="0"/>
      <w:marTop w:val="0"/>
      <w:marBottom w:val="0"/>
      <w:divBdr>
        <w:top w:val="none" w:sz="0" w:space="0" w:color="auto"/>
        <w:left w:val="none" w:sz="0" w:space="0" w:color="auto"/>
        <w:bottom w:val="none" w:sz="0" w:space="0" w:color="auto"/>
        <w:right w:val="none" w:sz="0" w:space="0" w:color="auto"/>
      </w:divBdr>
    </w:div>
    <w:div w:id="32385856">
      <w:bodyDiv w:val="1"/>
      <w:marLeft w:val="0"/>
      <w:marRight w:val="0"/>
      <w:marTop w:val="0"/>
      <w:marBottom w:val="0"/>
      <w:divBdr>
        <w:top w:val="none" w:sz="0" w:space="0" w:color="auto"/>
        <w:left w:val="none" w:sz="0" w:space="0" w:color="auto"/>
        <w:bottom w:val="none" w:sz="0" w:space="0" w:color="auto"/>
        <w:right w:val="none" w:sz="0" w:space="0" w:color="auto"/>
      </w:divBdr>
    </w:div>
    <w:div w:id="32508901">
      <w:bodyDiv w:val="1"/>
      <w:marLeft w:val="0"/>
      <w:marRight w:val="0"/>
      <w:marTop w:val="0"/>
      <w:marBottom w:val="0"/>
      <w:divBdr>
        <w:top w:val="none" w:sz="0" w:space="0" w:color="auto"/>
        <w:left w:val="none" w:sz="0" w:space="0" w:color="auto"/>
        <w:bottom w:val="none" w:sz="0" w:space="0" w:color="auto"/>
        <w:right w:val="none" w:sz="0" w:space="0" w:color="auto"/>
      </w:divBdr>
    </w:div>
    <w:div w:id="32997042">
      <w:bodyDiv w:val="1"/>
      <w:marLeft w:val="0"/>
      <w:marRight w:val="0"/>
      <w:marTop w:val="0"/>
      <w:marBottom w:val="0"/>
      <w:divBdr>
        <w:top w:val="none" w:sz="0" w:space="0" w:color="auto"/>
        <w:left w:val="none" w:sz="0" w:space="0" w:color="auto"/>
        <w:bottom w:val="none" w:sz="0" w:space="0" w:color="auto"/>
        <w:right w:val="none" w:sz="0" w:space="0" w:color="auto"/>
      </w:divBdr>
    </w:div>
    <w:div w:id="33236761">
      <w:bodyDiv w:val="1"/>
      <w:marLeft w:val="0"/>
      <w:marRight w:val="0"/>
      <w:marTop w:val="0"/>
      <w:marBottom w:val="0"/>
      <w:divBdr>
        <w:top w:val="none" w:sz="0" w:space="0" w:color="auto"/>
        <w:left w:val="none" w:sz="0" w:space="0" w:color="auto"/>
        <w:bottom w:val="none" w:sz="0" w:space="0" w:color="auto"/>
        <w:right w:val="none" w:sz="0" w:space="0" w:color="auto"/>
      </w:divBdr>
    </w:div>
    <w:div w:id="33505640">
      <w:bodyDiv w:val="1"/>
      <w:marLeft w:val="0"/>
      <w:marRight w:val="0"/>
      <w:marTop w:val="0"/>
      <w:marBottom w:val="0"/>
      <w:divBdr>
        <w:top w:val="none" w:sz="0" w:space="0" w:color="auto"/>
        <w:left w:val="none" w:sz="0" w:space="0" w:color="auto"/>
        <w:bottom w:val="none" w:sz="0" w:space="0" w:color="auto"/>
        <w:right w:val="none" w:sz="0" w:space="0" w:color="auto"/>
      </w:divBdr>
    </w:div>
    <w:div w:id="33967864">
      <w:bodyDiv w:val="1"/>
      <w:marLeft w:val="0"/>
      <w:marRight w:val="0"/>
      <w:marTop w:val="0"/>
      <w:marBottom w:val="0"/>
      <w:divBdr>
        <w:top w:val="none" w:sz="0" w:space="0" w:color="auto"/>
        <w:left w:val="none" w:sz="0" w:space="0" w:color="auto"/>
        <w:bottom w:val="none" w:sz="0" w:space="0" w:color="auto"/>
        <w:right w:val="none" w:sz="0" w:space="0" w:color="auto"/>
      </w:divBdr>
    </w:div>
    <w:div w:id="34236510">
      <w:bodyDiv w:val="1"/>
      <w:marLeft w:val="0"/>
      <w:marRight w:val="0"/>
      <w:marTop w:val="0"/>
      <w:marBottom w:val="0"/>
      <w:divBdr>
        <w:top w:val="none" w:sz="0" w:space="0" w:color="auto"/>
        <w:left w:val="none" w:sz="0" w:space="0" w:color="auto"/>
        <w:bottom w:val="none" w:sz="0" w:space="0" w:color="auto"/>
        <w:right w:val="none" w:sz="0" w:space="0" w:color="auto"/>
      </w:divBdr>
    </w:div>
    <w:div w:id="34283997">
      <w:bodyDiv w:val="1"/>
      <w:marLeft w:val="0"/>
      <w:marRight w:val="0"/>
      <w:marTop w:val="0"/>
      <w:marBottom w:val="0"/>
      <w:divBdr>
        <w:top w:val="none" w:sz="0" w:space="0" w:color="auto"/>
        <w:left w:val="none" w:sz="0" w:space="0" w:color="auto"/>
        <w:bottom w:val="none" w:sz="0" w:space="0" w:color="auto"/>
        <w:right w:val="none" w:sz="0" w:space="0" w:color="auto"/>
      </w:divBdr>
    </w:div>
    <w:div w:id="34350615">
      <w:bodyDiv w:val="1"/>
      <w:marLeft w:val="0"/>
      <w:marRight w:val="0"/>
      <w:marTop w:val="0"/>
      <w:marBottom w:val="0"/>
      <w:divBdr>
        <w:top w:val="none" w:sz="0" w:space="0" w:color="auto"/>
        <w:left w:val="none" w:sz="0" w:space="0" w:color="auto"/>
        <w:bottom w:val="none" w:sz="0" w:space="0" w:color="auto"/>
        <w:right w:val="none" w:sz="0" w:space="0" w:color="auto"/>
      </w:divBdr>
    </w:div>
    <w:div w:id="34623423">
      <w:bodyDiv w:val="1"/>
      <w:marLeft w:val="0"/>
      <w:marRight w:val="0"/>
      <w:marTop w:val="0"/>
      <w:marBottom w:val="0"/>
      <w:divBdr>
        <w:top w:val="none" w:sz="0" w:space="0" w:color="auto"/>
        <w:left w:val="none" w:sz="0" w:space="0" w:color="auto"/>
        <w:bottom w:val="none" w:sz="0" w:space="0" w:color="auto"/>
        <w:right w:val="none" w:sz="0" w:space="0" w:color="auto"/>
      </w:divBdr>
    </w:div>
    <w:div w:id="34744348">
      <w:bodyDiv w:val="1"/>
      <w:marLeft w:val="0"/>
      <w:marRight w:val="0"/>
      <w:marTop w:val="0"/>
      <w:marBottom w:val="0"/>
      <w:divBdr>
        <w:top w:val="none" w:sz="0" w:space="0" w:color="auto"/>
        <w:left w:val="none" w:sz="0" w:space="0" w:color="auto"/>
        <w:bottom w:val="none" w:sz="0" w:space="0" w:color="auto"/>
        <w:right w:val="none" w:sz="0" w:space="0" w:color="auto"/>
      </w:divBdr>
    </w:div>
    <w:div w:id="35666125">
      <w:bodyDiv w:val="1"/>
      <w:marLeft w:val="0"/>
      <w:marRight w:val="0"/>
      <w:marTop w:val="0"/>
      <w:marBottom w:val="0"/>
      <w:divBdr>
        <w:top w:val="none" w:sz="0" w:space="0" w:color="auto"/>
        <w:left w:val="none" w:sz="0" w:space="0" w:color="auto"/>
        <w:bottom w:val="none" w:sz="0" w:space="0" w:color="auto"/>
        <w:right w:val="none" w:sz="0" w:space="0" w:color="auto"/>
      </w:divBdr>
    </w:div>
    <w:div w:id="35860957">
      <w:bodyDiv w:val="1"/>
      <w:marLeft w:val="0"/>
      <w:marRight w:val="0"/>
      <w:marTop w:val="0"/>
      <w:marBottom w:val="0"/>
      <w:divBdr>
        <w:top w:val="none" w:sz="0" w:space="0" w:color="auto"/>
        <w:left w:val="none" w:sz="0" w:space="0" w:color="auto"/>
        <w:bottom w:val="none" w:sz="0" w:space="0" w:color="auto"/>
        <w:right w:val="none" w:sz="0" w:space="0" w:color="auto"/>
      </w:divBdr>
    </w:div>
    <w:div w:id="36049065">
      <w:bodyDiv w:val="1"/>
      <w:marLeft w:val="0"/>
      <w:marRight w:val="0"/>
      <w:marTop w:val="0"/>
      <w:marBottom w:val="0"/>
      <w:divBdr>
        <w:top w:val="none" w:sz="0" w:space="0" w:color="auto"/>
        <w:left w:val="none" w:sz="0" w:space="0" w:color="auto"/>
        <w:bottom w:val="none" w:sz="0" w:space="0" w:color="auto"/>
        <w:right w:val="none" w:sz="0" w:space="0" w:color="auto"/>
      </w:divBdr>
    </w:div>
    <w:div w:id="36055007">
      <w:bodyDiv w:val="1"/>
      <w:marLeft w:val="0"/>
      <w:marRight w:val="0"/>
      <w:marTop w:val="0"/>
      <w:marBottom w:val="0"/>
      <w:divBdr>
        <w:top w:val="none" w:sz="0" w:space="0" w:color="auto"/>
        <w:left w:val="none" w:sz="0" w:space="0" w:color="auto"/>
        <w:bottom w:val="none" w:sz="0" w:space="0" w:color="auto"/>
        <w:right w:val="none" w:sz="0" w:space="0" w:color="auto"/>
      </w:divBdr>
    </w:div>
    <w:div w:id="39282469">
      <w:bodyDiv w:val="1"/>
      <w:marLeft w:val="0"/>
      <w:marRight w:val="0"/>
      <w:marTop w:val="0"/>
      <w:marBottom w:val="0"/>
      <w:divBdr>
        <w:top w:val="none" w:sz="0" w:space="0" w:color="auto"/>
        <w:left w:val="none" w:sz="0" w:space="0" w:color="auto"/>
        <w:bottom w:val="none" w:sz="0" w:space="0" w:color="auto"/>
        <w:right w:val="none" w:sz="0" w:space="0" w:color="auto"/>
      </w:divBdr>
    </w:div>
    <w:div w:id="39405700">
      <w:bodyDiv w:val="1"/>
      <w:marLeft w:val="0"/>
      <w:marRight w:val="0"/>
      <w:marTop w:val="0"/>
      <w:marBottom w:val="0"/>
      <w:divBdr>
        <w:top w:val="none" w:sz="0" w:space="0" w:color="auto"/>
        <w:left w:val="none" w:sz="0" w:space="0" w:color="auto"/>
        <w:bottom w:val="none" w:sz="0" w:space="0" w:color="auto"/>
        <w:right w:val="none" w:sz="0" w:space="0" w:color="auto"/>
      </w:divBdr>
    </w:div>
    <w:div w:id="39667396">
      <w:bodyDiv w:val="1"/>
      <w:marLeft w:val="0"/>
      <w:marRight w:val="0"/>
      <w:marTop w:val="0"/>
      <w:marBottom w:val="0"/>
      <w:divBdr>
        <w:top w:val="none" w:sz="0" w:space="0" w:color="auto"/>
        <w:left w:val="none" w:sz="0" w:space="0" w:color="auto"/>
        <w:bottom w:val="none" w:sz="0" w:space="0" w:color="auto"/>
        <w:right w:val="none" w:sz="0" w:space="0" w:color="auto"/>
      </w:divBdr>
    </w:div>
    <w:div w:id="39866255">
      <w:bodyDiv w:val="1"/>
      <w:marLeft w:val="0"/>
      <w:marRight w:val="0"/>
      <w:marTop w:val="0"/>
      <w:marBottom w:val="0"/>
      <w:divBdr>
        <w:top w:val="none" w:sz="0" w:space="0" w:color="auto"/>
        <w:left w:val="none" w:sz="0" w:space="0" w:color="auto"/>
        <w:bottom w:val="none" w:sz="0" w:space="0" w:color="auto"/>
        <w:right w:val="none" w:sz="0" w:space="0" w:color="auto"/>
      </w:divBdr>
    </w:div>
    <w:div w:id="40785121">
      <w:bodyDiv w:val="1"/>
      <w:marLeft w:val="0"/>
      <w:marRight w:val="0"/>
      <w:marTop w:val="0"/>
      <w:marBottom w:val="0"/>
      <w:divBdr>
        <w:top w:val="none" w:sz="0" w:space="0" w:color="auto"/>
        <w:left w:val="none" w:sz="0" w:space="0" w:color="auto"/>
        <w:bottom w:val="none" w:sz="0" w:space="0" w:color="auto"/>
        <w:right w:val="none" w:sz="0" w:space="0" w:color="auto"/>
      </w:divBdr>
    </w:div>
    <w:div w:id="40911319">
      <w:bodyDiv w:val="1"/>
      <w:marLeft w:val="0"/>
      <w:marRight w:val="0"/>
      <w:marTop w:val="0"/>
      <w:marBottom w:val="0"/>
      <w:divBdr>
        <w:top w:val="none" w:sz="0" w:space="0" w:color="auto"/>
        <w:left w:val="none" w:sz="0" w:space="0" w:color="auto"/>
        <w:bottom w:val="none" w:sz="0" w:space="0" w:color="auto"/>
        <w:right w:val="none" w:sz="0" w:space="0" w:color="auto"/>
      </w:divBdr>
    </w:div>
    <w:div w:id="41173578">
      <w:bodyDiv w:val="1"/>
      <w:marLeft w:val="0"/>
      <w:marRight w:val="0"/>
      <w:marTop w:val="0"/>
      <w:marBottom w:val="0"/>
      <w:divBdr>
        <w:top w:val="none" w:sz="0" w:space="0" w:color="auto"/>
        <w:left w:val="none" w:sz="0" w:space="0" w:color="auto"/>
        <w:bottom w:val="none" w:sz="0" w:space="0" w:color="auto"/>
        <w:right w:val="none" w:sz="0" w:space="0" w:color="auto"/>
      </w:divBdr>
    </w:div>
    <w:div w:id="42020117">
      <w:bodyDiv w:val="1"/>
      <w:marLeft w:val="0"/>
      <w:marRight w:val="0"/>
      <w:marTop w:val="0"/>
      <w:marBottom w:val="0"/>
      <w:divBdr>
        <w:top w:val="none" w:sz="0" w:space="0" w:color="auto"/>
        <w:left w:val="none" w:sz="0" w:space="0" w:color="auto"/>
        <w:bottom w:val="none" w:sz="0" w:space="0" w:color="auto"/>
        <w:right w:val="none" w:sz="0" w:space="0" w:color="auto"/>
      </w:divBdr>
    </w:div>
    <w:div w:id="42145552">
      <w:bodyDiv w:val="1"/>
      <w:marLeft w:val="0"/>
      <w:marRight w:val="0"/>
      <w:marTop w:val="0"/>
      <w:marBottom w:val="0"/>
      <w:divBdr>
        <w:top w:val="none" w:sz="0" w:space="0" w:color="auto"/>
        <w:left w:val="none" w:sz="0" w:space="0" w:color="auto"/>
        <w:bottom w:val="none" w:sz="0" w:space="0" w:color="auto"/>
        <w:right w:val="none" w:sz="0" w:space="0" w:color="auto"/>
      </w:divBdr>
    </w:div>
    <w:div w:id="44647811">
      <w:bodyDiv w:val="1"/>
      <w:marLeft w:val="0"/>
      <w:marRight w:val="0"/>
      <w:marTop w:val="0"/>
      <w:marBottom w:val="0"/>
      <w:divBdr>
        <w:top w:val="none" w:sz="0" w:space="0" w:color="auto"/>
        <w:left w:val="none" w:sz="0" w:space="0" w:color="auto"/>
        <w:bottom w:val="none" w:sz="0" w:space="0" w:color="auto"/>
        <w:right w:val="none" w:sz="0" w:space="0" w:color="auto"/>
      </w:divBdr>
    </w:div>
    <w:div w:id="44764823">
      <w:bodyDiv w:val="1"/>
      <w:marLeft w:val="0"/>
      <w:marRight w:val="0"/>
      <w:marTop w:val="0"/>
      <w:marBottom w:val="0"/>
      <w:divBdr>
        <w:top w:val="none" w:sz="0" w:space="0" w:color="auto"/>
        <w:left w:val="none" w:sz="0" w:space="0" w:color="auto"/>
        <w:bottom w:val="none" w:sz="0" w:space="0" w:color="auto"/>
        <w:right w:val="none" w:sz="0" w:space="0" w:color="auto"/>
      </w:divBdr>
    </w:div>
    <w:div w:id="44911373">
      <w:bodyDiv w:val="1"/>
      <w:marLeft w:val="0"/>
      <w:marRight w:val="0"/>
      <w:marTop w:val="0"/>
      <w:marBottom w:val="0"/>
      <w:divBdr>
        <w:top w:val="none" w:sz="0" w:space="0" w:color="auto"/>
        <w:left w:val="none" w:sz="0" w:space="0" w:color="auto"/>
        <w:bottom w:val="none" w:sz="0" w:space="0" w:color="auto"/>
        <w:right w:val="none" w:sz="0" w:space="0" w:color="auto"/>
      </w:divBdr>
    </w:div>
    <w:div w:id="44912542">
      <w:bodyDiv w:val="1"/>
      <w:marLeft w:val="0"/>
      <w:marRight w:val="0"/>
      <w:marTop w:val="0"/>
      <w:marBottom w:val="0"/>
      <w:divBdr>
        <w:top w:val="none" w:sz="0" w:space="0" w:color="auto"/>
        <w:left w:val="none" w:sz="0" w:space="0" w:color="auto"/>
        <w:bottom w:val="none" w:sz="0" w:space="0" w:color="auto"/>
        <w:right w:val="none" w:sz="0" w:space="0" w:color="auto"/>
      </w:divBdr>
    </w:div>
    <w:div w:id="45036462">
      <w:bodyDiv w:val="1"/>
      <w:marLeft w:val="0"/>
      <w:marRight w:val="0"/>
      <w:marTop w:val="0"/>
      <w:marBottom w:val="0"/>
      <w:divBdr>
        <w:top w:val="none" w:sz="0" w:space="0" w:color="auto"/>
        <w:left w:val="none" w:sz="0" w:space="0" w:color="auto"/>
        <w:bottom w:val="none" w:sz="0" w:space="0" w:color="auto"/>
        <w:right w:val="none" w:sz="0" w:space="0" w:color="auto"/>
      </w:divBdr>
    </w:div>
    <w:div w:id="46491210">
      <w:bodyDiv w:val="1"/>
      <w:marLeft w:val="0"/>
      <w:marRight w:val="0"/>
      <w:marTop w:val="0"/>
      <w:marBottom w:val="0"/>
      <w:divBdr>
        <w:top w:val="none" w:sz="0" w:space="0" w:color="auto"/>
        <w:left w:val="none" w:sz="0" w:space="0" w:color="auto"/>
        <w:bottom w:val="none" w:sz="0" w:space="0" w:color="auto"/>
        <w:right w:val="none" w:sz="0" w:space="0" w:color="auto"/>
      </w:divBdr>
    </w:div>
    <w:div w:id="46534906">
      <w:bodyDiv w:val="1"/>
      <w:marLeft w:val="0"/>
      <w:marRight w:val="0"/>
      <w:marTop w:val="0"/>
      <w:marBottom w:val="0"/>
      <w:divBdr>
        <w:top w:val="none" w:sz="0" w:space="0" w:color="auto"/>
        <w:left w:val="none" w:sz="0" w:space="0" w:color="auto"/>
        <w:bottom w:val="none" w:sz="0" w:space="0" w:color="auto"/>
        <w:right w:val="none" w:sz="0" w:space="0" w:color="auto"/>
      </w:divBdr>
    </w:div>
    <w:div w:id="46690249">
      <w:bodyDiv w:val="1"/>
      <w:marLeft w:val="0"/>
      <w:marRight w:val="0"/>
      <w:marTop w:val="0"/>
      <w:marBottom w:val="0"/>
      <w:divBdr>
        <w:top w:val="none" w:sz="0" w:space="0" w:color="auto"/>
        <w:left w:val="none" w:sz="0" w:space="0" w:color="auto"/>
        <w:bottom w:val="none" w:sz="0" w:space="0" w:color="auto"/>
        <w:right w:val="none" w:sz="0" w:space="0" w:color="auto"/>
      </w:divBdr>
    </w:div>
    <w:div w:id="46800625">
      <w:bodyDiv w:val="1"/>
      <w:marLeft w:val="0"/>
      <w:marRight w:val="0"/>
      <w:marTop w:val="0"/>
      <w:marBottom w:val="0"/>
      <w:divBdr>
        <w:top w:val="none" w:sz="0" w:space="0" w:color="auto"/>
        <w:left w:val="none" w:sz="0" w:space="0" w:color="auto"/>
        <w:bottom w:val="none" w:sz="0" w:space="0" w:color="auto"/>
        <w:right w:val="none" w:sz="0" w:space="0" w:color="auto"/>
      </w:divBdr>
    </w:div>
    <w:div w:id="47150305">
      <w:bodyDiv w:val="1"/>
      <w:marLeft w:val="0"/>
      <w:marRight w:val="0"/>
      <w:marTop w:val="0"/>
      <w:marBottom w:val="0"/>
      <w:divBdr>
        <w:top w:val="none" w:sz="0" w:space="0" w:color="auto"/>
        <w:left w:val="none" w:sz="0" w:space="0" w:color="auto"/>
        <w:bottom w:val="none" w:sz="0" w:space="0" w:color="auto"/>
        <w:right w:val="none" w:sz="0" w:space="0" w:color="auto"/>
      </w:divBdr>
    </w:div>
    <w:div w:id="47337506">
      <w:bodyDiv w:val="1"/>
      <w:marLeft w:val="0"/>
      <w:marRight w:val="0"/>
      <w:marTop w:val="0"/>
      <w:marBottom w:val="0"/>
      <w:divBdr>
        <w:top w:val="none" w:sz="0" w:space="0" w:color="auto"/>
        <w:left w:val="none" w:sz="0" w:space="0" w:color="auto"/>
        <w:bottom w:val="none" w:sz="0" w:space="0" w:color="auto"/>
        <w:right w:val="none" w:sz="0" w:space="0" w:color="auto"/>
      </w:divBdr>
    </w:div>
    <w:div w:id="48307778">
      <w:bodyDiv w:val="1"/>
      <w:marLeft w:val="0"/>
      <w:marRight w:val="0"/>
      <w:marTop w:val="0"/>
      <w:marBottom w:val="0"/>
      <w:divBdr>
        <w:top w:val="none" w:sz="0" w:space="0" w:color="auto"/>
        <w:left w:val="none" w:sz="0" w:space="0" w:color="auto"/>
        <w:bottom w:val="none" w:sz="0" w:space="0" w:color="auto"/>
        <w:right w:val="none" w:sz="0" w:space="0" w:color="auto"/>
      </w:divBdr>
    </w:div>
    <w:div w:id="48650642">
      <w:bodyDiv w:val="1"/>
      <w:marLeft w:val="0"/>
      <w:marRight w:val="0"/>
      <w:marTop w:val="0"/>
      <w:marBottom w:val="0"/>
      <w:divBdr>
        <w:top w:val="none" w:sz="0" w:space="0" w:color="auto"/>
        <w:left w:val="none" w:sz="0" w:space="0" w:color="auto"/>
        <w:bottom w:val="none" w:sz="0" w:space="0" w:color="auto"/>
        <w:right w:val="none" w:sz="0" w:space="0" w:color="auto"/>
      </w:divBdr>
    </w:div>
    <w:div w:id="48921575">
      <w:bodyDiv w:val="1"/>
      <w:marLeft w:val="0"/>
      <w:marRight w:val="0"/>
      <w:marTop w:val="0"/>
      <w:marBottom w:val="0"/>
      <w:divBdr>
        <w:top w:val="none" w:sz="0" w:space="0" w:color="auto"/>
        <w:left w:val="none" w:sz="0" w:space="0" w:color="auto"/>
        <w:bottom w:val="none" w:sz="0" w:space="0" w:color="auto"/>
        <w:right w:val="none" w:sz="0" w:space="0" w:color="auto"/>
      </w:divBdr>
    </w:div>
    <w:div w:id="49117192">
      <w:bodyDiv w:val="1"/>
      <w:marLeft w:val="0"/>
      <w:marRight w:val="0"/>
      <w:marTop w:val="0"/>
      <w:marBottom w:val="0"/>
      <w:divBdr>
        <w:top w:val="none" w:sz="0" w:space="0" w:color="auto"/>
        <w:left w:val="none" w:sz="0" w:space="0" w:color="auto"/>
        <w:bottom w:val="none" w:sz="0" w:space="0" w:color="auto"/>
        <w:right w:val="none" w:sz="0" w:space="0" w:color="auto"/>
      </w:divBdr>
    </w:div>
    <w:div w:id="49616350">
      <w:bodyDiv w:val="1"/>
      <w:marLeft w:val="0"/>
      <w:marRight w:val="0"/>
      <w:marTop w:val="0"/>
      <w:marBottom w:val="0"/>
      <w:divBdr>
        <w:top w:val="none" w:sz="0" w:space="0" w:color="auto"/>
        <w:left w:val="none" w:sz="0" w:space="0" w:color="auto"/>
        <w:bottom w:val="none" w:sz="0" w:space="0" w:color="auto"/>
        <w:right w:val="none" w:sz="0" w:space="0" w:color="auto"/>
      </w:divBdr>
    </w:div>
    <w:div w:id="50153463">
      <w:bodyDiv w:val="1"/>
      <w:marLeft w:val="0"/>
      <w:marRight w:val="0"/>
      <w:marTop w:val="0"/>
      <w:marBottom w:val="0"/>
      <w:divBdr>
        <w:top w:val="none" w:sz="0" w:space="0" w:color="auto"/>
        <w:left w:val="none" w:sz="0" w:space="0" w:color="auto"/>
        <w:bottom w:val="none" w:sz="0" w:space="0" w:color="auto"/>
        <w:right w:val="none" w:sz="0" w:space="0" w:color="auto"/>
      </w:divBdr>
    </w:div>
    <w:div w:id="50227700">
      <w:bodyDiv w:val="1"/>
      <w:marLeft w:val="0"/>
      <w:marRight w:val="0"/>
      <w:marTop w:val="0"/>
      <w:marBottom w:val="0"/>
      <w:divBdr>
        <w:top w:val="none" w:sz="0" w:space="0" w:color="auto"/>
        <w:left w:val="none" w:sz="0" w:space="0" w:color="auto"/>
        <w:bottom w:val="none" w:sz="0" w:space="0" w:color="auto"/>
        <w:right w:val="none" w:sz="0" w:space="0" w:color="auto"/>
      </w:divBdr>
    </w:div>
    <w:div w:id="50618117">
      <w:bodyDiv w:val="1"/>
      <w:marLeft w:val="0"/>
      <w:marRight w:val="0"/>
      <w:marTop w:val="0"/>
      <w:marBottom w:val="0"/>
      <w:divBdr>
        <w:top w:val="none" w:sz="0" w:space="0" w:color="auto"/>
        <w:left w:val="none" w:sz="0" w:space="0" w:color="auto"/>
        <w:bottom w:val="none" w:sz="0" w:space="0" w:color="auto"/>
        <w:right w:val="none" w:sz="0" w:space="0" w:color="auto"/>
      </w:divBdr>
    </w:div>
    <w:div w:id="51001056">
      <w:bodyDiv w:val="1"/>
      <w:marLeft w:val="0"/>
      <w:marRight w:val="0"/>
      <w:marTop w:val="0"/>
      <w:marBottom w:val="0"/>
      <w:divBdr>
        <w:top w:val="none" w:sz="0" w:space="0" w:color="auto"/>
        <w:left w:val="none" w:sz="0" w:space="0" w:color="auto"/>
        <w:bottom w:val="none" w:sz="0" w:space="0" w:color="auto"/>
        <w:right w:val="none" w:sz="0" w:space="0" w:color="auto"/>
      </w:divBdr>
    </w:div>
    <w:div w:id="51194493">
      <w:bodyDiv w:val="1"/>
      <w:marLeft w:val="0"/>
      <w:marRight w:val="0"/>
      <w:marTop w:val="0"/>
      <w:marBottom w:val="0"/>
      <w:divBdr>
        <w:top w:val="none" w:sz="0" w:space="0" w:color="auto"/>
        <w:left w:val="none" w:sz="0" w:space="0" w:color="auto"/>
        <w:bottom w:val="none" w:sz="0" w:space="0" w:color="auto"/>
        <w:right w:val="none" w:sz="0" w:space="0" w:color="auto"/>
      </w:divBdr>
    </w:div>
    <w:div w:id="51587206">
      <w:bodyDiv w:val="1"/>
      <w:marLeft w:val="0"/>
      <w:marRight w:val="0"/>
      <w:marTop w:val="0"/>
      <w:marBottom w:val="0"/>
      <w:divBdr>
        <w:top w:val="none" w:sz="0" w:space="0" w:color="auto"/>
        <w:left w:val="none" w:sz="0" w:space="0" w:color="auto"/>
        <w:bottom w:val="none" w:sz="0" w:space="0" w:color="auto"/>
        <w:right w:val="none" w:sz="0" w:space="0" w:color="auto"/>
      </w:divBdr>
    </w:div>
    <w:div w:id="51930016">
      <w:bodyDiv w:val="1"/>
      <w:marLeft w:val="0"/>
      <w:marRight w:val="0"/>
      <w:marTop w:val="0"/>
      <w:marBottom w:val="0"/>
      <w:divBdr>
        <w:top w:val="none" w:sz="0" w:space="0" w:color="auto"/>
        <w:left w:val="none" w:sz="0" w:space="0" w:color="auto"/>
        <w:bottom w:val="none" w:sz="0" w:space="0" w:color="auto"/>
        <w:right w:val="none" w:sz="0" w:space="0" w:color="auto"/>
      </w:divBdr>
    </w:div>
    <w:div w:id="52512403">
      <w:bodyDiv w:val="1"/>
      <w:marLeft w:val="0"/>
      <w:marRight w:val="0"/>
      <w:marTop w:val="0"/>
      <w:marBottom w:val="0"/>
      <w:divBdr>
        <w:top w:val="none" w:sz="0" w:space="0" w:color="auto"/>
        <w:left w:val="none" w:sz="0" w:space="0" w:color="auto"/>
        <w:bottom w:val="none" w:sz="0" w:space="0" w:color="auto"/>
        <w:right w:val="none" w:sz="0" w:space="0" w:color="auto"/>
      </w:divBdr>
    </w:div>
    <w:div w:id="52631282">
      <w:bodyDiv w:val="1"/>
      <w:marLeft w:val="0"/>
      <w:marRight w:val="0"/>
      <w:marTop w:val="0"/>
      <w:marBottom w:val="0"/>
      <w:divBdr>
        <w:top w:val="none" w:sz="0" w:space="0" w:color="auto"/>
        <w:left w:val="none" w:sz="0" w:space="0" w:color="auto"/>
        <w:bottom w:val="none" w:sz="0" w:space="0" w:color="auto"/>
        <w:right w:val="none" w:sz="0" w:space="0" w:color="auto"/>
      </w:divBdr>
    </w:div>
    <w:div w:id="52898212">
      <w:bodyDiv w:val="1"/>
      <w:marLeft w:val="0"/>
      <w:marRight w:val="0"/>
      <w:marTop w:val="0"/>
      <w:marBottom w:val="0"/>
      <w:divBdr>
        <w:top w:val="none" w:sz="0" w:space="0" w:color="auto"/>
        <w:left w:val="none" w:sz="0" w:space="0" w:color="auto"/>
        <w:bottom w:val="none" w:sz="0" w:space="0" w:color="auto"/>
        <w:right w:val="none" w:sz="0" w:space="0" w:color="auto"/>
      </w:divBdr>
    </w:div>
    <w:div w:id="52970212">
      <w:bodyDiv w:val="1"/>
      <w:marLeft w:val="0"/>
      <w:marRight w:val="0"/>
      <w:marTop w:val="0"/>
      <w:marBottom w:val="0"/>
      <w:divBdr>
        <w:top w:val="none" w:sz="0" w:space="0" w:color="auto"/>
        <w:left w:val="none" w:sz="0" w:space="0" w:color="auto"/>
        <w:bottom w:val="none" w:sz="0" w:space="0" w:color="auto"/>
        <w:right w:val="none" w:sz="0" w:space="0" w:color="auto"/>
      </w:divBdr>
    </w:div>
    <w:div w:id="53091439">
      <w:bodyDiv w:val="1"/>
      <w:marLeft w:val="0"/>
      <w:marRight w:val="0"/>
      <w:marTop w:val="0"/>
      <w:marBottom w:val="0"/>
      <w:divBdr>
        <w:top w:val="none" w:sz="0" w:space="0" w:color="auto"/>
        <w:left w:val="none" w:sz="0" w:space="0" w:color="auto"/>
        <w:bottom w:val="none" w:sz="0" w:space="0" w:color="auto"/>
        <w:right w:val="none" w:sz="0" w:space="0" w:color="auto"/>
      </w:divBdr>
    </w:div>
    <w:div w:id="53357700">
      <w:bodyDiv w:val="1"/>
      <w:marLeft w:val="0"/>
      <w:marRight w:val="0"/>
      <w:marTop w:val="0"/>
      <w:marBottom w:val="0"/>
      <w:divBdr>
        <w:top w:val="none" w:sz="0" w:space="0" w:color="auto"/>
        <w:left w:val="none" w:sz="0" w:space="0" w:color="auto"/>
        <w:bottom w:val="none" w:sz="0" w:space="0" w:color="auto"/>
        <w:right w:val="none" w:sz="0" w:space="0" w:color="auto"/>
      </w:divBdr>
    </w:div>
    <w:div w:id="53360922">
      <w:bodyDiv w:val="1"/>
      <w:marLeft w:val="0"/>
      <w:marRight w:val="0"/>
      <w:marTop w:val="0"/>
      <w:marBottom w:val="0"/>
      <w:divBdr>
        <w:top w:val="none" w:sz="0" w:space="0" w:color="auto"/>
        <w:left w:val="none" w:sz="0" w:space="0" w:color="auto"/>
        <w:bottom w:val="none" w:sz="0" w:space="0" w:color="auto"/>
        <w:right w:val="none" w:sz="0" w:space="0" w:color="auto"/>
      </w:divBdr>
    </w:div>
    <w:div w:id="54209016">
      <w:bodyDiv w:val="1"/>
      <w:marLeft w:val="0"/>
      <w:marRight w:val="0"/>
      <w:marTop w:val="0"/>
      <w:marBottom w:val="0"/>
      <w:divBdr>
        <w:top w:val="none" w:sz="0" w:space="0" w:color="auto"/>
        <w:left w:val="none" w:sz="0" w:space="0" w:color="auto"/>
        <w:bottom w:val="none" w:sz="0" w:space="0" w:color="auto"/>
        <w:right w:val="none" w:sz="0" w:space="0" w:color="auto"/>
      </w:divBdr>
    </w:div>
    <w:div w:id="55665714">
      <w:bodyDiv w:val="1"/>
      <w:marLeft w:val="0"/>
      <w:marRight w:val="0"/>
      <w:marTop w:val="0"/>
      <w:marBottom w:val="0"/>
      <w:divBdr>
        <w:top w:val="none" w:sz="0" w:space="0" w:color="auto"/>
        <w:left w:val="none" w:sz="0" w:space="0" w:color="auto"/>
        <w:bottom w:val="none" w:sz="0" w:space="0" w:color="auto"/>
        <w:right w:val="none" w:sz="0" w:space="0" w:color="auto"/>
      </w:divBdr>
    </w:div>
    <w:div w:id="55670740">
      <w:bodyDiv w:val="1"/>
      <w:marLeft w:val="0"/>
      <w:marRight w:val="0"/>
      <w:marTop w:val="0"/>
      <w:marBottom w:val="0"/>
      <w:divBdr>
        <w:top w:val="none" w:sz="0" w:space="0" w:color="auto"/>
        <w:left w:val="none" w:sz="0" w:space="0" w:color="auto"/>
        <w:bottom w:val="none" w:sz="0" w:space="0" w:color="auto"/>
        <w:right w:val="none" w:sz="0" w:space="0" w:color="auto"/>
      </w:divBdr>
    </w:div>
    <w:div w:id="56055743">
      <w:bodyDiv w:val="1"/>
      <w:marLeft w:val="0"/>
      <w:marRight w:val="0"/>
      <w:marTop w:val="0"/>
      <w:marBottom w:val="0"/>
      <w:divBdr>
        <w:top w:val="none" w:sz="0" w:space="0" w:color="auto"/>
        <w:left w:val="none" w:sz="0" w:space="0" w:color="auto"/>
        <w:bottom w:val="none" w:sz="0" w:space="0" w:color="auto"/>
        <w:right w:val="none" w:sz="0" w:space="0" w:color="auto"/>
      </w:divBdr>
    </w:div>
    <w:div w:id="56515510">
      <w:bodyDiv w:val="1"/>
      <w:marLeft w:val="0"/>
      <w:marRight w:val="0"/>
      <w:marTop w:val="0"/>
      <w:marBottom w:val="0"/>
      <w:divBdr>
        <w:top w:val="none" w:sz="0" w:space="0" w:color="auto"/>
        <w:left w:val="none" w:sz="0" w:space="0" w:color="auto"/>
        <w:bottom w:val="none" w:sz="0" w:space="0" w:color="auto"/>
        <w:right w:val="none" w:sz="0" w:space="0" w:color="auto"/>
      </w:divBdr>
    </w:div>
    <w:div w:id="56780180">
      <w:bodyDiv w:val="1"/>
      <w:marLeft w:val="0"/>
      <w:marRight w:val="0"/>
      <w:marTop w:val="0"/>
      <w:marBottom w:val="0"/>
      <w:divBdr>
        <w:top w:val="none" w:sz="0" w:space="0" w:color="auto"/>
        <w:left w:val="none" w:sz="0" w:space="0" w:color="auto"/>
        <w:bottom w:val="none" w:sz="0" w:space="0" w:color="auto"/>
        <w:right w:val="none" w:sz="0" w:space="0" w:color="auto"/>
      </w:divBdr>
    </w:div>
    <w:div w:id="57437272">
      <w:bodyDiv w:val="1"/>
      <w:marLeft w:val="0"/>
      <w:marRight w:val="0"/>
      <w:marTop w:val="0"/>
      <w:marBottom w:val="0"/>
      <w:divBdr>
        <w:top w:val="none" w:sz="0" w:space="0" w:color="auto"/>
        <w:left w:val="none" w:sz="0" w:space="0" w:color="auto"/>
        <w:bottom w:val="none" w:sz="0" w:space="0" w:color="auto"/>
        <w:right w:val="none" w:sz="0" w:space="0" w:color="auto"/>
      </w:divBdr>
    </w:div>
    <w:div w:id="57870149">
      <w:bodyDiv w:val="1"/>
      <w:marLeft w:val="0"/>
      <w:marRight w:val="0"/>
      <w:marTop w:val="0"/>
      <w:marBottom w:val="0"/>
      <w:divBdr>
        <w:top w:val="none" w:sz="0" w:space="0" w:color="auto"/>
        <w:left w:val="none" w:sz="0" w:space="0" w:color="auto"/>
        <w:bottom w:val="none" w:sz="0" w:space="0" w:color="auto"/>
        <w:right w:val="none" w:sz="0" w:space="0" w:color="auto"/>
      </w:divBdr>
    </w:div>
    <w:div w:id="58484896">
      <w:bodyDiv w:val="1"/>
      <w:marLeft w:val="0"/>
      <w:marRight w:val="0"/>
      <w:marTop w:val="0"/>
      <w:marBottom w:val="0"/>
      <w:divBdr>
        <w:top w:val="none" w:sz="0" w:space="0" w:color="auto"/>
        <w:left w:val="none" w:sz="0" w:space="0" w:color="auto"/>
        <w:bottom w:val="none" w:sz="0" w:space="0" w:color="auto"/>
        <w:right w:val="none" w:sz="0" w:space="0" w:color="auto"/>
      </w:divBdr>
    </w:div>
    <w:div w:id="58983656">
      <w:bodyDiv w:val="1"/>
      <w:marLeft w:val="0"/>
      <w:marRight w:val="0"/>
      <w:marTop w:val="0"/>
      <w:marBottom w:val="0"/>
      <w:divBdr>
        <w:top w:val="none" w:sz="0" w:space="0" w:color="auto"/>
        <w:left w:val="none" w:sz="0" w:space="0" w:color="auto"/>
        <w:bottom w:val="none" w:sz="0" w:space="0" w:color="auto"/>
        <w:right w:val="none" w:sz="0" w:space="0" w:color="auto"/>
      </w:divBdr>
    </w:div>
    <w:div w:id="59908904">
      <w:bodyDiv w:val="1"/>
      <w:marLeft w:val="0"/>
      <w:marRight w:val="0"/>
      <w:marTop w:val="0"/>
      <w:marBottom w:val="0"/>
      <w:divBdr>
        <w:top w:val="none" w:sz="0" w:space="0" w:color="auto"/>
        <w:left w:val="none" w:sz="0" w:space="0" w:color="auto"/>
        <w:bottom w:val="none" w:sz="0" w:space="0" w:color="auto"/>
        <w:right w:val="none" w:sz="0" w:space="0" w:color="auto"/>
      </w:divBdr>
    </w:div>
    <w:div w:id="60059108">
      <w:bodyDiv w:val="1"/>
      <w:marLeft w:val="0"/>
      <w:marRight w:val="0"/>
      <w:marTop w:val="0"/>
      <w:marBottom w:val="0"/>
      <w:divBdr>
        <w:top w:val="none" w:sz="0" w:space="0" w:color="auto"/>
        <w:left w:val="none" w:sz="0" w:space="0" w:color="auto"/>
        <w:bottom w:val="none" w:sz="0" w:space="0" w:color="auto"/>
        <w:right w:val="none" w:sz="0" w:space="0" w:color="auto"/>
      </w:divBdr>
    </w:div>
    <w:div w:id="60980037">
      <w:bodyDiv w:val="1"/>
      <w:marLeft w:val="0"/>
      <w:marRight w:val="0"/>
      <w:marTop w:val="0"/>
      <w:marBottom w:val="0"/>
      <w:divBdr>
        <w:top w:val="none" w:sz="0" w:space="0" w:color="auto"/>
        <w:left w:val="none" w:sz="0" w:space="0" w:color="auto"/>
        <w:bottom w:val="none" w:sz="0" w:space="0" w:color="auto"/>
        <w:right w:val="none" w:sz="0" w:space="0" w:color="auto"/>
      </w:divBdr>
    </w:div>
    <w:div w:id="61491423">
      <w:bodyDiv w:val="1"/>
      <w:marLeft w:val="0"/>
      <w:marRight w:val="0"/>
      <w:marTop w:val="0"/>
      <w:marBottom w:val="0"/>
      <w:divBdr>
        <w:top w:val="none" w:sz="0" w:space="0" w:color="auto"/>
        <w:left w:val="none" w:sz="0" w:space="0" w:color="auto"/>
        <w:bottom w:val="none" w:sz="0" w:space="0" w:color="auto"/>
        <w:right w:val="none" w:sz="0" w:space="0" w:color="auto"/>
      </w:divBdr>
    </w:div>
    <w:div w:id="61566848">
      <w:bodyDiv w:val="1"/>
      <w:marLeft w:val="0"/>
      <w:marRight w:val="0"/>
      <w:marTop w:val="0"/>
      <w:marBottom w:val="0"/>
      <w:divBdr>
        <w:top w:val="none" w:sz="0" w:space="0" w:color="auto"/>
        <w:left w:val="none" w:sz="0" w:space="0" w:color="auto"/>
        <w:bottom w:val="none" w:sz="0" w:space="0" w:color="auto"/>
        <w:right w:val="none" w:sz="0" w:space="0" w:color="auto"/>
      </w:divBdr>
    </w:div>
    <w:div w:id="62996982">
      <w:bodyDiv w:val="1"/>
      <w:marLeft w:val="0"/>
      <w:marRight w:val="0"/>
      <w:marTop w:val="0"/>
      <w:marBottom w:val="0"/>
      <w:divBdr>
        <w:top w:val="none" w:sz="0" w:space="0" w:color="auto"/>
        <w:left w:val="none" w:sz="0" w:space="0" w:color="auto"/>
        <w:bottom w:val="none" w:sz="0" w:space="0" w:color="auto"/>
        <w:right w:val="none" w:sz="0" w:space="0" w:color="auto"/>
      </w:divBdr>
    </w:div>
    <w:div w:id="63182861">
      <w:bodyDiv w:val="1"/>
      <w:marLeft w:val="0"/>
      <w:marRight w:val="0"/>
      <w:marTop w:val="0"/>
      <w:marBottom w:val="0"/>
      <w:divBdr>
        <w:top w:val="none" w:sz="0" w:space="0" w:color="auto"/>
        <w:left w:val="none" w:sz="0" w:space="0" w:color="auto"/>
        <w:bottom w:val="none" w:sz="0" w:space="0" w:color="auto"/>
        <w:right w:val="none" w:sz="0" w:space="0" w:color="auto"/>
      </w:divBdr>
    </w:div>
    <w:div w:id="63187250">
      <w:bodyDiv w:val="1"/>
      <w:marLeft w:val="0"/>
      <w:marRight w:val="0"/>
      <w:marTop w:val="0"/>
      <w:marBottom w:val="0"/>
      <w:divBdr>
        <w:top w:val="none" w:sz="0" w:space="0" w:color="auto"/>
        <w:left w:val="none" w:sz="0" w:space="0" w:color="auto"/>
        <w:bottom w:val="none" w:sz="0" w:space="0" w:color="auto"/>
        <w:right w:val="none" w:sz="0" w:space="0" w:color="auto"/>
      </w:divBdr>
    </w:div>
    <w:div w:id="64453829">
      <w:bodyDiv w:val="1"/>
      <w:marLeft w:val="0"/>
      <w:marRight w:val="0"/>
      <w:marTop w:val="0"/>
      <w:marBottom w:val="0"/>
      <w:divBdr>
        <w:top w:val="none" w:sz="0" w:space="0" w:color="auto"/>
        <w:left w:val="none" w:sz="0" w:space="0" w:color="auto"/>
        <w:bottom w:val="none" w:sz="0" w:space="0" w:color="auto"/>
        <w:right w:val="none" w:sz="0" w:space="0" w:color="auto"/>
      </w:divBdr>
    </w:div>
    <w:div w:id="64957765">
      <w:bodyDiv w:val="1"/>
      <w:marLeft w:val="0"/>
      <w:marRight w:val="0"/>
      <w:marTop w:val="0"/>
      <w:marBottom w:val="0"/>
      <w:divBdr>
        <w:top w:val="none" w:sz="0" w:space="0" w:color="auto"/>
        <w:left w:val="none" w:sz="0" w:space="0" w:color="auto"/>
        <w:bottom w:val="none" w:sz="0" w:space="0" w:color="auto"/>
        <w:right w:val="none" w:sz="0" w:space="0" w:color="auto"/>
      </w:divBdr>
    </w:div>
    <w:div w:id="65104658">
      <w:bodyDiv w:val="1"/>
      <w:marLeft w:val="0"/>
      <w:marRight w:val="0"/>
      <w:marTop w:val="0"/>
      <w:marBottom w:val="0"/>
      <w:divBdr>
        <w:top w:val="none" w:sz="0" w:space="0" w:color="auto"/>
        <w:left w:val="none" w:sz="0" w:space="0" w:color="auto"/>
        <w:bottom w:val="none" w:sz="0" w:space="0" w:color="auto"/>
        <w:right w:val="none" w:sz="0" w:space="0" w:color="auto"/>
      </w:divBdr>
    </w:div>
    <w:div w:id="65232373">
      <w:bodyDiv w:val="1"/>
      <w:marLeft w:val="0"/>
      <w:marRight w:val="0"/>
      <w:marTop w:val="0"/>
      <w:marBottom w:val="0"/>
      <w:divBdr>
        <w:top w:val="none" w:sz="0" w:space="0" w:color="auto"/>
        <w:left w:val="none" w:sz="0" w:space="0" w:color="auto"/>
        <w:bottom w:val="none" w:sz="0" w:space="0" w:color="auto"/>
        <w:right w:val="none" w:sz="0" w:space="0" w:color="auto"/>
      </w:divBdr>
    </w:div>
    <w:div w:id="65929364">
      <w:bodyDiv w:val="1"/>
      <w:marLeft w:val="0"/>
      <w:marRight w:val="0"/>
      <w:marTop w:val="0"/>
      <w:marBottom w:val="0"/>
      <w:divBdr>
        <w:top w:val="none" w:sz="0" w:space="0" w:color="auto"/>
        <w:left w:val="none" w:sz="0" w:space="0" w:color="auto"/>
        <w:bottom w:val="none" w:sz="0" w:space="0" w:color="auto"/>
        <w:right w:val="none" w:sz="0" w:space="0" w:color="auto"/>
      </w:divBdr>
    </w:div>
    <w:div w:id="66273297">
      <w:bodyDiv w:val="1"/>
      <w:marLeft w:val="0"/>
      <w:marRight w:val="0"/>
      <w:marTop w:val="0"/>
      <w:marBottom w:val="0"/>
      <w:divBdr>
        <w:top w:val="none" w:sz="0" w:space="0" w:color="auto"/>
        <w:left w:val="none" w:sz="0" w:space="0" w:color="auto"/>
        <w:bottom w:val="none" w:sz="0" w:space="0" w:color="auto"/>
        <w:right w:val="none" w:sz="0" w:space="0" w:color="auto"/>
      </w:divBdr>
    </w:div>
    <w:div w:id="67271081">
      <w:bodyDiv w:val="1"/>
      <w:marLeft w:val="0"/>
      <w:marRight w:val="0"/>
      <w:marTop w:val="0"/>
      <w:marBottom w:val="0"/>
      <w:divBdr>
        <w:top w:val="none" w:sz="0" w:space="0" w:color="auto"/>
        <w:left w:val="none" w:sz="0" w:space="0" w:color="auto"/>
        <w:bottom w:val="none" w:sz="0" w:space="0" w:color="auto"/>
        <w:right w:val="none" w:sz="0" w:space="0" w:color="auto"/>
      </w:divBdr>
    </w:div>
    <w:div w:id="67966735">
      <w:bodyDiv w:val="1"/>
      <w:marLeft w:val="0"/>
      <w:marRight w:val="0"/>
      <w:marTop w:val="0"/>
      <w:marBottom w:val="0"/>
      <w:divBdr>
        <w:top w:val="none" w:sz="0" w:space="0" w:color="auto"/>
        <w:left w:val="none" w:sz="0" w:space="0" w:color="auto"/>
        <w:bottom w:val="none" w:sz="0" w:space="0" w:color="auto"/>
        <w:right w:val="none" w:sz="0" w:space="0" w:color="auto"/>
      </w:divBdr>
    </w:div>
    <w:div w:id="68962321">
      <w:bodyDiv w:val="1"/>
      <w:marLeft w:val="0"/>
      <w:marRight w:val="0"/>
      <w:marTop w:val="0"/>
      <w:marBottom w:val="0"/>
      <w:divBdr>
        <w:top w:val="none" w:sz="0" w:space="0" w:color="auto"/>
        <w:left w:val="none" w:sz="0" w:space="0" w:color="auto"/>
        <w:bottom w:val="none" w:sz="0" w:space="0" w:color="auto"/>
        <w:right w:val="none" w:sz="0" w:space="0" w:color="auto"/>
      </w:divBdr>
    </w:div>
    <w:div w:id="69079856">
      <w:bodyDiv w:val="1"/>
      <w:marLeft w:val="0"/>
      <w:marRight w:val="0"/>
      <w:marTop w:val="0"/>
      <w:marBottom w:val="0"/>
      <w:divBdr>
        <w:top w:val="none" w:sz="0" w:space="0" w:color="auto"/>
        <w:left w:val="none" w:sz="0" w:space="0" w:color="auto"/>
        <w:bottom w:val="none" w:sz="0" w:space="0" w:color="auto"/>
        <w:right w:val="none" w:sz="0" w:space="0" w:color="auto"/>
      </w:divBdr>
    </w:div>
    <w:div w:id="70785124">
      <w:bodyDiv w:val="1"/>
      <w:marLeft w:val="0"/>
      <w:marRight w:val="0"/>
      <w:marTop w:val="0"/>
      <w:marBottom w:val="0"/>
      <w:divBdr>
        <w:top w:val="none" w:sz="0" w:space="0" w:color="auto"/>
        <w:left w:val="none" w:sz="0" w:space="0" w:color="auto"/>
        <w:bottom w:val="none" w:sz="0" w:space="0" w:color="auto"/>
        <w:right w:val="none" w:sz="0" w:space="0" w:color="auto"/>
      </w:divBdr>
    </w:div>
    <w:div w:id="70975676">
      <w:bodyDiv w:val="1"/>
      <w:marLeft w:val="0"/>
      <w:marRight w:val="0"/>
      <w:marTop w:val="0"/>
      <w:marBottom w:val="0"/>
      <w:divBdr>
        <w:top w:val="none" w:sz="0" w:space="0" w:color="auto"/>
        <w:left w:val="none" w:sz="0" w:space="0" w:color="auto"/>
        <w:bottom w:val="none" w:sz="0" w:space="0" w:color="auto"/>
        <w:right w:val="none" w:sz="0" w:space="0" w:color="auto"/>
      </w:divBdr>
    </w:div>
    <w:div w:id="71247045">
      <w:bodyDiv w:val="1"/>
      <w:marLeft w:val="0"/>
      <w:marRight w:val="0"/>
      <w:marTop w:val="0"/>
      <w:marBottom w:val="0"/>
      <w:divBdr>
        <w:top w:val="none" w:sz="0" w:space="0" w:color="auto"/>
        <w:left w:val="none" w:sz="0" w:space="0" w:color="auto"/>
        <w:bottom w:val="none" w:sz="0" w:space="0" w:color="auto"/>
        <w:right w:val="none" w:sz="0" w:space="0" w:color="auto"/>
      </w:divBdr>
    </w:div>
    <w:div w:id="72357128">
      <w:bodyDiv w:val="1"/>
      <w:marLeft w:val="0"/>
      <w:marRight w:val="0"/>
      <w:marTop w:val="0"/>
      <w:marBottom w:val="0"/>
      <w:divBdr>
        <w:top w:val="none" w:sz="0" w:space="0" w:color="auto"/>
        <w:left w:val="none" w:sz="0" w:space="0" w:color="auto"/>
        <w:bottom w:val="none" w:sz="0" w:space="0" w:color="auto"/>
        <w:right w:val="none" w:sz="0" w:space="0" w:color="auto"/>
      </w:divBdr>
    </w:div>
    <w:div w:id="72626170">
      <w:bodyDiv w:val="1"/>
      <w:marLeft w:val="0"/>
      <w:marRight w:val="0"/>
      <w:marTop w:val="0"/>
      <w:marBottom w:val="0"/>
      <w:divBdr>
        <w:top w:val="none" w:sz="0" w:space="0" w:color="auto"/>
        <w:left w:val="none" w:sz="0" w:space="0" w:color="auto"/>
        <w:bottom w:val="none" w:sz="0" w:space="0" w:color="auto"/>
        <w:right w:val="none" w:sz="0" w:space="0" w:color="auto"/>
      </w:divBdr>
    </w:div>
    <w:div w:id="72702525">
      <w:bodyDiv w:val="1"/>
      <w:marLeft w:val="0"/>
      <w:marRight w:val="0"/>
      <w:marTop w:val="0"/>
      <w:marBottom w:val="0"/>
      <w:divBdr>
        <w:top w:val="none" w:sz="0" w:space="0" w:color="auto"/>
        <w:left w:val="none" w:sz="0" w:space="0" w:color="auto"/>
        <w:bottom w:val="none" w:sz="0" w:space="0" w:color="auto"/>
        <w:right w:val="none" w:sz="0" w:space="0" w:color="auto"/>
      </w:divBdr>
    </w:div>
    <w:div w:id="73279818">
      <w:bodyDiv w:val="1"/>
      <w:marLeft w:val="0"/>
      <w:marRight w:val="0"/>
      <w:marTop w:val="0"/>
      <w:marBottom w:val="0"/>
      <w:divBdr>
        <w:top w:val="none" w:sz="0" w:space="0" w:color="auto"/>
        <w:left w:val="none" w:sz="0" w:space="0" w:color="auto"/>
        <w:bottom w:val="none" w:sz="0" w:space="0" w:color="auto"/>
        <w:right w:val="none" w:sz="0" w:space="0" w:color="auto"/>
      </w:divBdr>
    </w:div>
    <w:div w:id="73474124">
      <w:bodyDiv w:val="1"/>
      <w:marLeft w:val="0"/>
      <w:marRight w:val="0"/>
      <w:marTop w:val="0"/>
      <w:marBottom w:val="0"/>
      <w:divBdr>
        <w:top w:val="none" w:sz="0" w:space="0" w:color="auto"/>
        <w:left w:val="none" w:sz="0" w:space="0" w:color="auto"/>
        <w:bottom w:val="none" w:sz="0" w:space="0" w:color="auto"/>
        <w:right w:val="none" w:sz="0" w:space="0" w:color="auto"/>
      </w:divBdr>
    </w:div>
    <w:div w:id="74935645">
      <w:bodyDiv w:val="1"/>
      <w:marLeft w:val="0"/>
      <w:marRight w:val="0"/>
      <w:marTop w:val="0"/>
      <w:marBottom w:val="0"/>
      <w:divBdr>
        <w:top w:val="none" w:sz="0" w:space="0" w:color="auto"/>
        <w:left w:val="none" w:sz="0" w:space="0" w:color="auto"/>
        <w:bottom w:val="none" w:sz="0" w:space="0" w:color="auto"/>
        <w:right w:val="none" w:sz="0" w:space="0" w:color="auto"/>
      </w:divBdr>
    </w:div>
    <w:div w:id="75784700">
      <w:bodyDiv w:val="1"/>
      <w:marLeft w:val="0"/>
      <w:marRight w:val="0"/>
      <w:marTop w:val="0"/>
      <w:marBottom w:val="0"/>
      <w:divBdr>
        <w:top w:val="none" w:sz="0" w:space="0" w:color="auto"/>
        <w:left w:val="none" w:sz="0" w:space="0" w:color="auto"/>
        <w:bottom w:val="none" w:sz="0" w:space="0" w:color="auto"/>
        <w:right w:val="none" w:sz="0" w:space="0" w:color="auto"/>
      </w:divBdr>
    </w:div>
    <w:div w:id="75786633">
      <w:bodyDiv w:val="1"/>
      <w:marLeft w:val="0"/>
      <w:marRight w:val="0"/>
      <w:marTop w:val="0"/>
      <w:marBottom w:val="0"/>
      <w:divBdr>
        <w:top w:val="none" w:sz="0" w:space="0" w:color="auto"/>
        <w:left w:val="none" w:sz="0" w:space="0" w:color="auto"/>
        <w:bottom w:val="none" w:sz="0" w:space="0" w:color="auto"/>
        <w:right w:val="none" w:sz="0" w:space="0" w:color="auto"/>
      </w:divBdr>
    </w:div>
    <w:div w:id="76754431">
      <w:bodyDiv w:val="1"/>
      <w:marLeft w:val="0"/>
      <w:marRight w:val="0"/>
      <w:marTop w:val="0"/>
      <w:marBottom w:val="0"/>
      <w:divBdr>
        <w:top w:val="none" w:sz="0" w:space="0" w:color="auto"/>
        <w:left w:val="none" w:sz="0" w:space="0" w:color="auto"/>
        <w:bottom w:val="none" w:sz="0" w:space="0" w:color="auto"/>
        <w:right w:val="none" w:sz="0" w:space="0" w:color="auto"/>
      </w:divBdr>
    </w:div>
    <w:div w:id="77530579">
      <w:bodyDiv w:val="1"/>
      <w:marLeft w:val="0"/>
      <w:marRight w:val="0"/>
      <w:marTop w:val="0"/>
      <w:marBottom w:val="0"/>
      <w:divBdr>
        <w:top w:val="none" w:sz="0" w:space="0" w:color="auto"/>
        <w:left w:val="none" w:sz="0" w:space="0" w:color="auto"/>
        <w:bottom w:val="none" w:sz="0" w:space="0" w:color="auto"/>
        <w:right w:val="none" w:sz="0" w:space="0" w:color="auto"/>
      </w:divBdr>
    </w:div>
    <w:div w:id="77682287">
      <w:bodyDiv w:val="1"/>
      <w:marLeft w:val="0"/>
      <w:marRight w:val="0"/>
      <w:marTop w:val="0"/>
      <w:marBottom w:val="0"/>
      <w:divBdr>
        <w:top w:val="none" w:sz="0" w:space="0" w:color="auto"/>
        <w:left w:val="none" w:sz="0" w:space="0" w:color="auto"/>
        <w:bottom w:val="none" w:sz="0" w:space="0" w:color="auto"/>
        <w:right w:val="none" w:sz="0" w:space="0" w:color="auto"/>
      </w:divBdr>
    </w:div>
    <w:div w:id="78257092">
      <w:bodyDiv w:val="1"/>
      <w:marLeft w:val="0"/>
      <w:marRight w:val="0"/>
      <w:marTop w:val="0"/>
      <w:marBottom w:val="0"/>
      <w:divBdr>
        <w:top w:val="none" w:sz="0" w:space="0" w:color="auto"/>
        <w:left w:val="none" w:sz="0" w:space="0" w:color="auto"/>
        <w:bottom w:val="none" w:sz="0" w:space="0" w:color="auto"/>
        <w:right w:val="none" w:sz="0" w:space="0" w:color="auto"/>
      </w:divBdr>
    </w:div>
    <w:div w:id="78454172">
      <w:bodyDiv w:val="1"/>
      <w:marLeft w:val="0"/>
      <w:marRight w:val="0"/>
      <w:marTop w:val="0"/>
      <w:marBottom w:val="0"/>
      <w:divBdr>
        <w:top w:val="none" w:sz="0" w:space="0" w:color="auto"/>
        <w:left w:val="none" w:sz="0" w:space="0" w:color="auto"/>
        <w:bottom w:val="none" w:sz="0" w:space="0" w:color="auto"/>
        <w:right w:val="none" w:sz="0" w:space="0" w:color="auto"/>
      </w:divBdr>
    </w:div>
    <w:div w:id="79066386">
      <w:bodyDiv w:val="1"/>
      <w:marLeft w:val="0"/>
      <w:marRight w:val="0"/>
      <w:marTop w:val="0"/>
      <w:marBottom w:val="0"/>
      <w:divBdr>
        <w:top w:val="none" w:sz="0" w:space="0" w:color="auto"/>
        <w:left w:val="none" w:sz="0" w:space="0" w:color="auto"/>
        <w:bottom w:val="none" w:sz="0" w:space="0" w:color="auto"/>
        <w:right w:val="none" w:sz="0" w:space="0" w:color="auto"/>
      </w:divBdr>
    </w:div>
    <w:div w:id="79527108">
      <w:bodyDiv w:val="1"/>
      <w:marLeft w:val="0"/>
      <w:marRight w:val="0"/>
      <w:marTop w:val="0"/>
      <w:marBottom w:val="0"/>
      <w:divBdr>
        <w:top w:val="none" w:sz="0" w:space="0" w:color="auto"/>
        <w:left w:val="none" w:sz="0" w:space="0" w:color="auto"/>
        <w:bottom w:val="none" w:sz="0" w:space="0" w:color="auto"/>
        <w:right w:val="none" w:sz="0" w:space="0" w:color="auto"/>
      </w:divBdr>
    </w:div>
    <w:div w:id="80026810">
      <w:bodyDiv w:val="1"/>
      <w:marLeft w:val="0"/>
      <w:marRight w:val="0"/>
      <w:marTop w:val="0"/>
      <w:marBottom w:val="0"/>
      <w:divBdr>
        <w:top w:val="none" w:sz="0" w:space="0" w:color="auto"/>
        <w:left w:val="none" w:sz="0" w:space="0" w:color="auto"/>
        <w:bottom w:val="none" w:sz="0" w:space="0" w:color="auto"/>
        <w:right w:val="none" w:sz="0" w:space="0" w:color="auto"/>
      </w:divBdr>
    </w:div>
    <w:div w:id="81269600">
      <w:bodyDiv w:val="1"/>
      <w:marLeft w:val="0"/>
      <w:marRight w:val="0"/>
      <w:marTop w:val="0"/>
      <w:marBottom w:val="0"/>
      <w:divBdr>
        <w:top w:val="none" w:sz="0" w:space="0" w:color="auto"/>
        <w:left w:val="none" w:sz="0" w:space="0" w:color="auto"/>
        <w:bottom w:val="none" w:sz="0" w:space="0" w:color="auto"/>
        <w:right w:val="none" w:sz="0" w:space="0" w:color="auto"/>
      </w:divBdr>
    </w:div>
    <w:div w:id="81606845">
      <w:bodyDiv w:val="1"/>
      <w:marLeft w:val="0"/>
      <w:marRight w:val="0"/>
      <w:marTop w:val="0"/>
      <w:marBottom w:val="0"/>
      <w:divBdr>
        <w:top w:val="none" w:sz="0" w:space="0" w:color="auto"/>
        <w:left w:val="none" w:sz="0" w:space="0" w:color="auto"/>
        <w:bottom w:val="none" w:sz="0" w:space="0" w:color="auto"/>
        <w:right w:val="none" w:sz="0" w:space="0" w:color="auto"/>
      </w:divBdr>
    </w:div>
    <w:div w:id="81803248">
      <w:bodyDiv w:val="1"/>
      <w:marLeft w:val="0"/>
      <w:marRight w:val="0"/>
      <w:marTop w:val="0"/>
      <w:marBottom w:val="0"/>
      <w:divBdr>
        <w:top w:val="none" w:sz="0" w:space="0" w:color="auto"/>
        <w:left w:val="none" w:sz="0" w:space="0" w:color="auto"/>
        <w:bottom w:val="none" w:sz="0" w:space="0" w:color="auto"/>
        <w:right w:val="none" w:sz="0" w:space="0" w:color="auto"/>
      </w:divBdr>
    </w:div>
    <w:div w:id="82147763">
      <w:bodyDiv w:val="1"/>
      <w:marLeft w:val="0"/>
      <w:marRight w:val="0"/>
      <w:marTop w:val="0"/>
      <w:marBottom w:val="0"/>
      <w:divBdr>
        <w:top w:val="none" w:sz="0" w:space="0" w:color="auto"/>
        <w:left w:val="none" w:sz="0" w:space="0" w:color="auto"/>
        <w:bottom w:val="none" w:sz="0" w:space="0" w:color="auto"/>
        <w:right w:val="none" w:sz="0" w:space="0" w:color="auto"/>
      </w:divBdr>
    </w:div>
    <w:div w:id="82800706">
      <w:bodyDiv w:val="1"/>
      <w:marLeft w:val="0"/>
      <w:marRight w:val="0"/>
      <w:marTop w:val="0"/>
      <w:marBottom w:val="0"/>
      <w:divBdr>
        <w:top w:val="none" w:sz="0" w:space="0" w:color="auto"/>
        <w:left w:val="none" w:sz="0" w:space="0" w:color="auto"/>
        <w:bottom w:val="none" w:sz="0" w:space="0" w:color="auto"/>
        <w:right w:val="none" w:sz="0" w:space="0" w:color="auto"/>
      </w:divBdr>
    </w:div>
    <w:div w:id="82997780">
      <w:bodyDiv w:val="1"/>
      <w:marLeft w:val="0"/>
      <w:marRight w:val="0"/>
      <w:marTop w:val="0"/>
      <w:marBottom w:val="0"/>
      <w:divBdr>
        <w:top w:val="none" w:sz="0" w:space="0" w:color="auto"/>
        <w:left w:val="none" w:sz="0" w:space="0" w:color="auto"/>
        <w:bottom w:val="none" w:sz="0" w:space="0" w:color="auto"/>
        <w:right w:val="none" w:sz="0" w:space="0" w:color="auto"/>
      </w:divBdr>
    </w:div>
    <w:div w:id="83844315">
      <w:bodyDiv w:val="1"/>
      <w:marLeft w:val="0"/>
      <w:marRight w:val="0"/>
      <w:marTop w:val="0"/>
      <w:marBottom w:val="0"/>
      <w:divBdr>
        <w:top w:val="none" w:sz="0" w:space="0" w:color="auto"/>
        <w:left w:val="none" w:sz="0" w:space="0" w:color="auto"/>
        <w:bottom w:val="none" w:sz="0" w:space="0" w:color="auto"/>
        <w:right w:val="none" w:sz="0" w:space="0" w:color="auto"/>
      </w:divBdr>
    </w:div>
    <w:div w:id="84033833">
      <w:bodyDiv w:val="1"/>
      <w:marLeft w:val="0"/>
      <w:marRight w:val="0"/>
      <w:marTop w:val="0"/>
      <w:marBottom w:val="0"/>
      <w:divBdr>
        <w:top w:val="none" w:sz="0" w:space="0" w:color="auto"/>
        <w:left w:val="none" w:sz="0" w:space="0" w:color="auto"/>
        <w:bottom w:val="none" w:sz="0" w:space="0" w:color="auto"/>
        <w:right w:val="none" w:sz="0" w:space="0" w:color="auto"/>
      </w:divBdr>
    </w:div>
    <w:div w:id="84569904">
      <w:bodyDiv w:val="1"/>
      <w:marLeft w:val="0"/>
      <w:marRight w:val="0"/>
      <w:marTop w:val="0"/>
      <w:marBottom w:val="0"/>
      <w:divBdr>
        <w:top w:val="none" w:sz="0" w:space="0" w:color="auto"/>
        <w:left w:val="none" w:sz="0" w:space="0" w:color="auto"/>
        <w:bottom w:val="none" w:sz="0" w:space="0" w:color="auto"/>
        <w:right w:val="none" w:sz="0" w:space="0" w:color="auto"/>
      </w:divBdr>
    </w:div>
    <w:div w:id="84738658">
      <w:bodyDiv w:val="1"/>
      <w:marLeft w:val="0"/>
      <w:marRight w:val="0"/>
      <w:marTop w:val="0"/>
      <w:marBottom w:val="0"/>
      <w:divBdr>
        <w:top w:val="none" w:sz="0" w:space="0" w:color="auto"/>
        <w:left w:val="none" w:sz="0" w:space="0" w:color="auto"/>
        <w:bottom w:val="none" w:sz="0" w:space="0" w:color="auto"/>
        <w:right w:val="none" w:sz="0" w:space="0" w:color="auto"/>
      </w:divBdr>
    </w:div>
    <w:div w:id="84806457">
      <w:bodyDiv w:val="1"/>
      <w:marLeft w:val="0"/>
      <w:marRight w:val="0"/>
      <w:marTop w:val="0"/>
      <w:marBottom w:val="0"/>
      <w:divBdr>
        <w:top w:val="none" w:sz="0" w:space="0" w:color="auto"/>
        <w:left w:val="none" w:sz="0" w:space="0" w:color="auto"/>
        <w:bottom w:val="none" w:sz="0" w:space="0" w:color="auto"/>
        <w:right w:val="none" w:sz="0" w:space="0" w:color="auto"/>
      </w:divBdr>
    </w:div>
    <w:div w:id="85155527">
      <w:bodyDiv w:val="1"/>
      <w:marLeft w:val="0"/>
      <w:marRight w:val="0"/>
      <w:marTop w:val="0"/>
      <w:marBottom w:val="0"/>
      <w:divBdr>
        <w:top w:val="none" w:sz="0" w:space="0" w:color="auto"/>
        <w:left w:val="none" w:sz="0" w:space="0" w:color="auto"/>
        <w:bottom w:val="none" w:sz="0" w:space="0" w:color="auto"/>
        <w:right w:val="none" w:sz="0" w:space="0" w:color="auto"/>
      </w:divBdr>
    </w:div>
    <w:div w:id="85462058">
      <w:bodyDiv w:val="1"/>
      <w:marLeft w:val="0"/>
      <w:marRight w:val="0"/>
      <w:marTop w:val="0"/>
      <w:marBottom w:val="0"/>
      <w:divBdr>
        <w:top w:val="none" w:sz="0" w:space="0" w:color="auto"/>
        <w:left w:val="none" w:sz="0" w:space="0" w:color="auto"/>
        <w:bottom w:val="none" w:sz="0" w:space="0" w:color="auto"/>
        <w:right w:val="none" w:sz="0" w:space="0" w:color="auto"/>
      </w:divBdr>
    </w:div>
    <w:div w:id="85616322">
      <w:bodyDiv w:val="1"/>
      <w:marLeft w:val="0"/>
      <w:marRight w:val="0"/>
      <w:marTop w:val="0"/>
      <w:marBottom w:val="0"/>
      <w:divBdr>
        <w:top w:val="none" w:sz="0" w:space="0" w:color="auto"/>
        <w:left w:val="none" w:sz="0" w:space="0" w:color="auto"/>
        <w:bottom w:val="none" w:sz="0" w:space="0" w:color="auto"/>
        <w:right w:val="none" w:sz="0" w:space="0" w:color="auto"/>
      </w:divBdr>
    </w:div>
    <w:div w:id="86968107">
      <w:bodyDiv w:val="1"/>
      <w:marLeft w:val="0"/>
      <w:marRight w:val="0"/>
      <w:marTop w:val="0"/>
      <w:marBottom w:val="0"/>
      <w:divBdr>
        <w:top w:val="none" w:sz="0" w:space="0" w:color="auto"/>
        <w:left w:val="none" w:sz="0" w:space="0" w:color="auto"/>
        <w:bottom w:val="none" w:sz="0" w:space="0" w:color="auto"/>
        <w:right w:val="none" w:sz="0" w:space="0" w:color="auto"/>
      </w:divBdr>
    </w:div>
    <w:div w:id="87577789">
      <w:bodyDiv w:val="1"/>
      <w:marLeft w:val="0"/>
      <w:marRight w:val="0"/>
      <w:marTop w:val="0"/>
      <w:marBottom w:val="0"/>
      <w:divBdr>
        <w:top w:val="none" w:sz="0" w:space="0" w:color="auto"/>
        <w:left w:val="none" w:sz="0" w:space="0" w:color="auto"/>
        <w:bottom w:val="none" w:sz="0" w:space="0" w:color="auto"/>
        <w:right w:val="none" w:sz="0" w:space="0" w:color="auto"/>
      </w:divBdr>
    </w:div>
    <w:div w:id="88091284">
      <w:bodyDiv w:val="1"/>
      <w:marLeft w:val="0"/>
      <w:marRight w:val="0"/>
      <w:marTop w:val="0"/>
      <w:marBottom w:val="0"/>
      <w:divBdr>
        <w:top w:val="none" w:sz="0" w:space="0" w:color="auto"/>
        <w:left w:val="none" w:sz="0" w:space="0" w:color="auto"/>
        <w:bottom w:val="none" w:sz="0" w:space="0" w:color="auto"/>
        <w:right w:val="none" w:sz="0" w:space="0" w:color="auto"/>
      </w:divBdr>
    </w:div>
    <w:div w:id="89208296">
      <w:bodyDiv w:val="1"/>
      <w:marLeft w:val="0"/>
      <w:marRight w:val="0"/>
      <w:marTop w:val="0"/>
      <w:marBottom w:val="0"/>
      <w:divBdr>
        <w:top w:val="none" w:sz="0" w:space="0" w:color="auto"/>
        <w:left w:val="none" w:sz="0" w:space="0" w:color="auto"/>
        <w:bottom w:val="none" w:sz="0" w:space="0" w:color="auto"/>
        <w:right w:val="none" w:sz="0" w:space="0" w:color="auto"/>
      </w:divBdr>
    </w:div>
    <w:div w:id="89662181">
      <w:bodyDiv w:val="1"/>
      <w:marLeft w:val="0"/>
      <w:marRight w:val="0"/>
      <w:marTop w:val="0"/>
      <w:marBottom w:val="0"/>
      <w:divBdr>
        <w:top w:val="none" w:sz="0" w:space="0" w:color="auto"/>
        <w:left w:val="none" w:sz="0" w:space="0" w:color="auto"/>
        <w:bottom w:val="none" w:sz="0" w:space="0" w:color="auto"/>
        <w:right w:val="none" w:sz="0" w:space="0" w:color="auto"/>
      </w:divBdr>
    </w:div>
    <w:div w:id="89786280">
      <w:bodyDiv w:val="1"/>
      <w:marLeft w:val="0"/>
      <w:marRight w:val="0"/>
      <w:marTop w:val="0"/>
      <w:marBottom w:val="0"/>
      <w:divBdr>
        <w:top w:val="none" w:sz="0" w:space="0" w:color="auto"/>
        <w:left w:val="none" w:sz="0" w:space="0" w:color="auto"/>
        <w:bottom w:val="none" w:sz="0" w:space="0" w:color="auto"/>
        <w:right w:val="none" w:sz="0" w:space="0" w:color="auto"/>
      </w:divBdr>
    </w:div>
    <w:div w:id="90203451">
      <w:bodyDiv w:val="1"/>
      <w:marLeft w:val="0"/>
      <w:marRight w:val="0"/>
      <w:marTop w:val="0"/>
      <w:marBottom w:val="0"/>
      <w:divBdr>
        <w:top w:val="none" w:sz="0" w:space="0" w:color="auto"/>
        <w:left w:val="none" w:sz="0" w:space="0" w:color="auto"/>
        <w:bottom w:val="none" w:sz="0" w:space="0" w:color="auto"/>
        <w:right w:val="none" w:sz="0" w:space="0" w:color="auto"/>
      </w:divBdr>
    </w:div>
    <w:div w:id="91164746">
      <w:bodyDiv w:val="1"/>
      <w:marLeft w:val="0"/>
      <w:marRight w:val="0"/>
      <w:marTop w:val="0"/>
      <w:marBottom w:val="0"/>
      <w:divBdr>
        <w:top w:val="none" w:sz="0" w:space="0" w:color="auto"/>
        <w:left w:val="none" w:sz="0" w:space="0" w:color="auto"/>
        <w:bottom w:val="none" w:sz="0" w:space="0" w:color="auto"/>
        <w:right w:val="none" w:sz="0" w:space="0" w:color="auto"/>
      </w:divBdr>
    </w:div>
    <w:div w:id="91244205">
      <w:bodyDiv w:val="1"/>
      <w:marLeft w:val="0"/>
      <w:marRight w:val="0"/>
      <w:marTop w:val="0"/>
      <w:marBottom w:val="0"/>
      <w:divBdr>
        <w:top w:val="none" w:sz="0" w:space="0" w:color="auto"/>
        <w:left w:val="none" w:sz="0" w:space="0" w:color="auto"/>
        <w:bottom w:val="none" w:sz="0" w:space="0" w:color="auto"/>
        <w:right w:val="none" w:sz="0" w:space="0" w:color="auto"/>
      </w:divBdr>
    </w:div>
    <w:div w:id="91361577">
      <w:bodyDiv w:val="1"/>
      <w:marLeft w:val="0"/>
      <w:marRight w:val="0"/>
      <w:marTop w:val="0"/>
      <w:marBottom w:val="0"/>
      <w:divBdr>
        <w:top w:val="none" w:sz="0" w:space="0" w:color="auto"/>
        <w:left w:val="none" w:sz="0" w:space="0" w:color="auto"/>
        <w:bottom w:val="none" w:sz="0" w:space="0" w:color="auto"/>
        <w:right w:val="none" w:sz="0" w:space="0" w:color="auto"/>
      </w:divBdr>
    </w:div>
    <w:div w:id="91436105">
      <w:bodyDiv w:val="1"/>
      <w:marLeft w:val="0"/>
      <w:marRight w:val="0"/>
      <w:marTop w:val="0"/>
      <w:marBottom w:val="0"/>
      <w:divBdr>
        <w:top w:val="none" w:sz="0" w:space="0" w:color="auto"/>
        <w:left w:val="none" w:sz="0" w:space="0" w:color="auto"/>
        <w:bottom w:val="none" w:sz="0" w:space="0" w:color="auto"/>
        <w:right w:val="none" w:sz="0" w:space="0" w:color="auto"/>
      </w:divBdr>
    </w:div>
    <w:div w:id="91442421">
      <w:bodyDiv w:val="1"/>
      <w:marLeft w:val="0"/>
      <w:marRight w:val="0"/>
      <w:marTop w:val="0"/>
      <w:marBottom w:val="0"/>
      <w:divBdr>
        <w:top w:val="none" w:sz="0" w:space="0" w:color="auto"/>
        <w:left w:val="none" w:sz="0" w:space="0" w:color="auto"/>
        <w:bottom w:val="none" w:sz="0" w:space="0" w:color="auto"/>
        <w:right w:val="none" w:sz="0" w:space="0" w:color="auto"/>
      </w:divBdr>
    </w:div>
    <w:div w:id="92170156">
      <w:bodyDiv w:val="1"/>
      <w:marLeft w:val="0"/>
      <w:marRight w:val="0"/>
      <w:marTop w:val="0"/>
      <w:marBottom w:val="0"/>
      <w:divBdr>
        <w:top w:val="none" w:sz="0" w:space="0" w:color="auto"/>
        <w:left w:val="none" w:sz="0" w:space="0" w:color="auto"/>
        <w:bottom w:val="none" w:sz="0" w:space="0" w:color="auto"/>
        <w:right w:val="none" w:sz="0" w:space="0" w:color="auto"/>
      </w:divBdr>
    </w:div>
    <w:div w:id="92240112">
      <w:bodyDiv w:val="1"/>
      <w:marLeft w:val="0"/>
      <w:marRight w:val="0"/>
      <w:marTop w:val="0"/>
      <w:marBottom w:val="0"/>
      <w:divBdr>
        <w:top w:val="none" w:sz="0" w:space="0" w:color="auto"/>
        <w:left w:val="none" w:sz="0" w:space="0" w:color="auto"/>
        <w:bottom w:val="none" w:sz="0" w:space="0" w:color="auto"/>
        <w:right w:val="none" w:sz="0" w:space="0" w:color="auto"/>
      </w:divBdr>
    </w:div>
    <w:div w:id="93092350">
      <w:bodyDiv w:val="1"/>
      <w:marLeft w:val="0"/>
      <w:marRight w:val="0"/>
      <w:marTop w:val="0"/>
      <w:marBottom w:val="0"/>
      <w:divBdr>
        <w:top w:val="none" w:sz="0" w:space="0" w:color="auto"/>
        <w:left w:val="none" w:sz="0" w:space="0" w:color="auto"/>
        <w:bottom w:val="none" w:sz="0" w:space="0" w:color="auto"/>
        <w:right w:val="none" w:sz="0" w:space="0" w:color="auto"/>
      </w:divBdr>
    </w:div>
    <w:div w:id="94248826">
      <w:bodyDiv w:val="1"/>
      <w:marLeft w:val="0"/>
      <w:marRight w:val="0"/>
      <w:marTop w:val="0"/>
      <w:marBottom w:val="0"/>
      <w:divBdr>
        <w:top w:val="none" w:sz="0" w:space="0" w:color="auto"/>
        <w:left w:val="none" w:sz="0" w:space="0" w:color="auto"/>
        <w:bottom w:val="none" w:sz="0" w:space="0" w:color="auto"/>
        <w:right w:val="none" w:sz="0" w:space="0" w:color="auto"/>
      </w:divBdr>
    </w:div>
    <w:div w:id="94253555">
      <w:bodyDiv w:val="1"/>
      <w:marLeft w:val="0"/>
      <w:marRight w:val="0"/>
      <w:marTop w:val="0"/>
      <w:marBottom w:val="0"/>
      <w:divBdr>
        <w:top w:val="none" w:sz="0" w:space="0" w:color="auto"/>
        <w:left w:val="none" w:sz="0" w:space="0" w:color="auto"/>
        <w:bottom w:val="none" w:sz="0" w:space="0" w:color="auto"/>
        <w:right w:val="none" w:sz="0" w:space="0" w:color="auto"/>
      </w:divBdr>
    </w:div>
    <w:div w:id="94403518">
      <w:bodyDiv w:val="1"/>
      <w:marLeft w:val="0"/>
      <w:marRight w:val="0"/>
      <w:marTop w:val="0"/>
      <w:marBottom w:val="0"/>
      <w:divBdr>
        <w:top w:val="none" w:sz="0" w:space="0" w:color="auto"/>
        <w:left w:val="none" w:sz="0" w:space="0" w:color="auto"/>
        <w:bottom w:val="none" w:sz="0" w:space="0" w:color="auto"/>
        <w:right w:val="none" w:sz="0" w:space="0" w:color="auto"/>
      </w:divBdr>
    </w:div>
    <w:div w:id="94448616">
      <w:bodyDiv w:val="1"/>
      <w:marLeft w:val="0"/>
      <w:marRight w:val="0"/>
      <w:marTop w:val="0"/>
      <w:marBottom w:val="0"/>
      <w:divBdr>
        <w:top w:val="none" w:sz="0" w:space="0" w:color="auto"/>
        <w:left w:val="none" w:sz="0" w:space="0" w:color="auto"/>
        <w:bottom w:val="none" w:sz="0" w:space="0" w:color="auto"/>
        <w:right w:val="none" w:sz="0" w:space="0" w:color="auto"/>
      </w:divBdr>
    </w:div>
    <w:div w:id="94717241">
      <w:bodyDiv w:val="1"/>
      <w:marLeft w:val="0"/>
      <w:marRight w:val="0"/>
      <w:marTop w:val="0"/>
      <w:marBottom w:val="0"/>
      <w:divBdr>
        <w:top w:val="none" w:sz="0" w:space="0" w:color="auto"/>
        <w:left w:val="none" w:sz="0" w:space="0" w:color="auto"/>
        <w:bottom w:val="none" w:sz="0" w:space="0" w:color="auto"/>
        <w:right w:val="none" w:sz="0" w:space="0" w:color="auto"/>
      </w:divBdr>
    </w:div>
    <w:div w:id="96213967">
      <w:bodyDiv w:val="1"/>
      <w:marLeft w:val="0"/>
      <w:marRight w:val="0"/>
      <w:marTop w:val="0"/>
      <w:marBottom w:val="0"/>
      <w:divBdr>
        <w:top w:val="none" w:sz="0" w:space="0" w:color="auto"/>
        <w:left w:val="none" w:sz="0" w:space="0" w:color="auto"/>
        <w:bottom w:val="none" w:sz="0" w:space="0" w:color="auto"/>
        <w:right w:val="none" w:sz="0" w:space="0" w:color="auto"/>
      </w:divBdr>
    </w:div>
    <w:div w:id="96873889">
      <w:bodyDiv w:val="1"/>
      <w:marLeft w:val="0"/>
      <w:marRight w:val="0"/>
      <w:marTop w:val="0"/>
      <w:marBottom w:val="0"/>
      <w:divBdr>
        <w:top w:val="none" w:sz="0" w:space="0" w:color="auto"/>
        <w:left w:val="none" w:sz="0" w:space="0" w:color="auto"/>
        <w:bottom w:val="none" w:sz="0" w:space="0" w:color="auto"/>
        <w:right w:val="none" w:sz="0" w:space="0" w:color="auto"/>
      </w:divBdr>
    </w:div>
    <w:div w:id="97261560">
      <w:bodyDiv w:val="1"/>
      <w:marLeft w:val="0"/>
      <w:marRight w:val="0"/>
      <w:marTop w:val="0"/>
      <w:marBottom w:val="0"/>
      <w:divBdr>
        <w:top w:val="none" w:sz="0" w:space="0" w:color="auto"/>
        <w:left w:val="none" w:sz="0" w:space="0" w:color="auto"/>
        <w:bottom w:val="none" w:sz="0" w:space="0" w:color="auto"/>
        <w:right w:val="none" w:sz="0" w:space="0" w:color="auto"/>
      </w:divBdr>
    </w:div>
    <w:div w:id="97649195">
      <w:bodyDiv w:val="1"/>
      <w:marLeft w:val="0"/>
      <w:marRight w:val="0"/>
      <w:marTop w:val="0"/>
      <w:marBottom w:val="0"/>
      <w:divBdr>
        <w:top w:val="none" w:sz="0" w:space="0" w:color="auto"/>
        <w:left w:val="none" w:sz="0" w:space="0" w:color="auto"/>
        <w:bottom w:val="none" w:sz="0" w:space="0" w:color="auto"/>
        <w:right w:val="none" w:sz="0" w:space="0" w:color="auto"/>
      </w:divBdr>
    </w:div>
    <w:div w:id="97678863">
      <w:bodyDiv w:val="1"/>
      <w:marLeft w:val="0"/>
      <w:marRight w:val="0"/>
      <w:marTop w:val="0"/>
      <w:marBottom w:val="0"/>
      <w:divBdr>
        <w:top w:val="none" w:sz="0" w:space="0" w:color="auto"/>
        <w:left w:val="none" w:sz="0" w:space="0" w:color="auto"/>
        <w:bottom w:val="none" w:sz="0" w:space="0" w:color="auto"/>
        <w:right w:val="none" w:sz="0" w:space="0" w:color="auto"/>
      </w:divBdr>
    </w:div>
    <w:div w:id="98136776">
      <w:bodyDiv w:val="1"/>
      <w:marLeft w:val="0"/>
      <w:marRight w:val="0"/>
      <w:marTop w:val="0"/>
      <w:marBottom w:val="0"/>
      <w:divBdr>
        <w:top w:val="none" w:sz="0" w:space="0" w:color="auto"/>
        <w:left w:val="none" w:sz="0" w:space="0" w:color="auto"/>
        <w:bottom w:val="none" w:sz="0" w:space="0" w:color="auto"/>
        <w:right w:val="none" w:sz="0" w:space="0" w:color="auto"/>
      </w:divBdr>
    </w:div>
    <w:div w:id="98180054">
      <w:bodyDiv w:val="1"/>
      <w:marLeft w:val="0"/>
      <w:marRight w:val="0"/>
      <w:marTop w:val="0"/>
      <w:marBottom w:val="0"/>
      <w:divBdr>
        <w:top w:val="none" w:sz="0" w:space="0" w:color="auto"/>
        <w:left w:val="none" w:sz="0" w:space="0" w:color="auto"/>
        <w:bottom w:val="none" w:sz="0" w:space="0" w:color="auto"/>
        <w:right w:val="none" w:sz="0" w:space="0" w:color="auto"/>
      </w:divBdr>
    </w:div>
    <w:div w:id="98794782">
      <w:bodyDiv w:val="1"/>
      <w:marLeft w:val="0"/>
      <w:marRight w:val="0"/>
      <w:marTop w:val="0"/>
      <w:marBottom w:val="0"/>
      <w:divBdr>
        <w:top w:val="none" w:sz="0" w:space="0" w:color="auto"/>
        <w:left w:val="none" w:sz="0" w:space="0" w:color="auto"/>
        <w:bottom w:val="none" w:sz="0" w:space="0" w:color="auto"/>
        <w:right w:val="none" w:sz="0" w:space="0" w:color="auto"/>
      </w:divBdr>
    </w:div>
    <w:div w:id="98843199">
      <w:bodyDiv w:val="1"/>
      <w:marLeft w:val="0"/>
      <w:marRight w:val="0"/>
      <w:marTop w:val="0"/>
      <w:marBottom w:val="0"/>
      <w:divBdr>
        <w:top w:val="none" w:sz="0" w:space="0" w:color="auto"/>
        <w:left w:val="none" w:sz="0" w:space="0" w:color="auto"/>
        <w:bottom w:val="none" w:sz="0" w:space="0" w:color="auto"/>
        <w:right w:val="none" w:sz="0" w:space="0" w:color="auto"/>
      </w:divBdr>
    </w:div>
    <w:div w:id="99223778">
      <w:bodyDiv w:val="1"/>
      <w:marLeft w:val="0"/>
      <w:marRight w:val="0"/>
      <w:marTop w:val="0"/>
      <w:marBottom w:val="0"/>
      <w:divBdr>
        <w:top w:val="none" w:sz="0" w:space="0" w:color="auto"/>
        <w:left w:val="none" w:sz="0" w:space="0" w:color="auto"/>
        <w:bottom w:val="none" w:sz="0" w:space="0" w:color="auto"/>
        <w:right w:val="none" w:sz="0" w:space="0" w:color="auto"/>
      </w:divBdr>
    </w:div>
    <w:div w:id="100879014">
      <w:bodyDiv w:val="1"/>
      <w:marLeft w:val="0"/>
      <w:marRight w:val="0"/>
      <w:marTop w:val="0"/>
      <w:marBottom w:val="0"/>
      <w:divBdr>
        <w:top w:val="none" w:sz="0" w:space="0" w:color="auto"/>
        <w:left w:val="none" w:sz="0" w:space="0" w:color="auto"/>
        <w:bottom w:val="none" w:sz="0" w:space="0" w:color="auto"/>
        <w:right w:val="none" w:sz="0" w:space="0" w:color="auto"/>
      </w:divBdr>
    </w:div>
    <w:div w:id="100997744">
      <w:bodyDiv w:val="1"/>
      <w:marLeft w:val="0"/>
      <w:marRight w:val="0"/>
      <w:marTop w:val="0"/>
      <w:marBottom w:val="0"/>
      <w:divBdr>
        <w:top w:val="none" w:sz="0" w:space="0" w:color="auto"/>
        <w:left w:val="none" w:sz="0" w:space="0" w:color="auto"/>
        <w:bottom w:val="none" w:sz="0" w:space="0" w:color="auto"/>
        <w:right w:val="none" w:sz="0" w:space="0" w:color="auto"/>
      </w:divBdr>
    </w:div>
    <w:div w:id="101219918">
      <w:bodyDiv w:val="1"/>
      <w:marLeft w:val="0"/>
      <w:marRight w:val="0"/>
      <w:marTop w:val="0"/>
      <w:marBottom w:val="0"/>
      <w:divBdr>
        <w:top w:val="none" w:sz="0" w:space="0" w:color="auto"/>
        <w:left w:val="none" w:sz="0" w:space="0" w:color="auto"/>
        <w:bottom w:val="none" w:sz="0" w:space="0" w:color="auto"/>
        <w:right w:val="none" w:sz="0" w:space="0" w:color="auto"/>
      </w:divBdr>
    </w:div>
    <w:div w:id="101807941">
      <w:bodyDiv w:val="1"/>
      <w:marLeft w:val="0"/>
      <w:marRight w:val="0"/>
      <w:marTop w:val="0"/>
      <w:marBottom w:val="0"/>
      <w:divBdr>
        <w:top w:val="none" w:sz="0" w:space="0" w:color="auto"/>
        <w:left w:val="none" w:sz="0" w:space="0" w:color="auto"/>
        <w:bottom w:val="none" w:sz="0" w:space="0" w:color="auto"/>
        <w:right w:val="none" w:sz="0" w:space="0" w:color="auto"/>
      </w:divBdr>
    </w:div>
    <w:div w:id="102313277">
      <w:bodyDiv w:val="1"/>
      <w:marLeft w:val="0"/>
      <w:marRight w:val="0"/>
      <w:marTop w:val="0"/>
      <w:marBottom w:val="0"/>
      <w:divBdr>
        <w:top w:val="none" w:sz="0" w:space="0" w:color="auto"/>
        <w:left w:val="none" w:sz="0" w:space="0" w:color="auto"/>
        <w:bottom w:val="none" w:sz="0" w:space="0" w:color="auto"/>
        <w:right w:val="none" w:sz="0" w:space="0" w:color="auto"/>
      </w:divBdr>
    </w:div>
    <w:div w:id="102582384">
      <w:bodyDiv w:val="1"/>
      <w:marLeft w:val="0"/>
      <w:marRight w:val="0"/>
      <w:marTop w:val="0"/>
      <w:marBottom w:val="0"/>
      <w:divBdr>
        <w:top w:val="none" w:sz="0" w:space="0" w:color="auto"/>
        <w:left w:val="none" w:sz="0" w:space="0" w:color="auto"/>
        <w:bottom w:val="none" w:sz="0" w:space="0" w:color="auto"/>
        <w:right w:val="none" w:sz="0" w:space="0" w:color="auto"/>
      </w:divBdr>
    </w:div>
    <w:div w:id="102847943">
      <w:bodyDiv w:val="1"/>
      <w:marLeft w:val="0"/>
      <w:marRight w:val="0"/>
      <w:marTop w:val="0"/>
      <w:marBottom w:val="0"/>
      <w:divBdr>
        <w:top w:val="none" w:sz="0" w:space="0" w:color="auto"/>
        <w:left w:val="none" w:sz="0" w:space="0" w:color="auto"/>
        <w:bottom w:val="none" w:sz="0" w:space="0" w:color="auto"/>
        <w:right w:val="none" w:sz="0" w:space="0" w:color="auto"/>
      </w:divBdr>
    </w:div>
    <w:div w:id="103230935">
      <w:bodyDiv w:val="1"/>
      <w:marLeft w:val="0"/>
      <w:marRight w:val="0"/>
      <w:marTop w:val="0"/>
      <w:marBottom w:val="0"/>
      <w:divBdr>
        <w:top w:val="none" w:sz="0" w:space="0" w:color="auto"/>
        <w:left w:val="none" w:sz="0" w:space="0" w:color="auto"/>
        <w:bottom w:val="none" w:sz="0" w:space="0" w:color="auto"/>
        <w:right w:val="none" w:sz="0" w:space="0" w:color="auto"/>
      </w:divBdr>
    </w:div>
    <w:div w:id="103311958">
      <w:bodyDiv w:val="1"/>
      <w:marLeft w:val="0"/>
      <w:marRight w:val="0"/>
      <w:marTop w:val="0"/>
      <w:marBottom w:val="0"/>
      <w:divBdr>
        <w:top w:val="none" w:sz="0" w:space="0" w:color="auto"/>
        <w:left w:val="none" w:sz="0" w:space="0" w:color="auto"/>
        <w:bottom w:val="none" w:sz="0" w:space="0" w:color="auto"/>
        <w:right w:val="none" w:sz="0" w:space="0" w:color="auto"/>
      </w:divBdr>
    </w:div>
    <w:div w:id="103961561">
      <w:bodyDiv w:val="1"/>
      <w:marLeft w:val="0"/>
      <w:marRight w:val="0"/>
      <w:marTop w:val="0"/>
      <w:marBottom w:val="0"/>
      <w:divBdr>
        <w:top w:val="none" w:sz="0" w:space="0" w:color="auto"/>
        <w:left w:val="none" w:sz="0" w:space="0" w:color="auto"/>
        <w:bottom w:val="none" w:sz="0" w:space="0" w:color="auto"/>
        <w:right w:val="none" w:sz="0" w:space="0" w:color="auto"/>
      </w:divBdr>
    </w:div>
    <w:div w:id="104270407">
      <w:bodyDiv w:val="1"/>
      <w:marLeft w:val="0"/>
      <w:marRight w:val="0"/>
      <w:marTop w:val="0"/>
      <w:marBottom w:val="0"/>
      <w:divBdr>
        <w:top w:val="none" w:sz="0" w:space="0" w:color="auto"/>
        <w:left w:val="none" w:sz="0" w:space="0" w:color="auto"/>
        <w:bottom w:val="none" w:sz="0" w:space="0" w:color="auto"/>
        <w:right w:val="none" w:sz="0" w:space="0" w:color="auto"/>
      </w:divBdr>
    </w:div>
    <w:div w:id="104274422">
      <w:bodyDiv w:val="1"/>
      <w:marLeft w:val="0"/>
      <w:marRight w:val="0"/>
      <w:marTop w:val="0"/>
      <w:marBottom w:val="0"/>
      <w:divBdr>
        <w:top w:val="none" w:sz="0" w:space="0" w:color="auto"/>
        <w:left w:val="none" w:sz="0" w:space="0" w:color="auto"/>
        <w:bottom w:val="none" w:sz="0" w:space="0" w:color="auto"/>
        <w:right w:val="none" w:sz="0" w:space="0" w:color="auto"/>
      </w:divBdr>
    </w:div>
    <w:div w:id="104469736">
      <w:bodyDiv w:val="1"/>
      <w:marLeft w:val="0"/>
      <w:marRight w:val="0"/>
      <w:marTop w:val="0"/>
      <w:marBottom w:val="0"/>
      <w:divBdr>
        <w:top w:val="none" w:sz="0" w:space="0" w:color="auto"/>
        <w:left w:val="none" w:sz="0" w:space="0" w:color="auto"/>
        <w:bottom w:val="none" w:sz="0" w:space="0" w:color="auto"/>
        <w:right w:val="none" w:sz="0" w:space="0" w:color="auto"/>
      </w:divBdr>
    </w:div>
    <w:div w:id="104470716">
      <w:bodyDiv w:val="1"/>
      <w:marLeft w:val="0"/>
      <w:marRight w:val="0"/>
      <w:marTop w:val="0"/>
      <w:marBottom w:val="0"/>
      <w:divBdr>
        <w:top w:val="none" w:sz="0" w:space="0" w:color="auto"/>
        <w:left w:val="none" w:sz="0" w:space="0" w:color="auto"/>
        <w:bottom w:val="none" w:sz="0" w:space="0" w:color="auto"/>
        <w:right w:val="none" w:sz="0" w:space="0" w:color="auto"/>
      </w:divBdr>
    </w:div>
    <w:div w:id="104615146">
      <w:bodyDiv w:val="1"/>
      <w:marLeft w:val="0"/>
      <w:marRight w:val="0"/>
      <w:marTop w:val="0"/>
      <w:marBottom w:val="0"/>
      <w:divBdr>
        <w:top w:val="none" w:sz="0" w:space="0" w:color="auto"/>
        <w:left w:val="none" w:sz="0" w:space="0" w:color="auto"/>
        <w:bottom w:val="none" w:sz="0" w:space="0" w:color="auto"/>
        <w:right w:val="none" w:sz="0" w:space="0" w:color="auto"/>
      </w:divBdr>
    </w:div>
    <w:div w:id="104888545">
      <w:bodyDiv w:val="1"/>
      <w:marLeft w:val="0"/>
      <w:marRight w:val="0"/>
      <w:marTop w:val="0"/>
      <w:marBottom w:val="0"/>
      <w:divBdr>
        <w:top w:val="none" w:sz="0" w:space="0" w:color="auto"/>
        <w:left w:val="none" w:sz="0" w:space="0" w:color="auto"/>
        <w:bottom w:val="none" w:sz="0" w:space="0" w:color="auto"/>
        <w:right w:val="none" w:sz="0" w:space="0" w:color="auto"/>
      </w:divBdr>
    </w:div>
    <w:div w:id="105080625">
      <w:bodyDiv w:val="1"/>
      <w:marLeft w:val="0"/>
      <w:marRight w:val="0"/>
      <w:marTop w:val="0"/>
      <w:marBottom w:val="0"/>
      <w:divBdr>
        <w:top w:val="none" w:sz="0" w:space="0" w:color="auto"/>
        <w:left w:val="none" w:sz="0" w:space="0" w:color="auto"/>
        <w:bottom w:val="none" w:sz="0" w:space="0" w:color="auto"/>
        <w:right w:val="none" w:sz="0" w:space="0" w:color="auto"/>
      </w:divBdr>
    </w:div>
    <w:div w:id="106436407">
      <w:bodyDiv w:val="1"/>
      <w:marLeft w:val="0"/>
      <w:marRight w:val="0"/>
      <w:marTop w:val="0"/>
      <w:marBottom w:val="0"/>
      <w:divBdr>
        <w:top w:val="none" w:sz="0" w:space="0" w:color="auto"/>
        <w:left w:val="none" w:sz="0" w:space="0" w:color="auto"/>
        <w:bottom w:val="none" w:sz="0" w:space="0" w:color="auto"/>
        <w:right w:val="none" w:sz="0" w:space="0" w:color="auto"/>
      </w:divBdr>
    </w:div>
    <w:div w:id="107118391">
      <w:bodyDiv w:val="1"/>
      <w:marLeft w:val="0"/>
      <w:marRight w:val="0"/>
      <w:marTop w:val="0"/>
      <w:marBottom w:val="0"/>
      <w:divBdr>
        <w:top w:val="none" w:sz="0" w:space="0" w:color="auto"/>
        <w:left w:val="none" w:sz="0" w:space="0" w:color="auto"/>
        <w:bottom w:val="none" w:sz="0" w:space="0" w:color="auto"/>
        <w:right w:val="none" w:sz="0" w:space="0" w:color="auto"/>
      </w:divBdr>
    </w:div>
    <w:div w:id="107704479">
      <w:bodyDiv w:val="1"/>
      <w:marLeft w:val="0"/>
      <w:marRight w:val="0"/>
      <w:marTop w:val="0"/>
      <w:marBottom w:val="0"/>
      <w:divBdr>
        <w:top w:val="none" w:sz="0" w:space="0" w:color="auto"/>
        <w:left w:val="none" w:sz="0" w:space="0" w:color="auto"/>
        <w:bottom w:val="none" w:sz="0" w:space="0" w:color="auto"/>
        <w:right w:val="none" w:sz="0" w:space="0" w:color="auto"/>
      </w:divBdr>
    </w:div>
    <w:div w:id="108084938">
      <w:bodyDiv w:val="1"/>
      <w:marLeft w:val="0"/>
      <w:marRight w:val="0"/>
      <w:marTop w:val="0"/>
      <w:marBottom w:val="0"/>
      <w:divBdr>
        <w:top w:val="none" w:sz="0" w:space="0" w:color="auto"/>
        <w:left w:val="none" w:sz="0" w:space="0" w:color="auto"/>
        <w:bottom w:val="none" w:sz="0" w:space="0" w:color="auto"/>
        <w:right w:val="none" w:sz="0" w:space="0" w:color="auto"/>
      </w:divBdr>
    </w:div>
    <w:div w:id="108086244">
      <w:bodyDiv w:val="1"/>
      <w:marLeft w:val="0"/>
      <w:marRight w:val="0"/>
      <w:marTop w:val="0"/>
      <w:marBottom w:val="0"/>
      <w:divBdr>
        <w:top w:val="none" w:sz="0" w:space="0" w:color="auto"/>
        <w:left w:val="none" w:sz="0" w:space="0" w:color="auto"/>
        <w:bottom w:val="none" w:sz="0" w:space="0" w:color="auto"/>
        <w:right w:val="none" w:sz="0" w:space="0" w:color="auto"/>
      </w:divBdr>
    </w:div>
    <w:div w:id="108622993">
      <w:bodyDiv w:val="1"/>
      <w:marLeft w:val="0"/>
      <w:marRight w:val="0"/>
      <w:marTop w:val="0"/>
      <w:marBottom w:val="0"/>
      <w:divBdr>
        <w:top w:val="none" w:sz="0" w:space="0" w:color="auto"/>
        <w:left w:val="none" w:sz="0" w:space="0" w:color="auto"/>
        <w:bottom w:val="none" w:sz="0" w:space="0" w:color="auto"/>
        <w:right w:val="none" w:sz="0" w:space="0" w:color="auto"/>
      </w:divBdr>
    </w:div>
    <w:div w:id="109787299">
      <w:bodyDiv w:val="1"/>
      <w:marLeft w:val="0"/>
      <w:marRight w:val="0"/>
      <w:marTop w:val="0"/>
      <w:marBottom w:val="0"/>
      <w:divBdr>
        <w:top w:val="none" w:sz="0" w:space="0" w:color="auto"/>
        <w:left w:val="none" w:sz="0" w:space="0" w:color="auto"/>
        <w:bottom w:val="none" w:sz="0" w:space="0" w:color="auto"/>
        <w:right w:val="none" w:sz="0" w:space="0" w:color="auto"/>
      </w:divBdr>
    </w:div>
    <w:div w:id="109861724">
      <w:bodyDiv w:val="1"/>
      <w:marLeft w:val="0"/>
      <w:marRight w:val="0"/>
      <w:marTop w:val="0"/>
      <w:marBottom w:val="0"/>
      <w:divBdr>
        <w:top w:val="none" w:sz="0" w:space="0" w:color="auto"/>
        <w:left w:val="none" w:sz="0" w:space="0" w:color="auto"/>
        <w:bottom w:val="none" w:sz="0" w:space="0" w:color="auto"/>
        <w:right w:val="none" w:sz="0" w:space="0" w:color="auto"/>
      </w:divBdr>
    </w:div>
    <w:div w:id="110130822">
      <w:bodyDiv w:val="1"/>
      <w:marLeft w:val="0"/>
      <w:marRight w:val="0"/>
      <w:marTop w:val="0"/>
      <w:marBottom w:val="0"/>
      <w:divBdr>
        <w:top w:val="none" w:sz="0" w:space="0" w:color="auto"/>
        <w:left w:val="none" w:sz="0" w:space="0" w:color="auto"/>
        <w:bottom w:val="none" w:sz="0" w:space="0" w:color="auto"/>
        <w:right w:val="none" w:sz="0" w:space="0" w:color="auto"/>
      </w:divBdr>
    </w:div>
    <w:div w:id="110516730">
      <w:bodyDiv w:val="1"/>
      <w:marLeft w:val="0"/>
      <w:marRight w:val="0"/>
      <w:marTop w:val="0"/>
      <w:marBottom w:val="0"/>
      <w:divBdr>
        <w:top w:val="none" w:sz="0" w:space="0" w:color="auto"/>
        <w:left w:val="none" w:sz="0" w:space="0" w:color="auto"/>
        <w:bottom w:val="none" w:sz="0" w:space="0" w:color="auto"/>
        <w:right w:val="none" w:sz="0" w:space="0" w:color="auto"/>
      </w:divBdr>
    </w:div>
    <w:div w:id="110977300">
      <w:bodyDiv w:val="1"/>
      <w:marLeft w:val="0"/>
      <w:marRight w:val="0"/>
      <w:marTop w:val="0"/>
      <w:marBottom w:val="0"/>
      <w:divBdr>
        <w:top w:val="none" w:sz="0" w:space="0" w:color="auto"/>
        <w:left w:val="none" w:sz="0" w:space="0" w:color="auto"/>
        <w:bottom w:val="none" w:sz="0" w:space="0" w:color="auto"/>
        <w:right w:val="none" w:sz="0" w:space="0" w:color="auto"/>
      </w:divBdr>
    </w:div>
    <w:div w:id="111674837">
      <w:bodyDiv w:val="1"/>
      <w:marLeft w:val="0"/>
      <w:marRight w:val="0"/>
      <w:marTop w:val="0"/>
      <w:marBottom w:val="0"/>
      <w:divBdr>
        <w:top w:val="none" w:sz="0" w:space="0" w:color="auto"/>
        <w:left w:val="none" w:sz="0" w:space="0" w:color="auto"/>
        <w:bottom w:val="none" w:sz="0" w:space="0" w:color="auto"/>
        <w:right w:val="none" w:sz="0" w:space="0" w:color="auto"/>
      </w:divBdr>
    </w:div>
    <w:div w:id="111829955">
      <w:bodyDiv w:val="1"/>
      <w:marLeft w:val="0"/>
      <w:marRight w:val="0"/>
      <w:marTop w:val="0"/>
      <w:marBottom w:val="0"/>
      <w:divBdr>
        <w:top w:val="none" w:sz="0" w:space="0" w:color="auto"/>
        <w:left w:val="none" w:sz="0" w:space="0" w:color="auto"/>
        <w:bottom w:val="none" w:sz="0" w:space="0" w:color="auto"/>
        <w:right w:val="none" w:sz="0" w:space="0" w:color="auto"/>
      </w:divBdr>
    </w:div>
    <w:div w:id="111940034">
      <w:bodyDiv w:val="1"/>
      <w:marLeft w:val="0"/>
      <w:marRight w:val="0"/>
      <w:marTop w:val="0"/>
      <w:marBottom w:val="0"/>
      <w:divBdr>
        <w:top w:val="none" w:sz="0" w:space="0" w:color="auto"/>
        <w:left w:val="none" w:sz="0" w:space="0" w:color="auto"/>
        <w:bottom w:val="none" w:sz="0" w:space="0" w:color="auto"/>
        <w:right w:val="none" w:sz="0" w:space="0" w:color="auto"/>
      </w:divBdr>
    </w:div>
    <w:div w:id="111942723">
      <w:bodyDiv w:val="1"/>
      <w:marLeft w:val="0"/>
      <w:marRight w:val="0"/>
      <w:marTop w:val="0"/>
      <w:marBottom w:val="0"/>
      <w:divBdr>
        <w:top w:val="none" w:sz="0" w:space="0" w:color="auto"/>
        <w:left w:val="none" w:sz="0" w:space="0" w:color="auto"/>
        <w:bottom w:val="none" w:sz="0" w:space="0" w:color="auto"/>
        <w:right w:val="none" w:sz="0" w:space="0" w:color="auto"/>
      </w:divBdr>
    </w:div>
    <w:div w:id="112092543">
      <w:bodyDiv w:val="1"/>
      <w:marLeft w:val="0"/>
      <w:marRight w:val="0"/>
      <w:marTop w:val="0"/>
      <w:marBottom w:val="0"/>
      <w:divBdr>
        <w:top w:val="none" w:sz="0" w:space="0" w:color="auto"/>
        <w:left w:val="none" w:sz="0" w:space="0" w:color="auto"/>
        <w:bottom w:val="none" w:sz="0" w:space="0" w:color="auto"/>
        <w:right w:val="none" w:sz="0" w:space="0" w:color="auto"/>
      </w:divBdr>
    </w:div>
    <w:div w:id="112602374">
      <w:bodyDiv w:val="1"/>
      <w:marLeft w:val="0"/>
      <w:marRight w:val="0"/>
      <w:marTop w:val="0"/>
      <w:marBottom w:val="0"/>
      <w:divBdr>
        <w:top w:val="none" w:sz="0" w:space="0" w:color="auto"/>
        <w:left w:val="none" w:sz="0" w:space="0" w:color="auto"/>
        <w:bottom w:val="none" w:sz="0" w:space="0" w:color="auto"/>
        <w:right w:val="none" w:sz="0" w:space="0" w:color="auto"/>
      </w:divBdr>
    </w:div>
    <w:div w:id="112942308">
      <w:bodyDiv w:val="1"/>
      <w:marLeft w:val="0"/>
      <w:marRight w:val="0"/>
      <w:marTop w:val="0"/>
      <w:marBottom w:val="0"/>
      <w:divBdr>
        <w:top w:val="none" w:sz="0" w:space="0" w:color="auto"/>
        <w:left w:val="none" w:sz="0" w:space="0" w:color="auto"/>
        <w:bottom w:val="none" w:sz="0" w:space="0" w:color="auto"/>
        <w:right w:val="none" w:sz="0" w:space="0" w:color="auto"/>
      </w:divBdr>
    </w:div>
    <w:div w:id="112986514">
      <w:bodyDiv w:val="1"/>
      <w:marLeft w:val="0"/>
      <w:marRight w:val="0"/>
      <w:marTop w:val="0"/>
      <w:marBottom w:val="0"/>
      <w:divBdr>
        <w:top w:val="none" w:sz="0" w:space="0" w:color="auto"/>
        <w:left w:val="none" w:sz="0" w:space="0" w:color="auto"/>
        <w:bottom w:val="none" w:sz="0" w:space="0" w:color="auto"/>
        <w:right w:val="none" w:sz="0" w:space="0" w:color="auto"/>
      </w:divBdr>
    </w:div>
    <w:div w:id="112990834">
      <w:bodyDiv w:val="1"/>
      <w:marLeft w:val="0"/>
      <w:marRight w:val="0"/>
      <w:marTop w:val="0"/>
      <w:marBottom w:val="0"/>
      <w:divBdr>
        <w:top w:val="none" w:sz="0" w:space="0" w:color="auto"/>
        <w:left w:val="none" w:sz="0" w:space="0" w:color="auto"/>
        <w:bottom w:val="none" w:sz="0" w:space="0" w:color="auto"/>
        <w:right w:val="none" w:sz="0" w:space="0" w:color="auto"/>
      </w:divBdr>
    </w:div>
    <w:div w:id="113401402">
      <w:bodyDiv w:val="1"/>
      <w:marLeft w:val="0"/>
      <w:marRight w:val="0"/>
      <w:marTop w:val="0"/>
      <w:marBottom w:val="0"/>
      <w:divBdr>
        <w:top w:val="none" w:sz="0" w:space="0" w:color="auto"/>
        <w:left w:val="none" w:sz="0" w:space="0" w:color="auto"/>
        <w:bottom w:val="none" w:sz="0" w:space="0" w:color="auto"/>
        <w:right w:val="none" w:sz="0" w:space="0" w:color="auto"/>
      </w:divBdr>
    </w:div>
    <w:div w:id="113836890">
      <w:bodyDiv w:val="1"/>
      <w:marLeft w:val="0"/>
      <w:marRight w:val="0"/>
      <w:marTop w:val="0"/>
      <w:marBottom w:val="0"/>
      <w:divBdr>
        <w:top w:val="none" w:sz="0" w:space="0" w:color="auto"/>
        <w:left w:val="none" w:sz="0" w:space="0" w:color="auto"/>
        <w:bottom w:val="none" w:sz="0" w:space="0" w:color="auto"/>
        <w:right w:val="none" w:sz="0" w:space="0" w:color="auto"/>
      </w:divBdr>
    </w:div>
    <w:div w:id="114103156">
      <w:bodyDiv w:val="1"/>
      <w:marLeft w:val="0"/>
      <w:marRight w:val="0"/>
      <w:marTop w:val="0"/>
      <w:marBottom w:val="0"/>
      <w:divBdr>
        <w:top w:val="none" w:sz="0" w:space="0" w:color="auto"/>
        <w:left w:val="none" w:sz="0" w:space="0" w:color="auto"/>
        <w:bottom w:val="none" w:sz="0" w:space="0" w:color="auto"/>
        <w:right w:val="none" w:sz="0" w:space="0" w:color="auto"/>
      </w:divBdr>
    </w:div>
    <w:div w:id="114519895">
      <w:bodyDiv w:val="1"/>
      <w:marLeft w:val="0"/>
      <w:marRight w:val="0"/>
      <w:marTop w:val="0"/>
      <w:marBottom w:val="0"/>
      <w:divBdr>
        <w:top w:val="none" w:sz="0" w:space="0" w:color="auto"/>
        <w:left w:val="none" w:sz="0" w:space="0" w:color="auto"/>
        <w:bottom w:val="none" w:sz="0" w:space="0" w:color="auto"/>
        <w:right w:val="none" w:sz="0" w:space="0" w:color="auto"/>
      </w:divBdr>
    </w:div>
    <w:div w:id="114754747">
      <w:bodyDiv w:val="1"/>
      <w:marLeft w:val="0"/>
      <w:marRight w:val="0"/>
      <w:marTop w:val="0"/>
      <w:marBottom w:val="0"/>
      <w:divBdr>
        <w:top w:val="none" w:sz="0" w:space="0" w:color="auto"/>
        <w:left w:val="none" w:sz="0" w:space="0" w:color="auto"/>
        <w:bottom w:val="none" w:sz="0" w:space="0" w:color="auto"/>
        <w:right w:val="none" w:sz="0" w:space="0" w:color="auto"/>
      </w:divBdr>
    </w:div>
    <w:div w:id="115375543">
      <w:bodyDiv w:val="1"/>
      <w:marLeft w:val="0"/>
      <w:marRight w:val="0"/>
      <w:marTop w:val="0"/>
      <w:marBottom w:val="0"/>
      <w:divBdr>
        <w:top w:val="none" w:sz="0" w:space="0" w:color="auto"/>
        <w:left w:val="none" w:sz="0" w:space="0" w:color="auto"/>
        <w:bottom w:val="none" w:sz="0" w:space="0" w:color="auto"/>
        <w:right w:val="none" w:sz="0" w:space="0" w:color="auto"/>
      </w:divBdr>
    </w:div>
    <w:div w:id="115954139">
      <w:bodyDiv w:val="1"/>
      <w:marLeft w:val="0"/>
      <w:marRight w:val="0"/>
      <w:marTop w:val="0"/>
      <w:marBottom w:val="0"/>
      <w:divBdr>
        <w:top w:val="none" w:sz="0" w:space="0" w:color="auto"/>
        <w:left w:val="none" w:sz="0" w:space="0" w:color="auto"/>
        <w:bottom w:val="none" w:sz="0" w:space="0" w:color="auto"/>
        <w:right w:val="none" w:sz="0" w:space="0" w:color="auto"/>
      </w:divBdr>
    </w:div>
    <w:div w:id="116022754">
      <w:bodyDiv w:val="1"/>
      <w:marLeft w:val="0"/>
      <w:marRight w:val="0"/>
      <w:marTop w:val="0"/>
      <w:marBottom w:val="0"/>
      <w:divBdr>
        <w:top w:val="none" w:sz="0" w:space="0" w:color="auto"/>
        <w:left w:val="none" w:sz="0" w:space="0" w:color="auto"/>
        <w:bottom w:val="none" w:sz="0" w:space="0" w:color="auto"/>
        <w:right w:val="none" w:sz="0" w:space="0" w:color="auto"/>
      </w:divBdr>
    </w:div>
    <w:div w:id="117798755">
      <w:bodyDiv w:val="1"/>
      <w:marLeft w:val="0"/>
      <w:marRight w:val="0"/>
      <w:marTop w:val="0"/>
      <w:marBottom w:val="0"/>
      <w:divBdr>
        <w:top w:val="none" w:sz="0" w:space="0" w:color="auto"/>
        <w:left w:val="none" w:sz="0" w:space="0" w:color="auto"/>
        <w:bottom w:val="none" w:sz="0" w:space="0" w:color="auto"/>
        <w:right w:val="none" w:sz="0" w:space="0" w:color="auto"/>
      </w:divBdr>
    </w:div>
    <w:div w:id="117913395">
      <w:bodyDiv w:val="1"/>
      <w:marLeft w:val="0"/>
      <w:marRight w:val="0"/>
      <w:marTop w:val="0"/>
      <w:marBottom w:val="0"/>
      <w:divBdr>
        <w:top w:val="none" w:sz="0" w:space="0" w:color="auto"/>
        <w:left w:val="none" w:sz="0" w:space="0" w:color="auto"/>
        <w:bottom w:val="none" w:sz="0" w:space="0" w:color="auto"/>
        <w:right w:val="none" w:sz="0" w:space="0" w:color="auto"/>
      </w:divBdr>
    </w:div>
    <w:div w:id="118190295">
      <w:bodyDiv w:val="1"/>
      <w:marLeft w:val="0"/>
      <w:marRight w:val="0"/>
      <w:marTop w:val="0"/>
      <w:marBottom w:val="0"/>
      <w:divBdr>
        <w:top w:val="none" w:sz="0" w:space="0" w:color="auto"/>
        <w:left w:val="none" w:sz="0" w:space="0" w:color="auto"/>
        <w:bottom w:val="none" w:sz="0" w:space="0" w:color="auto"/>
        <w:right w:val="none" w:sz="0" w:space="0" w:color="auto"/>
      </w:divBdr>
    </w:div>
    <w:div w:id="118382708">
      <w:bodyDiv w:val="1"/>
      <w:marLeft w:val="0"/>
      <w:marRight w:val="0"/>
      <w:marTop w:val="0"/>
      <w:marBottom w:val="0"/>
      <w:divBdr>
        <w:top w:val="none" w:sz="0" w:space="0" w:color="auto"/>
        <w:left w:val="none" w:sz="0" w:space="0" w:color="auto"/>
        <w:bottom w:val="none" w:sz="0" w:space="0" w:color="auto"/>
        <w:right w:val="none" w:sz="0" w:space="0" w:color="auto"/>
      </w:divBdr>
    </w:div>
    <w:div w:id="118962975">
      <w:bodyDiv w:val="1"/>
      <w:marLeft w:val="0"/>
      <w:marRight w:val="0"/>
      <w:marTop w:val="0"/>
      <w:marBottom w:val="0"/>
      <w:divBdr>
        <w:top w:val="none" w:sz="0" w:space="0" w:color="auto"/>
        <w:left w:val="none" w:sz="0" w:space="0" w:color="auto"/>
        <w:bottom w:val="none" w:sz="0" w:space="0" w:color="auto"/>
        <w:right w:val="none" w:sz="0" w:space="0" w:color="auto"/>
      </w:divBdr>
    </w:div>
    <w:div w:id="119345842">
      <w:bodyDiv w:val="1"/>
      <w:marLeft w:val="0"/>
      <w:marRight w:val="0"/>
      <w:marTop w:val="0"/>
      <w:marBottom w:val="0"/>
      <w:divBdr>
        <w:top w:val="none" w:sz="0" w:space="0" w:color="auto"/>
        <w:left w:val="none" w:sz="0" w:space="0" w:color="auto"/>
        <w:bottom w:val="none" w:sz="0" w:space="0" w:color="auto"/>
        <w:right w:val="none" w:sz="0" w:space="0" w:color="auto"/>
      </w:divBdr>
    </w:div>
    <w:div w:id="119568194">
      <w:bodyDiv w:val="1"/>
      <w:marLeft w:val="0"/>
      <w:marRight w:val="0"/>
      <w:marTop w:val="0"/>
      <w:marBottom w:val="0"/>
      <w:divBdr>
        <w:top w:val="none" w:sz="0" w:space="0" w:color="auto"/>
        <w:left w:val="none" w:sz="0" w:space="0" w:color="auto"/>
        <w:bottom w:val="none" w:sz="0" w:space="0" w:color="auto"/>
        <w:right w:val="none" w:sz="0" w:space="0" w:color="auto"/>
      </w:divBdr>
    </w:div>
    <w:div w:id="120656229">
      <w:bodyDiv w:val="1"/>
      <w:marLeft w:val="0"/>
      <w:marRight w:val="0"/>
      <w:marTop w:val="0"/>
      <w:marBottom w:val="0"/>
      <w:divBdr>
        <w:top w:val="none" w:sz="0" w:space="0" w:color="auto"/>
        <w:left w:val="none" w:sz="0" w:space="0" w:color="auto"/>
        <w:bottom w:val="none" w:sz="0" w:space="0" w:color="auto"/>
        <w:right w:val="none" w:sz="0" w:space="0" w:color="auto"/>
      </w:divBdr>
    </w:div>
    <w:div w:id="121004837">
      <w:bodyDiv w:val="1"/>
      <w:marLeft w:val="0"/>
      <w:marRight w:val="0"/>
      <w:marTop w:val="0"/>
      <w:marBottom w:val="0"/>
      <w:divBdr>
        <w:top w:val="none" w:sz="0" w:space="0" w:color="auto"/>
        <w:left w:val="none" w:sz="0" w:space="0" w:color="auto"/>
        <w:bottom w:val="none" w:sz="0" w:space="0" w:color="auto"/>
        <w:right w:val="none" w:sz="0" w:space="0" w:color="auto"/>
      </w:divBdr>
    </w:div>
    <w:div w:id="121121454">
      <w:bodyDiv w:val="1"/>
      <w:marLeft w:val="0"/>
      <w:marRight w:val="0"/>
      <w:marTop w:val="0"/>
      <w:marBottom w:val="0"/>
      <w:divBdr>
        <w:top w:val="none" w:sz="0" w:space="0" w:color="auto"/>
        <w:left w:val="none" w:sz="0" w:space="0" w:color="auto"/>
        <w:bottom w:val="none" w:sz="0" w:space="0" w:color="auto"/>
        <w:right w:val="none" w:sz="0" w:space="0" w:color="auto"/>
      </w:divBdr>
    </w:div>
    <w:div w:id="121384932">
      <w:bodyDiv w:val="1"/>
      <w:marLeft w:val="0"/>
      <w:marRight w:val="0"/>
      <w:marTop w:val="0"/>
      <w:marBottom w:val="0"/>
      <w:divBdr>
        <w:top w:val="none" w:sz="0" w:space="0" w:color="auto"/>
        <w:left w:val="none" w:sz="0" w:space="0" w:color="auto"/>
        <w:bottom w:val="none" w:sz="0" w:space="0" w:color="auto"/>
        <w:right w:val="none" w:sz="0" w:space="0" w:color="auto"/>
      </w:divBdr>
    </w:div>
    <w:div w:id="122310027">
      <w:bodyDiv w:val="1"/>
      <w:marLeft w:val="0"/>
      <w:marRight w:val="0"/>
      <w:marTop w:val="0"/>
      <w:marBottom w:val="0"/>
      <w:divBdr>
        <w:top w:val="none" w:sz="0" w:space="0" w:color="auto"/>
        <w:left w:val="none" w:sz="0" w:space="0" w:color="auto"/>
        <w:bottom w:val="none" w:sz="0" w:space="0" w:color="auto"/>
        <w:right w:val="none" w:sz="0" w:space="0" w:color="auto"/>
      </w:divBdr>
    </w:div>
    <w:div w:id="123041916">
      <w:bodyDiv w:val="1"/>
      <w:marLeft w:val="0"/>
      <w:marRight w:val="0"/>
      <w:marTop w:val="0"/>
      <w:marBottom w:val="0"/>
      <w:divBdr>
        <w:top w:val="none" w:sz="0" w:space="0" w:color="auto"/>
        <w:left w:val="none" w:sz="0" w:space="0" w:color="auto"/>
        <w:bottom w:val="none" w:sz="0" w:space="0" w:color="auto"/>
        <w:right w:val="none" w:sz="0" w:space="0" w:color="auto"/>
      </w:divBdr>
    </w:div>
    <w:div w:id="123163560">
      <w:bodyDiv w:val="1"/>
      <w:marLeft w:val="0"/>
      <w:marRight w:val="0"/>
      <w:marTop w:val="0"/>
      <w:marBottom w:val="0"/>
      <w:divBdr>
        <w:top w:val="none" w:sz="0" w:space="0" w:color="auto"/>
        <w:left w:val="none" w:sz="0" w:space="0" w:color="auto"/>
        <w:bottom w:val="none" w:sz="0" w:space="0" w:color="auto"/>
        <w:right w:val="none" w:sz="0" w:space="0" w:color="auto"/>
      </w:divBdr>
    </w:div>
    <w:div w:id="123819458">
      <w:bodyDiv w:val="1"/>
      <w:marLeft w:val="0"/>
      <w:marRight w:val="0"/>
      <w:marTop w:val="0"/>
      <w:marBottom w:val="0"/>
      <w:divBdr>
        <w:top w:val="none" w:sz="0" w:space="0" w:color="auto"/>
        <w:left w:val="none" w:sz="0" w:space="0" w:color="auto"/>
        <w:bottom w:val="none" w:sz="0" w:space="0" w:color="auto"/>
        <w:right w:val="none" w:sz="0" w:space="0" w:color="auto"/>
      </w:divBdr>
    </w:div>
    <w:div w:id="124665582">
      <w:bodyDiv w:val="1"/>
      <w:marLeft w:val="0"/>
      <w:marRight w:val="0"/>
      <w:marTop w:val="0"/>
      <w:marBottom w:val="0"/>
      <w:divBdr>
        <w:top w:val="none" w:sz="0" w:space="0" w:color="auto"/>
        <w:left w:val="none" w:sz="0" w:space="0" w:color="auto"/>
        <w:bottom w:val="none" w:sz="0" w:space="0" w:color="auto"/>
        <w:right w:val="none" w:sz="0" w:space="0" w:color="auto"/>
      </w:divBdr>
    </w:div>
    <w:div w:id="125439218">
      <w:bodyDiv w:val="1"/>
      <w:marLeft w:val="0"/>
      <w:marRight w:val="0"/>
      <w:marTop w:val="0"/>
      <w:marBottom w:val="0"/>
      <w:divBdr>
        <w:top w:val="none" w:sz="0" w:space="0" w:color="auto"/>
        <w:left w:val="none" w:sz="0" w:space="0" w:color="auto"/>
        <w:bottom w:val="none" w:sz="0" w:space="0" w:color="auto"/>
        <w:right w:val="none" w:sz="0" w:space="0" w:color="auto"/>
      </w:divBdr>
    </w:div>
    <w:div w:id="125512490">
      <w:bodyDiv w:val="1"/>
      <w:marLeft w:val="0"/>
      <w:marRight w:val="0"/>
      <w:marTop w:val="0"/>
      <w:marBottom w:val="0"/>
      <w:divBdr>
        <w:top w:val="none" w:sz="0" w:space="0" w:color="auto"/>
        <w:left w:val="none" w:sz="0" w:space="0" w:color="auto"/>
        <w:bottom w:val="none" w:sz="0" w:space="0" w:color="auto"/>
        <w:right w:val="none" w:sz="0" w:space="0" w:color="auto"/>
      </w:divBdr>
    </w:div>
    <w:div w:id="125590117">
      <w:bodyDiv w:val="1"/>
      <w:marLeft w:val="0"/>
      <w:marRight w:val="0"/>
      <w:marTop w:val="0"/>
      <w:marBottom w:val="0"/>
      <w:divBdr>
        <w:top w:val="none" w:sz="0" w:space="0" w:color="auto"/>
        <w:left w:val="none" w:sz="0" w:space="0" w:color="auto"/>
        <w:bottom w:val="none" w:sz="0" w:space="0" w:color="auto"/>
        <w:right w:val="none" w:sz="0" w:space="0" w:color="auto"/>
      </w:divBdr>
    </w:div>
    <w:div w:id="125901151">
      <w:bodyDiv w:val="1"/>
      <w:marLeft w:val="0"/>
      <w:marRight w:val="0"/>
      <w:marTop w:val="0"/>
      <w:marBottom w:val="0"/>
      <w:divBdr>
        <w:top w:val="none" w:sz="0" w:space="0" w:color="auto"/>
        <w:left w:val="none" w:sz="0" w:space="0" w:color="auto"/>
        <w:bottom w:val="none" w:sz="0" w:space="0" w:color="auto"/>
        <w:right w:val="none" w:sz="0" w:space="0" w:color="auto"/>
      </w:divBdr>
    </w:div>
    <w:div w:id="126091680">
      <w:bodyDiv w:val="1"/>
      <w:marLeft w:val="0"/>
      <w:marRight w:val="0"/>
      <w:marTop w:val="0"/>
      <w:marBottom w:val="0"/>
      <w:divBdr>
        <w:top w:val="none" w:sz="0" w:space="0" w:color="auto"/>
        <w:left w:val="none" w:sz="0" w:space="0" w:color="auto"/>
        <w:bottom w:val="none" w:sz="0" w:space="0" w:color="auto"/>
        <w:right w:val="none" w:sz="0" w:space="0" w:color="auto"/>
      </w:divBdr>
    </w:div>
    <w:div w:id="126245973">
      <w:bodyDiv w:val="1"/>
      <w:marLeft w:val="0"/>
      <w:marRight w:val="0"/>
      <w:marTop w:val="0"/>
      <w:marBottom w:val="0"/>
      <w:divBdr>
        <w:top w:val="none" w:sz="0" w:space="0" w:color="auto"/>
        <w:left w:val="none" w:sz="0" w:space="0" w:color="auto"/>
        <w:bottom w:val="none" w:sz="0" w:space="0" w:color="auto"/>
        <w:right w:val="none" w:sz="0" w:space="0" w:color="auto"/>
      </w:divBdr>
    </w:div>
    <w:div w:id="127433906">
      <w:bodyDiv w:val="1"/>
      <w:marLeft w:val="0"/>
      <w:marRight w:val="0"/>
      <w:marTop w:val="0"/>
      <w:marBottom w:val="0"/>
      <w:divBdr>
        <w:top w:val="none" w:sz="0" w:space="0" w:color="auto"/>
        <w:left w:val="none" w:sz="0" w:space="0" w:color="auto"/>
        <w:bottom w:val="none" w:sz="0" w:space="0" w:color="auto"/>
        <w:right w:val="none" w:sz="0" w:space="0" w:color="auto"/>
      </w:divBdr>
    </w:div>
    <w:div w:id="129176838">
      <w:bodyDiv w:val="1"/>
      <w:marLeft w:val="0"/>
      <w:marRight w:val="0"/>
      <w:marTop w:val="0"/>
      <w:marBottom w:val="0"/>
      <w:divBdr>
        <w:top w:val="none" w:sz="0" w:space="0" w:color="auto"/>
        <w:left w:val="none" w:sz="0" w:space="0" w:color="auto"/>
        <w:bottom w:val="none" w:sz="0" w:space="0" w:color="auto"/>
        <w:right w:val="none" w:sz="0" w:space="0" w:color="auto"/>
      </w:divBdr>
    </w:div>
    <w:div w:id="129521080">
      <w:bodyDiv w:val="1"/>
      <w:marLeft w:val="0"/>
      <w:marRight w:val="0"/>
      <w:marTop w:val="0"/>
      <w:marBottom w:val="0"/>
      <w:divBdr>
        <w:top w:val="none" w:sz="0" w:space="0" w:color="auto"/>
        <w:left w:val="none" w:sz="0" w:space="0" w:color="auto"/>
        <w:bottom w:val="none" w:sz="0" w:space="0" w:color="auto"/>
        <w:right w:val="none" w:sz="0" w:space="0" w:color="auto"/>
      </w:divBdr>
    </w:div>
    <w:div w:id="130174118">
      <w:bodyDiv w:val="1"/>
      <w:marLeft w:val="0"/>
      <w:marRight w:val="0"/>
      <w:marTop w:val="0"/>
      <w:marBottom w:val="0"/>
      <w:divBdr>
        <w:top w:val="none" w:sz="0" w:space="0" w:color="auto"/>
        <w:left w:val="none" w:sz="0" w:space="0" w:color="auto"/>
        <w:bottom w:val="none" w:sz="0" w:space="0" w:color="auto"/>
        <w:right w:val="none" w:sz="0" w:space="0" w:color="auto"/>
      </w:divBdr>
    </w:div>
    <w:div w:id="131020868">
      <w:bodyDiv w:val="1"/>
      <w:marLeft w:val="0"/>
      <w:marRight w:val="0"/>
      <w:marTop w:val="0"/>
      <w:marBottom w:val="0"/>
      <w:divBdr>
        <w:top w:val="none" w:sz="0" w:space="0" w:color="auto"/>
        <w:left w:val="none" w:sz="0" w:space="0" w:color="auto"/>
        <w:bottom w:val="none" w:sz="0" w:space="0" w:color="auto"/>
        <w:right w:val="none" w:sz="0" w:space="0" w:color="auto"/>
      </w:divBdr>
    </w:div>
    <w:div w:id="131338280">
      <w:bodyDiv w:val="1"/>
      <w:marLeft w:val="0"/>
      <w:marRight w:val="0"/>
      <w:marTop w:val="0"/>
      <w:marBottom w:val="0"/>
      <w:divBdr>
        <w:top w:val="none" w:sz="0" w:space="0" w:color="auto"/>
        <w:left w:val="none" w:sz="0" w:space="0" w:color="auto"/>
        <w:bottom w:val="none" w:sz="0" w:space="0" w:color="auto"/>
        <w:right w:val="none" w:sz="0" w:space="0" w:color="auto"/>
      </w:divBdr>
    </w:div>
    <w:div w:id="132065759">
      <w:bodyDiv w:val="1"/>
      <w:marLeft w:val="0"/>
      <w:marRight w:val="0"/>
      <w:marTop w:val="0"/>
      <w:marBottom w:val="0"/>
      <w:divBdr>
        <w:top w:val="none" w:sz="0" w:space="0" w:color="auto"/>
        <w:left w:val="none" w:sz="0" w:space="0" w:color="auto"/>
        <w:bottom w:val="none" w:sz="0" w:space="0" w:color="auto"/>
        <w:right w:val="none" w:sz="0" w:space="0" w:color="auto"/>
      </w:divBdr>
    </w:div>
    <w:div w:id="134184927">
      <w:bodyDiv w:val="1"/>
      <w:marLeft w:val="0"/>
      <w:marRight w:val="0"/>
      <w:marTop w:val="0"/>
      <w:marBottom w:val="0"/>
      <w:divBdr>
        <w:top w:val="none" w:sz="0" w:space="0" w:color="auto"/>
        <w:left w:val="none" w:sz="0" w:space="0" w:color="auto"/>
        <w:bottom w:val="none" w:sz="0" w:space="0" w:color="auto"/>
        <w:right w:val="none" w:sz="0" w:space="0" w:color="auto"/>
      </w:divBdr>
    </w:div>
    <w:div w:id="135530777">
      <w:bodyDiv w:val="1"/>
      <w:marLeft w:val="0"/>
      <w:marRight w:val="0"/>
      <w:marTop w:val="0"/>
      <w:marBottom w:val="0"/>
      <w:divBdr>
        <w:top w:val="none" w:sz="0" w:space="0" w:color="auto"/>
        <w:left w:val="none" w:sz="0" w:space="0" w:color="auto"/>
        <w:bottom w:val="none" w:sz="0" w:space="0" w:color="auto"/>
        <w:right w:val="none" w:sz="0" w:space="0" w:color="auto"/>
      </w:divBdr>
    </w:div>
    <w:div w:id="135537181">
      <w:bodyDiv w:val="1"/>
      <w:marLeft w:val="0"/>
      <w:marRight w:val="0"/>
      <w:marTop w:val="0"/>
      <w:marBottom w:val="0"/>
      <w:divBdr>
        <w:top w:val="none" w:sz="0" w:space="0" w:color="auto"/>
        <w:left w:val="none" w:sz="0" w:space="0" w:color="auto"/>
        <w:bottom w:val="none" w:sz="0" w:space="0" w:color="auto"/>
        <w:right w:val="none" w:sz="0" w:space="0" w:color="auto"/>
      </w:divBdr>
    </w:div>
    <w:div w:id="135687200">
      <w:bodyDiv w:val="1"/>
      <w:marLeft w:val="0"/>
      <w:marRight w:val="0"/>
      <w:marTop w:val="0"/>
      <w:marBottom w:val="0"/>
      <w:divBdr>
        <w:top w:val="none" w:sz="0" w:space="0" w:color="auto"/>
        <w:left w:val="none" w:sz="0" w:space="0" w:color="auto"/>
        <w:bottom w:val="none" w:sz="0" w:space="0" w:color="auto"/>
        <w:right w:val="none" w:sz="0" w:space="0" w:color="auto"/>
      </w:divBdr>
    </w:div>
    <w:div w:id="135732221">
      <w:bodyDiv w:val="1"/>
      <w:marLeft w:val="0"/>
      <w:marRight w:val="0"/>
      <w:marTop w:val="0"/>
      <w:marBottom w:val="0"/>
      <w:divBdr>
        <w:top w:val="none" w:sz="0" w:space="0" w:color="auto"/>
        <w:left w:val="none" w:sz="0" w:space="0" w:color="auto"/>
        <w:bottom w:val="none" w:sz="0" w:space="0" w:color="auto"/>
        <w:right w:val="none" w:sz="0" w:space="0" w:color="auto"/>
      </w:divBdr>
    </w:div>
    <w:div w:id="136144868">
      <w:bodyDiv w:val="1"/>
      <w:marLeft w:val="0"/>
      <w:marRight w:val="0"/>
      <w:marTop w:val="0"/>
      <w:marBottom w:val="0"/>
      <w:divBdr>
        <w:top w:val="none" w:sz="0" w:space="0" w:color="auto"/>
        <w:left w:val="none" w:sz="0" w:space="0" w:color="auto"/>
        <w:bottom w:val="none" w:sz="0" w:space="0" w:color="auto"/>
        <w:right w:val="none" w:sz="0" w:space="0" w:color="auto"/>
      </w:divBdr>
    </w:div>
    <w:div w:id="136340726">
      <w:bodyDiv w:val="1"/>
      <w:marLeft w:val="0"/>
      <w:marRight w:val="0"/>
      <w:marTop w:val="0"/>
      <w:marBottom w:val="0"/>
      <w:divBdr>
        <w:top w:val="none" w:sz="0" w:space="0" w:color="auto"/>
        <w:left w:val="none" w:sz="0" w:space="0" w:color="auto"/>
        <w:bottom w:val="none" w:sz="0" w:space="0" w:color="auto"/>
        <w:right w:val="none" w:sz="0" w:space="0" w:color="auto"/>
      </w:divBdr>
    </w:div>
    <w:div w:id="137891442">
      <w:bodyDiv w:val="1"/>
      <w:marLeft w:val="0"/>
      <w:marRight w:val="0"/>
      <w:marTop w:val="0"/>
      <w:marBottom w:val="0"/>
      <w:divBdr>
        <w:top w:val="none" w:sz="0" w:space="0" w:color="auto"/>
        <w:left w:val="none" w:sz="0" w:space="0" w:color="auto"/>
        <w:bottom w:val="none" w:sz="0" w:space="0" w:color="auto"/>
        <w:right w:val="none" w:sz="0" w:space="0" w:color="auto"/>
      </w:divBdr>
    </w:div>
    <w:div w:id="138425036">
      <w:bodyDiv w:val="1"/>
      <w:marLeft w:val="0"/>
      <w:marRight w:val="0"/>
      <w:marTop w:val="0"/>
      <w:marBottom w:val="0"/>
      <w:divBdr>
        <w:top w:val="none" w:sz="0" w:space="0" w:color="auto"/>
        <w:left w:val="none" w:sz="0" w:space="0" w:color="auto"/>
        <w:bottom w:val="none" w:sz="0" w:space="0" w:color="auto"/>
        <w:right w:val="none" w:sz="0" w:space="0" w:color="auto"/>
      </w:divBdr>
    </w:div>
    <w:div w:id="138615881">
      <w:bodyDiv w:val="1"/>
      <w:marLeft w:val="0"/>
      <w:marRight w:val="0"/>
      <w:marTop w:val="0"/>
      <w:marBottom w:val="0"/>
      <w:divBdr>
        <w:top w:val="none" w:sz="0" w:space="0" w:color="auto"/>
        <w:left w:val="none" w:sz="0" w:space="0" w:color="auto"/>
        <w:bottom w:val="none" w:sz="0" w:space="0" w:color="auto"/>
        <w:right w:val="none" w:sz="0" w:space="0" w:color="auto"/>
      </w:divBdr>
    </w:div>
    <w:div w:id="139662371">
      <w:bodyDiv w:val="1"/>
      <w:marLeft w:val="0"/>
      <w:marRight w:val="0"/>
      <w:marTop w:val="0"/>
      <w:marBottom w:val="0"/>
      <w:divBdr>
        <w:top w:val="none" w:sz="0" w:space="0" w:color="auto"/>
        <w:left w:val="none" w:sz="0" w:space="0" w:color="auto"/>
        <w:bottom w:val="none" w:sz="0" w:space="0" w:color="auto"/>
        <w:right w:val="none" w:sz="0" w:space="0" w:color="auto"/>
      </w:divBdr>
    </w:div>
    <w:div w:id="140004424">
      <w:bodyDiv w:val="1"/>
      <w:marLeft w:val="0"/>
      <w:marRight w:val="0"/>
      <w:marTop w:val="0"/>
      <w:marBottom w:val="0"/>
      <w:divBdr>
        <w:top w:val="none" w:sz="0" w:space="0" w:color="auto"/>
        <w:left w:val="none" w:sz="0" w:space="0" w:color="auto"/>
        <w:bottom w:val="none" w:sz="0" w:space="0" w:color="auto"/>
        <w:right w:val="none" w:sz="0" w:space="0" w:color="auto"/>
      </w:divBdr>
    </w:div>
    <w:div w:id="141627442">
      <w:bodyDiv w:val="1"/>
      <w:marLeft w:val="0"/>
      <w:marRight w:val="0"/>
      <w:marTop w:val="0"/>
      <w:marBottom w:val="0"/>
      <w:divBdr>
        <w:top w:val="none" w:sz="0" w:space="0" w:color="auto"/>
        <w:left w:val="none" w:sz="0" w:space="0" w:color="auto"/>
        <w:bottom w:val="none" w:sz="0" w:space="0" w:color="auto"/>
        <w:right w:val="none" w:sz="0" w:space="0" w:color="auto"/>
      </w:divBdr>
    </w:div>
    <w:div w:id="141971795">
      <w:bodyDiv w:val="1"/>
      <w:marLeft w:val="0"/>
      <w:marRight w:val="0"/>
      <w:marTop w:val="0"/>
      <w:marBottom w:val="0"/>
      <w:divBdr>
        <w:top w:val="none" w:sz="0" w:space="0" w:color="auto"/>
        <w:left w:val="none" w:sz="0" w:space="0" w:color="auto"/>
        <w:bottom w:val="none" w:sz="0" w:space="0" w:color="auto"/>
        <w:right w:val="none" w:sz="0" w:space="0" w:color="auto"/>
      </w:divBdr>
    </w:div>
    <w:div w:id="142085959">
      <w:bodyDiv w:val="1"/>
      <w:marLeft w:val="0"/>
      <w:marRight w:val="0"/>
      <w:marTop w:val="0"/>
      <w:marBottom w:val="0"/>
      <w:divBdr>
        <w:top w:val="none" w:sz="0" w:space="0" w:color="auto"/>
        <w:left w:val="none" w:sz="0" w:space="0" w:color="auto"/>
        <w:bottom w:val="none" w:sz="0" w:space="0" w:color="auto"/>
        <w:right w:val="none" w:sz="0" w:space="0" w:color="auto"/>
      </w:divBdr>
    </w:div>
    <w:div w:id="142087270">
      <w:bodyDiv w:val="1"/>
      <w:marLeft w:val="0"/>
      <w:marRight w:val="0"/>
      <w:marTop w:val="0"/>
      <w:marBottom w:val="0"/>
      <w:divBdr>
        <w:top w:val="none" w:sz="0" w:space="0" w:color="auto"/>
        <w:left w:val="none" w:sz="0" w:space="0" w:color="auto"/>
        <w:bottom w:val="none" w:sz="0" w:space="0" w:color="auto"/>
        <w:right w:val="none" w:sz="0" w:space="0" w:color="auto"/>
      </w:divBdr>
    </w:div>
    <w:div w:id="142428533">
      <w:bodyDiv w:val="1"/>
      <w:marLeft w:val="0"/>
      <w:marRight w:val="0"/>
      <w:marTop w:val="0"/>
      <w:marBottom w:val="0"/>
      <w:divBdr>
        <w:top w:val="none" w:sz="0" w:space="0" w:color="auto"/>
        <w:left w:val="none" w:sz="0" w:space="0" w:color="auto"/>
        <w:bottom w:val="none" w:sz="0" w:space="0" w:color="auto"/>
        <w:right w:val="none" w:sz="0" w:space="0" w:color="auto"/>
      </w:divBdr>
    </w:div>
    <w:div w:id="142819128">
      <w:bodyDiv w:val="1"/>
      <w:marLeft w:val="0"/>
      <w:marRight w:val="0"/>
      <w:marTop w:val="0"/>
      <w:marBottom w:val="0"/>
      <w:divBdr>
        <w:top w:val="none" w:sz="0" w:space="0" w:color="auto"/>
        <w:left w:val="none" w:sz="0" w:space="0" w:color="auto"/>
        <w:bottom w:val="none" w:sz="0" w:space="0" w:color="auto"/>
        <w:right w:val="none" w:sz="0" w:space="0" w:color="auto"/>
      </w:divBdr>
    </w:div>
    <w:div w:id="142819286">
      <w:bodyDiv w:val="1"/>
      <w:marLeft w:val="0"/>
      <w:marRight w:val="0"/>
      <w:marTop w:val="0"/>
      <w:marBottom w:val="0"/>
      <w:divBdr>
        <w:top w:val="none" w:sz="0" w:space="0" w:color="auto"/>
        <w:left w:val="none" w:sz="0" w:space="0" w:color="auto"/>
        <w:bottom w:val="none" w:sz="0" w:space="0" w:color="auto"/>
        <w:right w:val="none" w:sz="0" w:space="0" w:color="auto"/>
      </w:divBdr>
    </w:div>
    <w:div w:id="142890741">
      <w:bodyDiv w:val="1"/>
      <w:marLeft w:val="0"/>
      <w:marRight w:val="0"/>
      <w:marTop w:val="0"/>
      <w:marBottom w:val="0"/>
      <w:divBdr>
        <w:top w:val="none" w:sz="0" w:space="0" w:color="auto"/>
        <w:left w:val="none" w:sz="0" w:space="0" w:color="auto"/>
        <w:bottom w:val="none" w:sz="0" w:space="0" w:color="auto"/>
        <w:right w:val="none" w:sz="0" w:space="0" w:color="auto"/>
      </w:divBdr>
    </w:div>
    <w:div w:id="143011706">
      <w:bodyDiv w:val="1"/>
      <w:marLeft w:val="0"/>
      <w:marRight w:val="0"/>
      <w:marTop w:val="0"/>
      <w:marBottom w:val="0"/>
      <w:divBdr>
        <w:top w:val="none" w:sz="0" w:space="0" w:color="auto"/>
        <w:left w:val="none" w:sz="0" w:space="0" w:color="auto"/>
        <w:bottom w:val="none" w:sz="0" w:space="0" w:color="auto"/>
        <w:right w:val="none" w:sz="0" w:space="0" w:color="auto"/>
      </w:divBdr>
    </w:div>
    <w:div w:id="144473498">
      <w:bodyDiv w:val="1"/>
      <w:marLeft w:val="0"/>
      <w:marRight w:val="0"/>
      <w:marTop w:val="0"/>
      <w:marBottom w:val="0"/>
      <w:divBdr>
        <w:top w:val="none" w:sz="0" w:space="0" w:color="auto"/>
        <w:left w:val="none" w:sz="0" w:space="0" w:color="auto"/>
        <w:bottom w:val="none" w:sz="0" w:space="0" w:color="auto"/>
        <w:right w:val="none" w:sz="0" w:space="0" w:color="auto"/>
      </w:divBdr>
    </w:div>
    <w:div w:id="145129305">
      <w:bodyDiv w:val="1"/>
      <w:marLeft w:val="0"/>
      <w:marRight w:val="0"/>
      <w:marTop w:val="0"/>
      <w:marBottom w:val="0"/>
      <w:divBdr>
        <w:top w:val="none" w:sz="0" w:space="0" w:color="auto"/>
        <w:left w:val="none" w:sz="0" w:space="0" w:color="auto"/>
        <w:bottom w:val="none" w:sz="0" w:space="0" w:color="auto"/>
        <w:right w:val="none" w:sz="0" w:space="0" w:color="auto"/>
      </w:divBdr>
    </w:div>
    <w:div w:id="145510025">
      <w:bodyDiv w:val="1"/>
      <w:marLeft w:val="0"/>
      <w:marRight w:val="0"/>
      <w:marTop w:val="0"/>
      <w:marBottom w:val="0"/>
      <w:divBdr>
        <w:top w:val="none" w:sz="0" w:space="0" w:color="auto"/>
        <w:left w:val="none" w:sz="0" w:space="0" w:color="auto"/>
        <w:bottom w:val="none" w:sz="0" w:space="0" w:color="auto"/>
        <w:right w:val="none" w:sz="0" w:space="0" w:color="auto"/>
      </w:divBdr>
    </w:div>
    <w:div w:id="145631907">
      <w:bodyDiv w:val="1"/>
      <w:marLeft w:val="0"/>
      <w:marRight w:val="0"/>
      <w:marTop w:val="0"/>
      <w:marBottom w:val="0"/>
      <w:divBdr>
        <w:top w:val="none" w:sz="0" w:space="0" w:color="auto"/>
        <w:left w:val="none" w:sz="0" w:space="0" w:color="auto"/>
        <w:bottom w:val="none" w:sz="0" w:space="0" w:color="auto"/>
        <w:right w:val="none" w:sz="0" w:space="0" w:color="auto"/>
      </w:divBdr>
    </w:div>
    <w:div w:id="146362713">
      <w:bodyDiv w:val="1"/>
      <w:marLeft w:val="0"/>
      <w:marRight w:val="0"/>
      <w:marTop w:val="0"/>
      <w:marBottom w:val="0"/>
      <w:divBdr>
        <w:top w:val="none" w:sz="0" w:space="0" w:color="auto"/>
        <w:left w:val="none" w:sz="0" w:space="0" w:color="auto"/>
        <w:bottom w:val="none" w:sz="0" w:space="0" w:color="auto"/>
        <w:right w:val="none" w:sz="0" w:space="0" w:color="auto"/>
      </w:divBdr>
    </w:div>
    <w:div w:id="147406968">
      <w:bodyDiv w:val="1"/>
      <w:marLeft w:val="0"/>
      <w:marRight w:val="0"/>
      <w:marTop w:val="0"/>
      <w:marBottom w:val="0"/>
      <w:divBdr>
        <w:top w:val="none" w:sz="0" w:space="0" w:color="auto"/>
        <w:left w:val="none" w:sz="0" w:space="0" w:color="auto"/>
        <w:bottom w:val="none" w:sz="0" w:space="0" w:color="auto"/>
        <w:right w:val="none" w:sz="0" w:space="0" w:color="auto"/>
      </w:divBdr>
    </w:div>
    <w:div w:id="147795201">
      <w:bodyDiv w:val="1"/>
      <w:marLeft w:val="0"/>
      <w:marRight w:val="0"/>
      <w:marTop w:val="0"/>
      <w:marBottom w:val="0"/>
      <w:divBdr>
        <w:top w:val="none" w:sz="0" w:space="0" w:color="auto"/>
        <w:left w:val="none" w:sz="0" w:space="0" w:color="auto"/>
        <w:bottom w:val="none" w:sz="0" w:space="0" w:color="auto"/>
        <w:right w:val="none" w:sz="0" w:space="0" w:color="auto"/>
      </w:divBdr>
    </w:div>
    <w:div w:id="148374040">
      <w:bodyDiv w:val="1"/>
      <w:marLeft w:val="0"/>
      <w:marRight w:val="0"/>
      <w:marTop w:val="0"/>
      <w:marBottom w:val="0"/>
      <w:divBdr>
        <w:top w:val="none" w:sz="0" w:space="0" w:color="auto"/>
        <w:left w:val="none" w:sz="0" w:space="0" w:color="auto"/>
        <w:bottom w:val="none" w:sz="0" w:space="0" w:color="auto"/>
        <w:right w:val="none" w:sz="0" w:space="0" w:color="auto"/>
      </w:divBdr>
    </w:div>
    <w:div w:id="148794302">
      <w:bodyDiv w:val="1"/>
      <w:marLeft w:val="0"/>
      <w:marRight w:val="0"/>
      <w:marTop w:val="0"/>
      <w:marBottom w:val="0"/>
      <w:divBdr>
        <w:top w:val="none" w:sz="0" w:space="0" w:color="auto"/>
        <w:left w:val="none" w:sz="0" w:space="0" w:color="auto"/>
        <w:bottom w:val="none" w:sz="0" w:space="0" w:color="auto"/>
        <w:right w:val="none" w:sz="0" w:space="0" w:color="auto"/>
      </w:divBdr>
    </w:div>
    <w:div w:id="149298251">
      <w:bodyDiv w:val="1"/>
      <w:marLeft w:val="0"/>
      <w:marRight w:val="0"/>
      <w:marTop w:val="0"/>
      <w:marBottom w:val="0"/>
      <w:divBdr>
        <w:top w:val="none" w:sz="0" w:space="0" w:color="auto"/>
        <w:left w:val="none" w:sz="0" w:space="0" w:color="auto"/>
        <w:bottom w:val="none" w:sz="0" w:space="0" w:color="auto"/>
        <w:right w:val="none" w:sz="0" w:space="0" w:color="auto"/>
      </w:divBdr>
    </w:div>
    <w:div w:id="149519660">
      <w:bodyDiv w:val="1"/>
      <w:marLeft w:val="0"/>
      <w:marRight w:val="0"/>
      <w:marTop w:val="0"/>
      <w:marBottom w:val="0"/>
      <w:divBdr>
        <w:top w:val="none" w:sz="0" w:space="0" w:color="auto"/>
        <w:left w:val="none" w:sz="0" w:space="0" w:color="auto"/>
        <w:bottom w:val="none" w:sz="0" w:space="0" w:color="auto"/>
        <w:right w:val="none" w:sz="0" w:space="0" w:color="auto"/>
      </w:divBdr>
    </w:div>
    <w:div w:id="149834309">
      <w:bodyDiv w:val="1"/>
      <w:marLeft w:val="0"/>
      <w:marRight w:val="0"/>
      <w:marTop w:val="0"/>
      <w:marBottom w:val="0"/>
      <w:divBdr>
        <w:top w:val="none" w:sz="0" w:space="0" w:color="auto"/>
        <w:left w:val="none" w:sz="0" w:space="0" w:color="auto"/>
        <w:bottom w:val="none" w:sz="0" w:space="0" w:color="auto"/>
        <w:right w:val="none" w:sz="0" w:space="0" w:color="auto"/>
      </w:divBdr>
    </w:div>
    <w:div w:id="149837116">
      <w:bodyDiv w:val="1"/>
      <w:marLeft w:val="0"/>
      <w:marRight w:val="0"/>
      <w:marTop w:val="0"/>
      <w:marBottom w:val="0"/>
      <w:divBdr>
        <w:top w:val="none" w:sz="0" w:space="0" w:color="auto"/>
        <w:left w:val="none" w:sz="0" w:space="0" w:color="auto"/>
        <w:bottom w:val="none" w:sz="0" w:space="0" w:color="auto"/>
        <w:right w:val="none" w:sz="0" w:space="0" w:color="auto"/>
      </w:divBdr>
    </w:div>
    <w:div w:id="150608763">
      <w:bodyDiv w:val="1"/>
      <w:marLeft w:val="0"/>
      <w:marRight w:val="0"/>
      <w:marTop w:val="0"/>
      <w:marBottom w:val="0"/>
      <w:divBdr>
        <w:top w:val="none" w:sz="0" w:space="0" w:color="auto"/>
        <w:left w:val="none" w:sz="0" w:space="0" w:color="auto"/>
        <w:bottom w:val="none" w:sz="0" w:space="0" w:color="auto"/>
        <w:right w:val="none" w:sz="0" w:space="0" w:color="auto"/>
      </w:divBdr>
    </w:div>
    <w:div w:id="152720757">
      <w:bodyDiv w:val="1"/>
      <w:marLeft w:val="0"/>
      <w:marRight w:val="0"/>
      <w:marTop w:val="0"/>
      <w:marBottom w:val="0"/>
      <w:divBdr>
        <w:top w:val="none" w:sz="0" w:space="0" w:color="auto"/>
        <w:left w:val="none" w:sz="0" w:space="0" w:color="auto"/>
        <w:bottom w:val="none" w:sz="0" w:space="0" w:color="auto"/>
        <w:right w:val="none" w:sz="0" w:space="0" w:color="auto"/>
      </w:divBdr>
    </w:div>
    <w:div w:id="153112425">
      <w:bodyDiv w:val="1"/>
      <w:marLeft w:val="0"/>
      <w:marRight w:val="0"/>
      <w:marTop w:val="0"/>
      <w:marBottom w:val="0"/>
      <w:divBdr>
        <w:top w:val="none" w:sz="0" w:space="0" w:color="auto"/>
        <w:left w:val="none" w:sz="0" w:space="0" w:color="auto"/>
        <w:bottom w:val="none" w:sz="0" w:space="0" w:color="auto"/>
        <w:right w:val="none" w:sz="0" w:space="0" w:color="auto"/>
      </w:divBdr>
    </w:div>
    <w:div w:id="153223342">
      <w:bodyDiv w:val="1"/>
      <w:marLeft w:val="0"/>
      <w:marRight w:val="0"/>
      <w:marTop w:val="0"/>
      <w:marBottom w:val="0"/>
      <w:divBdr>
        <w:top w:val="none" w:sz="0" w:space="0" w:color="auto"/>
        <w:left w:val="none" w:sz="0" w:space="0" w:color="auto"/>
        <w:bottom w:val="none" w:sz="0" w:space="0" w:color="auto"/>
        <w:right w:val="none" w:sz="0" w:space="0" w:color="auto"/>
      </w:divBdr>
    </w:div>
    <w:div w:id="153229721">
      <w:bodyDiv w:val="1"/>
      <w:marLeft w:val="0"/>
      <w:marRight w:val="0"/>
      <w:marTop w:val="0"/>
      <w:marBottom w:val="0"/>
      <w:divBdr>
        <w:top w:val="none" w:sz="0" w:space="0" w:color="auto"/>
        <w:left w:val="none" w:sz="0" w:space="0" w:color="auto"/>
        <w:bottom w:val="none" w:sz="0" w:space="0" w:color="auto"/>
        <w:right w:val="none" w:sz="0" w:space="0" w:color="auto"/>
      </w:divBdr>
    </w:div>
    <w:div w:id="153566000">
      <w:bodyDiv w:val="1"/>
      <w:marLeft w:val="0"/>
      <w:marRight w:val="0"/>
      <w:marTop w:val="0"/>
      <w:marBottom w:val="0"/>
      <w:divBdr>
        <w:top w:val="none" w:sz="0" w:space="0" w:color="auto"/>
        <w:left w:val="none" w:sz="0" w:space="0" w:color="auto"/>
        <w:bottom w:val="none" w:sz="0" w:space="0" w:color="auto"/>
        <w:right w:val="none" w:sz="0" w:space="0" w:color="auto"/>
      </w:divBdr>
    </w:div>
    <w:div w:id="153646056">
      <w:bodyDiv w:val="1"/>
      <w:marLeft w:val="0"/>
      <w:marRight w:val="0"/>
      <w:marTop w:val="0"/>
      <w:marBottom w:val="0"/>
      <w:divBdr>
        <w:top w:val="none" w:sz="0" w:space="0" w:color="auto"/>
        <w:left w:val="none" w:sz="0" w:space="0" w:color="auto"/>
        <w:bottom w:val="none" w:sz="0" w:space="0" w:color="auto"/>
        <w:right w:val="none" w:sz="0" w:space="0" w:color="auto"/>
      </w:divBdr>
    </w:div>
    <w:div w:id="153759900">
      <w:bodyDiv w:val="1"/>
      <w:marLeft w:val="0"/>
      <w:marRight w:val="0"/>
      <w:marTop w:val="0"/>
      <w:marBottom w:val="0"/>
      <w:divBdr>
        <w:top w:val="none" w:sz="0" w:space="0" w:color="auto"/>
        <w:left w:val="none" w:sz="0" w:space="0" w:color="auto"/>
        <w:bottom w:val="none" w:sz="0" w:space="0" w:color="auto"/>
        <w:right w:val="none" w:sz="0" w:space="0" w:color="auto"/>
      </w:divBdr>
    </w:div>
    <w:div w:id="153910044">
      <w:bodyDiv w:val="1"/>
      <w:marLeft w:val="0"/>
      <w:marRight w:val="0"/>
      <w:marTop w:val="0"/>
      <w:marBottom w:val="0"/>
      <w:divBdr>
        <w:top w:val="none" w:sz="0" w:space="0" w:color="auto"/>
        <w:left w:val="none" w:sz="0" w:space="0" w:color="auto"/>
        <w:bottom w:val="none" w:sz="0" w:space="0" w:color="auto"/>
        <w:right w:val="none" w:sz="0" w:space="0" w:color="auto"/>
      </w:divBdr>
    </w:div>
    <w:div w:id="154075692">
      <w:bodyDiv w:val="1"/>
      <w:marLeft w:val="0"/>
      <w:marRight w:val="0"/>
      <w:marTop w:val="0"/>
      <w:marBottom w:val="0"/>
      <w:divBdr>
        <w:top w:val="none" w:sz="0" w:space="0" w:color="auto"/>
        <w:left w:val="none" w:sz="0" w:space="0" w:color="auto"/>
        <w:bottom w:val="none" w:sz="0" w:space="0" w:color="auto"/>
        <w:right w:val="none" w:sz="0" w:space="0" w:color="auto"/>
      </w:divBdr>
    </w:div>
    <w:div w:id="155079450">
      <w:bodyDiv w:val="1"/>
      <w:marLeft w:val="0"/>
      <w:marRight w:val="0"/>
      <w:marTop w:val="0"/>
      <w:marBottom w:val="0"/>
      <w:divBdr>
        <w:top w:val="none" w:sz="0" w:space="0" w:color="auto"/>
        <w:left w:val="none" w:sz="0" w:space="0" w:color="auto"/>
        <w:bottom w:val="none" w:sz="0" w:space="0" w:color="auto"/>
        <w:right w:val="none" w:sz="0" w:space="0" w:color="auto"/>
      </w:divBdr>
    </w:div>
    <w:div w:id="156195027">
      <w:bodyDiv w:val="1"/>
      <w:marLeft w:val="0"/>
      <w:marRight w:val="0"/>
      <w:marTop w:val="0"/>
      <w:marBottom w:val="0"/>
      <w:divBdr>
        <w:top w:val="none" w:sz="0" w:space="0" w:color="auto"/>
        <w:left w:val="none" w:sz="0" w:space="0" w:color="auto"/>
        <w:bottom w:val="none" w:sz="0" w:space="0" w:color="auto"/>
        <w:right w:val="none" w:sz="0" w:space="0" w:color="auto"/>
      </w:divBdr>
    </w:div>
    <w:div w:id="156389759">
      <w:bodyDiv w:val="1"/>
      <w:marLeft w:val="0"/>
      <w:marRight w:val="0"/>
      <w:marTop w:val="0"/>
      <w:marBottom w:val="0"/>
      <w:divBdr>
        <w:top w:val="none" w:sz="0" w:space="0" w:color="auto"/>
        <w:left w:val="none" w:sz="0" w:space="0" w:color="auto"/>
        <w:bottom w:val="none" w:sz="0" w:space="0" w:color="auto"/>
        <w:right w:val="none" w:sz="0" w:space="0" w:color="auto"/>
      </w:divBdr>
    </w:div>
    <w:div w:id="156657109">
      <w:bodyDiv w:val="1"/>
      <w:marLeft w:val="0"/>
      <w:marRight w:val="0"/>
      <w:marTop w:val="0"/>
      <w:marBottom w:val="0"/>
      <w:divBdr>
        <w:top w:val="none" w:sz="0" w:space="0" w:color="auto"/>
        <w:left w:val="none" w:sz="0" w:space="0" w:color="auto"/>
        <w:bottom w:val="none" w:sz="0" w:space="0" w:color="auto"/>
        <w:right w:val="none" w:sz="0" w:space="0" w:color="auto"/>
      </w:divBdr>
    </w:div>
    <w:div w:id="156699459">
      <w:bodyDiv w:val="1"/>
      <w:marLeft w:val="0"/>
      <w:marRight w:val="0"/>
      <w:marTop w:val="0"/>
      <w:marBottom w:val="0"/>
      <w:divBdr>
        <w:top w:val="none" w:sz="0" w:space="0" w:color="auto"/>
        <w:left w:val="none" w:sz="0" w:space="0" w:color="auto"/>
        <w:bottom w:val="none" w:sz="0" w:space="0" w:color="auto"/>
        <w:right w:val="none" w:sz="0" w:space="0" w:color="auto"/>
      </w:divBdr>
    </w:div>
    <w:div w:id="157309669">
      <w:bodyDiv w:val="1"/>
      <w:marLeft w:val="0"/>
      <w:marRight w:val="0"/>
      <w:marTop w:val="0"/>
      <w:marBottom w:val="0"/>
      <w:divBdr>
        <w:top w:val="none" w:sz="0" w:space="0" w:color="auto"/>
        <w:left w:val="none" w:sz="0" w:space="0" w:color="auto"/>
        <w:bottom w:val="none" w:sz="0" w:space="0" w:color="auto"/>
        <w:right w:val="none" w:sz="0" w:space="0" w:color="auto"/>
      </w:divBdr>
    </w:div>
    <w:div w:id="157574371">
      <w:bodyDiv w:val="1"/>
      <w:marLeft w:val="0"/>
      <w:marRight w:val="0"/>
      <w:marTop w:val="0"/>
      <w:marBottom w:val="0"/>
      <w:divBdr>
        <w:top w:val="none" w:sz="0" w:space="0" w:color="auto"/>
        <w:left w:val="none" w:sz="0" w:space="0" w:color="auto"/>
        <w:bottom w:val="none" w:sz="0" w:space="0" w:color="auto"/>
        <w:right w:val="none" w:sz="0" w:space="0" w:color="auto"/>
      </w:divBdr>
    </w:div>
    <w:div w:id="157617774">
      <w:bodyDiv w:val="1"/>
      <w:marLeft w:val="0"/>
      <w:marRight w:val="0"/>
      <w:marTop w:val="0"/>
      <w:marBottom w:val="0"/>
      <w:divBdr>
        <w:top w:val="none" w:sz="0" w:space="0" w:color="auto"/>
        <w:left w:val="none" w:sz="0" w:space="0" w:color="auto"/>
        <w:bottom w:val="none" w:sz="0" w:space="0" w:color="auto"/>
        <w:right w:val="none" w:sz="0" w:space="0" w:color="auto"/>
      </w:divBdr>
    </w:div>
    <w:div w:id="157814627">
      <w:bodyDiv w:val="1"/>
      <w:marLeft w:val="0"/>
      <w:marRight w:val="0"/>
      <w:marTop w:val="0"/>
      <w:marBottom w:val="0"/>
      <w:divBdr>
        <w:top w:val="none" w:sz="0" w:space="0" w:color="auto"/>
        <w:left w:val="none" w:sz="0" w:space="0" w:color="auto"/>
        <w:bottom w:val="none" w:sz="0" w:space="0" w:color="auto"/>
        <w:right w:val="none" w:sz="0" w:space="0" w:color="auto"/>
      </w:divBdr>
    </w:div>
    <w:div w:id="158738514">
      <w:bodyDiv w:val="1"/>
      <w:marLeft w:val="0"/>
      <w:marRight w:val="0"/>
      <w:marTop w:val="0"/>
      <w:marBottom w:val="0"/>
      <w:divBdr>
        <w:top w:val="none" w:sz="0" w:space="0" w:color="auto"/>
        <w:left w:val="none" w:sz="0" w:space="0" w:color="auto"/>
        <w:bottom w:val="none" w:sz="0" w:space="0" w:color="auto"/>
        <w:right w:val="none" w:sz="0" w:space="0" w:color="auto"/>
      </w:divBdr>
    </w:div>
    <w:div w:id="159008632">
      <w:bodyDiv w:val="1"/>
      <w:marLeft w:val="0"/>
      <w:marRight w:val="0"/>
      <w:marTop w:val="0"/>
      <w:marBottom w:val="0"/>
      <w:divBdr>
        <w:top w:val="none" w:sz="0" w:space="0" w:color="auto"/>
        <w:left w:val="none" w:sz="0" w:space="0" w:color="auto"/>
        <w:bottom w:val="none" w:sz="0" w:space="0" w:color="auto"/>
        <w:right w:val="none" w:sz="0" w:space="0" w:color="auto"/>
      </w:divBdr>
    </w:div>
    <w:div w:id="159194898">
      <w:bodyDiv w:val="1"/>
      <w:marLeft w:val="0"/>
      <w:marRight w:val="0"/>
      <w:marTop w:val="0"/>
      <w:marBottom w:val="0"/>
      <w:divBdr>
        <w:top w:val="none" w:sz="0" w:space="0" w:color="auto"/>
        <w:left w:val="none" w:sz="0" w:space="0" w:color="auto"/>
        <w:bottom w:val="none" w:sz="0" w:space="0" w:color="auto"/>
        <w:right w:val="none" w:sz="0" w:space="0" w:color="auto"/>
      </w:divBdr>
    </w:div>
    <w:div w:id="159195984">
      <w:bodyDiv w:val="1"/>
      <w:marLeft w:val="0"/>
      <w:marRight w:val="0"/>
      <w:marTop w:val="0"/>
      <w:marBottom w:val="0"/>
      <w:divBdr>
        <w:top w:val="none" w:sz="0" w:space="0" w:color="auto"/>
        <w:left w:val="none" w:sz="0" w:space="0" w:color="auto"/>
        <w:bottom w:val="none" w:sz="0" w:space="0" w:color="auto"/>
        <w:right w:val="none" w:sz="0" w:space="0" w:color="auto"/>
      </w:divBdr>
    </w:div>
    <w:div w:id="160435857">
      <w:bodyDiv w:val="1"/>
      <w:marLeft w:val="0"/>
      <w:marRight w:val="0"/>
      <w:marTop w:val="0"/>
      <w:marBottom w:val="0"/>
      <w:divBdr>
        <w:top w:val="none" w:sz="0" w:space="0" w:color="auto"/>
        <w:left w:val="none" w:sz="0" w:space="0" w:color="auto"/>
        <w:bottom w:val="none" w:sz="0" w:space="0" w:color="auto"/>
        <w:right w:val="none" w:sz="0" w:space="0" w:color="auto"/>
      </w:divBdr>
    </w:div>
    <w:div w:id="160660880">
      <w:bodyDiv w:val="1"/>
      <w:marLeft w:val="0"/>
      <w:marRight w:val="0"/>
      <w:marTop w:val="0"/>
      <w:marBottom w:val="0"/>
      <w:divBdr>
        <w:top w:val="none" w:sz="0" w:space="0" w:color="auto"/>
        <w:left w:val="none" w:sz="0" w:space="0" w:color="auto"/>
        <w:bottom w:val="none" w:sz="0" w:space="0" w:color="auto"/>
        <w:right w:val="none" w:sz="0" w:space="0" w:color="auto"/>
      </w:divBdr>
    </w:div>
    <w:div w:id="161896629">
      <w:bodyDiv w:val="1"/>
      <w:marLeft w:val="0"/>
      <w:marRight w:val="0"/>
      <w:marTop w:val="0"/>
      <w:marBottom w:val="0"/>
      <w:divBdr>
        <w:top w:val="none" w:sz="0" w:space="0" w:color="auto"/>
        <w:left w:val="none" w:sz="0" w:space="0" w:color="auto"/>
        <w:bottom w:val="none" w:sz="0" w:space="0" w:color="auto"/>
        <w:right w:val="none" w:sz="0" w:space="0" w:color="auto"/>
      </w:divBdr>
    </w:div>
    <w:div w:id="161943130">
      <w:bodyDiv w:val="1"/>
      <w:marLeft w:val="0"/>
      <w:marRight w:val="0"/>
      <w:marTop w:val="0"/>
      <w:marBottom w:val="0"/>
      <w:divBdr>
        <w:top w:val="none" w:sz="0" w:space="0" w:color="auto"/>
        <w:left w:val="none" w:sz="0" w:space="0" w:color="auto"/>
        <w:bottom w:val="none" w:sz="0" w:space="0" w:color="auto"/>
        <w:right w:val="none" w:sz="0" w:space="0" w:color="auto"/>
      </w:divBdr>
    </w:div>
    <w:div w:id="162092007">
      <w:bodyDiv w:val="1"/>
      <w:marLeft w:val="0"/>
      <w:marRight w:val="0"/>
      <w:marTop w:val="0"/>
      <w:marBottom w:val="0"/>
      <w:divBdr>
        <w:top w:val="none" w:sz="0" w:space="0" w:color="auto"/>
        <w:left w:val="none" w:sz="0" w:space="0" w:color="auto"/>
        <w:bottom w:val="none" w:sz="0" w:space="0" w:color="auto"/>
        <w:right w:val="none" w:sz="0" w:space="0" w:color="auto"/>
      </w:divBdr>
    </w:div>
    <w:div w:id="162280044">
      <w:bodyDiv w:val="1"/>
      <w:marLeft w:val="0"/>
      <w:marRight w:val="0"/>
      <w:marTop w:val="0"/>
      <w:marBottom w:val="0"/>
      <w:divBdr>
        <w:top w:val="none" w:sz="0" w:space="0" w:color="auto"/>
        <w:left w:val="none" w:sz="0" w:space="0" w:color="auto"/>
        <w:bottom w:val="none" w:sz="0" w:space="0" w:color="auto"/>
        <w:right w:val="none" w:sz="0" w:space="0" w:color="auto"/>
      </w:divBdr>
    </w:div>
    <w:div w:id="162362321">
      <w:bodyDiv w:val="1"/>
      <w:marLeft w:val="0"/>
      <w:marRight w:val="0"/>
      <w:marTop w:val="0"/>
      <w:marBottom w:val="0"/>
      <w:divBdr>
        <w:top w:val="none" w:sz="0" w:space="0" w:color="auto"/>
        <w:left w:val="none" w:sz="0" w:space="0" w:color="auto"/>
        <w:bottom w:val="none" w:sz="0" w:space="0" w:color="auto"/>
        <w:right w:val="none" w:sz="0" w:space="0" w:color="auto"/>
      </w:divBdr>
    </w:div>
    <w:div w:id="162862345">
      <w:bodyDiv w:val="1"/>
      <w:marLeft w:val="0"/>
      <w:marRight w:val="0"/>
      <w:marTop w:val="0"/>
      <w:marBottom w:val="0"/>
      <w:divBdr>
        <w:top w:val="none" w:sz="0" w:space="0" w:color="auto"/>
        <w:left w:val="none" w:sz="0" w:space="0" w:color="auto"/>
        <w:bottom w:val="none" w:sz="0" w:space="0" w:color="auto"/>
        <w:right w:val="none" w:sz="0" w:space="0" w:color="auto"/>
      </w:divBdr>
    </w:div>
    <w:div w:id="163008946">
      <w:bodyDiv w:val="1"/>
      <w:marLeft w:val="0"/>
      <w:marRight w:val="0"/>
      <w:marTop w:val="0"/>
      <w:marBottom w:val="0"/>
      <w:divBdr>
        <w:top w:val="none" w:sz="0" w:space="0" w:color="auto"/>
        <w:left w:val="none" w:sz="0" w:space="0" w:color="auto"/>
        <w:bottom w:val="none" w:sz="0" w:space="0" w:color="auto"/>
        <w:right w:val="none" w:sz="0" w:space="0" w:color="auto"/>
      </w:divBdr>
    </w:div>
    <w:div w:id="163134369">
      <w:bodyDiv w:val="1"/>
      <w:marLeft w:val="0"/>
      <w:marRight w:val="0"/>
      <w:marTop w:val="0"/>
      <w:marBottom w:val="0"/>
      <w:divBdr>
        <w:top w:val="none" w:sz="0" w:space="0" w:color="auto"/>
        <w:left w:val="none" w:sz="0" w:space="0" w:color="auto"/>
        <w:bottom w:val="none" w:sz="0" w:space="0" w:color="auto"/>
        <w:right w:val="none" w:sz="0" w:space="0" w:color="auto"/>
      </w:divBdr>
    </w:div>
    <w:div w:id="163592635">
      <w:bodyDiv w:val="1"/>
      <w:marLeft w:val="0"/>
      <w:marRight w:val="0"/>
      <w:marTop w:val="0"/>
      <w:marBottom w:val="0"/>
      <w:divBdr>
        <w:top w:val="none" w:sz="0" w:space="0" w:color="auto"/>
        <w:left w:val="none" w:sz="0" w:space="0" w:color="auto"/>
        <w:bottom w:val="none" w:sz="0" w:space="0" w:color="auto"/>
        <w:right w:val="none" w:sz="0" w:space="0" w:color="auto"/>
      </w:divBdr>
    </w:div>
    <w:div w:id="164439556">
      <w:bodyDiv w:val="1"/>
      <w:marLeft w:val="0"/>
      <w:marRight w:val="0"/>
      <w:marTop w:val="0"/>
      <w:marBottom w:val="0"/>
      <w:divBdr>
        <w:top w:val="none" w:sz="0" w:space="0" w:color="auto"/>
        <w:left w:val="none" w:sz="0" w:space="0" w:color="auto"/>
        <w:bottom w:val="none" w:sz="0" w:space="0" w:color="auto"/>
        <w:right w:val="none" w:sz="0" w:space="0" w:color="auto"/>
      </w:divBdr>
    </w:div>
    <w:div w:id="164633740">
      <w:bodyDiv w:val="1"/>
      <w:marLeft w:val="0"/>
      <w:marRight w:val="0"/>
      <w:marTop w:val="0"/>
      <w:marBottom w:val="0"/>
      <w:divBdr>
        <w:top w:val="none" w:sz="0" w:space="0" w:color="auto"/>
        <w:left w:val="none" w:sz="0" w:space="0" w:color="auto"/>
        <w:bottom w:val="none" w:sz="0" w:space="0" w:color="auto"/>
        <w:right w:val="none" w:sz="0" w:space="0" w:color="auto"/>
      </w:divBdr>
    </w:div>
    <w:div w:id="165707038">
      <w:bodyDiv w:val="1"/>
      <w:marLeft w:val="0"/>
      <w:marRight w:val="0"/>
      <w:marTop w:val="0"/>
      <w:marBottom w:val="0"/>
      <w:divBdr>
        <w:top w:val="none" w:sz="0" w:space="0" w:color="auto"/>
        <w:left w:val="none" w:sz="0" w:space="0" w:color="auto"/>
        <w:bottom w:val="none" w:sz="0" w:space="0" w:color="auto"/>
        <w:right w:val="none" w:sz="0" w:space="0" w:color="auto"/>
      </w:divBdr>
    </w:div>
    <w:div w:id="165755086">
      <w:bodyDiv w:val="1"/>
      <w:marLeft w:val="0"/>
      <w:marRight w:val="0"/>
      <w:marTop w:val="0"/>
      <w:marBottom w:val="0"/>
      <w:divBdr>
        <w:top w:val="none" w:sz="0" w:space="0" w:color="auto"/>
        <w:left w:val="none" w:sz="0" w:space="0" w:color="auto"/>
        <w:bottom w:val="none" w:sz="0" w:space="0" w:color="auto"/>
        <w:right w:val="none" w:sz="0" w:space="0" w:color="auto"/>
      </w:divBdr>
    </w:div>
    <w:div w:id="166135020">
      <w:bodyDiv w:val="1"/>
      <w:marLeft w:val="0"/>
      <w:marRight w:val="0"/>
      <w:marTop w:val="0"/>
      <w:marBottom w:val="0"/>
      <w:divBdr>
        <w:top w:val="none" w:sz="0" w:space="0" w:color="auto"/>
        <w:left w:val="none" w:sz="0" w:space="0" w:color="auto"/>
        <w:bottom w:val="none" w:sz="0" w:space="0" w:color="auto"/>
        <w:right w:val="none" w:sz="0" w:space="0" w:color="auto"/>
      </w:divBdr>
    </w:div>
    <w:div w:id="166140232">
      <w:bodyDiv w:val="1"/>
      <w:marLeft w:val="0"/>
      <w:marRight w:val="0"/>
      <w:marTop w:val="0"/>
      <w:marBottom w:val="0"/>
      <w:divBdr>
        <w:top w:val="none" w:sz="0" w:space="0" w:color="auto"/>
        <w:left w:val="none" w:sz="0" w:space="0" w:color="auto"/>
        <w:bottom w:val="none" w:sz="0" w:space="0" w:color="auto"/>
        <w:right w:val="none" w:sz="0" w:space="0" w:color="auto"/>
      </w:divBdr>
    </w:div>
    <w:div w:id="166792895">
      <w:bodyDiv w:val="1"/>
      <w:marLeft w:val="0"/>
      <w:marRight w:val="0"/>
      <w:marTop w:val="0"/>
      <w:marBottom w:val="0"/>
      <w:divBdr>
        <w:top w:val="none" w:sz="0" w:space="0" w:color="auto"/>
        <w:left w:val="none" w:sz="0" w:space="0" w:color="auto"/>
        <w:bottom w:val="none" w:sz="0" w:space="0" w:color="auto"/>
        <w:right w:val="none" w:sz="0" w:space="0" w:color="auto"/>
      </w:divBdr>
    </w:div>
    <w:div w:id="166864896">
      <w:bodyDiv w:val="1"/>
      <w:marLeft w:val="0"/>
      <w:marRight w:val="0"/>
      <w:marTop w:val="0"/>
      <w:marBottom w:val="0"/>
      <w:divBdr>
        <w:top w:val="none" w:sz="0" w:space="0" w:color="auto"/>
        <w:left w:val="none" w:sz="0" w:space="0" w:color="auto"/>
        <w:bottom w:val="none" w:sz="0" w:space="0" w:color="auto"/>
        <w:right w:val="none" w:sz="0" w:space="0" w:color="auto"/>
      </w:divBdr>
    </w:div>
    <w:div w:id="167141769">
      <w:bodyDiv w:val="1"/>
      <w:marLeft w:val="0"/>
      <w:marRight w:val="0"/>
      <w:marTop w:val="0"/>
      <w:marBottom w:val="0"/>
      <w:divBdr>
        <w:top w:val="none" w:sz="0" w:space="0" w:color="auto"/>
        <w:left w:val="none" w:sz="0" w:space="0" w:color="auto"/>
        <w:bottom w:val="none" w:sz="0" w:space="0" w:color="auto"/>
        <w:right w:val="none" w:sz="0" w:space="0" w:color="auto"/>
      </w:divBdr>
    </w:div>
    <w:div w:id="167600115">
      <w:bodyDiv w:val="1"/>
      <w:marLeft w:val="0"/>
      <w:marRight w:val="0"/>
      <w:marTop w:val="0"/>
      <w:marBottom w:val="0"/>
      <w:divBdr>
        <w:top w:val="none" w:sz="0" w:space="0" w:color="auto"/>
        <w:left w:val="none" w:sz="0" w:space="0" w:color="auto"/>
        <w:bottom w:val="none" w:sz="0" w:space="0" w:color="auto"/>
        <w:right w:val="none" w:sz="0" w:space="0" w:color="auto"/>
      </w:divBdr>
    </w:div>
    <w:div w:id="167797736">
      <w:bodyDiv w:val="1"/>
      <w:marLeft w:val="0"/>
      <w:marRight w:val="0"/>
      <w:marTop w:val="0"/>
      <w:marBottom w:val="0"/>
      <w:divBdr>
        <w:top w:val="none" w:sz="0" w:space="0" w:color="auto"/>
        <w:left w:val="none" w:sz="0" w:space="0" w:color="auto"/>
        <w:bottom w:val="none" w:sz="0" w:space="0" w:color="auto"/>
        <w:right w:val="none" w:sz="0" w:space="0" w:color="auto"/>
      </w:divBdr>
    </w:div>
    <w:div w:id="167988693">
      <w:bodyDiv w:val="1"/>
      <w:marLeft w:val="0"/>
      <w:marRight w:val="0"/>
      <w:marTop w:val="0"/>
      <w:marBottom w:val="0"/>
      <w:divBdr>
        <w:top w:val="none" w:sz="0" w:space="0" w:color="auto"/>
        <w:left w:val="none" w:sz="0" w:space="0" w:color="auto"/>
        <w:bottom w:val="none" w:sz="0" w:space="0" w:color="auto"/>
        <w:right w:val="none" w:sz="0" w:space="0" w:color="auto"/>
      </w:divBdr>
    </w:div>
    <w:div w:id="168065019">
      <w:bodyDiv w:val="1"/>
      <w:marLeft w:val="0"/>
      <w:marRight w:val="0"/>
      <w:marTop w:val="0"/>
      <w:marBottom w:val="0"/>
      <w:divBdr>
        <w:top w:val="none" w:sz="0" w:space="0" w:color="auto"/>
        <w:left w:val="none" w:sz="0" w:space="0" w:color="auto"/>
        <w:bottom w:val="none" w:sz="0" w:space="0" w:color="auto"/>
        <w:right w:val="none" w:sz="0" w:space="0" w:color="auto"/>
      </w:divBdr>
    </w:div>
    <w:div w:id="169294145">
      <w:bodyDiv w:val="1"/>
      <w:marLeft w:val="0"/>
      <w:marRight w:val="0"/>
      <w:marTop w:val="0"/>
      <w:marBottom w:val="0"/>
      <w:divBdr>
        <w:top w:val="none" w:sz="0" w:space="0" w:color="auto"/>
        <w:left w:val="none" w:sz="0" w:space="0" w:color="auto"/>
        <w:bottom w:val="none" w:sz="0" w:space="0" w:color="auto"/>
        <w:right w:val="none" w:sz="0" w:space="0" w:color="auto"/>
      </w:divBdr>
    </w:div>
    <w:div w:id="170222202">
      <w:bodyDiv w:val="1"/>
      <w:marLeft w:val="0"/>
      <w:marRight w:val="0"/>
      <w:marTop w:val="0"/>
      <w:marBottom w:val="0"/>
      <w:divBdr>
        <w:top w:val="none" w:sz="0" w:space="0" w:color="auto"/>
        <w:left w:val="none" w:sz="0" w:space="0" w:color="auto"/>
        <w:bottom w:val="none" w:sz="0" w:space="0" w:color="auto"/>
        <w:right w:val="none" w:sz="0" w:space="0" w:color="auto"/>
      </w:divBdr>
    </w:div>
    <w:div w:id="170413113">
      <w:bodyDiv w:val="1"/>
      <w:marLeft w:val="0"/>
      <w:marRight w:val="0"/>
      <w:marTop w:val="0"/>
      <w:marBottom w:val="0"/>
      <w:divBdr>
        <w:top w:val="none" w:sz="0" w:space="0" w:color="auto"/>
        <w:left w:val="none" w:sz="0" w:space="0" w:color="auto"/>
        <w:bottom w:val="none" w:sz="0" w:space="0" w:color="auto"/>
        <w:right w:val="none" w:sz="0" w:space="0" w:color="auto"/>
      </w:divBdr>
    </w:div>
    <w:div w:id="170415300">
      <w:bodyDiv w:val="1"/>
      <w:marLeft w:val="0"/>
      <w:marRight w:val="0"/>
      <w:marTop w:val="0"/>
      <w:marBottom w:val="0"/>
      <w:divBdr>
        <w:top w:val="none" w:sz="0" w:space="0" w:color="auto"/>
        <w:left w:val="none" w:sz="0" w:space="0" w:color="auto"/>
        <w:bottom w:val="none" w:sz="0" w:space="0" w:color="auto"/>
        <w:right w:val="none" w:sz="0" w:space="0" w:color="auto"/>
      </w:divBdr>
    </w:div>
    <w:div w:id="170798319">
      <w:bodyDiv w:val="1"/>
      <w:marLeft w:val="0"/>
      <w:marRight w:val="0"/>
      <w:marTop w:val="0"/>
      <w:marBottom w:val="0"/>
      <w:divBdr>
        <w:top w:val="none" w:sz="0" w:space="0" w:color="auto"/>
        <w:left w:val="none" w:sz="0" w:space="0" w:color="auto"/>
        <w:bottom w:val="none" w:sz="0" w:space="0" w:color="auto"/>
        <w:right w:val="none" w:sz="0" w:space="0" w:color="auto"/>
      </w:divBdr>
    </w:div>
    <w:div w:id="171335770">
      <w:bodyDiv w:val="1"/>
      <w:marLeft w:val="0"/>
      <w:marRight w:val="0"/>
      <w:marTop w:val="0"/>
      <w:marBottom w:val="0"/>
      <w:divBdr>
        <w:top w:val="none" w:sz="0" w:space="0" w:color="auto"/>
        <w:left w:val="none" w:sz="0" w:space="0" w:color="auto"/>
        <w:bottom w:val="none" w:sz="0" w:space="0" w:color="auto"/>
        <w:right w:val="none" w:sz="0" w:space="0" w:color="auto"/>
      </w:divBdr>
    </w:div>
    <w:div w:id="171915360">
      <w:bodyDiv w:val="1"/>
      <w:marLeft w:val="0"/>
      <w:marRight w:val="0"/>
      <w:marTop w:val="0"/>
      <w:marBottom w:val="0"/>
      <w:divBdr>
        <w:top w:val="none" w:sz="0" w:space="0" w:color="auto"/>
        <w:left w:val="none" w:sz="0" w:space="0" w:color="auto"/>
        <w:bottom w:val="none" w:sz="0" w:space="0" w:color="auto"/>
        <w:right w:val="none" w:sz="0" w:space="0" w:color="auto"/>
      </w:divBdr>
    </w:div>
    <w:div w:id="172114495">
      <w:bodyDiv w:val="1"/>
      <w:marLeft w:val="0"/>
      <w:marRight w:val="0"/>
      <w:marTop w:val="0"/>
      <w:marBottom w:val="0"/>
      <w:divBdr>
        <w:top w:val="none" w:sz="0" w:space="0" w:color="auto"/>
        <w:left w:val="none" w:sz="0" w:space="0" w:color="auto"/>
        <w:bottom w:val="none" w:sz="0" w:space="0" w:color="auto"/>
        <w:right w:val="none" w:sz="0" w:space="0" w:color="auto"/>
      </w:divBdr>
    </w:div>
    <w:div w:id="172959839">
      <w:bodyDiv w:val="1"/>
      <w:marLeft w:val="0"/>
      <w:marRight w:val="0"/>
      <w:marTop w:val="0"/>
      <w:marBottom w:val="0"/>
      <w:divBdr>
        <w:top w:val="none" w:sz="0" w:space="0" w:color="auto"/>
        <w:left w:val="none" w:sz="0" w:space="0" w:color="auto"/>
        <w:bottom w:val="none" w:sz="0" w:space="0" w:color="auto"/>
        <w:right w:val="none" w:sz="0" w:space="0" w:color="auto"/>
      </w:divBdr>
    </w:div>
    <w:div w:id="173347823">
      <w:bodyDiv w:val="1"/>
      <w:marLeft w:val="0"/>
      <w:marRight w:val="0"/>
      <w:marTop w:val="0"/>
      <w:marBottom w:val="0"/>
      <w:divBdr>
        <w:top w:val="none" w:sz="0" w:space="0" w:color="auto"/>
        <w:left w:val="none" w:sz="0" w:space="0" w:color="auto"/>
        <w:bottom w:val="none" w:sz="0" w:space="0" w:color="auto"/>
        <w:right w:val="none" w:sz="0" w:space="0" w:color="auto"/>
      </w:divBdr>
    </w:div>
    <w:div w:id="173348114">
      <w:bodyDiv w:val="1"/>
      <w:marLeft w:val="0"/>
      <w:marRight w:val="0"/>
      <w:marTop w:val="0"/>
      <w:marBottom w:val="0"/>
      <w:divBdr>
        <w:top w:val="none" w:sz="0" w:space="0" w:color="auto"/>
        <w:left w:val="none" w:sz="0" w:space="0" w:color="auto"/>
        <w:bottom w:val="none" w:sz="0" w:space="0" w:color="auto"/>
        <w:right w:val="none" w:sz="0" w:space="0" w:color="auto"/>
      </w:divBdr>
    </w:div>
    <w:div w:id="173423499">
      <w:bodyDiv w:val="1"/>
      <w:marLeft w:val="0"/>
      <w:marRight w:val="0"/>
      <w:marTop w:val="0"/>
      <w:marBottom w:val="0"/>
      <w:divBdr>
        <w:top w:val="none" w:sz="0" w:space="0" w:color="auto"/>
        <w:left w:val="none" w:sz="0" w:space="0" w:color="auto"/>
        <w:bottom w:val="none" w:sz="0" w:space="0" w:color="auto"/>
        <w:right w:val="none" w:sz="0" w:space="0" w:color="auto"/>
      </w:divBdr>
    </w:div>
    <w:div w:id="173611225">
      <w:bodyDiv w:val="1"/>
      <w:marLeft w:val="0"/>
      <w:marRight w:val="0"/>
      <w:marTop w:val="0"/>
      <w:marBottom w:val="0"/>
      <w:divBdr>
        <w:top w:val="none" w:sz="0" w:space="0" w:color="auto"/>
        <w:left w:val="none" w:sz="0" w:space="0" w:color="auto"/>
        <w:bottom w:val="none" w:sz="0" w:space="0" w:color="auto"/>
        <w:right w:val="none" w:sz="0" w:space="0" w:color="auto"/>
      </w:divBdr>
    </w:div>
    <w:div w:id="174149741">
      <w:bodyDiv w:val="1"/>
      <w:marLeft w:val="0"/>
      <w:marRight w:val="0"/>
      <w:marTop w:val="0"/>
      <w:marBottom w:val="0"/>
      <w:divBdr>
        <w:top w:val="none" w:sz="0" w:space="0" w:color="auto"/>
        <w:left w:val="none" w:sz="0" w:space="0" w:color="auto"/>
        <w:bottom w:val="none" w:sz="0" w:space="0" w:color="auto"/>
        <w:right w:val="none" w:sz="0" w:space="0" w:color="auto"/>
      </w:divBdr>
    </w:div>
    <w:div w:id="174421928">
      <w:bodyDiv w:val="1"/>
      <w:marLeft w:val="0"/>
      <w:marRight w:val="0"/>
      <w:marTop w:val="0"/>
      <w:marBottom w:val="0"/>
      <w:divBdr>
        <w:top w:val="none" w:sz="0" w:space="0" w:color="auto"/>
        <w:left w:val="none" w:sz="0" w:space="0" w:color="auto"/>
        <w:bottom w:val="none" w:sz="0" w:space="0" w:color="auto"/>
        <w:right w:val="none" w:sz="0" w:space="0" w:color="auto"/>
      </w:divBdr>
    </w:div>
    <w:div w:id="175072887">
      <w:bodyDiv w:val="1"/>
      <w:marLeft w:val="0"/>
      <w:marRight w:val="0"/>
      <w:marTop w:val="0"/>
      <w:marBottom w:val="0"/>
      <w:divBdr>
        <w:top w:val="none" w:sz="0" w:space="0" w:color="auto"/>
        <w:left w:val="none" w:sz="0" w:space="0" w:color="auto"/>
        <w:bottom w:val="none" w:sz="0" w:space="0" w:color="auto"/>
        <w:right w:val="none" w:sz="0" w:space="0" w:color="auto"/>
      </w:divBdr>
    </w:div>
    <w:div w:id="175930198">
      <w:bodyDiv w:val="1"/>
      <w:marLeft w:val="0"/>
      <w:marRight w:val="0"/>
      <w:marTop w:val="0"/>
      <w:marBottom w:val="0"/>
      <w:divBdr>
        <w:top w:val="none" w:sz="0" w:space="0" w:color="auto"/>
        <w:left w:val="none" w:sz="0" w:space="0" w:color="auto"/>
        <w:bottom w:val="none" w:sz="0" w:space="0" w:color="auto"/>
        <w:right w:val="none" w:sz="0" w:space="0" w:color="auto"/>
      </w:divBdr>
    </w:div>
    <w:div w:id="176313110">
      <w:bodyDiv w:val="1"/>
      <w:marLeft w:val="0"/>
      <w:marRight w:val="0"/>
      <w:marTop w:val="0"/>
      <w:marBottom w:val="0"/>
      <w:divBdr>
        <w:top w:val="none" w:sz="0" w:space="0" w:color="auto"/>
        <w:left w:val="none" w:sz="0" w:space="0" w:color="auto"/>
        <w:bottom w:val="none" w:sz="0" w:space="0" w:color="auto"/>
        <w:right w:val="none" w:sz="0" w:space="0" w:color="auto"/>
      </w:divBdr>
    </w:div>
    <w:div w:id="176358394">
      <w:bodyDiv w:val="1"/>
      <w:marLeft w:val="0"/>
      <w:marRight w:val="0"/>
      <w:marTop w:val="0"/>
      <w:marBottom w:val="0"/>
      <w:divBdr>
        <w:top w:val="none" w:sz="0" w:space="0" w:color="auto"/>
        <w:left w:val="none" w:sz="0" w:space="0" w:color="auto"/>
        <w:bottom w:val="none" w:sz="0" w:space="0" w:color="auto"/>
        <w:right w:val="none" w:sz="0" w:space="0" w:color="auto"/>
      </w:divBdr>
    </w:div>
    <w:div w:id="177354761">
      <w:bodyDiv w:val="1"/>
      <w:marLeft w:val="0"/>
      <w:marRight w:val="0"/>
      <w:marTop w:val="0"/>
      <w:marBottom w:val="0"/>
      <w:divBdr>
        <w:top w:val="none" w:sz="0" w:space="0" w:color="auto"/>
        <w:left w:val="none" w:sz="0" w:space="0" w:color="auto"/>
        <w:bottom w:val="none" w:sz="0" w:space="0" w:color="auto"/>
        <w:right w:val="none" w:sz="0" w:space="0" w:color="auto"/>
      </w:divBdr>
    </w:div>
    <w:div w:id="177549752">
      <w:bodyDiv w:val="1"/>
      <w:marLeft w:val="0"/>
      <w:marRight w:val="0"/>
      <w:marTop w:val="0"/>
      <w:marBottom w:val="0"/>
      <w:divBdr>
        <w:top w:val="none" w:sz="0" w:space="0" w:color="auto"/>
        <w:left w:val="none" w:sz="0" w:space="0" w:color="auto"/>
        <w:bottom w:val="none" w:sz="0" w:space="0" w:color="auto"/>
        <w:right w:val="none" w:sz="0" w:space="0" w:color="auto"/>
      </w:divBdr>
    </w:div>
    <w:div w:id="177550289">
      <w:bodyDiv w:val="1"/>
      <w:marLeft w:val="0"/>
      <w:marRight w:val="0"/>
      <w:marTop w:val="0"/>
      <w:marBottom w:val="0"/>
      <w:divBdr>
        <w:top w:val="none" w:sz="0" w:space="0" w:color="auto"/>
        <w:left w:val="none" w:sz="0" w:space="0" w:color="auto"/>
        <w:bottom w:val="none" w:sz="0" w:space="0" w:color="auto"/>
        <w:right w:val="none" w:sz="0" w:space="0" w:color="auto"/>
      </w:divBdr>
    </w:div>
    <w:div w:id="177627035">
      <w:bodyDiv w:val="1"/>
      <w:marLeft w:val="0"/>
      <w:marRight w:val="0"/>
      <w:marTop w:val="0"/>
      <w:marBottom w:val="0"/>
      <w:divBdr>
        <w:top w:val="none" w:sz="0" w:space="0" w:color="auto"/>
        <w:left w:val="none" w:sz="0" w:space="0" w:color="auto"/>
        <w:bottom w:val="none" w:sz="0" w:space="0" w:color="auto"/>
        <w:right w:val="none" w:sz="0" w:space="0" w:color="auto"/>
      </w:divBdr>
    </w:div>
    <w:div w:id="177886708">
      <w:bodyDiv w:val="1"/>
      <w:marLeft w:val="0"/>
      <w:marRight w:val="0"/>
      <w:marTop w:val="0"/>
      <w:marBottom w:val="0"/>
      <w:divBdr>
        <w:top w:val="none" w:sz="0" w:space="0" w:color="auto"/>
        <w:left w:val="none" w:sz="0" w:space="0" w:color="auto"/>
        <w:bottom w:val="none" w:sz="0" w:space="0" w:color="auto"/>
        <w:right w:val="none" w:sz="0" w:space="0" w:color="auto"/>
      </w:divBdr>
    </w:div>
    <w:div w:id="177894588">
      <w:bodyDiv w:val="1"/>
      <w:marLeft w:val="0"/>
      <w:marRight w:val="0"/>
      <w:marTop w:val="0"/>
      <w:marBottom w:val="0"/>
      <w:divBdr>
        <w:top w:val="none" w:sz="0" w:space="0" w:color="auto"/>
        <w:left w:val="none" w:sz="0" w:space="0" w:color="auto"/>
        <w:bottom w:val="none" w:sz="0" w:space="0" w:color="auto"/>
        <w:right w:val="none" w:sz="0" w:space="0" w:color="auto"/>
      </w:divBdr>
    </w:div>
    <w:div w:id="178661292">
      <w:bodyDiv w:val="1"/>
      <w:marLeft w:val="0"/>
      <w:marRight w:val="0"/>
      <w:marTop w:val="0"/>
      <w:marBottom w:val="0"/>
      <w:divBdr>
        <w:top w:val="none" w:sz="0" w:space="0" w:color="auto"/>
        <w:left w:val="none" w:sz="0" w:space="0" w:color="auto"/>
        <w:bottom w:val="none" w:sz="0" w:space="0" w:color="auto"/>
        <w:right w:val="none" w:sz="0" w:space="0" w:color="auto"/>
      </w:divBdr>
    </w:div>
    <w:div w:id="178784198">
      <w:bodyDiv w:val="1"/>
      <w:marLeft w:val="0"/>
      <w:marRight w:val="0"/>
      <w:marTop w:val="0"/>
      <w:marBottom w:val="0"/>
      <w:divBdr>
        <w:top w:val="none" w:sz="0" w:space="0" w:color="auto"/>
        <w:left w:val="none" w:sz="0" w:space="0" w:color="auto"/>
        <w:bottom w:val="none" w:sz="0" w:space="0" w:color="auto"/>
        <w:right w:val="none" w:sz="0" w:space="0" w:color="auto"/>
      </w:divBdr>
    </w:div>
    <w:div w:id="179197416">
      <w:bodyDiv w:val="1"/>
      <w:marLeft w:val="0"/>
      <w:marRight w:val="0"/>
      <w:marTop w:val="0"/>
      <w:marBottom w:val="0"/>
      <w:divBdr>
        <w:top w:val="none" w:sz="0" w:space="0" w:color="auto"/>
        <w:left w:val="none" w:sz="0" w:space="0" w:color="auto"/>
        <w:bottom w:val="none" w:sz="0" w:space="0" w:color="auto"/>
        <w:right w:val="none" w:sz="0" w:space="0" w:color="auto"/>
      </w:divBdr>
    </w:div>
    <w:div w:id="179203152">
      <w:bodyDiv w:val="1"/>
      <w:marLeft w:val="0"/>
      <w:marRight w:val="0"/>
      <w:marTop w:val="0"/>
      <w:marBottom w:val="0"/>
      <w:divBdr>
        <w:top w:val="none" w:sz="0" w:space="0" w:color="auto"/>
        <w:left w:val="none" w:sz="0" w:space="0" w:color="auto"/>
        <w:bottom w:val="none" w:sz="0" w:space="0" w:color="auto"/>
        <w:right w:val="none" w:sz="0" w:space="0" w:color="auto"/>
      </w:divBdr>
    </w:div>
    <w:div w:id="179392276">
      <w:bodyDiv w:val="1"/>
      <w:marLeft w:val="0"/>
      <w:marRight w:val="0"/>
      <w:marTop w:val="0"/>
      <w:marBottom w:val="0"/>
      <w:divBdr>
        <w:top w:val="none" w:sz="0" w:space="0" w:color="auto"/>
        <w:left w:val="none" w:sz="0" w:space="0" w:color="auto"/>
        <w:bottom w:val="none" w:sz="0" w:space="0" w:color="auto"/>
        <w:right w:val="none" w:sz="0" w:space="0" w:color="auto"/>
      </w:divBdr>
    </w:div>
    <w:div w:id="179465677">
      <w:bodyDiv w:val="1"/>
      <w:marLeft w:val="0"/>
      <w:marRight w:val="0"/>
      <w:marTop w:val="0"/>
      <w:marBottom w:val="0"/>
      <w:divBdr>
        <w:top w:val="none" w:sz="0" w:space="0" w:color="auto"/>
        <w:left w:val="none" w:sz="0" w:space="0" w:color="auto"/>
        <w:bottom w:val="none" w:sz="0" w:space="0" w:color="auto"/>
        <w:right w:val="none" w:sz="0" w:space="0" w:color="auto"/>
      </w:divBdr>
    </w:div>
    <w:div w:id="180627471">
      <w:bodyDiv w:val="1"/>
      <w:marLeft w:val="0"/>
      <w:marRight w:val="0"/>
      <w:marTop w:val="0"/>
      <w:marBottom w:val="0"/>
      <w:divBdr>
        <w:top w:val="none" w:sz="0" w:space="0" w:color="auto"/>
        <w:left w:val="none" w:sz="0" w:space="0" w:color="auto"/>
        <w:bottom w:val="none" w:sz="0" w:space="0" w:color="auto"/>
        <w:right w:val="none" w:sz="0" w:space="0" w:color="auto"/>
      </w:divBdr>
    </w:div>
    <w:div w:id="181167783">
      <w:bodyDiv w:val="1"/>
      <w:marLeft w:val="0"/>
      <w:marRight w:val="0"/>
      <w:marTop w:val="0"/>
      <w:marBottom w:val="0"/>
      <w:divBdr>
        <w:top w:val="none" w:sz="0" w:space="0" w:color="auto"/>
        <w:left w:val="none" w:sz="0" w:space="0" w:color="auto"/>
        <w:bottom w:val="none" w:sz="0" w:space="0" w:color="auto"/>
        <w:right w:val="none" w:sz="0" w:space="0" w:color="auto"/>
      </w:divBdr>
    </w:div>
    <w:div w:id="181287437">
      <w:bodyDiv w:val="1"/>
      <w:marLeft w:val="0"/>
      <w:marRight w:val="0"/>
      <w:marTop w:val="0"/>
      <w:marBottom w:val="0"/>
      <w:divBdr>
        <w:top w:val="none" w:sz="0" w:space="0" w:color="auto"/>
        <w:left w:val="none" w:sz="0" w:space="0" w:color="auto"/>
        <w:bottom w:val="none" w:sz="0" w:space="0" w:color="auto"/>
        <w:right w:val="none" w:sz="0" w:space="0" w:color="auto"/>
      </w:divBdr>
    </w:div>
    <w:div w:id="181433756">
      <w:bodyDiv w:val="1"/>
      <w:marLeft w:val="0"/>
      <w:marRight w:val="0"/>
      <w:marTop w:val="0"/>
      <w:marBottom w:val="0"/>
      <w:divBdr>
        <w:top w:val="none" w:sz="0" w:space="0" w:color="auto"/>
        <w:left w:val="none" w:sz="0" w:space="0" w:color="auto"/>
        <w:bottom w:val="none" w:sz="0" w:space="0" w:color="auto"/>
        <w:right w:val="none" w:sz="0" w:space="0" w:color="auto"/>
      </w:divBdr>
    </w:div>
    <w:div w:id="182014003">
      <w:bodyDiv w:val="1"/>
      <w:marLeft w:val="0"/>
      <w:marRight w:val="0"/>
      <w:marTop w:val="0"/>
      <w:marBottom w:val="0"/>
      <w:divBdr>
        <w:top w:val="none" w:sz="0" w:space="0" w:color="auto"/>
        <w:left w:val="none" w:sz="0" w:space="0" w:color="auto"/>
        <w:bottom w:val="none" w:sz="0" w:space="0" w:color="auto"/>
        <w:right w:val="none" w:sz="0" w:space="0" w:color="auto"/>
      </w:divBdr>
    </w:div>
    <w:div w:id="182090812">
      <w:bodyDiv w:val="1"/>
      <w:marLeft w:val="0"/>
      <w:marRight w:val="0"/>
      <w:marTop w:val="0"/>
      <w:marBottom w:val="0"/>
      <w:divBdr>
        <w:top w:val="none" w:sz="0" w:space="0" w:color="auto"/>
        <w:left w:val="none" w:sz="0" w:space="0" w:color="auto"/>
        <w:bottom w:val="none" w:sz="0" w:space="0" w:color="auto"/>
        <w:right w:val="none" w:sz="0" w:space="0" w:color="auto"/>
      </w:divBdr>
    </w:div>
    <w:div w:id="182594122">
      <w:bodyDiv w:val="1"/>
      <w:marLeft w:val="0"/>
      <w:marRight w:val="0"/>
      <w:marTop w:val="0"/>
      <w:marBottom w:val="0"/>
      <w:divBdr>
        <w:top w:val="none" w:sz="0" w:space="0" w:color="auto"/>
        <w:left w:val="none" w:sz="0" w:space="0" w:color="auto"/>
        <w:bottom w:val="none" w:sz="0" w:space="0" w:color="auto"/>
        <w:right w:val="none" w:sz="0" w:space="0" w:color="auto"/>
      </w:divBdr>
    </w:div>
    <w:div w:id="182675117">
      <w:bodyDiv w:val="1"/>
      <w:marLeft w:val="0"/>
      <w:marRight w:val="0"/>
      <w:marTop w:val="0"/>
      <w:marBottom w:val="0"/>
      <w:divBdr>
        <w:top w:val="none" w:sz="0" w:space="0" w:color="auto"/>
        <w:left w:val="none" w:sz="0" w:space="0" w:color="auto"/>
        <w:bottom w:val="none" w:sz="0" w:space="0" w:color="auto"/>
        <w:right w:val="none" w:sz="0" w:space="0" w:color="auto"/>
      </w:divBdr>
    </w:div>
    <w:div w:id="182746750">
      <w:bodyDiv w:val="1"/>
      <w:marLeft w:val="0"/>
      <w:marRight w:val="0"/>
      <w:marTop w:val="0"/>
      <w:marBottom w:val="0"/>
      <w:divBdr>
        <w:top w:val="none" w:sz="0" w:space="0" w:color="auto"/>
        <w:left w:val="none" w:sz="0" w:space="0" w:color="auto"/>
        <w:bottom w:val="none" w:sz="0" w:space="0" w:color="auto"/>
        <w:right w:val="none" w:sz="0" w:space="0" w:color="auto"/>
      </w:divBdr>
    </w:div>
    <w:div w:id="184057264">
      <w:bodyDiv w:val="1"/>
      <w:marLeft w:val="0"/>
      <w:marRight w:val="0"/>
      <w:marTop w:val="0"/>
      <w:marBottom w:val="0"/>
      <w:divBdr>
        <w:top w:val="none" w:sz="0" w:space="0" w:color="auto"/>
        <w:left w:val="none" w:sz="0" w:space="0" w:color="auto"/>
        <w:bottom w:val="none" w:sz="0" w:space="0" w:color="auto"/>
        <w:right w:val="none" w:sz="0" w:space="0" w:color="auto"/>
      </w:divBdr>
    </w:div>
    <w:div w:id="184710902">
      <w:bodyDiv w:val="1"/>
      <w:marLeft w:val="0"/>
      <w:marRight w:val="0"/>
      <w:marTop w:val="0"/>
      <w:marBottom w:val="0"/>
      <w:divBdr>
        <w:top w:val="none" w:sz="0" w:space="0" w:color="auto"/>
        <w:left w:val="none" w:sz="0" w:space="0" w:color="auto"/>
        <w:bottom w:val="none" w:sz="0" w:space="0" w:color="auto"/>
        <w:right w:val="none" w:sz="0" w:space="0" w:color="auto"/>
      </w:divBdr>
    </w:div>
    <w:div w:id="184828060">
      <w:bodyDiv w:val="1"/>
      <w:marLeft w:val="0"/>
      <w:marRight w:val="0"/>
      <w:marTop w:val="0"/>
      <w:marBottom w:val="0"/>
      <w:divBdr>
        <w:top w:val="none" w:sz="0" w:space="0" w:color="auto"/>
        <w:left w:val="none" w:sz="0" w:space="0" w:color="auto"/>
        <w:bottom w:val="none" w:sz="0" w:space="0" w:color="auto"/>
        <w:right w:val="none" w:sz="0" w:space="0" w:color="auto"/>
      </w:divBdr>
    </w:div>
    <w:div w:id="185019289">
      <w:bodyDiv w:val="1"/>
      <w:marLeft w:val="0"/>
      <w:marRight w:val="0"/>
      <w:marTop w:val="0"/>
      <w:marBottom w:val="0"/>
      <w:divBdr>
        <w:top w:val="none" w:sz="0" w:space="0" w:color="auto"/>
        <w:left w:val="none" w:sz="0" w:space="0" w:color="auto"/>
        <w:bottom w:val="none" w:sz="0" w:space="0" w:color="auto"/>
        <w:right w:val="none" w:sz="0" w:space="0" w:color="auto"/>
      </w:divBdr>
    </w:div>
    <w:div w:id="185028374">
      <w:bodyDiv w:val="1"/>
      <w:marLeft w:val="0"/>
      <w:marRight w:val="0"/>
      <w:marTop w:val="0"/>
      <w:marBottom w:val="0"/>
      <w:divBdr>
        <w:top w:val="none" w:sz="0" w:space="0" w:color="auto"/>
        <w:left w:val="none" w:sz="0" w:space="0" w:color="auto"/>
        <w:bottom w:val="none" w:sz="0" w:space="0" w:color="auto"/>
        <w:right w:val="none" w:sz="0" w:space="0" w:color="auto"/>
      </w:divBdr>
    </w:div>
    <w:div w:id="185679804">
      <w:bodyDiv w:val="1"/>
      <w:marLeft w:val="0"/>
      <w:marRight w:val="0"/>
      <w:marTop w:val="0"/>
      <w:marBottom w:val="0"/>
      <w:divBdr>
        <w:top w:val="none" w:sz="0" w:space="0" w:color="auto"/>
        <w:left w:val="none" w:sz="0" w:space="0" w:color="auto"/>
        <w:bottom w:val="none" w:sz="0" w:space="0" w:color="auto"/>
        <w:right w:val="none" w:sz="0" w:space="0" w:color="auto"/>
      </w:divBdr>
    </w:div>
    <w:div w:id="186138188">
      <w:bodyDiv w:val="1"/>
      <w:marLeft w:val="0"/>
      <w:marRight w:val="0"/>
      <w:marTop w:val="0"/>
      <w:marBottom w:val="0"/>
      <w:divBdr>
        <w:top w:val="none" w:sz="0" w:space="0" w:color="auto"/>
        <w:left w:val="none" w:sz="0" w:space="0" w:color="auto"/>
        <w:bottom w:val="none" w:sz="0" w:space="0" w:color="auto"/>
        <w:right w:val="none" w:sz="0" w:space="0" w:color="auto"/>
      </w:divBdr>
    </w:div>
    <w:div w:id="186528885">
      <w:bodyDiv w:val="1"/>
      <w:marLeft w:val="0"/>
      <w:marRight w:val="0"/>
      <w:marTop w:val="0"/>
      <w:marBottom w:val="0"/>
      <w:divBdr>
        <w:top w:val="none" w:sz="0" w:space="0" w:color="auto"/>
        <w:left w:val="none" w:sz="0" w:space="0" w:color="auto"/>
        <w:bottom w:val="none" w:sz="0" w:space="0" w:color="auto"/>
        <w:right w:val="none" w:sz="0" w:space="0" w:color="auto"/>
      </w:divBdr>
    </w:div>
    <w:div w:id="186795059">
      <w:bodyDiv w:val="1"/>
      <w:marLeft w:val="0"/>
      <w:marRight w:val="0"/>
      <w:marTop w:val="0"/>
      <w:marBottom w:val="0"/>
      <w:divBdr>
        <w:top w:val="none" w:sz="0" w:space="0" w:color="auto"/>
        <w:left w:val="none" w:sz="0" w:space="0" w:color="auto"/>
        <w:bottom w:val="none" w:sz="0" w:space="0" w:color="auto"/>
        <w:right w:val="none" w:sz="0" w:space="0" w:color="auto"/>
      </w:divBdr>
    </w:div>
    <w:div w:id="188565292">
      <w:bodyDiv w:val="1"/>
      <w:marLeft w:val="0"/>
      <w:marRight w:val="0"/>
      <w:marTop w:val="0"/>
      <w:marBottom w:val="0"/>
      <w:divBdr>
        <w:top w:val="none" w:sz="0" w:space="0" w:color="auto"/>
        <w:left w:val="none" w:sz="0" w:space="0" w:color="auto"/>
        <w:bottom w:val="none" w:sz="0" w:space="0" w:color="auto"/>
        <w:right w:val="none" w:sz="0" w:space="0" w:color="auto"/>
      </w:divBdr>
    </w:div>
    <w:div w:id="188764305">
      <w:bodyDiv w:val="1"/>
      <w:marLeft w:val="0"/>
      <w:marRight w:val="0"/>
      <w:marTop w:val="0"/>
      <w:marBottom w:val="0"/>
      <w:divBdr>
        <w:top w:val="none" w:sz="0" w:space="0" w:color="auto"/>
        <w:left w:val="none" w:sz="0" w:space="0" w:color="auto"/>
        <w:bottom w:val="none" w:sz="0" w:space="0" w:color="auto"/>
        <w:right w:val="none" w:sz="0" w:space="0" w:color="auto"/>
      </w:divBdr>
    </w:div>
    <w:div w:id="188766879">
      <w:bodyDiv w:val="1"/>
      <w:marLeft w:val="0"/>
      <w:marRight w:val="0"/>
      <w:marTop w:val="0"/>
      <w:marBottom w:val="0"/>
      <w:divBdr>
        <w:top w:val="none" w:sz="0" w:space="0" w:color="auto"/>
        <w:left w:val="none" w:sz="0" w:space="0" w:color="auto"/>
        <w:bottom w:val="none" w:sz="0" w:space="0" w:color="auto"/>
        <w:right w:val="none" w:sz="0" w:space="0" w:color="auto"/>
      </w:divBdr>
    </w:div>
    <w:div w:id="189103720">
      <w:bodyDiv w:val="1"/>
      <w:marLeft w:val="0"/>
      <w:marRight w:val="0"/>
      <w:marTop w:val="0"/>
      <w:marBottom w:val="0"/>
      <w:divBdr>
        <w:top w:val="none" w:sz="0" w:space="0" w:color="auto"/>
        <w:left w:val="none" w:sz="0" w:space="0" w:color="auto"/>
        <w:bottom w:val="none" w:sz="0" w:space="0" w:color="auto"/>
        <w:right w:val="none" w:sz="0" w:space="0" w:color="auto"/>
      </w:divBdr>
    </w:div>
    <w:div w:id="189339197">
      <w:bodyDiv w:val="1"/>
      <w:marLeft w:val="0"/>
      <w:marRight w:val="0"/>
      <w:marTop w:val="0"/>
      <w:marBottom w:val="0"/>
      <w:divBdr>
        <w:top w:val="none" w:sz="0" w:space="0" w:color="auto"/>
        <w:left w:val="none" w:sz="0" w:space="0" w:color="auto"/>
        <w:bottom w:val="none" w:sz="0" w:space="0" w:color="auto"/>
        <w:right w:val="none" w:sz="0" w:space="0" w:color="auto"/>
      </w:divBdr>
    </w:div>
    <w:div w:id="190529867">
      <w:bodyDiv w:val="1"/>
      <w:marLeft w:val="0"/>
      <w:marRight w:val="0"/>
      <w:marTop w:val="0"/>
      <w:marBottom w:val="0"/>
      <w:divBdr>
        <w:top w:val="none" w:sz="0" w:space="0" w:color="auto"/>
        <w:left w:val="none" w:sz="0" w:space="0" w:color="auto"/>
        <w:bottom w:val="none" w:sz="0" w:space="0" w:color="auto"/>
        <w:right w:val="none" w:sz="0" w:space="0" w:color="auto"/>
      </w:divBdr>
    </w:div>
    <w:div w:id="192159320">
      <w:bodyDiv w:val="1"/>
      <w:marLeft w:val="0"/>
      <w:marRight w:val="0"/>
      <w:marTop w:val="0"/>
      <w:marBottom w:val="0"/>
      <w:divBdr>
        <w:top w:val="none" w:sz="0" w:space="0" w:color="auto"/>
        <w:left w:val="none" w:sz="0" w:space="0" w:color="auto"/>
        <w:bottom w:val="none" w:sz="0" w:space="0" w:color="auto"/>
        <w:right w:val="none" w:sz="0" w:space="0" w:color="auto"/>
      </w:divBdr>
    </w:div>
    <w:div w:id="192547362">
      <w:bodyDiv w:val="1"/>
      <w:marLeft w:val="0"/>
      <w:marRight w:val="0"/>
      <w:marTop w:val="0"/>
      <w:marBottom w:val="0"/>
      <w:divBdr>
        <w:top w:val="none" w:sz="0" w:space="0" w:color="auto"/>
        <w:left w:val="none" w:sz="0" w:space="0" w:color="auto"/>
        <w:bottom w:val="none" w:sz="0" w:space="0" w:color="auto"/>
        <w:right w:val="none" w:sz="0" w:space="0" w:color="auto"/>
      </w:divBdr>
    </w:div>
    <w:div w:id="193034541">
      <w:bodyDiv w:val="1"/>
      <w:marLeft w:val="0"/>
      <w:marRight w:val="0"/>
      <w:marTop w:val="0"/>
      <w:marBottom w:val="0"/>
      <w:divBdr>
        <w:top w:val="none" w:sz="0" w:space="0" w:color="auto"/>
        <w:left w:val="none" w:sz="0" w:space="0" w:color="auto"/>
        <w:bottom w:val="none" w:sz="0" w:space="0" w:color="auto"/>
        <w:right w:val="none" w:sz="0" w:space="0" w:color="auto"/>
      </w:divBdr>
    </w:div>
    <w:div w:id="193226899">
      <w:bodyDiv w:val="1"/>
      <w:marLeft w:val="0"/>
      <w:marRight w:val="0"/>
      <w:marTop w:val="0"/>
      <w:marBottom w:val="0"/>
      <w:divBdr>
        <w:top w:val="none" w:sz="0" w:space="0" w:color="auto"/>
        <w:left w:val="none" w:sz="0" w:space="0" w:color="auto"/>
        <w:bottom w:val="none" w:sz="0" w:space="0" w:color="auto"/>
        <w:right w:val="none" w:sz="0" w:space="0" w:color="auto"/>
      </w:divBdr>
    </w:div>
    <w:div w:id="193925007">
      <w:bodyDiv w:val="1"/>
      <w:marLeft w:val="0"/>
      <w:marRight w:val="0"/>
      <w:marTop w:val="0"/>
      <w:marBottom w:val="0"/>
      <w:divBdr>
        <w:top w:val="none" w:sz="0" w:space="0" w:color="auto"/>
        <w:left w:val="none" w:sz="0" w:space="0" w:color="auto"/>
        <w:bottom w:val="none" w:sz="0" w:space="0" w:color="auto"/>
        <w:right w:val="none" w:sz="0" w:space="0" w:color="auto"/>
      </w:divBdr>
    </w:div>
    <w:div w:id="193928827">
      <w:bodyDiv w:val="1"/>
      <w:marLeft w:val="0"/>
      <w:marRight w:val="0"/>
      <w:marTop w:val="0"/>
      <w:marBottom w:val="0"/>
      <w:divBdr>
        <w:top w:val="none" w:sz="0" w:space="0" w:color="auto"/>
        <w:left w:val="none" w:sz="0" w:space="0" w:color="auto"/>
        <w:bottom w:val="none" w:sz="0" w:space="0" w:color="auto"/>
        <w:right w:val="none" w:sz="0" w:space="0" w:color="auto"/>
      </w:divBdr>
    </w:div>
    <w:div w:id="194076069">
      <w:bodyDiv w:val="1"/>
      <w:marLeft w:val="0"/>
      <w:marRight w:val="0"/>
      <w:marTop w:val="0"/>
      <w:marBottom w:val="0"/>
      <w:divBdr>
        <w:top w:val="none" w:sz="0" w:space="0" w:color="auto"/>
        <w:left w:val="none" w:sz="0" w:space="0" w:color="auto"/>
        <w:bottom w:val="none" w:sz="0" w:space="0" w:color="auto"/>
        <w:right w:val="none" w:sz="0" w:space="0" w:color="auto"/>
      </w:divBdr>
    </w:div>
    <w:div w:id="195894693">
      <w:bodyDiv w:val="1"/>
      <w:marLeft w:val="0"/>
      <w:marRight w:val="0"/>
      <w:marTop w:val="0"/>
      <w:marBottom w:val="0"/>
      <w:divBdr>
        <w:top w:val="none" w:sz="0" w:space="0" w:color="auto"/>
        <w:left w:val="none" w:sz="0" w:space="0" w:color="auto"/>
        <w:bottom w:val="none" w:sz="0" w:space="0" w:color="auto"/>
        <w:right w:val="none" w:sz="0" w:space="0" w:color="auto"/>
      </w:divBdr>
    </w:div>
    <w:div w:id="198058376">
      <w:bodyDiv w:val="1"/>
      <w:marLeft w:val="0"/>
      <w:marRight w:val="0"/>
      <w:marTop w:val="0"/>
      <w:marBottom w:val="0"/>
      <w:divBdr>
        <w:top w:val="none" w:sz="0" w:space="0" w:color="auto"/>
        <w:left w:val="none" w:sz="0" w:space="0" w:color="auto"/>
        <w:bottom w:val="none" w:sz="0" w:space="0" w:color="auto"/>
        <w:right w:val="none" w:sz="0" w:space="0" w:color="auto"/>
      </w:divBdr>
    </w:div>
    <w:div w:id="198317611">
      <w:bodyDiv w:val="1"/>
      <w:marLeft w:val="0"/>
      <w:marRight w:val="0"/>
      <w:marTop w:val="0"/>
      <w:marBottom w:val="0"/>
      <w:divBdr>
        <w:top w:val="none" w:sz="0" w:space="0" w:color="auto"/>
        <w:left w:val="none" w:sz="0" w:space="0" w:color="auto"/>
        <w:bottom w:val="none" w:sz="0" w:space="0" w:color="auto"/>
        <w:right w:val="none" w:sz="0" w:space="0" w:color="auto"/>
      </w:divBdr>
    </w:div>
    <w:div w:id="198663014">
      <w:bodyDiv w:val="1"/>
      <w:marLeft w:val="0"/>
      <w:marRight w:val="0"/>
      <w:marTop w:val="0"/>
      <w:marBottom w:val="0"/>
      <w:divBdr>
        <w:top w:val="none" w:sz="0" w:space="0" w:color="auto"/>
        <w:left w:val="none" w:sz="0" w:space="0" w:color="auto"/>
        <w:bottom w:val="none" w:sz="0" w:space="0" w:color="auto"/>
        <w:right w:val="none" w:sz="0" w:space="0" w:color="auto"/>
      </w:divBdr>
    </w:div>
    <w:div w:id="198903598">
      <w:bodyDiv w:val="1"/>
      <w:marLeft w:val="0"/>
      <w:marRight w:val="0"/>
      <w:marTop w:val="0"/>
      <w:marBottom w:val="0"/>
      <w:divBdr>
        <w:top w:val="none" w:sz="0" w:space="0" w:color="auto"/>
        <w:left w:val="none" w:sz="0" w:space="0" w:color="auto"/>
        <w:bottom w:val="none" w:sz="0" w:space="0" w:color="auto"/>
        <w:right w:val="none" w:sz="0" w:space="0" w:color="auto"/>
      </w:divBdr>
    </w:div>
    <w:div w:id="200358911">
      <w:bodyDiv w:val="1"/>
      <w:marLeft w:val="0"/>
      <w:marRight w:val="0"/>
      <w:marTop w:val="0"/>
      <w:marBottom w:val="0"/>
      <w:divBdr>
        <w:top w:val="none" w:sz="0" w:space="0" w:color="auto"/>
        <w:left w:val="none" w:sz="0" w:space="0" w:color="auto"/>
        <w:bottom w:val="none" w:sz="0" w:space="0" w:color="auto"/>
        <w:right w:val="none" w:sz="0" w:space="0" w:color="auto"/>
      </w:divBdr>
    </w:div>
    <w:div w:id="200944113">
      <w:bodyDiv w:val="1"/>
      <w:marLeft w:val="0"/>
      <w:marRight w:val="0"/>
      <w:marTop w:val="0"/>
      <w:marBottom w:val="0"/>
      <w:divBdr>
        <w:top w:val="none" w:sz="0" w:space="0" w:color="auto"/>
        <w:left w:val="none" w:sz="0" w:space="0" w:color="auto"/>
        <w:bottom w:val="none" w:sz="0" w:space="0" w:color="auto"/>
        <w:right w:val="none" w:sz="0" w:space="0" w:color="auto"/>
      </w:divBdr>
    </w:div>
    <w:div w:id="201065253">
      <w:bodyDiv w:val="1"/>
      <w:marLeft w:val="0"/>
      <w:marRight w:val="0"/>
      <w:marTop w:val="0"/>
      <w:marBottom w:val="0"/>
      <w:divBdr>
        <w:top w:val="none" w:sz="0" w:space="0" w:color="auto"/>
        <w:left w:val="none" w:sz="0" w:space="0" w:color="auto"/>
        <w:bottom w:val="none" w:sz="0" w:space="0" w:color="auto"/>
        <w:right w:val="none" w:sz="0" w:space="0" w:color="auto"/>
      </w:divBdr>
    </w:div>
    <w:div w:id="201600281">
      <w:bodyDiv w:val="1"/>
      <w:marLeft w:val="0"/>
      <w:marRight w:val="0"/>
      <w:marTop w:val="0"/>
      <w:marBottom w:val="0"/>
      <w:divBdr>
        <w:top w:val="none" w:sz="0" w:space="0" w:color="auto"/>
        <w:left w:val="none" w:sz="0" w:space="0" w:color="auto"/>
        <w:bottom w:val="none" w:sz="0" w:space="0" w:color="auto"/>
        <w:right w:val="none" w:sz="0" w:space="0" w:color="auto"/>
      </w:divBdr>
    </w:div>
    <w:div w:id="202328820">
      <w:bodyDiv w:val="1"/>
      <w:marLeft w:val="0"/>
      <w:marRight w:val="0"/>
      <w:marTop w:val="0"/>
      <w:marBottom w:val="0"/>
      <w:divBdr>
        <w:top w:val="none" w:sz="0" w:space="0" w:color="auto"/>
        <w:left w:val="none" w:sz="0" w:space="0" w:color="auto"/>
        <w:bottom w:val="none" w:sz="0" w:space="0" w:color="auto"/>
        <w:right w:val="none" w:sz="0" w:space="0" w:color="auto"/>
      </w:divBdr>
    </w:div>
    <w:div w:id="203176224">
      <w:bodyDiv w:val="1"/>
      <w:marLeft w:val="0"/>
      <w:marRight w:val="0"/>
      <w:marTop w:val="0"/>
      <w:marBottom w:val="0"/>
      <w:divBdr>
        <w:top w:val="none" w:sz="0" w:space="0" w:color="auto"/>
        <w:left w:val="none" w:sz="0" w:space="0" w:color="auto"/>
        <w:bottom w:val="none" w:sz="0" w:space="0" w:color="auto"/>
        <w:right w:val="none" w:sz="0" w:space="0" w:color="auto"/>
      </w:divBdr>
    </w:div>
    <w:div w:id="203713603">
      <w:bodyDiv w:val="1"/>
      <w:marLeft w:val="0"/>
      <w:marRight w:val="0"/>
      <w:marTop w:val="0"/>
      <w:marBottom w:val="0"/>
      <w:divBdr>
        <w:top w:val="none" w:sz="0" w:space="0" w:color="auto"/>
        <w:left w:val="none" w:sz="0" w:space="0" w:color="auto"/>
        <w:bottom w:val="none" w:sz="0" w:space="0" w:color="auto"/>
        <w:right w:val="none" w:sz="0" w:space="0" w:color="auto"/>
      </w:divBdr>
    </w:div>
    <w:div w:id="205335322">
      <w:bodyDiv w:val="1"/>
      <w:marLeft w:val="0"/>
      <w:marRight w:val="0"/>
      <w:marTop w:val="0"/>
      <w:marBottom w:val="0"/>
      <w:divBdr>
        <w:top w:val="none" w:sz="0" w:space="0" w:color="auto"/>
        <w:left w:val="none" w:sz="0" w:space="0" w:color="auto"/>
        <w:bottom w:val="none" w:sz="0" w:space="0" w:color="auto"/>
        <w:right w:val="none" w:sz="0" w:space="0" w:color="auto"/>
      </w:divBdr>
    </w:div>
    <w:div w:id="205412139">
      <w:bodyDiv w:val="1"/>
      <w:marLeft w:val="0"/>
      <w:marRight w:val="0"/>
      <w:marTop w:val="0"/>
      <w:marBottom w:val="0"/>
      <w:divBdr>
        <w:top w:val="none" w:sz="0" w:space="0" w:color="auto"/>
        <w:left w:val="none" w:sz="0" w:space="0" w:color="auto"/>
        <w:bottom w:val="none" w:sz="0" w:space="0" w:color="auto"/>
        <w:right w:val="none" w:sz="0" w:space="0" w:color="auto"/>
      </w:divBdr>
    </w:div>
    <w:div w:id="206258681">
      <w:bodyDiv w:val="1"/>
      <w:marLeft w:val="0"/>
      <w:marRight w:val="0"/>
      <w:marTop w:val="0"/>
      <w:marBottom w:val="0"/>
      <w:divBdr>
        <w:top w:val="none" w:sz="0" w:space="0" w:color="auto"/>
        <w:left w:val="none" w:sz="0" w:space="0" w:color="auto"/>
        <w:bottom w:val="none" w:sz="0" w:space="0" w:color="auto"/>
        <w:right w:val="none" w:sz="0" w:space="0" w:color="auto"/>
      </w:divBdr>
    </w:div>
    <w:div w:id="207183198">
      <w:bodyDiv w:val="1"/>
      <w:marLeft w:val="0"/>
      <w:marRight w:val="0"/>
      <w:marTop w:val="0"/>
      <w:marBottom w:val="0"/>
      <w:divBdr>
        <w:top w:val="none" w:sz="0" w:space="0" w:color="auto"/>
        <w:left w:val="none" w:sz="0" w:space="0" w:color="auto"/>
        <w:bottom w:val="none" w:sz="0" w:space="0" w:color="auto"/>
        <w:right w:val="none" w:sz="0" w:space="0" w:color="auto"/>
      </w:divBdr>
    </w:div>
    <w:div w:id="207301867">
      <w:bodyDiv w:val="1"/>
      <w:marLeft w:val="0"/>
      <w:marRight w:val="0"/>
      <w:marTop w:val="0"/>
      <w:marBottom w:val="0"/>
      <w:divBdr>
        <w:top w:val="none" w:sz="0" w:space="0" w:color="auto"/>
        <w:left w:val="none" w:sz="0" w:space="0" w:color="auto"/>
        <w:bottom w:val="none" w:sz="0" w:space="0" w:color="auto"/>
        <w:right w:val="none" w:sz="0" w:space="0" w:color="auto"/>
      </w:divBdr>
    </w:div>
    <w:div w:id="207381164">
      <w:bodyDiv w:val="1"/>
      <w:marLeft w:val="0"/>
      <w:marRight w:val="0"/>
      <w:marTop w:val="0"/>
      <w:marBottom w:val="0"/>
      <w:divBdr>
        <w:top w:val="none" w:sz="0" w:space="0" w:color="auto"/>
        <w:left w:val="none" w:sz="0" w:space="0" w:color="auto"/>
        <w:bottom w:val="none" w:sz="0" w:space="0" w:color="auto"/>
        <w:right w:val="none" w:sz="0" w:space="0" w:color="auto"/>
      </w:divBdr>
    </w:div>
    <w:div w:id="207494410">
      <w:bodyDiv w:val="1"/>
      <w:marLeft w:val="0"/>
      <w:marRight w:val="0"/>
      <w:marTop w:val="0"/>
      <w:marBottom w:val="0"/>
      <w:divBdr>
        <w:top w:val="none" w:sz="0" w:space="0" w:color="auto"/>
        <w:left w:val="none" w:sz="0" w:space="0" w:color="auto"/>
        <w:bottom w:val="none" w:sz="0" w:space="0" w:color="auto"/>
        <w:right w:val="none" w:sz="0" w:space="0" w:color="auto"/>
      </w:divBdr>
    </w:div>
    <w:div w:id="207765111">
      <w:bodyDiv w:val="1"/>
      <w:marLeft w:val="0"/>
      <w:marRight w:val="0"/>
      <w:marTop w:val="0"/>
      <w:marBottom w:val="0"/>
      <w:divBdr>
        <w:top w:val="none" w:sz="0" w:space="0" w:color="auto"/>
        <w:left w:val="none" w:sz="0" w:space="0" w:color="auto"/>
        <w:bottom w:val="none" w:sz="0" w:space="0" w:color="auto"/>
        <w:right w:val="none" w:sz="0" w:space="0" w:color="auto"/>
      </w:divBdr>
    </w:div>
    <w:div w:id="207767546">
      <w:bodyDiv w:val="1"/>
      <w:marLeft w:val="0"/>
      <w:marRight w:val="0"/>
      <w:marTop w:val="0"/>
      <w:marBottom w:val="0"/>
      <w:divBdr>
        <w:top w:val="none" w:sz="0" w:space="0" w:color="auto"/>
        <w:left w:val="none" w:sz="0" w:space="0" w:color="auto"/>
        <w:bottom w:val="none" w:sz="0" w:space="0" w:color="auto"/>
        <w:right w:val="none" w:sz="0" w:space="0" w:color="auto"/>
      </w:divBdr>
    </w:div>
    <w:div w:id="208148486">
      <w:bodyDiv w:val="1"/>
      <w:marLeft w:val="0"/>
      <w:marRight w:val="0"/>
      <w:marTop w:val="0"/>
      <w:marBottom w:val="0"/>
      <w:divBdr>
        <w:top w:val="none" w:sz="0" w:space="0" w:color="auto"/>
        <w:left w:val="none" w:sz="0" w:space="0" w:color="auto"/>
        <w:bottom w:val="none" w:sz="0" w:space="0" w:color="auto"/>
        <w:right w:val="none" w:sz="0" w:space="0" w:color="auto"/>
      </w:divBdr>
    </w:div>
    <w:div w:id="208422145">
      <w:bodyDiv w:val="1"/>
      <w:marLeft w:val="0"/>
      <w:marRight w:val="0"/>
      <w:marTop w:val="0"/>
      <w:marBottom w:val="0"/>
      <w:divBdr>
        <w:top w:val="none" w:sz="0" w:space="0" w:color="auto"/>
        <w:left w:val="none" w:sz="0" w:space="0" w:color="auto"/>
        <w:bottom w:val="none" w:sz="0" w:space="0" w:color="auto"/>
        <w:right w:val="none" w:sz="0" w:space="0" w:color="auto"/>
      </w:divBdr>
    </w:div>
    <w:div w:id="208929113">
      <w:bodyDiv w:val="1"/>
      <w:marLeft w:val="0"/>
      <w:marRight w:val="0"/>
      <w:marTop w:val="0"/>
      <w:marBottom w:val="0"/>
      <w:divBdr>
        <w:top w:val="none" w:sz="0" w:space="0" w:color="auto"/>
        <w:left w:val="none" w:sz="0" w:space="0" w:color="auto"/>
        <w:bottom w:val="none" w:sz="0" w:space="0" w:color="auto"/>
        <w:right w:val="none" w:sz="0" w:space="0" w:color="auto"/>
      </w:divBdr>
    </w:div>
    <w:div w:id="209272455">
      <w:bodyDiv w:val="1"/>
      <w:marLeft w:val="0"/>
      <w:marRight w:val="0"/>
      <w:marTop w:val="0"/>
      <w:marBottom w:val="0"/>
      <w:divBdr>
        <w:top w:val="none" w:sz="0" w:space="0" w:color="auto"/>
        <w:left w:val="none" w:sz="0" w:space="0" w:color="auto"/>
        <w:bottom w:val="none" w:sz="0" w:space="0" w:color="auto"/>
        <w:right w:val="none" w:sz="0" w:space="0" w:color="auto"/>
      </w:divBdr>
    </w:div>
    <w:div w:id="209460513">
      <w:bodyDiv w:val="1"/>
      <w:marLeft w:val="0"/>
      <w:marRight w:val="0"/>
      <w:marTop w:val="0"/>
      <w:marBottom w:val="0"/>
      <w:divBdr>
        <w:top w:val="none" w:sz="0" w:space="0" w:color="auto"/>
        <w:left w:val="none" w:sz="0" w:space="0" w:color="auto"/>
        <w:bottom w:val="none" w:sz="0" w:space="0" w:color="auto"/>
        <w:right w:val="none" w:sz="0" w:space="0" w:color="auto"/>
      </w:divBdr>
    </w:div>
    <w:div w:id="209464885">
      <w:bodyDiv w:val="1"/>
      <w:marLeft w:val="0"/>
      <w:marRight w:val="0"/>
      <w:marTop w:val="0"/>
      <w:marBottom w:val="0"/>
      <w:divBdr>
        <w:top w:val="none" w:sz="0" w:space="0" w:color="auto"/>
        <w:left w:val="none" w:sz="0" w:space="0" w:color="auto"/>
        <w:bottom w:val="none" w:sz="0" w:space="0" w:color="auto"/>
        <w:right w:val="none" w:sz="0" w:space="0" w:color="auto"/>
      </w:divBdr>
    </w:div>
    <w:div w:id="210070271">
      <w:bodyDiv w:val="1"/>
      <w:marLeft w:val="0"/>
      <w:marRight w:val="0"/>
      <w:marTop w:val="0"/>
      <w:marBottom w:val="0"/>
      <w:divBdr>
        <w:top w:val="none" w:sz="0" w:space="0" w:color="auto"/>
        <w:left w:val="none" w:sz="0" w:space="0" w:color="auto"/>
        <w:bottom w:val="none" w:sz="0" w:space="0" w:color="auto"/>
        <w:right w:val="none" w:sz="0" w:space="0" w:color="auto"/>
      </w:divBdr>
    </w:div>
    <w:div w:id="210654769">
      <w:bodyDiv w:val="1"/>
      <w:marLeft w:val="0"/>
      <w:marRight w:val="0"/>
      <w:marTop w:val="0"/>
      <w:marBottom w:val="0"/>
      <w:divBdr>
        <w:top w:val="none" w:sz="0" w:space="0" w:color="auto"/>
        <w:left w:val="none" w:sz="0" w:space="0" w:color="auto"/>
        <w:bottom w:val="none" w:sz="0" w:space="0" w:color="auto"/>
        <w:right w:val="none" w:sz="0" w:space="0" w:color="auto"/>
      </w:divBdr>
    </w:div>
    <w:div w:id="211238085">
      <w:bodyDiv w:val="1"/>
      <w:marLeft w:val="0"/>
      <w:marRight w:val="0"/>
      <w:marTop w:val="0"/>
      <w:marBottom w:val="0"/>
      <w:divBdr>
        <w:top w:val="none" w:sz="0" w:space="0" w:color="auto"/>
        <w:left w:val="none" w:sz="0" w:space="0" w:color="auto"/>
        <w:bottom w:val="none" w:sz="0" w:space="0" w:color="auto"/>
        <w:right w:val="none" w:sz="0" w:space="0" w:color="auto"/>
      </w:divBdr>
    </w:div>
    <w:div w:id="211427496">
      <w:bodyDiv w:val="1"/>
      <w:marLeft w:val="0"/>
      <w:marRight w:val="0"/>
      <w:marTop w:val="0"/>
      <w:marBottom w:val="0"/>
      <w:divBdr>
        <w:top w:val="none" w:sz="0" w:space="0" w:color="auto"/>
        <w:left w:val="none" w:sz="0" w:space="0" w:color="auto"/>
        <w:bottom w:val="none" w:sz="0" w:space="0" w:color="auto"/>
        <w:right w:val="none" w:sz="0" w:space="0" w:color="auto"/>
      </w:divBdr>
    </w:div>
    <w:div w:id="211580821">
      <w:bodyDiv w:val="1"/>
      <w:marLeft w:val="0"/>
      <w:marRight w:val="0"/>
      <w:marTop w:val="0"/>
      <w:marBottom w:val="0"/>
      <w:divBdr>
        <w:top w:val="none" w:sz="0" w:space="0" w:color="auto"/>
        <w:left w:val="none" w:sz="0" w:space="0" w:color="auto"/>
        <w:bottom w:val="none" w:sz="0" w:space="0" w:color="auto"/>
        <w:right w:val="none" w:sz="0" w:space="0" w:color="auto"/>
      </w:divBdr>
    </w:div>
    <w:div w:id="212160419">
      <w:bodyDiv w:val="1"/>
      <w:marLeft w:val="0"/>
      <w:marRight w:val="0"/>
      <w:marTop w:val="0"/>
      <w:marBottom w:val="0"/>
      <w:divBdr>
        <w:top w:val="none" w:sz="0" w:space="0" w:color="auto"/>
        <w:left w:val="none" w:sz="0" w:space="0" w:color="auto"/>
        <w:bottom w:val="none" w:sz="0" w:space="0" w:color="auto"/>
        <w:right w:val="none" w:sz="0" w:space="0" w:color="auto"/>
      </w:divBdr>
    </w:div>
    <w:div w:id="214202195">
      <w:bodyDiv w:val="1"/>
      <w:marLeft w:val="0"/>
      <w:marRight w:val="0"/>
      <w:marTop w:val="0"/>
      <w:marBottom w:val="0"/>
      <w:divBdr>
        <w:top w:val="none" w:sz="0" w:space="0" w:color="auto"/>
        <w:left w:val="none" w:sz="0" w:space="0" w:color="auto"/>
        <w:bottom w:val="none" w:sz="0" w:space="0" w:color="auto"/>
        <w:right w:val="none" w:sz="0" w:space="0" w:color="auto"/>
      </w:divBdr>
    </w:div>
    <w:div w:id="214388786">
      <w:bodyDiv w:val="1"/>
      <w:marLeft w:val="0"/>
      <w:marRight w:val="0"/>
      <w:marTop w:val="0"/>
      <w:marBottom w:val="0"/>
      <w:divBdr>
        <w:top w:val="none" w:sz="0" w:space="0" w:color="auto"/>
        <w:left w:val="none" w:sz="0" w:space="0" w:color="auto"/>
        <w:bottom w:val="none" w:sz="0" w:space="0" w:color="auto"/>
        <w:right w:val="none" w:sz="0" w:space="0" w:color="auto"/>
      </w:divBdr>
    </w:div>
    <w:div w:id="214391284">
      <w:bodyDiv w:val="1"/>
      <w:marLeft w:val="0"/>
      <w:marRight w:val="0"/>
      <w:marTop w:val="0"/>
      <w:marBottom w:val="0"/>
      <w:divBdr>
        <w:top w:val="none" w:sz="0" w:space="0" w:color="auto"/>
        <w:left w:val="none" w:sz="0" w:space="0" w:color="auto"/>
        <w:bottom w:val="none" w:sz="0" w:space="0" w:color="auto"/>
        <w:right w:val="none" w:sz="0" w:space="0" w:color="auto"/>
      </w:divBdr>
    </w:div>
    <w:div w:id="214514869">
      <w:bodyDiv w:val="1"/>
      <w:marLeft w:val="0"/>
      <w:marRight w:val="0"/>
      <w:marTop w:val="0"/>
      <w:marBottom w:val="0"/>
      <w:divBdr>
        <w:top w:val="none" w:sz="0" w:space="0" w:color="auto"/>
        <w:left w:val="none" w:sz="0" w:space="0" w:color="auto"/>
        <w:bottom w:val="none" w:sz="0" w:space="0" w:color="auto"/>
        <w:right w:val="none" w:sz="0" w:space="0" w:color="auto"/>
      </w:divBdr>
    </w:div>
    <w:div w:id="215091130">
      <w:bodyDiv w:val="1"/>
      <w:marLeft w:val="0"/>
      <w:marRight w:val="0"/>
      <w:marTop w:val="0"/>
      <w:marBottom w:val="0"/>
      <w:divBdr>
        <w:top w:val="none" w:sz="0" w:space="0" w:color="auto"/>
        <w:left w:val="none" w:sz="0" w:space="0" w:color="auto"/>
        <w:bottom w:val="none" w:sz="0" w:space="0" w:color="auto"/>
        <w:right w:val="none" w:sz="0" w:space="0" w:color="auto"/>
      </w:divBdr>
    </w:div>
    <w:div w:id="216013373">
      <w:bodyDiv w:val="1"/>
      <w:marLeft w:val="0"/>
      <w:marRight w:val="0"/>
      <w:marTop w:val="0"/>
      <w:marBottom w:val="0"/>
      <w:divBdr>
        <w:top w:val="none" w:sz="0" w:space="0" w:color="auto"/>
        <w:left w:val="none" w:sz="0" w:space="0" w:color="auto"/>
        <w:bottom w:val="none" w:sz="0" w:space="0" w:color="auto"/>
        <w:right w:val="none" w:sz="0" w:space="0" w:color="auto"/>
      </w:divBdr>
    </w:div>
    <w:div w:id="216935283">
      <w:bodyDiv w:val="1"/>
      <w:marLeft w:val="0"/>
      <w:marRight w:val="0"/>
      <w:marTop w:val="0"/>
      <w:marBottom w:val="0"/>
      <w:divBdr>
        <w:top w:val="none" w:sz="0" w:space="0" w:color="auto"/>
        <w:left w:val="none" w:sz="0" w:space="0" w:color="auto"/>
        <w:bottom w:val="none" w:sz="0" w:space="0" w:color="auto"/>
        <w:right w:val="none" w:sz="0" w:space="0" w:color="auto"/>
      </w:divBdr>
    </w:div>
    <w:div w:id="217086261">
      <w:bodyDiv w:val="1"/>
      <w:marLeft w:val="0"/>
      <w:marRight w:val="0"/>
      <w:marTop w:val="0"/>
      <w:marBottom w:val="0"/>
      <w:divBdr>
        <w:top w:val="none" w:sz="0" w:space="0" w:color="auto"/>
        <w:left w:val="none" w:sz="0" w:space="0" w:color="auto"/>
        <w:bottom w:val="none" w:sz="0" w:space="0" w:color="auto"/>
        <w:right w:val="none" w:sz="0" w:space="0" w:color="auto"/>
      </w:divBdr>
    </w:div>
    <w:div w:id="217210606">
      <w:bodyDiv w:val="1"/>
      <w:marLeft w:val="0"/>
      <w:marRight w:val="0"/>
      <w:marTop w:val="0"/>
      <w:marBottom w:val="0"/>
      <w:divBdr>
        <w:top w:val="none" w:sz="0" w:space="0" w:color="auto"/>
        <w:left w:val="none" w:sz="0" w:space="0" w:color="auto"/>
        <w:bottom w:val="none" w:sz="0" w:space="0" w:color="auto"/>
        <w:right w:val="none" w:sz="0" w:space="0" w:color="auto"/>
      </w:divBdr>
    </w:div>
    <w:div w:id="217405501">
      <w:bodyDiv w:val="1"/>
      <w:marLeft w:val="0"/>
      <w:marRight w:val="0"/>
      <w:marTop w:val="0"/>
      <w:marBottom w:val="0"/>
      <w:divBdr>
        <w:top w:val="none" w:sz="0" w:space="0" w:color="auto"/>
        <w:left w:val="none" w:sz="0" w:space="0" w:color="auto"/>
        <w:bottom w:val="none" w:sz="0" w:space="0" w:color="auto"/>
        <w:right w:val="none" w:sz="0" w:space="0" w:color="auto"/>
      </w:divBdr>
    </w:div>
    <w:div w:id="217517356">
      <w:bodyDiv w:val="1"/>
      <w:marLeft w:val="0"/>
      <w:marRight w:val="0"/>
      <w:marTop w:val="0"/>
      <w:marBottom w:val="0"/>
      <w:divBdr>
        <w:top w:val="none" w:sz="0" w:space="0" w:color="auto"/>
        <w:left w:val="none" w:sz="0" w:space="0" w:color="auto"/>
        <w:bottom w:val="none" w:sz="0" w:space="0" w:color="auto"/>
        <w:right w:val="none" w:sz="0" w:space="0" w:color="auto"/>
      </w:divBdr>
    </w:div>
    <w:div w:id="217595322">
      <w:bodyDiv w:val="1"/>
      <w:marLeft w:val="0"/>
      <w:marRight w:val="0"/>
      <w:marTop w:val="0"/>
      <w:marBottom w:val="0"/>
      <w:divBdr>
        <w:top w:val="none" w:sz="0" w:space="0" w:color="auto"/>
        <w:left w:val="none" w:sz="0" w:space="0" w:color="auto"/>
        <w:bottom w:val="none" w:sz="0" w:space="0" w:color="auto"/>
        <w:right w:val="none" w:sz="0" w:space="0" w:color="auto"/>
      </w:divBdr>
    </w:div>
    <w:div w:id="217740209">
      <w:bodyDiv w:val="1"/>
      <w:marLeft w:val="0"/>
      <w:marRight w:val="0"/>
      <w:marTop w:val="0"/>
      <w:marBottom w:val="0"/>
      <w:divBdr>
        <w:top w:val="none" w:sz="0" w:space="0" w:color="auto"/>
        <w:left w:val="none" w:sz="0" w:space="0" w:color="auto"/>
        <w:bottom w:val="none" w:sz="0" w:space="0" w:color="auto"/>
        <w:right w:val="none" w:sz="0" w:space="0" w:color="auto"/>
      </w:divBdr>
    </w:div>
    <w:div w:id="218134124">
      <w:bodyDiv w:val="1"/>
      <w:marLeft w:val="0"/>
      <w:marRight w:val="0"/>
      <w:marTop w:val="0"/>
      <w:marBottom w:val="0"/>
      <w:divBdr>
        <w:top w:val="none" w:sz="0" w:space="0" w:color="auto"/>
        <w:left w:val="none" w:sz="0" w:space="0" w:color="auto"/>
        <w:bottom w:val="none" w:sz="0" w:space="0" w:color="auto"/>
        <w:right w:val="none" w:sz="0" w:space="0" w:color="auto"/>
      </w:divBdr>
    </w:div>
    <w:div w:id="218638995">
      <w:bodyDiv w:val="1"/>
      <w:marLeft w:val="0"/>
      <w:marRight w:val="0"/>
      <w:marTop w:val="0"/>
      <w:marBottom w:val="0"/>
      <w:divBdr>
        <w:top w:val="none" w:sz="0" w:space="0" w:color="auto"/>
        <w:left w:val="none" w:sz="0" w:space="0" w:color="auto"/>
        <w:bottom w:val="none" w:sz="0" w:space="0" w:color="auto"/>
        <w:right w:val="none" w:sz="0" w:space="0" w:color="auto"/>
      </w:divBdr>
    </w:div>
    <w:div w:id="219486942">
      <w:bodyDiv w:val="1"/>
      <w:marLeft w:val="0"/>
      <w:marRight w:val="0"/>
      <w:marTop w:val="0"/>
      <w:marBottom w:val="0"/>
      <w:divBdr>
        <w:top w:val="none" w:sz="0" w:space="0" w:color="auto"/>
        <w:left w:val="none" w:sz="0" w:space="0" w:color="auto"/>
        <w:bottom w:val="none" w:sz="0" w:space="0" w:color="auto"/>
        <w:right w:val="none" w:sz="0" w:space="0" w:color="auto"/>
      </w:divBdr>
    </w:div>
    <w:div w:id="219630185">
      <w:bodyDiv w:val="1"/>
      <w:marLeft w:val="0"/>
      <w:marRight w:val="0"/>
      <w:marTop w:val="0"/>
      <w:marBottom w:val="0"/>
      <w:divBdr>
        <w:top w:val="none" w:sz="0" w:space="0" w:color="auto"/>
        <w:left w:val="none" w:sz="0" w:space="0" w:color="auto"/>
        <w:bottom w:val="none" w:sz="0" w:space="0" w:color="auto"/>
        <w:right w:val="none" w:sz="0" w:space="0" w:color="auto"/>
      </w:divBdr>
    </w:div>
    <w:div w:id="221060341">
      <w:bodyDiv w:val="1"/>
      <w:marLeft w:val="0"/>
      <w:marRight w:val="0"/>
      <w:marTop w:val="0"/>
      <w:marBottom w:val="0"/>
      <w:divBdr>
        <w:top w:val="none" w:sz="0" w:space="0" w:color="auto"/>
        <w:left w:val="none" w:sz="0" w:space="0" w:color="auto"/>
        <w:bottom w:val="none" w:sz="0" w:space="0" w:color="auto"/>
        <w:right w:val="none" w:sz="0" w:space="0" w:color="auto"/>
      </w:divBdr>
    </w:div>
    <w:div w:id="221135491">
      <w:bodyDiv w:val="1"/>
      <w:marLeft w:val="0"/>
      <w:marRight w:val="0"/>
      <w:marTop w:val="0"/>
      <w:marBottom w:val="0"/>
      <w:divBdr>
        <w:top w:val="none" w:sz="0" w:space="0" w:color="auto"/>
        <w:left w:val="none" w:sz="0" w:space="0" w:color="auto"/>
        <w:bottom w:val="none" w:sz="0" w:space="0" w:color="auto"/>
        <w:right w:val="none" w:sz="0" w:space="0" w:color="auto"/>
      </w:divBdr>
    </w:div>
    <w:div w:id="222638159">
      <w:bodyDiv w:val="1"/>
      <w:marLeft w:val="0"/>
      <w:marRight w:val="0"/>
      <w:marTop w:val="0"/>
      <w:marBottom w:val="0"/>
      <w:divBdr>
        <w:top w:val="none" w:sz="0" w:space="0" w:color="auto"/>
        <w:left w:val="none" w:sz="0" w:space="0" w:color="auto"/>
        <w:bottom w:val="none" w:sz="0" w:space="0" w:color="auto"/>
        <w:right w:val="none" w:sz="0" w:space="0" w:color="auto"/>
      </w:divBdr>
    </w:div>
    <w:div w:id="223413520">
      <w:bodyDiv w:val="1"/>
      <w:marLeft w:val="0"/>
      <w:marRight w:val="0"/>
      <w:marTop w:val="0"/>
      <w:marBottom w:val="0"/>
      <w:divBdr>
        <w:top w:val="none" w:sz="0" w:space="0" w:color="auto"/>
        <w:left w:val="none" w:sz="0" w:space="0" w:color="auto"/>
        <w:bottom w:val="none" w:sz="0" w:space="0" w:color="auto"/>
        <w:right w:val="none" w:sz="0" w:space="0" w:color="auto"/>
      </w:divBdr>
    </w:div>
    <w:div w:id="225074636">
      <w:bodyDiv w:val="1"/>
      <w:marLeft w:val="0"/>
      <w:marRight w:val="0"/>
      <w:marTop w:val="0"/>
      <w:marBottom w:val="0"/>
      <w:divBdr>
        <w:top w:val="none" w:sz="0" w:space="0" w:color="auto"/>
        <w:left w:val="none" w:sz="0" w:space="0" w:color="auto"/>
        <w:bottom w:val="none" w:sz="0" w:space="0" w:color="auto"/>
        <w:right w:val="none" w:sz="0" w:space="0" w:color="auto"/>
      </w:divBdr>
    </w:div>
    <w:div w:id="225267752">
      <w:bodyDiv w:val="1"/>
      <w:marLeft w:val="0"/>
      <w:marRight w:val="0"/>
      <w:marTop w:val="0"/>
      <w:marBottom w:val="0"/>
      <w:divBdr>
        <w:top w:val="none" w:sz="0" w:space="0" w:color="auto"/>
        <w:left w:val="none" w:sz="0" w:space="0" w:color="auto"/>
        <w:bottom w:val="none" w:sz="0" w:space="0" w:color="auto"/>
        <w:right w:val="none" w:sz="0" w:space="0" w:color="auto"/>
      </w:divBdr>
    </w:div>
    <w:div w:id="225839735">
      <w:bodyDiv w:val="1"/>
      <w:marLeft w:val="0"/>
      <w:marRight w:val="0"/>
      <w:marTop w:val="0"/>
      <w:marBottom w:val="0"/>
      <w:divBdr>
        <w:top w:val="none" w:sz="0" w:space="0" w:color="auto"/>
        <w:left w:val="none" w:sz="0" w:space="0" w:color="auto"/>
        <w:bottom w:val="none" w:sz="0" w:space="0" w:color="auto"/>
        <w:right w:val="none" w:sz="0" w:space="0" w:color="auto"/>
      </w:divBdr>
    </w:div>
    <w:div w:id="226500465">
      <w:bodyDiv w:val="1"/>
      <w:marLeft w:val="0"/>
      <w:marRight w:val="0"/>
      <w:marTop w:val="0"/>
      <w:marBottom w:val="0"/>
      <w:divBdr>
        <w:top w:val="none" w:sz="0" w:space="0" w:color="auto"/>
        <w:left w:val="none" w:sz="0" w:space="0" w:color="auto"/>
        <w:bottom w:val="none" w:sz="0" w:space="0" w:color="auto"/>
        <w:right w:val="none" w:sz="0" w:space="0" w:color="auto"/>
      </w:divBdr>
    </w:div>
    <w:div w:id="226844303">
      <w:bodyDiv w:val="1"/>
      <w:marLeft w:val="0"/>
      <w:marRight w:val="0"/>
      <w:marTop w:val="0"/>
      <w:marBottom w:val="0"/>
      <w:divBdr>
        <w:top w:val="none" w:sz="0" w:space="0" w:color="auto"/>
        <w:left w:val="none" w:sz="0" w:space="0" w:color="auto"/>
        <w:bottom w:val="none" w:sz="0" w:space="0" w:color="auto"/>
        <w:right w:val="none" w:sz="0" w:space="0" w:color="auto"/>
      </w:divBdr>
    </w:div>
    <w:div w:id="226963323">
      <w:bodyDiv w:val="1"/>
      <w:marLeft w:val="0"/>
      <w:marRight w:val="0"/>
      <w:marTop w:val="0"/>
      <w:marBottom w:val="0"/>
      <w:divBdr>
        <w:top w:val="none" w:sz="0" w:space="0" w:color="auto"/>
        <w:left w:val="none" w:sz="0" w:space="0" w:color="auto"/>
        <w:bottom w:val="none" w:sz="0" w:space="0" w:color="auto"/>
        <w:right w:val="none" w:sz="0" w:space="0" w:color="auto"/>
      </w:divBdr>
    </w:div>
    <w:div w:id="227418386">
      <w:bodyDiv w:val="1"/>
      <w:marLeft w:val="0"/>
      <w:marRight w:val="0"/>
      <w:marTop w:val="0"/>
      <w:marBottom w:val="0"/>
      <w:divBdr>
        <w:top w:val="none" w:sz="0" w:space="0" w:color="auto"/>
        <w:left w:val="none" w:sz="0" w:space="0" w:color="auto"/>
        <w:bottom w:val="none" w:sz="0" w:space="0" w:color="auto"/>
        <w:right w:val="none" w:sz="0" w:space="0" w:color="auto"/>
      </w:divBdr>
    </w:div>
    <w:div w:id="227692361">
      <w:bodyDiv w:val="1"/>
      <w:marLeft w:val="0"/>
      <w:marRight w:val="0"/>
      <w:marTop w:val="0"/>
      <w:marBottom w:val="0"/>
      <w:divBdr>
        <w:top w:val="none" w:sz="0" w:space="0" w:color="auto"/>
        <w:left w:val="none" w:sz="0" w:space="0" w:color="auto"/>
        <w:bottom w:val="none" w:sz="0" w:space="0" w:color="auto"/>
        <w:right w:val="none" w:sz="0" w:space="0" w:color="auto"/>
      </w:divBdr>
    </w:div>
    <w:div w:id="228076980">
      <w:bodyDiv w:val="1"/>
      <w:marLeft w:val="0"/>
      <w:marRight w:val="0"/>
      <w:marTop w:val="0"/>
      <w:marBottom w:val="0"/>
      <w:divBdr>
        <w:top w:val="none" w:sz="0" w:space="0" w:color="auto"/>
        <w:left w:val="none" w:sz="0" w:space="0" w:color="auto"/>
        <w:bottom w:val="none" w:sz="0" w:space="0" w:color="auto"/>
        <w:right w:val="none" w:sz="0" w:space="0" w:color="auto"/>
      </w:divBdr>
    </w:div>
    <w:div w:id="228079583">
      <w:bodyDiv w:val="1"/>
      <w:marLeft w:val="0"/>
      <w:marRight w:val="0"/>
      <w:marTop w:val="0"/>
      <w:marBottom w:val="0"/>
      <w:divBdr>
        <w:top w:val="none" w:sz="0" w:space="0" w:color="auto"/>
        <w:left w:val="none" w:sz="0" w:space="0" w:color="auto"/>
        <w:bottom w:val="none" w:sz="0" w:space="0" w:color="auto"/>
        <w:right w:val="none" w:sz="0" w:space="0" w:color="auto"/>
      </w:divBdr>
    </w:div>
    <w:div w:id="228463696">
      <w:bodyDiv w:val="1"/>
      <w:marLeft w:val="0"/>
      <w:marRight w:val="0"/>
      <w:marTop w:val="0"/>
      <w:marBottom w:val="0"/>
      <w:divBdr>
        <w:top w:val="none" w:sz="0" w:space="0" w:color="auto"/>
        <w:left w:val="none" w:sz="0" w:space="0" w:color="auto"/>
        <w:bottom w:val="none" w:sz="0" w:space="0" w:color="auto"/>
        <w:right w:val="none" w:sz="0" w:space="0" w:color="auto"/>
      </w:divBdr>
    </w:div>
    <w:div w:id="228738393">
      <w:bodyDiv w:val="1"/>
      <w:marLeft w:val="0"/>
      <w:marRight w:val="0"/>
      <w:marTop w:val="0"/>
      <w:marBottom w:val="0"/>
      <w:divBdr>
        <w:top w:val="none" w:sz="0" w:space="0" w:color="auto"/>
        <w:left w:val="none" w:sz="0" w:space="0" w:color="auto"/>
        <w:bottom w:val="none" w:sz="0" w:space="0" w:color="auto"/>
        <w:right w:val="none" w:sz="0" w:space="0" w:color="auto"/>
      </w:divBdr>
    </w:div>
    <w:div w:id="229117139">
      <w:bodyDiv w:val="1"/>
      <w:marLeft w:val="0"/>
      <w:marRight w:val="0"/>
      <w:marTop w:val="0"/>
      <w:marBottom w:val="0"/>
      <w:divBdr>
        <w:top w:val="none" w:sz="0" w:space="0" w:color="auto"/>
        <w:left w:val="none" w:sz="0" w:space="0" w:color="auto"/>
        <w:bottom w:val="none" w:sz="0" w:space="0" w:color="auto"/>
        <w:right w:val="none" w:sz="0" w:space="0" w:color="auto"/>
      </w:divBdr>
    </w:div>
    <w:div w:id="229660426">
      <w:bodyDiv w:val="1"/>
      <w:marLeft w:val="0"/>
      <w:marRight w:val="0"/>
      <w:marTop w:val="0"/>
      <w:marBottom w:val="0"/>
      <w:divBdr>
        <w:top w:val="none" w:sz="0" w:space="0" w:color="auto"/>
        <w:left w:val="none" w:sz="0" w:space="0" w:color="auto"/>
        <w:bottom w:val="none" w:sz="0" w:space="0" w:color="auto"/>
        <w:right w:val="none" w:sz="0" w:space="0" w:color="auto"/>
      </w:divBdr>
    </w:div>
    <w:div w:id="231159828">
      <w:bodyDiv w:val="1"/>
      <w:marLeft w:val="0"/>
      <w:marRight w:val="0"/>
      <w:marTop w:val="0"/>
      <w:marBottom w:val="0"/>
      <w:divBdr>
        <w:top w:val="none" w:sz="0" w:space="0" w:color="auto"/>
        <w:left w:val="none" w:sz="0" w:space="0" w:color="auto"/>
        <w:bottom w:val="none" w:sz="0" w:space="0" w:color="auto"/>
        <w:right w:val="none" w:sz="0" w:space="0" w:color="auto"/>
      </w:divBdr>
    </w:div>
    <w:div w:id="231700499">
      <w:bodyDiv w:val="1"/>
      <w:marLeft w:val="0"/>
      <w:marRight w:val="0"/>
      <w:marTop w:val="0"/>
      <w:marBottom w:val="0"/>
      <w:divBdr>
        <w:top w:val="none" w:sz="0" w:space="0" w:color="auto"/>
        <w:left w:val="none" w:sz="0" w:space="0" w:color="auto"/>
        <w:bottom w:val="none" w:sz="0" w:space="0" w:color="auto"/>
        <w:right w:val="none" w:sz="0" w:space="0" w:color="auto"/>
      </w:divBdr>
    </w:div>
    <w:div w:id="234167099">
      <w:bodyDiv w:val="1"/>
      <w:marLeft w:val="0"/>
      <w:marRight w:val="0"/>
      <w:marTop w:val="0"/>
      <w:marBottom w:val="0"/>
      <w:divBdr>
        <w:top w:val="none" w:sz="0" w:space="0" w:color="auto"/>
        <w:left w:val="none" w:sz="0" w:space="0" w:color="auto"/>
        <w:bottom w:val="none" w:sz="0" w:space="0" w:color="auto"/>
        <w:right w:val="none" w:sz="0" w:space="0" w:color="auto"/>
      </w:divBdr>
    </w:div>
    <w:div w:id="234554592">
      <w:bodyDiv w:val="1"/>
      <w:marLeft w:val="0"/>
      <w:marRight w:val="0"/>
      <w:marTop w:val="0"/>
      <w:marBottom w:val="0"/>
      <w:divBdr>
        <w:top w:val="none" w:sz="0" w:space="0" w:color="auto"/>
        <w:left w:val="none" w:sz="0" w:space="0" w:color="auto"/>
        <w:bottom w:val="none" w:sz="0" w:space="0" w:color="auto"/>
        <w:right w:val="none" w:sz="0" w:space="0" w:color="auto"/>
      </w:divBdr>
    </w:div>
    <w:div w:id="236670909">
      <w:bodyDiv w:val="1"/>
      <w:marLeft w:val="0"/>
      <w:marRight w:val="0"/>
      <w:marTop w:val="0"/>
      <w:marBottom w:val="0"/>
      <w:divBdr>
        <w:top w:val="none" w:sz="0" w:space="0" w:color="auto"/>
        <w:left w:val="none" w:sz="0" w:space="0" w:color="auto"/>
        <w:bottom w:val="none" w:sz="0" w:space="0" w:color="auto"/>
        <w:right w:val="none" w:sz="0" w:space="0" w:color="auto"/>
      </w:divBdr>
    </w:div>
    <w:div w:id="236941332">
      <w:bodyDiv w:val="1"/>
      <w:marLeft w:val="0"/>
      <w:marRight w:val="0"/>
      <w:marTop w:val="0"/>
      <w:marBottom w:val="0"/>
      <w:divBdr>
        <w:top w:val="none" w:sz="0" w:space="0" w:color="auto"/>
        <w:left w:val="none" w:sz="0" w:space="0" w:color="auto"/>
        <w:bottom w:val="none" w:sz="0" w:space="0" w:color="auto"/>
        <w:right w:val="none" w:sz="0" w:space="0" w:color="auto"/>
      </w:divBdr>
    </w:div>
    <w:div w:id="237594074">
      <w:bodyDiv w:val="1"/>
      <w:marLeft w:val="0"/>
      <w:marRight w:val="0"/>
      <w:marTop w:val="0"/>
      <w:marBottom w:val="0"/>
      <w:divBdr>
        <w:top w:val="none" w:sz="0" w:space="0" w:color="auto"/>
        <w:left w:val="none" w:sz="0" w:space="0" w:color="auto"/>
        <w:bottom w:val="none" w:sz="0" w:space="0" w:color="auto"/>
        <w:right w:val="none" w:sz="0" w:space="0" w:color="auto"/>
      </w:divBdr>
    </w:div>
    <w:div w:id="237985151">
      <w:bodyDiv w:val="1"/>
      <w:marLeft w:val="0"/>
      <w:marRight w:val="0"/>
      <w:marTop w:val="0"/>
      <w:marBottom w:val="0"/>
      <w:divBdr>
        <w:top w:val="none" w:sz="0" w:space="0" w:color="auto"/>
        <w:left w:val="none" w:sz="0" w:space="0" w:color="auto"/>
        <w:bottom w:val="none" w:sz="0" w:space="0" w:color="auto"/>
        <w:right w:val="none" w:sz="0" w:space="0" w:color="auto"/>
      </w:divBdr>
    </w:div>
    <w:div w:id="239020643">
      <w:bodyDiv w:val="1"/>
      <w:marLeft w:val="0"/>
      <w:marRight w:val="0"/>
      <w:marTop w:val="0"/>
      <w:marBottom w:val="0"/>
      <w:divBdr>
        <w:top w:val="none" w:sz="0" w:space="0" w:color="auto"/>
        <w:left w:val="none" w:sz="0" w:space="0" w:color="auto"/>
        <w:bottom w:val="none" w:sz="0" w:space="0" w:color="auto"/>
        <w:right w:val="none" w:sz="0" w:space="0" w:color="auto"/>
      </w:divBdr>
    </w:div>
    <w:div w:id="239796330">
      <w:bodyDiv w:val="1"/>
      <w:marLeft w:val="0"/>
      <w:marRight w:val="0"/>
      <w:marTop w:val="0"/>
      <w:marBottom w:val="0"/>
      <w:divBdr>
        <w:top w:val="none" w:sz="0" w:space="0" w:color="auto"/>
        <w:left w:val="none" w:sz="0" w:space="0" w:color="auto"/>
        <w:bottom w:val="none" w:sz="0" w:space="0" w:color="auto"/>
        <w:right w:val="none" w:sz="0" w:space="0" w:color="auto"/>
      </w:divBdr>
    </w:div>
    <w:div w:id="240070590">
      <w:bodyDiv w:val="1"/>
      <w:marLeft w:val="0"/>
      <w:marRight w:val="0"/>
      <w:marTop w:val="0"/>
      <w:marBottom w:val="0"/>
      <w:divBdr>
        <w:top w:val="none" w:sz="0" w:space="0" w:color="auto"/>
        <w:left w:val="none" w:sz="0" w:space="0" w:color="auto"/>
        <w:bottom w:val="none" w:sz="0" w:space="0" w:color="auto"/>
        <w:right w:val="none" w:sz="0" w:space="0" w:color="auto"/>
      </w:divBdr>
    </w:div>
    <w:div w:id="240795401">
      <w:bodyDiv w:val="1"/>
      <w:marLeft w:val="0"/>
      <w:marRight w:val="0"/>
      <w:marTop w:val="0"/>
      <w:marBottom w:val="0"/>
      <w:divBdr>
        <w:top w:val="none" w:sz="0" w:space="0" w:color="auto"/>
        <w:left w:val="none" w:sz="0" w:space="0" w:color="auto"/>
        <w:bottom w:val="none" w:sz="0" w:space="0" w:color="auto"/>
        <w:right w:val="none" w:sz="0" w:space="0" w:color="auto"/>
      </w:divBdr>
    </w:div>
    <w:div w:id="240994625">
      <w:bodyDiv w:val="1"/>
      <w:marLeft w:val="0"/>
      <w:marRight w:val="0"/>
      <w:marTop w:val="0"/>
      <w:marBottom w:val="0"/>
      <w:divBdr>
        <w:top w:val="none" w:sz="0" w:space="0" w:color="auto"/>
        <w:left w:val="none" w:sz="0" w:space="0" w:color="auto"/>
        <w:bottom w:val="none" w:sz="0" w:space="0" w:color="auto"/>
        <w:right w:val="none" w:sz="0" w:space="0" w:color="auto"/>
      </w:divBdr>
    </w:div>
    <w:div w:id="241110263">
      <w:bodyDiv w:val="1"/>
      <w:marLeft w:val="0"/>
      <w:marRight w:val="0"/>
      <w:marTop w:val="0"/>
      <w:marBottom w:val="0"/>
      <w:divBdr>
        <w:top w:val="none" w:sz="0" w:space="0" w:color="auto"/>
        <w:left w:val="none" w:sz="0" w:space="0" w:color="auto"/>
        <w:bottom w:val="none" w:sz="0" w:space="0" w:color="auto"/>
        <w:right w:val="none" w:sz="0" w:space="0" w:color="auto"/>
      </w:divBdr>
    </w:div>
    <w:div w:id="241372658">
      <w:bodyDiv w:val="1"/>
      <w:marLeft w:val="0"/>
      <w:marRight w:val="0"/>
      <w:marTop w:val="0"/>
      <w:marBottom w:val="0"/>
      <w:divBdr>
        <w:top w:val="none" w:sz="0" w:space="0" w:color="auto"/>
        <w:left w:val="none" w:sz="0" w:space="0" w:color="auto"/>
        <w:bottom w:val="none" w:sz="0" w:space="0" w:color="auto"/>
        <w:right w:val="none" w:sz="0" w:space="0" w:color="auto"/>
      </w:divBdr>
    </w:div>
    <w:div w:id="241720722">
      <w:bodyDiv w:val="1"/>
      <w:marLeft w:val="0"/>
      <w:marRight w:val="0"/>
      <w:marTop w:val="0"/>
      <w:marBottom w:val="0"/>
      <w:divBdr>
        <w:top w:val="none" w:sz="0" w:space="0" w:color="auto"/>
        <w:left w:val="none" w:sz="0" w:space="0" w:color="auto"/>
        <w:bottom w:val="none" w:sz="0" w:space="0" w:color="auto"/>
        <w:right w:val="none" w:sz="0" w:space="0" w:color="auto"/>
      </w:divBdr>
    </w:div>
    <w:div w:id="241722370">
      <w:bodyDiv w:val="1"/>
      <w:marLeft w:val="0"/>
      <w:marRight w:val="0"/>
      <w:marTop w:val="0"/>
      <w:marBottom w:val="0"/>
      <w:divBdr>
        <w:top w:val="none" w:sz="0" w:space="0" w:color="auto"/>
        <w:left w:val="none" w:sz="0" w:space="0" w:color="auto"/>
        <w:bottom w:val="none" w:sz="0" w:space="0" w:color="auto"/>
        <w:right w:val="none" w:sz="0" w:space="0" w:color="auto"/>
      </w:divBdr>
    </w:div>
    <w:div w:id="242036802">
      <w:bodyDiv w:val="1"/>
      <w:marLeft w:val="0"/>
      <w:marRight w:val="0"/>
      <w:marTop w:val="0"/>
      <w:marBottom w:val="0"/>
      <w:divBdr>
        <w:top w:val="none" w:sz="0" w:space="0" w:color="auto"/>
        <w:left w:val="none" w:sz="0" w:space="0" w:color="auto"/>
        <w:bottom w:val="none" w:sz="0" w:space="0" w:color="auto"/>
        <w:right w:val="none" w:sz="0" w:space="0" w:color="auto"/>
      </w:divBdr>
    </w:div>
    <w:div w:id="242640399">
      <w:bodyDiv w:val="1"/>
      <w:marLeft w:val="0"/>
      <w:marRight w:val="0"/>
      <w:marTop w:val="0"/>
      <w:marBottom w:val="0"/>
      <w:divBdr>
        <w:top w:val="none" w:sz="0" w:space="0" w:color="auto"/>
        <w:left w:val="none" w:sz="0" w:space="0" w:color="auto"/>
        <w:bottom w:val="none" w:sz="0" w:space="0" w:color="auto"/>
        <w:right w:val="none" w:sz="0" w:space="0" w:color="auto"/>
      </w:divBdr>
    </w:div>
    <w:div w:id="242957283">
      <w:bodyDiv w:val="1"/>
      <w:marLeft w:val="0"/>
      <w:marRight w:val="0"/>
      <w:marTop w:val="0"/>
      <w:marBottom w:val="0"/>
      <w:divBdr>
        <w:top w:val="none" w:sz="0" w:space="0" w:color="auto"/>
        <w:left w:val="none" w:sz="0" w:space="0" w:color="auto"/>
        <w:bottom w:val="none" w:sz="0" w:space="0" w:color="auto"/>
        <w:right w:val="none" w:sz="0" w:space="0" w:color="auto"/>
      </w:divBdr>
    </w:div>
    <w:div w:id="243608815">
      <w:bodyDiv w:val="1"/>
      <w:marLeft w:val="0"/>
      <w:marRight w:val="0"/>
      <w:marTop w:val="0"/>
      <w:marBottom w:val="0"/>
      <w:divBdr>
        <w:top w:val="none" w:sz="0" w:space="0" w:color="auto"/>
        <w:left w:val="none" w:sz="0" w:space="0" w:color="auto"/>
        <w:bottom w:val="none" w:sz="0" w:space="0" w:color="auto"/>
        <w:right w:val="none" w:sz="0" w:space="0" w:color="auto"/>
      </w:divBdr>
    </w:div>
    <w:div w:id="243687860">
      <w:bodyDiv w:val="1"/>
      <w:marLeft w:val="0"/>
      <w:marRight w:val="0"/>
      <w:marTop w:val="0"/>
      <w:marBottom w:val="0"/>
      <w:divBdr>
        <w:top w:val="none" w:sz="0" w:space="0" w:color="auto"/>
        <w:left w:val="none" w:sz="0" w:space="0" w:color="auto"/>
        <w:bottom w:val="none" w:sz="0" w:space="0" w:color="auto"/>
        <w:right w:val="none" w:sz="0" w:space="0" w:color="auto"/>
      </w:divBdr>
    </w:div>
    <w:div w:id="245573900">
      <w:bodyDiv w:val="1"/>
      <w:marLeft w:val="0"/>
      <w:marRight w:val="0"/>
      <w:marTop w:val="0"/>
      <w:marBottom w:val="0"/>
      <w:divBdr>
        <w:top w:val="none" w:sz="0" w:space="0" w:color="auto"/>
        <w:left w:val="none" w:sz="0" w:space="0" w:color="auto"/>
        <w:bottom w:val="none" w:sz="0" w:space="0" w:color="auto"/>
        <w:right w:val="none" w:sz="0" w:space="0" w:color="auto"/>
      </w:divBdr>
    </w:div>
    <w:div w:id="246039156">
      <w:bodyDiv w:val="1"/>
      <w:marLeft w:val="0"/>
      <w:marRight w:val="0"/>
      <w:marTop w:val="0"/>
      <w:marBottom w:val="0"/>
      <w:divBdr>
        <w:top w:val="none" w:sz="0" w:space="0" w:color="auto"/>
        <w:left w:val="none" w:sz="0" w:space="0" w:color="auto"/>
        <w:bottom w:val="none" w:sz="0" w:space="0" w:color="auto"/>
        <w:right w:val="none" w:sz="0" w:space="0" w:color="auto"/>
      </w:divBdr>
    </w:div>
    <w:div w:id="246379605">
      <w:bodyDiv w:val="1"/>
      <w:marLeft w:val="0"/>
      <w:marRight w:val="0"/>
      <w:marTop w:val="0"/>
      <w:marBottom w:val="0"/>
      <w:divBdr>
        <w:top w:val="none" w:sz="0" w:space="0" w:color="auto"/>
        <w:left w:val="none" w:sz="0" w:space="0" w:color="auto"/>
        <w:bottom w:val="none" w:sz="0" w:space="0" w:color="auto"/>
        <w:right w:val="none" w:sz="0" w:space="0" w:color="auto"/>
      </w:divBdr>
    </w:div>
    <w:div w:id="246697548">
      <w:bodyDiv w:val="1"/>
      <w:marLeft w:val="0"/>
      <w:marRight w:val="0"/>
      <w:marTop w:val="0"/>
      <w:marBottom w:val="0"/>
      <w:divBdr>
        <w:top w:val="none" w:sz="0" w:space="0" w:color="auto"/>
        <w:left w:val="none" w:sz="0" w:space="0" w:color="auto"/>
        <w:bottom w:val="none" w:sz="0" w:space="0" w:color="auto"/>
        <w:right w:val="none" w:sz="0" w:space="0" w:color="auto"/>
      </w:divBdr>
    </w:div>
    <w:div w:id="247083108">
      <w:bodyDiv w:val="1"/>
      <w:marLeft w:val="0"/>
      <w:marRight w:val="0"/>
      <w:marTop w:val="0"/>
      <w:marBottom w:val="0"/>
      <w:divBdr>
        <w:top w:val="none" w:sz="0" w:space="0" w:color="auto"/>
        <w:left w:val="none" w:sz="0" w:space="0" w:color="auto"/>
        <w:bottom w:val="none" w:sz="0" w:space="0" w:color="auto"/>
        <w:right w:val="none" w:sz="0" w:space="0" w:color="auto"/>
      </w:divBdr>
    </w:div>
    <w:div w:id="248004677">
      <w:bodyDiv w:val="1"/>
      <w:marLeft w:val="0"/>
      <w:marRight w:val="0"/>
      <w:marTop w:val="0"/>
      <w:marBottom w:val="0"/>
      <w:divBdr>
        <w:top w:val="none" w:sz="0" w:space="0" w:color="auto"/>
        <w:left w:val="none" w:sz="0" w:space="0" w:color="auto"/>
        <w:bottom w:val="none" w:sz="0" w:space="0" w:color="auto"/>
        <w:right w:val="none" w:sz="0" w:space="0" w:color="auto"/>
      </w:divBdr>
    </w:div>
    <w:div w:id="248079753">
      <w:bodyDiv w:val="1"/>
      <w:marLeft w:val="0"/>
      <w:marRight w:val="0"/>
      <w:marTop w:val="0"/>
      <w:marBottom w:val="0"/>
      <w:divBdr>
        <w:top w:val="none" w:sz="0" w:space="0" w:color="auto"/>
        <w:left w:val="none" w:sz="0" w:space="0" w:color="auto"/>
        <w:bottom w:val="none" w:sz="0" w:space="0" w:color="auto"/>
        <w:right w:val="none" w:sz="0" w:space="0" w:color="auto"/>
      </w:divBdr>
    </w:div>
    <w:div w:id="248201911">
      <w:bodyDiv w:val="1"/>
      <w:marLeft w:val="0"/>
      <w:marRight w:val="0"/>
      <w:marTop w:val="0"/>
      <w:marBottom w:val="0"/>
      <w:divBdr>
        <w:top w:val="none" w:sz="0" w:space="0" w:color="auto"/>
        <w:left w:val="none" w:sz="0" w:space="0" w:color="auto"/>
        <w:bottom w:val="none" w:sz="0" w:space="0" w:color="auto"/>
        <w:right w:val="none" w:sz="0" w:space="0" w:color="auto"/>
      </w:divBdr>
    </w:div>
    <w:div w:id="248275776">
      <w:bodyDiv w:val="1"/>
      <w:marLeft w:val="0"/>
      <w:marRight w:val="0"/>
      <w:marTop w:val="0"/>
      <w:marBottom w:val="0"/>
      <w:divBdr>
        <w:top w:val="none" w:sz="0" w:space="0" w:color="auto"/>
        <w:left w:val="none" w:sz="0" w:space="0" w:color="auto"/>
        <w:bottom w:val="none" w:sz="0" w:space="0" w:color="auto"/>
        <w:right w:val="none" w:sz="0" w:space="0" w:color="auto"/>
      </w:divBdr>
    </w:div>
    <w:div w:id="248394889">
      <w:bodyDiv w:val="1"/>
      <w:marLeft w:val="0"/>
      <w:marRight w:val="0"/>
      <w:marTop w:val="0"/>
      <w:marBottom w:val="0"/>
      <w:divBdr>
        <w:top w:val="none" w:sz="0" w:space="0" w:color="auto"/>
        <w:left w:val="none" w:sz="0" w:space="0" w:color="auto"/>
        <w:bottom w:val="none" w:sz="0" w:space="0" w:color="auto"/>
        <w:right w:val="none" w:sz="0" w:space="0" w:color="auto"/>
      </w:divBdr>
    </w:div>
    <w:div w:id="249317149">
      <w:bodyDiv w:val="1"/>
      <w:marLeft w:val="0"/>
      <w:marRight w:val="0"/>
      <w:marTop w:val="0"/>
      <w:marBottom w:val="0"/>
      <w:divBdr>
        <w:top w:val="none" w:sz="0" w:space="0" w:color="auto"/>
        <w:left w:val="none" w:sz="0" w:space="0" w:color="auto"/>
        <w:bottom w:val="none" w:sz="0" w:space="0" w:color="auto"/>
        <w:right w:val="none" w:sz="0" w:space="0" w:color="auto"/>
      </w:divBdr>
    </w:div>
    <w:div w:id="249430489">
      <w:bodyDiv w:val="1"/>
      <w:marLeft w:val="0"/>
      <w:marRight w:val="0"/>
      <w:marTop w:val="0"/>
      <w:marBottom w:val="0"/>
      <w:divBdr>
        <w:top w:val="none" w:sz="0" w:space="0" w:color="auto"/>
        <w:left w:val="none" w:sz="0" w:space="0" w:color="auto"/>
        <w:bottom w:val="none" w:sz="0" w:space="0" w:color="auto"/>
        <w:right w:val="none" w:sz="0" w:space="0" w:color="auto"/>
      </w:divBdr>
    </w:div>
    <w:div w:id="249823777">
      <w:bodyDiv w:val="1"/>
      <w:marLeft w:val="0"/>
      <w:marRight w:val="0"/>
      <w:marTop w:val="0"/>
      <w:marBottom w:val="0"/>
      <w:divBdr>
        <w:top w:val="none" w:sz="0" w:space="0" w:color="auto"/>
        <w:left w:val="none" w:sz="0" w:space="0" w:color="auto"/>
        <w:bottom w:val="none" w:sz="0" w:space="0" w:color="auto"/>
        <w:right w:val="none" w:sz="0" w:space="0" w:color="auto"/>
      </w:divBdr>
    </w:div>
    <w:div w:id="250941391">
      <w:bodyDiv w:val="1"/>
      <w:marLeft w:val="0"/>
      <w:marRight w:val="0"/>
      <w:marTop w:val="0"/>
      <w:marBottom w:val="0"/>
      <w:divBdr>
        <w:top w:val="none" w:sz="0" w:space="0" w:color="auto"/>
        <w:left w:val="none" w:sz="0" w:space="0" w:color="auto"/>
        <w:bottom w:val="none" w:sz="0" w:space="0" w:color="auto"/>
        <w:right w:val="none" w:sz="0" w:space="0" w:color="auto"/>
      </w:divBdr>
    </w:div>
    <w:div w:id="251207879">
      <w:bodyDiv w:val="1"/>
      <w:marLeft w:val="0"/>
      <w:marRight w:val="0"/>
      <w:marTop w:val="0"/>
      <w:marBottom w:val="0"/>
      <w:divBdr>
        <w:top w:val="none" w:sz="0" w:space="0" w:color="auto"/>
        <w:left w:val="none" w:sz="0" w:space="0" w:color="auto"/>
        <w:bottom w:val="none" w:sz="0" w:space="0" w:color="auto"/>
        <w:right w:val="none" w:sz="0" w:space="0" w:color="auto"/>
      </w:divBdr>
    </w:div>
    <w:div w:id="251276653">
      <w:bodyDiv w:val="1"/>
      <w:marLeft w:val="0"/>
      <w:marRight w:val="0"/>
      <w:marTop w:val="0"/>
      <w:marBottom w:val="0"/>
      <w:divBdr>
        <w:top w:val="none" w:sz="0" w:space="0" w:color="auto"/>
        <w:left w:val="none" w:sz="0" w:space="0" w:color="auto"/>
        <w:bottom w:val="none" w:sz="0" w:space="0" w:color="auto"/>
        <w:right w:val="none" w:sz="0" w:space="0" w:color="auto"/>
      </w:divBdr>
    </w:div>
    <w:div w:id="251477749">
      <w:bodyDiv w:val="1"/>
      <w:marLeft w:val="0"/>
      <w:marRight w:val="0"/>
      <w:marTop w:val="0"/>
      <w:marBottom w:val="0"/>
      <w:divBdr>
        <w:top w:val="none" w:sz="0" w:space="0" w:color="auto"/>
        <w:left w:val="none" w:sz="0" w:space="0" w:color="auto"/>
        <w:bottom w:val="none" w:sz="0" w:space="0" w:color="auto"/>
        <w:right w:val="none" w:sz="0" w:space="0" w:color="auto"/>
      </w:divBdr>
    </w:div>
    <w:div w:id="251593035">
      <w:bodyDiv w:val="1"/>
      <w:marLeft w:val="0"/>
      <w:marRight w:val="0"/>
      <w:marTop w:val="0"/>
      <w:marBottom w:val="0"/>
      <w:divBdr>
        <w:top w:val="none" w:sz="0" w:space="0" w:color="auto"/>
        <w:left w:val="none" w:sz="0" w:space="0" w:color="auto"/>
        <w:bottom w:val="none" w:sz="0" w:space="0" w:color="auto"/>
        <w:right w:val="none" w:sz="0" w:space="0" w:color="auto"/>
      </w:divBdr>
    </w:div>
    <w:div w:id="251665138">
      <w:bodyDiv w:val="1"/>
      <w:marLeft w:val="0"/>
      <w:marRight w:val="0"/>
      <w:marTop w:val="0"/>
      <w:marBottom w:val="0"/>
      <w:divBdr>
        <w:top w:val="none" w:sz="0" w:space="0" w:color="auto"/>
        <w:left w:val="none" w:sz="0" w:space="0" w:color="auto"/>
        <w:bottom w:val="none" w:sz="0" w:space="0" w:color="auto"/>
        <w:right w:val="none" w:sz="0" w:space="0" w:color="auto"/>
      </w:divBdr>
    </w:div>
    <w:div w:id="252059330">
      <w:bodyDiv w:val="1"/>
      <w:marLeft w:val="0"/>
      <w:marRight w:val="0"/>
      <w:marTop w:val="0"/>
      <w:marBottom w:val="0"/>
      <w:divBdr>
        <w:top w:val="none" w:sz="0" w:space="0" w:color="auto"/>
        <w:left w:val="none" w:sz="0" w:space="0" w:color="auto"/>
        <w:bottom w:val="none" w:sz="0" w:space="0" w:color="auto"/>
        <w:right w:val="none" w:sz="0" w:space="0" w:color="auto"/>
      </w:divBdr>
    </w:div>
    <w:div w:id="252517148">
      <w:bodyDiv w:val="1"/>
      <w:marLeft w:val="0"/>
      <w:marRight w:val="0"/>
      <w:marTop w:val="0"/>
      <w:marBottom w:val="0"/>
      <w:divBdr>
        <w:top w:val="none" w:sz="0" w:space="0" w:color="auto"/>
        <w:left w:val="none" w:sz="0" w:space="0" w:color="auto"/>
        <w:bottom w:val="none" w:sz="0" w:space="0" w:color="auto"/>
        <w:right w:val="none" w:sz="0" w:space="0" w:color="auto"/>
      </w:divBdr>
    </w:div>
    <w:div w:id="253245948">
      <w:bodyDiv w:val="1"/>
      <w:marLeft w:val="0"/>
      <w:marRight w:val="0"/>
      <w:marTop w:val="0"/>
      <w:marBottom w:val="0"/>
      <w:divBdr>
        <w:top w:val="none" w:sz="0" w:space="0" w:color="auto"/>
        <w:left w:val="none" w:sz="0" w:space="0" w:color="auto"/>
        <w:bottom w:val="none" w:sz="0" w:space="0" w:color="auto"/>
        <w:right w:val="none" w:sz="0" w:space="0" w:color="auto"/>
      </w:divBdr>
    </w:div>
    <w:div w:id="254020424">
      <w:bodyDiv w:val="1"/>
      <w:marLeft w:val="0"/>
      <w:marRight w:val="0"/>
      <w:marTop w:val="0"/>
      <w:marBottom w:val="0"/>
      <w:divBdr>
        <w:top w:val="none" w:sz="0" w:space="0" w:color="auto"/>
        <w:left w:val="none" w:sz="0" w:space="0" w:color="auto"/>
        <w:bottom w:val="none" w:sz="0" w:space="0" w:color="auto"/>
        <w:right w:val="none" w:sz="0" w:space="0" w:color="auto"/>
      </w:divBdr>
    </w:div>
    <w:div w:id="254243102">
      <w:bodyDiv w:val="1"/>
      <w:marLeft w:val="0"/>
      <w:marRight w:val="0"/>
      <w:marTop w:val="0"/>
      <w:marBottom w:val="0"/>
      <w:divBdr>
        <w:top w:val="none" w:sz="0" w:space="0" w:color="auto"/>
        <w:left w:val="none" w:sz="0" w:space="0" w:color="auto"/>
        <w:bottom w:val="none" w:sz="0" w:space="0" w:color="auto"/>
        <w:right w:val="none" w:sz="0" w:space="0" w:color="auto"/>
      </w:divBdr>
    </w:div>
    <w:div w:id="254290537">
      <w:bodyDiv w:val="1"/>
      <w:marLeft w:val="0"/>
      <w:marRight w:val="0"/>
      <w:marTop w:val="0"/>
      <w:marBottom w:val="0"/>
      <w:divBdr>
        <w:top w:val="none" w:sz="0" w:space="0" w:color="auto"/>
        <w:left w:val="none" w:sz="0" w:space="0" w:color="auto"/>
        <w:bottom w:val="none" w:sz="0" w:space="0" w:color="auto"/>
        <w:right w:val="none" w:sz="0" w:space="0" w:color="auto"/>
      </w:divBdr>
    </w:div>
    <w:div w:id="255133183">
      <w:bodyDiv w:val="1"/>
      <w:marLeft w:val="0"/>
      <w:marRight w:val="0"/>
      <w:marTop w:val="0"/>
      <w:marBottom w:val="0"/>
      <w:divBdr>
        <w:top w:val="none" w:sz="0" w:space="0" w:color="auto"/>
        <w:left w:val="none" w:sz="0" w:space="0" w:color="auto"/>
        <w:bottom w:val="none" w:sz="0" w:space="0" w:color="auto"/>
        <w:right w:val="none" w:sz="0" w:space="0" w:color="auto"/>
      </w:divBdr>
    </w:div>
    <w:div w:id="255409366">
      <w:bodyDiv w:val="1"/>
      <w:marLeft w:val="0"/>
      <w:marRight w:val="0"/>
      <w:marTop w:val="0"/>
      <w:marBottom w:val="0"/>
      <w:divBdr>
        <w:top w:val="none" w:sz="0" w:space="0" w:color="auto"/>
        <w:left w:val="none" w:sz="0" w:space="0" w:color="auto"/>
        <w:bottom w:val="none" w:sz="0" w:space="0" w:color="auto"/>
        <w:right w:val="none" w:sz="0" w:space="0" w:color="auto"/>
      </w:divBdr>
    </w:div>
    <w:div w:id="257251719">
      <w:bodyDiv w:val="1"/>
      <w:marLeft w:val="0"/>
      <w:marRight w:val="0"/>
      <w:marTop w:val="0"/>
      <w:marBottom w:val="0"/>
      <w:divBdr>
        <w:top w:val="none" w:sz="0" w:space="0" w:color="auto"/>
        <w:left w:val="none" w:sz="0" w:space="0" w:color="auto"/>
        <w:bottom w:val="none" w:sz="0" w:space="0" w:color="auto"/>
        <w:right w:val="none" w:sz="0" w:space="0" w:color="auto"/>
      </w:divBdr>
    </w:div>
    <w:div w:id="257373118">
      <w:bodyDiv w:val="1"/>
      <w:marLeft w:val="0"/>
      <w:marRight w:val="0"/>
      <w:marTop w:val="0"/>
      <w:marBottom w:val="0"/>
      <w:divBdr>
        <w:top w:val="none" w:sz="0" w:space="0" w:color="auto"/>
        <w:left w:val="none" w:sz="0" w:space="0" w:color="auto"/>
        <w:bottom w:val="none" w:sz="0" w:space="0" w:color="auto"/>
        <w:right w:val="none" w:sz="0" w:space="0" w:color="auto"/>
      </w:divBdr>
    </w:div>
    <w:div w:id="257642749">
      <w:bodyDiv w:val="1"/>
      <w:marLeft w:val="0"/>
      <w:marRight w:val="0"/>
      <w:marTop w:val="0"/>
      <w:marBottom w:val="0"/>
      <w:divBdr>
        <w:top w:val="none" w:sz="0" w:space="0" w:color="auto"/>
        <w:left w:val="none" w:sz="0" w:space="0" w:color="auto"/>
        <w:bottom w:val="none" w:sz="0" w:space="0" w:color="auto"/>
        <w:right w:val="none" w:sz="0" w:space="0" w:color="auto"/>
      </w:divBdr>
    </w:div>
    <w:div w:id="259026785">
      <w:bodyDiv w:val="1"/>
      <w:marLeft w:val="0"/>
      <w:marRight w:val="0"/>
      <w:marTop w:val="0"/>
      <w:marBottom w:val="0"/>
      <w:divBdr>
        <w:top w:val="none" w:sz="0" w:space="0" w:color="auto"/>
        <w:left w:val="none" w:sz="0" w:space="0" w:color="auto"/>
        <w:bottom w:val="none" w:sz="0" w:space="0" w:color="auto"/>
        <w:right w:val="none" w:sz="0" w:space="0" w:color="auto"/>
      </w:divBdr>
    </w:div>
    <w:div w:id="259220510">
      <w:bodyDiv w:val="1"/>
      <w:marLeft w:val="0"/>
      <w:marRight w:val="0"/>
      <w:marTop w:val="0"/>
      <w:marBottom w:val="0"/>
      <w:divBdr>
        <w:top w:val="none" w:sz="0" w:space="0" w:color="auto"/>
        <w:left w:val="none" w:sz="0" w:space="0" w:color="auto"/>
        <w:bottom w:val="none" w:sz="0" w:space="0" w:color="auto"/>
        <w:right w:val="none" w:sz="0" w:space="0" w:color="auto"/>
      </w:divBdr>
    </w:div>
    <w:div w:id="259526914">
      <w:bodyDiv w:val="1"/>
      <w:marLeft w:val="0"/>
      <w:marRight w:val="0"/>
      <w:marTop w:val="0"/>
      <w:marBottom w:val="0"/>
      <w:divBdr>
        <w:top w:val="none" w:sz="0" w:space="0" w:color="auto"/>
        <w:left w:val="none" w:sz="0" w:space="0" w:color="auto"/>
        <w:bottom w:val="none" w:sz="0" w:space="0" w:color="auto"/>
        <w:right w:val="none" w:sz="0" w:space="0" w:color="auto"/>
      </w:divBdr>
    </w:div>
    <w:div w:id="259532038">
      <w:bodyDiv w:val="1"/>
      <w:marLeft w:val="0"/>
      <w:marRight w:val="0"/>
      <w:marTop w:val="0"/>
      <w:marBottom w:val="0"/>
      <w:divBdr>
        <w:top w:val="none" w:sz="0" w:space="0" w:color="auto"/>
        <w:left w:val="none" w:sz="0" w:space="0" w:color="auto"/>
        <w:bottom w:val="none" w:sz="0" w:space="0" w:color="auto"/>
        <w:right w:val="none" w:sz="0" w:space="0" w:color="auto"/>
      </w:divBdr>
    </w:div>
    <w:div w:id="260918977">
      <w:bodyDiv w:val="1"/>
      <w:marLeft w:val="0"/>
      <w:marRight w:val="0"/>
      <w:marTop w:val="0"/>
      <w:marBottom w:val="0"/>
      <w:divBdr>
        <w:top w:val="none" w:sz="0" w:space="0" w:color="auto"/>
        <w:left w:val="none" w:sz="0" w:space="0" w:color="auto"/>
        <w:bottom w:val="none" w:sz="0" w:space="0" w:color="auto"/>
        <w:right w:val="none" w:sz="0" w:space="0" w:color="auto"/>
      </w:divBdr>
    </w:div>
    <w:div w:id="260921191">
      <w:bodyDiv w:val="1"/>
      <w:marLeft w:val="0"/>
      <w:marRight w:val="0"/>
      <w:marTop w:val="0"/>
      <w:marBottom w:val="0"/>
      <w:divBdr>
        <w:top w:val="none" w:sz="0" w:space="0" w:color="auto"/>
        <w:left w:val="none" w:sz="0" w:space="0" w:color="auto"/>
        <w:bottom w:val="none" w:sz="0" w:space="0" w:color="auto"/>
        <w:right w:val="none" w:sz="0" w:space="0" w:color="auto"/>
      </w:divBdr>
    </w:div>
    <w:div w:id="260993696">
      <w:bodyDiv w:val="1"/>
      <w:marLeft w:val="0"/>
      <w:marRight w:val="0"/>
      <w:marTop w:val="0"/>
      <w:marBottom w:val="0"/>
      <w:divBdr>
        <w:top w:val="none" w:sz="0" w:space="0" w:color="auto"/>
        <w:left w:val="none" w:sz="0" w:space="0" w:color="auto"/>
        <w:bottom w:val="none" w:sz="0" w:space="0" w:color="auto"/>
        <w:right w:val="none" w:sz="0" w:space="0" w:color="auto"/>
      </w:divBdr>
    </w:div>
    <w:div w:id="262034290">
      <w:bodyDiv w:val="1"/>
      <w:marLeft w:val="0"/>
      <w:marRight w:val="0"/>
      <w:marTop w:val="0"/>
      <w:marBottom w:val="0"/>
      <w:divBdr>
        <w:top w:val="none" w:sz="0" w:space="0" w:color="auto"/>
        <w:left w:val="none" w:sz="0" w:space="0" w:color="auto"/>
        <w:bottom w:val="none" w:sz="0" w:space="0" w:color="auto"/>
        <w:right w:val="none" w:sz="0" w:space="0" w:color="auto"/>
      </w:divBdr>
    </w:div>
    <w:div w:id="262690349">
      <w:bodyDiv w:val="1"/>
      <w:marLeft w:val="0"/>
      <w:marRight w:val="0"/>
      <w:marTop w:val="0"/>
      <w:marBottom w:val="0"/>
      <w:divBdr>
        <w:top w:val="none" w:sz="0" w:space="0" w:color="auto"/>
        <w:left w:val="none" w:sz="0" w:space="0" w:color="auto"/>
        <w:bottom w:val="none" w:sz="0" w:space="0" w:color="auto"/>
        <w:right w:val="none" w:sz="0" w:space="0" w:color="auto"/>
      </w:divBdr>
    </w:div>
    <w:div w:id="263003971">
      <w:bodyDiv w:val="1"/>
      <w:marLeft w:val="0"/>
      <w:marRight w:val="0"/>
      <w:marTop w:val="0"/>
      <w:marBottom w:val="0"/>
      <w:divBdr>
        <w:top w:val="none" w:sz="0" w:space="0" w:color="auto"/>
        <w:left w:val="none" w:sz="0" w:space="0" w:color="auto"/>
        <w:bottom w:val="none" w:sz="0" w:space="0" w:color="auto"/>
        <w:right w:val="none" w:sz="0" w:space="0" w:color="auto"/>
      </w:divBdr>
    </w:div>
    <w:div w:id="263073649">
      <w:bodyDiv w:val="1"/>
      <w:marLeft w:val="0"/>
      <w:marRight w:val="0"/>
      <w:marTop w:val="0"/>
      <w:marBottom w:val="0"/>
      <w:divBdr>
        <w:top w:val="none" w:sz="0" w:space="0" w:color="auto"/>
        <w:left w:val="none" w:sz="0" w:space="0" w:color="auto"/>
        <w:bottom w:val="none" w:sz="0" w:space="0" w:color="auto"/>
        <w:right w:val="none" w:sz="0" w:space="0" w:color="auto"/>
      </w:divBdr>
    </w:div>
    <w:div w:id="263461715">
      <w:bodyDiv w:val="1"/>
      <w:marLeft w:val="0"/>
      <w:marRight w:val="0"/>
      <w:marTop w:val="0"/>
      <w:marBottom w:val="0"/>
      <w:divBdr>
        <w:top w:val="none" w:sz="0" w:space="0" w:color="auto"/>
        <w:left w:val="none" w:sz="0" w:space="0" w:color="auto"/>
        <w:bottom w:val="none" w:sz="0" w:space="0" w:color="auto"/>
        <w:right w:val="none" w:sz="0" w:space="0" w:color="auto"/>
      </w:divBdr>
    </w:div>
    <w:div w:id="263617981">
      <w:bodyDiv w:val="1"/>
      <w:marLeft w:val="0"/>
      <w:marRight w:val="0"/>
      <w:marTop w:val="0"/>
      <w:marBottom w:val="0"/>
      <w:divBdr>
        <w:top w:val="none" w:sz="0" w:space="0" w:color="auto"/>
        <w:left w:val="none" w:sz="0" w:space="0" w:color="auto"/>
        <w:bottom w:val="none" w:sz="0" w:space="0" w:color="auto"/>
        <w:right w:val="none" w:sz="0" w:space="0" w:color="auto"/>
      </w:divBdr>
    </w:div>
    <w:div w:id="263654749">
      <w:bodyDiv w:val="1"/>
      <w:marLeft w:val="0"/>
      <w:marRight w:val="0"/>
      <w:marTop w:val="0"/>
      <w:marBottom w:val="0"/>
      <w:divBdr>
        <w:top w:val="none" w:sz="0" w:space="0" w:color="auto"/>
        <w:left w:val="none" w:sz="0" w:space="0" w:color="auto"/>
        <w:bottom w:val="none" w:sz="0" w:space="0" w:color="auto"/>
        <w:right w:val="none" w:sz="0" w:space="0" w:color="auto"/>
      </w:divBdr>
    </w:div>
    <w:div w:id="265039503">
      <w:bodyDiv w:val="1"/>
      <w:marLeft w:val="0"/>
      <w:marRight w:val="0"/>
      <w:marTop w:val="0"/>
      <w:marBottom w:val="0"/>
      <w:divBdr>
        <w:top w:val="none" w:sz="0" w:space="0" w:color="auto"/>
        <w:left w:val="none" w:sz="0" w:space="0" w:color="auto"/>
        <w:bottom w:val="none" w:sz="0" w:space="0" w:color="auto"/>
        <w:right w:val="none" w:sz="0" w:space="0" w:color="auto"/>
      </w:divBdr>
    </w:div>
    <w:div w:id="265112707">
      <w:bodyDiv w:val="1"/>
      <w:marLeft w:val="0"/>
      <w:marRight w:val="0"/>
      <w:marTop w:val="0"/>
      <w:marBottom w:val="0"/>
      <w:divBdr>
        <w:top w:val="none" w:sz="0" w:space="0" w:color="auto"/>
        <w:left w:val="none" w:sz="0" w:space="0" w:color="auto"/>
        <w:bottom w:val="none" w:sz="0" w:space="0" w:color="auto"/>
        <w:right w:val="none" w:sz="0" w:space="0" w:color="auto"/>
      </w:divBdr>
    </w:div>
    <w:div w:id="265617961">
      <w:bodyDiv w:val="1"/>
      <w:marLeft w:val="0"/>
      <w:marRight w:val="0"/>
      <w:marTop w:val="0"/>
      <w:marBottom w:val="0"/>
      <w:divBdr>
        <w:top w:val="none" w:sz="0" w:space="0" w:color="auto"/>
        <w:left w:val="none" w:sz="0" w:space="0" w:color="auto"/>
        <w:bottom w:val="none" w:sz="0" w:space="0" w:color="auto"/>
        <w:right w:val="none" w:sz="0" w:space="0" w:color="auto"/>
      </w:divBdr>
    </w:div>
    <w:div w:id="266084133">
      <w:bodyDiv w:val="1"/>
      <w:marLeft w:val="0"/>
      <w:marRight w:val="0"/>
      <w:marTop w:val="0"/>
      <w:marBottom w:val="0"/>
      <w:divBdr>
        <w:top w:val="none" w:sz="0" w:space="0" w:color="auto"/>
        <w:left w:val="none" w:sz="0" w:space="0" w:color="auto"/>
        <w:bottom w:val="none" w:sz="0" w:space="0" w:color="auto"/>
        <w:right w:val="none" w:sz="0" w:space="0" w:color="auto"/>
      </w:divBdr>
    </w:div>
    <w:div w:id="266162420">
      <w:bodyDiv w:val="1"/>
      <w:marLeft w:val="0"/>
      <w:marRight w:val="0"/>
      <w:marTop w:val="0"/>
      <w:marBottom w:val="0"/>
      <w:divBdr>
        <w:top w:val="none" w:sz="0" w:space="0" w:color="auto"/>
        <w:left w:val="none" w:sz="0" w:space="0" w:color="auto"/>
        <w:bottom w:val="none" w:sz="0" w:space="0" w:color="auto"/>
        <w:right w:val="none" w:sz="0" w:space="0" w:color="auto"/>
      </w:divBdr>
    </w:div>
    <w:div w:id="268589263">
      <w:bodyDiv w:val="1"/>
      <w:marLeft w:val="0"/>
      <w:marRight w:val="0"/>
      <w:marTop w:val="0"/>
      <w:marBottom w:val="0"/>
      <w:divBdr>
        <w:top w:val="none" w:sz="0" w:space="0" w:color="auto"/>
        <w:left w:val="none" w:sz="0" w:space="0" w:color="auto"/>
        <w:bottom w:val="none" w:sz="0" w:space="0" w:color="auto"/>
        <w:right w:val="none" w:sz="0" w:space="0" w:color="auto"/>
      </w:divBdr>
    </w:div>
    <w:div w:id="269053118">
      <w:bodyDiv w:val="1"/>
      <w:marLeft w:val="0"/>
      <w:marRight w:val="0"/>
      <w:marTop w:val="0"/>
      <w:marBottom w:val="0"/>
      <w:divBdr>
        <w:top w:val="none" w:sz="0" w:space="0" w:color="auto"/>
        <w:left w:val="none" w:sz="0" w:space="0" w:color="auto"/>
        <w:bottom w:val="none" w:sz="0" w:space="0" w:color="auto"/>
        <w:right w:val="none" w:sz="0" w:space="0" w:color="auto"/>
      </w:divBdr>
    </w:div>
    <w:div w:id="269092827">
      <w:bodyDiv w:val="1"/>
      <w:marLeft w:val="0"/>
      <w:marRight w:val="0"/>
      <w:marTop w:val="0"/>
      <w:marBottom w:val="0"/>
      <w:divBdr>
        <w:top w:val="none" w:sz="0" w:space="0" w:color="auto"/>
        <w:left w:val="none" w:sz="0" w:space="0" w:color="auto"/>
        <w:bottom w:val="none" w:sz="0" w:space="0" w:color="auto"/>
        <w:right w:val="none" w:sz="0" w:space="0" w:color="auto"/>
      </w:divBdr>
    </w:div>
    <w:div w:id="269432315">
      <w:bodyDiv w:val="1"/>
      <w:marLeft w:val="0"/>
      <w:marRight w:val="0"/>
      <w:marTop w:val="0"/>
      <w:marBottom w:val="0"/>
      <w:divBdr>
        <w:top w:val="none" w:sz="0" w:space="0" w:color="auto"/>
        <w:left w:val="none" w:sz="0" w:space="0" w:color="auto"/>
        <w:bottom w:val="none" w:sz="0" w:space="0" w:color="auto"/>
        <w:right w:val="none" w:sz="0" w:space="0" w:color="auto"/>
      </w:divBdr>
    </w:div>
    <w:div w:id="270670135">
      <w:bodyDiv w:val="1"/>
      <w:marLeft w:val="0"/>
      <w:marRight w:val="0"/>
      <w:marTop w:val="0"/>
      <w:marBottom w:val="0"/>
      <w:divBdr>
        <w:top w:val="none" w:sz="0" w:space="0" w:color="auto"/>
        <w:left w:val="none" w:sz="0" w:space="0" w:color="auto"/>
        <w:bottom w:val="none" w:sz="0" w:space="0" w:color="auto"/>
        <w:right w:val="none" w:sz="0" w:space="0" w:color="auto"/>
      </w:divBdr>
    </w:div>
    <w:div w:id="271598909">
      <w:bodyDiv w:val="1"/>
      <w:marLeft w:val="0"/>
      <w:marRight w:val="0"/>
      <w:marTop w:val="0"/>
      <w:marBottom w:val="0"/>
      <w:divBdr>
        <w:top w:val="none" w:sz="0" w:space="0" w:color="auto"/>
        <w:left w:val="none" w:sz="0" w:space="0" w:color="auto"/>
        <w:bottom w:val="none" w:sz="0" w:space="0" w:color="auto"/>
        <w:right w:val="none" w:sz="0" w:space="0" w:color="auto"/>
      </w:divBdr>
    </w:div>
    <w:div w:id="272400303">
      <w:bodyDiv w:val="1"/>
      <w:marLeft w:val="0"/>
      <w:marRight w:val="0"/>
      <w:marTop w:val="0"/>
      <w:marBottom w:val="0"/>
      <w:divBdr>
        <w:top w:val="none" w:sz="0" w:space="0" w:color="auto"/>
        <w:left w:val="none" w:sz="0" w:space="0" w:color="auto"/>
        <w:bottom w:val="none" w:sz="0" w:space="0" w:color="auto"/>
        <w:right w:val="none" w:sz="0" w:space="0" w:color="auto"/>
      </w:divBdr>
    </w:div>
    <w:div w:id="273367669">
      <w:bodyDiv w:val="1"/>
      <w:marLeft w:val="0"/>
      <w:marRight w:val="0"/>
      <w:marTop w:val="0"/>
      <w:marBottom w:val="0"/>
      <w:divBdr>
        <w:top w:val="none" w:sz="0" w:space="0" w:color="auto"/>
        <w:left w:val="none" w:sz="0" w:space="0" w:color="auto"/>
        <w:bottom w:val="none" w:sz="0" w:space="0" w:color="auto"/>
        <w:right w:val="none" w:sz="0" w:space="0" w:color="auto"/>
      </w:divBdr>
    </w:div>
    <w:div w:id="274337070">
      <w:bodyDiv w:val="1"/>
      <w:marLeft w:val="0"/>
      <w:marRight w:val="0"/>
      <w:marTop w:val="0"/>
      <w:marBottom w:val="0"/>
      <w:divBdr>
        <w:top w:val="none" w:sz="0" w:space="0" w:color="auto"/>
        <w:left w:val="none" w:sz="0" w:space="0" w:color="auto"/>
        <w:bottom w:val="none" w:sz="0" w:space="0" w:color="auto"/>
        <w:right w:val="none" w:sz="0" w:space="0" w:color="auto"/>
      </w:divBdr>
    </w:div>
    <w:div w:id="274868596">
      <w:bodyDiv w:val="1"/>
      <w:marLeft w:val="0"/>
      <w:marRight w:val="0"/>
      <w:marTop w:val="0"/>
      <w:marBottom w:val="0"/>
      <w:divBdr>
        <w:top w:val="none" w:sz="0" w:space="0" w:color="auto"/>
        <w:left w:val="none" w:sz="0" w:space="0" w:color="auto"/>
        <w:bottom w:val="none" w:sz="0" w:space="0" w:color="auto"/>
        <w:right w:val="none" w:sz="0" w:space="0" w:color="auto"/>
      </w:divBdr>
    </w:div>
    <w:div w:id="275447937">
      <w:bodyDiv w:val="1"/>
      <w:marLeft w:val="0"/>
      <w:marRight w:val="0"/>
      <w:marTop w:val="0"/>
      <w:marBottom w:val="0"/>
      <w:divBdr>
        <w:top w:val="none" w:sz="0" w:space="0" w:color="auto"/>
        <w:left w:val="none" w:sz="0" w:space="0" w:color="auto"/>
        <w:bottom w:val="none" w:sz="0" w:space="0" w:color="auto"/>
        <w:right w:val="none" w:sz="0" w:space="0" w:color="auto"/>
      </w:divBdr>
    </w:div>
    <w:div w:id="275867474">
      <w:bodyDiv w:val="1"/>
      <w:marLeft w:val="0"/>
      <w:marRight w:val="0"/>
      <w:marTop w:val="0"/>
      <w:marBottom w:val="0"/>
      <w:divBdr>
        <w:top w:val="none" w:sz="0" w:space="0" w:color="auto"/>
        <w:left w:val="none" w:sz="0" w:space="0" w:color="auto"/>
        <w:bottom w:val="none" w:sz="0" w:space="0" w:color="auto"/>
        <w:right w:val="none" w:sz="0" w:space="0" w:color="auto"/>
      </w:divBdr>
    </w:div>
    <w:div w:id="276178950">
      <w:bodyDiv w:val="1"/>
      <w:marLeft w:val="0"/>
      <w:marRight w:val="0"/>
      <w:marTop w:val="0"/>
      <w:marBottom w:val="0"/>
      <w:divBdr>
        <w:top w:val="none" w:sz="0" w:space="0" w:color="auto"/>
        <w:left w:val="none" w:sz="0" w:space="0" w:color="auto"/>
        <w:bottom w:val="none" w:sz="0" w:space="0" w:color="auto"/>
        <w:right w:val="none" w:sz="0" w:space="0" w:color="auto"/>
      </w:divBdr>
    </w:div>
    <w:div w:id="277837407">
      <w:bodyDiv w:val="1"/>
      <w:marLeft w:val="0"/>
      <w:marRight w:val="0"/>
      <w:marTop w:val="0"/>
      <w:marBottom w:val="0"/>
      <w:divBdr>
        <w:top w:val="none" w:sz="0" w:space="0" w:color="auto"/>
        <w:left w:val="none" w:sz="0" w:space="0" w:color="auto"/>
        <w:bottom w:val="none" w:sz="0" w:space="0" w:color="auto"/>
        <w:right w:val="none" w:sz="0" w:space="0" w:color="auto"/>
      </w:divBdr>
    </w:div>
    <w:div w:id="278489329">
      <w:bodyDiv w:val="1"/>
      <w:marLeft w:val="0"/>
      <w:marRight w:val="0"/>
      <w:marTop w:val="0"/>
      <w:marBottom w:val="0"/>
      <w:divBdr>
        <w:top w:val="none" w:sz="0" w:space="0" w:color="auto"/>
        <w:left w:val="none" w:sz="0" w:space="0" w:color="auto"/>
        <w:bottom w:val="none" w:sz="0" w:space="0" w:color="auto"/>
        <w:right w:val="none" w:sz="0" w:space="0" w:color="auto"/>
      </w:divBdr>
    </w:div>
    <w:div w:id="278531995">
      <w:bodyDiv w:val="1"/>
      <w:marLeft w:val="0"/>
      <w:marRight w:val="0"/>
      <w:marTop w:val="0"/>
      <w:marBottom w:val="0"/>
      <w:divBdr>
        <w:top w:val="none" w:sz="0" w:space="0" w:color="auto"/>
        <w:left w:val="none" w:sz="0" w:space="0" w:color="auto"/>
        <w:bottom w:val="none" w:sz="0" w:space="0" w:color="auto"/>
        <w:right w:val="none" w:sz="0" w:space="0" w:color="auto"/>
      </w:divBdr>
    </w:div>
    <w:div w:id="278534595">
      <w:bodyDiv w:val="1"/>
      <w:marLeft w:val="0"/>
      <w:marRight w:val="0"/>
      <w:marTop w:val="0"/>
      <w:marBottom w:val="0"/>
      <w:divBdr>
        <w:top w:val="none" w:sz="0" w:space="0" w:color="auto"/>
        <w:left w:val="none" w:sz="0" w:space="0" w:color="auto"/>
        <w:bottom w:val="none" w:sz="0" w:space="0" w:color="auto"/>
        <w:right w:val="none" w:sz="0" w:space="0" w:color="auto"/>
      </w:divBdr>
    </w:div>
    <w:div w:id="278724926">
      <w:bodyDiv w:val="1"/>
      <w:marLeft w:val="0"/>
      <w:marRight w:val="0"/>
      <w:marTop w:val="0"/>
      <w:marBottom w:val="0"/>
      <w:divBdr>
        <w:top w:val="none" w:sz="0" w:space="0" w:color="auto"/>
        <w:left w:val="none" w:sz="0" w:space="0" w:color="auto"/>
        <w:bottom w:val="none" w:sz="0" w:space="0" w:color="auto"/>
        <w:right w:val="none" w:sz="0" w:space="0" w:color="auto"/>
      </w:divBdr>
    </w:div>
    <w:div w:id="279145574">
      <w:bodyDiv w:val="1"/>
      <w:marLeft w:val="0"/>
      <w:marRight w:val="0"/>
      <w:marTop w:val="0"/>
      <w:marBottom w:val="0"/>
      <w:divBdr>
        <w:top w:val="none" w:sz="0" w:space="0" w:color="auto"/>
        <w:left w:val="none" w:sz="0" w:space="0" w:color="auto"/>
        <w:bottom w:val="none" w:sz="0" w:space="0" w:color="auto"/>
        <w:right w:val="none" w:sz="0" w:space="0" w:color="auto"/>
      </w:divBdr>
    </w:div>
    <w:div w:id="279265440">
      <w:bodyDiv w:val="1"/>
      <w:marLeft w:val="0"/>
      <w:marRight w:val="0"/>
      <w:marTop w:val="0"/>
      <w:marBottom w:val="0"/>
      <w:divBdr>
        <w:top w:val="none" w:sz="0" w:space="0" w:color="auto"/>
        <w:left w:val="none" w:sz="0" w:space="0" w:color="auto"/>
        <w:bottom w:val="none" w:sz="0" w:space="0" w:color="auto"/>
        <w:right w:val="none" w:sz="0" w:space="0" w:color="auto"/>
      </w:divBdr>
    </w:div>
    <w:div w:id="279805445">
      <w:bodyDiv w:val="1"/>
      <w:marLeft w:val="0"/>
      <w:marRight w:val="0"/>
      <w:marTop w:val="0"/>
      <w:marBottom w:val="0"/>
      <w:divBdr>
        <w:top w:val="none" w:sz="0" w:space="0" w:color="auto"/>
        <w:left w:val="none" w:sz="0" w:space="0" w:color="auto"/>
        <w:bottom w:val="none" w:sz="0" w:space="0" w:color="auto"/>
        <w:right w:val="none" w:sz="0" w:space="0" w:color="auto"/>
      </w:divBdr>
    </w:div>
    <w:div w:id="280187577">
      <w:bodyDiv w:val="1"/>
      <w:marLeft w:val="0"/>
      <w:marRight w:val="0"/>
      <w:marTop w:val="0"/>
      <w:marBottom w:val="0"/>
      <w:divBdr>
        <w:top w:val="none" w:sz="0" w:space="0" w:color="auto"/>
        <w:left w:val="none" w:sz="0" w:space="0" w:color="auto"/>
        <w:bottom w:val="none" w:sz="0" w:space="0" w:color="auto"/>
        <w:right w:val="none" w:sz="0" w:space="0" w:color="auto"/>
      </w:divBdr>
    </w:div>
    <w:div w:id="280310088">
      <w:bodyDiv w:val="1"/>
      <w:marLeft w:val="0"/>
      <w:marRight w:val="0"/>
      <w:marTop w:val="0"/>
      <w:marBottom w:val="0"/>
      <w:divBdr>
        <w:top w:val="none" w:sz="0" w:space="0" w:color="auto"/>
        <w:left w:val="none" w:sz="0" w:space="0" w:color="auto"/>
        <w:bottom w:val="none" w:sz="0" w:space="0" w:color="auto"/>
        <w:right w:val="none" w:sz="0" w:space="0" w:color="auto"/>
      </w:divBdr>
    </w:div>
    <w:div w:id="281696251">
      <w:bodyDiv w:val="1"/>
      <w:marLeft w:val="0"/>
      <w:marRight w:val="0"/>
      <w:marTop w:val="0"/>
      <w:marBottom w:val="0"/>
      <w:divBdr>
        <w:top w:val="none" w:sz="0" w:space="0" w:color="auto"/>
        <w:left w:val="none" w:sz="0" w:space="0" w:color="auto"/>
        <w:bottom w:val="none" w:sz="0" w:space="0" w:color="auto"/>
        <w:right w:val="none" w:sz="0" w:space="0" w:color="auto"/>
      </w:divBdr>
    </w:div>
    <w:div w:id="281814902">
      <w:bodyDiv w:val="1"/>
      <w:marLeft w:val="0"/>
      <w:marRight w:val="0"/>
      <w:marTop w:val="0"/>
      <w:marBottom w:val="0"/>
      <w:divBdr>
        <w:top w:val="none" w:sz="0" w:space="0" w:color="auto"/>
        <w:left w:val="none" w:sz="0" w:space="0" w:color="auto"/>
        <w:bottom w:val="none" w:sz="0" w:space="0" w:color="auto"/>
        <w:right w:val="none" w:sz="0" w:space="0" w:color="auto"/>
      </w:divBdr>
    </w:div>
    <w:div w:id="281882224">
      <w:bodyDiv w:val="1"/>
      <w:marLeft w:val="0"/>
      <w:marRight w:val="0"/>
      <w:marTop w:val="0"/>
      <w:marBottom w:val="0"/>
      <w:divBdr>
        <w:top w:val="none" w:sz="0" w:space="0" w:color="auto"/>
        <w:left w:val="none" w:sz="0" w:space="0" w:color="auto"/>
        <w:bottom w:val="none" w:sz="0" w:space="0" w:color="auto"/>
        <w:right w:val="none" w:sz="0" w:space="0" w:color="auto"/>
      </w:divBdr>
    </w:div>
    <w:div w:id="282272093">
      <w:bodyDiv w:val="1"/>
      <w:marLeft w:val="0"/>
      <w:marRight w:val="0"/>
      <w:marTop w:val="0"/>
      <w:marBottom w:val="0"/>
      <w:divBdr>
        <w:top w:val="none" w:sz="0" w:space="0" w:color="auto"/>
        <w:left w:val="none" w:sz="0" w:space="0" w:color="auto"/>
        <w:bottom w:val="none" w:sz="0" w:space="0" w:color="auto"/>
        <w:right w:val="none" w:sz="0" w:space="0" w:color="auto"/>
      </w:divBdr>
    </w:div>
    <w:div w:id="282466038">
      <w:bodyDiv w:val="1"/>
      <w:marLeft w:val="0"/>
      <w:marRight w:val="0"/>
      <w:marTop w:val="0"/>
      <w:marBottom w:val="0"/>
      <w:divBdr>
        <w:top w:val="none" w:sz="0" w:space="0" w:color="auto"/>
        <w:left w:val="none" w:sz="0" w:space="0" w:color="auto"/>
        <w:bottom w:val="none" w:sz="0" w:space="0" w:color="auto"/>
        <w:right w:val="none" w:sz="0" w:space="0" w:color="auto"/>
      </w:divBdr>
    </w:div>
    <w:div w:id="282809478">
      <w:bodyDiv w:val="1"/>
      <w:marLeft w:val="0"/>
      <w:marRight w:val="0"/>
      <w:marTop w:val="0"/>
      <w:marBottom w:val="0"/>
      <w:divBdr>
        <w:top w:val="none" w:sz="0" w:space="0" w:color="auto"/>
        <w:left w:val="none" w:sz="0" w:space="0" w:color="auto"/>
        <w:bottom w:val="none" w:sz="0" w:space="0" w:color="auto"/>
        <w:right w:val="none" w:sz="0" w:space="0" w:color="auto"/>
      </w:divBdr>
    </w:div>
    <w:div w:id="282885692">
      <w:bodyDiv w:val="1"/>
      <w:marLeft w:val="0"/>
      <w:marRight w:val="0"/>
      <w:marTop w:val="0"/>
      <w:marBottom w:val="0"/>
      <w:divBdr>
        <w:top w:val="none" w:sz="0" w:space="0" w:color="auto"/>
        <w:left w:val="none" w:sz="0" w:space="0" w:color="auto"/>
        <w:bottom w:val="none" w:sz="0" w:space="0" w:color="auto"/>
        <w:right w:val="none" w:sz="0" w:space="0" w:color="auto"/>
      </w:divBdr>
    </w:div>
    <w:div w:id="283655144">
      <w:bodyDiv w:val="1"/>
      <w:marLeft w:val="0"/>
      <w:marRight w:val="0"/>
      <w:marTop w:val="0"/>
      <w:marBottom w:val="0"/>
      <w:divBdr>
        <w:top w:val="none" w:sz="0" w:space="0" w:color="auto"/>
        <w:left w:val="none" w:sz="0" w:space="0" w:color="auto"/>
        <w:bottom w:val="none" w:sz="0" w:space="0" w:color="auto"/>
        <w:right w:val="none" w:sz="0" w:space="0" w:color="auto"/>
      </w:divBdr>
    </w:div>
    <w:div w:id="283773105">
      <w:bodyDiv w:val="1"/>
      <w:marLeft w:val="0"/>
      <w:marRight w:val="0"/>
      <w:marTop w:val="0"/>
      <w:marBottom w:val="0"/>
      <w:divBdr>
        <w:top w:val="none" w:sz="0" w:space="0" w:color="auto"/>
        <w:left w:val="none" w:sz="0" w:space="0" w:color="auto"/>
        <w:bottom w:val="none" w:sz="0" w:space="0" w:color="auto"/>
        <w:right w:val="none" w:sz="0" w:space="0" w:color="auto"/>
      </w:divBdr>
    </w:div>
    <w:div w:id="284121039">
      <w:bodyDiv w:val="1"/>
      <w:marLeft w:val="0"/>
      <w:marRight w:val="0"/>
      <w:marTop w:val="0"/>
      <w:marBottom w:val="0"/>
      <w:divBdr>
        <w:top w:val="none" w:sz="0" w:space="0" w:color="auto"/>
        <w:left w:val="none" w:sz="0" w:space="0" w:color="auto"/>
        <w:bottom w:val="none" w:sz="0" w:space="0" w:color="auto"/>
        <w:right w:val="none" w:sz="0" w:space="0" w:color="auto"/>
      </w:divBdr>
    </w:div>
    <w:div w:id="284233378">
      <w:bodyDiv w:val="1"/>
      <w:marLeft w:val="0"/>
      <w:marRight w:val="0"/>
      <w:marTop w:val="0"/>
      <w:marBottom w:val="0"/>
      <w:divBdr>
        <w:top w:val="none" w:sz="0" w:space="0" w:color="auto"/>
        <w:left w:val="none" w:sz="0" w:space="0" w:color="auto"/>
        <w:bottom w:val="none" w:sz="0" w:space="0" w:color="auto"/>
        <w:right w:val="none" w:sz="0" w:space="0" w:color="auto"/>
      </w:divBdr>
    </w:div>
    <w:div w:id="284315679">
      <w:bodyDiv w:val="1"/>
      <w:marLeft w:val="0"/>
      <w:marRight w:val="0"/>
      <w:marTop w:val="0"/>
      <w:marBottom w:val="0"/>
      <w:divBdr>
        <w:top w:val="none" w:sz="0" w:space="0" w:color="auto"/>
        <w:left w:val="none" w:sz="0" w:space="0" w:color="auto"/>
        <w:bottom w:val="none" w:sz="0" w:space="0" w:color="auto"/>
        <w:right w:val="none" w:sz="0" w:space="0" w:color="auto"/>
      </w:divBdr>
    </w:div>
    <w:div w:id="284391584">
      <w:bodyDiv w:val="1"/>
      <w:marLeft w:val="0"/>
      <w:marRight w:val="0"/>
      <w:marTop w:val="0"/>
      <w:marBottom w:val="0"/>
      <w:divBdr>
        <w:top w:val="none" w:sz="0" w:space="0" w:color="auto"/>
        <w:left w:val="none" w:sz="0" w:space="0" w:color="auto"/>
        <w:bottom w:val="none" w:sz="0" w:space="0" w:color="auto"/>
        <w:right w:val="none" w:sz="0" w:space="0" w:color="auto"/>
      </w:divBdr>
    </w:div>
    <w:div w:id="285084479">
      <w:bodyDiv w:val="1"/>
      <w:marLeft w:val="0"/>
      <w:marRight w:val="0"/>
      <w:marTop w:val="0"/>
      <w:marBottom w:val="0"/>
      <w:divBdr>
        <w:top w:val="none" w:sz="0" w:space="0" w:color="auto"/>
        <w:left w:val="none" w:sz="0" w:space="0" w:color="auto"/>
        <w:bottom w:val="none" w:sz="0" w:space="0" w:color="auto"/>
        <w:right w:val="none" w:sz="0" w:space="0" w:color="auto"/>
      </w:divBdr>
    </w:div>
    <w:div w:id="285501967">
      <w:bodyDiv w:val="1"/>
      <w:marLeft w:val="0"/>
      <w:marRight w:val="0"/>
      <w:marTop w:val="0"/>
      <w:marBottom w:val="0"/>
      <w:divBdr>
        <w:top w:val="none" w:sz="0" w:space="0" w:color="auto"/>
        <w:left w:val="none" w:sz="0" w:space="0" w:color="auto"/>
        <w:bottom w:val="none" w:sz="0" w:space="0" w:color="auto"/>
        <w:right w:val="none" w:sz="0" w:space="0" w:color="auto"/>
      </w:divBdr>
    </w:div>
    <w:div w:id="285888683">
      <w:bodyDiv w:val="1"/>
      <w:marLeft w:val="0"/>
      <w:marRight w:val="0"/>
      <w:marTop w:val="0"/>
      <w:marBottom w:val="0"/>
      <w:divBdr>
        <w:top w:val="none" w:sz="0" w:space="0" w:color="auto"/>
        <w:left w:val="none" w:sz="0" w:space="0" w:color="auto"/>
        <w:bottom w:val="none" w:sz="0" w:space="0" w:color="auto"/>
        <w:right w:val="none" w:sz="0" w:space="0" w:color="auto"/>
      </w:divBdr>
    </w:div>
    <w:div w:id="287007286">
      <w:bodyDiv w:val="1"/>
      <w:marLeft w:val="0"/>
      <w:marRight w:val="0"/>
      <w:marTop w:val="0"/>
      <w:marBottom w:val="0"/>
      <w:divBdr>
        <w:top w:val="none" w:sz="0" w:space="0" w:color="auto"/>
        <w:left w:val="none" w:sz="0" w:space="0" w:color="auto"/>
        <w:bottom w:val="none" w:sz="0" w:space="0" w:color="auto"/>
        <w:right w:val="none" w:sz="0" w:space="0" w:color="auto"/>
      </w:divBdr>
    </w:div>
    <w:div w:id="287320818">
      <w:bodyDiv w:val="1"/>
      <w:marLeft w:val="0"/>
      <w:marRight w:val="0"/>
      <w:marTop w:val="0"/>
      <w:marBottom w:val="0"/>
      <w:divBdr>
        <w:top w:val="none" w:sz="0" w:space="0" w:color="auto"/>
        <w:left w:val="none" w:sz="0" w:space="0" w:color="auto"/>
        <w:bottom w:val="none" w:sz="0" w:space="0" w:color="auto"/>
        <w:right w:val="none" w:sz="0" w:space="0" w:color="auto"/>
      </w:divBdr>
    </w:div>
    <w:div w:id="287589416">
      <w:bodyDiv w:val="1"/>
      <w:marLeft w:val="0"/>
      <w:marRight w:val="0"/>
      <w:marTop w:val="0"/>
      <w:marBottom w:val="0"/>
      <w:divBdr>
        <w:top w:val="none" w:sz="0" w:space="0" w:color="auto"/>
        <w:left w:val="none" w:sz="0" w:space="0" w:color="auto"/>
        <w:bottom w:val="none" w:sz="0" w:space="0" w:color="auto"/>
        <w:right w:val="none" w:sz="0" w:space="0" w:color="auto"/>
      </w:divBdr>
    </w:div>
    <w:div w:id="287862543">
      <w:bodyDiv w:val="1"/>
      <w:marLeft w:val="0"/>
      <w:marRight w:val="0"/>
      <w:marTop w:val="0"/>
      <w:marBottom w:val="0"/>
      <w:divBdr>
        <w:top w:val="none" w:sz="0" w:space="0" w:color="auto"/>
        <w:left w:val="none" w:sz="0" w:space="0" w:color="auto"/>
        <w:bottom w:val="none" w:sz="0" w:space="0" w:color="auto"/>
        <w:right w:val="none" w:sz="0" w:space="0" w:color="auto"/>
      </w:divBdr>
    </w:div>
    <w:div w:id="289286641">
      <w:bodyDiv w:val="1"/>
      <w:marLeft w:val="0"/>
      <w:marRight w:val="0"/>
      <w:marTop w:val="0"/>
      <w:marBottom w:val="0"/>
      <w:divBdr>
        <w:top w:val="none" w:sz="0" w:space="0" w:color="auto"/>
        <w:left w:val="none" w:sz="0" w:space="0" w:color="auto"/>
        <w:bottom w:val="none" w:sz="0" w:space="0" w:color="auto"/>
        <w:right w:val="none" w:sz="0" w:space="0" w:color="auto"/>
      </w:divBdr>
    </w:div>
    <w:div w:id="289677910">
      <w:bodyDiv w:val="1"/>
      <w:marLeft w:val="0"/>
      <w:marRight w:val="0"/>
      <w:marTop w:val="0"/>
      <w:marBottom w:val="0"/>
      <w:divBdr>
        <w:top w:val="none" w:sz="0" w:space="0" w:color="auto"/>
        <w:left w:val="none" w:sz="0" w:space="0" w:color="auto"/>
        <w:bottom w:val="none" w:sz="0" w:space="0" w:color="auto"/>
        <w:right w:val="none" w:sz="0" w:space="0" w:color="auto"/>
      </w:divBdr>
    </w:div>
    <w:div w:id="289940592">
      <w:bodyDiv w:val="1"/>
      <w:marLeft w:val="0"/>
      <w:marRight w:val="0"/>
      <w:marTop w:val="0"/>
      <w:marBottom w:val="0"/>
      <w:divBdr>
        <w:top w:val="none" w:sz="0" w:space="0" w:color="auto"/>
        <w:left w:val="none" w:sz="0" w:space="0" w:color="auto"/>
        <w:bottom w:val="none" w:sz="0" w:space="0" w:color="auto"/>
        <w:right w:val="none" w:sz="0" w:space="0" w:color="auto"/>
      </w:divBdr>
    </w:div>
    <w:div w:id="290325748">
      <w:bodyDiv w:val="1"/>
      <w:marLeft w:val="0"/>
      <w:marRight w:val="0"/>
      <w:marTop w:val="0"/>
      <w:marBottom w:val="0"/>
      <w:divBdr>
        <w:top w:val="none" w:sz="0" w:space="0" w:color="auto"/>
        <w:left w:val="none" w:sz="0" w:space="0" w:color="auto"/>
        <w:bottom w:val="none" w:sz="0" w:space="0" w:color="auto"/>
        <w:right w:val="none" w:sz="0" w:space="0" w:color="auto"/>
      </w:divBdr>
    </w:div>
    <w:div w:id="290408088">
      <w:bodyDiv w:val="1"/>
      <w:marLeft w:val="0"/>
      <w:marRight w:val="0"/>
      <w:marTop w:val="0"/>
      <w:marBottom w:val="0"/>
      <w:divBdr>
        <w:top w:val="none" w:sz="0" w:space="0" w:color="auto"/>
        <w:left w:val="none" w:sz="0" w:space="0" w:color="auto"/>
        <w:bottom w:val="none" w:sz="0" w:space="0" w:color="auto"/>
        <w:right w:val="none" w:sz="0" w:space="0" w:color="auto"/>
      </w:divBdr>
    </w:div>
    <w:div w:id="290481984">
      <w:bodyDiv w:val="1"/>
      <w:marLeft w:val="0"/>
      <w:marRight w:val="0"/>
      <w:marTop w:val="0"/>
      <w:marBottom w:val="0"/>
      <w:divBdr>
        <w:top w:val="none" w:sz="0" w:space="0" w:color="auto"/>
        <w:left w:val="none" w:sz="0" w:space="0" w:color="auto"/>
        <w:bottom w:val="none" w:sz="0" w:space="0" w:color="auto"/>
        <w:right w:val="none" w:sz="0" w:space="0" w:color="auto"/>
      </w:divBdr>
    </w:div>
    <w:div w:id="290523619">
      <w:bodyDiv w:val="1"/>
      <w:marLeft w:val="0"/>
      <w:marRight w:val="0"/>
      <w:marTop w:val="0"/>
      <w:marBottom w:val="0"/>
      <w:divBdr>
        <w:top w:val="none" w:sz="0" w:space="0" w:color="auto"/>
        <w:left w:val="none" w:sz="0" w:space="0" w:color="auto"/>
        <w:bottom w:val="none" w:sz="0" w:space="0" w:color="auto"/>
        <w:right w:val="none" w:sz="0" w:space="0" w:color="auto"/>
      </w:divBdr>
    </w:div>
    <w:div w:id="290526653">
      <w:bodyDiv w:val="1"/>
      <w:marLeft w:val="0"/>
      <w:marRight w:val="0"/>
      <w:marTop w:val="0"/>
      <w:marBottom w:val="0"/>
      <w:divBdr>
        <w:top w:val="none" w:sz="0" w:space="0" w:color="auto"/>
        <w:left w:val="none" w:sz="0" w:space="0" w:color="auto"/>
        <w:bottom w:val="none" w:sz="0" w:space="0" w:color="auto"/>
        <w:right w:val="none" w:sz="0" w:space="0" w:color="auto"/>
      </w:divBdr>
    </w:div>
    <w:div w:id="290668372">
      <w:bodyDiv w:val="1"/>
      <w:marLeft w:val="0"/>
      <w:marRight w:val="0"/>
      <w:marTop w:val="0"/>
      <w:marBottom w:val="0"/>
      <w:divBdr>
        <w:top w:val="none" w:sz="0" w:space="0" w:color="auto"/>
        <w:left w:val="none" w:sz="0" w:space="0" w:color="auto"/>
        <w:bottom w:val="none" w:sz="0" w:space="0" w:color="auto"/>
        <w:right w:val="none" w:sz="0" w:space="0" w:color="auto"/>
      </w:divBdr>
    </w:div>
    <w:div w:id="290672635">
      <w:bodyDiv w:val="1"/>
      <w:marLeft w:val="0"/>
      <w:marRight w:val="0"/>
      <w:marTop w:val="0"/>
      <w:marBottom w:val="0"/>
      <w:divBdr>
        <w:top w:val="none" w:sz="0" w:space="0" w:color="auto"/>
        <w:left w:val="none" w:sz="0" w:space="0" w:color="auto"/>
        <w:bottom w:val="none" w:sz="0" w:space="0" w:color="auto"/>
        <w:right w:val="none" w:sz="0" w:space="0" w:color="auto"/>
      </w:divBdr>
    </w:div>
    <w:div w:id="290747273">
      <w:bodyDiv w:val="1"/>
      <w:marLeft w:val="0"/>
      <w:marRight w:val="0"/>
      <w:marTop w:val="0"/>
      <w:marBottom w:val="0"/>
      <w:divBdr>
        <w:top w:val="none" w:sz="0" w:space="0" w:color="auto"/>
        <w:left w:val="none" w:sz="0" w:space="0" w:color="auto"/>
        <w:bottom w:val="none" w:sz="0" w:space="0" w:color="auto"/>
        <w:right w:val="none" w:sz="0" w:space="0" w:color="auto"/>
      </w:divBdr>
    </w:div>
    <w:div w:id="291063448">
      <w:bodyDiv w:val="1"/>
      <w:marLeft w:val="0"/>
      <w:marRight w:val="0"/>
      <w:marTop w:val="0"/>
      <w:marBottom w:val="0"/>
      <w:divBdr>
        <w:top w:val="none" w:sz="0" w:space="0" w:color="auto"/>
        <w:left w:val="none" w:sz="0" w:space="0" w:color="auto"/>
        <w:bottom w:val="none" w:sz="0" w:space="0" w:color="auto"/>
        <w:right w:val="none" w:sz="0" w:space="0" w:color="auto"/>
      </w:divBdr>
    </w:div>
    <w:div w:id="291516521">
      <w:bodyDiv w:val="1"/>
      <w:marLeft w:val="0"/>
      <w:marRight w:val="0"/>
      <w:marTop w:val="0"/>
      <w:marBottom w:val="0"/>
      <w:divBdr>
        <w:top w:val="none" w:sz="0" w:space="0" w:color="auto"/>
        <w:left w:val="none" w:sz="0" w:space="0" w:color="auto"/>
        <w:bottom w:val="none" w:sz="0" w:space="0" w:color="auto"/>
        <w:right w:val="none" w:sz="0" w:space="0" w:color="auto"/>
      </w:divBdr>
    </w:div>
    <w:div w:id="291711604">
      <w:bodyDiv w:val="1"/>
      <w:marLeft w:val="0"/>
      <w:marRight w:val="0"/>
      <w:marTop w:val="0"/>
      <w:marBottom w:val="0"/>
      <w:divBdr>
        <w:top w:val="none" w:sz="0" w:space="0" w:color="auto"/>
        <w:left w:val="none" w:sz="0" w:space="0" w:color="auto"/>
        <w:bottom w:val="none" w:sz="0" w:space="0" w:color="auto"/>
        <w:right w:val="none" w:sz="0" w:space="0" w:color="auto"/>
      </w:divBdr>
    </w:div>
    <w:div w:id="292760024">
      <w:bodyDiv w:val="1"/>
      <w:marLeft w:val="0"/>
      <w:marRight w:val="0"/>
      <w:marTop w:val="0"/>
      <w:marBottom w:val="0"/>
      <w:divBdr>
        <w:top w:val="none" w:sz="0" w:space="0" w:color="auto"/>
        <w:left w:val="none" w:sz="0" w:space="0" w:color="auto"/>
        <w:bottom w:val="none" w:sz="0" w:space="0" w:color="auto"/>
        <w:right w:val="none" w:sz="0" w:space="0" w:color="auto"/>
      </w:divBdr>
    </w:div>
    <w:div w:id="293371369">
      <w:bodyDiv w:val="1"/>
      <w:marLeft w:val="0"/>
      <w:marRight w:val="0"/>
      <w:marTop w:val="0"/>
      <w:marBottom w:val="0"/>
      <w:divBdr>
        <w:top w:val="none" w:sz="0" w:space="0" w:color="auto"/>
        <w:left w:val="none" w:sz="0" w:space="0" w:color="auto"/>
        <w:bottom w:val="none" w:sz="0" w:space="0" w:color="auto"/>
        <w:right w:val="none" w:sz="0" w:space="0" w:color="auto"/>
      </w:divBdr>
    </w:div>
    <w:div w:id="294145652">
      <w:bodyDiv w:val="1"/>
      <w:marLeft w:val="0"/>
      <w:marRight w:val="0"/>
      <w:marTop w:val="0"/>
      <w:marBottom w:val="0"/>
      <w:divBdr>
        <w:top w:val="none" w:sz="0" w:space="0" w:color="auto"/>
        <w:left w:val="none" w:sz="0" w:space="0" w:color="auto"/>
        <w:bottom w:val="none" w:sz="0" w:space="0" w:color="auto"/>
        <w:right w:val="none" w:sz="0" w:space="0" w:color="auto"/>
      </w:divBdr>
    </w:div>
    <w:div w:id="294213422">
      <w:bodyDiv w:val="1"/>
      <w:marLeft w:val="0"/>
      <w:marRight w:val="0"/>
      <w:marTop w:val="0"/>
      <w:marBottom w:val="0"/>
      <w:divBdr>
        <w:top w:val="none" w:sz="0" w:space="0" w:color="auto"/>
        <w:left w:val="none" w:sz="0" w:space="0" w:color="auto"/>
        <w:bottom w:val="none" w:sz="0" w:space="0" w:color="auto"/>
        <w:right w:val="none" w:sz="0" w:space="0" w:color="auto"/>
      </w:divBdr>
    </w:div>
    <w:div w:id="294263665">
      <w:bodyDiv w:val="1"/>
      <w:marLeft w:val="0"/>
      <w:marRight w:val="0"/>
      <w:marTop w:val="0"/>
      <w:marBottom w:val="0"/>
      <w:divBdr>
        <w:top w:val="none" w:sz="0" w:space="0" w:color="auto"/>
        <w:left w:val="none" w:sz="0" w:space="0" w:color="auto"/>
        <w:bottom w:val="none" w:sz="0" w:space="0" w:color="auto"/>
        <w:right w:val="none" w:sz="0" w:space="0" w:color="auto"/>
      </w:divBdr>
    </w:div>
    <w:div w:id="294675813">
      <w:bodyDiv w:val="1"/>
      <w:marLeft w:val="0"/>
      <w:marRight w:val="0"/>
      <w:marTop w:val="0"/>
      <w:marBottom w:val="0"/>
      <w:divBdr>
        <w:top w:val="none" w:sz="0" w:space="0" w:color="auto"/>
        <w:left w:val="none" w:sz="0" w:space="0" w:color="auto"/>
        <w:bottom w:val="none" w:sz="0" w:space="0" w:color="auto"/>
        <w:right w:val="none" w:sz="0" w:space="0" w:color="auto"/>
      </w:divBdr>
    </w:div>
    <w:div w:id="294868819">
      <w:bodyDiv w:val="1"/>
      <w:marLeft w:val="0"/>
      <w:marRight w:val="0"/>
      <w:marTop w:val="0"/>
      <w:marBottom w:val="0"/>
      <w:divBdr>
        <w:top w:val="none" w:sz="0" w:space="0" w:color="auto"/>
        <w:left w:val="none" w:sz="0" w:space="0" w:color="auto"/>
        <w:bottom w:val="none" w:sz="0" w:space="0" w:color="auto"/>
        <w:right w:val="none" w:sz="0" w:space="0" w:color="auto"/>
      </w:divBdr>
    </w:div>
    <w:div w:id="295111249">
      <w:bodyDiv w:val="1"/>
      <w:marLeft w:val="0"/>
      <w:marRight w:val="0"/>
      <w:marTop w:val="0"/>
      <w:marBottom w:val="0"/>
      <w:divBdr>
        <w:top w:val="none" w:sz="0" w:space="0" w:color="auto"/>
        <w:left w:val="none" w:sz="0" w:space="0" w:color="auto"/>
        <w:bottom w:val="none" w:sz="0" w:space="0" w:color="auto"/>
        <w:right w:val="none" w:sz="0" w:space="0" w:color="auto"/>
      </w:divBdr>
    </w:div>
    <w:div w:id="295989837">
      <w:bodyDiv w:val="1"/>
      <w:marLeft w:val="0"/>
      <w:marRight w:val="0"/>
      <w:marTop w:val="0"/>
      <w:marBottom w:val="0"/>
      <w:divBdr>
        <w:top w:val="none" w:sz="0" w:space="0" w:color="auto"/>
        <w:left w:val="none" w:sz="0" w:space="0" w:color="auto"/>
        <w:bottom w:val="none" w:sz="0" w:space="0" w:color="auto"/>
        <w:right w:val="none" w:sz="0" w:space="0" w:color="auto"/>
      </w:divBdr>
    </w:div>
    <w:div w:id="296372882">
      <w:bodyDiv w:val="1"/>
      <w:marLeft w:val="0"/>
      <w:marRight w:val="0"/>
      <w:marTop w:val="0"/>
      <w:marBottom w:val="0"/>
      <w:divBdr>
        <w:top w:val="none" w:sz="0" w:space="0" w:color="auto"/>
        <w:left w:val="none" w:sz="0" w:space="0" w:color="auto"/>
        <w:bottom w:val="none" w:sz="0" w:space="0" w:color="auto"/>
        <w:right w:val="none" w:sz="0" w:space="0" w:color="auto"/>
      </w:divBdr>
    </w:div>
    <w:div w:id="296683985">
      <w:bodyDiv w:val="1"/>
      <w:marLeft w:val="0"/>
      <w:marRight w:val="0"/>
      <w:marTop w:val="0"/>
      <w:marBottom w:val="0"/>
      <w:divBdr>
        <w:top w:val="none" w:sz="0" w:space="0" w:color="auto"/>
        <w:left w:val="none" w:sz="0" w:space="0" w:color="auto"/>
        <w:bottom w:val="none" w:sz="0" w:space="0" w:color="auto"/>
        <w:right w:val="none" w:sz="0" w:space="0" w:color="auto"/>
      </w:divBdr>
    </w:div>
    <w:div w:id="296909632">
      <w:bodyDiv w:val="1"/>
      <w:marLeft w:val="0"/>
      <w:marRight w:val="0"/>
      <w:marTop w:val="0"/>
      <w:marBottom w:val="0"/>
      <w:divBdr>
        <w:top w:val="none" w:sz="0" w:space="0" w:color="auto"/>
        <w:left w:val="none" w:sz="0" w:space="0" w:color="auto"/>
        <w:bottom w:val="none" w:sz="0" w:space="0" w:color="auto"/>
        <w:right w:val="none" w:sz="0" w:space="0" w:color="auto"/>
      </w:divBdr>
    </w:div>
    <w:div w:id="298269174">
      <w:bodyDiv w:val="1"/>
      <w:marLeft w:val="0"/>
      <w:marRight w:val="0"/>
      <w:marTop w:val="0"/>
      <w:marBottom w:val="0"/>
      <w:divBdr>
        <w:top w:val="none" w:sz="0" w:space="0" w:color="auto"/>
        <w:left w:val="none" w:sz="0" w:space="0" w:color="auto"/>
        <w:bottom w:val="none" w:sz="0" w:space="0" w:color="auto"/>
        <w:right w:val="none" w:sz="0" w:space="0" w:color="auto"/>
      </w:divBdr>
    </w:div>
    <w:div w:id="299193544">
      <w:bodyDiv w:val="1"/>
      <w:marLeft w:val="0"/>
      <w:marRight w:val="0"/>
      <w:marTop w:val="0"/>
      <w:marBottom w:val="0"/>
      <w:divBdr>
        <w:top w:val="none" w:sz="0" w:space="0" w:color="auto"/>
        <w:left w:val="none" w:sz="0" w:space="0" w:color="auto"/>
        <w:bottom w:val="none" w:sz="0" w:space="0" w:color="auto"/>
        <w:right w:val="none" w:sz="0" w:space="0" w:color="auto"/>
      </w:divBdr>
    </w:div>
    <w:div w:id="299653663">
      <w:bodyDiv w:val="1"/>
      <w:marLeft w:val="0"/>
      <w:marRight w:val="0"/>
      <w:marTop w:val="0"/>
      <w:marBottom w:val="0"/>
      <w:divBdr>
        <w:top w:val="none" w:sz="0" w:space="0" w:color="auto"/>
        <w:left w:val="none" w:sz="0" w:space="0" w:color="auto"/>
        <w:bottom w:val="none" w:sz="0" w:space="0" w:color="auto"/>
        <w:right w:val="none" w:sz="0" w:space="0" w:color="auto"/>
      </w:divBdr>
    </w:div>
    <w:div w:id="299770564">
      <w:bodyDiv w:val="1"/>
      <w:marLeft w:val="0"/>
      <w:marRight w:val="0"/>
      <w:marTop w:val="0"/>
      <w:marBottom w:val="0"/>
      <w:divBdr>
        <w:top w:val="none" w:sz="0" w:space="0" w:color="auto"/>
        <w:left w:val="none" w:sz="0" w:space="0" w:color="auto"/>
        <w:bottom w:val="none" w:sz="0" w:space="0" w:color="auto"/>
        <w:right w:val="none" w:sz="0" w:space="0" w:color="auto"/>
      </w:divBdr>
    </w:div>
    <w:div w:id="299771602">
      <w:bodyDiv w:val="1"/>
      <w:marLeft w:val="0"/>
      <w:marRight w:val="0"/>
      <w:marTop w:val="0"/>
      <w:marBottom w:val="0"/>
      <w:divBdr>
        <w:top w:val="none" w:sz="0" w:space="0" w:color="auto"/>
        <w:left w:val="none" w:sz="0" w:space="0" w:color="auto"/>
        <w:bottom w:val="none" w:sz="0" w:space="0" w:color="auto"/>
        <w:right w:val="none" w:sz="0" w:space="0" w:color="auto"/>
      </w:divBdr>
    </w:div>
    <w:div w:id="301153859">
      <w:bodyDiv w:val="1"/>
      <w:marLeft w:val="0"/>
      <w:marRight w:val="0"/>
      <w:marTop w:val="0"/>
      <w:marBottom w:val="0"/>
      <w:divBdr>
        <w:top w:val="none" w:sz="0" w:space="0" w:color="auto"/>
        <w:left w:val="none" w:sz="0" w:space="0" w:color="auto"/>
        <w:bottom w:val="none" w:sz="0" w:space="0" w:color="auto"/>
        <w:right w:val="none" w:sz="0" w:space="0" w:color="auto"/>
      </w:divBdr>
    </w:div>
    <w:div w:id="301236087">
      <w:bodyDiv w:val="1"/>
      <w:marLeft w:val="0"/>
      <w:marRight w:val="0"/>
      <w:marTop w:val="0"/>
      <w:marBottom w:val="0"/>
      <w:divBdr>
        <w:top w:val="none" w:sz="0" w:space="0" w:color="auto"/>
        <w:left w:val="none" w:sz="0" w:space="0" w:color="auto"/>
        <w:bottom w:val="none" w:sz="0" w:space="0" w:color="auto"/>
        <w:right w:val="none" w:sz="0" w:space="0" w:color="auto"/>
      </w:divBdr>
    </w:div>
    <w:div w:id="301354495">
      <w:bodyDiv w:val="1"/>
      <w:marLeft w:val="0"/>
      <w:marRight w:val="0"/>
      <w:marTop w:val="0"/>
      <w:marBottom w:val="0"/>
      <w:divBdr>
        <w:top w:val="none" w:sz="0" w:space="0" w:color="auto"/>
        <w:left w:val="none" w:sz="0" w:space="0" w:color="auto"/>
        <w:bottom w:val="none" w:sz="0" w:space="0" w:color="auto"/>
        <w:right w:val="none" w:sz="0" w:space="0" w:color="auto"/>
      </w:divBdr>
    </w:div>
    <w:div w:id="302153180">
      <w:bodyDiv w:val="1"/>
      <w:marLeft w:val="0"/>
      <w:marRight w:val="0"/>
      <w:marTop w:val="0"/>
      <w:marBottom w:val="0"/>
      <w:divBdr>
        <w:top w:val="none" w:sz="0" w:space="0" w:color="auto"/>
        <w:left w:val="none" w:sz="0" w:space="0" w:color="auto"/>
        <w:bottom w:val="none" w:sz="0" w:space="0" w:color="auto"/>
        <w:right w:val="none" w:sz="0" w:space="0" w:color="auto"/>
      </w:divBdr>
    </w:div>
    <w:div w:id="302661709">
      <w:bodyDiv w:val="1"/>
      <w:marLeft w:val="0"/>
      <w:marRight w:val="0"/>
      <w:marTop w:val="0"/>
      <w:marBottom w:val="0"/>
      <w:divBdr>
        <w:top w:val="none" w:sz="0" w:space="0" w:color="auto"/>
        <w:left w:val="none" w:sz="0" w:space="0" w:color="auto"/>
        <w:bottom w:val="none" w:sz="0" w:space="0" w:color="auto"/>
        <w:right w:val="none" w:sz="0" w:space="0" w:color="auto"/>
      </w:divBdr>
    </w:div>
    <w:div w:id="302932244">
      <w:bodyDiv w:val="1"/>
      <w:marLeft w:val="0"/>
      <w:marRight w:val="0"/>
      <w:marTop w:val="0"/>
      <w:marBottom w:val="0"/>
      <w:divBdr>
        <w:top w:val="none" w:sz="0" w:space="0" w:color="auto"/>
        <w:left w:val="none" w:sz="0" w:space="0" w:color="auto"/>
        <w:bottom w:val="none" w:sz="0" w:space="0" w:color="auto"/>
        <w:right w:val="none" w:sz="0" w:space="0" w:color="auto"/>
      </w:divBdr>
    </w:div>
    <w:div w:id="303127568">
      <w:bodyDiv w:val="1"/>
      <w:marLeft w:val="0"/>
      <w:marRight w:val="0"/>
      <w:marTop w:val="0"/>
      <w:marBottom w:val="0"/>
      <w:divBdr>
        <w:top w:val="none" w:sz="0" w:space="0" w:color="auto"/>
        <w:left w:val="none" w:sz="0" w:space="0" w:color="auto"/>
        <w:bottom w:val="none" w:sz="0" w:space="0" w:color="auto"/>
        <w:right w:val="none" w:sz="0" w:space="0" w:color="auto"/>
      </w:divBdr>
    </w:div>
    <w:div w:id="303514318">
      <w:bodyDiv w:val="1"/>
      <w:marLeft w:val="0"/>
      <w:marRight w:val="0"/>
      <w:marTop w:val="0"/>
      <w:marBottom w:val="0"/>
      <w:divBdr>
        <w:top w:val="none" w:sz="0" w:space="0" w:color="auto"/>
        <w:left w:val="none" w:sz="0" w:space="0" w:color="auto"/>
        <w:bottom w:val="none" w:sz="0" w:space="0" w:color="auto"/>
        <w:right w:val="none" w:sz="0" w:space="0" w:color="auto"/>
      </w:divBdr>
    </w:div>
    <w:div w:id="303699962">
      <w:bodyDiv w:val="1"/>
      <w:marLeft w:val="0"/>
      <w:marRight w:val="0"/>
      <w:marTop w:val="0"/>
      <w:marBottom w:val="0"/>
      <w:divBdr>
        <w:top w:val="none" w:sz="0" w:space="0" w:color="auto"/>
        <w:left w:val="none" w:sz="0" w:space="0" w:color="auto"/>
        <w:bottom w:val="none" w:sz="0" w:space="0" w:color="auto"/>
        <w:right w:val="none" w:sz="0" w:space="0" w:color="auto"/>
      </w:divBdr>
    </w:div>
    <w:div w:id="303891974">
      <w:bodyDiv w:val="1"/>
      <w:marLeft w:val="0"/>
      <w:marRight w:val="0"/>
      <w:marTop w:val="0"/>
      <w:marBottom w:val="0"/>
      <w:divBdr>
        <w:top w:val="none" w:sz="0" w:space="0" w:color="auto"/>
        <w:left w:val="none" w:sz="0" w:space="0" w:color="auto"/>
        <w:bottom w:val="none" w:sz="0" w:space="0" w:color="auto"/>
        <w:right w:val="none" w:sz="0" w:space="0" w:color="auto"/>
      </w:divBdr>
    </w:div>
    <w:div w:id="304050394">
      <w:bodyDiv w:val="1"/>
      <w:marLeft w:val="0"/>
      <w:marRight w:val="0"/>
      <w:marTop w:val="0"/>
      <w:marBottom w:val="0"/>
      <w:divBdr>
        <w:top w:val="none" w:sz="0" w:space="0" w:color="auto"/>
        <w:left w:val="none" w:sz="0" w:space="0" w:color="auto"/>
        <w:bottom w:val="none" w:sz="0" w:space="0" w:color="auto"/>
        <w:right w:val="none" w:sz="0" w:space="0" w:color="auto"/>
      </w:divBdr>
    </w:div>
    <w:div w:id="305283656">
      <w:bodyDiv w:val="1"/>
      <w:marLeft w:val="0"/>
      <w:marRight w:val="0"/>
      <w:marTop w:val="0"/>
      <w:marBottom w:val="0"/>
      <w:divBdr>
        <w:top w:val="none" w:sz="0" w:space="0" w:color="auto"/>
        <w:left w:val="none" w:sz="0" w:space="0" w:color="auto"/>
        <w:bottom w:val="none" w:sz="0" w:space="0" w:color="auto"/>
        <w:right w:val="none" w:sz="0" w:space="0" w:color="auto"/>
      </w:divBdr>
    </w:div>
    <w:div w:id="305664905">
      <w:bodyDiv w:val="1"/>
      <w:marLeft w:val="0"/>
      <w:marRight w:val="0"/>
      <w:marTop w:val="0"/>
      <w:marBottom w:val="0"/>
      <w:divBdr>
        <w:top w:val="none" w:sz="0" w:space="0" w:color="auto"/>
        <w:left w:val="none" w:sz="0" w:space="0" w:color="auto"/>
        <w:bottom w:val="none" w:sz="0" w:space="0" w:color="auto"/>
        <w:right w:val="none" w:sz="0" w:space="0" w:color="auto"/>
      </w:divBdr>
    </w:div>
    <w:div w:id="306011310">
      <w:bodyDiv w:val="1"/>
      <w:marLeft w:val="0"/>
      <w:marRight w:val="0"/>
      <w:marTop w:val="0"/>
      <w:marBottom w:val="0"/>
      <w:divBdr>
        <w:top w:val="none" w:sz="0" w:space="0" w:color="auto"/>
        <w:left w:val="none" w:sz="0" w:space="0" w:color="auto"/>
        <w:bottom w:val="none" w:sz="0" w:space="0" w:color="auto"/>
        <w:right w:val="none" w:sz="0" w:space="0" w:color="auto"/>
      </w:divBdr>
    </w:div>
    <w:div w:id="306740506">
      <w:bodyDiv w:val="1"/>
      <w:marLeft w:val="0"/>
      <w:marRight w:val="0"/>
      <w:marTop w:val="0"/>
      <w:marBottom w:val="0"/>
      <w:divBdr>
        <w:top w:val="none" w:sz="0" w:space="0" w:color="auto"/>
        <w:left w:val="none" w:sz="0" w:space="0" w:color="auto"/>
        <w:bottom w:val="none" w:sz="0" w:space="0" w:color="auto"/>
        <w:right w:val="none" w:sz="0" w:space="0" w:color="auto"/>
      </w:divBdr>
    </w:div>
    <w:div w:id="307826069">
      <w:bodyDiv w:val="1"/>
      <w:marLeft w:val="0"/>
      <w:marRight w:val="0"/>
      <w:marTop w:val="0"/>
      <w:marBottom w:val="0"/>
      <w:divBdr>
        <w:top w:val="none" w:sz="0" w:space="0" w:color="auto"/>
        <w:left w:val="none" w:sz="0" w:space="0" w:color="auto"/>
        <w:bottom w:val="none" w:sz="0" w:space="0" w:color="auto"/>
        <w:right w:val="none" w:sz="0" w:space="0" w:color="auto"/>
      </w:divBdr>
    </w:div>
    <w:div w:id="308171778">
      <w:bodyDiv w:val="1"/>
      <w:marLeft w:val="0"/>
      <w:marRight w:val="0"/>
      <w:marTop w:val="0"/>
      <w:marBottom w:val="0"/>
      <w:divBdr>
        <w:top w:val="none" w:sz="0" w:space="0" w:color="auto"/>
        <w:left w:val="none" w:sz="0" w:space="0" w:color="auto"/>
        <w:bottom w:val="none" w:sz="0" w:space="0" w:color="auto"/>
        <w:right w:val="none" w:sz="0" w:space="0" w:color="auto"/>
      </w:divBdr>
    </w:div>
    <w:div w:id="308562906">
      <w:bodyDiv w:val="1"/>
      <w:marLeft w:val="0"/>
      <w:marRight w:val="0"/>
      <w:marTop w:val="0"/>
      <w:marBottom w:val="0"/>
      <w:divBdr>
        <w:top w:val="none" w:sz="0" w:space="0" w:color="auto"/>
        <w:left w:val="none" w:sz="0" w:space="0" w:color="auto"/>
        <w:bottom w:val="none" w:sz="0" w:space="0" w:color="auto"/>
        <w:right w:val="none" w:sz="0" w:space="0" w:color="auto"/>
      </w:divBdr>
    </w:div>
    <w:div w:id="309022760">
      <w:bodyDiv w:val="1"/>
      <w:marLeft w:val="0"/>
      <w:marRight w:val="0"/>
      <w:marTop w:val="0"/>
      <w:marBottom w:val="0"/>
      <w:divBdr>
        <w:top w:val="none" w:sz="0" w:space="0" w:color="auto"/>
        <w:left w:val="none" w:sz="0" w:space="0" w:color="auto"/>
        <w:bottom w:val="none" w:sz="0" w:space="0" w:color="auto"/>
        <w:right w:val="none" w:sz="0" w:space="0" w:color="auto"/>
      </w:divBdr>
    </w:div>
    <w:div w:id="310788919">
      <w:bodyDiv w:val="1"/>
      <w:marLeft w:val="0"/>
      <w:marRight w:val="0"/>
      <w:marTop w:val="0"/>
      <w:marBottom w:val="0"/>
      <w:divBdr>
        <w:top w:val="none" w:sz="0" w:space="0" w:color="auto"/>
        <w:left w:val="none" w:sz="0" w:space="0" w:color="auto"/>
        <w:bottom w:val="none" w:sz="0" w:space="0" w:color="auto"/>
        <w:right w:val="none" w:sz="0" w:space="0" w:color="auto"/>
      </w:divBdr>
    </w:div>
    <w:div w:id="311759759">
      <w:bodyDiv w:val="1"/>
      <w:marLeft w:val="0"/>
      <w:marRight w:val="0"/>
      <w:marTop w:val="0"/>
      <w:marBottom w:val="0"/>
      <w:divBdr>
        <w:top w:val="none" w:sz="0" w:space="0" w:color="auto"/>
        <w:left w:val="none" w:sz="0" w:space="0" w:color="auto"/>
        <w:bottom w:val="none" w:sz="0" w:space="0" w:color="auto"/>
        <w:right w:val="none" w:sz="0" w:space="0" w:color="auto"/>
      </w:divBdr>
    </w:div>
    <w:div w:id="312100120">
      <w:bodyDiv w:val="1"/>
      <w:marLeft w:val="0"/>
      <w:marRight w:val="0"/>
      <w:marTop w:val="0"/>
      <w:marBottom w:val="0"/>
      <w:divBdr>
        <w:top w:val="none" w:sz="0" w:space="0" w:color="auto"/>
        <w:left w:val="none" w:sz="0" w:space="0" w:color="auto"/>
        <w:bottom w:val="none" w:sz="0" w:space="0" w:color="auto"/>
        <w:right w:val="none" w:sz="0" w:space="0" w:color="auto"/>
      </w:divBdr>
    </w:div>
    <w:div w:id="312102916">
      <w:bodyDiv w:val="1"/>
      <w:marLeft w:val="0"/>
      <w:marRight w:val="0"/>
      <w:marTop w:val="0"/>
      <w:marBottom w:val="0"/>
      <w:divBdr>
        <w:top w:val="none" w:sz="0" w:space="0" w:color="auto"/>
        <w:left w:val="none" w:sz="0" w:space="0" w:color="auto"/>
        <w:bottom w:val="none" w:sz="0" w:space="0" w:color="auto"/>
        <w:right w:val="none" w:sz="0" w:space="0" w:color="auto"/>
      </w:divBdr>
    </w:div>
    <w:div w:id="313025638">
      <w:bodyDiv w:val="1"/>
      <w:marLeft w:val="0"/>
      <w:marRight w:val="0"/>
      <w:marTop w:val="0"/>
      <w:marBottom w:val="0"/>
      <w:divBdr>
        <w:top w:val="none" w:sz="0" w:space="0" w:color="auto"/>
        <w:left w:val="none" w:sz="0" w:space="0" w:color="auto"/>
        <w:bottom w:val="none" w:sz="0" w:space="0" w:color="auto"/>
        <w:right w:val="none" w:sz="0" w:space="0" w:color="auto"/>
      </w:divBdr>
    </w:div>
    <w:div w:id="314070349">
      <w:bodyDiv w:val="1"/>
      <w:marLeft w:val="0"/>
      <w:marRight w:val="0"/>
      <w:marTop w:val="0"/>
      <w:marBottom w:val="0"/>
      <w:divBdr>
        <w:top w:val="none" w:sz="0" w:space="0" w:color="auto"/>
        <w:left w:val="none" w:sz="0" w:space="0" w:color="auto"/>
        <w:bottom w:val="none" w:sz="0" w:space="0" w:color="auto"/>
        <w:right w:val="none" w:sz="0" w:space="0" w:color="auto"/>
      </w:divBdr>
    </w:div>
    <w:div w:id="314452658">
      <w:bodyDiv w:val="1"/>
      <w:marLeft w:val="0"/>
      <w:marRight w:val="0"/>
      <w:marTop w:val="0"/>
      <w:marBottom w:val="0"/>
      <w:divBdr>
        <w:top w:val="none" w:sz="0" w:space="0" w:color="auto"/>
        <w:left w:val="none" w:sz="0" w:space="0" w:color="auto"/>
        <w:bottom w:val="none" w:sz="0" w:space="0" w:color="auto"/>
        <w:right w:val="none" w:sz="0" w:space="0" w:color="auto"/>
      </w:divBdr>
    </w:div>
    <w:div w:id="315186654">
      <w:bodyDiv w:val="1"/>
      <w:marLeft w:val="0"/>
      <w:marRight w:val="0"/>
      <w:marTop w:val="0"/>
      <w:marBottom w:val="0"/>
      <w:divBdr>
        <w:top w:val="none" w:sz="0" w:space="0" w:color="auto"/>
        <w:left w:val="none" w:sz="0" w:space="0" w:color="auto"/>
        <w:bottom w:val="none" w:sz="0" w:space="0" w:color="auto"/>
        <w:right w:val="none" w:sz="0" w:space="0" w:color="auto"/>
      </w:divBdr>
    </w:div>
    <w:div w:id="315187211">
      <w:bodyDiv w:val="1"/>
      <w:marLeft w:val="0"/>
      <w:marRight w:val="0"/>
      <w:marTop w:val="0"/>
      <w:marBottom w:val="0"/>
      <w:divBdr>
        <w:top w:val="none" w:sz="0" w:space="0" w:color="auto"/>
        <w:left w:val="none" w:sz="0" w:space="0" w:color="auto"/>
        <w:bottom w:val="none" w:sz="0" w:space="0" w:color="auto"/>
        <w:right w:val="none" w:sz="0" w:space="0" w:color="auto"/>
      </w:divBdr>
    </w:div>
    <w:div w:id="315230237">
      <w:bodyDiv w:val="1"/>
      <w:marLeft w:val="0"/>
      <w:marRight w:val="0"/>
      <w:marTop w:val="0"/>
      <w:marBottom w:val="0"/>
      <w:divBdr>
        <w:top w:val="none" w:sz="0" w:space="0" w:color="auto"/>
        <w:left w:val="none" w:sz="0" w:space="0" w:color="auto"/>
        <w:bottom w:val="none" w:sz="0" w:space="0" w:color="auto"/>
        <w:right w:val="none" w:sz="0" w:space="0" w:color="auto"/>
      </w:divBdr>
    </w:div>
    <w:div w:id="315494024">
      <w:bodyDiv w:val="1"/>
      <w:marLeft w:val="0"/>
      <w:marRight w:val="0"/>
      <w:marTop w:val="0"/>
      <w:marBottom w:val="0"/>
      <w:divBdr>
        <w:top w:val="none" w:sz="0" w:space="0" w:color="auto"/>
        <w:left w:val="none" w:sz="0" w:space="0" w:color="auto"/>
        <w:bottom w:val="none" w:sz="0" w:space="0" w:color="auto"/>
        <w:right w:val="none" w:sz="0" w:space="0" w:color="auto"/>
      </w:divBdr>
    </w:div>
    <w:div w:id="315843033">
      <w:bodyDiv w:val="1"/>
      <w:marLeft w:val="0"/>
      <w:marRight w:val="0"/>
      <w:marTop w:val="0"/>
      <w:marBottom w:val="0"/>
      <w:divBdr>
        <w:top w:val="none" w:sz="0" w:space="0" w:color="auto"/>
        <w:left w:val="none" w:sz="0" w:space="0" w:color="auto"/>
        <w:bottom w:val="none" w:sz="0" w:space="0" w:color="auto"/>
        <w:right w:val="none" w:sz="0" w:space="0" w:color="auto"/>
      </w:divBdr>
    </w:div>
    <w:div w:id="315844429">
      <w:bodyDiv w:val="1"/>
      <w:marLeft w:val="0"/>
      <w:marRight w:val="0"/>
      <w:marTop w:val="0"/>
      <w:marBottom w:val="0"/>
      <w:divBdr>
        <w:top w:val="none" w:sz="0" w:space="0" w:color="auto"/>
        <w:left w:val="none" w:sz="0" w:space="0" w:color="auto"/>
        <w:bottom w:val="none" w:sz="0" w:space="0" w:color="auto"/>
        <w:right w:val="none" w:sz="0" w:space="0" w:color="auto"/>
      </w:divBdr>
    </w:div>
    <w:div w:id="317416935">
      <w:bodyDiv w:val="1"/>
      <w:marLeft w:val="0"/>
      <w:marRight w:val="0"/>
      <w:marTop w:val="0"/>
      <w:marBottom w:val="0"/>
      <w:divBdr>
        <w:top w:val="none" w:sz="0" w:space="0" w:color="auto"/>
        <w:left w:val="none" w:sz="0" w:space="0" w:color="auto"/>
        <w:bottom w:val="none" w:sz="0" w:space="0" w:color="auto"/>
        <w:right w:val="none" w:sz="0" w:space="0" w:color="auto"/>
      </w:divBdr>
    </w:div>
    <w:div w:id="317730013">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970010">
      <w:bodyDiv w:val="1"/>
      <w:marLeft w:val="0"/>
      <w:marRight w:val="0"/>
      <w:marTop w:val="0"/>
      <w:marBottom w:val="0"/>
      <w:divBdr>
        <w:top w:val="none" w:sz="0" w:space="0" w:color="auto"/>
        <w:left w:val="none" w:sz="0" w:space="0" w:color="auto"/>
        <w:bottom w:val="none" w:sz="0" w:space="0" w:color="auto"/>
        <w:right w:val="none" w:sz="0" w:space="0" w:color="auto"/>
      </w:divBdr>
    </w:div>
    <w:div w:id="320163167">
      <w:bodyDiv w:val="1"/>
      <w:marLeft w:val="0"/>
      <w:marRight w:val="0"/>
      <w:marTop w:val="0"/>
      <w:marBottom w:val="0"/>
      <w:divBdr>
        <w:top w:val="none" w:sz="0" w:space="0" w:color="auto"/>
        <w:left w:val="none" w:sz="0" w:space="0" w:color="auto"/>
        <w:bottom w:val="none" w:sz="0" w:space="0" w:color="auto"/>
        <w:right w:val="none" w:sz="0" w:space="0" w:color="auto"/>
      </w:divBdr>
    </w:div>
    <w:div w:id="320622378">
      <w:bodyDiv w:val="1"/>
      <w:marLeft w:val="0"/>
      <w:marRight w:val="0"/>
      <w:marTop w:val="0"/>
      <w:marBottom w:val="0"/>
      <w:divBdr>
        <w:top w:val="none" w:sz="0" w:space="0" w:color="auto"/>
        <w:left w:val="none" w:sz="0" w:space="0" w:color="auto"/>
        <w:bottom w:val="none" w:sz="0" w:space="0" w:color="auto"/>
        <w:right w:val="none" w:sz="0" w:space="0" w:color="auto"/>
      </w:divBdr>
    </w:div>
    <w:div w:id="320886410">
      <w:bodyDiv w:val="1"/>
      <w:marLeft w:val="0"/>
      <w:marRight w:val="0"/>
      <w:marTop w:val="0"/>
      <w:marBottom w:val="0"/>
      <w:divBdr>
        <w:top w:val="none" w:sz="0" w:space="0" w:color="auto"/>
        <w:left w:val="none" w:sz="0" w:space="0" w:color="auto"/>
        <w:bottom w:val="none" w:sz="0" w:space="0" w:color="auto"/>
        <w:right w:val="none" w:sz="0" w:space="0" w:color="auto"/>
      </w:divBdr>
    </w:div>
    <w:div w:id="320932991">
      <w:bodyDiv w:val="1"/>
      <w:marLeft w:val="0"/>
      <w:marRight w:val="0"/>
      <w:marTop w:val="0"/>
      <w:marBottom w:val="0"/>
      <w:divBdr>
        <w:top w:val="none" w:sz="0" w:space="0" w:color="auto"/>
        <w:left w:val="none" w:sz="0" w:space="0" w:color="auto"/>
        <w:bottom w:val="none" w:sz="0" w:space="0" w:color="auto"/>
        <w:right w:val="none" w:sz="0" w:space="0" w:color="auto"/>
      </w:divBdr>
    </w:div>
    <w:div w:id="320937449">
      <w:bodyDiv w:val="1"/>
      <w:marLeft w:val="0"/>
      <w:marRight w:val="0"/>
      <w:marTop w:val="0"/>
      <w:marBottom w:val="0"/>
      <w:divBdr>
        <w:top w:val="none" w:sz="0" w:space="0" w:color="auto"/>
        <w:left w:val="none" w:sz="0" w:space="0" w:color="auto"/>
        <w:bottom w:val="none" w:sz="0" w:space="0" w:color="auto"/>
        <w:right w:val="none" w:sz="0" w:space="0" w:color="auto"/>
      </w:divBdr>
    </w:div>
    <w:div w:id="321930066">
      <w:bodyDiv w:val="1"/>
      <w:marLeft w:val="0"/>
      <w:marRight w:val="0"/>
      <w:marTop w:val="0"/>
      <w:marBottom w:val="0"/>
      <w:divBdr>
        <w:top w:val="none" w:sz="0" w:space="0" w:color="auto"/>
        <w:left w:val="none" w:sz="0" w:space="0" w:color="auto"/>
        <w:bottom w:val="none" w:sz="0" w:space="0" w:color="auto"/>
        <w:right w:val="none" w:sz="0" w:space="0" w:color="auto"/>
      </w:divBdr>
    </w:div>
    <w:div w:id="322128592">
      <w:bodyDiv w:val="1"/>
      <w:marLeft w:val="0"/>
      <w:marRight w:val="0"/>
      <w:marTop w:val="0"/>
      <w:marBottom w:val="0"/>
      <w:divBdr>
        <w:top w:val="none" w:sz="0" w:space="0" w:color="auto"/>
        <w:left w:val="none" w:sz="0" w:space="0" w:color="auto"/>
        <w:bottom w:val="none" w:sz="0" w:space="0" w:color="auto"/>
        <w:right w:val="none" w:sz="0" w:space="0" w:color="auto"/>
      </w:divBdr>
    </w:div>
    <w:div w:id="322317272">
      <w:bodyDiv w:val="1"/>
      <w:marLeft w:val="0"/>
      <w:marRight w:val="0"/>
      <w:marTop w:val="0"/>
      <w:marBottom w:val="0"/>
      <w:divBdr>
        <w:top w:val="none" w:sz="0" w:space="0" w:color="auto"/>
        <w:left w:val="none" w:sz="0" w:space="0" w:color="auto"/>
        <w:bottom w:val="none" w:sz="0" w:space="0" w:color="auto"/>
        <w:right w:val="none" w:sz="0" w:space="0" w:color="auto"/>
      </w:divBdr>
    </w:div>
    <w:div w:id="322779947">
      <w:bodyDiv w:val="1"/>
      <w:marLeft w:val="0"/>
      <w:marRight w:val="0"/>
      <w:marTop w:val="0"/>
      <w:marBottom w:val="0"/>
      <w:divBdr>
        <w:top w:val="none" w:sz="0" w:space="0" w:color="auto"/>
        <w:left w:val="none" w:sz="0" w:space="0" w:color="auto"/>
        <w:bottom w:val="none" w:sz="0" w:space="0" w:color="auto"/>
        <w:right w:val="none" w:sz="0" w:space="0" w:color="auto"/>
      </w:divBdr>
    </w:div>
    <w:div w:id="322860785">
      <w:bodyDiv w:val="1"/>
      <w:marLeft w:val="0"/>
      <w:marRight w:val="0"/>
      <w:marTop w:val="0"/>
      <w:marBottom w:val="0"/>
      <w:divBdr>
        <w:top w:val="none" w:sz="0" w:space="0" w:color="auto"/>
        <w:left w:val="none" w:sz="0" w:space="0" w:color="auto"/>
        <w:bottom w:val="none" w:sz="0" w:space="0" w:color="auto"/>
        <w:right w:val="none" w:sz="0" w:space="0" w:color="auto"/>
      </w:divBdr>
    </w:div>
    <w:div w:id="323514988">
      <w:bodyDiv w:val="1"/>
      <w:marLeft w:val="0"/>
      <w:marRight w:val="0"/>
      <w:marTop w:val="0"/>
      <w:marBottom w:val="0"/>
      <w:divBdr>
        <w:top w:val="none" w:sz="0" w:space="0" w:color="auto"/>
        <w:left w:val="none" w:sz="0" w:space="0" w:color="auto"/>
        <w:bottom w:val="none" w:sz="0" w:space="0" w:color="auto"/>
        <w:right w:val="none" w:sz="0" w:space="0" w:color="auto"/>
      </w:divBdr>
    </w:div>
    <w:div w:id="323775575">
      <w:bodyDiv w:val="1"/>
      <w:marLeft w:val="0"/>
      <w:marRight w:val="0"/>
      <w:marTop w:val="0"/>
      <w:marBottom w:val="0"/>
      <w:divBdr>
        <w:top w:val="none" w:sz="0" w:space="0" w:color="auto"/>
        <w:left w:val="none" w:sz="0" w:space="0" w:color="auto"/>
        <w:bottom w:val="none" w:sz="0" w:space="0" w:color="auto"/>
        <w:right w:val="none" w:sz="0" w:space="0" w:color="auto"/>
      </w:divBdr>
    </w:div>
    <w:div w:id="324163643">
      <w:bodyDiv w:val="1"/>
      <w:marLeft w:val="0"/>
      <w:marRight w:val="0"/>
      <w:marTop w:val="0"/>
      <w:marBottom w:val="0"/>
      <w:divBdr>
        <w:top w:val="none" w:sz="0" w:space="0" w:color="auto"/>
        <w:left w:val="none" w:sz="0" w:space="0" w:color="auto"/>
        <w:bottom w:val="none" w:sz="0" w:space="0" w:color="auto"/>
        <w:right w:val="none" w:sz="0" w:space="0" w:color="auto"/>
      </w:divBdr>
    </w:div>
    <w:div w:id="324166946">
      <w:bodyDiv w:val="1"/>
      <w:marLeft w:val="0"/>
      <w:marRight w:val="0"/>
      <w:marTop w:val="0"/>
      <w:marBottom w:val="0"/>
      <w:divBdr>
        <w:top w:val="none" w:sz="0" w:space="0" w:color="auto"/>
        <w:left w:val="none" w:sz="0" w:space="0" w:color="auto"/>
        <w:bottom w:val="none" w:sz="0" w:space="0" w:color="auto"/>
        <w:right w:val="none" w:sz="0" w:space="0" w:color="auto"/>
      </w:divBdr>
    </w:div>
    <w:div w:id="325325632">
      <w:bodyDiv w:val="1"/>
      <w:marLeft w:val="0"/>
      <w:marRight w:val="0"/>
      <w:marTop w:val="0"/>
      <w:marBottom w:val="0"/>
      <w:divBdr>
        <w:top w:val="none" w:sz="0" w:space="0" w:color="auto"/>
        <w:left w:val="none" w:sz="0" w:space="0" w:color="auto"/>
        <w:bottom w:val="none" w:sz="0" w:space="0" w:color="auto"/>
        <w:right w:val="none" w:sz="0" w:space="0" w:color="auto"/>
      </w:divBdr>
    </w:div>
    <w:div w:id="325594696">
      <w:bodyDiv w:val="1"/>
      <w:marLeft w:val="0"/>
      <w:marRight w:val="0"/>
      <w:marTop w:val="0"/>
      <w:marBottom w:val="0"/>
      <w:divBdr>
        <w:top w:val="none" w:sz="0" w:space="0" w:color="auto"/>
        <w:left w:val="none" w:sz="0" w:space="0" w:color="auto"/>
        <w:bottom w:val="none" w:sz="0" w:space="0" w:color="auto"/>
        <w:right w:val="none" w:sz="0" w:space="0" w:color="auto"/>
      </w:divBdr>
    </w:div>
    <w:div w:id="325742137">
      <w:bodyDiv w:val="1"/>
      <w:marLeft w:val="0"/>
      <w:marRight w:val="0"/>
      <w:marTop w:val="0"/>
      <w:marBottom w:val="0"/>
      <w:divBdr>
        <w:top w:val="none" w:sz="0" w:space="0" w:color="auto"/>
        <w:left w:val="none" w:sz="0" w:space="0" w:color="auto"/>
        <w:bottom w:val="none" w:sz="0" w:space="0" w:color="auto"/>
        <w:right w:val="none" w:sz="0" w:space="0" w:color="auto"/>
      </w:divBdr>
    </w:div>
    <w:div w:id="325859711">
      <w:bodyDiv w:val="1"/>
      <w:marLeft w:val="0"/>
      <w:marRight w:val="0"/>
      <w:marTop w:val="0"/>
      <w:marBottom w:val="0"/>
      <w:divBdr>
        <w:top w:val="none" w:sz="0" w:space="0" w:color="auto"/>
        <w:left w:val="none" w:sz="0" w:space="0" w:color="auto"/>
        <w:bottom w:val="none" w:sz="0" w:space="0" w:color="auto"/>
        <w:right w:val="none" w:sz="0" w:space="0" w:color="auto"/>
      </w:divBdr>
    </w:div>
    <w:div w:id="326057561">
      <w:bodyDiv w:val="1"/>
      <w:marLeft w:val="0"/>
      <w:marRight w:val="0"/>
      <w:marTop w:val="0"/>
      <w:marBottom w:val="0"/>
      <w:divBdr>
        <w:top w:val="none" w:sz="0" w:space="0" w:color="auto"/>
        <w:left w:val="none" w:sz="0" w:space="0" w:color="auto"/>
        <w:bottom w:val="none" w:sz="0" w:space="0" w:color="auto"/>
        <w:right w:val="none" w:sz="0" w:space="0" w:color="auto"/>
      </w:divBdr>
    </w:div>
    <w:div w:id="326371861">
      <w:bodyDiv w:val="1"/>
      <w:marLeft w:val="0"/>
      <w:marRight w:val="0"/>
      <w:marTop w:val="0"/>
      <w:marBottom w:val="0"/>
      <w:divBdr>
        <w:top w:val="none" w:sz="0" w:space="0" w:color="auto"/>
        <w:left w:val="none" w:sz="0" w:space="0" w:color="auto"/>
        <w:bottom w:val="none" w:sz="0" w:space="0" w:color="auto"/>
        <w:right w:val="none" w:sz="0" w:space="0" w:color="auto"/>
      </w:divBdr>
    </w:div>
    <w:div w:id="326592923">
      <w:bodyDiv w:val="1"/>
      <w:marLeft w:val="0"/>
      <w:marRight w:val="0"/>
      <w:marTop w:val="0"/>
      <w:marBottom w:val="0"/>
      <w:divBdr>
        <w:top w:val="none" w:sz="0" w:space="0" w:color="auto"/>
        <w:left w:val="none" w:sz="0" w:space="0" w:color="auto"/>
        <w:bottom w:val="none" w:sz="0" w:space="0" w:color="auto"/>
        <w:right w:val="none" w:sz="0" w:space="0" w:color="auto"/>
      </w:divBdr>
    </w:div>
    <w:div w:id="327171879">
      <w:bodyDiv w:val="1"/>
      <w:marLeft w:val="0"/>
      <w:marRight w:val="0"/>
      <w:marTop w:val="0"/>
      <w:marBottom w:val="0"/>
      <w:divBdr>
        <w:top w:val="none" w:sz="0" w:space="0" w:color="auto"/>
        <w:left w:val="none" w:sz="0" w:space="0" w:color="auto"/>
        <w:bottom w:val="none" w:sz="0" w:space="0" w:color="auto"/>
        <w:right w:val="none" w:sz="0" w:space="0" w:color="auto"/>
      </w:divBdr>
    </w:div>
    <w:div w:id="327487333">
      <w:bodyDiv w:val="1"/>
      <w:marLeft w:val="0"/>
      <w:marRight w:val="0"/>
      <w:marTop w:val="0"/>
      <w:marBottom w:val="0"/>
      <w:divBdr>
        <w:top w:val="none" w:sz="0" w:space="0" w:color="auto"/>
        <w:left w:val="none" w:sz="0" w:space="0" w:color="auto"/>
        <w:bottom w:val="none" w:sz="0" w:space="0" w:color="auto"/>
        <w:right w:val="none" w:sz="0" w:space="0" w:color="auto"/>
      </w:divBdr>
    </w:div>
    <w:div w:id="327754528">
      <w:bodyDiv w:val="1"/>
      <w:marLeft w:val="0"/>
      <w:marRight w:val="0"/>
      <w:marTop w:val="0"/>
      <w:marBottom w:val="0"/>
      <w:divBdr>
        <w:top w:val="none" w:sz="0" w:space="0" w:color="auto"/>
        <w:left w:val="none" w:sz="0" w:space="0" w:color="auto"/>
        <w:bottom w:val="none" w:sz="0" w:space="0" w:color="auto"/>
        <w:right w:val="none" w:sz="0" w:space="0" w:color="auto"/>
      </w:divBdr>
    </w:div>
    <w:div w:id="328556127">
      <w:bodyDiv w:val="1"/>
      <w:marLeft w:val="0"/>
      <w:marRight w:val="0"/>
      <w:marTop w:val="0"/>
      <w:marBottom w:val="0"/>
      <w:divBdr>
        <w:top w:val="none" w:sz="0" w:space="0" w:color="auto"/>
        <w:left w:val="none" w:sz="0" w:space="0" w:color="auto"/>
        <w:bottom w:val="none" w:sz="0" w:space="0" w:color="auto"/>
        <w:right w:val="none" w:sz="0" w:space="0" w:color="auto"/>
      </w:divBdr>
    </w:div>
    <w:div w:id="328676932">
      <w:bodyDiv w:val="1"/>
      <w:marLeft w:val="0"/>
      <w:marRight w:val="0"/>
      <w:marTop w:val="0"/>
      <w:marBottom w:val="0"/>
      <w:divBdr>
        <w:top w:val="none" w:sz="0" w:space="0" w:color="auto"/>
        <w:left w:val="none" w:sz="0" w:space="0" w:color="auto"/>
        <w:bottom w:val="none" w:sz="0" w:space="0" w:color="auto"/>
        <w:right w:val="none" w:sz="0" w:space="0" w:color="auto"/>
      </w:divBdr>
    </w:div>
    <w:div w:id="329069590">
      <w:bodyDiv w:val="1"/>
      <w:marLeft w:val="0"/>
      <w:marRight w:val="0"/>
      <w:marTop w:val="0"/>
      <w:marBottom w:val="0"/>
      <w:divBdr>
        <w:top w:val="none" w:sz="0" w:space="0" w:color="auto"/>
        <w:left w:val="none" w:sz="0" w:space="0" w:color="auto"/>
        <w:bottom w:val="none" w:sz="0" w:space="0" w:color="auto"/>
        <w:right w:val="none" w:sz="0" w:space="0" w:color="auto"/>
      </w:divBdr>
    </w:div>
    <w:div w:id="329599883">
      <w:bodyDiv w:val="1"/>
      <w:marLeft w:val="0"/>
      <w:marRight w:val="0"/>
      <w:marTop w:val="0"/>
      <w:marBottom w:val="0"/>
      <w:divBdr>
        <w:top w:val="none" w:sz="0" w:space="0" w:color="auto"/>
        <w:left w:val="none" w:sz="0" w:space="0" w:color="auto"/>
        <w:bottom w:val="none" w:sz="0" w:space="0" w:color="auto"/>
        <w:right w:val="none" w:sz="0" w:space="0" w:color="auto"/>
      </w:divBdr>
    </w:div>
    <w:div w:id="330525423">
      <w:bodyDiv w:val="1"/>
      <w:marLeft w:val="0"/>
      <w:marRight w:val="0"/>
      <w:marTop w:val="0"/>
      <w:marBottom w:val="0"/>
      <w:divBdr>
        <w:top w:val="none" w:sz="0" w:space="0" w:color="auto"/>
        <w:left w:val="none" w:sz="0" w:space="0" w:color="auto"/>
        <w:bottom w:val="none" w:sz="0" w:space="0" w:color="auto"/>
        <w:right w:val="none" w:sz="0" w:space="0" w:color="auto"/>
      </w:divBdr>
    </w:div>
    <w:div w:id="330764464">
      <w:bodyDiv w:val="1"/>
      <w:marLeft w:val="0"/>
      <w:marRight w:val="0"/>
      <w:marTop w:val="0"/>
      <w:marBottom w:val="0"/>
      <w:divBdr>
        <w:top w:val="none" w:sz="0" w:space="0" w:color="auto"/>
        <w:left w:val="none" w:sz="0" w:space="0" w:color="auto"/>
        <w:bottom w:val="none" w:sz="0" w:space="0" w:color="auto"/>
        <w:right w:val="none" w:sz="0" w:space="0" w:color="auto"/>
      </w:divBdr>
    </w:div>
    <w:div w:id="330911748">
      <w:bodyDiv w:val="1"/>
      <w:marLeft w:val="0"/>
      <w:marRight w:val="0"/>
      <w:marTop w:val="0"/>
      <w:marBottom w:val="0"/>
      <w:divBdr>
        <w:top w:val="none" w:sz="0" w:space="0" w:color="auto"/>
        <w:left w:val="none" w:sz="0" w:space="0" w:color="auto"/>
        <w:bottom w:val="none" w:sz="0" w:space="0" w:color="auto"/>
        <w:right w:val="none" w:sz="0" w:space="0" w:color="auto"/>
      </w:divBdr>
    </w:div>
    <w:div w:id="331220069">
      <w:bodyDiv w:val="1"/>
      <w:marLeft w:val="0"/>
      <w:marRight w:val="0"/>
      <w:marTop w:val="0"/>
      <w:marBottom w:val="0"/>
      <w:divBdr>
        <w:top w:val="none" w:sz="0" w:space="0" w:color="auto"/>
        <w:left w:val="none" w:sz="0" w:space="0" w:color="auto"/>
        <w:bottom w:val="none" w:sz="0" w:space="0" w:color="auto"/>
        <w:right w:val="none" w:sz="0" w:space="0" w:color="auto"/>
      </w:divBdr>
    </w:div>
    <w:div w:id="331226357">
      <w:bodyDiv w:val="1"/>
      <w:marLeft w:val="0"/>
      <w:marRight w:val="0"/>
      <w:marTop w:val="0"/>
      <w:marBottom w:val="0"/>
      <w:divBdr>
        <w:top w:val="none" w:sz="0" w:space="0" w:color="auto"/>
        <w:left w:val="none" w:sz="0" w:space="0" w:color="auto"/>
        <w:bottom w:val="none" w:sz="0" w:space="0" w:color="auto"/>
        <w:right w:val="none" w:sz="0" w:space="0" w:color="auto"/>
      </w:divBdr>
    </w:div>
    <w:div w:id="332150898">
      <w:bodyDiv w:val="1"/>
      <w:marLeft w:val="0"/>
      <w:marRight w:val="0"/>
      <w:marTop w:val="0"/>
      <w:marBottom w:val="0"/>
      <w:divBdr>
        <w:top w:val="none" w:sz="0" w:space="0" w:color="auto"/>
        <w:left w:val="none" w:sz="0" w:space="0" w:color="auto"/>
        <w:bottom w:val="none" w:sz="0" w:space="0" w:color="auto"/>
        <w:right w:val="none" w:sz="0" w:space="0" w:color="auto"/>
      </w:divBdr>
    </w:div>
    <w:div w:id="332881692">
      <w:bodyDiv w:val="1"/>
      <w:marLeft w:val="0"/>
      <w:marRight w:val="0"/>
      <w:marTop w:val="0"/>
      <w:marBottom w:val="0"/>
      <w:divBdr>
        <w:top w:val="none" w:sz="0" w:space="0" w:color="auto"/>
        <w:left w:val="none" w:sz="0" w:space="0" w:color="auto"/>
        <w:bottom w:val="none" w:sz="0" w:space="0" w:color="auto"/>
        <w:right w:val="none" w:sz="0" w:space="0" w:color="auto"/>
      </w:divBdr>
    </w:div>
    <w:div w:id="334502026">
      <w:bodyDiv w:val="1"/>
      <w:marLeft w:val="0"/>
      <w:marRight w:val="0"/>
      <w:marTop w:val="0"/>
      <w:marBottom w:val="0"/>
      <w:divBdr>
        <w:top w:val="none" w:sz="0" w:space="0" w:color="auto"/>
        <w:left w:val="none" w:sz="0" w:space="0" w:color="auto"/>
        <w:bottom w:val="none" w:sz="0" w:space="0" w:color="auto"/>
        <w:right w:val="none" w:sz="0" w:space="0" w:color="auto"/>
      </w:divBdr>
    </w:div>
    <w:div w:id="334648314">
      <w:bodyDiv w:val="1"/>
      <w:marLeft w:val="0"/>
      <w:marRight w:val="0"/>
      <w:marTop w:val="0"/>
      <w:marBottom w:val="0"/>
      <w:divBdr>
        <w:top w:val="none" w:sz="0" w:space="0" w:color="auto"/>
        <w:left w:val="none" w:sz="0" w:space="0" w:color="auto"/>
        <w:bottom w:val="none" w:sz="0" w:space="0" w:color="auto"/>
        <w:right w:val="none" w:sz="0" w:space="0" w:color="auto"/>
      </w:divBdr>
    </w:div>
    <w:div w:id="334724512">
      <w:bodyDiv w:val="1"/>
      <w:marLeft w:val="0"/>
      <w:marRight w:val="0"/>
      <w:marTop w:val="0"/>
      <w:marBottom w:val="0"/>
      <w:divBdr>
        <w:top w:val="none" w:sz="0" w:space="0" w:color="auto"/>
        <w:left w:val="none" w:sz="0" w:space="0" w:color="auto"/>
        <w:bottom w:val="none" w:sz="0" w:space="0" w:color="auto"/>
        <w:right w:val="none" w:sz="0" w:space="0" w:color="auto"/>
      </w:divBdr>
    </w:div>
    <w:div w:id="334841246">
      <w:bodyDiv w:val="1"/>
      <w:marLeft w:val="0"/>
      <w:marRight w:val="0"/>
      <w:marTop w:val="0"/>
      <w:marBottom w:val="0"/>
      <w:divBdr>
        <w:top w:val="none" w:sz="0" w:space="0" w:color="auto"/>
        <w:left w:val="none" w:sz="0" w:space="0" w:color="auto"/>
        <w:bottom w:val="none" w:sz="0" w:space="0" w:color="auto"/>
        <w:right w:val="none" w:sz="0" w:space="0" w:color="auto"/>
      </w:divBdr>
    </w:div>
    <w:div w:id="335230941">
      <w:bodyDiv w:val="1"/>
      <w:marLeft w:val="0"/>
      <w:marRight w:val="0"/>
      <w:marTop w:val="0"/>
      <w:marBottom w:val="0"/>
      <w:divBdr>
        <w:top w:val="none" w:sz="0" w:space="0" w:color="auto"/>
        <w:left w:val="none" w:sz="0" w:space="0" w:color="auto"/>
        <w:bottom w:val="none" w:sz="0" w:space="0" w:color="auto"/>
        <w:right w:val="none" w:sz="0" w:space="0" w:color="auto"/>
      </w:divBdr>
    </w:div>
    <w:div w:id="336269062">
      <w:bodyDiv w:val="1"/>
      <w:marLeft w:val="0"/>
      <w:marRight w:val="0"/>
      <w:marTop w:val="0"/>
      <w:marBottom w:val="0"/>
      <w:divBdr>
        <w:top w:val="none" w:sz="0" w:space="0" w:color="auto"/>
        <w:left w:val="none" w:sz="0" w:space="0" w:color="auto"/>
        <w:bottom w:val="none" w:sz="0" w:space="0" w:color="auto"/>
        <w:right w:val="none" w:sz="0" w:space="0" w:color="auto"/>
      </w:divBdr>
    </w:div>
    <w:div w:id="336345708">
      <w:bodyDiv w:val="1"/>
      <w:marLeft w:val="0"/>
      <w:marRight w:val="0"/>
      <w:marTop w:val="0"/>
      <w:marBottom w:val="0"/>
      <w:divBdr>
        <w:top w:val="none" w:sz="0" w:space="0" w:color="auto"/>
        <w:left w:val="none" w:sz="0" w:space="0" w:color="auto"/>
        <w:bottom w:val="none" w:sz="0" w:space="0" w:color="auto"/>
        <w:right w:val="none" w:sz="0" w:space="0" w:color="auto"/>
      </w:divBdr>
    </w:div>
    <w:div w:id="337315896">
      <w:bodyDiv w:val="1"/>
      <w:marLeft w:val="0"/>
      <w:marRight w:val="0"/>
      <w:marTop w:val="0"/>
      <w:marBottom w:val="0"/>
      <w:divBdr>
        <w:top w:val="none" w:sz="0" w:space="0" w:color="auto"/>
        <w:left w:val="none" w:sz="0" w:space="0" w:color="auto"/>
        <w:bottom w:val="none" w:sz="0" w:space="0" w:color="auto"/>
        <w:right w:val="none" w:sz="0" w:space="0" w:color="auto"/>
      </w:divBdr>
    </w:div>
    <w:div w:id="337930852">
      <w:bodyDiv w:val="1"/>
      <w:marLeft w:val="0"/>
      <w:marRight w:val="0"/>
      <w:marTop w:val="0"/>
      <w:marBottom w:val="0"/>
      <w:divBdr>
        <w:top w:val="none" w:sz="0" w:space="0" w:color="auto"/>
        <w:left w:val="none" w:sz="0" w:space="0" w:color="auto"/>
        <w:bottom w:val="none" w:sz="0" w:space="0" w:color="auto"/>
        <w:right w:val="none" w:sz="0" w:space="0" w:color="auto"/>
      </w:divBdr>
    </w:div>
    <w:div w:id="338046392">
      <w:bodyDiv w:val="1"/>
      <w:marLeft w:val="0"/>
      <w:marRight w:val="0"/>
      <w:marTop w:val="0"/>
      <w:marBottom w:val="0"/>
      <w:divBdr>
        <w:top w:val="none" w:sz="0" w:space="0" w:color="auto"/>
        <w:left w:val="none" w:sz="0" w:space="0" w:color="auto"/>
        <w:bottom w:val="none" w:sz="0" w:space="0" w:color="auto"/>
        <w:right w:val="none" w:sz="0" w:space="0" w:color="auto"/>
      </w:divBdr>
    </w:div>
    <w:div w:id="338894113">
      <w:bodyDiv w:val="1"/>
      <w:marLeft w:val="0"/>
      <w:marRight w:val="0"/>
      <w:marTop w:val="0"/>
      <w:marBottom w:val="0"/>
      <w:divBdr>
        <w:top w:val="none" w:sz="0" w:space="0" w:color="auto"/>
        <w:left w:val="none" w:sz="0" w:space="0" w:color="auto"/>
        <w:bottom w:val="none" w:sz="0" w:space="0" w:color="auto"/>
        <w:right w:val="none" w:sz="0" w:space="0" w:color="auto"/>
      </w:divBdr>
    </w:div>
    <w:div w:id="340619874">
      <w:bodyDiv w:val="1"/>
      <w:marLeft w:val="0"/>
      <w:marRight w:val="0"/>
      <w:marTop w:val="0"/>
      <w:marBottom w:val="0"/>
      <w:divBdr>
        <w:top w:val="none" w:sz="0" w:space="0" w:color="auto"/>
        <w:left w:val="none" w:sz="0" w:space="0" w:color="auto"/>
        <w:bottom w:val="none" w:sz="0" w:space="0" w:color="auto"/>
        <w:right w:val="none" w:sz="0" w:space="0" w:color="auto"/>
      </w:divBdr>
    </w:div>
    <w:div w:id="341249172">
      <w:bodyDiv w:val="1"/>
      <w:marLeft w:val="0"/>
      <w:marRight w:val="0"/>
      <w:marTop w:val="0"/>
      <w:marBottom w:val="0"/>
      <w:divBdr>
        <w:top w:val="none" w:sz="0" w:space="0" w:color="auto"/>
        <w:left w:val="none" w:sz="0" w:space="0" w:color="auto"/>
        <w:bottom w:val="none" w:sz="0" w:space="0" w:color="auto"/>
        <w:right w:val="none" w:sz="0" w:space="0" w:color="auto"/>
      </w:divBdr>
    </w:div>
    <w:div w:id="341394487">
      <w:bodyDiv w:val="1"/>
      <w:marLeft w:val="0"/>
      <w:marRight w:val="0"/>
      <w:marTop w:val="0"/>
      <w:marBottom w:val="0"/>
      <w:divBdr>
        <w:top w:val="none" w:sz="0" w:space="0" w:color="auto"/>
        <w:left w:val="none" w:sz="0" w:space="0" w:color="auto"/>
        <w:bottom w:val="none" w:sz="0" w:space="0" w:color="auto"/>
        <w:right w:val="none" w:sz="0" w:space="0" w:color="auto"/>
      </w:divBdr>
    </w:div>
    <w:div w:id="341858989">
      <w:bodyDiv w:val="1"/>
      <w:marLeft w:val="0"/>
      <w:marRight w:val="0"/>
      <w:marTop w:val="0"/>
      <w:marBottom w:val="0"/>
      <w:divBdr>
        <w:top w:val="none" w:sz="0" w:space="0" w:color="auto"/>
        <w:left w:val="none" w:sz="0" w:space="0" w:color="auto"/>
        <w:bottom w:val="none" w:sz="0" w:space="0" w:color="auto"/>
        <w:right w:val="none" w:sz="0" w:space="0" w:color="auto"/>
      </w:divBdr>
    </w:div>
    <w:div w:id="341905181">
      <w:bodyDiv w:val="1"/>
      <w:marLeft w:val="0"/>
      <w:marRight w:val="0"/>
      <w:marTop w:val="0"/>
      <w:marBottom w:val="0"/>
      <w:divBdr>
        <w:top w:val="none" w:sz="0" w:space="0" w:color="auto"/>
        <w:left w:val="none" w:sz="0" w:space="0" w:color="auto"/>
        <w:bottom w:val="none" w:sz="0" w:space="0" w:color="auto"/>
        <w:right w:val="none" w:sz="0" w:space="0" w:color="auto"/>
      </w:divBdr>
    </w:div>
    <w:div w:id="341981453">
      <w:bodyDiv w:val="1"/>
      <w:marLeft w:val="0"/>
      <w:marRight w:val="0"/>
      <w:marTop w:val="0"/>
      <w:marBottom w:val="0"/>
      <w:divBdr>
        <w:top w:val="none" w:sz="0" w:space="0" w:color="auto"/>
        <w:left w:val="none" w:sz="0" w:space="0" w:color="auto"/>
        <w:bottom w:val="none" w:sz="0" w:space="0" w:color="auto"/>
        <w:right w:val="none" w:sz="0" w:space="0" w:color="auto"/>
      </w:divBdr>
    </w:div>
    <w:div w:id="342441788">
      <w:bodyDiv w:val="1"/>
      <w:marLeft w:val="0"/>
      <w:marRight w:val="0"/>
      <w:marTop w:val="0"/>
      <w:marBottom w:val="0"/>
      <w:divBdr>
        <w:top w:val="none" w:sz="0" w:space="0" w:color="auto"/>
        <w:left w:val="none" w:sz="0" w:space="0" w:color="auto"/>
        <w:bottom w:val="none" w:sz="0" w:space="0" w:color="auto"/>
        <w:right w:val="none" w:sz="0" w:space="0" w:color="auto"/>
      </w:divBdr>
    </w:div>
    <w:div w:id="342588713">
      <w:bodyDiv w:val="1"/>
      <w:marLeft w:val="0"/>
      <w:marRight w:val="0"/>
      <w:marTop w:val="0"/>
      <w:marBottom w:val="0"/>
      <w:divBdr>
        <w:top w:val="none" w:sz="0" w:space="0" w:color="auto"/>
        <w:left w:val="none" w:sz="0" w:space="0" w:color="auto"/>
        <w:bottom w:val="none" w:sz="0" w:space="0" w:color="auto"/>
        <w:right w:val="none" w:sz="0" w:space="0" w:color="auto"/>
      </w:divBdr>
    </w:div>
    <w:div w:id="343018208">
      <w:bodyDiv w:val="1"/>
      <w:marLeft w:val="0"/>
      <w:marRight w:val="0"/>
      <w:marTop w:val="0"/>
      <w:marBottom w:val="0"/>
      <w:divBdr>
        <w:top w:val="none" w:sz="0" w:space="0" w:color="auto"/>
        <w:left w:val="none" w:sz="0" w:space="0" w:color="auto"/>
        <w:bottom w:val="none" w:sz="0" w:space="0" w:color="auto"/>
        <w:right w:val="none" w:sz="0" w:space="0" w:color="auto"/>
      </w:divBdr>
    </w:div>
    <w:div w:id="343826386">
      <w:bodyDiv w:val="1"/>
      <w:marLeft w:val="0"/>
      <w:marRight w:val="0"/>
      <w:marTop w:val="0"/>
      <w:marBottom w:val="0"/>
      <w:divBdr>
        <w:top w:val="none" w:sz="0" w:space="0" w:color="auto"/>
        <w:left w:val="none" w:sz="0" w:space="0" w:color="auto"/>
        <w:bottom w:val="none" w:sz="0" w:space="0" w:color="auto"/>
        <w:right w:val="none" w:sz="0" w:space="0" w:color="auto"/>
      </w:divBdr>
    </w:div>
    <w:div w:id="344091699">
      <w:bodyDiv w:val="1"/>
      <w:marLeft w:val="0"/>
      <w:marRight w:val="0"/>
      <w:marTop w:val="0"/>
      <w:marBottom w:val="0"/>
      <w:divBdr>
        <w:top w:val="none" w:sz="0" w:space="0" w:color="auto"/>
        <w:left w:val="none" w:sz="0" w:space="0" w:color="auto"/>
        <w:bottom w:val="none" w:sz="0" w:space="0" w:color="auto"/>
        <w:right w:val="none" w:sz="0" w:space="0" w:color="auto"/>
      </w:divBdr>
    </w:div>
    <w:div w:id="344402950">
      <w:bodyDiv w:val="1"/>
      <w:marLeft w:val="0"/>
      <w:marRight w:val="0"/>
      <w:marTop w:val="0"/>
      <w:marBottom w:val="0"/>
      <w:divBdr>
        <w:top w:val="none" w:sz="0" w:space="0" w:color="auto"/>
        <w:left w:val="none" w:sz="0" w:space="0" w:color="auto"/>
        <w:bottom w:val="none" w:sz="0" w:space="0" w:color="auto"/>
        <w:right w:val="none" w:sz="0" w:space="0" w:color="auto"/>
      </w:divBdr>
    </w:div>
    <w:div w:id="344479825">
      <w:bodyDiv w:val="1"/>
      <w:marLeft w:val="0"/>
      <w:marRight w:val="0"/>
      <w:marTop w:val="0"/>
      <w:marBottom w:val="0"/>
      <w:divBdr>
        <w:top w:val="none" w:sz="0" w:space="0" w:color="auto"/>
        <w:left w:val="none" w:sz="0" w:space="0" w:color="auto"/>
        <w:bottom w:val="none" w:sz="0" w:space="0" w:color="auto"/>
        <w:right w:val="none" w:sz="0" w:space="0" w:color="auto"/>
      </w:divBdr>
    </w:div>
    <w:div w:id="345980439">
      <w:bodyDiv w:val="1"/>
      <w:marLeft w:val="0"/>
      <w:marRight w:val="0"/>
      <w:marTop w:val="0"/>
      <w:marBottom w:val="0"/>
      <w:divBdr>
        <w:top w:val="none" w:sz="0" w:space="0" w:color="auto"/>
        <w:left w:val="none" w:sz="0" w:space="0" w:color="auto"/>
        <w:bottom w:val="none" w:sz="0" w:space="0" w:color="auto"/>
        <w:right w:val="none" w:sz="0" w:space="0" w:color="auto"/>
      </w:divBdr>
    </w:div>
    <w:div w:id="346491986">
      <w:bodyDiv w:val="1"/>
      <w:marLeft w:val="0"/>
      <w:marRight w:val="0"/>
      <w:marTop w:val="0"/>
      <w:marBottom w:val="0"/>
      <w:divBdr>
        <w:top w:val="none" w:sz="0" w:space="0" w:color="auto"/>
        <w:left w:val="none" w:sz="0" w:space="0" w:color="auto"/>
        <w:bottom w:val="none" w:sz="0" w:space="0" w:color="auto"/>
        <w:right w:val="none" w:sz="0" w:space="0" w:color="auto"/>
      </w:divBdr>
    </w:div>
    <w:div w:id="346712977">
      <w:bodyDiv w:val="1"/>
      <w:marLeft w:val="0"/>
      <w:marRight w:val="0"/>
      <w:marTop w:val="0"/>
      <w:marBottom w:val="0"/>
      <w:divBdr>
        <w:top w:val="none" w:sz="0" w:space="0" w:color="auto"/>
        <w:left w:val="none" w:sz="0" w:space="0" w:color="auto"/>
        <w:bottom w:val="none" w:sz="0" w:space="0" w:color="auto"/>
        <w:right w:val="none" w:sz="0" w:space="0" w:color="auto"/>
      </w:divBdr>
    </w:div>
    <w:div w:id="347176356">
      <w:bodyDiv w:val="1"/>
      <w:marLeft w:val="0"/>
      <w:marRight w:val="0"/>
      <w:marTop w:val="0"/>
      <w:marBottom w:val="0"/>
      <w:divBdr>
        <w:top w:val="none" w:sz="0" w:space="0" w:color="auto"/>
        <w:left w:val="none" w:sz="0" w:space="0" w:color="auto"/>
        <w:bottom w:val="none" w:sz="0" w:space="0" w:color="auto"/>
        <w:right w:val="none" w:sz="0" w:space="0" w:color="auto"/>
      </w:divBdr>
    </w:div>
    <w:div w:id="347831199">
      <w:bodyDiv w:val="1"/>
      <w:marLeft w:val="0"/>
      <w:marRight w:val="0"/>
      <w:marTop w:val="0"/>
      <w:marBottom w:val="0"/>
      <w:divBdr>
        <w:top w:val="none" w:sz="0" w:space="0" w:color="auto"/>
        <w:left w:val="none" w:sz="0" w:space="0" w:color="auto"/>
        <w:bottom w:val="none" w:sz="0" w:space="0" w:color="auto"/>
        <w:right w:val="none" w:sz="0" w:space="0" w:color="auto"/>
      </w:divBdr>
    </w:div>
    <w:div w:id="348025710">
      <w:bodyDiv w:val="1"/>
      <w:marLeft w:val="0"/>
      <w:marRight w:val="0"/>
      <w:marTop w:val="0"/>
      <w:marBottom w:val="0"/>
      <w:divBdr>
        <w:top w:val="none" w:sz="0" w:space="0" w:color="auto"/>
        <w:left w:val="none" w:sz="0" w:space="0" w:color="auto"/>
        <w:bottom w:val="none" w:sz="0" w:space="0" w:color="auto"/>
        <w:right w:val="none" w:sz="0" w:space="0" w:color="auto"/>
      </w:divBdr>
    </w:div>
    <w:div w:id="349382661">
      <w:bodyDiv w:val="1"/>
      <w:marLeft w:val="0"/>
      <w:marRight w:val="0"/>
      <w:marTop w:val="0"/>
      <w:marBottom w:val="0"/>
      <w:divBdr>
        <w:top w:val="none" w:sz="0" w:space="0" w:color="auto"/>
        <w:left w:val="none" w:sz="0" w:space="0" w:color="auto"/>
        <w:bottom w:val="none" w:sz="0" w:space="0" w:color="auto"/>
        <w:right w:val="none" w:sz="0" w:space="0" w:color="auto"/>
      </w:divBdr>
    </w:div>
    <w:div w:id="350182989">
      <w:bodyDiv w:val="1"/>
      <w:marLeft w:val="0"/>
      <w:marRight w:val="0"/>
      <w:marTop w:val="0"/>
      <w:marBottom w:val="0"/>
      <w:divBdr>
        <w:top w:val="none" w:sz="0" w:space="0" w:color="auto"/>
        <w:left w:val="none" w:sz="0" w:space="0" w:color="auto"/>
        <w:bottom w:val="none" w:sz="0" w:space="0" w:color="auto"/>
        <w:right w:val="none" w:sz="0" w:space="0" w:color="auto"/>
      </w:divBdr>
    </w:div>
    <w:div w:id="350229369">
      <w:bodyDiv w:val="1"/>
      <w:marLeft w:val="0"/>
      <w:marRight w:val="0"/>
      <w:marTop w:val="0"/>
      <w:marBottom w:val="0"/>
      <w:divBdr>
        <w:top w:val="none" w:sz="0" w:space="0" w:color="auto"/>
        <w:left w:val="none" w:sz="0" w:space="0" w:color="auto"/>
        <w:bottom w:val="none" w:sz="0" w:space="0" w:color="auto"/>
        <w:right w:val="none" w:sz="0" w:space="0" w:color="auto"/>
      </w:divBdr>
    </w:div>
    <w:div w:id="350298613">
      <w:bodyDiv w:val="1"/>
      <w:marLeft w:val="0"/>
      <w:marRight w:val="0"/>
      <w:marTop w:val="0"/>
      <w:marBottom w:val="0"/>
      <w:divBdr>
        <w:top w:val="none" w:sz="0" w:space="0" w:color="auto"/>
        <w:left w:val="none" w:sz="0" w:space="0" w:color="auto"/>
        <w:bottom w:val="none" w:sz="0" w:space="0" w:color="auto"/>
        <w:right w:val="none" w:sz="0" w:space="0" w:color="auto"/>
      </w:divBdr>
    </w:div>
    <w:div w:id="350644360">
      <w:bodyDiv w:val="1"/>
      <w:marLeft w:val="0"/>
      <w:marRight w:val="0"/>
      <w:marTop w:val="0"/>
      <w:marBottom w:val="0"/>
      <w:divBdr>
        <w:top w:val="none" w:sz="0" w:space="0" w:color="auto"/>
        <w:left w:val="none" w:sz="0" w:space="0" w:color="auto"/>
        <w:bottom w:val="none" w:sz="0" w:space="0" w:color="auto"/>
        <w:right w:val="none" w:sz="0" w:space="0" w:color="auto"/>
      </w:divBdr>
    </w:div>
    <w:div w:id="351080065">
      <w:bodyDiv w:val="1"/>
      <w:marLeft w:val="0"/>
      <w:marRight w:val="0"/>
      <w:marTop w:val="0"/>
      <w:marBottom w:val="0"/>
      <w:divBdr>
        <w:top w:val="none" w:sz="0" w:space="0" w:color="auto"/>
        <w:left w:val="none" w:sz="0" w:space="0" w:color="auto"/>
        <w:bottom w:val="none" w:sz="0" w:space="0" w:color="auto"/>
        <w:right w:val="none" w:sz="0" w:space="0" w:color="auto"/>
      </w:divBdr>
    </w:div>
    <w:div w:id="354229424">
      <w:bodyDiv w:val="1"/>
      <w:marLeft w:val="0"/>
      <w:marRight w:val="0"/>
      <w:marTop w:val="0"/>
      <w:marBottom w:val="0"/>
      <w:divBdr>
        <w:top w:val="none" w:sz="0" w:space="0" w:color="auto"/>
        <w:left w:val="none" w:sz="0" w:space="0" w:color="auto"/>
        <w:bottom w:val="none" w:sz="0" w:space="0" w:color="auto"/>
        <w:right w:val="none" w:sz="0" w:space="0" w:color="auto"/>
      </w:divBdr>
    </w:div>
    <w:div w:id="354311370">
      <w:bodyDiv w:val="1"/>
      <w:marLeft w:val="0"/>
      <w:marRight w:val="0"/>
      <w:marTop w:val="0"/>
      <w:marBottom w:val="0"/>
      <w:divBdr>
        <w:top w:val="none" w:sz="0" w:space="0" w:color="auto"/>
        <w:left w:val="none" w:sz="0" w:space="0" w:color="auto"/>
        <w:bottom w:val="none" w:sz="0" w:space="0" w:color="auto"/>
        <w:right w:val="none" w:sz="0" w:space="0" w:color="auto"/>
      </w:divBdr>
    </w:div>
    <w:div w:id="355009628">
      <w:bodyDiv w:val="1"/>
      <w:marLeft w:val="0"/>
      <w:marRight w:val="0"/>
      <w:marTop w:val="0"/>
      <w:marBottom w:val="0"/>
      <w:divBdr>
        <w:top w:val="none" w:sz="0" w:space="0" w:color="auto"/>
        <w:left w:val="none" w:sz="0" w:space="0" w:color="auto"/>
        <w:bottom w:val="none" w:sz="0" w:space="0" w:color="auto"/>
        <w:right w:val="none" w:sz="0" w:space="0" w:color="auto"/>
      </w:divBdr>
    </w:div>
    <w:div w:id="355887563">
      <w:bodyDiv w:val="1"/>
      <w:marLeft w:val="0"/>
      <w:marRight w:val="0"/>
      <w:marTop w:val="0"/>
      <w:marBottom w:val="0"/>
      <w:divBdr>
        <w:top w:val="none" w:sz="0" w:space="0" w:color="auto"/>
        <w:left w:val="none" w:sz="0" w:space="0" w:color="auto"/>
        <w:bottom w:val="none" w:sz="0" w:space="0" w:color="auto"/>
        <w:right w:val="none" w:sz="0" w:space="0" w:color="auto"/>
      </w:divBdr>
    </w:div>
    <w:div w:id="356581612">
      <w:bodyDiv w:val="1"/>
      <w:marLeft w:val="0"/>
      <w:marRight w:val="0"/>
      <w:marTop w:val="0"/>
      <w:marBottom w:val="0"/>
      <w:divBdr>
        <w:top w:val="none" w:sz="0" w:space="0" w:color="auto"/>
        <w:left w:val="none" w:sz="0" w:space="0" w:color="auto"/>
        <w:bottom w:val="none" w:sz="0" w:space="0" w:color="auto"/>
        <w:right w:val="none" w:sz="0" w:space="0" w:color="auto"/>
      </w:divBdr>
    </w:div>
    <w:div w:id="357239652">
      <w:bodyDiv w:val="1"/>
      <w:marLeft w:val="0"/>
      <w:marRight w:val="0"/>
      <w:marTop w:val="0"/>
      <w:marBottom w:val="0"/>
      <w:divBdr>
        <w:top w:val="none" w:sz="0" w:space="0" w:color="auto"/>
        <w:left w:val="none" w:sz="0" w:space="0" w:color="auto"/>
        <w:bottom w:val="none" w:sz="0" w:space="0" w:color="auto"/>
        <w:right w:val="none" w:sz="0" w:space="0" w:color="auto"/>
      </w:divBdr>
    </w:div>
    <w:div w:id="357465703">
      <w:bodyDiv w:val="1"/>
      <w:marLeft w:val="0"/>
      <w:marRight w:val="0"/>
      <w:marTop w:val="0"/>
      <w:marBottom w:val="0"/>
      <w:divBdr>
        <w:top w:val="none" w:sz="0" w:space="0" w:color="auto"/>
        <w:left w:val="none" w:sz="0" w:space="0" w:color="auto"/>
        <w:bottom w:val="none" w:sz="0" w:space="0" w:color="auto"/>
        <w:right w:val="none" w:sz="0" w:space="0" w:color="auto"/>
      </w:divBdr>
    </w:div>
    <w:div w:id="357582700">
      <w:bodyDiv w:val="1"/>
      <w:marLeft w:val="0"/>
      <w:marRight w:val="0"/>
      <w:marTop w:val="0"/>
      <w:marBottom w:val="0"/>
      <w:divBdr>
        <w:top w:val="none" w:sz="0" w:space="0" w:color="auto"/>
        <w:left w:val="none" w:sz="0" w:space="0" w:color="auto"/>
        <w:bottom w:val="none" w:sz="0" w:space="0" w:color="auto"/>
        <w:right w:val="none" w:sz="0" w:space="0" w:color="auto"/>
      </w:divBdr>
    </w:div>
    <w:div w:id="357656466">
      <w:bodyDiv w:val="1"/>
      <w:marLeft w:val="0"/>
      <w:marRight w:val="0"/>
      <w:marTop w:val="0"/>
      <w:marBottom w:val="0"/>
      <w:divBdr>
        <w:top w:val="none" w:sz="0" w:space="0" w:color="auto"/>
        <w:left w:val="none" w:sz="0" w:space="0" w:color="auto"/>
        <w:bottom w:val="none" w:sz="0" w:space="0" w:color="auto"/>
        <w:right w:val="none" w:sz="0" w:space="0" w:color="auto"/>
      </w:divBdr>
    </w:div>
    <w:div w:id="359168842">
      <w:bodyDiv w:val="1"/>
      <w:marLeft w:val="0"/>
      <w:marRight w:val="0"/>
      <w:marTop w:val="0"/>
      <w:marBottom w:val="0"/>
      <w:divBdr>
        <w:top w:val="none" w:sz="0" w:space="0" w:color="auto"/>
        <w:left w:val="none" w:sz="0" w:space="0" w:color="auto"/>
        <w:bottom w:val="none" w:sz="0" w:space="0" w:color="auto"/>
        <w:right w:val="none" w:sz="0" w:space="0" w:color="auto"/>
      </w:divBdr>
    </w:div>
    <w:div w:id="359549819">
      <w:bodyDiv w:val="1"/>
      <w:marLeft w:val="0"/>
      <w:marRight w:val="0"/>
      <w:marTop w:val="0"/>
      <w:marBottom w:val="0"/>
      <w:divBdr>
        <w:top w:val="none" w:sz="0" w:space="0" w:color="auto"/>
        <w:left w:val="none" w:sz="0" w:space="0" w:color="auto"/>
        <w:bottom w:val="none" w:sz="0" w:space="0" w:color="auto"/>
        <w:right w:val="none" w:sz="0" w:space="0" w:color="auto"/>
      </w:divBdr>
    </w:div>
    <w:div w:id="359934746">
      <w:bodyDiv w:val="1"/>
      <w:marLeft w:val="0"/>
      <w:marRight w:val="0"/>
      <w:marTop w:val="0"/>
      <w:marBottom w:val="0"/>
      <w:divBdr>
        <w:top w:val="none" w:sz="0" w:space="0" w:color="auto"/>
        <w:left w:val="none" w:sz="0" w:space="0" w:color="auto"/>
        <w:bottom w:val="none" w:sz="0" w:space="0" w:color="auto"/>
        <w:right w:val="none" w:sz="0" w:space="0" w:color="auto"/>
      </w:divBdr>
    </w:div>
    <w:div w:id="360324279">
      <w:bodyDiv w:val="1"/>
      <w:marLeft w:val="0"/>
      <w:marRight w:val="0"/>
      <w:marTop w:val="0"/>
      <w:marBottom w:val="0"/>
      <w:divBdr>
        <w:top w:val="none" w:sz="0" w:space="0" w:color="auto"/>
        <w:left w:val="none" w:sz="0" w:space="0" w:color="auto"/>
        <w:bottom w:val="none" w:sz="0" w:space="0" w:color="auto"/>
        <w:right w:val="none" w:sz="0" w:space="0" w:color="auto"/>
      </w:divBdr>
    </w:div>
    <w:div w:id="361637983">
      <w:bodyDiv w:val="1"/>
      <w:marLeft w:val="0"/>
      <w:marRight w:val="0"/>
      <w:marTop w:val="0"/>
      <w:marBottom w:val="0"/>
      <w:divBdr>
        <w:top w:val="none" w:sz="0" w:space="0" w:color="auto"/>
        <w:left w:val="none" w:sz="0" w:space="0" w:color="auto"/>
        <w:bottom w:val="none" w:sz="0" w:space="0" w:color="auto"/>
        <w:right w:val="none" w:sz="0" w:space="0" w:color="auto"/>
      </w:divBdr>
    </w:div>
    <w:div w:id="362443700">
      <w:bodyDiv w:val="1"/>
      <w:marLeft w:val="0"/>
      <w:marRight w:val="0"/>
      <w:marTop w:val="0"/>
      <w:marBottom w:val="0"/>
      <w:divBdr>
        <w:top w:val="none" w:sz="0" w:space="0" w:color="auto"/>
        <w:left w:val="none" w:sz="0" w:space="0" w:color="auto"/>
        <w:bottom w:val="none" w:sz="0" w:space="0" w:color="auto"/>
        <w:right w:val="none" w:sz="0" w:space="0" w:color="auto"/>
      </w:divBdr>
    </w:div>
    <w:div w:id="363142404">
      <w:bodyDiv w:val="1"/>
      <w:marLeft w:val="0"/>
      <w:marRight w:val="0"/>
      <w:marTop w:val="0"/>
      <w:marBottom w:val="0"/>
      <w:divBdr>
        <w:top w:val="none" w:sz="0" w:space="0" w:color="auto"/>
        <w:left w:val="none" w:sz="0" w:space="0" w:color="auto"/>
        <w:bottom w:val="none" w:sz="0" w:space="0" w:color="auto"/>
        <w:right w:val="none" w:sz="0" w:space="0" w:color="auto"/>
      </w:divBdr>
    </w:div>
    <w:div w:id="363403977">
      <w:bodyDiv w:val="1"/>
      <w:marLeft w:val="0"/>
      <w:marRight w:val="0"/>
      <w:marTop w:val="0"/>
      <w:marBottom w:val="0"/>
      <w:divBdr>
        <w:top w:val="none" w:sz="0" w:space="0" w:color="auto"/>
        <w:left w:val="none" w:sz="0" w:space="0" w:color="auto"/>
        <w:bottom w:val="none" w:sz="0" w:space="0" w:color="auto"/>
        <w:right w:val="none" w:sz="0" w:space="0" w:color="auto"/>
      </w:divBdr>
    </w:div>
    <w:div w:id="364453834">
      <w:bodyDiv w:val="1"/>
      <w:marLeft w:val="0"/>
      <w:marRight w:val="0"/>
      <w:marTop w:val="0"/>
      <w:marBottom w:val="0"/>
      <w:divBdr>
        <w:top w:val="none" w:sz="0" w:space="0" w:color="auto"/>
        <w:left w:val="none" w:sz="0" w:space="0" w:color="auto"/>
        <w:bottom w:val="none" w:sz="0" w:space="0" w:color="auto"/>
        <w:right w:val="none" w:sz="0" w:space="0" w:color="auto"/>
      </w:divBdr>
    </w:div>
    <w:div w:id="364866461">
      <w:bodyDiv w:val="1"/>
      <w:marLeft w:val="0"/>
      <w:marRight w:val="0"/>
      <w:marTop w:val="0"/>
      <w:marBottom w:val="0"/>
      <w:divBdr>
        <w:top w:val="none" w:sz="0" w:space="0" w:color="auto"/>
        <w:left w:val="none" w:sz="0" w:space="0" w:color="auto"/>
        <w:bottom w:val="none" w:sz="0" w:space="0" w:color="auto"/>
        <w:right w:val="none" w:sz="0" w:space="0" w:color="auto"/>
      </w:divBdr>
    </w:div>
    <w:div w:id="365376894">
      <w:bodyDiv w:val="1"/>
      <w:marLeft w:val="0"/>
      <w:marRight w:val="0"/>
      <w:marTop w:val="0"/>
      <w:marBottom w:val="0"/>
      <w:divBdr>
        <w:top w:val="none" w:sz="0" w:space="0" w:color="auto"/>
        <w:left w:val="none" w:sz="0" w:space="0" w:color="auto"/>
        <w:bottom w:val="none" w:sz="0" w:space="0" w:color="auto"/>
        <w:right w:val="none" w:sz="0" w:space="0" w:color="auto"/>
      </w:divBdr>
    </w:div>
    <w:div w:id="365568411">
      <w:bodyDiv w:val="1"/>
      <w:marLeft w:val="0"/>
      <w:marRight w:val="0"/>
      <w:marTop w:val="0"/>
      <w:marBottom w:val="0"/>
      <w:divBdr>
        <w:top w:val="none" w:sz="0" w:space="0" w:color="auto"/>
        <w:left w:val="none" w:sz="0" w:space="0" w:color="auto"/>
        <w:bottom w:val="none" w:sz="0" w:space="0" w:color="auto"/>
        <w:right w:val="none" w:sz="0" w:space="0" w:color="auto"/>
      </w:divBdr>
    </w:div>
    <w:div w:id="365571437">
      <w:bodyDiv w:val="1"/>
      <w:marLeft w:val="0"/>
      <w:marRight w:val="0"/>
      <w:marTop w:val="0"/>
      <w:marBottom w:val="0"/>
      <w:divBdr>
        <w:top w:val="none" w:sz="0" w:space="0" w:color="auto"/>
        <w:left w:val="none" w:sz="0" w:space="0" w:color="auto"/>
        <w:bottom w:val="none" w:sz="0" w:space="0" w:color="auto"/>
        <w:right w:val="none" w:sz="0" w:space="0" w:color="auto"/>
      </w:divBdr>
    </w:div>
    <w:div w:id="365640031">
      <w:bodyDiv w:val="1"/>
      <w:marLeft w:val="0"/>
      <w:marRight w:val="0"/>
      <w:marTop w:val="0"/>
      <w:marBottom w:val="0"/>
      <w:divBdr>
        <w:top w:val="none" w:sz="0" w:space="0" w:color="auto"/>
        <w:left w:val="none" w:sz="0" w:space="0" w:color="auto"/>
        <w:bottom w:val="none" w:sz="0" w:space="0" w:color="auto"/>
        <w:right w:val="none" w:sz="0" w:space="0" w:color="auto"/>
      </w:divBdr>
    </w:div>
    <w:div w:id="366103218">
      <w:bodyDiv w:val="1"/>
      <w:marLeft w:val="0"/>
      <w:marRight w:val="0"/>
      <w:marTop w:val="0"/>
      <w:marBottom w:val="0"/>
      <w:divBdr>
        <w:top w:val="none" w:sz="0" w:space="0" w:color="auto"/>
        <w:left w:val="none" w:sz="0" w:space="0" w:color="auto"/>
        <w:bottom w:val="none" w:sz="0" w:space="0" w:color="auto"/>
        <w:right w:val="none" w:sz="0" w:space="0" w:color="auto"/>
      </w:divBdr>
    </w:div>
    <w:div w:id="366150867">
      <w:bodyDiv w:val="1"/>
      <w:marLeft w:val="0"/>
      <w:marRight w:val="0"/>
      <w:marTop w:val="0"/>
      <w:marBottom w:val="0"/>
      <w:divBdr>
        <w:top w:val="none" w:sz="0" w:space="0" w:color="auto"/>
        <w:left w:val="none" w:sz="0" w:space="0" w:color="auto"/>
        <w:bottom w:val="none" w:sz="0" w:space="0" w:color="auto"/>
        <w:right w:val="none" w:sz="0" w:space="0" w:color="auto"/>
      </w:divBdr>
    </w:div>
    <w:div w:id="367074617">
      <w:bodyDiv w:val="1"/>
      <w:marLeft w:val="0"/>
      <w:marRight w:val="0"/>
      <w:marTop w:val="0"/>
      <w:marBottom w:val="0"/>
      <w:divBdr>
        <w:top w:val="none" w:sz="0" w:space="0" w:color="auto"/>
        <w:left w:val="none" w:sz="0" w:space="0" w:color="auto"/>
        <w:bottom w:val="none" w:sz="0" w:space="0" w:color="auto"/>
        <w:right w:val="none" w:sz="0" w:space="0" w:color="auto"/>
      </w:divBdr>
    </w:div>
    <w:div w:id="367805900">
      <w:bodyDiv w:val="1"/>
      <w:marLeft w:val="0"/>
      <w:marRight w:val="0"/>
      <w:marTop w:val="0"/>
      <w:marBottom w:val="0"/>
      <w:divBdr>
        <w:top w:val="none" w:sz="0" w:space="0" w:color="auto"/>
        <w:left w:val="none" w:sz="0" w:space="0" w:color="auto"/>
        <w:bottom w:val="none" w:sz="0" w:space="0" w:color="auto"/>
        <w:right w:val="none" w:sz="0" w:space="0" w:color="auto"/>
      </w:divBdr>
    </w:div>
    <w:div w:id="367874115">
      <w:bodyDiv w:val="1"/>
      <w:marLeft w:val="0"/>
      <w:marRight w:val="0"/>
      <w:marTop w:val="0"/>
      <w:marBottom w:val="0"/>
      <w:divBdr>
        <w:top w:val="none" w:sz="0" w:space="0" w:color="auto"/>
        <w:left w:val="none" w:sz="0" w:space="0" w:color="auto"/>
        <w:bottom w:val="none" w:sz="0" w:space="0" w:color="auto"/>
        <w:right w:val="none" w:sz="0" w:space="0" w:color="auto"/>
      </w:divBdr>
    </w:div>
    <w:div w:id="368143756">
      <w:bodyDiv w:val="1"/>
      <w:marLeft w:val="0"/>
      <w:marRight w:val="0"/>
      <w:marTop w:val="0"/>
      <w:marBottom w:val="0"/>
      <w:divBdr>
        <w:top w:val="none" w:sz="0" w:space="0" w:color="auto"/>
        <w:left w:val="none" w:sz="0" w:space="0" w:color="auto"/>
        <w:bottom w:val="none" w:sz="0" w:space="0" w:color="auto"/>
        <w:right w:val="none" w:sz="0" w:space="0" w:color="auto"/>
      </w:divBdr>
    </w:div>
    <w:div w:id="368383145">
      <w:bodyDiv w:val="1"/>
      <w:marLeft w:val="0"/>
      <w:marRight w:val="0"/>
      <w:marTop w:val="0"/>
      <w:marBottom w:val="0"/>
      <w:divBdr>
        <w:top w:val="none" w:sz="0" w:space="0" w:color="auto"/>
        <w:left w:val="none" w:sz="0" w:space="0" w:color="auto"/>
        <w:bottom w:val="none" w:sz="0" w:space="0" w:color="auto"/>
        <w:right w:val="none" w:sz="0" w:space="0" w:color="auto"/>
      </w:divBdr>
    </w:div>
    <w:div w:id="368921603">
      <w:bodyDiv w:val="1"/>
      <w:marLeft w:val="0"/>
      <w:marRight w:val="0"/>
      <w:marTop w:val="0"/>
      <w:marBottom w:val="0"/>
      <w:divBdr>
        <w:top w:val="none" w:sz="0" w:space="0" w:color="auto"/>
        <w:left w:val="none" w:sz="0" w:space="0" w:color="auto"/>
        <w:bottom w:val="none" w:sz="0" w:space="0" w:color="auto"/>
        <w:right w:val="none" w:sz="0" w:space="0" w:color="auto"/>
      </w:divBdr>
    </w:div>
    <w:div w:id="370501626">
      <w:bodyDiv w:val="1"/>
      <w:marLeft w:val="0"/>
      <w:marRight w:val="0"/>
      <w:marTop w:val="0"/>
      <w:marBottom w:val="0"/>
      <w:divBdr>
        <w:top w:val="none" w:sz="0" w:space="0" w:color="auto"/>
        <w:left w:val="none" w:sz="0" w:space="0" w:color="auto"/>
        <w:bottom w:val="none" w:sz="0" w:space="0" w:color="auto"/>
        <w:right w:val="none" w:sz="0" w:space="0" w:color="auto"/>
      </w:divBdr>
    </w:div>
    <w:div w:id="370958240">
      <w:bodyDiv w:val="1"/>
      <w:marLeft w:val="0"/>
      <w:marRight w:val="0"/>
      <w:marTop w:val="0"/>
      <w:marBottom w:val="0"/>
      <w:divBdr>
        <w:top w:val="none" w:sz="0" w:space="0" w:color="auto"/>
        <w:left w:val="none" w:sz="0" w:space="0" w:color="auto"/>
        <w:bottom w:val="none" w:sz="0" w:space="0" w:color="auto"/>
        <w:right w:val="none" w:sz="0" w:space="0" w:color="auto"/>
      </w:divBdr>
    </w:div>
    <w:div w:id="371080311">
      <w:bodyDiv w:val="1"/>
      <w:marLeft w:val="0"/>
      <w:marRight w:val="0"/>
      <w:marTop w:val="0"/>
      <w:marBottom w:val="0"/>
      <w:divBdr>
        <w:top w:val="none" w:sz="0" w:space="0" w:color="auto"/>
        <w:left w:val="none" w:sz="0" w:space="0" w:color="auto"/>
        <w:bottom w:val="none" w:sz="0" w:space="0" w:color="auto"/>
        <w:right w:val="none" w:sz="0" w:space="0" w:color="auto"/>
      </w:divBdr>
    </w:div>
    <w:div w:id="371425271">
      <w:bodyDiv w:val="1"/>
      <w:marLeft w:val="0"/>
      <w:marRight w:val="0"/>
      <w:marTop w:val="0"/>
      <w:marBottom w:val="0"/>
      <w:divBdr>
        <w:top w:val="none" w:sz="0" w:space="0" w:color="auto"/>
        <w:left w:val="none" w:sz="0" w:space="0" w:color="auto"/>
        <w:bottom w:val="none" w:sz="0" w:space="0" w:color="auto"/>
        <w:right w:val="none" w:sz="0" w:space="0" w:color="auto"/>
      </w:divBdr>
    </w:div>
    <w:div w:id="371466593">
      <w:bodyDiv w:val="1"/>
      <w:marLeft w:val="0"/>
      <w:marRight w:val="0"/>
      <w:marTop w:val="0"/>
      <w:marBottom w:val="0"/>
      <w:divBdr>
        <w:top w:val="none" w:sz="0" w:space="0" w:color="auto"/>
        <w:left w:val="none" w:sz="0" w:space="0" w:color="auto"/>
        <w:bottom w:val="none" w:sz="0" w:space="0" w:color="auto"/>
        <w:right w:val="none" w:sz="0" w:space="0" w:color="auto"/>
      </w:divBdr>
    </w:div>
    <w:div w:id="371617607">
      <w:bodyDiv w:val="1"/>
      <w:marLeft w:val="0"/>
      <w:marRight w:val="0"/>
      <w:marTop w:val="0"/>
      <w:marBottom w:val="0"/>
      <w:divBdr>
        <w:top w:val="none" w:sz="0" w:space="0" w:color="auto"/>
        <w:left w:val="none" w:sz="0" w:space="0" w:color="auto"/>
        <w:bottom w:val="none" w:sz="0" w:space="0" w:color="auto"/>
        <w:right w:val="none" w:sz="0" w:space="0" w:color="auto"/>
      </w:divBdr>
    </w:div>
    <w:div w:id="372391633">
      <w:bodyDiv w:val="1"/>
      <w:marLeft w:val="0"/>
      <w:marRight w:val="0"/>
      <w:marTop w:val="0"/>
      <w:marBottom w:val="0"/>
      <w:divBdr>
        <w:top w:val="none" w:sz="0" w:space="0" w:color="auto"/>
        <w:left w:val="none" w:sz="0" w:space="0" w:color="auto"/>
        <w:bottom w:val="none" w:sz="0" w:space="0" w:color="auto"/>
        <w:right w:val="none" w:sz="0" w:space="0" w:color="auto"/>
      </w:divBdr>
    </w:div>
    <w:div w:id="372655451">
      <w:bodyDiv w:val="1"/>
      <w:marLeft w:val="0"/>
      <w:marRight w:val="0"/>
      <w:marTop w:val="0"/>
      <w:marBottom w:val="0"/>
      <w:divBdr>
        <w:top w:val="none" w:sz="0" w:space="0" w:color="auto"/>
        <w:left w:val="none" w:sz="0" w:space="0" w:color="auto"/>
        <w:bottom w:val="none" w:sz="0" w:space="0" w:color="auto"/>
        <w:right w:val="none" w:sz="0" w:space="0" w:color="auto"/>
      </w:divBdr>
    </w:div>
    <w:div w:id="374504255">
      <w:bodyDiv w:val="1"/>
      <w:marLeft w:val="0"/>
      <w:marRight w:val="0"/>
      <w:marTop w:val="0"/>
      <w:marBottom w:val="0"/>
      <w:divBdr>
        <w:top w:val="none" w:sz="0" w:space="0" w:color="auto"/>
        <w:left w:val="none" w:sz="0" w:space="0" w:color="auto"/>
        <w:bottom w:val="none" w:sz="0" w:space="0" w:color="auto"/>
        <w:right w:val="none" w:sz="0" w:space="0" w:color="auto"/>
      </w:divBdr>
    </w:div>
    <w:div w:id="376972172">
      <w:bodyDiv w:val="1"/>
      <w:marLeft w:val="0"/>
      <w:marRight w:val="0"/>
      <w:marTop w:val="0"/>
      <w:marBottom w:val="0"/>
      <w:divBdr>
        <w:top w:val="none" w:sz="0" w:space="0" w:color="auto"/>
        <w:left w:val="none" w:sz="0" w:space="0" w:color="auto"/>
        <w:bottom w:val="none" w:sz="0" w:space="0" w:color="auto"/>
        <w:right w:val="none" w:sz="0" w:space="0" w:color="auto"/>
      </w:divBdr>
    </w:div>
    <w:div w:id="376979442">
      <w:bodyDiv w:val="1"/>
      <w:marLeft w:val="0"/>
      <w:marRight w:val="0"/>
      <w:marTop w:val="0"/>
      <w:marBottom w:val="0"/>
      <w:divBdr>
        <w:top w:val="none" w:sz="0" w:space="0" w:color="auto"/>
        <w:left w:val="none" w:sz="0" w:space="0" w:color="auto"/>
        <w:bottom w:val="none" w:sz="0" w:space="0" w:color="auto"/>
        <w:right w:val="none" w:sz="0" w:space="0" w:color="auto"/>
      </w:divBdr>
    </w:div>
    <w:div w:id="377247540">
      <w:bodyDiv w:val="1"/>
      <w:marLeft w:val="0"/>
      <w:marRight w:val="0"/>
      <w:marTop w:val="0"/>
      <w:marBottom w:val="0"/>
      <w:divBdr>
        <w:top w:val="none" w:sz="0" w:space="0" w:color="auto"/>
        <w:left w:val="none" w:sz="0" w:space="0" w:color="auto"/>
        <w:bottom w:val="none" w:sz="0" w:space="0" w:color="auto"/>
        <w:right w:val="none" w:sz="0" w:space="0" w:color="auto"/>
      </w:divBdr>
    </w:div>
    <w:div w:id="377319692">
      <w:bodyDiv w:val="1"/>
      <w:marLeft w:val="0"/>
      <w:marRight w:val="0"/>
      <w:marTop w:val="0"/>
      <w:marBottom w:val="0"/>
      <w:divBdr>
        <w:top w:val="none" w:sz="0" w:space="0" w:color="auto"/>
        <w:left w:val="none" w:sz="0" w:space="0" w:color="auto"/>
        <w:bottom w:val="none" w:sz="0" w:space="0" w:color="auto"/>
        <w:right w:val="none" w:sz="0" w:space="0" w:color="auto"/>
      </w:divBdr>
    </w:div>
    <w:div w:id="377976943">
      <w:bodyDiv w:val="1"/>
      <w:marLeft w:val="0"/>
      <w:marRight w:val="0"/>
      <w:marTop w:val="0"/>
      <w:marBottom w:val="0"/>
      <w:divBdr>
        <w:top w:val="none" w:sz="0" w:space="0" w:color="auto"/>
        <w:left w:val="none" w:sz="0" w:space="0" w:color="auto"/>
        <w:bottom w:val="none" w:sz="0" w:space="0" w:color="auto"/>
        <w:right w:val="none" w:sz="0" w:space="0" w:color="auto"/>
      </w:divBdr>
    </w:div>
    <w:div w:id="378015113">
      <w:bodyDiv w:val="1"/>
      <w:marLeft w:val="0"/>
      <w:marRight w:val="0"/>
      <w:marTop w:val="0"/>
      <w:marBottom w:val="0"/>
      <w:divBdr>
        <w:top w:val="none" w:sz="0" w:space="0" w:color="auto"/>
        <w:left w:val="none" w:sz="0" w:space="0" w:color="auto"/>
        <w:bottom w:val="none" w:sz="0" w:space="0" w:color="auto"/>
        <w:right w:val="none" w:sz="0" w:space="0" w:color="auto"/>
      </w:divBdr>
    </w:div>
    <w:div w:id="378436323">
      <w:bodyDiv w:val="1"/>
      <w:marLeft w:val="0"/>
      <w:marRight w:val="0"/>
      <w:marTop w:val="0"/>
      <w:marBottom w:val="0"/>
      <w:divBdr>
        <w:top w:val="none" w:sz="0" w:space="0" w:color="auto"/>
        <w:left w:val="none" w:sz="0" w:space="0" w:color="auto"/>
        <w:bottom w:val="none" w:sz="0" w:space="0" w:color="auto"/>
        <w:right w:val="none" w:sz="0" w:space="0" w:color="auto"/>
      </w:divBdr>
    </w:div>
    <w:div w:id="378479205">
      <w:bodyDiv w:val="1"/>
      <w:marLeft w:val="0"/>
      <w:marRight w:val="0"/>
      <w:marTop w:val="0"/>
      <w:marBottom w:val="0"/>
      <w:divBdr>
        <w:top w:val="none" w:sz="0" w:space="0" w:color="auto"/>
        <w:left w:val="none" w:sz="0" w:space="0" w:color="auto"/>
        <w:bottom w:val="none" w:sz="0" w:space="0" w:color="auto"/>
        <w:right w:val="none" w:sz="0" w:space="0" w:color="auto"/>
      </w:divBdr>
    </w:div>
    <w:div w:id="378483468">
      <w:bodyDiv w:val="1"/>
      <w:marLeft w:val="0"/>
      <w:marRight w:val="0"/>
      <w:marTop w:val="0"/>
      <w:marBottom w:val="0"/>
      <w:divBdr>
        <w:top w:val="none" w:sz="0" w:space="0" w:color="auto"/>
        <w:left w:val="none" w:sz="0" w:space="0" w:color="auto"/>
        <w:bottom w:val="none" w:sz="0" w:space="0" w:color="auto"/>
        <w:right w:val="none" w:sz="0" w:space="0" w:color="auto"/>
      </w:divBdr>
    </w:div>
    <w:div w:id="379137147">
      <w:bodyDiv w:val="1"/>
      <w:marLeft w:val="0"/>
      <w:marRight w:val="0"/>
      <w:marTop w:val="0"/>
      <w:marBottom w:val="0"/>
      <w:divBdr>
        <w:top w:val="none" w:sz="0" w:space="0" w:color="auto"/>
        <w:left w:val="none" w:sz="0" w:space="0" w:color="auto"/>
        <w:bottom w:val="none" w:sz="0" w:space="0" w:color="auto"/>
        <w:right w:val="none" w:sz="0" w:space="0" w:color="auto"/>
      </w:divBdr>
    </w:div>
    <w:div w:id="380246799">
      <w:bodyDiv w:val="1"/>
      <w:marLeft w:val="0"/>
      <w:marRight w:val="0"/>
      <w:marTop w:val="0"/>
      <w:marBottom w:val="0"/>
      <w:divBdr>
        <w:top w:val="none" w:sz="0" w:space="0" w:color="auto"/>
        <w:left w:val="none" w:sz="0" w:space="0" w:color="auto"/>
        <w:bottom w:val="none" w:sz="0" w:space="0" w:color="auto"/>
        <w:right w:val="none" w:sz="0" w:space="0" w:color="auto"/>
      </w:divBdr>
    </w:div>
    <w:div w:id="381633077">
      <w:bodyDiv w:val="1"/>
      <w:marLeft w:val="0"/>
      <w:marRight w:val="0"/>
      <w:marTop w:val="0"/>
      <w:marBottom w:val="0"/>
      <w:divBdr>
        <w:top w:val="none" w:sz="0" w:space="0" w:color="auto"/>
        <w:left w:val="none" w:sz="0" w:space="0" w:color="auto"/>
        <w:bottom w:val="none" w:sz="0" w:space="0" w:color="auto"/>
        <w:right w:val="none" w:sz="0" w:space="0" w:color="auto"/>
      </w:divBdr>
    </w:div>
    <w:div w:id="381945685">
      <w:bodyDiv w:val="1"/>
      <w:marLeft w:val="0"/>
      <w:marRight w:val="0"/>
      <w:marTop w:val="0"/>
      <w:marBottom w:val="0"/>
      <w:divBdr>
        <w:top w:val="none" w:sz="0" w:space="0" w:color="auto"/>
        <w:left w:val="none" w:sz="0" w:space="0" w:color="auto"/>
        <w:bottom w:val="none" w:sz="0" w:space="0" w:color="auto"/>
        <w:right w:val="none" w:sz="0" w:space="0" w:color="auto"/>
      </w:divBdr>
    </w:div>
    <w:div w:id="382023761">
      <w:bodyDiv w:val="1"/>
      <w:marLeft w:val="0"/>
      <w:marRight w:val="0"/>
      <w:marTop w:val="0"/>
      <w:marBottom w:val="0"/>
      <w:divBdr>
        <w:top w:val="none" w:sz="0" w:space="0" w:color="auto"/>
        <w:left w:val="none" w:sz="0" w:space="0" w:color="auto"/>
        <w:bottom w:val="none" w:sz="0" w:space="0" w:color="auto"/>
        <w:right w:val="none" w:sz="0" w:space="0" w:color="auto"/>
      </w:divBdr>
    </w:div>
    <w:div w:id="382490551">
      <w:bodyDiv w:val="1"/>
      <w:marLeft w:val="0"/>
      <w:marRight w:val="0"/>
      <w:marTop w:val="0"/>
      <w:marBottom w:val="0"/>
      <w:divBdr>
        <w:top w:val="none" w:sz="0" w:space="0" w:color="auto"/>
        <w:left w:val="none" w:sz="0" w:space="0" w:color="auto"/>
        <w:bottom w:val="none" w:sz="0" w:space="0" w:color="auto"/>
        <w:right w:val="none" w:sz="0" w:space="0" w:color="auto"/>
      </w:divBdr>
    </w:div>
    <w:div w:id="383068961">
      <w:bodyDiv w:val="1"/>
      <w:marLeft w:val="0"/>
      <w:marRight w:val="0"/>
      <w:marTop w:val="0"/>
      <w:marBottom w:val="0"/>
      <w:divBdr>
        <w:top w:val="none" w:sz="0" w:space="0" w:color="auto"/>
        <w:left w:val="none" w:sz="0" w:space="0" w:color="auto"/>
        <w:bottom w:val="none" w:sz="0" w:space="0" w:color="auto"/>
        <w:right w:val="none" w:sz="0" w:space="0" w:color="auto"/>
      </w:divBdr>
    </w:div>
    <w:div w:id="383256979">
      <w:bodyDiv w:val="1"/>
      <w:marLeft w:val="0"/>
      <w:marRight w:val="0"/>
      <w:marTop w:val="0"/>
      <w:marBottom w:val="0"/>
      <w:divBdr>
        <w:top w:val="none" w:sz="0" w:space="0" w:color="auto"/>
        <w:left w:val="none" w:sz="0" w:space="0" w:color="auto"/>
        <w:bottom w:val="none" w:sz="0" w:space="0" w:color="auto"/>
        <w:right w:val="none" w:sz="0" w:space="0" w:color="auto"/>
      </w:divBdr>
    </w:div>
    <w:div w:id="383605540">
      <w:bodyDiv w:val="1"/>
      <w:marLeft w:val="0"/>
      <w:marRight w:val="0"/>
      <w:marTop w:val="0"/>
      <w:marBottom w:val="0"/>
      <w:divBdr>
        <w:top w:val="none" w:sz="0" w:space="0" w:color="auto"/>
        <w:left w:val="none" w:sz="0" w:space="0" w:color="auto"/>
        <w:bottom w:val="none" w:sz="0" w:space="0" w:color="auto"/>
        <w:right w:val="none" w:sz="0" w:space="0" w:color="auto"/>
      </w:divBdr>
    </w:div>
    <w:div w:id="383798792">
      <w:bodyDiv w:val="1"/>
      <w:marLeft w:val="0"/>
      <w:marRight w:val="0"/>
      <w:marTop w:val="0"/>
      <w:marBottom w:val="0"/>
      <w:divBdr>
        <w:top w:val="none" w:sz="0" w:space="0" w:color="auto"/>
        <w:left w:val="none" w:sz="0" w:space="0" w:color="auto"/>
        <w:bottom w:val="none" w:sz="0" w:space="0" w:color="auto"/>
        <w:right w:val="none" w:sz="0" w:space="0" w:color="auto"/>
      </w:divBdr>
    </w:div>
    <w:div w:id="384527043">
      <w:bodyDiv w:val="1"/>
      <w:marLeft w:val="0"/>
      <w:marRight w:val="0"/>
      <w:marTop w:val="0"/>
      <w:marBottom w:val="0"/>
      <w:divBdr>
        <w:top w:val="none" w:sz="0" w:space="0" w:color="auto"/>
        <w:left w:val="none" w:sz="0" w:space="0" w:color="auto"/>
        <w:bottom w:val="none" w:sz="0" w:space="0" w:color="auto"/>
        <w:right w:val="none" w:sz="0" w:space="0" w:color="auto"/>
      </w:divBdr>
    </w:div>
    <w:div w:id="385252755">
      <w:bodyDiv w:val="1"/>
      <w:marLeft w:val="0"/>
      <w:marRight w:val="0"/>
      <w:marTop w:val="0"/>
      <w:marBottom w:val="0"/>
      <w:divBdr>
        <w:top w:val="none" w:sz="0" w:space="0" w:color="auto"/>
        <w:left w:val="none" w:sz="0" w:space="0" w:color="auto"/>
        <w:bottom w:val="none" w:sz="0" w:space="0" w:color="auto"/>
        <w:right w:val="none" w:sz="0" w:space="0" w:color="auto"/>
      </w:divBdr>
    </w:div>
    <w:div w:id="386346527">
      <w:bodyDiv w:val="1"/>
      <w:marLeft w:val="0"/>
      <w:marRight w:val="0"/>
      <w:marTop w:val="0"/>
      <w:marBottom w:val="0"/>
      <w:divBdr>
        <w:top w:val="none" w:sz="0" w:space="0" w:color="auto"/>
        <w:left w:val="none" w:sz="0" w:space="0" w:color="auto"/>
        <w:bottom w:val="none" w:sz="0" w:space="0" w:color="auto"/>
        <w:right w:val="none" w:sz="0" w:space="0" w:color="auto"/>
      </w:divBdr>
    </w:div>
    <w:div w:id="386417266">
      <w:bodyDiv w:val="1"/>
      <w:marLeft w:val="0"/>
      <w:marRight w:val="0"/>
      <w:marTop w:val="0"/>
      <w:marBottom w:val="0"/>
      <w:divBdr>
        <w:top w:val="none" w:sz="0" w:space="0" w:color="auto"/>
        <w:left w:val="none" w:sz="0" w:space="0" w:color="auto"/>
        <w:bottom w:val="none" w:sz="0" w:space="0" w:color="auto"/>
        <w:right w:val="none" w:sz="0" w:space="0" w:color="auto"/>
      </w:divBdr>
    </w:div>
    <w:div w:id="386489904">
      <w:bodyDiv w:val="1"/>
      <w:marLeft w:val="0"/>
      <w:marRight w:val="0"/>
      <w:marTop w:val="0"/>
      <w:marBottom w:val="0"/>
      <w:divBdr>
        <w:top w:val="none" w:sz="0" w:space="0" w:color="auto"/>
        <w:left w:val="none" w:sz="0" w:space="0" w:color="auto"/>
        <w:bottom w:val="none" w:sz="0" w:space="0" w:color="auto"/>
        <w:right w:val="none" w:sz="0" w:space="0" w:color="auto"/>
      </w:divBdr>
    </w:div>
    <w:div w:id="386496943">
      <w:bodyDiv w:val="1"/>
      <w:marLeft w:val="0"/>
      <w:marRight w:val="0"/>
      <w:marTop w:val="0"/>
      <w:marBottom w:val="0"/>
      <w:divBdr>
        <w:top w:val="none" w:sz="0" w:space="0" w:color="auto"/>
        <w:left w:val="none" w:sz="0" w:space="0" w:color="auto"/>
        <w:bottom w:val="none" w:sz="0" w:space="0" w:color="auto"/>
        <w:right w:val="none" w:sz="0" w:space="0" w:color="auto"/>
      </w:divBdr>
    </w:div>
    <w:div w:id="386808777">
      <w:bodyDiv w:val="1"/>
      <w:marLeft w:val="0"/>
      <w:marRight w:val="0"/>
      <w:marTop w:val="0"/>
      <w:marBottom w:val="0"/>
      <w:divBdr>
        <w:top w:val="none" w:sz="0" w:space="0" w:color="auto"/>
        <w:left w:val="none" w:sz="0" w:space="0" w:color="auto"/>
        <w:bottom w:val="none" w:sz="0" w:space="0" w:color="auto"/>
        <w:right w:val="none" w:sz="0" w:space="0" w:color="auto"/>
      </w:divBdr>
    </w:div>
    <w:div w:id="387149431">
      <w:bodyDiv w:val="1"/>
      <w:marLeft w:val="0"/>
      <w:marRight w:val="0"/>
      <w:marTop w:val="0"/>
      <w:marBottom w:val="0"/>
      <w:divBdr>
        <w:top w:val="none" w:sz="0" w:space="0" w:color="auto"/>
        <w:left w:val="none" w:sz="0" w:space="0" w:color="auto"/>
        <w:bottom w:val="none" w:sz="0" w:space="0" w:color="auto"/>
        <w:right w:val="none" w:sz="0" w:space="0" w:color="auto"/>
      </w:divBdr>
    </w:div>
    <w:div w:id="387344097">
      <w:bodyDiv w:val="1"/>
      <w:marLeft w:val="0"/>
      <w:marRight w:val="0"/>
      <w:marTop w:val="0"/>
      <w:marBottom w:val="0"/>
      <w:divBdr>
        <w:top w:val="none" w:sz="0" w:space="0" w:color="auto"/>
        <w:left w:val="none" w:sz="0" w:space="0" w:color="auto"/>
        <w:bottom w:val="none" w:sz="0" w:space="0" w:color="auto"/>
        <w:right w:val="none" w:sz="0" w:space="0" w:color="auto"/>
      </w:divBdr>
    </w:div>
    <w:div w:id="387463553">
      <w:bodyDiv w:val="1"/>
      <w:marLeft w:val="0"/>
      <w:marRight w:val="0"/>
      <w:marTop w:val="0"/>
      <w:marBottom w:val="0"/>
      <w:divBdr>
        <w:top w:val="none" w:sz="0" w:space="0" w:color="auto"/>
        <w:left w:val="none" w:sz="0" w:space="0" w:color="auto"/>
        <w:bottom w:val="none" w:sz="0" w:space="0" w:color="auto"/>
        <w:right w:val="none" w:sz="0" w:space="0" w:color="auto"/>
      </w:divBdr>
    </w:div>
    <w:div w:id="387729461">
      <w:bodyDiv w:val="1"/>
      <w:marLeft w:val="0"/>
      <w:marRight w:val="0"/>
      <w:marTop w:val="0"/>
      <w:marBottom w:val="0"/>
      <w:divBdr>
        <w:top w:val="none" w:sz="0" w:space="0" w:color="auto"/>
        <w:left w:val="none" w:sz="0" w:space="0" w:color="auto"/>
        <w:bottom w:val="none" w:sz="0" w:space="0" w:color="auto"/>
        <w:right w:val="none" w:sz="0" w:space="0" w:color="auto"/>
      </w:divBdr>
    </w:div>
    <w:div w:id="388454391">
      <w:bodyDiv w:val="1"/>
      <w:marLeft w:val="0"/>
      <w:marRight w:val="0"/>
      <w:marTop w:val="0"/>
      <w:marBottom w:val="0"/>
      <w:divBdr>
        <w:top w:val="none" w:sz="0" w:space="0" w:color="auto"/>
        <w:left w:val="none" w:sz="0" w:space="0" w:color="auto"/>
        <w:bottom w:val="none" w:sz="0" w:space="0" w:color="auto"/>
        <w:right w:val="none" w:sz="0" w:space="0" w:color="auto"/>
      </w:divBdr>
    </w:div>
    <w:div w:id="389303278">
      <w:bodyDiv w:val="1"/>
      <w:marLeft w:val="0"/>
      <w:marRight w:val="0"/>
      <w:marTop w:val="0"/>
      <w:marBottom w:val="0"/>
      <w:divBdr>
        <w:top w:val="none" w:sz="0" w:space="0" w:color="auto"/>
        <w:left w:val="none" w:sz="0" w:space="0" w:color="auto"/>
        <w:bottom w:val="none" w:sz="0" w:space="0" w:color="auto"/>
        <w:right w:val="none" w:sz="0" w:space="0" w:color="auto"/>
      </w:divBdr>
    </w:div>
    <w:div w:id="389309235">
      <w:bodyDiv w:val="1"/>
      <w:marLeft w:val="0"/>
      <w:marRight w:val="0"/>
      <w:marTop w:val="0"/>
      <w:marBottom w:val="0"/>
      <w:divBdr>
        <w:top w:val="none" w:sz="0" w:space="0" w:color="auto"/>
        <w:left w:val="none" w:sz="0" w:space="0" w:color="auto"/>
        <w:bottom w:val="none" w:sz="0" w:space="0" w:color="auto"/>
        <w:right w:val="none" w:sz="0" w:space="0" w:color="auto"/>
      </w:divBdr>
    </w:div>
    <w:div w:id="390662608">
      <w:bodyDiv w:val="1"/>
      <w:marLeft w:val="0"/>
      <w:marRight w:val="0"/>
      <w:marTop w:val="0"/>
      <w:marBottom w:val="0"/>
      <w:divBdr>
        <w:top w:val="none" w:sz="0" w:space="0" w:color="auto"/>
        <w:left w:val="none" w:sz="0" w:space="0" w:color="auto"/>
        <w:bottom w:val="none" w:sz="0" w:space="0" w:color="auto"/>
        <w:right w:val="none" w:sz="0" w:space="0" w:color="auto"/>
      </w:divBdr>
    </w:div>
    <w:div w:id="390688324">
      <w:bodyDiv w:val="1"/>
      <w:marLeft w:val="0"/>
      <w:marRight w:val="0"/>
      <w:marTop w:val="0"/>
      <w:marBottom w:val="0"/>
      <w:divBdr>
        <w:top w:val="none" w:sz="0" w:space="0" w:color="auto"/>
        <w:left w:val="none" w:sz="0" w:space="0" w:color="auto"/>
        <w:bottom w:val="none" w:sz="0" w:space="0" w:color="auto"/>
        <w:right w:val="none" w:sz="0" w:space="0" w:color="auto"/>
      </w:divBdr>
    </w:div>
    <w:div w:id="390740095">
      <w:bodyDiv w:val="1"/>
      <w:marLeft w:val="0"/>
      <w:marRight w:val="0"/>
      <w:marTop w:val="0"/>
      <w:marBottom w:val="0"/>
      <w:divBdr>
        <w:top w:val="none" w:sz="0" w:space="0" w:color="auto"/>
        <w:left w:val="none" w:sz="0" w:space="0" w:color="auto"/>
        <w:bottom w:val="none" w:sz="0" w:space="0" w:color="auto"/>
        <w:right w:val="none" w:sz="0" w:space="0" w:color="auto"/>
      </w:divBdr>
    </w:div>
    <w:div w:id="390812887">
      <w:bodyDiv w:val="1"/>
      <w:marLeft w:val="0"/>
      <w:marRight w:val="0"/>
      <w:marTop w:val="0"/>
      <w:marBottom w:val="0"/>
      <w:divBdr>
        <w:top w:val="none" w:sz="0" w:space="0" w:color="auto"/>
        <w:left w:val="none" w:sz="0" w:space="0" w:color="auto"/>
        <w:bottom w:val="none" w:sz="0" w:space="0" w:color="auto"/>
        <w:right w:val="none" w:sz="0" w:space="0" w:color="auto"/>
      </w:divBdr>
    </w:div>
    <w:div w:id="391193285">
      <w:bodyDiv w:val="1"/>
      <w:marLeft w:val="0"/>
      <w:marRight w:val="0"/>
      <w:marTop w:val="0"/>
      <w:marBottom w:val="0"/>
      <w:divBdr>
        <w:top w:val="none" w:sz="0" w:space="0" w:color="auto"/>
        <w:left w:val="none" w:sz="0" w:space="0" w:color="auto"/>
        <w:bottom w:val="none" w:sz="0" w:space="0" w:color="auto"/>
        <w:right w:val="none" w:sz="0" w:space="0" w:color="auto"/>
      </w:divBdr>
    </w:div>
    <w:div w:id="391347461">
      <w:bodyDiv w:val="1"/>
      <w:marLeft w:val="0"/>
      <w:marRight w:val="0"/>
      <w:marTop w:val="0"/>
      <w:marBottom w:val="0"/>
      <w:divBdr>
        <w:top w:val="none" w:sz="0" w:space="0" w:color="auto"/>
        <w:left w:val="none" w:sz="0" w:space="0" w:color="auto"/>
        <w:bottom w:val="none" w:sz="0" w:space="0" w:color="auto"/>
        <w:right w:val="none" w:sz="0" w:space="0" w:color="auto"/>
      </w:divBdr>
    </w:div>
    <w:div w:id="391470747">
      <w:bodyDiv w:val="1"/>
      <w:marLeft w:val="0"/>
      <w:marRight w:val="0"/>
      <w:marTop w:val="0"/>
      <w:marBottom w:val="0"/>
      <w:divBdr>
        <w:top w:val="none" w:sz="0" w:space="0" w:color="auto"/>
        <w:left w:val="none" w:sz="0" w:space="0" w:color="auto"/>
        <w:bottom w:val="none" w:sz="0" w:space="0" w:color="auto"/>
        <w:right w:val="none" w:sz="0" w:space="0" w:color="auto"/>
      </w:divBdr>
    </w:div>
    <w:div w:id="391656534">
      <w:bodyDiv w:val="1"/>
      <w:marLeft w:val="0"/>
      <w:marRight w:val="0"/>
      <w:marTop w:val="0"/>
      <w:marBottom w:val="0"/>
      <w:divBdr>
        <w:top w:val="none" w:sz="0" w:space="0" w:color="auto"/>
        <w:left w:val="none" w:sz="0" w:space="0" w:color="auto"/>
        <w:bottom w:val="none" w:sz="0" w:space="0" w:color="auto"/>
        <w:right w:val="none" w:sz="0" w:space="0" w:color="auto"/>
      </w:divBdr>
    </w:div>
    <w:div w:id="391848769">
      <w:bodyDiv w:val="1"/>
      <w:marLeft w:val="0"/>
      <w:marRight w:val="0"/>
      <w:marTop w:val="0"/>
      <w:marBottom w:val="0"/>
      <w:divBdr>
        <w:top w:val="none" w:sz="0" w:space="0" w:color="auto"/>
        <w:left w:val="none" w:sz="0" w:space="0" w:color="auto"/>
        <w:bottom w:val="none" w:sz="0" w:space="0" w:color="auto"/>
        <w:right w:val="none" w:sz="0" w:space="0" w:color="auto"/>
      </w:divBdr>
    </w:div>
    <w:div w:id="392390720">
      <w:bodyDiv w:val="1"/>
      <w:marLeft w:val="0"/>
      <w:marRight w:val="0"/>
      <w:marTop w:val="0"/>
      <w:marBottom w:val="0"/>
      <w:divBdr>
        <w:top w:val="none" w:sz="0" w:space="0" w:color="auto"/>
        <w:left w:val="none" w:sz="0" w:space="0" w:color="auto"/>
        <w:bottom w:val="none" w:sz="0" w:space="0" w:color="auto"/>
        <w:right w:val="none" w:sz="0" w:space="0" w:color="auto"/>
      </w:divBdr>
    </w:div>
    <w:div w:id="392504463">
      <w:bodyDiv w:val="1"/>
      <w:marLeft w:val="0"/>
      <w:marRight w:val="0"/>
      <w:marTop w:val="0"/>
      <w:marBottom w:val="0"/>
      <w:divBdr>
        <w:top w:val="none" w:sz="0" w:space="0" w:color="auto"/>
        <w:left w:val="none" w:sz="0" w:space="0" w:color="auto"/>
        <w:bottom w:val="none" w:sz="0" w:space="0" w:color="auto"/>
        <w:right w:val="none" w:sz="0" w:space="0" w:color="auto"/>
      </w:divBdr>
    </w:div>
    <w:div w:id="393239666">
      <w:bodyDiv w:val="1"/>
      <w:marLeft w:val="0"/>
      <w:marRight w:val="0"/>
      <w:marTop w:val="0"/>
      <w:marBottom w:val="0"/>
      <w:divBdr>
        <w:top w:val="none" w:sz="0" w:space="0" w:color="auto"/>
        <w:left w:val="none" w:sz="0" w:space="0" w:color="auto"/>
        <w:bottom w:val="none" w:sz="0" w:space="0" w:color="auto"/>
        <w:right w:val="none" w:sz="0" w:space="0" w:color="auto"/>
      </w:divBdr>
    </w:div>
    <w:div w:id="394083880">
      <w:bodyDiv w:val="1"/>
      <w:marLeft w:val="0"/>
      <w:marRight w:val="0"/>
      <w:marTop w:val="0"/>
      <w:marBottom w:val="0"/>
      <w:divBdr>
        <w:top w:val="none" w:sz="0" w:space="0" w:color="auto"/>
        <w:left w:val="none" w:sz="0" w:space="0" w:color="auto"/>
        <w:bottom w:val="none" w:sz="0" w:space="0" w:color="auto"/>
        <w:right w:val="none" w:sz="0" w:space="0" w:color="auto"/>
      </w:divBdr>
    </w:div>
    <w:div w:id="395935376">
      <w:bodyDiv w:val="1"/>
      <w:marLeft w:val="0"/>
      <w:marRight w:val="0"/>
      <w:marTop w:val="0"/>
      <w:marBottom w:val="0"/>
      <w:divBdr>
        <w:top w:val="none" w:sz="0" w:space="0" w:color="auto"/>
        <w:left w:val="none" w:sz="0" w:space="0" w:color="auto"/>
        <w:bottom w:val="none" w:sz="0" w:space="0" w:color="auto"/>
        <w:right w:val="none" w:sz="0" w:space="0" w:color="auto"/>
      </w:divBdr>
    </w:div>
    <w:div w:id="397217222">
      <w:bodyDiv w:val="1"/>
      <w:marLeft w:val="0"/>
      <w:marRight w:val="0"/>
      <w:marTop w:val="0"/>
      <w:marBottom w:val="0"/>
      <w:divBdr>
        <w:top w:val="none" w:sz="0" w:space="0" w:color="auto"/>
        <w:left w:val="none" w:sz="0" w:space="0" w:color="auto"/>
        <w:bottom w:val="none" w:sz="0" w:space="0" w:color="auto"/>
        <w:right w:val="none" w:sz="0" w:space="0" w:color="auto"/>
      </w:divBdr>
    </w:div>
    <w:div w:id="397482679">
      <w:bodyDiv w:val="1"/>
      <w:marLeft w:val="0"/>
      <w:marRight w:val="0"/>
      <w:marTop w:val="0"/>
      <w:marBottom w:val="0"/>
      <w:divBdr>
        <w:top w:val="none" w:sz="0" w:space="0" w:color="auto"/>
        <w:left w:val="none" w:sz="0" w:space="0" w:color="auto"/>
        <w:bottom w:val="none" w:sz="0" w:space="0" w:color="auto"/>
        <w:right w:val="none" w:sz="0" w:space="0" w:color="auto"/>
      </w:divBdr>
    </w:div>
    <w:div w:id="397557339">
      <w:bodyDiv w:val="1"/>
      <w:marLeft w:val="0"/>
      <w:marRight w:val="0"/>
      <w:marTop w:val="0"/>
      <w:marBottom w:val="0"/>
      <w:divBdr>
        <w:top w:val="none" w:sz="0" w:space="0" w:color="auto"/>
        <w:left w:val="none" w:sz="0" w:space="0" w:color="auto"/>
        <w:bottom w:val="none" w:sz="0" w:space="0" w:color="auto"/>
        <w:right w:val="none" w:sz="0" w:space="0" w:color="auto"/>
      </w:divBdr>
    </w:div>
    <w:div w:id="397753069">
      <w:bodyDiv w:val="1"/>
      <w:marLeft w:val="0"/>
      <w:marRight w:val="0"/>
      <w:marTop w:val="0"/>
      <w:marBottom w:val="0"/>
      <w:divBdr>
        <w:top w:val="none" w:sz="0" w:space="0" w:color="auto"/>
        <w:left w:val="none" w:sz="0" w:space="0" w:color="auto"/>
        <w:bottom w:val="none" w:sz="0" w:space="0" w:color="auto"/>
        <w:right w:val="none" w:sz="0" w:space="0" w:color="auto"/>
      </w:divBdr>
    </w:div>
    <w:div w:id="398132475">
      <w:bodyDiv w:val="1"/>
      <w:marLeft w:val="0"/>
      <w:marRight w:val="0"/>
      <w:marTop w:val="0"/>
      <w:marBottom w:val="0"/>
      <w:divBdr>
        <w:top w:val="none" w:sz="0" w:space="0" w:color="auto"/>
        <w:left w:val="none" w:sz="0" w:space="0" w:color="auto"/>
        <w:bottom w:val="none" w:sz="0" w:space="0" w:color="auto"/>
        <w:right w:val="none" w:sz="0" w:space="0" w:color="auto"/>
      </w:divBdr>
    </w:div>
    <w:div w:id="398553339">
      <w:bodyDiv w:val="1"/>
      <w:marLeft w:val="0"/>
      <w:marRight w:val="0"/>
      <w:marTop w:val="0"/>
      <w:marBottom w:val="0"/>
      <w:divBdr>
        <w:top w:val="none" w:sz="0" w:space="0" w:color="auto"/>
        <w:left w:val="none" w:sz="0" w:space="0" w:color="auto"/>
        <w:bottom w:val="none" w:sz="0" w:space="0" w:color="auto"/>
        <w:right w:val="none" w:sz="0" w:space="0" w:color="auto"/>
      </w:divBdr>
    </w:div>
    <w:div w:id="398791225">
      <w:bodyDiv w:val="1"/>
      <w:marLeft w:val="0"/>
      <w:marRight w:val="0"/>
      <w:marTop w:val="0"/>
      <w:marBottom w:val="0"/>
      <w:divBdr>
        <w:top w:val="none" w:sz="0" w:space="0" w:color="auto"/>
        <w:left w:val="none" w:sz="0" w:space="0" w:color="auto"/>
        <w:bottom w:val="none" w:sz="0" w:space="0" w:color="auto"/>
        <w:right w:val="none" w:sz="0" w:space="0" w:color="auto"/>
      </w:divBdr>
    </w:div>
    <w:div w:id="398988420">
      <w:bodyDiv w:val="1"/>
      <w:marLeft w:val="0"/>
      <w:marRight w:val="0"/>
      <w:marTop w:val="0"/>
      <w:marBottom w:val="0"/>
      <w:divBdr>
        <w:top w:val="none" w:sz="0" w:space="0" w:color="auto"/>
        <w:left w:val="none" w:sz="0" w:space="0" w:color="auto"/>
        <w:bottom w:val="none" w:sz="0" w:space="0" w:color="auto"/>
        <w:right w:val="none" w:sz="0" w:space="0" w:color="auto"/>
      </w:divBdr>
    </w:div>
    <w:div w:id="399376804">
      <w:bodyDiv w:val="1"/>
      <w:marLeft w:val="0"/>
      <w:marRight w:val="0"/>
      <w:marTop w:val="0"/>
      <w:marBottom w:val="0"/>
      <w:divBdr>
        <w:top w:val="none" w:sz="0" w:space="0" w:color="auto"/>
        <w:left w:val="none" w:sz="0" w:space="0" w:color="auto"/>
        <w:bottom w:val="none" w:sz="0" w:space="0" w:color="auto"/>
        <w:right w:val="none" w:sz="0" w:space="0" w:color="auto"/>
      </w:divBdr>
    </w:div>
    <w:div w:id="400295446">
      <w:bodyDiv w:val="1"/>
      <w:marLeft w:val="0"/>
      <w:marRight w:val="0"/>
      <w:marTop w:val="0"/>
      <w:marBottom w:val="0"/>
      <w:divBdr>
        <w:top w:val="none" w:sz="0" w:space="0" w:color="auto"/>
        <w:left w:val="none" w:sz="0" w:space="0" w:color="auto"/>
        <w:bottom w:val="none" w:sz="0" w:space="0" w:color="auto"/>
        <w:right w:val="none" w:sz="0" w:space="0" w:color="auto"/>
      </w:divBdr>
    </w:div>
    <w:div w:id="400373339">
      <w:bodyDiv w:val="1"/>
      <w:marLeft w:val="0"/>
      <w:marRight w:val="0"/>
      <w:marTop w:val="0"/>
      <w:marBottom w:val="0"/>
      <w:divBdr>
        <w:top w:val="none" w:sz="0" w:space="0" w:color="auto"/>
        <w:left w:val="none" w:sz="0" w:space="0" w:color="auto"/>
        <w:bottom w:val="none" w:sz="0" w:space="0" w:color="auto"/>
        <w:right w:val="none" w:sz="0" w:space="0" w:color="auto"/>
      </w:divBdr>
    </w:div>
    <w:div w:id="400567790">
      <w:bodyDiv w:val="1"/>
      <w:marLeft w:val="0"/>
      <w:marRight w:val="0"/>
      <w:marTop w:val="0"/>
      <w:marBottom w:val="0"/>
      <w:divBdr>
        <w:top w:val="none" w:sz="0" w:space="0" w:color="auto"/>
        <w:left w:val="none" w:sz="0" w:space="0" w:color="auto"/>
        <w:bottom w:val="none" w:sz="0" w:space="0" w:color="auto"/>
        <w:right w:val="none" w:sz="0" w:space="0" w:color="auto"/>
      </w:divBdr>
    </w:div>
    <w:div w:id="401686033">
      <w:bodyDiv w:val="1"/>
      <w:marLeft w:val="0"/>
      <w:marRight w:val="0"/>
      <w:marTop w:val="0"/>
      <w:marBottom w:val="0"/>
      <w:divBdr>
        <w:top w:val="none" w:sz="0" w:space="0" w:color="auto"/>
        <w:left w:val="none" w:sz="0" w:space="0" w:color="auto"/>
        <w:bottom w:val="none" w:sz="0" w:space="0" w:color="auto"/>
        <w:right w:val="none" w:sz="0" w:space="0" w:color="auto"/>
      </w:divBdr>
    </w:div>
    <w:div w:id="401828100">
      <w:bodyDiv w:val="1"/>
      <w:marLeft w:val="0"/>
      <w:marRight w:val="0"/>
      <w:marTop w:val="0"/>
      <w:marBottom w:val="0"/>
      <w:divBdr>
        <w:top w:val="none" w:sz="0" w:space="0" w:color="auto"/>
        <w:left w:val="none" w:sz="0" w:space="0" w:color="auto"/>
        <w:bottom w:val="none" w:sz="0" w:space="0" w:color="auto"/>
        <w:right w:val="none" w:sz="0" w:space="0" w:color="auto"/>
      </w:divBdr>
    </w:div>
    <w:div w:id="401871013">
      <w:bodyDiv w:val="1"/>
      <w:marLeft w:val="0"/>
      <w:marRight w:val="0"/>
      <w:marTop w:val="0"/>
      <w:marBottom w:val="0"/>
      <w:divBdr>
        <w:top w:val="none" w:sz="0" w:space="0" w:color="auto"/>
        <w:left w:val="none" w:sz="0" w:space="0" w:color="auto"/>
        <w:bottom w:val="none" w:sz="0" w:space="0" w:color="auto"/>
        <w:right w:val="none" w:sz="0" w:space="0" w:color="auto"/>
      </w:divBdr>
    </w:div>
    <w:div w:id="402028351">
      <w:bodyDiv w:val="1"/>
      <w:marLeft w:val="0"/>
      <w:marRight w:val="0"/>
      <w:marTop w:val="0"/>
      <w:marBottom w:val="0"/>
      <w:divBdr>
        <w:top w:val="none" w:sz="0" w:space="0" w:color="auto"/>
        <w:left w:val="none" w:sz="0" w:space="0" w:color="auto"/>
        <w:bottom w:val="none" w:sz="0" w:space="0" w:color="auto"/>
        <w:right w:val="none" w:sz="0" w:space="0" w:color="auto"/>
      </w:divBdr>
    </w:div>
    <w:div w:id="402921111">
      <w:bodyDiv w:val="1"/>
      <w:marLeft w:val="0"/>
      <w:marRight w:val="0"/>
      <w:marTop w:val="0"/>
      <w:marBottom w:val="0"/>
      <w:divBdr>
        <w:top w:val="none" w:sz="0" w:space="0" w:color="auto"/>
        <w:left w:val="none" w:sz="0" w:space="0" w:color="auto"/>
        <w:bottom w:val="none" w:sz="0" w:space="0" w:color="auto"/>
        <w:right w:val="none" w:sz="0" w:space="0" w:color="auto"/>
      </w:divBdr>
    </w:div>
    <w:div w:id="403456791">
      <w:bodyDiv w:val="1"/>
      <w:marLeft w:val="0"/>
      <w:marRight w:val="0"/>
      <w:marTop w:val="0"/>
      <w:marBottom w:val="0"/>
      <w:divBdr>
        <w:top w:val="none" w:sz="0" w:space="0" w:color="auto"/>
        <w:left w:val="none" w:sz="0" w:space="0" w:color="auto"/>
        <w:bottom w:val="none" w:sz="0" w:space="0" w:color="auto"/>
        <w:right w:val="none" w:sz="0" w:space="0" w:color="auto"/>
      </w:divBdr>
    </w:div>
    <w:div w:id="403645905">
      <w:bodyDiv w:val="1"/>
      <w:marLeft w:val="0"/>
      <w:marRight w:val="0"/>
      <w:marTop w:val="0"/>
      <w:marBottom w:val="0"/>
      <w:divBdr>
        <w:top w:val="none" w:sz="0" w:space="0" w:color="auto"/>
        <w:left w:val="none" w:sz="0" w:space="0" w:color="auto"/>
        <w:bottom w:val="none" w:sz="0" w:space="0" w:color="auto"/>
        <w:right w:val="none" w:sz="0" w:space="0" w:color="auto"/>
      </w:divBdr>
    </w:div>
    <w:div w:id="403794684">
      <w:bodyDiv w:val="1"/>
      <w:marLeft w:val="0"/>
      <w:marRight w:val="0"/>
      <w:marTop w:val="0"/>
      <w:marBottom w:val="0"/>
      <w:divBdr>
        <w:top w:val="none" w:sz="0" w:space="0" w:color="auto"/>
        <w:left w:val="none" w:sz="0" w:space="0" w:color="auto"/>
        <w:bottom w:val="none" w:sz="0" w:space="0" w:color="auto"/>
        <w:right w:val="none" w:sz="0" w:space="0" w:color="auto"/>
      </w:divBdr>
    </w:div>
    <w:div w:id="404300152">
      <w:bodyDiv w:val="1"/>
      <w:marLeft w:val="0"/>
      <w:marRight w:val="0"/>
      <w:marTop w:val="0"/>
      <w:marBottom w:val="0"/>
      <w:divBdr>
        <w:top w:val="none" w:sz="0" w:space="0" w:color="auto"/>
        <w:left w:val="none" w:sz="0" w:space="0" w:color="auto"/>
        <w:bottom w:val="none" w:sz="0" w:space="0" w:color="auto"/>
        <w:right w:val="none" w:sz="0" w:space="0" w:color="auto"/>
      </w:divBdr>
    </w:div>
    <w:div w:id="404375130">
      <w:bodyDiv w:val="1"/>
      <w:marLeft w:val="0"/>
      <w:marRight w:val="0"/>
      <w:marTop w:val="0"/>
      <w:marBottom w:val="0"/>
      <w:divBdr>
        <w:top w:val="none" w:sz="0" w:space="0" w:color="auto"/>
        <w:left w:val="none" w:sz="0" w:space="0" w:color="auto"/>
        <w:bottom w:val="none" w:sz="0" w:space="0" w:color="auto"/>
        <w:right w:val="none" w:sz="0" w:space="0" w:color="auto"/>
      </w:divBdr>
    </w:div>
    <w:div w:id="404693605">
      <w:bodyDiv w:val="1"/>
      <w:marLeft w:val="0"/>
      <w:marRight w:val="0"/>
      <w:marTop w:val="0"/>
      <w:marBottom w:val="0"/>
      <w:divBdr>
        <w:top w:val="none" w:sz="0" w:space="0" w:color="auto"/>
        <w:left w:val="none" w:sz="0" w:space="0" w:color="auto"/>
        <w:bottom w:val="none" w:sz="0" w:space="0" w:color="auto"/>
        <w:right w:val="none" w:sz="0" w:space="0" w:color="auto"/>
      </w:divBdr>
    </w:div>
    <w:div w:id="406147334">
      <w:bodyDiv w:val="1"/>
      <w:marLeft w:val="0"/>
      <w:marRight w:val="0"/>
      <w:marTop w:val="0"/>
      <w:marBottom w:val="0"/>
      <w:divBdr>
        <w:top w:val="none" w:sz="0" w:space="0" w:color="auto"/>
        <w:left w:val="none" w:sz="0" w:space="0" w:color="auto"/>
        <w:bottom w:val="none" w:sz="0" w:space="0" w:color="auto"/>
        <w:right w:val="none" w:sz="0" w:space="0" w:color="auto"/>
      </w:divBdr>
    </w:div>
    <w:div w:id="406198174">
      <w:bodyDiv w:val="1"/>
      <w:marLeft w:val="0"/>
      <w:marRight w:val="0"/>
      <w:marTop w:val="0"/>
      <w:marBottom w:val="0"/>
      <w:divBdr>
        <w:top w:val="none" w:sz="0" w:space="0" w:color="auto"/>
        <w:left w:val="none" w:sz="0" w:space="0" w:color="auto"/>
        <w:bottom w:val="none" w:sz="0" w:space="0" w:color="auto"/>
        <w:right w:val="none" w:sz="0" w:space="0" w:color="auto"/>
      </w:divBdr>
    </w:div>
    <w:div w:id="406733010">
      <w:bodyDiv w:val="1"/>
      <w:marLeft w:val="0"/>
      <w:marRight w:val="0"/>
      <w:marTop w:val="0"/>
      <w:marBottom w:val="0"/>
      <w:divBdr>
        <w:top w:val="none" w:sz="0" w:space="0" w:color="auto"/>
        <w:left w:val="none" w:sz="0" w:space="0" w:color="auto"/>
        <w:bottom w:val="none" w:sz="0" w:space="0" w:color="auto"/>
        <w:right w:val="none" w:sz="0" w:space="0" w:color="auto"/>
      </w:divBdr>
    </w:div>
    <w:div w:id="406850813">
      <w:bodyDiv w:val="1"/>
      <w:marLeft w:val="0"/>
      <w:marRight w:val="0"/>
      <w:marTop w:val="0"/>
      <w:marBottom w:val="0"/>
      <w:divBdr>
        <w:top w:val="none" w:sz="0" w:space="0" w:color="auto"/>
        <w:left w:val="none" w:sz="0" w:space="0" w:color="auto"/>
        <w:bottom w:val="none" w:sz="0" w:space="0" w:color="auto"/>
        <w:right w:val="none" w:sz="0" w:space="0" w:color="auto"/>
      </w:divBdr>
    </w:div>
    <w:div w:id="407071912">
      <w:bodyDiv w:val="1"/>
      <w:marLeft w:val="0"/>
      <w:marRight w:val="0"/>
      <w:marTop w:val="0"/>
      <w:marBottom w:val="0"/>
      <w:divBdr>
        <w:top w:val="none" w:sz="0" w:space="0" w:color="auto"/>
        <w:left w:val="none" w:sz="0" w:space="0" w:color="auto"/>
        <w:bottom w:val="none" w:sz="0" w:space="0" w:color="auto"/>
        <w:right w:val="none" w:sz="0" w:space="0" w:color="auto"/>
      </w:divBdr>
    </w:div>
    <w:div w:id="407076832">
      <w:bodyDiv w:val="1"/>
      <w:marLeft w:val="0"/>
      <w:marRight w:val="0"/>
      <w:marTop w:val="0"/>
      <w:marBottom w:val="0"/>
      <w:divBdr>
        <w:top w:val="none" w:sz="0" w:space="0" w:color="auto"/>
        <w:left w:val="none" w:sz="0" w:space="0" w:color="auto"/>
        <w:bottom w:val="none" w:sz="0" w:space="0" w:color="auto"/>
        <w:right w:val="none" w:sz="0" w:space="0" w:color="auto"/>
      </w:divBdr>
    </w:div>
    <w:div w:id="407461797">
      <w:bodyDiv w:val="1"/>
      <w:marLeft w:val="0"/>
      <w:marRight w:val="0"/>
      <w:marTop w:val="0"/>
      <w:marBottom w:val="0"/>
      <w:divBdr>
        <w:top w:val="none" w:sz="0" w:space="0" w:color="auto"/>
        <w:left w:val="none" w:sz="0" w:space="0" w:color="auto"/>
        <w:bottom w:val="none" w:sz="0" w:space="0" w:color="auto"/>
        <w:right w:val="none" w:sz="0" w:space="0" w:color="auto"/>
      </w:divBdr>
    </w:div>
    <w:div w:id="407729164">
      <w:bodyDiv w:val="1"/>
      <w:marLeft w:val="0"/>
      <w:marRight w:val="0"/>
      <w:marTop w:val="0"/>
      <w:marBottom w:val="0"/>
      <w:divBdr>
        <w:top w:val="none" w:sz="0" w:space="0" w:color="auto"/>
        <w:left w:val="none" w:sz="0" w:space="0" w:color="auto"/>
        <w:bottom w:val="none" w:sz="0" w:space="0" w:color="auto"/>
        <w:right w:val="none" w:sz="0" w:space="0" w:color="auto"/>
      </w:divBdr>
    </w:div>
    <w:div w:id="407850599">
      <w:bodyDiv w:val="1"/>
      <w:marLeft w:val="0"/>
      <w:marRight w:val="0"/>
      <w:marTop w:val="0"/>
      <w:marBottom w:val="0"/>
      <w:divBdr>
        <w:top w:val="none" w:sz="0" w:space="0" w:color="auto"/>
        <w:left w:val="none" w:sz="0" w:space="0" w:color="auto"/>
        <w:bottom w:val="none" w:sz="0" w:space="0" w:color="auto"/>
        <w:right w:val="none" w:sz="0" w:space="0" w:color="auto"/>
      </w:divBdr>
    </w:div>
    <w:div w:id="407967353">
      <w:bodyDiv w:val="1"/>
      <w:marLeft w:val="0"/>
      <w:marRight w:val="0"/>
      <w:marTop w:val="0"/>
      <w:marBottom w:val="0"/>
      <w:divBdr>
        <w:top w:val="none" w:sz="0" w:space="0" w:color="auto"/>
        <w:left w:val="none" w:sz="0" w:space="0" w:color="auto"/>
        <w:bottom w:val="none" w:sz="0" w:space="0" w:color="auto"/>
        <w:right w:val="none" w:sz="0" w:space="0" w:color="auto"/>
      </w:divBdr>
    </w:div>
    <w:div w:id="408113964">
      <w:bodyDiv w:val="1"/>
      <w:marLeft w:val="0"/>
      <w:marRight w:val="0"/>
      <w:marTop w:val="0"/>
      <w:marBottom w:val="0"/>
      <w:divBdr>
        <w:top w:val="none" w:sz="0" w:space="0" w:color="auto"/>
        <w:left w:val="none" w:sz="0" w:space="0" w:color="auto"/>
        <w:bottom w:val="none" w:sz="0" w:space="0" w:color="auto"/>
        <w:right w:val="none" w:sz="0" w:space="0" w:color="auto"/>
      </w:divBdr>
    </w:div>
    <w:div w:id="408619708">
      <w:bodyDiv w:val="1"/>
      <w:marLeft w:val="0"/>
      <w:marRight w:val="0"/>
      <w:marTop w:val="0"/>
      <w:marBottom w:val="0"/>
      <w:divBdr>
        <w:top w:val="none" w:sz="0" w:space="0" w:color="auto"/>
        <w:left w:val="none" w:sz="0" w:space="0" w:color="auto"/>
        <w:bottom w:val="none" w:sz="0" w:space="0" w:color="auto"/>
        <w:right w:val="none" w:sz="0" w:space="0" w:color="auto"/>
      </w:divBdr>
    </w:div>
    <w:div w:id="409037125">
      <w:bodyDiv w:val="1"/>
      <w:marLeft w:val="0"/>
      <w:marRight w:val="0"/>
      <w:marTop w:val="0"/>
      <w:marBottom w:val="0"/>
      <w:divBdr>
        <w:top w:val="none" w:sz="0" w:space="0" w:color="auto"/>
        <w:left w:val="none" w:sz="0" w:space="0" w:color="auto"/>
        <w:bottom w:val="none" w:sz="0" w:space="0" w:color="auto"/>
        <w:right w:val="none" w:sz="0" w:space="0" w:color="auto"/>
      </w:divBdr>
    </w:div>
    <w:div w:id="409547196">
      <w:bodyDiv w:val="1"/>
      <w:marLeft w:val="0"/>
      <w:marRight w:val="0"/>
      <w:marTop w:val="0"/>
      <w:marBottom w:val="0"/>
      <w:divBdr>
        <w:top w:val="none" w:sz="0" w:space="0" w:color="auto"/>
        <w:left w:val="none" w:sz="0" w:space="0" w:color="auto"/>
        <w:bottom w:val="none" w:sz="0" w:space="0" w:color="auto"/>
        <w:right w:val="none" w:sz="0" w:space="0" w:color="auto"/>
      </w:divBdr>
    </w:div>
    <w:div w:id="409617992">
      <w:bodyDiv w:val="1"/>
      <w:marLeft w:val="0"/>
      <w:marRight w:val="0"/>
      <w:marTop w:val="0"/>
      <w:marBottom w:val="0"/>
      <w:divBdr>
        <w:top w:val="none" w:sz="0" w:space="0" w:color="auto"/>
        <w:left w:val="none" w:sz="0" w:space="0" w:color="auto"/>
        <w:bottom w:val="none" w:sz="0" w:space="0" w:color="auto"/>
        <w:right w:val="none" w:sz="0" w:space="0" w:color="auto"/>
      </w:divBdr>
    </w:div>
    <w:div w:id="409740388">
      <w:bodyDiv w:val="1"/>
      <w:marLeft w:val="0"/>
      <w:marRight w:val="0"/>
      <w:marTop w:val="0"/>
      <w:marBottom w:val="0"/>
      <w:divBdr>
        <w:top w:val="none" w:sz="0" w:space="0" w:color="auto"/>
        <w:left w:val="none" w:sz="0" w:space="0" w:color="auto"/>
        <w:bottom w:val="none" w:sz="0" w:space="0" w:color="auto"/>
        <w:right w:val="none" w:sz="0" w:space="0" w:color="auto"/>
      </w:divBdr>
    </w:div>
    <w:div w:id="409743248">
      <w:bodyDiv w:val="1"/>
      <w:marLeft w:val="0"/>
      <w:marRight w:val="0"/>
      <w:marTop w:val="0"/>
      <w:marBottom w:val="0"/>
      <w:divBdr>
        <w:top w:val="none" w:sz="0" w:space="0" w:color="auto"/>
        <w:left w:val="none" w:sz="0" w:space="0" w:color="auto"/>
        <w:bottom w:val="none" w:sz="0" w:space="0" w:color="auto"/>
        <w:right w:val="none" w:sz="0" w:space="0" w:color="auto"/>
      </w:divBdr>
    </w:div>
    <w:div w:id="409887945">
      <w:bodyDiv w:val="1"/>
      <w:marLeft w:val="0"/>
      <w:marRight w:val="0"/>
      <w:marTop w:val="0"/>
      <w:marBottom w:val="0"/>
      <w:divBdr>
        <w:top w:val="none" w:sz="0" w:space="0" w:color="auto"/>
        <w:left w:val="none" w:sz="0" w:space="0" w:color="auto"/>
        <w:bottom w:val="none" w:sz="0" w:space="0" w:color="auto"/>
        <w:right w:val="none" w:sz="0" w:space="0" w:color="auto"/>
      </w:divBdr>
    </w:div>
    <w:div w:id="410010889">
      <w:bodyDiv w:val="1"/>
      <w:marLeft w:val="0"/>
      <w:marRight w:val="0"/>
      <w:marTop w:val="0"/>
      <w:marBottom w:val="0"/>
      <w:divBdr>
        <w:top w:val="none" w:sz="0" w:space="0" w:color="auto"/>
        <w:left w:val="none" w:sz="0" w:space="0" w:color="auto"/>
        <w:bottom w:val="none" w:sz="0" w:space="0" w:color="auto"/>
        <w:right w:val="none" w:sz="0" w:space="0" w:color="auto"/>
      </w:divBdr>
    </w:div>
    <w:div w:id="410540729">
      <w:bodyDiv w:val="1"/>
      <w:marLeft w:val="0"/>
      <w:marRight w:val="0"/>
      <w:marTop w:val="0"/>
      <w:marBottom w:val="0"/>
      <w:divBdr>
        <w:top w:val="none" w:sz="0" w:space="0" w:color="auto"/>
        <w:left w:val="none" w:sz="0" w:space="0" w:color="auto"/>
        <w:bottom w:val="none" w:sz="0" w:space="0" w:color="auto"/>
        <w:right w:val="none" w:sz="0" w:space="0" w:color="auto"/>
      </w:divBdr>
    </w:div>
    <w:div w:id="411784315">
      <w:bodyDiv w:val="1"/>
      <w:marLeft w:val="0"/>
      <w:marRight w:val="0"/>
      <w:marTop w:val="0"/>
      <w:marBottom w:val="0"/>
      <w:divBdr>
        <w:top w:val="none" w:sz="0" w:space="0" w:color="auto"/>
        <w:left w:val="none" w:sz="0" w:space="0" w:color="auto"/>
        <w:bottom w:val="none" w:sz="0" w:space="0" w:color="auto"/>
        <w:right w:val="none" w:sz="0" w:space="0" w:color="auto"/>
      </w:divBdr>
    </w:div>
    <w:div w:id="411894976">
      <w:bodyDiv w:val="1"/>
      <w:marLeft w:val="0"/>
      <w:marRight w:val="0"/>
      <w:marTop w:val="0"/>
      <w:marBottom w:val="0"/>
      <w:divBdr>
        <w:top w:val="none" w:sz="0" w:space="0" w:color="auto"/>
        <w:left w:val="none" w:sz="0" w:space="0" w:color="auto"/>
        <w:bottom w:val="none" w:sz="0" w:space="0" w:color="auto"/>
        <w:right w:val="none" w:sz="0" w:space="0" w:color="auto"/>
      </w:divBdr>
    </w:div>
    <w:div w:id="413010980">
      <w:bodyDiv w:val="1"/>
      <w:marLeft w:val="0"/>
      <w:marRight w:val="0"/>
      <w:marTop w:val="0"/>
      <w:marBottom w:val="0"/>
      <w:divBdr>
        <w:top w:val="none" w:sz="0" w:space="0" w:color="auto"/>
        <w:left w:val="none" w:sz="0" w:space="0" w:color="auto"/>
        <w:bottom w:val="none" w:sz="0" w:space="0" w:color="auto"/>
        <w:right w:val="none" w:sz="0" w:space="0" w:color="auto"/>
      </w:divBdr>
    </w:div>
    <w:div w:id="413473908">
      <w:bodyDiv w:val="1"/>
      <w:marLeft w:val="0"/>
      <w:marRight w:val="0"/>
      <w:marTop w:val="0"/>
      <w:marBottom w:val="0"/>
      <w:divBdr>
        <w:top w:val="none" w:sz="0" w:space="0" w:color="auto"/>
        <w:left w:val="none" w:sz="0" w:space="0" w:color="auto"/>
        <w:bottom w:val="none" w:sz="0" w:space="0" w:color="auto"/>
        <w:right w:val="none" w:sz="0" w:space="0" w:color="auto"/>
      </w:divBdr>
    </w:div>
    <w:div w:id="413820220">
      <w:bodyDiv w:val="1"/>
      <w:marLeft w:val="0"/>
      <w:marRight w:val="0"/>
      <w:marTop w:val="0"/>
      <w:marBottom w:val="0"/>
      <w:divBdr>
        <w:top w:val="none" w:sz="0" w:space="0" w:color="auto"/>
        <w:left w:val="none" w:sz="0" w:space="0" w:color="auto"/>
        <w:bottom w:val="none" w:sz="0" w:space="0" w:color="auto"/>
        <w:right w:val="none" w:sz="0" w:space="0" w:color="auto"/>
      </w:divBdr>
    </w:div>
    <w:div w:id="414086208">
      <w:bodyDiv w:val="1"/>
      <w:marLeft w:val="0"/>
      <w:marRight w:val="0"/>
      <w:marTop w:val="0"/>
      <w:marBottom w:val="0"/>
      <w:divBdr>
        <w:top w:val="none" w:sz="0" w:space="0" w:color="auto"/>
        <w:left w:val="none" w:sz="0" w:space="0" w:color="auto"/>
        <w:bottom w:val="none" w:sz="0" w:space="0" w:color="auto"/>
        <w:right w:val="none" w:sz="0" w:space="0" w:color="auto"/>
      </w:divBdr>
    </w:div>
    <w:div w:id="414712384">
      <w:bodyDiv w:val="1"/>
      <w:marLeft w:val="0"/>
      <w:marRight w:val="0"/>
      <w:marTop w:val="0"/>
      <w:marBottom w:val="0"/>
      <w:divBdr>
        <w:top w:val="none" w:sz="0" w:space="0" w:color="auto"/>
        <w:left w:val="none" w:sz="0" w:space="0" w:color="auto"/>
        <w:bottom w:val="none" w:sz="0" w:space="0" w:color="auto"/>
        <w:right w:val="none" w:sz="0" w:space="0" w:color="auto"/>
      </w:divBdr>
    </w:div>
    <w:div w:id="414984139">
      <w:bodyDiv w:val="1"/>
      <w:marLeft w:val="0"/>
      <w:marRight w:val="0"/>
      <w:marTop w:val="0"/>
      <w:marBottom w:val="0"/>
      <w:divBdr>
        <w:top w:val="none" w:sz="0" w:space="0" w:color="auto"/>
        <w:left w:val="none" w:sz="0" w:space="0" w:color="auto"/>
        <w:bottom w:val="none" w:sz="0" w:space="0" w:color="auto"/>
        <w:right w:val="none" w:sz="0" w:space="0" w:color="auto"/>
      </w:divBdr>
    </w:div>
    <w:div w:id="415126596">
      <w:bodyDiv w:val="1"/>
      <w:marLeft w:val="0"/>
      <w:marRight w:val="0"/>
      <w:marTop w:val="0"/>
      <w:marBottom w:val="0"/>
      <w:divBdr>
        <w:top w:val="none" w:sz="0" w:space="0" w:color="auto"/>
        <w:left w:val="none" w:sz="0" w:space="0" w:color="auto"/>
        <w:bottom w:val="none" w:sz="0" w:space="0" w:color="auto"/>
        <w:right w:val="none" w:sz="0" w:space="0" w:color="auto"/>
      </w:divBdr>
    </w:div>
    <w:div w:id="415514508">
      <w:bodyDiv w:val="1"/>
      <w:marLeft w:val="0"/>
      <w:marRight w:val="0"/>
      <w:marTop w:val="0"/>
      <w:marBottom w:val="0"/>
      <w:divBdr>
        <w:top w:val="none" w:sz="0" w:space="0" w:color="auto"/>
        <w:left w:val="none" w:sz="0" w:space="0" w:color="auto"/>
        <w:bottom w:val="none" w:sz="0" w:space="0" w:color="auto"/>
        <w:right w:val="none" w:sz="0" w:space="0" w:color="auto"/>
      </w:divBdr>
    </w:div>
    <w:div w:id="415517093">
      <w:bodyDiv w:val="1"/>
      <w:marLeft w:val="0"/>
      <w:marRight w:val="0"/>
      <w:marTop w:val="0"/>
      <w:marBottom w:val="0"/>
      <w:divBdr>
        <w:top w:val="none" w:sz="0" w:space="0" w:color="auto"/>
        <w:left w:val="none" w:sz="0" w:space="0" w:color="auto"/>
        <w:bottom w:val="none" w:sz="0" w:space="0" w:color="auto"/>
        <w:right w:val="none" w:sz="0" w:space="0" w:color="auto"/>
      </w:divBdr>
    </w:div>
    <w:div w:id="416633492">
      <w:bodyDiv w:val="1"/>
      <w:marLeft w:val="0"/>
      <w:marRight w:val="0"/>
      <w:marTop w:val="0"/>
      <w:marBottom w:val="0"/>
      <w:divBdr>
        <w:top w:val="none" w:sz="0" w:space="0" w:color="auto"/>
        <w:left w:val="none" w:sz="0" w:space="0" w:color="auto"/>
        <w:bottom w:val="none" w:sz="0" w:space="0" w:color="auto"/>
        <w:right w:val="none" w:sz="0" w:space="0" w:color="auto"/>
      </w:divBdr>
    </w:div>
    <w:div w:id="416751429">
      <w:bodyDiv w:val="1"/>
      <w:marLeft w:val="0"/>
      <w:marRight w:val="0"/>
      <w:marTop w:val="0"/>
      <w:marBottom w:val="0"/>
      <w:divBdr>
        <w:top w:val="none" w:sz="0" w:space="0" w:color="auto"/>
        <w:left w:val="none" w:sz="0" w:space="0" w:color="auto"/>
        <w:bottom w:val="none" w:sz="0" w:space="0" w:color="auto"/>
        <w:right w:val="none" w:sz="0" w:space="0" w:color="auto"/>
      </w:divBdr>
    </w:div>
    <w:div w:id="417365020">
      <w:bodyDiv w:val="1"/>
      <w:marLeft w:val="0"/>
      <w:marRight w:val="0"/>
      <w:marTop w:val="0"/>
      <w:marBottom w:val="0"/>
      <w:divBdr>
        <w:top w:val="none" w:sz="0" w:space="0" w:color="auto"/>
        <w:left w:val="none" w:sz="0" w:space="0" w:color="auto"/>
        <w:bottom w:val="none" w:sz="0" w:space="0" w:color="auto"/>
        <w:right w:val="none" w:sz="0" w:space="0" w:color="auto"/>
      </w:divBdr>
    </w:div>
    <w:div w:id="417681382">
      <w:bodyDiv w:val="1"/>
      <w:marLeft w:val="0"/>
      <w:marRight w:val="0"/>
      <w:marTop w:val="0"/>
      <w:marBottom w:val="0"/>
      <w:divBdr>
        <w:top w:val="none" w:sz="0" w:space="0" w:color="auto"/>
        <w:left w:val="none" w:sz="0" w:space="0" w:color="auto"/>
        <w:bottom w:val="none" w:sz="0" w:space="0" w:color="auto"/>
        <w:right w:val="none" w:sz="0" w:space="0" w:color="auto"/>
      </w:divBdr>
    </w:div>
    <w:div w:id="418403762">
      <w:bodyDiv w:val="1"/>
      <w:marLeft w:val="0"/>
      <w:marRight w:val="0"/>
      <w:marTop w:val="0"/>
      <w:marBottom w:val="0"/>
      <w:divBdr>
        <w:top w:val="none" w:sz="0" w:space="0" w:color="auto"/>
        <w:left w:val="none" w:sz="0" w:space="0" w:color="auto"/>
        <w:bottom w:val="none" w:sz="0" w:space="0" w:color="auto"/>
        <w:right w:val="none" w:sz="0" w:space="0" w:color="auto"/>
      </w:divBdr>
    </w:div>
    <w:div w:id="418604267">
      <w:bodyDiv w:val="1"/>
      <w:marLeft w:val="0"/>
      <w:marRight w:val="0"/>
      <w:marTop w:val="0"/>
      <w:marBottom w:val="0"/>
      <w:divBdr>
        <w:top w:val="none" w:sz="0" w:space="0" w:color="auto"/>
        <w:left w:val="none" w:sz="0" w:space="0" w:color="auto"/>
        <w:bottom w:val="none" w:sz="0" w:space="0" w:color="auto"/>
        <w:right w:val="none" w:sz="0" w:space="0" w:color="auto"/>
      </w:divBdr>
    </w:div>
    <w:div w:id="419370820">
      <w:bodyDiv w:val="1"/>
      <w:marLeft w:val="0"/>
      <w:marRight w:val="0"/>
      <w:marTop w:val="0"/>
      <w:marBottom w:val="0"/>
      <w:divBdr>
        <w:top w:val="none" w:sz="0" w:space="0" w:color="auto"/>
        <w:left w:val="none" w:sz="0" w:space="0" w:color="auto"/>
        <w:bottom w:val="none" w:sz="0" w:space="0" w:color="auto"/>
        <w:right w:val="none" w:sz="0" w:space="0" w:color="auto"/>
      </w:divBdr>
    </w:div>
    <w:div w:id="420371188">
      <w:bodyDiv w:val="1"/>
      <w:marLeft w:val="0"/>
      <w:marRight w:val="0"/>
      <w:marTop w:val="0"/>
      <w:marBottom w:val="0"/>
      <w:divBdr>
        <w:top w:val="none" w:sz="0" w:space="0" w:color="auto"/>
        <w:left w:val="none" w:sz="0" w:space="0" w:color="auto"/>
        <w:bottom w:val="none" w:sz="0" w:space="0" w:color="auto"/>
        <w:right w:val="none" w:sz="0" w:space="0" w:color="auto"/>
      </w:divBdr>
    </w:div>
    <w:div w:id="421612463">
      <w:bodyDiv w:val="1"/>
      <w:marLeft w:val="0"/>
      <w:marRight w:val="0"/>
      <w:marTop w:val="0"/>
      <w:marBottom w:val="0"/>
      <w:divBdr>
        <w:top w:val="none" w:sz="0" w:space="0" w:color="auto"/>
        <w:left w:val="none" w:sz="0" w:space="0" w:color="auto"/>
        <w:bottom w:val="none" w:sz="0" w:space="0" w:color="auto"/>
        <w:right w:val="none" w:sz="0" w:space="0" w:color="auto"/>
      </w:divBdr>
    </w:div>
    <w:div w:id="422067571">
      <w:bodyDiv w:val="1"/>
      <w:marLeft w:val="0"/>
      <w:marRight w:val="0"/>
      <w:marTop w:val="0"/>
      <w:marBottom w:val="0"/>
      <w:divBdr>
        <w:top w:val="none" w:sz="0" w:space="0" w:color="auto"/>
        <w:left w:val="none" w:sz="0" w:space="0" w:color="auto"/>
        <w:bottom w:val="none" w:sz="0" w:space="0" w:color="auto"/>
        <w:right w:val="none" w:sz="0" w:space="0" w:color="auto"/>
      </w:divBdr>
    </w:div>
    <w:div w:id="422410055">
      <w:bodyDiv w:val="1"/>
      <w:marLeft w:val="0"/>
      <w:marRight w:val="0"/>
      <w:marTop w:val="0"/>
      <w:marBottom w:val="0"/>
      <w:divBdr>
        <w:top w:val="none" w:sz="0" w:space="0" w:color="auto"/>
        <w:left w:val="none" w:sz="0" w:space="0" w:color="auto"/>
        <w:bottom w:val="none" w:sz="0" w:space="0" w:color="auto"/>
        <w:right w:val="none" w:sz="0" w:space="0" w:color="auto"/>
      </w:divBdr>
    </w:div>
    <w:div w:id="422527841">
      <w:bodyDiv w:val="1"/>
      <w:marLeft w:val="0"/>
      <w:marRight w:val="0"/>
      <w:marTop w:val="0"/>
      <w:marBottom w:val="0"/>
      <w:divBdr>
        <w:top w:val="none" w:sz="0" w:space="0" w:color="auto"/>
        <w:left w:val="none" w:sz="0" w:space="0" w:color="auto"/>
        <w:bottom w:val="none" w:sz="0" w:space="0" w:color="auto"/>
        <w:right w:val="none" w:sz="0" w:space="0" w:color="auto"/>
      </w:divBdr>
    </w:div>
    <w:div w:id="423111006">
      <w:bodyDiv w:val="1"/>
      <w:marLeft w:val="0"/>
      <w:marRight w:val="0"/>
      <w:marTop w:val="0"/>
      <w:marBottom w:val="0"/>
      <w:divBdr>
        <w:top w:val="none" w:sz="0" w:space="0" w:color="auto"/>
        <w:left w:val="none" w:sz="0" w:space="0" w:color="auto"/>
        <w:bottom w:val="none" w:sz="0" w:space="0" w:color="auto"/>
        <w:right w:val="none" w:sz="0" w:space="0" w:color="auto"/>
      </w:divBdr>
    </w:div>
    <w:div w:id="423379247">
      <w:bodyDiv w:val="1"/>
      <w:marLeft w:val="0"/>
      <w:marRight w:val="0"/>
      <w:marTop w:val="0"/>
      <w:marBottom w:val="0"/>
      <w:divBdr>
        <w:top w:val="none" w:sz="0" w:space="0" w:color="auto"/>
        <w:left w:val="none" w:sz="0" w:space="0" w:color="auto"/>
        <w:bottom w:val="none" w:sz="0" w:space="0" w:color="auto"/>
        <w:right w:val="none" w:sz="0" w:space="0" w:color="auto"/>
      </w:divBdr>
    </w:div>
    <w:div w:id="423379409">
      <w:bodyDiv w:val="1"/>
      <w:marLeft w:val="0"/>
      <w:marRight w:val="0"/>
      <w:marTop w:val="0"/>
      <w:marBottom w:val="0"/>
      <w:divBdr>
        <w:top w:val="none" w:sz="0" w:space="0" w:color="auto"/>
        <w:left w:val="none" w:sz="0" w:space="0" w:color="auto"/>
        <w:bottom w:val="none" w:sz="0" w:space="0" w:color="auto"/>
        <w:right w:val="none" w:sz="0" w:space="0" w:color="auto"/>
      </w:divBdr>
    </w:div>
    <w:div w:id="423690409">
      <w:bodyDiv w:val="1"/>
      <w:marLeft w:val="0"/>
      <w:marRight w:val="0"/>
      <w:marTop w:val="0"/>
      <w:marBottom w:val="0"/>
      <w:divBdr>
        <w:top w:val="none" w:sz="0" w:space="0" w:color="auto"/>
        <w:left w:val="none" w:sz="0" w:space="0" w:color="auto"/>
        <w:bottom w:val="none" w:sz="0" w:space="0" w:color="auto"/>
        <w:right w:val="none" w:sz="0" w:space="0" w:color="auto"/>
      </w:divBdr>
    </w:div>
    <w:div w:id="424496804">
      <w:bodyDiv w:val="1"/>
      <w:marLeft w:val="0"/>
      <w:marRight w:val="0"/>
      <w:marTop w:val="0"/>
      <w:marBottom w:val="0"/>
      <w:divBdr>
        <w:top w:val="none" w:sz="0" w:space="0" w:color="auto"/>
        <w:left w:val="none" w:sz="0" w:space="0" w:color="auto"/>
        <w:bottom w:val="none" w:sz="0" w:space="0" w:color="auto"/>
        <w:right w:val="none" w:sz="0" w:space="0" w:color="auto"/>
      </w:divBdr>
    </w:div>
    <w:div w:id="424612828">
      <w:bodyDiv w:val="1"/>
      <w:marLeft w:val="0"/>
      <w:marRight w:val="0"/>
      <w:marTop w:val="0"/>
      <w:marBottom w:val="0"/>
      <w:divBdr>
        <w:top w:val="none" w:sz="0" w:space="0" w:color="auto"/>
        <w:left w:val="none" w:sz="0" w:space="0" w:color="auto"/>
        <w:bottom w:val="none" w:sz="0" w:space="0" w:color="auto"/>
        <w:right w:val="none" w:sz="0" w:space="0" w:color="auto"/>
      </w:divBdr>
    </w:div>
    <w:div w:id="424693702">
      <w:bodyDiv w:val="1"/>
      <w:marLeft w:val="0"/>
      <w:marRight w:val="0"/>
      <w:marTop w:val="0"/>
      <w:marBottom w:val="0"/>
      <w:divBdr>
        <w:top w:val="none" w:sz="0" w:space="0" w:color="auto"/>
        <w:left w:val="none" w:sz="0" w:space="0" w:color="auto"/>
        <w:bottom w:val="none" w:sz="0" w:space="0" w:color="auto"/>
        <w:right w:val="none" w:sz="0" w:space="0" w:color="auto"/>
      </w:divBdr>
    </w:div>
    <w:div w:id="425005823">
      <w:bodyDiv w:val="1"/>
      <w:marLeft w:val="0"/>
      <w:marRight w:val="0"/>
      <w:marTop w:val="0"/>
      <w:marBottom w:val="0"/>
      <w:divBdr>
        <w:top w:val="none" w:sz="0" w:space="0" w:color="auto"/>
        <w:left w:val="none" w:sz="0" w:space="0" w:color="auto"/>
        <w:bottom w:val="none" w:sz="0" w:space="0" w:color="auto"/>
        <w:right w:val="none" w:sz="0" w:space="0" w:color="auto"/>
      </w:divBdr>
    </w:div>
    <w:div w:id="426779867">
      <w:bodyDiv w:val="1"/>
      <w:marLeft w:val="0"/>
      <w:marRight w:val="0"/>
      <w:marTop w:val="0"/>
      <w:marBottom w:val="0"/>
      <w:divBdr>
        <w:top w:val="none" w:sz="0" w:space="0" w:color="auto"/>
        <w:left w:val="none" w:sz="0" w:space="0" w:color="auto"/>
        <w:bottom w:val="none" w:sz="0" w:space="0" w:color="auto"/>
        <w:right w:val="none" w:sz="0" w:space="0" w:color="auto"/>
      </w:divBdr>
    </w:div>
    <w:div w:id="427700433">
      <w:bodyDiv w:val="1"/>
      <w:marLeft w:val="0"/>
      <w:marRight w:val="0"/>
      <w:marTop w:val="0"/>
      <w:marBottom w:val="0"/>
      <w:divBdr>
        <w:top w:val="none" w:sz="0" w:space="0" w:color="auto"/>
        <w:left w:val="none" w:sz="0" w:space="0" w:color="auto"/>
        <w:bottom w:val="none" w:sz="0" w:space="0" w:color="auto"/>
        <w:right w:val="none" w:sz="0" w:space="0" w:color="auto"/>
      </w:divBdr>
    </w:div>
    <w:div w:id="427701308">
      <w:bodyDiv w:val="1"/>
      <w:marLeft w:val="0"/>
      <w:marRight w:val="0"/>
      <w:marTop w:val="0"/>
      <w:marBottom w:val="0"/>
      <w:divBdr>
        <w:top w:val="none" w:sz="0" w:space="0" w:color="auto"/>
        <w:left w:val="none" w:sz="0" w:space="0" w:color="auto"/>
        <w:bottom w:val="none" w:sz="0" w:space="0" w:color="auto"/>
        <w:right w:val="none" w:sz="0" w:space="0" w:color="auto"/>
      </w:divBdr>
    </w:div>
    <w:div w:id="427972623">
      <w:bodyDiv w:val="1"/>
      <w:marLeft w:val="0"/>
      <w:marRight w:val="0"/>
      <w:marTop w:val="0"/>
      <w:marBottom w:val="0"/>
      <w:divBdr>
        <w:top w:val="none" w:sz="0" w:space="0" w:color="auto"/>
        <w:left w:val="none" w:sz="0" w:space="0" w:color="auto"/>
        <w:bottom w:val="none" w:sz="0" w:space="0" w:color="auto"/>
        <w:right w:val="none" w:sz="0" w:space="0" w:color="auto"/>
      </w:divBdr>
    </w:div>
    <w:div w:id="429551953">
      <w:bodyDiv w:val="1"/>
      <w:marLeft w:val="0"/>
      <w:marRight w:val="0"/>
      <w:marTop w:val="0"/>
      <w:marBottom w:val="0"/>
      <w:divBdr>
        <w:top w:val="none" w:sz="0" w:space="0" w:color="auto"/>
        <w:left w:val="none" w:sz="0" w:space="0" w:color="auto"/>
        <w:bottom w:val="none" w:sz="0" w:space="0" w:color="auto"/>
        <w:right w:val="none" w:sz="0" w:space="0" w:color="auto"/>
      </w:divBdr>
    </w:div>
    <w:div w:id="431436132">
      <w:bodyDiv w:val="1"/>
      <w:marLeft w:val="0"/>
      <w:marRight w:val="0"/>
      <w:marTop w:val="0"/>
      <w:marBottom w:val="0"/>
      <w:divBdr>
        <w:top w:val="none" w:sz="0" w:space="0" w:color="auto"/>
        <w:left w:val="none" w:sz="0" w:space="0" w:color="auto"/>
        <w:bottom w:val="none" w:sz="0" w:space="0" w:color="auto"/>
        <w:right w:val="none" w:sz="0" w:space="0" w:color="auto"/>
      </w:divBdr>
    </w:div>
    <w:div w:id="431780176">
      <w:bodyDiv w:val="1"/>
      <w:marLeft w:val="0"/>
      <w:marRight w:val="0"/>
      <w:marTop w:val="0"/>
      <w:marBottom w:val="0"/>
      <w:divBdr>
        <w:top w:val="none" w:sz="0" w:space="0" w:color="auto"/>
        <w:left w:val="none" w:sz="0" w:space="0" w:color="auto"/>
        <w:bottom w:val="none" w:sz="0" w:space="0" w:color="auto"/>
        <w:right w:val="none" w:sz="0" w:space="0" w:color="auto"/>
      </w:divBdr>
    </w:div>
    <w:div w:id="432170339">
      <w:bodyDiv w:val="1"/>
      <w:marLeft w:val="0"/>
      <w:marRight w:val="0"/>
      <w:marTop w:val="0"/>
      <w:marBottom w:val="0"/>
      <w:divBdr>
        <w:top w:val="none" w:sz="0" w:space="0" w:color="auto"/>
        <w:left w:val="none" w:sz="0" w:space="0" w:color="auto"/>
        <w:bottom w:val="none" w:sz="0" w:space="0" w:color="auto"/>
        <w:right w:val="none" w:sz="0" w:space="0" w:color="auto"/>
      </w:divBdr>
    </w:div>
    <w:div w:id="432477044">
      <w:bodyDiv w:val="1"/>
      <w:marLeft w:val="0"/>
      <w:marRight w:val="0"/>
      <w:marTop w:val="0"/>
      <w:marBottom w:val="0"/>
      <w:divBdr>
        <w:top w:val="none" w:sz="0" w:space="0" w:color="auto"/>
        <w:left w:val="none" w:sz="0" w:space="0" w:color="auto"/>
        <w:bottom w:val="none" w:sz="0" w:space="0" w:color="auto"/>
        <w:right w:val="none" w:sz="0" w:space="0" w:color="auto"/>
      </w:divBdr>
    </w:div>
    <w:div w:id="432670649">
      <w:bodyDiv w:val="1"/>
      <w:marLeft w:val="0"/>
      <w:marRight w:val="0"/>
      <w:marTop w:val="0"/>
      <w:marBottom w:val="0"/>
      <w:divBdr>
        <w:top w:val="none" w:sz="0" w:space="0" w:color="auto"/>
        <w:left w:val="none" w:sz="0" w:space="0" w:color="auto"/>
        <w:bottom w:val="none" w:sz="0" w:space="0" w:color="auto"/>
        <w:right w:val="none" w:sz="0" w:space="0" w:color="auto"/>
      </w:divBdr>
    </w:div>
    <w:div w:id="433479686">
      <w:bodyDiv w:val="1"/>
      <w:marLeft w:val="0"/>
      <w:marRight w:val="0"/>
      <w:marTop w:val="0"/>
      <w:marBottom w:val="0"/>
      <w:divBdr>
        <w:top w:val="none" w:sz="0" w:space="0" w:color="auto"/>
        <w:left w:val="none" w:sz="0" w:space="0" w:color="auto"/>
        <w:bottom w:val="none" w:sz="0" w:space="0" w:color="auto"/>
        <w:right w:val="none" w:sz="0" w:space="0" w:color="auto"/>
      </w:divBdr>
    </w:div>
    <w:div w:id="434328551">
      <w:bodyDiv w:val="1"/>
      <w:marLeft w:val="0"/>
      <w:marRight w:val="0"/>
      <w:marTop w:val="0"/>
      <w:marBottom w:val="0"/>
      <w:divBdr>
        <w:top w:val="none" w:sz="0" w:space="0" w:color="auto"/>
        <w:left w:val="none" w:sz="0" w:space="0" w:color="auto"/>
        <w:bottom w:val="none" w:sz="0" w:space="0" w:color="auto"/>
        <w:right w:val="none" w:sz="0" w:space="0" w:color="auto"/>
      </w:divBdr>
    </w:div>
    <w:div w:id="434329128">
      <w:bodyDiv w:val="1"/>
      <w:marLeft w:val="0"/>
      <w:marRight w:val="0"/>
      <w:marTop w:val="0"/>
      <w:marBottom w:val="0"/>
      <w:divBdr>
        <w:top w:val="none" w:sz="0" w:space="0" w:color="auto"/>
        <w:left w:val="none" w:sz="0" w:space="0" w:color="auto"/>
        <w:bottom w:val="none" w:sz="0" w:space="0" w:color="auto"/>
        <w:right w:val="none" w:sz="0" w:space="0" w:color="auto"/>
      </w:divBdr>
    </w:div>
    <w:div w:id="434640270">
      <w:bodyDiv w:val="1"/>
      <w:marLeft w:val="0"/>
      <w:marRight w:val="0"/>
      <w:marTop w:val="0"/>
      <w:marBottom w:val="0"/>
      <w:divBdr>
        <w:top w:val="none" w:sz="0" w:space="0" w:color="auto"/>
        <w:left w:val="none" w:sz="0" w:space="0" w:color="auto"/>
        <w:bottom w:val="none" w:sz="0" w:space="0" w:color="auto"/>
        <w:right w:val="none" w:sz="0" w:space="0" w:color="auto"/>
      </w:divBdr>
    </w:div>
    <w:div w:id="435173283">
      <w:bodyDiv w:val="1"/>
      <w:marLeft w:val="0"/>
      <w:marRight w:val="0"/>
      <w:marTop w:val="0"/>
      <w:marBottom w:val="0"/>
      <w:divBdr>
        <w:top w:val="none" w:sz="0" w:space="0" w:color="auto"/>
        <w:left w:val="none" w:sz="0" w:space="0" w:color="auto"/>
        <w:bottom w:val="none" w:sz="0" w:space="0" w:color="auto"/>
        <w:right w:val="none" w:sz="0" w:space="0" w:color="auto"/>
      </w:divBdr>
    </w:div>
    <w:div w:id="435952301">
      <w:bodyDiv w:val="1"/>
      <w:marLeft w:val="0"/>
      <w:marRight w:val="0"/>
      <w:marTop w:val="0"/>
      <w:marBottom w:val="0"/>
      <w:divBdr>
        <w:top w:val="none" w:sz="0" w:space="0" w:color="auto"/>
        <w:left w:val="none" w:sz="0" w:space="0" w:color="auto"/>
        <w:bottom w:val="none" w:sz="0" w:space="0" w:color="auto"/>
        <w:right w:val="none" w:sz="0" w:space="0" w:color="auto"/>
      </w:divBdr>
    </w:div>
    <w:div w:id="436604614">
      <w:bodyDiv w:val="1"/>
      <w:marLeft w:val="0"/>
      <w:marRight w:val="0"/>
      <w:marTop w:val="0"/>
      <w:marBottom w:val="0"/>
      <w:divBdr>
        <w:top w:val="none" w:sz="0" w:space="0" w:color="auto"/>
        <w:left w:val="none" w:sz="0" w:space="0" w:color="auto"/>
        <w:bottom w:val="none" w:sz="0" w:space="0" w:color="auto"/>
        <w:right w:val="none" w:sz="0" w:space="0" w:color="auto"/>
      </w:divBdr>
    </w:div>
    <w:div w:id="438112165">
      <w:bodyDiv w:val="1"/>
      <w:marLeft w:val="0"/>
      <w:marRight w:val="0"/>
      <w:marTop w:val="0"/>
      <w:marBottom w:val="0"/>
      <w:divBdr>
        <w:top w:val="none" w:sz="0" w:space="0" w:color="auto"/>
        <w:left w:val="none" w:sz="0" w:space="0" w:color="auto"/>
        <w:bottom w:val="none" w:sz="0" w:space="0" w:color="auto"/>
        <w:right w:val="none" w:sz="0" w:space="0" w:color="auto"/>
      </w:divBdr>
    </w:div>
    <w:div w:id="438183737">
      <w:bodyDiv w:val="1"/>
      <w:marLeft w:val="0"/>
      <w:marRight w:val="0"/>
      <w:marTop w:val="0"/>
      <w:marBottom w:val="0"/>
      <w:divBdr>
        <w:top w:val="none" w:sz="0" w:space="0" w:color="auto"/>
        <w:left w:val="none" w:sz="0" w:space="0" w:color="auto"/>
        <w:bottom w:val="none" w:sz="0" w:space="0" w:color="auto"/>
        <w:right w:val="none" w:sz="0" w:space="0" w:color="auto"/>
      </w:divBdr>
    </w:div>
    <w:div w:id="438794809">
      <w:bodyDiv w:val="1"/>
      <w:marLeft w:val="0"/>
      <w:marRight w:val="0"/>
      <w:marTop w:val="0"/>
      <w:marBottom w:val="0"/>
      <w:divBdr>
        <w:top w:val="none" w:sz="0" w:space="0" w:color="auto"/>
        <w:left w:val="none" w:sz="0" w:space="0" w:color="auto"/>
        <w:bottom w:val="none" w:sz="0" w:space="0" w:color="auto"/>
        <w:right w:val="none" w:sz="0" w:space="0" w:color="auto"/>
      </w:divBdr>
    </w:div>
    <w:div w:id="440615582">
      <w:bodyDiv w:val="1"/>
      <w:marLeft w:val="0"/>
      <w:marRight w:val="0"/>
      <w:marTop w:val="0"/>
      <w:marBottom w:val="0"/>
      <w:divBdr>
        <w:top w:val="none" w:sz="0" w:space="0" w:color="auto"/>
        <w:left w:val="none" w:sz="0" w:space="0" w:color="auto"/>
        <w:bottom w:val="none" w:sz="0" w:space="0" w:color="auto"/>
        <w:right w:val="none" w:sz="0" w:space="0" w:color="auto"/>
      </w:divBdr>
    </w:div>
    <w:div w:id="442043191">
      <w:bodyDiv w:val="1"/>
      <w:marLeft w:val="0"/>
      <w:marRight w:val="0"/>
      <w:marTop w:val="0"/>
      <w:marBottom w:val="0"/>
      <w:divBdr>
        <w:top w:val="none" w:sz="0" w:space="0" w:color="auto"/>
        <w:left w:val="none" w:sz="0" w:space="0" w:color="auto"/>
        <w:bottom w:val="none" w:sz="0" w:space="0" w:color="auto"/>
        <w:right w:val="none" w:sz="0" w:space="0" w:color="auto"/>
      </w:divBdr>
    </w:div>
    <w:div w:id="442922000">
      <w:bodyDiv w:val="1"/>
      <w:marLeft w:val="0"/>
      <w:marRight w:val="0"/>
      <w:marTop w:val="0"/>
      <w:marBottom w:val="0"/>
      <w:divBdr>
        <w:top w:val="none" w:sz="0" w:space="0" w:color="auto"/>
        <w:left w:val="none" w:sz="0" w:space="0" w:color="auto"/>
        <w:bottom w:val="none" w:sz="0" w:space="0" w:color="auto"/>
        <w:right w:val="none" w:sz="0" w:space="0" w:color="auto"/>
      </w:divBdr>
    </w:div>
    <w:div w:id="443575386">
      <w:bodyDiv w:val="1"/>
      <w:marLeft w:val="0"/>
      <w:marRight w:val="0"/>
      <w:marTop w:val="0"/>
      <w:marBottom w:val="0"/>
      <w:divBdr>
        <w:top w:val="none" w:sz="0" w:space="0" w:color="auto"/>
        <w:left w:val="none" w:sz="0" w:space="0" w:color="auto"/>
        <w:bottom w:val="none" w:sz="0" w:space="0" w:color="auto"/>
        <w:right w:val="none" w:sz="0" w:space="0" w:color="auto"/>
      </w:divBdr>
    </w:div>
    <w:div w:id="443617107">
      <w:bodyDiv w:val="1"/>
      <w:marLeft w:val="0"/>
      <w:marRight w:val="0"/>
      <w:marTop w:val="0"/>
      <w:marBottom w:val="0"/>
      <w:divBdr>
        <w:top w:val="none" w:sz="0" w:space="0" w:color="auto"/>
        <w:left w:val="none" w:sz="0" w:space="0" w:color="auto"/>
        <w:bottom w:val="none" w:sz="0" w:space="0" w:color="auto"/>
        <w:right w:val="none" w:sz="0" w:space="0" w:color="auto"/>
      </w:divBdr>
    </w:div>
    <w:div w:id="443695268">
      <w:bodyDiv w:val="1"/>
      <w:marLeft w:val="0"/>
      <w:marRight w:val="0"/>
      <w:marTop w:val="0"/>
      <w:marBottom w:val="0"/>
      <w:divBdr>
        <w:top w:val="none" w:sz="0" w:space="0" w:color="auto"/>
        <w:left w:val="none" w:sz="0" w:space="0" w:color="auto"/>
        <w:bottom w:val="none" w:sz="0" w:space="0" w:color="auto"/>
        <w:right w:val="none" w:sz="0" w:space="0" w:color="auto"/>
      </w:divBdr>
    </w:div>
    <w:div w:id="444009718">
      <w:bodyDiv w:val="1"/>
      <w:marLeft w:val="0"/>
      <w:marRight w:val="0"/>
      <w:marTop w:val="0"/>
      <w:marBottom w:val="0"/>
      <w:divBdr>
        <w:top w:val="none" w:sz="0" w:space="0" w:color="auto"/>
        <w:left w:val="none" w:sz="0" w:space="0" w:color="auto"/>
        <w:bottom w:val="none" w:sz="0" w:space="0" w:color="auto"/>
        <w:right w:val="none" w:sz="0" w:space="0" w:color="auto"/>
      </w:divBdr>
    </w:div>
    <w:div w:id="444037406">
      <w:bodyDiv w:val="1"/>
      <w:marLeft w:val="0"/>
      <w:marRight w:val="0"/>
      <w:marTop w:val="0"/>
      <w:marBottom w:val="0"/>
      <w:divBdr>
        <w:top w:val="none" w:sz="0" w:space="0" w:color="auto"/>
        <w:left w:val="none" w:sz="0" w:space="0" w:color="auto"/>
        <w:bottom w:val="none" w:sz="0" w:space="0" w:color="auto"/>
        <w:right w:val="none" w:sz="0" w:space="0" w:color="auto"/>
      </w:divBdr>
    </w:div>
    <w:div w:id="444885332">
      <w:bodyDiv w:val="1"/>
      <w:marLeft w:val="0"/>
      <w:marRight w:val="0"/>
      <w:marTop w:val="0"/>
      <w:marBottom w:val="0"/>
      <w:divBdr>
        <w:top w:val="none" w:sz="0" w:space="0" w:color="auto"/>
        <w:left w:val="none" w:sz="0" w:space="0" w:color="auto"/>
        <w:bottom w:val="none" w:sz="0" w:space="0" w:color="auto"/>
        <w:right w:val="none" w:sz="0" w:space="0" w:color="auto"/>
      </w:divBdr>
    </w:div>
    <w:div w:id="445277914">
      <w:bodyDiv w:val="1"/>
      <w:marLeft w:val="0"/>
      <w:marRight w:val="0"/>
      <w:marTop w:val="0"/>
      <w:marBottom w:val="0"/>
      <w:divBdr>
        <w:top w:val="none" w:sz="0" w:space="0" w:color="auto"/>
        <w:left w:val="none" w:sz="0" w:space="0" w:color="auto"/>
        <w:bottom w:val="none" w:sz="0" w:space="0" w:color="auto"/>
        <w:right w:val="none" w:sz="0" w:space="0" w:color="auto"/>
      </w:divBdr>
    </w:div>
    <w:div w:id="445928341">
      <w:bodyDiv w:val="1"/>
      <w:marLeft w:val="0"/>
      <w:marRight w:val="0"/>
      <w:marTop w:val="0"/>
      <w:marBottom w:val="0"/>
      <w:divBdr>
        <w:top w:val="none" w:sz="0" w:space="0" w:color="auto"/>
        <w:left w:val="none" w:sz="0" w:space="0" w:color="auto"/>
        <w:bottom w:val="none" w:sz="0" w:space="0" w:color="auto"/>
        <w:right w:val="none" w:sz="0" w:space="0" w:color="auto"/>
      </w:divBdr>
    </w:div>
    <w:div w:id="446513126">
      <w:bodyDiv w:val="1"/>
      <w:marLeft w:val="0"/>
      <w:marRight w:val="0"/>
      <w:marTop w:val="0"/>
      <w:marBottom w:val="0"/>
      <w:divBdr>
        <w:top w:val="none" w:sz="0" w:space="0" w:color="auto"/>
        <w:left w:val="none" w:sz="0" w:space="0" w:color="auto"/>
        <w:bottom w:val="none" w:sz="0" w:space="0" w:color="auto"/>
        <w:right w:val="none" w:sz="0" w:space="0" w:color="auto"/>
      </w:divBdr>
    </w:div>
    <w:div w:id="446655449">
      <w:bodyDiv w:val="1"/>
      <w:marLeft w:val="0"/>
      <w:marRight w:val="0"/>
      <w:marTop w:val="0"/>
      <w:marBottom w:val="0"/>
      <w:divBdr>
        <w:top w:val="none" w:sz="0" w:space="0" w:color="auto"/>
        <w:left w:val="none" w:sz="0" w:space="0" w:color="auto"/>
        <w:bottom w:val="none" w:sz="0" w:space="0" w:color="auto"/>
        <w:right w:val="none" w:sz="0" w:space="0" w:color="auto"/>
      </w:divBdr>
    </w:div>
    <w:div w:id="447358275">
      <w:bodyDiv w:val="1"/>
      <w:marLeft w:val="0"/>
      <w:marRight w:val="0"/>
      <w:marTop w:val="0"/>
      <w:marBottom w:val="0"/>
      <w:divBdr>
        <w:top w:val="none" w:sz="0" w:space="0" w:color="auto"/>
        <w:left w:val="none" w:sz="0" w:space="0" w:color="auto"/>
        <w:bottom w:val="none" w:sz="0" w:space="0" w:color="auto"/>
        <w:right w:val="none" w:sz="0" w:space="0" w:color="auto"/>
      </w:divBdr>
    </w:div>
    <w:div w:id="447897144">
      <w:bodyDiv w:val="1"/>
      <w:marLeft w:val="0"/>
      <w:marRight w:val="0"/>
      <w:marTop w:val="0"/>
      <w:marBottom w:val="0"/>
      <w:divBdr>
        <w:top w:val="none" w:sz="0" w:space="0" w:color="auto"/>
        <w:left w:val="none" w:sz="0" w:space="0" w:color="auto"/>
        <w:bottom w:val="none" w:sz="0" w:space="0" w:color="auto"/>
        <w:right w:val="none" w:sz="0" w:space="0" w:color="auto"/>
      </w:divBdr>
    </w:div>
    <w:div w:id="448202165">
      <w:bodyDiv w:val="1"/>
      <w:marLeft w:val="0"/>
      <w:marRight w:val="0"/>
      <w:marTop w:val="0"/>
      <w:marBottom w:val="0"/>
      <w:divBdr>
        <w:top w:val="none" w:sz="0" w:space="0" w:color="auto"/>
        <w:left w:val="none" w:sz="0" w:space="0" w:color="auto"/>
        <w:bottom w:val="none" w:sz="0" w:space="0" w:color="auto"/>
        <w:right w:val="none" w:sz="0" w:space="0" w:color="auto"/>
      </w:divBdr>
    </w:div>
    <w:div w:id="450132252">
      <w:bodyDiv w:val="1"/>
      <w:marLeft w:val="0"/>
      <w:marRight w:val="0"/>
      <w:marTop w:val="0"/>
      <w:marBottom w:val="0"/>
      <w:divBdr>
        <w:top w:val="none" w:sz="0" w:space="0" w:color="auto"/>
        <w:left w:val="none" w:sz="0" w:space="0" w:color="auto"/>
        <w:bottom w:val="none" w:sz="0" w:space="0" w:color="auto"/>
        <w:right w:val="none" w:sz="0" w:space="0" w:color="auto"/>
      </w:divBdr>
    </w:div>
    <w:div w:id="450175261">
      <w:bodyDiv w:val="1"/>
      <w:marLeft w:val="0"/>
      <w:marRight w:val="0"/>
      <w:marTop w:val="0"/>
      <w:marBottom w:val="0"/>
      <w:divBdr>
        <w:top w:val="none" w:sz="0" w:space="0" w:color="auto"/>
        <w:left w:val="none" w:sz="0" w:space="0" w:color="auto"/>
        <w:bottom w:val="none" w:sz="0" w:space="0" w:color="auto"/>
        <w:right w:val="none" w:sz="0" w:space="0" w:color="auto"/>
      </w:divBdr>
    </w:div>
    <w:div w:id="450707844">
      <w:bodyDiv w:val="1"/>
      <w:marLeft w:val="0"/>
      <w:marRight w:val="0"/>
      <w:marTop w:val="0"/>
      <w:marBottom w:val="0"/>
      <w:divBdr>
        <w:top w:val="none" w:sz="0" w:space="0" w:color="auto"/>
        <w:left w:val="none" w:sz="0" w:space="0" w:color="auto"/>
        <w:bottom w:val="none" w:sz="0" w:space="0" w:color="auto"/>
        <w:right w:val="none" w:sz="0" w:space="0" w:color="auto"/>
      </w:divBdr>
    </w:div>
    <w:div w:id="451175459">
      <w:bodyDiv w:val="1"/>
      <w:marLeft w:val="0"/>
      <w:marRight w:val="0"/>
      <w:marTop w:val="0"/>
      <w:marBottom w:val="0"/>
      <w:divBdr>
        <w:top w:val="none" w:sz="0" w:space="0" w:color="auto"/>
        <w:left w:val="none" w:sz="0" w:space="0" w:color="auto"/>
        <w:bottom w:val="none" w:sz="0" w:space="0" w:color="auto"/>
        <w:right w:val="none" w:sz="0" w:space="0" w:color="auto"/>
      </w:divBdr>
    </w:div>
    <w:div w:id="451366112">
      <w:bodyDiv w:val="1"/>
      <w:marLeft w:val="0"/>
      <w:marRight w:val="0"/>
      <w:marTop w:val="0"/>
      <w:marBottom w:val="0"/>
      <w:divBdr>
        <w:top w:val="none" w:sz="0" w:space="0" w:color="auto"/>
        <w:left w:val="none" w:sz="0" w:space="0" w:color="auto"/>
        <w:bottom w:val="none" w:sz="0" w:space="0" w:color="auto"/>
        <w:right w:val="none" w:sz="0" w:space="0" w:color="auto"/>
      </w:divBdr>
      <w:divsChild>
        <w:div w:id="1306009850">
          <w:marLeft w:val="0"/>
          <w:marRight w:val="0"/>
          <w:marTop w:val="0"/>
          <w:marBottom w:val="0"/>
          <w:divBdr>
            <w:top w:val="none" w:sz="0" w:space="0" w:color="auto"/>
            <w:left w:val="none" w:sz="0" w:space="0" w:color="auto"/>
            <w:bottom w:val="none" w:sz="0" w:space="0" w:color="auto"/>
            <w:right w:val="none" w:sz="0" w:space="0" w:color="auto"/>
          </w:divBdr>
        </w:div>
      </w:divsChild>
    </w:div>
    <w:div w:id="451747051">
      <w:bodyDiv w:val="1"/>
      <w:marLeft w:val="0"/>
      <w:marRight w:val="0"/>
      <w:marTop w:val="0"/>
      <w:marBottom w:val="0"/>
      <w:divBdr>
        <w:top w:val="none" w:sz="0" w:space="0" w:color="auto"/>
        <w:left w:val="none" w:sz="0" w:space="0" w:color="auto"/>
        <w:bottom w:val="none" w:sz="0" w:space="0" w:color="auto"/>
        <w:right w:val="none" w:sz="0" w:space="0" w:color="auto"/>
      </w:divBdr>
    </w:div>
    <w:div w:id="452335475">
      <w:bodyDiv w:val="1"/>
      <w:marLeft w:val="0"/>
      <w:marRight w:val="0"/>
      <w:marTop w:val="0"/>
      <w:marBottom w:val="0"/>
      <w:divBdr>
        <w:top w:val="none" w:sz="0" w:space="0" w:color="auto"/>
        <w:left w:val="none" w:sz="0" w:space="0" w:color="auto"/>
        <w:bottom w:val="none" w:sz="0" w:space="0" w:color="auto"/>
        <w:right w:val="none" w:sz="0" w:space="0" w:color="auto"/>
      </w:divBdr>
    </w:div>
    <w:div w:id="452556482">
      <w:bodyDiv w:val="1"/>
      <w:marLeft w:val="0"/>
      <w:marRight w:val="0"/>
      <w:marTop w:val="0"/>
      <w:marBottom w:val="0"/>
      <w:divBdr>
        <w:top w:val="none" w:sz="0" w:space="0" w:color="auto"/>
        <w:left w:val="none" w:sz="0" w:space="0" w:color="auto"/>
        <w:bottom w:val="none" w:sz="0" w:space="0" w:color="auto"/>
        <w:right w:val="none" w:sz="0" w:space="0" w:color="auto"/>
      </w:divBdr>
    </w:div>
    <w:div w:id="452792084">
      <w:bodyDiv w:val="1"/>
      <w:marLeft w:val="0"/>
      <w:marRight w:val="0"/>
      <w:marTop w:val="0"/>
      <w:marBottom w:val="0"/>
      <w:divBdr>
        <w:top w:val="none" w:sz="0" w:space="0" w:color="auto"/>
        <w:left w:val="none" w:sz="0" w:space="0" w:color="auto"/>
        <w:bottom w:val="none" w:sz="0" w:space="0" w:color="auto"/>
        <w:right w:val="none" w:sz="0" w:space="0" w:color="auto"/>
      </w:divBdr>
    </w:div>
    <w:div w:id="453183776">
      <w:bodyDiv w:val="1"/>
      <w:marLeft w:val="0"/>
      <w:marRight w:val="0"/>
      <w:marTop w:val="0"/>
      <w:marBottom w:val="0"/>
      <w:divBdr>
        <w:top w:val="none" w:sz="0" w:space="0" w:color="auto"/>
        <w:left w:val="none" w:sz="0" w:space="0" w:color="auto"/>
        <w:bottom w:val="none" w:sz="0" w:space="0" w:color="auto"/>
        <w:right w:val="none" w:sz="0" w:space="0" w:color="auto"/>
      </w:divBdr>
    </w:div>
    <w:div w:id="453331670">
      <w:bodyDiv w:val="1"/>
      <w:marLeft w:val="0"/>
      <w:marRight w:val="0"/>
      <w:marTop w:val="0"/>
      <w:marBottom w:val="0"/>
      <w:divBdr>
        <w:top w:val="none" w:sz="0" w:space="0" w:color="auto"/>
        <w:left w:val="none" w:sz="0" w:space="0" w:color="auto"/>
        <w:bottom w:val="none" w:sz="0" w:space="0" w:color="auto"/>
        <w:right w:val="none" w:sz="0" w:space="0" w:color="auto"/>
      </w:divBdr>
    </w:div>
    <w:div w:id="453519178">
      <w:bodyDiv w:val="1"/>
      <w:marLeft w:val="0"/>
      <w:marRight w:val="0"/>
      <w:marTop w:val="0"/>
      <w:marBottom w:val="0"/>
      <w:divBdr>
        <w:top w:val="none" w:sz="0" w:space="0" w:color="auto"/>
        <w:left w:val="none" w:sz="0" w:space="0" w:color="auto"/>
        <w:bottom w:val="none" w:sz="0" w:space="0" w:color="auto"/>
        <w:right w:val="none" w:sz="0" w:space="0" w:color="auto"/>
      </w:divBdr>
    </w:div>
    <w:div w:id="453987352">
      <w:bodyDiv w:val="1"/>
      <w:marLeft w:val="0"/>
      <w:marRight w:val="0"/>
      <w:marTop w:val="0"/>
      <w:marBottom w:val="0"/>
      <w:divBdr>
        <w:top w:val="none" w:sz="0" w:space="0" w:color="auto"/>
        <w:left w:val="none" w:sz="0" w:space="0" w:color="auto"/>
        <w:bottom w:val="none" w:sz="0" w:space="0" w:color="auto"/>
        <w:right w:val="none" w:sz="0" w:space="0" w:color="auto"/>
      </w:divBdr>
    </w:div>
    <w:div w:id="455173395">
      <w:bodyDiv w:val="1"/>
      <w:marLeft w:val="0"/>
      <w:marRight w:val="0"/>
      <w:marTop w:val="0"/>
      <w:marBottom w:val="0"/>
      <w:divBdr>
        <w:top w:val="none" w:sz="0" w:space="0" w:color="auto"/>
        <w:left w:val="none" w:sz="0" w:space="0" w:color="auto"/>
        <w:bottom w:val="none" w:sz="0" w:space="0" w:color="auto"/>
        <w:right w:val="none" w:sz="0" w:space="0" w:color="auto"/>
      </w:divBdr>
    </w:div>
    <w:div w:id="455488686">
      <w:bodyDiv w:val="1"/>
      <w:marLeft w:val="0"/>
      <w:marRight w:val="0"/>
      <w:marTop w:val="0"/>
      <w:marBottom w:val="0"/>
      <w:divBdr>
        <w:top w:val="none" w:sz="0" w:space="0" w:color="auto"/>
        <w:left w:val="none" w:sz="0" w:space="0" w:color="auto"/>
        <w:bottom w:val="none" w:sz="0" w:space="0" w:color="auto"/>
        <w:right w:val="none" w:sz="0" w:space="0" w:color="auto"/>
      </w:divBdr>
    </w:div>
    <w:div w:id="455753949">
      <w:bodyDiv w:val="1"/>
      <w:marLeft w:val="0"/>
      <w:marRight w:val="0"/>
      <w:marTop w:val="0"/>
      <w:marBottom w:val="0"/>
      <w:divBdr>
        <w:top w:val="none" w:sz="0" w:space="0" w:color="auto"/>
        <w:left w:val="none" w:sz="0" w:space="0" w:color="auto"/>
        <w:bottom w:val="none" w:sz="0" w:space="0" w:color="auto"/>
        <w:right w:val="none" w:sz="0" w:space="0" w:color="auto"/>
      </w:divBdr>
    </w:div>
    <w:div w:id="456141409">
      <w:bodyDiv w:val="1"/>
      <w:marLeft w:val="0"/>
      <w:marRight w:val="0"/>
      <w:marTop w:val="0"/>
      <w:marBottom w:val="0"/>
      <w:divBdr>
        <w:top w:val="none" w:sz="0" w:space="0" w:color="auto"/>
        <w:left w:val="none" w:sz="0" w:space="0" w:color="auto"/>
        <w:bottom w:val="none" w:sz="0" w:space="0" w:color="auto"/>
        <w:right w:val="none" w:sz="0" w:space="0" w:color="auto"/>
      </w:divBdr>
    </w:div>
    <w:div w:id="456608821">
      <w:bodyDiv w:val="1"/>
      <w:marLeft w:val="0"/>
      <w:marRight w:val="0"/>
      <w:marTop w:val="0"/>
      <w:marBottom w:val="0"/>
      <w:divBdr>
        <w:top w:val="none" w:sz="0" w:space="0" w:color="auto"/>
        <w:left w:val="none" w:sz="0" w:space="0" w:color="auto"/>
        <w:bottom w:val="none" w:sz="0" w:space="0" w:color="auto"/>
        <w:right w:val="none" w:sz="0" w:space="0" w:color="auto"/>
      </w:divBdr>
    </w:div>
    <w:div w:id="456682268">
      <w:bodyDiv w:val="1"/>
      <w:marLeft w:val="0"/>
      <w:marRight w:val="0"/>
      <w:marTop w:val="0"/>
      <w:marBottom w:val="0"/>
      <w:divBdr>
        <w:top w:val="none" w:sz="0" w:space="0" w:color="auto"/>
        <w:left w:val="none" w:sz="0" w:space="0" w:color="auto"/>
        <w:bottom w:val="none" w:sz="0" w:space="0" w:color="auto"/>
        <w:right w:val="none" w:sz="0" w:space="0" w:color="auto"/>
      </w:divBdr>
    </w:div>
    <w:div w:id="456723748">
      <w:bodyDiv w:val="1"/>
      <w:marLeft w:val="0"/>
      <w:marRight w:val="0"/>
      <w:marTop w:val="0"/>
      <w:marBottom w:val="0"/>
      <w:divBdr>
        <w:top w:val="none" w:sz="0" w:space="0" w:color="auto"/>
        <w:left w:val="none" w:sz="0" w:space="0" w:color="auto"/>
        <w:bottom w:val="none" w:sz="0" w:space="0" w:color="auto"/>
        <w:right w:val="none" w:sz="0" w:space="0" w:color="auto"/>
      </w:divBdr>
    </w:div>
    <w:div w:id="456872304">
      <w:bodyDiv w:val="1"/>
      <w:marLeft w:val="0"/>
      <w:marRight w:val="0"/>
      <w:marTop w:val="0"/>
      <w:marBottom w:val="0"/>
      <w:divBdr>
        <w:top w:val="none" w:sz="0" w:space="0" w:color="auto"/>
        <w:left w:val="none" w:sz="0" w:space="0" w:color="auto"/>
        <w:bottom w:val="none" w:sz="0" w:space="0" w:color="auto"/>
        <w:right w:val="none" w:sz="0" w:space="0" w:color="auto"/>
      </w:divBdr>
    </w:div>
    <w:div w:id="457065827">
      <w:bodyDiv w:val="1"/>
      <w:marLeft w:val="0"/>
      <w:marRight w:val="0"/>
      <w:marTop w:val="0"/>
      <w:marBottom w:val="0"/>
      <w:divBdr>
        <w:top w:val="none" w:sz="0" w:space="0" w:color="auto"/>
        <w:left w:val="none" w:sz="0" w:space="0" w:color="auto"/>
        <w:bottom w:val="none" w:sz="0" w:space="0" w:color="auto"/>
        <w:right w:val="none" w:sz="0" w:space="0" w:color="auto"/>
      </w:divBdr>
    </w:div>
    <w:div w:id="457531468">
      <w:bodyDiv w:val="1"/>
      <w:marLeft w:val="0"/>
      <w:marRight w:val="0"/>
      <w:marTop w:val="0"/>
      <w:marBottom w:val="0"/>
      <w:divBdr>
        <w:top w:val="none" w:sz="0" w:space="0" w:color="auto"/>
        <w:left w:val="none" w:sz="0" w:space="0" w:color="auto"/>
        <w:bottom w:val="none" w:sz="0" w:space="0" w:color="auto"/>
        <w:right w:val="none" w:sz="0" w:space="0" w:color="auto"/>
      </w:divBdr>
    </w:div>
    <w:div w:id="457769883">
      <w:bodyDiv w:val="1"/>
      <w:marLeft w:val="0"/>
      <w:marRight w:val="0"/>
      <w:marTop w:val="0"/>
      <w:marBottom w:val="0"/>
      <w:divBdr>
        <w:top w:val="none" w:sz="0" w:space="0" w:color="auto"/>
        <w:left w:val="none" w:sz="0" w:space="0" w:color="auto"/>
        <w:bottom w:val="none" w:sz="0" w:space="0" w:color="auto"/>
        <w:right w:val="none" w:sz="0" w:space="0" w:color="auto"/>
      </w:divBdr>
    </w:div>
    <w:div w:id="458031419">
      <w:bodyDiv w:val="1"/>
      <w:marLeft w:val="0"/>
      <w:marRight w:val="0"/>
      <w:marTop w:val="0"/>
      <w:marBottom w:val="0"/>
      <w:divBdr>
        <w:top w:val="none" w:sz="0" w:space="0" w:color="auto"/>
        <w:left w:val="none" w:sz="0" w:space="0" w:color="auto"/>
        <w:bottom w:val="none" w:sz="0" w:space="0" w:color="auto"/>
        <w:right w:val="none" w:sz="0" w:space="0" w:color="auto"/>
      </w:divBdr>
    </w:div>
    <w:div w:id="458110371">
      <w:bodyDiv w:val="1"/>
      <w:marLeft w:val="0"/>
      <w:marRight w:val="0"/>
      <w:marTop w:val="0"/>
      <w:marBottom w:val="0"/>
      <w:divBdr>
        <w:top w:val="none" w:sz="0" w:space="0" w:color="auto"/>
        <w:left w:val="none" w:sz="0" w:space="0" w:color="auto"/>
        <w:bottom w:val="none" w:sz="0" w:space="0" w:color="auto"/>
        <w:right w:val="none" w:sz="0" w:space="0" w:color="auto"/>
      </w:divBdr>
    </w:div>
    <w:div w:id="459417685">
      <w:bodyDiv w:val="1"/>
      <w:marLeft w:val="0"/>
      <w:marRight w:val="0"/>
      <w:marTop w:val="0"/>
      <w:marBottom w:val="0"/>
      <w:divBdr>
        <w:top w:val="none" w:sz="0" w:space="0" w:color="auto"/>
        <w:left w:val="none" w:sz="0" w:space="0" w:color="auto"/>
        <w:bottom w:val="none" w:sz="0" w:space="0" w:color="auto"/>
        <w:right w:val="none" w:sz="0" w:space="0" w:color="auto"/>
      </w:divBdr>
    </w:div>
    <w:div w:id="459540536">
      <w:bodyDiv w:val="1"/>
      <w:marLeft w:val="0"/>
      <w:marRight w:val="0"/>
      <w:marTop w:val="0"/>
      <w:marBottom w:val="0"/>
      <w:divBdr>
        <w:top w:val="none" w:sz="0" w:space="0" w:color="auto"/>
        <w:left w:val="none" w:sz="0" w:space="0" w:color="auto"/>
        <w:bottom w:val="none" w:sz="0" w:space="0" w:color="auto"/>
        <w:right w:val="none" w:sz="0" w:space="0" w:color="auto"/>
      </w:divBdr>
    </w:div>
    <w:div w:id="460072050">
      <w:bodyDiv w:val="1"/>
      <w:marLeft w:val="0"/>
      <w:marRight w:val="0"/>
      <w:marTop w:val="0"/>
      <w:marBottom w:val="0"/>
      <w:divBdr>
        <w:top w:val="none" w:sz="0" w:space="0" w:color="auto"/>
        <w:left w:val="none" w:sz="0" w:space="0" w:color="auto"/>
        <w:bottom w:val="none" w:sz="0" w:space="0" w:color="auto"/>
        <w:right w:val="none" w:sz="0" w:space="0" w:color="auto"/>
      </w:divBdr>
    </w:div>
    <w:div w:id="460265047">
      <w:bodyDiv w:val="1"/>
      <w:marLeft w:val="0"/>
      <w:marRight w:val="0"/>
      <w:marTop w:val="0"/>
      <w:marBottom w:val="0"/>
      <w:divBdr>
        <w:top w:val="none" w:sz="0" w:space="0" w:color="auto"/>
        <w:left w:val="none" w:sz="0" w:space="0" w:color="auto"/>
        <w:bottom w:val="none" w:sz="0" w:space="0" w:color="auto"/>
        <w:right w:val="none" w:sz="0" w:space="0" w:color="auto"/>
      </w:divBdr>
    </w:div>
    <w:div w:id="461075026">
      <w:bodyDiv w:val="1"/>
      <w:marLeft w:val="0"/>
      <w:marRight w:val="0"/>
      <w:marTop w:val="0"/>
      <w:marBottom w:val="0"/>
      <w:divBdr>
        <w:top w:val="none" w:sz="0" w:space="0" w:color="auto"/>
        <w:left w:val="none" w:sz="0" w:space="0" w:color="auto"/>
        <w:bottom w:val="none" w:sz="0" w:space="0" w:color="auto"/>
        <w:right w:val="none" w:sz="0" w:space="0" w:color="auto"/>
      </w:divBdr>
    </w:div>
    <w:div w:id="461118904">
      <w:bodyDiv w:val="1"/>
      <w:marLeft w:val="0"/>
      <w:marRight w:val="0"/>
      <w:marTop w:val="0"/>
      <w:marBottom w:val="0"/>
      <w:divBdr>
        <w:top w:val="none" w:sz="0" w:space="0" w:color="auto"/>
        <w:left w:val="none" w:sz="0" w:space="0" w:color="auto"/>
        <w:bottom w:val="none" w:sz="0" w:space="0" w:color="auto"/>
        <w:right w:val="none" w:sz="0" w:space="0" w:color="auto"/>
      </w:divBdr>
    </w:div>
    <w:div w:id="461270133">
      <w:bodyDiv w:val="1"/>
      <w:marLeft w:val="0"/>
      <w:marRight w:val="0"/>
      <w:marTop w:val="0"/>
      <w:marBottom w:val="0"/>
      <w:divBdr>
        <w:top w:val="none" w:sz="0" w:space="0" w:color="auto"/>
        <w:left w:val="none" w:sz="0" w:space="0" w:color="auto"/>
        <w:bottom w:val="none" w:sz="0" w:space="0" w:color="auto"/>
        <w:right w:val="none" w:sz="0" w:space="0" w:color="auto"/>
      </w:divBdr>
    </w:div>
    <w:div w:id="461582998">
      <w:bodyDiv w:val="1"/>
      <w:marLeft w:val="0"/>
      <w:marRight w:val="0"/>
      <w:marTop w:val="0"/>
      <w:marBottom w:val="0"/>
      <w:divBdr>
        <w:top w:val="none" w:sz="0" w:space="0" w:color="auto"/>
        <w:left w:val="none" w:sz="0" w:space="0" w:color="auto"/>
        <w:bottom w:val="none" w:sz="0" w:space="0" w:color="auto"/>
        <w:right w:val="none" w:sz="0" w:space="0" w:color="auto"/>
      </w:divBdr>
    </w:div>
    <w:div w:id="461970632">
      <w:bodyDiv w:val="1"/>
      <w:marLeft w:val="0"/>
      <w:marRight w:val="0"/>
      <w:marTop w:val="0"/>
      <w:marBottom w:val="0"/>
      <w:divBdr>
        <w:top w:val="none" w:sz="0" w:space="0" w:color="auto"/>
        <w:left w:val="none" w:sz="0" w:space="0" w:color="auto"/>
        <w:bottom w:val="none" w:sz="0" w:space="0" w:color="auto"/>
        <w:right w:val="none" w:sz="0" w:space="0" w:color="auto"/>
      </w:divBdr>
    </w:div>
    <w:div w:id="462117705">
      <w:bodyDiv w:val="1"/>
      <w:marLeft w:val="0"/>
      <w:marRight w:val="0"/>
      <w:marTop w:val="0"/>
      <w:marBottom w:val="0"/>
      <w:divBdr>
        <w:top w:val="none" w:sz="0" w:space="0" w:color="auto"/>
        <w:left w:val="none" w:sz="0" w:space="0" w:color="auto"/>
        <w:bottom w:val="none" w:sz="0" w:space="0" w:color="auto"/>
        <w:right w:val="none" w:sz="0" w:space="0" w:color="auto"/>
      </w:divBdr>
    </w:div>
    <w:div w:id="463498970">
      <w:bodyDiv w:val="1"/>
      <w:marLeft w:val="0"/>
      <w:marRight w:val="0"/>
      <w:marTop w:val="0"/>
      <w:marBottom w:val="0"/>
      <w:divBdr>
        <w:top w:val="none" w:sz="0" w:space="0" w:color="auto"/>
        <w:left w:val="none" w:sz="0" w:space="0" w:color="auto"/>
        <w:bottom w:val="none" w:sz="0" w:space="0" w:color="auto"/>
        <w:right w:val="none" w:sz="0" w:space="0" w:color="auto"/>
      </w:divBdr>
    </w:div>
    <w:div w:id="463502906">
      <w:bodyDiv w:val="1"/>
      <w:marLeft w:val="0"/>
      <w:marRight w:val="0"/>
      <w:marTop w:val="0"/>
      <w:marBottom w:val="0"/>
      <w:divBdr>
        <w:top w:val="none" w:sz="0" w:space="0" w:color="auto"/>
        <w:left w:val="none" w:sz="0" w:space="0" w:color="auto"/>
        <w:bottom w:val="none" w:sz="0" w:space="0" w:color="auto"/>
        <w:right w:val="none" w:sz="0" w:space="0" w:color="auto"/>
      </w:divBdr>
    </w:div>
    <w:div w:id="463936813">
      <w:bodyDiv w:val="1"/>
      <w:marLeft w:val="0"/>
      <w:marRight w:val="0"/>
      <w:marTop w:val="0"/>
      <w:marBottom w:val="0"/>
      <w:divBdr>
        <w:top w:val="none" w:sz="0" w:space="0" w:color="auto"/>
        <w:left w:val="none" w:sz="0" w:space="0" w:color="auto"/>
        <w:bottom w:val="none" w:sz="0" w:space="0" w:color="auto"/>
        <w:right w:val="none" w:sz="0" w:space="0" w:color="auto"/>
      </w:divBdr>
    </w:div>
    <w:div w:id="464008415">
      <w:bodyDiv w:val="1"/>
      <w:marLeft w:val="0"/>
      <w:marRight w:val="0"/>
      <w:marTop w:val="0"/>
      <w:marBottom w:val="0"/>
      <w:divBdr>
        <w:top w:val="none" w:sz="0" w:space="0" w:color="auto"/>
        <w:left w:val="none" w:sz="0" w:space="0" w:color="auto"/>
        <w:bottom w:val="none" w:sz="0" w:space="0" w:color="auto"/>
        <w:right w:val="none" w:sz="0" w:space="0" w:color="auto"/>
      </w:divBdr>
    </w:div>
    <w:div w:id="464664268">
      <w:bodyDiv w:val="1"/>
      <w:marLeft w:val="0"/>
      <w:marRight w:val="0"/>
      <w:marTop w:val="0"/>
      <w:marBottom w:val="0"/>
      <w:divBdr>
        <w:top w:val="none" w:sz="0" w:space="0" w:color="auto"/>
        <w:left w:val="none" w:sz="0" w:space="0" w:color="auto"/>
        <w:bottom w:val="none" w:sz="0" w:space="0" w:color="auto"/>
        <w:right w:val="none" w:sz="0" w:space="0" w:color="auto"/>
      </w:divBdr>
    </w:div>
    <w:div w:id="465050746">
      <w:bodyDiv w:val="1"/>
      <w:marLeft w:val="0"/>
      <w:marRight w:val="0"/>
      <w:marTop w:val="0"/>
      <w:marBottom w:val="0"/>
      <w:divBdr>
        <w:top w:val="none" w:sz="0" w:space="0" w:color="auto"/>
        <w:left w:val="none" w:sz="0" w:space="0" w:color="auto"/>
        <w:bottom w:val="none" w:sz="0" w:space="0" w:color="auto"/>
        <w:right w:val="none" w:sz="0" w:space="0" w:color="auto"/>
      </w:divBdr>
    </w:div>
    <w:div w:id="465120834">
      <w:bodyDiv w:val="1"/>
      <w:marLeft w:val="0"/>
      <w:marRight w:val="0"/>
      <w:marTop w:val="0"/>
      <w:marBottom w:val="0"/>
      <w:divBdr>
        <w:top w:val="none" w:sz="0" w:space="0" w:color="auto"/>
        <w:left w:val="none" w:sz="0" w:space="0" w:color="auto"/>
        <w:bottom w:val="none" w:sz="0" w:space="0" w:color="auto"/>
        <w:right w:val="none" w:sz="0" w:space="0" w:color="auto"/>
      </w:divBdr>
    </w:div>
    <w:div w:id="465271577">
      <w:bodyDiv w:val="1"/>
      <w:marLeft w:val="0"/>
      <w:marRight w:val="0"/>
      <w:marTop w:val="0"/>
      <w:marBottom w:val="0"/>
      <w:divBdr>
        <w:top w:val="none" w:sz="0" w:space="0" w:color="auto"/>
        <w:left w:val="none" w:sz="0" w:space="0" w:color="auto"/>
        <w:bottom w:val="none" w:sz="0" w:space="0" w:color="auto"/>
        <w:right w:val="none" w:sz="0" w:space="0" w:color="auto"/>
      </w:divBdr>
    </w:div>
    <w:div w:id="465778080">
      <w:bodyDiv w:val="1"/>
      <w:marLeft w:val="0"/>
      <w:marRight w:val="0"/>
      <w:marTop w:val="0"/>
      <w:marBottom w:val="0"/>
      <w:divBdr>
        <w:top w:val="none" w:sz="0" w:space="0" w:color="auto"/>
        <w:left w:val="none" w:sz="0" w:space="0" w:color="auto"/>
        <w:bottom w:val="none" w:sz="0" w:space="0" w:color="auto"/>
        <w:right w:val="none" w:sz="0" w:space="0" w:color="auto"/>
      </w:divBdr>
    </w:div>
    <w:div w:id="466895719">
      <w:bodyDiv w:val="1"/>
      <w:marLeft w:val="0"/>
      <w:marRight w:val="0"/>
      <w:marTop w:val="0"/>
      <w:marBottom w:val="0"/>
      <w:divBdr>
        <w:top w:val="none" w:sz="0" w:space="0" w:color="auto"/>
        <w:left w:val="none" w:sz="0" w:space="0" w:color="auto"/>
        <w:bottom w:val="none" w:sz="0" w:space="0" w:color="auto"/>
        <w:right w:val="none" w:sz="0" w:space="0" w:color="auto"/>
      </w:divBdr>
    </w:div>
    <w:div w:id="467018628">
      <w:bodyDiv w:val="1"/>
      <w:marLeft w:val="0"/>
      <w:marRight w:val="0"/>
      <w:marTop w:val="0"/>
      <w:marBottom w:val="0"/>
      <w:divBdr>
        <w:top w:val="none" w:sz="0" w:space="0" w:color="auto"/>
        <w:left w:val="none" w:sz="0" w:space="0" w:color="auto"/>
        <w:bottom w:val="none" w:sz="0" w:space="0" w:color="auto"/>
        <w:right w:val="none" w:sz="0" w:space="0" w:color="auto"/>
      </w:divBdr>
    </w:div>
    <w:div w:id="467167138">
      <w:bodyDiv w:val="1"/>
      <w:marLeft w:val="0"/>
      <w:marRight w:val="0"/>
      <w:marTop w:val="0"/>
      <w:marBottom w:val="0"/>
      <w:divBdr>
        <w:top w:val="none" w:sz="0" w:space="0" w:color="auto"/>
        <w:left w:val="none" w:sz="0" w:space="0" w:color="auto"/>
        <w:bottom w:val="none" w:sz="0" w:space="0" w:color="auto"/>
        <w:right w:val="none" w:sz="0" w:space="0" w:color="auto"/>
      </w:divBdr>
    </w:div>
    <w:div w:id="467403555">
      <w:bodyDiv w:val="1"/>
      <w:marLeft w:val="0"/>
      <w:marRight w:val="0"/>
      <w:marTop w:val="0"/>
      <w:marBottom w:val="0"/>
      <w:divBdr>
        <w:top w:val="none" w:sz="0" w:space="0" w:color="auto"/>
        <w:left w:val="none" w:sz="0" w:space="0" w:color="auto"/>
        <w:bottom w:val="none" w:sz="0" w:space="0" w:color="auto"/>
        <w:right w:val="none" w:sz="0" w:space="0" w:color="auto"/>
      </w:divBdr>
    </w:div>
    <w:div w:id="467625208">
      <w:bodyDiv w:val="1"/>
      <w:marLeft w:val="0"/>
      <w:marRight w:val="0"/>
      <w:marTop w:val="0"/>
      <w:marBottom w:val="0"/>
      <w:divBdr>
        <w:top w:val="none" w:sz="0" w:space="0" w:color="auto"/>
        <w:left w:val="none" w:sz="0" w:space="0" w:color="auto"/>
        <w:bottom w:val="none" w:sz="0" w:space="0" w:color="auto"/>
        <w:right w:val="none" w:sz="0" w:space="0" w:color="auto"/>
      </w:divBdr>
    </w:div>
    <w:div w:id="467668705">
      <w:bodyDiv w:val="1"/>
      <w:marLeft w:val="0"/>
      <w:marRight w:val="0"/>
      <w:marTop w:val="0"/>
      <w:marBottom w:val="0"/>
      <w:divBdr>
        <w:top w:val="none" w:sz="0" w:space="0" w:color="auto"/>
        <w:left w:val="none" w:sz="0" w:space="0" w:color="auto"/>
        <w:bottom w:val="none" w:sz="0" w:space="0" w:color="auto"/>
        <w:right w:val="none" w:sz="0" w:space="0" w:color="auto"/>
      </w:divBdr>
    </w:div>
    <w:div w:id="468717166">
      <w:bodyDiv w:val="1"/>
      <w:marLeft w:val="0"/>
      <w:marRight w:val="0"/>
      <w:marTop w:val="0"/>
      <w:marBottom w:val="0"/>
      <w:divBdr>
        <w:top w:val="none" w:sz="0" w:space="0" w:color="auto"/>
        <w:left w:val="none" w:sz="0" w:space="0" w:color="auto"/>
        <w:bottom w:val="none" w:sz="0" w:space="0" w:color="auto"/>
        <w:right w:val="none" w:sz="0" w:space="0" w:color="auto"/>
      </w:divBdr>
    </w:div>
    <w:div w:id="468784922">
      <w:bodyDiv w:val="1"/>
      <w:marLeft w:val="0"/>
      <w:marRight w:val="0"/>
      <w:marTop w:val="0"/>
      <w:marBottom w:val="0"/>
      <w:divBdr>
        <w:top w:val="none" w:sz="0" w:space="0" w:color="auto"/>
        <w:left w:val="none" w:sz="0" w:space="0" w:color="auto"/>
        <w:bottom w:val="none" w:sz="0" w:space="0" w:color="auto"/>
        <w:right w:val="none" w:sz="0" w:space="0" w:color="auto"/>
      </w:divBdr>
    </w:div>
    <w:div w:id="469202499">
      <w:bodyDiv w:val="1"/>
      <w:marLeft w:val="0"/>
      <w:marRight w:val="0"/>
      <w:marTop w:val="0"/>
      <w:marBottom w:val="0"/>
      <w:divBdr>
        <w:top w:val="none" w:sz="0" w:space="0" w:color="auto"/>
        <w:left w:val="none" w:sz="0" w:space="0" w:color="auto"/>
        <w:bottom w:val="none" w:sz="0" w:space="0" w:color="auto"/>
        <w:right w:val="none" w:sz="0" w:space="0" w:color="auto"/>
      </w:divBdr>
    </w:div>
    <w:div w:id="469445985">
      <w:bodyDiv w:val="1"/>
      <w:marLeft w:val="0"/>
      <w:marRight w:val="0"/>
      <w:marTop w:val="0"/>
      <w:marBottom w:val="0"/>
      <w:divBdr>
        <w:top w:val="none" w:sz="0" w:space="0" w:color="auto"/>
        <w:left w:val="none" w:sz="0" w:space="0" w:color="auto"/>
        <w:bottom w:val="none" w:sz="0" w:space="0" w:color="auto"/>
        <w:right w:val="none" w:sz="0" w:space="0" w:color="auto"/>
      </w:divBdr>
    </w:div>
    <w:div w:id="469639730">
      <w:bodyDiv w:val="1"/>
      <w:marLeft w:val="0"/>
      <w:marRight w:val="0"/>
      <w:marTop w:val="0"/>
      <w:marBottom w:val="0"/>
      <w:divBdr>
        <w:top w:val="none" w:sz="0" w:space="0" w:color="auto"/>
        <w:left w:val="none" w:sz="0" w:space="0" w:color="auto"/>
        <w:bottom w:val="none" w:sz="0" w:space="0" w:color="auto"/>
        <w:right w:val="none" w:sz="0" w:space="0" w:color="auto"/>
      </w:divBdr>
    </w:div>
    <w:div w:id="470755034">
      <w:bodyDiv w:val="1"/>
      <w:marLeft w:val="0"/>
      <w:marRight w:val="0"/>
      <w:marTop w:val="0"/>
      <w:marBottom w:val="0"/>
      <w:divBdr>
        <w:top w:val="none" w:sz="0" w:space="0" w:color="auto"/>
        <w:left w:val="none" w:sz="0" w:space="0" w:color="auto"/>
        <w:bottom w:val="none" w:sz="0" w:space="0" w:color="auto"/>
        <w:right w:val="none" w:sz="0" w:space="0" w:color="auto"/>
      </w:divBdr>
    </w:div>
    <w:div w:id="470945218">
      <w:bodyDiv w:val="1"/>
      <w:marLeft w:val="0"/>
      <w:marRight w:val="0"/>
      <w:marTop w:val="0"/>
      <w:marBottom w:val="0"/>
      <w:divBdr>
        <w:top w:val="none" w:sz="0" w:space="0" w:color="auto"/>
        <w:left w:val="none" w:sz="0" w:space="0" w:color="auto"/>
        <w:bottom w:val="none" w:sz="0" w:space="0" w:color="auto"/>
        <w:right w:val="none" w:sz="0" w:space="0" w:color="auto"/>
      </w:divBdr>
    </w:div>
    <w:div w:id="471411510">
      <w:bodyDiv w:val="1"/>
      <w:marLeft w:val="0"/>
      <w:marRight w:val="0"/>
      <w:marTop w:val="0"/>
      <w:marBottom w:val="0"/>
      <w:divBdr>
        <w:top w:val="none" w:sz="0" w:space="0" w:color="auto"/>
        <w:left w:val="none" w:sz="0" w:space="0" w:color="auto"/>
        <w:bottom w:val="none" w:sz="0" w:space="0" w:color="auto"/>
        <w:right w:val="none" w:sz="0" w:space="0" w:color="auto"/>
      </w:divBdr>
    </w:div>
    <w:div w:id="471598277">
      <w:bodyDiv w:val="1"/>
      <w:marLeft w:val="0"/>
      <w:marRight w:val="0"/>
      <w:marTop w:val="0"/>
      <w:marBottom w:val="0"/>
      <w:divBdr>
        <w:top w:val="none" w:sz="0" w:space="0" w:color="auto"/>
        <w:left w:val="none" w:sz="0" w:space="0" w:color="auto"/>
        <w:bottom w:val="none" w:sz="0" w:space="0" w:color="auto"/>
        <w:right w:val="none" w:sz="0" w:space="0" w:color="auto"/>
      </w:divBdr>
    </w:div>
    <w:div w:id="472019276">
      <w:bodyDiv w:val="1"/>
      <w:marLeft w:val="0"/>
      <w:marRight w:val="0"/>
      <w:marTop w:val="0"/>
      <w:marBottom w:val="0"/>
      <w:divBdr>
        <w:top w:val="none" w:sz="0" w:space="0" w:color="auto"/>
        <w:left w:val="none" w:sz="0" w:space="0" w:color="auto"/>
        <w:bottom w:val="none" w:sz="0" w:space="0" w:color="auto"/>
        <w:right w:val="none" w:sz="0" w:space="0" w:color="auto"/>
      </w:divBdr>
    </w:div>
    <w:div w:id="472065187">
      <w:bodyDiv w:val="1"/>
      <w:marLeft w:val="0"/>
      <w:marRight w:val="0"/>
      <w:marTop w:val="0"/>
      <w:marBottom w:val="0"/>
      <w:divBdr>
        <w:top w:val="none" w:sz="0" w:space="0" w:color="auto"/>
        <w:left w:val="none" w:sz="0" w:space="0" w:color="auto"/>
        <w:bottom w:val="none" w:sz="0" w:space="0" w:color="auto"/>
        <w:right w:val="none" w:sz="0" w:space="0" w:color="auto"/>
      </w:divBdr>
    </w:div>
    <w:div w:id="472723796">
      <w:bodyDiv w:val="1"/>
      <w:marLeft w:val="0"/>
      <w:marRight w:val="0"/>
      <w:marTop w:val="0"/>
      <w:marBottom w:val="0"/>
      <w:divBdr>
        <w:top w:val="none" w:sz="0" w:space="0" w:color="auto"/>
        <w:left w:val="none" w:sz="0" w:space="0" w:color="auto"/>
        <w:bottom w:val="none" w:sz="0" w:space="0" w:color="auto"/>
        <w:right w:val="none" w:sz="0" w:space="0" w:color="auto"/>
      </w:divBdr>
    </w:div>
    <w:div w:id="472865548">
      <w:bodyDiv w:val="1"/>
      <w:marLeft w:val="0"/>
      <w:marRight w:val="0"/>
      <w:marTop w:val="0"/>
      <w:marBottom w:val="0"/>
      <w:divBdr>
        <w:top w:val="none" w:sz="0" w:space="0" w:color="auto"/>
        <w:left w:val="none" w:sz="0" w:space="0" w:color="auto"/>
        <w:bottom w:val="none" w:sz="0" w:space="0" w:color="auto"/>
        <w:right w:val="none" w:sz="0" w:space="0" w:color="auto"/>
      </w:divBdr>
    </w:div>
    <w:div w:id="474108010">
      <w:bodyDiv w:val="1"/>
      <w:marLeft w:val="0"/>
      <w:marRight w:val="0"/>
      <w:marTop w:val="0"/>
      <w:marBottom w:val="0"/>
      <w:divBdr>
        <w:top w:val="none" w:sz="0" w:space="0" w:color="auto"/>
        <w:left w:val="none" w:sz="0" w:space="0" w:color="auto"/>
        <w:bottom w:val="none" w:sz="0" w:space="0" w:color="auto"/>
        <w:right w:val="none" w:sz="0" w:space="0" w:color="auto"/>
      </w:divBdr>
    </w:div>
    <w:div w:id="475339907">
      <w:bodyDiv w:val="1"/>
      <w:marLeft w:val="0"/>
      <w:marRight w:val="0"/>
      <w:marTop w:val="0"/>
      <w:marBottom w:val="0"/>
      <w:divBdr>
        <w:top w:val="none" w:sz="0" w:space="0" w:color="auto"/>
        <w:left w:val="none" w:sz="0" w:space="0" w:color="auto"/>
        <w:bottom w:val="none" w:sz="0" w:space="0" w:color="auto"/>
        <w:right w:val="none" w:sz="0" w:space="0" w:color="auto"/>
      </w:divBdr>
    </w:div>
    <w:div w:id="475995020">
      <w:bodyDiv w:val="1"/>
      <w:marLeft w:val="0"/>
      <w:marRight w:val="0"/>
      <w:marTop w:val="0"/>
      <w:marBottom w:val="0"/>
      <w:divBdr>
        <w:top w:val="none" w:sz="0" w:space="0" w:color="auto"/>
        <w:left w:val="none" w:sz="0" w:space="0" w:color="auto"/>
        <w:bottom w:val="none" w:sz="0" w:space="0" w:color="auto"/>
        <w:right w:val="none" w:sz="0" w:space="0" w:color="auto"/>
      </w:divBdr>
    </w:div>
    <w:div w:id="476143307">
      <w:bodyDiv w:val="1"/>
      <w:marLeft w:val="0"/>
      <w:marRight w:val="0"/>
      <w:marTop w:val="0"/>
      <w:marBottom w:val="0"/>
      <w:divBdr>
        <w:top w:val="none" w:sz="0" w:space="0" w:color="auto"/>
        <w:left w:val="none" w:sz="0" w:space="0" w:color="auto"/>
        <w:bottom w:val="none" w:sz="0" w:space="0" w:color="auto"/>
        <w:right w:val="none" w:sz="0" w:space="0" w:color="auto"/>
      </w:divBdr>
    </w:div>
    <w:div w:id="476652050">
      <w:bodyDiv w:val="1"/>
      <w:marLeft w:val="0"/>
      <w:marRight w:val="0"/>
      <w:marTop w:val="0"/>
      <w:marBottom w:val="0"/>
      <w:divBdr>
        <w:top w:val="none" w:sz="0" w:space="0" w:color="auto"/>
        <w:left w:val="none" w:sz="0" w:space="0" w:color="auto"/>
        <w:bottom w:val="none" w:sz="0" w:space="0" w:color="auto"/>
        <w:right w:val="none" w:sz="0" w:space="0" w:color="auto"/>
      </w:divBdr>
    </w:div>
    <w:div w:id="476994970">
      <w:bodyDiv w:val="1"/>
      <w:marLeft w:val="0"/>
      <w:marRight w:val="0"/>
      <w:marTop w:val="0"/>
      <w:marBottom w:val="0"/>
      <w:divBdr>
        <w:top w:val="none" w:sz="0" w:space="0" w:color="auto"/>
        <w:left w:val="none" w:sz="0" w:space="0" w:color="auto"/>
        <w:bottom w:val="none" w:sz="0" w:space="0" w:color="auto"/>
        <w:right w:val="none" w:sz="0" w:space="0" w:color="auto"/>
      </w:divBdr>
    </w:div>
    <w:div w:id="477066640">
      <w:bodyDiv w:val="1"/>
      <w:marLeft w:val="0"/>
      <w:marRight w:val="0"/>
      <w:marTop w:val="0"/>
      <w:marBottom w:val="0"/>
      <w:divBdr>
        <w:top w:val="none" w:sz="0" w:space="0" w:color="auto"/>
        <w:left w:val="none" w:sz="0" w:space="0" w:color="auto"/>
        <w:bottom w:val="none" w:sz="0" w:space="0" w:color="auto"/>
        <w:right w:val="none" w:sz="0" w:space="0" w:color="auto"/>
      </w:divBdr>
    </w:div>
    <w:div w:id="477190324">
      <w:bodyDiv w:val="1"/>
      <w:marLeft w:val="0"/>
      <w:marRight w:val="0"/>
      <w:marTop w:val="0"/>
      <w:marBottom w:val="0"/>
      <w:divBdr>
        <w:top w:val="none" w:sz="0" w:space="0" w:color="auto"/>
        <w:left w:val="none" w:sz="0" w:space="0" w:color="auto"/>
        <w:bottom w:val="none" w:sz="0" w:space="0" w:color="auto"/>
        <w:right w:val="none" w:sz="0" w:space="0" w:color="auto"/>
      </w:divBdr>
    </w:div>
    <w:div w:id="477647760">
      <w:bodyDiv w:val="1"/>
      <w:marLeft w:val="0"/>
      <w:marRight w:val="0"/>
      <w:marTop w:val="0"/>
      <w:marBottom w:val="0"/>
      <w:divBdr>
        <w:top w:val="none" w:sz="0" w:space="0" w:color="auto"/>
        <w:left w:val="none" w:sz="0" w:space="0" w:color="auto"/>
        <w:bottom w:val="none" w:sz="0" w:space="0" w:color="auto"/>
        <w:right w:val="none" w:sz="0" w:space="0" w:color="auto"/>
      </w:divBdr>
    </w:div>
    <w:div w:id="478961604">
      <w:bodyDiv w:val="1"/>
      <w:marLeft w:val="0"/>
      <w:marRight w:val="0"/>
      <w:marTop w:val="0"/>
      <w:marBottom w:val="0"/>
      <w:divBdr>
        <w:top w:val="none" w:sz="0" w:space="0" w:color="auto"/>
        <w:left w:val="none" w:sz="0" w:space="0" w:color="auto"/>
        <w:bottom w:val="none" w:sz="0" w:space="0" w:color="auto"/>
        <w:right w:val="none" w:sz="0" w:space="0" w:color="auto"/>
      </w:divBdr>
    </w:div>
    <w:div w:id="479033105">
      <w:bodyDiv w:val="1"/>
      <w:marLeft w:val="0"/>
      <w:marRight w:val="0"/>
      <w:marTop w:val="0"/>
      <w:marBottom w:val="0"/>
      <w:divBdr>
        <w:top w:val="none" w:sz="0" w:space="0" w:color="auto"/>
        <w:left w:val="none" w:sz="0" w:space="0" w:color="auto"/>
        <w:bottom w:val="none" w:sz="0" w:space="0" w:color="auto"/>
        <w:right w:val="none" w:sz="0" w:space="0" w:color="auto"/>
      </w:divBdr>
    </w:div>
    <w:div w:id="479884043">
      <w:bodyDiv w:val="1"/>
      <w:marLeft w:val="0"/>
      <w:marRight w:val="0"/>
      <w:marTop w:val="0"/>
      <w:marBottom w:val="0"/>
      <w:divBdr>
        <w:top w:val="none" w:sz="0" w:space="0" w:color="auto"/>
        <w:left w:val="none" w:sz="0" w:space="0" w:color="auto"/>
        <w:bottom w:val="none" w:sz="0" w:space="0" w:color="auto"/>
        <w:right w:val="none" w:sz="0" w:space="0" w:color="auto"/>
      </w:divBdr>
    </w:div>
    <w:div w:id="480080532">
      <w:bodyDiv w:val="1"/>
      <w:marLeft w:val="0"/>
      <w:marRight w:val="0"/>
      <w:marTop w:val="0"/>
      <w:marBottom w:val="0"/>
      <w:divBdr>
        <w:top w:val="none" w:sz="0" w:space="0" w:color="auto"/>
        <w:left w:val="none" w:sz="0" w:space="0" w:color="auto"/>
        <w:bottom w:val="none" w:sz="0" w:space="0" w:color="auto"/>
        <w:right w:val="none" w:sz="0" w:space="0" w:color="auto"/>
      </w:divBdr>
    </w:div>
    <w:div w:id="480654194">
      <w:bodyDiv w:val="1"/>
      <w:marLeft w:val="0"/>
      <w:marRight w:val="0"/>
      <w:marTop w:val="0"/>
      <w:marBottom w:val="0"/>
      <w:divBdr>
        <w:top w:val="none" w:sz="0" w:space="0" w:color="auto"/>
        <w:left w:val="none" w:sz="0" w:space="0" w:color="auto"/>
        <w:bottom w:val="none" w:sz="0" w:space="0" w:color="auto"/>
        <w:right w:val="none" w:sz="0" w:space="0" w:color="auto"/>
      </w:divBdr>
    </w:div>
    <w:div w:id="481698565">
      <w:bodyDiv w:val="1"/>
      <w:marLeft w:val="0"/>
      <w:marRight w:val="0"/>
      <w:marTop w:val="0"/>
      <w:marBottom w:val="0"/>
      <w:divBdr>
        <w:top w:val="none" w:sz="0" w:space="0" w:color="auto"/>
        <w:left w:val="none" w:sz="0" w:space="0" w:color="auto"/>
        <w:bottom w:val="none" w:sz="0" w:space="0" w:color="auto"/>
        <w:right w:val="none" w:sz="0" w:space="0" w:color="auto"/>
      </w:divBdr>
    </w:div>
    <w:div w:id="481847144">
      <w:bodyDiv w:val="1"/>
      <w:marLeft w:val="0"/>
      <w:marRight w:val="0"/>
      <w:marTop w:val="0"/>
      <w:marBottom w:val="0"/>
      <w:divBdr>
        <w:top w:val="none" w:sz="0" w:space="0" w:color="auto"/>
        <w:left w:val="none" w:sz="0" w:space="0" w:color="auto"/>
        <w:bottom w:val="none" w:sz="0" w:space="0" w:color="auto"/>
        <w:right w:val="none" w:sz="0" w:space="0" w:color="auto"/>
      </w:divBdr>
    </w:div>
    <w:div w:id="483278421">
      <w:bodyDiv w:val="1"/>
      <w:marLeft w:val="0"/>
      <w:marRight w:val="0"/>
      <w:marTop w:val="0"/>
      <w:marBottom w:val="0"/>
      <w:divBdr>
        <w:top w:val="none" w:sz="0" w:space="0" w:color="auto"/>
        <w:left w:val="none" w:sz="0" w:space="0" w:color="auto"/>
        <w:bottom w:val="none" w:sz="0" w:space="0" w:color="auto"/>
        <w:right w:val="none" w:sz="0" w:space="0" w:color="auto"/>
      </w:divBdr>
    </w:div>
    <w:div w:id="483351889">
      <w:bodyDiv w:val="1"/>
      <w:marLeft w:val="0"/>
      <w:marRight w:val="0"/>
      <w:marTop w:val="0"/>
      <w:marBottom w:val="0"/>
      <w:divBdr>
        <w:top w:val="none" w:sz="0" w:space="0" w:color="auto"/>
        <w:left w:val="none" w:sz="0" w:space="0" w:color="auto"/>
        <w:bottom w:val="none" w:sz="0" w:space="0" w:color="auto"/>
        <w:right w:val="none" w:sz="0" w:space="0" w:color="auto"/>
      </w:divBdr>
    </w:div>
    <w:div w:id="483476359">
      <w:bodyDiv w:val="1"/>
      <w:marLeft w:val="0"/>
      <w:marRight w:val="0"/>
      <w:marTop w:val="0"/>
      <w:marBottom w:val="0"/>
      <w:divBdr>
        <w:top w:val="none" w:sz="0" w:space="0" w:color="auto"/>
        <w:left w:val="none" w:sz="0" w:space="0" w:color="auto"/>
        <w:bottom w:val="none" w:sz="0" w:space="0" w:color="auto"/>
        <w:right w:val="none" w:sz="0" w:space="0" w:color="auto"/>
      </w:divBdr>
    </w:div>
    <w:div w:id="483622426">
      <w:bodyDiv w:val="1"/>
      <w:marLeft w:val="0"/>
      <w:marRight w:val="0"/>
      <w:marTop w:val="0"/>
      <w:marBottom w:val="0"/>
      <w:divBdr>
        <w:top w:val="none" w:sz="0" w:space="0" w:color="auto"/>
        <w:left w:val="none" w:sz="0" w:space="0" w:color="auto"/>
        <w:bottom w:val="none" w:sz="0" w:space="0" w:color="auto"/>
        <w:right w:val="none" w:sz="0" w:space="0" w:color="auto"/>
      </w:divBdr>
    </w:div>
    <w:div w:id="483855789">
      <w:bodyDiv w:val="1"/>
      <w:marLeft w:val="0"/>
      <w:marRight w:val="0"/>
      <w:marTop w:val="0"/>
      <w:marBottom w:val="0"/>
      <w:divBdr>
        <w:top w:val="none" w:sz="0" w:space="0" w:color="auto"/>
        <w:left w:val="none" w:sz="0" w:space="0" w:color="auto"/>
        <w:bottom w:val="none" w:sz="0" w:space="0" w:color="auto"/>
        <w:right w:val="none" w:sz="0" w:space="0" w:color="auto"/>
      </w:divBdr>
    </w:div>
    <w:div w:id="483860976">
      <w:bodyDiv w:val="1"/>
      <w:marLeft w:val="0"/>
      <w:marRight w:val="0"/>
      <w:marTop w:val="0"/>
      <w:marBottom w:val="0"/>
      <w:divBdr>
        <w:top w:val="none" w:sz="0" w:space="0" w:color="auto"/>
        <w:left w:val="none" w:sz="0" w:space="0" w:color="auto"/>
        <w:bottom w:val="none" w:sz="0" w:space="0" w:color="auto"/>
        <w:right w:val="none" w:sz="0" w:space="0" w:color="auto"/>
      </w:divBdr>
    </w:div>
    <w:div w:id="484780586">
      <w:bodyDiv w:val="1"/>
      <w:marLeft w:val="0"/>
      <w:marRight w:val="0"/>
      <w:marTop w:val="0"/>
      <w:marBottom w:val="0"/>
      <w:divBdr>
        <w:top w:val="none" w:sz="0" w:space="0" w:color="auto"/>
        <w:left w:val="none" w:sz="0" w:space="0" w:color="auto"/>
        <w:bottom w:val="none" w:sz="0" w:space="0" w:color="auto"/>
        <w:right w:val="none" w:sz="0" w:space="0" w:color="auto"/>
      </w:divBdr>
    </w:div>
    <w:div w:id="484901009">
      <w:bodyDiv w:val="1"/>
      <w:marLeft w:val="0"/>
      <w:marRight w:val="0"/>
      <w:marTop w:val="0"/>
      <w:marBottom w:val="0"/>
      <w:divBdr>
        <w:top w:val="none" w:sz="0" w:space="0" w:color="auto"/>
        <w:left w:val="none" w:sz="0" w:space="0" w:color="auto"/>
        <w:bottom w:val="none" w:sz="0" w:space="0" w:color="auto"/>
        <w:right w:val="none" w:sz="0" w:space="0" w:color="auto"/>
      </w:divBdr>
    </w:div>
    <w:div w:id="485443140">
      <w:bodyDiv w:val="1"/>
      <w:marLeft w:val="0"/>
      <w:marRight w:val="0"/>
      <w:marTop w:val="0"/>
      <w:marBottom w:val="0"/>
      <w:divBdr>
        <w:top w:val="none" w:sz="0" w:space="0" w:color="auto"/>
        <w:left w:val="none" w:sz="0" w:space="0" w:color="auto"/>
        <w:bottom w:val="none" w:sz="0" w:space="0" w:color="auto"/>
        <w:right w:val="none" w:sz="0" w:space="0" w:color="auto"/>
      </w:divBdr>
    </w:div>
    <w:div w:id="486016196">
      <w:bodyDiv w:val="1"/>
      <w:marLeft w:val="0"/>
      <w:marRight w:val="0"/>
      <w:marTop w:val="0"/>
      <w:marBottom w:val="0"/>
      <w:divBdr>
        <w:top w:val="none" w:sz="0" w:space="0" w:color="auto"/>
        <w:left w:val="none" w:sz="0" w:space="0" w:color="auto"/>
        <w:bottom w:val="none" w:sz="0" w:space="0" w:color="auto"/>
        <w:right w:val="none" w:sz="0" w:space="0" w:color="auto"/>
      </w:divBdr>
    </w:div>
    <w:div w:id="486019929">
      <w:bodyDiv w:val="1"/>
      <w:marLeft w:val="0"/>
      <w:marRight w:val="0"/>
      <w:marTop w:val="0"/>
      <w:marBottom w:val="0"/>
      <w:divBdr>
        <w:top w:val="none" w:sz="0" w:space="0" w:color="auto"/>
        <w:left w:val="none" w:sz="0" w:space="0" w:color="auto"/>
        <w:bottom w:val="none" w:sz="0" w:space="0" w:color="auto"/>
        <w:right w:val="none" w:sz="0" w:space="0" w:color="auto"/>
      </w:divBdr>
    </w:div>
    <w:div w:id="486435354">
      <w:bodyDiv w:val="1"/>
      <w:marLeft w:val="0"/>
      <w:marRight w:val="0"/>
      <w:marTop w:val="0"/>
      <w:marBottom w:val="0"/>
      <w:divBdr>
        <w:top w:val="none" w:sz="0" w:space="0" w:color="auto"/>
        <w:left w:val="none" w:sz="0" w:space="0" w:color="auto"/>
        <w:bottom w:val="none" w:sz="0" w:space="0" w:color="auto"/>
        <w:right w:val="none" w:sz="0" w:space="0" w:color="auto"/>
      </w:divBdr>
    </w:div>
    <w:div w:id="487134925">
      <w:bodyDiv w:val="1"/>
      <w:marLeft w:val="0"/>
      <w:marRight w:val="0"/>
      <w:marTop w:val="0"/>
      <w:marBottom w:val="0"/>
      <w:divBdr>
        <w:top w:val="none" w:sz="0" w:space="0" w:color="auto"/>
        <w:left w:val="none" w:sz="0" w:space="0" w:color="auto"/>
        <w:bottom w:val="none" w:sz="0" w:space="0" w:color="auto"/>
        <w:right w:val="none" w:sz="0" w:space="0" w:color="auto"/>
      </w:divBdr>
    </w:div>
    <w:div w:id="487867884">
      <w:bodyDiv w:val="1"/>
      <w:marLeft w:val="0"/>
      <w:marRight w:val="0"/>
      <w:marTop w:val="0"/>
      <w:marBottom w:val="0"/>
      <w:divBdr>
        <w:top w:val="none" w:sz="0" w:space="0" w:color="auto"/>
        <w:left w:val="none" w:sz="0" w:space="0" w:color="auto"/>
        <w:bottom w:val="none" w:sz="0" w:space="0" w:color="auto"/>
        <w:right w:val="none" w:sz="0" w:space="0" w:color="auto"/>
      </w:divBdr>
    </w:div>
    <w:div w:id="487940812">
      <w:bodyDiv w:val="1"/>
      <w:marLeft w:val="0"/>
      <w:marRight w:val="0"/>
      <w:marTop w:val="0"/>
      <w:marBottom w:val="0"/>
      <w:divBdr>
        <w:top w:val="none" w:sz="0" w:space="0" w:color="auto"/>
        <w:left w:val="none" w:sz="0" w:space="0" w:color="auto"/>
        <w:bottom w:val="none" w:sz="0" w:space="0" w:color="auto"/>
        <w:right w:val="none" w:sz="0" w:space="0" w:color="auto"/>
      </w:divBdr>
    </w:div>
    <w:div w:id="488256218">
      <w:bodyDiv w:val="1"/>
      <w:marLeft w:val="0"/>
      <w:marRight w:val="0"/>
      <w:marTop w:val="0"/>
      <w:marBottom w:val="0"/>
      <w:divBdr>
        <w:top w:val="none" w:sz="0" w:space="0" w:color="auto"/>
        <w:left w:val="none" w:sz="0" w:space="0" w:color="auto"/>
        <w:bottom w:val="none" w:sz="0" w:space="0" w:color="auto"/>
        <w:right w:val="none" w:sz="0" w:space="0" w:color="auto"/>
      </w:divBdr>
    </w:div>
    <w:div w:id="489833036">
      <w:bodyDiv w:val="1"/>
      <w:marLeft w:val="0"/>
      <w:marRight w:val="0"/>
      <w:marTop w:val="0"/>
      <w:marBottom w:val="0"/>
      <w:divBdr>
        <w:top w:val="none" w:sz="0" w:space="0" w:color="auto"/>
        <w:left w:val="none" w:sz="0" w:space="0" w:color="auto"/>
        <w:bottom w:val="none" w:sz="0" w:space="0" w:color="auto"/>
        <w:right w:val="none" w:sz="0" w:space="0" w:color="auto"/>
      </w:divBdr>
    </w:div>
    <w:div w:id="489905846">
      <w:bodyDiv w:val="1"/>
      <w:marLeft w:val="0"/>
      <w:marRight w:val="0"/>
      <w:marTop w:val="0"/>
      <w:marBottom w:val="0"/>
      <w:divBdr>
        <w:top w:val="none" w:sz="0" w:space="0" w:color="auto"/>
        <w:left w:val="none" w:sz="0" w:space="0" w:color="auto"/>
        <w:bottom w:val="none" w:sz="0" w:space="0" w:color="auto"/>
        <w:right w:val="none" w:sz="0" w:space="0" w:color="auto"/>
      </w:divBdr>
    </w:div>
    <w:div w:id="489949697">
      <w:bodyDiv w:val="1"/>
      <w:marLeft w:val="0"/>
      <w:marRight w:val="0"/>
      <w:marTop w:val="0"/>
      <w:marBottom w:val="0"/>
      <w:divBdr>
        <w:top w:val="none" w:sz="0" w:space="0" w:color="auto"/>
        <w:left w:val="none" w:sz="0" w:space="0" w:color="auto"/>
        <w:bottom w:val="none" w:sz="0" w:space="0" w:color="auto"/>
        <w:right w:val="none" w:sz="0" w:space="0" w:color="auto"/>
      </w:divBdr>
    </w:div>
    <w:div w:id="490366845">
      <w:bodyDiv w:val="1"/>
      <w:marLeft w:val="0"/>
      <w:marRight w:val="0"/>
      <w:marTop w:val="0"/>
      <w:marBottom w:val="0"/>
      <w:divBdr>
        <w:top w:val="none" w:sz="0" w:space="0" w:color="auto"/>
        <w:left w:val="none" w:sz="0" w:space="0" w:color="auto"/>
        <w:bottom w:val="none" w:sz="0" w:space="0" w:color="auto"/>
        <w:right w:val="none" w:sz="0" w:space="0" w:color="auto"/>
      </w:divBdr>
    </w:div>
    <w:div w:id="490369637">
      <w:bodyDiv w:val="1"/>
      <w:marLeft w:val="0"/>
      <w:marRight w:val="0"/>
      <w:marTop w:val="0"/>
      <w:marBottom w:val="0"/>
      <w:divBdr>
        <w:top w:val="none" w:sz="0" w:space="0" w:color="auto"/>
        <w:left w:val="none" w:sz="0" w:space="0" w:color="auto"/>
        <w:bottom w:val="none" w:sz="0" w:space="0" w:color="auto"/>
        <w:right w:val="none" w:sz="0" w:space="0" w:color="auto"/>
      </w:divBdr>
    </w:div>
    <w:div w:id="490604334">
      <w:bodyDiv w:val="1"/>
      <w:marLeft w:val="0"/>
      <w:marRight w:val="0"/>
      <w:marTop w:val="0"/>
      <w:marBottom w:val="0"/>
      <w:divBdr>
        <w:top w:val="none" w:sz="0" w:space="0" w:color="auto"/>
        <w:left w:val="none" w:sz="0" w:space="0" w:color="auto"/>
        <w:bottom w:val="none" w:sz="0" w:space="0" w:color="auto"/>
        <w:right w:val="none" w:sz="0" w:space="0" w:color="auto"/>
      </w:divBdr>
    </w:div>
    <w:div w:id="491070556">
      <w:bodyDiv w:val="1"/>
      <w:marLeft w:val="0"/>
      <w:marRight w:val="0"/>
      <w:marTop w:val="0"/>
      <w:marBottom w:val="0"/>
      <w:divBdr>
        <w:top w:val="none" w:sz="0" w:space="0" w:color="auto"/>
        <w:left w:val="none" w:sz="0" w:space="0" w:color="auto"/>
        <w:bottom w:val="none" w:sz="0" w:space="0" w:color="auto"/>
        <w:right w:val="none" w:sz="0" w:space="0" w:color="auto"/>
      </w:divBdr>
    </w:div>
    <w:div w:id="491147133">
      <w:bodyDiv w:val="1"/>
      <w:marLeft w:val="0"/>
      <w:marRight w:val="0"/>
      <w:marTop w:val="0"/>
      <w:marBottom w:val="0"/>
      <w:divBdr>
        <w:top w:val="none" w:sz="0" w:space="0" w:color="auto"/>
        <w:left w:val="none" w:sz="0" w:space="0" w:color="auto"/>
        <w:bottom w:val="none" w:sz="0" w:space="0" w:color="auto"/>
        <w:right w:val="none" w:sz="0" w:space="0" w:color="auto"/>
      </w:divBdr>
    </w:div>
    <w:div w:id="491260837">
      <w:bodyDiv w:val="1"/>
      <w:marLeft w:val="0"/>
      <w:marRight w:val="0"/>
      <w:marTop w:val="0"/>
      <w:marBottom w:val="0"/>
      <w:divBdr>
        <w:top w:val="none" w:sz="0" w:space="0" w:color="auto"/>
        <w:left w:val="none" w:sz="0" w:space="0" w:color="auto"/>
        <w:bottom w:val="none" w:sz="0" w:space="0" w:color="auto"/>
        <w:right w:val="none" w:sz="0" w:space="0" w:color="auto"/>
      </w:divBdr>
    </w:div>
    <w:div w:id="491263295">
      <w:bodyDiv w:val="1"/>
      <w:marLeft w:val="0"/>
      <w:marRight w:val="0"/>
      <w:marTop w:val="0"/>
      <w:marBottom w:val="0"/>
      <w:divBdr>
        <w:top w:val="none" w:sz="0" w:space="0" w:color="auto"/>
        <w:left w:val="none" w:sz="0" w:space="0" w:color="auto"/>
        <w:bottom w:val="none" w:sz="0" w:space="0" w:color="auto"/>
        <w:right w:val="none" w:sz="0" w:space="0" w:color="auto"/>
      </w:divBdr>
    </w:div>
    <w:div w:id="491873365">
      <w:bodyDiv w:val="1"/>
      <w:marLeft w:val="0"/>
      <w:marRight w:val="0"/>
      <w:marTop w:val="0"/>
      <w:marBottom w:val="0"/>
      <w:divBdr>
        <w:top w:val="none" w:sz="0" w:space="0" w:color="auto"/>
        <w:left w:val="none" w:sz="0" w:space="0" w:color="auto"/>
        <w:bottom w:val="none" w:sz="0" w:space="0" w:color="auto"/>
        <w:right w:val="none" w:sz="0" w:space="0" w:color="auto"/>
      </w:divBdr>
    </w:div>
    <w:div w:id="492338595">
      <w:bodyDiv w:val="1"/>
      <w:marLeft w:val="0"/>
      <w:marRight w:val="0"/>
      <w:marTop w:val="0"/>
      <w:marBottom w:val="0"/>
      <w:divBdr>
        <w:top w:val="none" w:sz="0" w:space="0" w:color="auto"/>
        <w:left w:val="none" w:sz="0" w:space="0" w:color="auto"/>
        <w:bottom w:val="none" w:sz="0" w:space="0" w:color="auto"/>
        <w:right w:val="none" w:sz="0" w:space="0" w:color="auto"/>
      </w:divBdr>
    </w:div>
    <w:div w:id="492376587">
      <w:bodyDiv w:val="1"/>
      <w:marLeft w:val="0"/>
      <w:marRight w:val="0"/>
      <w:marTop w:val="0"/>
      <w:marBottom w:val="0"/>
      <w:divBdr>
        <w:top w:val="none" w:sz="0" w:space="0" w:color="auto"/>
        <w:left w:val="none" w:sz="0" w:space="0" w:color="auto"/>
        <w:bottom w:val="none" w:sz="0" w:space="0" w:color="auto"/>
        <w:right w:val="none" w:sz="0" w:space="0" w:color="auto"/>
      </w:divBdr>
    </w:div>
    <w:div w:id="492455181">
      <w:bodyDiv w:val="1"/>
      <w:marLeft w:val="0"/>
      <w:marRight w:val="0"/>
      <w:marTop w:val="0"/>
      <w:marBottom w:val="0"/>
      <w:divBdr>
        <w:top w:val="none" w:sz="0" w:space="0" w:color="auto"/>
        <w:left w:val="none" w:sz="0" w:space="0" w:color="auto"/>
        <w:bottom w:val="none" w:sz="0" w:space="0" w:color="auto"/>
        <w:right w:val="none" w:sz="0" w:space="0" w:color="auto"/>
      </w:divBdr>
    </w:div>
    <w:div w:id="492457884">
      <w:bodyDiv w:val="1"/>
      <w:marLeft w:val="0"/>
      <w:marRight w:val="0"/>
      <w:marTop w:val="0"/>
      <w:marBottom w:val="0"/>
      <w:divBdr>
        <w:top w:val="none" w:sz="0" w:space="0" w:color="auto"/>
        <w:left w:val="none" w:sz="0" w:space="0" w:color="auto"/>
        <w:bottom w:val="none" w:sz="0" w:space="0" w:color="auto"/>
        <w:right w:val="none" w:sz="0" w:space="0" w:color="auto"/>
      </w:divBdr>
    </w:div>
    <w:div w:id="492912880">
      <w:bodyDiv w:val="1"/>
      <w:marLeft w:val="0"/>
      <w:marRight w:val="0"/>
      <w:marTop w:val="0"/>
      <w:marBottom w:val="0"/>
      <w:divBdr>
        <w:top w:val="none" w:sz="0" w:space="0" w:color="auto"/>
        <w:left w:val="none" w:sz="0" w:space="0" w:color="auto"/>
        <w:bottom w:val="none" w:sz="0" w:space="0" w:color="auto"/>
        <w:right w:val="none" w:sz="0" w:space="0" w:color="auto"/>
      </w:divBdr>
    </w:div>
    <w:div w:id="493304187">
      <w:bodyDiv w:val="1"/>
      <w:marLeft w:val="0"/>
      <w:marRight w:val="0"/>
      <w:marTop w:val="0"/>
      <w:marBottom w:val="0"/>
      <w:divBdr>
        <w:top w:val="none" w:sz="0" w:space="0" w:color="auto"/>
        <w:left w:val="none" w:sz="0" w:space="0" w:color="auto"/>
        <w:bottom w:val="none" w:sz="0" w:space="0" w:color="auto"/>
        <w:right w:val="none" w:sz="0" w:space="0" w:color="auto"/>
      </w:divBdr>
    </w:div>
    <w:div w:id="493641507">
      <w:bodyDiv w:val="1"/>
      <w:marLeft w:val="0"/>
      <w:marRight w:val="0"/>
      <w:marTop w:val="0"/>
      <w:marBottom w:val="0"/>
      <w:divBdr>
        <w:top w:val="none" w:sz="0" w:space="0" w:color="auto"/>
        <w:left w:val="none" w:sz="0" w:space="0" w:color="auto"/>
        <w:bottom w:val="none" w:sz="0" w:space="0" w:color="auto"/>
        <w:right w:val="none" w:sz="0" w:space="0" w:color="auto"/>
      </w:divBdr>
    </w:div>
    <w:div w:id="494344328">
      <w:bodyDiv w:val="1"/>
      <w:marLeft w:val="0"/>
      <w:marRight w:val="0"/>
      <w:marTop w:val="0"/>
      <w:marBottom w:val="0"/>
      <w:divBdr>
        <w:top w:val="none" w:sz="0" w:space="0" w:color="auto"/>
        <w:left w:val="none" w:sz="0" w:space="0" w:color="auto"/>
        <w:bottom w:val="none" w:sz="0" w:space="0" w:color="auto"/>
        <w:right w:val="none" w:sz="0" w:space="0" w:color="auto"/>
      </w:divBdr>
    </w:div>
    <w:div w:id="494953401">
      <w:bodyDiv w:val="1"/>
      <w:marLeft w:val="0"/>
      <w:marRight w:val="0"/>
      <w:marTop w:val="0"/>
      <w:marBottom w:val="0"/>
      <w:divBdr>
        <w:top w:val="none" w:sz="0" w:space="0" w:color="auto"/>
        <w:left w:val="none" w:sz="0" w:space="0" w:color="auto"/>
        <w:bottom w:val="none" w:sz="0" w:space="0" w:color="auto"/>
        <w:right w:val="none" w:sz="0" w:space="0" w:color="auto"/>
      </w:divBdr>
    </w:div>
    <w:div w:id="495464652">
      <w:bodyDiv w:val="1"/>
      <w:marLeft w:val="0"/>
      <w:marRight w:val="0"/>
      <w:marTop w:val="0"/>
      <w:marBottom w:val="0"/>
      <w:divBdr>
        <w:top w:val="none" w:sz="0" w:space="0" w:color="auto"/>
        <w:left w:val="none" w:sz="0" w:space="0" w:color="auto"/>
        <w:bottom w:val="none" w:sz="0" w:space="0" w:color="auto"/>
        <w:right w:val="none" w:sz="0" w:space="0" w:color="auto"/>
      </w:divBdr>
    </w:div>
    <w:div w:id="496506385">
      <w:bodyDiv w:val="1"/>
      <w:marLeft w:val="0"/>
      <w:marRight w:val="0"/>
      <w:marTop w:val="0"/>
      <w:marBottom w:val="0"/>
      <w:divBdr>
        <w:top w:val="none" w:sz="0" w:space="0" w:color="auto"/>
        <w:left w:val="none" w:sz="0" w:space="0" w:color="auto"/>
        <w:bottom w:val="none" w:sz="0" w:space="0" w:color="auto"/>
        <w:right w:val="none" w:sz="0" w:space="0" w:color="auto"/>
      </w:divBdr>
    </w:div>
    <w:div w:id="496651296">
      <w:bodyDiv w:val="1"/>
      <w:marLeft w:val="0"/>
      <w:marRight w:val="0"/>
      <w:marTop w:val="0"/>
      <w:marBottom w:val="0"/>
      <w:divBdr>
        <w:top w:val="none" w:sz="0" w:space="0" w:color="auto"/>
        <w:left w:val="none" w:sz="0" w:space="0" w:color="auto"/>
        <w:bottom w:val="none" w:sz="0" w:space="0" w:color="auto"/>
        <w:right w:val="none" w:sz="0" w:space="0" w:color="auto"/>
      </w:divBdr>
    </w:div>
    <w:div w:id="496770851">
      <w:bodyDiv w:val="1"/>
      <w:marLeft w:val="0"/>
      <w:marRight w:val="0"/>
      <w:marTop w:val="0"/>
      <w:marBottom w:val="0"/>
      <w:divBdr>
        <w:top w:val="none" w:sz="0" w:space="0" w:color="auto"/>
        <w:left w:val="none" w:sz="0" w:space="0" w:color="auto"/>
        <w:bottom w:val="none" w:sz="0" w:space="0" w:color="auto"/>
        <w:right w:val="none" w:sz="0" w:space="0" w:color="auto"/>
      </w:divBdr>
    </w:div>
    <w:div w:id="496843565">
      <w:bodyDiv w:val="1"/>
      <w:marLeft w:val="0"/>
      <w:marRight w:val="0"/>
      <w:marTop w:val="0"/>
      <w:marBottom w:val="0"/>
      <w:divBdr>
        <w:top w:val="none" w:sz="0" w:space="0" w:color="auto"/>
        <w:left w:val="none" w:sz="0" w:space="0" w:color="auto"/>
        <w:bottom w:val="none" w:sz="0" w:space="0" w:color="auto"/>
        <w:right w:val="none" w:sz="0" w:space="0" w:color="auto"/>
      </w:divBdr>
    </w:div>
    <w:div w:id="496963071">
      <w:bodyDiv w:val="1"/>
      <w:marLeft w:val="0"/>
      <w:marRight w:val="0"/>
      <w:marTop w:val="0"/>
      <w:marBottom w:val="0"/>
      <w:divBdr>
        <w:top w:val="none" w:sz="0" w:space="0" w:color="auto"/>
        <w:left w:val="none" w:sz="0" w:space="0" w:color="auto"/>
        <w:bottom w:val="none" w:sz="0" w:space="0" w:color="auto"/>
        <w:right w:val="none" w:sz="0" w:space="0" w:color="auto"/>
      </w:divBdr>
    </w:div>
    <w:div w:id="497162550">
      <w:bodyDiv w:val="1"/>
      <w:marLeft w:val="0"/>
      <w:marRight w:val="0"/>
      <w:marTop w:val="0"/>
      <w:marBottom w:val="0"/>
      <w:divBdr>
        <w:top w:val="none" w:sz="0" w:space="0" w:color="auto"/>
        <w:left w:val="none" w:sz="0" w:space="0" w:color="auto"/>
        <w:bottom w:val="none" w:sz="0" w:space="0" w:color="auto"/>
        <w:right w:val="none" w:sz="0" w:space="0" w:color="auto"/>
      </w:divBdr>
    </w:div>
    <w:div w:id="497380752">
      <w:bodyDiv w:val="1"/>
      <w:marLeft w:val="0"/>
      <w:marRight w:val="0"/>
      <w:marTop w:val="0"/>
      <w:marBottom w:val="0"/>
      <w:divBdr>
        <w:top w:val="none" w:sz="0" w:space="0" w:color="auto"/>
        <w:left w:val="none" w:sz="0" w:space="0" w:color="auto"/>
        <w:bottom w:val="none" w:sz="0" w:space="0" w:color="auto"/>
        <w:right w:val="none" w:sz="0" w:space="0" w:color="auto"/>
      </w:divBdr>
    </w:div>
    <w:div w:id="497422824">
      <w:bodyDiv w:val="1"/>
      <w:marLeft w:val="0"/>
      <w:marRight w:val="0"/>
      <w:marTop w:val="0"/>
      <w:marBottom w:val="0"/>
      <w:divBdr>
        <w:top w:val="none" w:sz="0" w:space="0" w:color="auto"/>
        <w:left w:val="none" w:sz="0" w:space="0" w:color="auto"/>
        <w:bottom w:val="none" w:sz="0" w:space="0" w:color="auto"/>
        <w:right w:val="none" w:sz="0" w:space="0" w:color="auto"/>
      </w:divBdr>
    </w:div>
    <w:div w:id="498235335">
      <w:bodyDiv w:val="1"/>
      <w:marLeft w:val="0"/>
      <w:marRight w:val="0"/>
      <w:marTop w:val="0"/>
      <w:marBottom w:val="0"/>
      <w:divBdr>
        <w:top w:val="none" w:sz="0" w:space="0" w:color="auto"/>
        <w:left w:val="none" w:sz="0" w:space="0" w:color="auto"/>
        <w:bottom w:val="none" w:sz="0" w:space="0" w:color="auto"/>
        <w:right w:val="none" w:sz="0" w:space="0" w:color="auto"/>
      </w:divBdr>
    </w:div>
    <w:div w:id="498466874">
      <w:bodyDiv w:val="1"/>
      <w:marLeft w:val="0"/>
      <w:marRight w:val="0"/>
      <w:marTop w:val="0"/>
      <w:marBottom w:val="0"/>
      <w:divBdr>
        <w:top w:val="none" w:sz="0" w:space="0" w:color="auto"/>
        <w:left w:val="none" w:sz="0" w:space="0" w:color="auto"/>
        <w:bottom w:val="none" w:sz="0" w:space="0" w:color="auto"/>
        <w:right w:val="none" w:sz="0" w:space="0" w:color="auto"/>
      </w:divBdr>
    </w:div>
    <w:div w:id="498741811">
      <w:bodyDiv w:val="1"/>
      <w:marLeft w:val="0"/>
      <w:marRight w:val="0"/>
      <w:marTop w:val="0"/>
      <w:marBottom w:val="0"/>
      <w:divBdr>
        <w:top w:val="none" w:sz="0" w:space="0" w:color="auto"/>
        <w:left w:val="none" w:sz="0" w:space="0" w:color="auto"/>
        <w:bottom w:val="none" w:sz="0" w:space="0" w:color="auto"/>
        <w:right w:val="none" w:sz="0" w:space="0" w:color="auto"/>
      </w:divBdr>
    </w:div>
    <w:div w:id="498884307">
      <w:bodyDiv w:val="1"/>
      <w:marLeft w:val="0"/>
      <w:marRight w:val="0"/>
      <w:marTop w:val="0"/>
      <w:marBottom w:val="0"/>
      <w:divBdr>
        <w:top w:val="none" w:sz="0" w:space="0" w:color="auto"/>
        <w:left w:val="none" w:sz="0" w:space="0" w:color="auto"/>
        <w:bottom w:val="none" w:sz="0" w:space="0" w:color="auto"/>
        <w:right w:val="none" w:sz="0" w:space="0" w:color="auto"/>
      </w:divBdr>
    </w:div>
    <w:div w:id="499853990">
      <w:bodyDiv w:val="1"/>
      <w:marLeft w:val="0"/>
      <w:marRight w:val="0"/>
      <w:marTop w:val="0"/>
      <w:marBottom w:val="0"/>
      <w:divBdr>
        <w:top w:val="none" w:sz="0" w:space="0" w:color="auto"/>
        <w:left w:val="none" w:sz="0" w:space="0" w:color="auto"/>
        <w:bottom w:val="none" w:sz="0" w:space="0" w:color="auto"/>
        <w:right w:val="none" w:sz="0" w:space="0" w:color="auto"/>
      </w:divBdr>
    </w:div>
    <w:div w:id="499925144">
      <w:bodyDiv w:val="1"/>
      <w:marLeft w:val="0"/>
      <w:marRight w:val="0"/>
      <w:marTop w:val="0"/>
      <w:marBottom w:val="0"/>
      <w:divBdr>
        <w:top w:val="none" w:sz="0" w:space="0" w:color="auto"/>
        <w:left w:val="none" w:sz="0" w:space="0" w:color="auto"/>
        <w:bottom w:val="none" w:sz="0" w:space="0" w:color="auto"/>
        <w:right w:val="none" w:sz="0" w:space="0" w:color="auto"/>
      </w:divBdr>
    </w:div>
    <w:div w:id="500200673">
      <w:bodyDiv w:val="1"/>
      <w:marLeft w:val="0"/>
      <w:marRight w:val="0"/>
      <w:marTop w:val="0"/>
      <w:marBottom w:val="0"/>
      <w:divBdr>
        <w:top w:val="none" w:sz="0" w:space="0" w:color="auto"/>
        <w:left w:val="none" w:sz="0" w:space="0" w:color="auto"/>
        <w:bottom w:val="none" w:sz="0" w:space="0" w:color="auto"/>
        <w:right w:val="none" w:sz="0" w:space="0" w:color="auto"/>
      </w:divBdr>
    </w:div>
    <w:div w:id="500200895">
      <w:bodyDiv w:val="1"/>
      <w:marLeft w:val="0"/>
      <w:marRight w:val="0"/>
      <w:marTop w:val="0"/>
      <w:marBottom w:val="0"/>
      <w:divBdr>
        <w:top w:val="none" w:sz="0" w:space="0" w:color="auto"/>
        <w:left w:val="none" w:sz="0" w:space="0" w:color="auto"/>
        <w:bottom w:val="none" w:sz="0" w:space="0" w:color="auto"/>
        <w:right w:val="none" w:sz="0" w:space="0" w:color="auto"/>
      </w:divBdr>
    </w:div>
    <w:div w:id="500849242">
      <w:bodyDiv w:val="1"/>
      <w:marLeft w:val="0"/>
      <w:marRight w:val="0"/>
      <w:marTop w:val="0"/>
      <w:marBottom w:val="0"/>
      <w:divBdr>
        <w:top w:val="none" w:sz="0" w:space="0" w:color="auto"/>
        <w:left w:val="none" w:sz="0" w:space="0" w:color="auto"/>
        <w:bottom w:val="none" w:sz="0" w:space="0" w:color="auto"/>
        <w:right w:val="none" w:sz="0" w:space="0" w:color="auto"/>
      </w:divBdr>
    </w:div>
    <w:div w:id="501042756">
      <w:bodyDiv w:val="1"/>
      <w:marLeft w:val="0"/>
      <w:marRight w:val="0"/>
      <w:marTop w:val="0"/>
      <w:marBottom w:val="0"/>
      <w:divBdr>
        <w:top w:val="none" w:sz="0" w:space="0" w:color="auto"/>
        <w:left w:val="none" w:sz="0" w:space="0" w:color="auto"/>
        <w:bottom w:val="none" w:sz="0" w:space="0" w:color="auto"/>
        <w:right w:val="none" w:sz="0" w:space="0" w:color="auto"/>
      </w:divBdr>
    </w:div>
    <w:div w:id="501358023">
      <w:bodyDiv w:val="1"/>
      <w:marLeft w:val="0"/>
      <w:marRight w:val="0"/>
      <w:marTop w:val="0"/>
      <w:marBottom w:val="0"/>
      <w:divBdr>
        <w:top w:val="none" w:sz="0" w:space="0" w:color="auto"/>
        <w:left w:val="none" w:sz="0" w:space="0" w:color="auto"/>
        <w:bottom w:val="none" w:sz="0" w:space="0" w:color="auto"/>
        <w:right w:val="none" w:sz="0" w:space="0" w:color="auto"/>
      </w:divBdr>
    </w:div>
    <w:div w:id="501697771">
      <w:bodyDiv w:val="1"/>
      <w:marLeft w:val="0"/>
      <w:marRight w:val="0"/>
      <w:marTop w:val="0"/>
      <w:marBottom w:val="0"/>
      <w:divBdr>
        <w:top w:val="none" w:sz="0" w:space="0" w:color="auto"/>
        <w:left w:val="none" w:sz="0" w:space="0" w:color="auto"/>
        <w:bottom w:val="none" w:sz="0" w:space="0" w:color="auto"/>
        <w:right w:val="none" w:sz="0" w:space="0" w:color="auto"/>
      </w:divBdr>
    </w:div>
    <w:div w:id="502009009">
      <w:bodyDiv w:val="1"/>
      <w:marLeft w:val="0"/>
      <w:marRight w:val="0"/>
      <w:marTop w:val="0"/>
      <w:marBottom w:val="0"/>
      <w:divBdr>
        <w:top w:val="none" w:sz="0" w:space="0" w:color="auto"/>
        <w:left w:val="none" w:sz="0" w:space="0" w:color="auto"/>
        <w:bottom w:val="none" w:sz="0" w:space="0" w:color="auto"/>
        <w:right w:val="none" w:sz="0" w:space="0" w:color="auto"/>
      </w:divBdr>
    </w:div>
    <w:div w:id="502162478">
      <w:bodyDiv w:val="1"/>
      <w:marLeft w:val="0"/>
      <w:marRight w:val="0"/>
      <w:marTop w:val="0"/>
      <w:marBottom w:val="0"/>
      <w:divBdr>
        <w:top w:val="none" w:sz="0" w:space="0" w:color="auto"/>
        <w:left w:val="none" w:sz="0" w:space="0" w:color="auto"/>
        <w:bottom w:val="none" w:sz="0" w:space="0" w:color="auto"/>
        <w:right w:val="none" w:sz="0" w:space="0" w:color="auto"/>
      </w:divBdr>
    </w:div>
    <w:div w:id="503205950">
      <w:bodyDiv w:val="1"/>
      <w:marLeft w:val="0"/>
      <w:marRight w:val="0"/>
      <w:marTop w:val="0"/>
      <w:marBottom w:val="0"/>
      <w:divBdr>
        <w:top w:val="none" w:sz="0" w:space="0" w:color="auto"/>
        <w:left w:val="none" w:sz="0" w:space="0" w:color="auto"/>
        <w:bottom w:val="none" w:sz="0" w:space="0" w:color="auto"/>
        <w:right w:val="none" w:sz="0" w:space="0" w:color="auto"/>
      </w:divBdr>
    </w:div>
    <w:div w:id="503739887">
      <w:bodyDiv w:val="1"/>
      <w:marLeft w:val="0"/>
      <w:marRight w:val="0"/>
      <w:marTop w:val="0"/>
      <w:marBottom w:val="0"/>
      <w:divBdr>
        <w:top w:val="none" w:sz="0" w:space="0" w:color="auto"/>
        <w:left w:val="none" w:sz="0" w:space="0" w:color="auto"/>
        <w:bottom w:val="none" w:sz="0" w:space="0" w:color="auto"/>
        <w:right w:val="none" w:sz="0" w:space="0" w:color="auto"/>
      </w:divBdr>
    </w:div>
    <w:div w:id="504245627">
      <w:bodyDiv w:val="1"/>
      <w:marLeft w:val="0"/>
      <w:marRight w:val="0"/>
      <w:marTop w:val="0"/>
      <w:marBottom w:val="0"/>
      <w:divBdr>
        <w:top w:val="none" w:sz="0" w:space="0" w:color="auto"/>
        <w:left w:val="none" w:sz="0" w:space="0" w:color="auto"/>
        <w:bottom w:val="none" w:sz="0" w:space="0" w:color="auto"/>
        <w:right w:val="none" w:sz="0" w:space="0" w:color="auto"/>
      </w:divBdr>
    </w:div>
    <w:div w:id="504396263">
      <w:bodyDiv w:val="1"/>
      <w:marLeft w:val="0"/>
      <w:marRight w:val="0"/>
      <w:marTop w:val="0"/>
      <w:marBottom w:val="0"/>
      <w:divBdr>
        <w:top w:val="none" w:sz="0" w:space="0" w:color="auto"/>
        <w:left w:val="none" w:sz="0" w:space="0" w:color="auto"/>
        <w:bottom w:val="none" w:sz="0" w:space="0" w:color="auto"/>
        <w:right w:val="none" w:sz="0" w:space="0" w:color="auto"/>
      </w:divBdr>
    </w:div>
    <w:div w:id="504437036">
      <w:bodyDiv w:val="1"/>
      <w:marLeft w:val="0"/>
      <w:marRight w:val="0"/>
      <w:marTop w:val="0"/>
      <w:marBottom w:val="0"/>
      <w:divBdr>
        <w:top w:val="none" w:sz="0" w:space="0" w:color="auto"/>
        <w:left w:val="none" w:sz="0" w:space="0" w:color="auto"/>
        <w:bottom w:val="none" w:sz="0" w:space="0" w:color="auto"/>
        <w:right w:val="none" w:sz="0" w:space="0" w:color="auto"/>
      </w:divBdr>
    </w:div>
    <w:div w:id="504828235">
      <w:bodyDiv w:val="1"/>
      <w:marLeft w:val="0"/>
      <w:marRight w:val="0"/>
      <w:marTop w:val="0"/>
      <w:marBottom w:val="0"/>
      <w:divBdr>
        <w:top w:val="none" w:sz="0" w:space="0" w:color="auto"/>
        <w:left w:val="none" w:sz="0" w:space="0" w:color="auto"/>
        <w:bottom w:val="none" w:sz="0" w:space="0" w:color="auto"/>
        <w:right w:val="none" w:sz="0" w:space="0" w:color="auto"/>
      </w:divBdr>
    </w:div>
    <w:div w:id="505487026">
      <w:bodyDiv w:val="1"/>
      <w:marLeft w:val="0"/>
      <w:marRight w:val="0"/>
      <w:marTop w:val="0"/>
      <w:marBottom w:val="0"/>
      <w:divBdr>
        <w:top w:val="none" w:sz="0" w:space="0" w:color="auto"/>
        <w:left w:val="none" w:sz="0" w:space="0" w:color="auto"/>
        <w:bottom w:val="none" w:sz="0" w:space="0" w:color="auto"/>
        <w:right w:val="none" w:sz="0" w:space="0" w:color="auto"/>
      </w:divBdr>
    </w:div>
    <w:div w:id="505632522">
      <w:bodyDiv w:val="1"/>
      <w:marLeft w:val="0"/>
      <w:marRight w:val="0"/>
      <w:marTop w:val="0"/>
      <w:marBottom w:val="0"/>
      <w:divBdr>
        <w:top w:val="none" w:sz="0" w:space="0" w:color="auto"/>
        <w:left w:val="none" w:sz="0" w:space="0" w:color="auto"/>
        <w:bottom w:val="none" w:sz="0" w:space="0" w:color="auto"/>
        <w:right w:val="none" w:sz="0" w:space="0" w:color="auto"/>
      </w:divBdr>
    </w:div>
    <w:div w:id="505679186">
      <w:bodyDiv w:val="1"/>
      <w:marLeft w:val="0"/>
      <w:marRight w:val="0"/>
      <w:marTop w:val="0"/>
      <w:marBottom w:val="0"/>
      <w:divBdr>
        <w:top w:val="none" w:sz="0" w:space="0" w:color="auto"/>
        <w:left w:val="none" w:sz="0" w:space="0" w:color="auto"/>
        <w:bottom w:val="none" w:sz="0" w:space="0" w:color="auto"/>
        <w:right w:val="none" w:sz="0" w:space="0" w:color="auto"/>
      </w:divBdr>
    </w:div>
    <w:div w:id="506209868">
      <w:bodyDiv w:val="1"/>
      <w:marLeft w:val="0"/>
      <w:marRight w:val="0"/>
      <w:marTop w:val="0"/>
      <w:marBottom w:val="0"/>
      <w:divBdr>
        <w:top w:val="none" w:sz="0" w:space="0" w:color="auto"/>
        <w:left w:val="none" w:sz="0" w:space="0" w:color="auto"/>
        <w:bottom w:val="none" w:sz="0" w:space="0" w:color="auto"/>
        <w:right w:val="none" w:sz="0" w:space="0" w:color="auto"/>
      </w:divBdr>
    </w:div>
    <w:div w:id="506478367">
      <w:bodyDiv w:val="1"/>
      <w:marLeft w:val="0"/>
      <w:marRight w:val="0"/>
      <w:marTop w:val="0"/>
      <w:marBottom w:val="0"/>
      <w:divBdr>
        <w:top w:val="none" w:sz="0" w:space="0" w:color="auto"/>
        <w:left w:val="none" w:sz="0" w:space="0" w:color="auto"/>
        <w:bottom w:val="none" w:sz="0" w:space="0" w:color="auto"/>
        <w:right w:val="none" w:sz="0" w:space="0" w:color="auto"/>
      </w:divBdr>
    </w:div>
    <w:div w:id="507868168">
      <w:bodyDiv w:val="1"/>
      <w:marLeft w:val="0"/>
      <w:marRight w:val="0"/>
      <w:marTop w:val="0"/>
      <w:marBottom w:val="0"/>
      <w:divBdr>
        <w:top w:val="none" w:sz="0" w:space="0" w:color="auto"/>
        <w:left w:val="none" w:sz="0" w:space="0" w:color="auto"/>
        <w:bottom w:val="none" w:sz="0" w:space="0" w:color="auto"/>
        <w:right w:val="none" w:sz="0" w:space="0" w:color="auto"/>
      </w:divBdr>
    </w:div>
    <w:div w:id="508561347">
      <w:bodyDiv w:val="1"/>
      <w:marLeft w:val="0"/>
      <w:marRight w:val="0"/>
      <w:marTop w:val="0"/>
      <w:marBottom w:val="0"/>
      <w:divBdr>
        <w:top w:val="none" w:sz="0" w:space="0" w:color="auto"/>
        <w:left w:val="none" w:sz="0" w:space="0" w:color="auto"/>
        <w:bottom w:val="none" w:sz="0" w:space="0" w:color="auto"/>
        <w:right w:val="none" w:sz="0" w:space="0" w:color="auto"/>
      </w:divBdr>
    </w:div>
    <w:div w:id="508838557">
      <w:bodyDiv w:val="1"/>
      <w:marLeft w:val="0"/>
      <w:marRight w:val="0"/>
      <w:marTop w:val="0"/>
      <w:marBottom w:val="0"/>
      <w:divBdr>
        <w:top w:val="none" w:sz="0" w:space="0" w:color="auto"/>
        <w:left w:val="none" w:sz="0" w:space="0" w:color="auto"/>
        <w:bottom w:val="none" w:sz="0" w:space="0" w:color="auto"/>
        <w:right w:val="none" w:sz="0" w:space="0" w:color="auto"/>
      </w:divBdr>
    </w:div>
    <w:div w:id="510340658">
      <w:bodyDiv w:val="1"/>
      <w:marLeft w:val="0"/>
      <w:marRight w:val="0"/>
      <w:marTop w:val="0"/>
      <w:marBottom w:val="0"/>
      <w:divBdr>
        <w:top w:val="none" w:sz="0" w:space="0" w:color="auto"/>
        <w:left w:val="none" w:sz="0" w:space="0" w:color="auto"/>
        <w:bottom w:val="none" w:sz="0" w:space="0" w:color="auto"/>
        <w:right w:val="none" w:sz="0" w:space="0" w:color="auto"/>
      </w:divBdr>
    </w:div>
    <w:div w:id="510989210">
      <w:bodyDiv w:val="1"/>
      <w:marLeft w:val="0"/>
      <w:marRight w:val="0"/>
      <w:marTop w:val="0"/>
      <w:marBottom w:val="0"/>
      <w:divBdr>
        <w:top w:val="none" w:sz="0" w:space="0" w:color="auto"/>
        <w:left w:val="none" w:sz="0" w:space="0" w:color="auto"/>
        <w:bottom w:val="none" w:sz="0" w:space="0" w:color="auto"/>
        <w:right w:val="none" w:sz="0" w:space="0" w:color="auto"/>
      </w:divBdr>
    </w:div>
    <w:div w:id="511649088">
      <w:bodyDiv w:val="1"/>
      <w:marLeft w:val="0"/>
      <w:marRight w:val="0"/>
      <w:marTop w:val="0"/>
      <w:marBottom w:val="0"/>
      <w:divBdr>
        <w:top w:val="none" w:sz="0" w:space="0" w:color="auto"/>
        <w:left w:val="none" w:sz="0" w:space="0" w:color="auto"/>
        <w:bottom w:val="none" w:sz="0" w:space="0" w:color="auto"/>
        <w:right w:val="none" w:sz="0" w:space="0" w:color="auto"/>
      </w:divBdr>
    </w:div>
    <w:div w:id="511841518">
      <w:bodyDiv w:val="1"/>
      <w:marLeft w:val="0"/>
      <w:marRight w:val="0"/>
      <w:marTop w:val="0"/>
      <w:marBottom w:val="0"/>
      <w:divBdr>
        <w:top w:val="none" w:sz="0" w:space="0" w:color="auto"/>
        <w:left w:val="none" w:sz="0" w:space="0" w:color="auto"/>
        <w:bottom w:val="none" w:sz="0" w:space="0" w:color="auto"/>
        <w:right w:val="none" w:sz="0" w:space="0" w:color="auto"/>
      </w:divBdr>
    </w:div>
    <w:div w:id="511918499">
      <w:bodyDiv w:val="1"/>
      <w:marLeft w:val="0"/>
      <w:marRight w:val="0"/>
      <w:marTop w:val="0"/>
      <w:marBottom w:val="0"/>
      <w:divBdr>
        <w:top w:val="none" w:sz="0" w:space="0" w:color="auto"/>
        <w:left w:val="none" w:sz="0" w:space="0" w:color="auto"/>
        <w:bottom w:val="none" w:sz="0" w:space="0" w:color="auto"/>
        <w:right w:val="none" w:sz="0" w:space="0" w:color="auto"/>
      </w:divBdr>
    </w:div>
    <w:div w:id="512767433">
      <w:bodyDiv w:val="1"/>
      <w:marLeft w:val="0"/>
      <w:marRight w:val="0"/>
      <w:marTop w:val="0"/>
      <w:marBottom w:val="0"/>
      <w:divBdr>
        <w:top w:val="none" w:sz="0" w:space="0" w:color="auto"/>
        <w:left w:val="none" w:sz="0" w:space="0" w:color="auto"/>
        <w:bottom w:val="none" w:sz="0" w:space="0" w:color="auto"/>
        <w:right w:val="none" w:sz="0" w:space="0" w:color="auto"/>
      </w:divBdr>
    </w:div>
    <w:div w:id="513225898">
      <w:bodyDiv w:val="1"/>
      <w:marLeft w:val="0"/>
      <w:marRight w:val="0"/>
      <w:marTop w:val="0"/>
      <w:marBottom w:val="0"/>
      <w:divBdr>
        <w:top w:val="none" w:sz="0" w:space="0" w:color="auto"/>
        <w:left w:val="none" w:sz="0" w:space="0" w:color="auto"/>
        <w:bottom w:val="none" w:sz="0" w:space="0" w:color="auto"/>
        <w:right w:val="none" w:sz="0" w:space="0" w:color="auto"/>
      </w:divBdr>
    </w:div>
    <w:div w:id="513568400">
      <w:bodyDiv w:val="1"/>
      <w:marLeft w:val="0"/>
      <w:marRight w:val="0"/>
      <w:marTop w:val="0"/>
      <w:marBottom w:val="0"/>
      <w:divBdr>
        <w:top w:val="none" w:sz="0" w:space="0" w:color="auto"/>
        <w:left w:val="none" w:sz="0" w:space="0" w:color="auto"/>
        <w:bottom w:val="none" w:sz="0" w:space="0" w:color="auto"/>
        <w:right w:val="none" w:sz="0" w:space="0" w:color="auto"/>
      </w:divBdr>
    </w:div>
    <w:div w:id="513614619">
      <w:bodyDiv w:val="1"/>
      <w:marLeft w:val="0"/>
      <w:marRight w:val="0"/>
      <w:marTop w:val="0"/>
      <w:marBottom w:val="0"/>
      <w:divBdr>
        <w:top w:val="none" w:sz="0" w:space="0" w:color="auto"/>
        <w:left w:val="none" w:sz="0" w:space="0" w:color="auto"/>
        <w:bottom w:val="none" w:sz="0" w:space="0" w:color="auto"/>
        <w:right w:val="none" w:sz="0" w:space="0" w:color="auto"/>
      </w:divBdr>
    </w:div>
    <w:div w:id="513691431">
      <w:bodyDiv w:val="1"/>
      <w:marLeft w:val="0"/>
      <w:marRight w:val="0"/>
      <w:marTop w:val="0"/>
      <w:marBottom w:val="0"/>
      <w:divBdr>
        <w:top w:val="none" w:sz="0" w:space="0" w:color="auto"/>
        <w:left w:val="none" w:sz="0" w:space="0" w:color="auto"/>
        <w:bottom w:val="none" w:sz="0" w:space="0" w:color="auto"/>
        <w:right w:val="none" w:sz="0" w:space="0" w:color="auto"/>
      </w:divBdr>
    </w:div>
    <w:div w:id="514535560">
      <w:bodyDiv w:val="1"/>
      <w:marLeft w:val="0"/>
      <w:marRight w:val="0"/>
      <w:marTop w:val="0"/>
      <w:marBottom w:val="0"/>
      <w:divBdr>
        <w:top w:val="none" w:sz="0" w:space="0" w:color="auto"/>
        <w:left w:val="none" w:sz="0" w:space="0" w:color="auto"/>
        <w:bottom w:val="none" w:sz="0" w:space="0" w:color="auto"/>
        <w:right w:val="none" w:sz="0" w:space="0" w:color="auto"/>
      </w:divBdr>
    </w:div>
    <w:div w:id="514610049">
      <w:bodyDiv w:val="1"/>
      <w:marLeft w:val="0"/>
      <w:marRight w:val="0"/>
      <w:marTop w:val="0"/>
      <w:marBottom w:val="0"/>
      <w:divBdr>
        <w:top w:val="none" w:sz="0" w:space="0" w:color="auto"/>
        <w:left w:val="none" w:sz="0" w:space="0" w:color="auto"/>
        <w:bottom w:val="none" w:sz="0" w:space="0" w:color="auto"/>
        <w:right w:val="none" w:sz="0" w:space="0" w:color="auto"/>
      </w:divBdr>
    </w:div>
    <w:div w:id="514657768">
      <w:bodyDiv w:val="1"/>
      <w:marLeft w:val="0"/>
      <w:marRight w:val="0"/>
      <w:marTop w:val="0"/>
      <w:marBottom w:val="0"/>
      <w:divBdr>
        <w:top w:val="none" w:sz="0" w:space="0" w:color="auto"/>
        <w:left w:val="none" w:sz="0" w:space="0" w:color="auto"/>
        <w:bottom w:val="none" w:sz="0" w:space="0" w:color="auto"/>
        <w:right w:val="none" w:sz="0" w:space="0" w:color="auto"/>
      </w:divBdr>
    </w:div>
    <w:div w:id="514879937">
      <w:bodyDiv w:val="1"/>
      <w:marLeft w:val="0"/>
      <w:marRight w:val="0"/>
      <w:marTop w:val="0"/>
      <w:marBottom w:val="0"/>
      <w:divBdr>
        <w:top w:val="none" w:sz="0" w:space="0" w:color="auto"/>
        <w:left w:val="none" w:sz="0" w:space="0" w:color="auto"/>
        <w:bottom w:val="none" w:sz="0" w:space="0" w:color="auto"/>
        <w:right w:val="none" w:sz="0" w:space="0" w:color="auto"/>
      </w:divBdr>
    </w:div>
    <w:div w:id="515506591">
      <w:bodyDiv w:val="1"/>
      <w:marLeft w:val="0"/>
      <w:marRight w:val="0"/>
      <w:marTop w:val="0"/>
      <w:marBottom w:val="0"/>
      <w:divBdr>
        <w:top w:val="none" w:sz="0" w:space="0" w:color="auto"/>
        <w:left w:val="none" w:sz="0" w:space="0" w:color="auto"/>
        <w:bottom w:val="none" w:sz="0" w:space="0" w:color="auto"/>
        <w:right w:val="none" w:sz="0" w:space="0" w:color="auto"/>
      </w:divBdr>
    </w:div>
    <w:div w:id="515509897">
      <w:bodyDiv w:val="1"/>
      <w:marLeft w:val="0"/>
      <w:marRight w:val="0"/>
      <w:marTop w:val="0"/>
      <w:marBottom w:val="0"/>
      <w:divBdr>
        <w:top w:val="none" w:sz="0" w:space="0" w:color="auto"/>
        <w:left w:val="none" w:sz="0" w:space="0" w:color="auto"/>
        <w:bottom w:val="none" w:sz="0" w:space="0" w:color="auto"/>
        <w:right w:val="none" w:sz="0" w:space="0" w:color="auto"/>
      </w:divBdr>
    </w:div>
    <w:div w:id="515731068">
      <w:bodyDiv w:val="1"/>
      <w:marLeft w:val="0"/>
      <w:marRight w:val="0"/>
      <w:marTop w:val="0"/>
      <w:marBottom w:val="0"/>
      <w:divBdr>
        <w:top w:val="none" w:sz="0" w:space="0" w:color="auto"/>
        <w:left w:val="none" w:sz="0" w:space="0" w:color="auto"/>
        <w:bottom w:val="none" w:sz="0" w:space="0" w:color="auto"/>
        <w:right w:val="none" w:sz="0" w:space="0" w:color="auto"/>
      </w:divBdr>
    </w:div>
    <w:div w:id="515774362">
      <w:bodyDiv w:val="1"/>
      <w:marLeft w:val="0"/>
      <w:marRight w:val="0"/>
      <w:marTop w:val="0"/>
      <w:marBottom w:val="0"/>
      <w:divBdr>
        <w:top w:val="none" w:sz="0" w:space="0" w:color="auto"/>
        <w:left w:val="none" w:sz="0" w:space="0" w:color="auto"/>
        <w:bottom w:val="none" w:sz="0" w:space="0" w:color="auto"/>
        <w:right w:val="none" w:sz="0" w:space="0" w:color="auto"/>
      </w:divBdr>
    </w:div>
    <w:div w:id="515853563">
      <w:bodyDiv w:val="1"/>
      <w:marLeft w:val="0"/>
      <w:marRight w:val="0"/>
      <w:marTop w:val="0"/>
      <w:marBottom w:val="0"/>
      <w:divBdr>
        <w:top w:val="none" w:sz="0" w:space="0" w:color="auto"/>
        <w:left w:val="none" w:sz="0" w:space="0" w:color="auto"/>
        <w:bottom w:val="none" w:sz="0" w:space="0" w:color="auto"/>
        <w:right w:val="none" w:sz="0" w:space="0" w:color="auto"/>
      </w:divBdr>
    </w:div>
    <w:div w:id="516113315">
      <w:bodyDiv w:val="1"/>
      <w:marLeft w:val="0"/>
      <w:marRight w:val="0"/>
      <w:marTop w:val="0"/>
      <w:marBottom w:val="0"/>
      <w:divBdr>
        <w:top w:val="none" w:sz="0" w:space="0" w:color="auto"/>
        <w:left w:val="none" w:sz="0" w:space="0" w:color="auto"/>
        <w:bottom w:val="none" w:sz="0" w:space="0" w:color="auto"/>
        <w:right w:val="none" w:sz="0" w:space="0" w:color="auto"/>
      </w:divBdr>
    </w:div>
    <w:div w:id="516382751">
      <w:bodyDiv w:val="1"/>
      <w:marLeft w:val="0"/>
      <w:marRight w:val="0"/>
      <w:marTop w:val="0"/>
      <w:marBottom w:val="0"/>
      <w:divBdr>
        <w:top w:val="none" w:sz="0" w:space="0" w:color="auto"/>
        <w:left w:val="none" w:sz="0" w:space="0" w:color="auto"/>
        <w:bottom w:val="none" w:sz="0" w:space="0" w:color="auto"/>
        <w:right w:val="none" w:sz="0" w:space="0" w:color="auto"/>
      </w:divBdr>
    </w:div>
    <w:div w:id="516769336">
      <w:bodyDiv w:val="1"/>
      <w:marLeft w:val="0"/>
      <w:marRight w:val="0"/>
      <w:marTop w:val="0"/>
      <w:marBottom w:val="0"/>
      <w:divBdr>
        <w:top w:val="none" w:sz="0" w:space="0" w:color="auto"/>
        <w:left w:val="none" w:sz="0" w:space="0" w:color="auto"/>
        <w:bottom w:val="none" w:sz="0" w:space="0" w:color="auto"/>
        <w:right w:val="none" w:sz="0" w:space="0" w:color="auto"/>
      </w:divBdr>
    </w:div>
    <w:div w:id="516820632">
      <w:bodyDiv w:val="1"/>
      <w:marLeft w:val="0"/>
      <w:marRight w:val="0"/>
      <w:marTop w:val="0"/>
      <w:marBottom w:val="0"/>
      <w:divBdr>
        <w:top w:val="none" w:sz="0" w:space="0" w:color="auto"/>
        <w:left w:val="none" w:sz="0" w:space="0" w:color="auto"/>
        <w:bottom w:val="none" w:sz="0" w:space="0" w:color="auto"/>
        <w:right w:val="none" w:sz="0" w:space="0" w:color="auto"/>
      </w:divBdr>
    </w:div>
    <w:div w:id="517043567">
      <w:bodyDiv w:val="1"/>
      <w:marLeft w:val="0"/>
      <w:marRight w:val="0"/>
      <w:marTop w:val="0"/>
      <w:marBottom w:val="0"/>
      <w:divBdr>
        <w:top w:val="none" w:sz="0" w:space="0" w:color="auto"/>
        <w:left w:val="none" w:sz="0" w:space="0" w:color="auto"/>
        <w:bottom w:val="none" w:sz="0" w:space="0" w:color="auto"/>
        <w:right w:val="none" w:sz="0" w:space="0" w:color="auto"/>
      </w:divBdr>
    </w:div>
    <w:div w:id="517694557">
      <w:bodyDiv w:val="1"/>
      <w:marLeft w:val="0"/>
      <w:marRight w:val="0"/>
      <w:marTop w:val="0"/>
      <w:marBottom w:val="0"/>
      <w:divBdr>
        <w:top w:val="none" w:sz="0" w:space="0" w:color="auto"/>
        <w:left w:val="none" w:sz="0" w:space="0" w:color="auto"/>
        <w:bottom w:val="none" w:sz="0" w:space="0" w:color="auto"/>
        <w:right w:val="none" w:sz="0" w:space="0" w:color="auto"/>
      </w:divBdr>
    </w:div>
    <w:div w:id="517742441">
      <w:bodyDiv w:val="1"/>
      <w:marLeft w:val="0"/>
      <w:marRight w:val="0"/>
      <w:marTop w:val="0"/>
      <w:marBottom w:val="0"/>
      <w:divBdr>
        <w:top w:val="none" w:sz="0" w:space="0" w:color="auto"/>
        <w:left w:val="none" w:sz="0" w:space="0" w:color="auto"/>
        <w:bottom w:val="none" w:sz="0" w:space="0" w:color="auto"/>
        <w:right w:val="none" w:sz="0" w:space="0" w:color="auto"/>
      </w:divBdr>
    </w:div>
    <w:div w:id="517742753">
      <w:bodyDiv w:val="1"/>
      <w:marLeft w:val="0"/>
      <w:marRight w:val="0"/>
      <w:marTop w:val="0"/>
      <w:marBottom w:val="0"/>
      <w:divBdr>
        <w:top w:val="none" w:sz="0" w:space="0" w:color="auto"/>
        <w:left w:val="none" w:sz="0" w:space="0" w:color="auto"/>
        <w:bottom w:val="none" w:sz="0" w:space="0" w:color="auto"/>
        <w:right w:val="none" w:sz="0" w:space="0" w:color="auto"/>
      </w:divBdr>
    </w:div>
    <w:div w:id="517743254">
      <w:bodyDiv w:val="1"/>
      <w:marLeft w:val="0"/>
      <w:marRight w:val="0"/>
      <w:marTop w:val="0"/>
      <w:marBottom w:val="0"/>
      <w:divBdr>
        <w:top w:val="none" w:sz="0" w:space="0" w:color="auto"/>
        <w:left w:val="none" w:sz="0" w:space="0" w:color="auto"/>
        <w:bottom w:val="none" w:sz="0" w:space="0" w:color="auto"/>
        <w:right w:val="none" w:sz="0" w:space="0" w:color="auto"/>
      </w:divBdr>
    </w:div>
    <w:div w:id="518276865">
      <w:bodyDiv w:val="1"/>
      <w:marLeft w:val="0"/>
      <w:marRight w:val="0"/>
      <w:marTop w:val="0"/>
      <w:marBottom w:val="0"/>
      <w:divBdr>
        <w:top w:val="none" w:sz="0" w:space="0" w:color="auto"/>
        <w:left w:val="none" w:sz="0" w:space="0" w:color="auto"/>
        <w:bottom w:val="none" w:sz="0" w:space="0" w:color="auto"/>
        <w:right w:val="none" w:sz="0" w:space="0" w:color="auto"/>
      </w:divBdr>
    </w:div>
    <w:div w:id="518471497">
      <w:bodyDiv w:val="1"/>
      <w:marLeft w:val="0"/>
      <w:marRight w:val="0"/>
      <w:marTop w:val="0"/>
      <w:marBottom w:val="0"/>
      <w:divBdr>
        <w:top w:val="none" w:sz="0" w:space="0" w:color="auto"/>
        <w:left w:val="none" w:sz="0" w:space="0" w:color="auto"/>
        <w:bottom w:val="none" w:sz="0" w:space="0" w:color="auto"/>
        <w:right w:val="none" w:sz="0" w:space="0" w:color="auto"/>
      </w:divBdr>
    </w:div>
    <w:div w:id="518660240">
      <w:bodyDiv w:val="1"/>
      <w:marLeft w:val="0"/>
      <w:marRight w:val="0"/>
      <w:marTop w:val="0"/>
      <w:marBottom w:val="0"/>
      <w:divBdr>
        <w:top w:val="none" w:sz="0" w:space="0" w:color="auto"/>
        <w:left w:val="none" w:sz="0" w:space="0" w:color="auto"/>
        <w:bottom w:val="none" w:sz="0" w:space="0" w:color="auto"/>
        <w:right w:val="none" w:sz="0" w:space="0" w:color="auto"/>
      </w:divBdr>
    </w:div>
    <w:div w:id="518860690">
      <w:bodyDiv w:val="1"/>
      <w:marLeft w:val="0"/>
      <w:marRight w:val="0"/>
      <w:marTop w:val="0"/>
      <w:marBottom w:val="0"/>
      <w:divBdr>
        <w:top w:val="none" w:sz="0" w:space="0" w:color="auto"/>
        <w:left w:val="none" w:sz="0" w:space="0" w:color="auto"/>
        <w:bottom w:val="none" w:sz="0" w:space="0" w:color="auto"/>
        <w:right w:val="none" w:sz="0" w:space="0" w:color="auto"/>
      </w:divBdr>
    </w:div>
    <w:div w:id="519468631">
      <w:bodyDiv w:val="1"/>
      <w:marLeft w:val="0"/>
      <w:marRight w:val="0"/>
      <w:marTop w:val="0"/>
      <w:marBottom w:val="0"/>
      <w:divBdr>
        <w:top w:val="none" w:sz="0" w:space="0" w:color="auto"/>
        <w:left w:val="none" w:sz="0" w:space="0" w:color="auto"/>
        <w:bottom w:val="none" w:sz="0" w:space="0" w:color="auto"/>
        <w:right w:val="none" w:sz="0" w:space="0" w:color="auto"/>
      </w:divBdr>
    </w:div>
    <w:div w:id="519777723">
      <w:bodyDiv w:val="1"/>
      <w:marLeft w:val="0"/>
      <w:marRight w:val="0"/>
      <w:marTop w:val="0"/>
      <w:marBottom w:val="0"/>
      <w:divBdr>
        <w:top w:val="none" w:sz="0" w:space="0" w:color="auto"/>
        <w:left w:val="none" w:sz="0" w:space="0" w:color="auto"/>
        <w:bottom w:val="none" w:sz="0" w:space="0" w:color="auto"/>
        <w:right w:val="none" w:sz="0" w:space="0" w:color="auto"/>
      </w:divBdr>
    </w:div>
    <w:div w:id="519973236">
      <w:bodyDiv w:val="1"/>
      <w:marLeft w:val="0"/>
      <w:marRight w:val="0"/>
      <w:marTop w:val="0"/>
      <w:marBottom w:val="0"/>
      <w:divBdr>
        <w:top w:val="none" w:sz="0" w:space="0" w:color="auto"/>
        <w:left w:val="none" w:sz="0" w:space="0" w:color="auto"/>
        <w:bottom w:val="none" w:sz="0" w:space="0" w:color="auto"/>
        <w:right w:val="none" w:sz="0" w:space="0" w:color="auto"/>
      </w:divBdr>
    </w:div>
    <w:div w:id="520238991">
      <w:bodyDiv w:val="1"/>
      <w:marLeft w:val="0"/>
      <w:marRight w:val="0"/>
      <w:marTop w:val="0"/>
      <w:marBottom w:val="0"/>
      <w:divBdr>
        <w:top w:val="none" w:sz="0" w:space="0" w:color="auto"/>
        <w:left w:val="none" w:sz="0" w:space="0" w:color="auto"/>
        <w:bottom w:val="none" w:sz="0" w:space="0" w:color="auto"/>
        <w:right w:val="none" w:sz="0" w:space="0" w:color="auto"/>
      </w:divBdr>
    </w:div>
    <w:div w:id="520823695">
      <w:bodyDiv w:val="1"/>
      <w:marLeft w:val="0"/>
      <w:marRight w:val="0"/>
      <w:marTop w:val="0"/>
      <w:marBottom w:val="0"/>
      <w:divBdr>
        <w:top w:val="none" w:sz="0" w:space="0" w:color="auto"/>
        <w:left w:val="none" w:sz="0" w:space="0" w:color="auto"/>
        <w:bottom w:val="none" w:sz="0" w:space="0" w:color="auto"/>
        <w:right w:val="none" w:sz="0" w:space="0" w:color="auto"/>
      </w:divBdr>
    </w:div>
    <w:div w:id="521362209">
      <w:bodyDiv w:val="1"/>
      <w:marLeft w:val="0"/>
      <w:marRight w:val="0"/>
      <w:marTop w:val="0"/>
      <w:marBottom w:val="0"/>
      <w:divBdr>
        <w:top w:val="none" w:sz="0" w:space="0" w:color="auto"/>
        <w:left w:val="none" w:sz="0" w:space="0" w:color="auto"/>
        <w:bottom w:val="none" w:sz="0" w:space="0" w:color="auto"/>
        <w:right w:val="none" w:sz="0" w:space="0" w:color="auto"/>
      </w:divBdr>
    </w:div>
    <w:div w:id="521548655">
      <w:bodyDiv w:val="1"/>
      <w:marLeft w:val="0"/>
      <w:marRight w:val="0"/>
      <w:marTop w:val="0"/>
      <w:marBottom w:val="0"/>
      <w:divBdr>
        <w:top w:val="none" w:sz="0" w:space="0" w:color="auto"/>
        <w:left w:val="none" w:sz="0" w:space="0" w:color="auto"/>
        <w:bottom w:val="none" w:sz="0" w:space="0" w:color="auto"/>
        <w:right w:val="none" w:sz="0" w:space="0" w:color="auto"/>
      </w:divBdr>
    </w:div>
    <w:div w:id="521893874">
      <w:bodyDiv w:val="1"/>
      <w:marLeft w:val="0"/>
      <w:marRight w:val="0"/>
      <w:marTop w:val="0"/>
      <w:marBottom w:val="0"/>
      <w:divBdr>
        <w:top w:val="none" w:sz="0" w:space="0" w:color="auto"/>
        <w:left w:val="none" w:sz="0" w:space="0" w:color="auto"/>
        <w:bottom w:val="none" w:sz="0" w:space="0" w:color="auto"/>
        <w:right w:val="none" w:sz="0" w:space="0" w:color="auto"/>
      </w:divBdr>
    </w:div>
    <w:div w:id="521943124">
      <w:bodyDiv w:val="1"/>
      <w:marLeft w:val="0"/>
      <w:marRight w:val="0"/>
      <w:marTop w:val="0"/>
      <w:marBottom w:val="0"/>
      <w:divBdr>
        <w:top w:val="none" w:sz="0" w:space="0" w:color="auto"/>
        <w:left w:val="none" w:sz="0" w:space="0" w:color="auto"/>
        <w:bottom w:val="none" w:sz="0" w:space="0" w:color="auto"/>
        <w:right w:val="none" w:sz="0" w:space="0" w:color="auto"/>
      </w:divBdr>
    </w:div>
    <w:div w:id="522212594">
      <w:bodyDiv w:val="1"/>
      <w:marLeft w:val="0"/>
      <w:marRight w:val="0"/>
      <w:marTop w:val="0"/>
      <w:marBottom w:val="0"/>
      <w:divBdr>
        <w:top w:val="none" w:sz="0" w:space="0" w:color="auto"/>
        <w:left w:val="none" w:sz="0" w:space="0" w:color="auto"/>
        <w:bottom w:val="none" w:sz="0" w:space="0" w:color="auto"/>
        <w:right w:val="none" w:sz="0" w:space="0" w:color="auto"/>
      </w:divBdr>
    </w:div>
    <w:div w:id="523444249">
      <w:bodyDiv w:val="1"/>
      <w:marLeft w:val="0"/>
      <w:marRight w:val="0"/>
      <w:marTop w:val="0"/>
      <w:marBottom w:val="0"/>
      <w:divBdr>
        <w:top w:val="none" w:sz="0" w:space="0" w:color="auto"/>
        <w:left w:val="none" w:sz="0" w:space="0" w:color="auto"/>
        <w:bottom w:val="none" w:sz="0" w:space="0" w:color="auto"/>
        <w:right w:val="none" w:sz="0" w:space="0" w:color="auto"/>
      </w:divBdr>
    </w:div>
    <w:div w:id="527524981">
      <w:bodyDiv w:val="1"/>
      <w:marLeft w:val="0"/>
      <w:marRight w:val="0"/>
      <w:marTop w:val="0"/>
      <w:marBottom w:val="0"/>
      <w:divBdr>
        <w:top w:val="none" w:sz="0" w:space="0" w:color="auto"/>
        <w:left w:val="none" w:sz="0" w:space="0" w:color="auto"/>
        <w:bottom w:val="none" w:sz="0" w:space="0" w:color="auto"/>
        <w:right w:val="none" w:sz="0" w:space="0" w:color="auto"/>
      </w:divBdr>
    </w:div>
    <w:div w:id="527720198">
      <w:bodyDiv w:val="1"/>
      <w:marLeft w:val="0"/>
      <w:marRight w:val="0"/>
      <w:marTop w:val="0"/>
      <w:marBottom w:val="0"/>
      <w:divBdr>
        <w:top w:val="none" w:sz="0" w:space="0" w:color="auto"/>
        <w:left w:val="none" w:sz="0" w:space="0" w:color="auto"/>
        <w:bottom w:val="none" w:sz="0" w:space="0" w:color="auto"/>
        <w:right w:val="none" w:sz="0" w:space="0" w:color="auto"/>
      </w:divBdr>
    </w:div>
    <w:div w:id="529144645">
      <w:bodyDiv w:val="1"/>
      <w:marLeft w:val="0"/>
      <w:marRight w:val="0"/>
      <w:marTop w:val="0"/>
      <w:marBottom w:val="0"/>
      <w:divBdr>
        <w:top w:val="none" w:sz="0" w:space="0" w:color="auto"/>
        <w:left w:val="none" w:sz="0" w:space="0" w:color="auto"/>
        <w:bottom w:val="none" w:sz="0" w:space="0" w:color="auto"/>
        <w:right w:val="none" w:sz="0" w:space="0" w:color="auto"/>
      </w:divBdr>
    </w:div>
    <w:div w:id="529998390">
      <w:bodyDiv w:val="1"/>
      <w:marLeft w:val="0"/>
      <w:marRight w:val="0"/>
      <w:marTop w:val="0"/>
      <w:marBottom w:val="0"/>
      <w:divBdr>
        <w:top w:val="none" w:sz="0" w:space="0" w:color="auto"/>
        <w:left w:val="none" w:sz="0" w:space="0" w:color="auto"/>
        <w:bottom w:val="none" w:sz="0" w:space="0" w:color="auto"/>
        <w:right w:val="none" w:sz="0" w:space="0" w:color="auto"/>
      </w:divBdr>
    </w:div>
    <w:div w:id="530260918">
      <w:bodyDiv w:val="1"/>
      <w:marLeft w:val="0"/>
      <w:marRight w:val="0"/>
      <w:marTop w:val="0"/>
      <w:marBottom w:val="0"/>
      <w:divBdr>
        <w:top w:val="none" w:sz="0" w:space="0" w:color="auto"/>
        <w:left w:val="none" w:sz="0" w:space="0" w:color="auto"/>
        <w:bottom w:val="none" w:sz="0" w:space="0" w:color="auto"/>
        <w:right w:val="none" w:sz="0" w:space="0" w:color="auto"/>
      </w:divBdr>
    </w:div>
    <w:div w:id="530605082">
      <w:bodyDiv w:val="1"/>
      <w:marLeft w:val="0"/>
      <w:marRight w:val="0"/>
      <w:marTop w:val="0"/>
      <w:marBottom w:val="0"/>
      <w:divBdr>
        <w:top w:val="none" w:sz="0" w:space="0" w:color="auto"/>
        <w:left w:val="none" w:sz="0" w:space="0" w:color="auto"/>
        <w:bottom w:val="none" w:sz="0" w:space="0" w:color="auto"/>
        <w:right w:val="none" w:sz="0" w:space="0" w:color="auto"/>
      </w:divBdr>
    </w:div>
    <w:div w:id="530607759">
      <w:bodyDiv w:val="1"/>
      <w:marLeft w:val="0"/>
      <w:marRight w:val="0"/>
      <w:marTop w:val="0"/>
      <w:marBottom w:val="0"/>
      <w:divBdr>
        <w:top w:val="none" w:sz="0" w:space="0" w:color="auto"/>
        <w:left w:val="none" w:sz="0" w:space="0" w:color="auto"/>
        <w:bottom w:val="none" w:sz="0" w:space="0" w:color="auto"/>
        <w:right w:val="none" w:sz="0" w:space="0" w:color="auto"/>
      </w:divBdr>
    </w:div>
    <w:div w:id="531068092">
      <w:bodyDiv w:val="1"/>
      <w:marLeft w:val="0"/>
      <w:marRight w:val="0"/>
      <w:marTop w:val="0"/>
      <w:marBottom w:val="0"/>
      <w:divBdr>
        <w:top w:val="none" w:sz="0" w:space="0" w:color="auto"/>
        <w:left w:val="none" w:sz="0" w:space="0" w:color="auto"/>
        <w:bottom w:val="none" w:sz="0" w:space="0" w:color="auto"/>
        <w:right w:val="none" w:sz="0" w:space="0" w:color="auto"/>
      </w:divBdr>
    </w:div>
    <w:div w:id="531843141">
      <w:bodyDiv w:val="1"/>
      <w:marLeft w:val="0"/>
      <w:marRight w:val="0"/>
      <w:marTop w:val="0"/>
      <w:marBottom w:val="0"/>
      <w:divBdr>
        <w:top w:val="none" w:sz="0" w:space="0" w:color="auto"/>
        <w:left w:val="none" w:sz="0" w:space="0" w:color="auto"/>
        <w:bottom w:val="none" w:sz="0" w:space="0" w:color="auto"/>
        <w:right w:val="none" w:sz="0" w:space="0" w:color="auto"/>
      </w:divBdr>
    </w:div>
    <w:div w:id="535315137">
      <w:bodyDiv w:val="1"/>
      <w:marLeft w:val="0"/>
      <w:marRight w:val="0"/>
      <w:marTop w:val="0"/>
      <w:marBottom w:val="0"/>
      <w:divBdr>
        <w:top w:val="none" w:sz="0" w:space="0" w:color="auto"/>
        <w:left w:val="none" w:sz="0" w:space="0" w:color="auto"/>
        <w:bottom w:val="none" w:sz="0" w:space="0" w:color="auto"/>
        <w:right w:val="none" w:sz="0" w:space="0" w:color="auto"/>
      </w:divBdr>
    </w:div>
    <w:div w:id="535584209">
      <w:bodyDiv w:val="1"/>
      <w:marLeft w:val="0"/>
      <w:marRight w:val="0"/>
      <w:marTop w:val="0"/>
      <w:marBottom w:val="0"/>
      <w:divBdr>
        <w:top w:val="none" w:sz="0" w:space="0" w:color="auto"/>
        <w:left w:val="none" w:sz="0" w:space="0" w:color="auto"/>
        <w:bottom w:val="none" w:sz="0" w:space="0" w:color="auto"/>
        <w:right w:val="none" w:sz="0" w:space="0" w:color="auto"/>
      </w:divBdr>
    </w:div>
    <w:div w:id="536235238">
      <w:bodyDiv w:val="1"/>
      <w:marLeft w:val="0"/>
      <w:marRight w:val="0"/>
      <w:marTop w:val="0"/>
      <w:marBottom w:val="0"/>
      <w:divBdr>
        <w:top w:val="none" w:sz="0" w:space="0" w:color="auto"/>
        <w:left w:val="none" w:sz="0" w:space="0" w:color="auto"/>
        <w:bottom w:val="none" w:sz="0" w:space="0" w:color="auto"/>
        <w:right w:val="none" w:sz="0" w:space="0" w:color="auto"/>
      </w:divBdr>
    </w:div>
    <w:div w:id="537353493">
      <w:bodyDiv w:val="1"/>
      <w:marLeft w:val="0"/>
      <w:marRight w:val="0"/>
      <w:marTop w:val="0"/>
      <w:marBottom w:val="0"/>
      <w:divBdr>
        <w:top w:val="none" w:sz="0" w:space="0" w:color="auto"/>
        <w:left w:val="none" w:sz="0" w:space="0" w:color="auto"/>
        <w:bottom w:val="none" w:sz="0" w:space="0" w:color="auto"/>
        <w:right w:val="none" w:sz="0" w:space="0" w:color="auto"/>
      </w:divBdr>
    </w:div>
    <w:div w:id="537427290">
      <w:bodyDiv w:val="1"/>
      <w:marLeft w:val="0"/>
      <w:marRight w:val="0"/>
      <w:marTop w:val="0"/>
      <w:marBottom w:val="0"/>
      <w:divBdr>
        <w:top w:val="none" w:sz="0" w:space="0" w:color="auto"/>
        <w:left w:val="none" w:sz="0" w:space="0" w:color="auto"/>
        <w:bottom w:val="none" w:sz="0" w:space="0" w:color="auto"/>
        <w:right w:val="none" w:sz="0" w:space="0" w:color="auto"/>
      </w:divBdr>
    </w:div>
    <w:div w:id="538007540">
      <w:bodyDiv w:val="1"/>
      <w:marLeft w:val="0"/>
      <w:marRight w:val="0"/>
      <w:marTop w:val="0"/>
      <w:marBottom w:val="0"/>
      <w:divBdr>
        <w:top w:val="none" w:sz="0" w:space="0" w:color="auto"/>
        <w:left w:val="none" w:sz="0" w:space="0" w:color="auto"/>
        <w:bottom w:val="none" w:sz="0" w:space="0" w:color="auto"/>
        <w:right w:val="none" w:sz="0" w:space="0" w:color="auto"/>
      </w:divBdr>
    </w:div>
    <w:div w:id="538668200">
      <w:bodyDiv w:val="1"/>
      <w:marLeft w:val="0"/>
      <w:marRight w:val="0"/>
      <w:marTop w:val="0"/>
      <w:marBottom w:val="0"/>
      <w:divBdr>
        <w:top w:val="none" w:sz="0" w:space="0" w:color="auto"/>
        <w:left w:val="none" w:sz="0" w:space="0" w:color="auto"/>
        <w:bottom w:val="none" w:sz="0" w:space="0" w:color="auto"/>
        <w:right w:val="none" w:sz="0" w:space="0" w:color="auto"/>
      </w:divBdr>
    </w:div>
    <w:div w:id="538780220">
      <w:bodyDiv w:val="1"/>
      <w:marLeft w:val="0"/>
      <w:marRight w:val="0"/>
      <w:marTop w:val="0"/>
      <w:marBottom w:val="0"/>
      <w:divBdr>
        <w:top w:val="none" w:sz="0" w:space="0" w:color="auto"/>
        <w:left w:val="none" w:sz="0" w:space="0" w:color="auto"/>
        <w:bottom w:val="none" w:sz="0" w:space="0" w:color="auto"/>
        <w:right w:val="none" w:sz="0" w:space="0" w:color="auto"/>
      </w:divBdr>
    </w:div>
    <w:div w:id="539436579">
      <w:bodyDiv w:val="1"/>
      <w:marLeft w:val="0"/>
      <w:marRight w:val="0"/>
      <w:marTop w:val="0"/>
      <w:marBottom w:val="0"/>
      <w:divBdr>
        <w:top w:val="none" w:sz="0" w:space="0" w:color="auto"/>
        <w:left w:val="none" w:sz="0" w:space="0" w:color="auto"/>
        <w:bottom w:val="none" w:sz="0" w:space="0" w:color="auto"/>
        <w:right w:val="none" w:sz="0" w:space="0" w:color="auto"/>
      </w:divBdr>
    </w:div>
    <w:div w:id="539634358">
      <w:bodyDiv w:val="1"/>
      <w:marLeft w:val="0"/>
      <w:marRight w:val="0"/>
      <w:marTop w:val="0"/>
      <w:marBottom w:val="0"/>
      <w:divBdr>
        <w:top w:val="none" w:sz="0" w:space="0" w:color="auto"/>
        <w:left w:val="none" w:sz="0" w:space="0" w:color="auto"/>
        <w:bottom w:val="none" w:sz="0" w:space="0" w:color="auto"/>
        <w:right w:val="none" w:sz="0" w:space="0" w:color="auto"/>
      </w:divBdr>
    </w:div>
    <w:div w:id="540703356">
      <w:bodyDiv w:val="1"/>
      <w:marLeft w:val="0"/>
      <w:marRight w:val="0"/>
      <w:marTop w:val="0"/>
      <w:marBottom w:val="0"/>
      <w:divBdr>
        <w:top w:val="none" w:sz="0" w:space="0" w:color="auto"/>
        <w:left w:val="none" w:sz="0" w:space="0" w:color="auto"/>
        <w:bottom w:val="none" w:sz="0" w:space="0" w:color="auto"/>
        <w:right w:val="none" w:sz="0" w:space="0" w:color="auto"/>
      </w:divBdr>
    </w:div>
    <w:div w:id="541407562">
      <w:bodyDiv w:val="1"/>
      <w:marLeft w:val="0"/>
      <w:marRight w:val="0"/>
      <w:marTop w:val="0"/>
      <w:marBottom w:val="0"/>
      <w:divBdr>
        <w:top w:val="none" w:sz="0" w:space="0" w:color="auto"/>
        <w:left w:val="none" w:sz="0" w:space="0" w:color="auto"/>
        <w:bottom w:val="none" w:sz="0" w:space="0" w:color="auto"/>
        <w:right w:val="none" w:sz="0" w:space="0" w:color="auto"/>
      </w:divBdr>
    </w:div>
    <w:div w:id="541597867">
      <w:bodyDiv w:val="1"/>
      <w:marLeft w:val="0"/>
      <w:marRight w:val="0"/>
      <w:marTop w:val="0"/>
      <w:marBottom w:val="0"/>
      <w:divBdr>
        <w:top w:val="none" w:sz="0" w:space="0" w:color="auto"/>
        <w:left w:val="none" w:sz="0" w:space="0" w:color="auto"/>
        <w:bottom w:val="none" w:sz="0" w:space="0" w:color="auto"/>
        <w:right w:val="none" w:sz="0" w:space="0" w:color="auto"/>
      </w:divBdr>
    </w:div>
    <w:div w:id="541675363">
      <w:bodyDiv w:val="1"/>
      <w:marLeft w:val="0"/>
      <w:marRight w:val="0"/>
      <w:marTop w:val="0"/>
      <w:marBottom w:val="0"/>
      <w:divBdr>
        <w:top w:val="none" w:sz="0" w:space="0" w:color="auto"/>
        <w:left w:val="none" w:sz="0" w:space="0" w:color="auto"/>
        <w:bottom w:val="none" w:sz="0" w:space="0" w:color="auto"/>
        <w:right w:val="none" w:sz="0" w:space="0" w:color="auto"/>
      </w:divBdr>
    </w:div>
    <w:div w:id="541790260">
      <w:bodyDiv w:val="1"/>
      <w:marLeft w:val="0"/>
      <w:marRight w:val="0"/>
      <w:marTop w:val="0"/>
      <w:marBottom w:val="0"/>
      <w:divBdr>
        <w:top w:val="none" w:sz="0" w:space="0" w:color="auto"/>
        <w:left w:val="none" w:sz="0" w:space="0" w:color="auto"/>
        <w:bottom w:val="none" w:sz="0" w:space="0" w:color="auto"/>
        <w:right w:val="none" w:sz="0" w:space="0" w:color="auto"/>
      </w:divBdr>
    </w:div>
    <w:div w:id="542249676">
      <w:bodyDiv w:val="1"/>
      <w:marLeft w:val="0"/>
      <w:marRight w:val="0"/>
      <w:marTop w:val="0"/>
      <w:marBottom w:val="0"/>
      <w:divBdr>
        <w:top w:val="none" w:sz="0" w:space="0" w:color="auto"/>
        <w:left w:val="none" w:sz="0" w:space="0" w:color="auto"/>
        <w:bottom w:val="none" w:sz="0" w:space="0" w:color="auto"/>
        <w:right w:val="none" w:sz="0" w:space="0" w:color="auto"/>
      </w:divBdr>
    </w:div>
    <w:div w:id="542332294">
      <w:bodyDiv w:val="1"/>
      <w:marLeft w:val="0"/>
      <w:marRight w:val="0"/>
      <w:marTop w:val="0"/>
      <w:marBottom w:val="0"/>
      <w:divBdr>
        <w:top w:val="none" w:sz="0" w:space="0" w:color="auto"/>
        <w:left w:val="none" w:sz="0" w:space="0" w:color="auto"/>
        <w:bottom w:val="none" w:sz="0" w:space="0" w:color="auto"/>
        <w:right w:val="none" w:sz="0" w:space="0" w:color="auto"/>
      </w:divBdr>
    </w:div>
    <w:div w:id="542980681">
      <w:bodyDiv w:val="1"/>
      <w:marLeft w:val="0"/>
      <w:marRight w:val="0"/>
      <w:marTop w:val="0"/>
      <w:marBottom w:val="0"/>
      <w:divBdr>
        <w:top w:val="none" w:sz="0" w:space="0" w:color="auto"/>
        <w:left w:val="none" w:sz="0" w:space="0" w:color="auto"/>
        <w:bottom w:val="none" w:sz="0" w:space="0" w:color="auto"/>
        <w:right w:val="none" w:sz="0" w:space="0" w:color="auto"/>
      </w:divBdr>
    </w:div>
    <w:div w:id="543368597">
      <w:bodyDiv w:val="1"/>
      <w:marLeft w:val="0"/>
      <w:marRight w:val="0"/>
      <w:marTop w:val="0"/>
      <w:marBottom w:val="0"/>
      <w:divBdr>
        <w:top w:val="none" w:sz="0" w:space="0" w:color="auto"/>
        <w:left w:val="none" w:sz="0" w:space="0" w:color="auto"/>
        <w:bottom w:val="none" w:sz="0" w:space="0" w:color="auto"/>
        <w:right w:val="none" w:sz="0" w:space="0" w:color="auto"/>
      </w:divBdr>
    </w:div>
    <w:div w:id="544760220">
      <w:bodyDiv w:val="1"/>
      <w:marLeft w:val="0"/>
      <w:marRight w:val="0"/>
      <w:marTop w:val="0"/>
      <w:marBottom w:val="0"/>
      <w:divBdr>
        <w:top w:val="none" w:sz="0" w:space="0" w:color="auto"/>
        <w:left w:val="none" w:sz="0" w:space="0" w:color="auto"/>
        <w:bottom w:val="none" w:sz="0" w:space="0" w:color="auto"/>
        <w:right w:val="none" w:sz="0" w:space="0" w:color="auto"/>
      </w:divBdr>
    </w:div>
    <w:div w:id="545066623">
      <w:bodyDiv w:val="1"/>
      <w:marLeft w:val="0"/>
      <w:marRight w:val="0"/>
      <w:marTop w:val="0"/>
      <w:marBottom w:val="0"/>
      <w:divBdr>
        <w:top w:val="none" w:sz="0" w:space="0" w:color="auto"/>
        <w:left w:val="none" w:sz="0" w:space="0" w:color="auto"/>
        <w:bottom w:val="none" w:sz="0" w:space="0" w:color="auto"/>
        <w:right w:val="none" w:sz="0" w:space="0" w:color="auto"/>
      </w:divBdr>
    </w:div>
    <w:div w:id="545262892">
      <w:bodyDiv w:val="1"/>
      <w:marLeft w:val="0"/>
      <w:marRight w:val="0"/>
      <w:marTop w:val="0"/>
      <w:marBottom w:val="0"/>
      <w:divBdr>
        <w:top w:val="none" w:sz="0" w:space="0" w:color="auto"/>
        <w:left w:val="none" w:sz="0" w:space="0" w:color="auto"/>
        <w:bottom w:val="none" w:sz="0" w:space="0" w:color="auto"/>
        <w:right w:val="none" w:sz="0" w:space="0" w:color="auto"/>
      </w:divBdr>
    </w:div>
    <w:div w:id="546264533">
      <w:bodyDiv w:val="1"/>
      <w:marLeft w:val="0"/>
      <w:marRight w:val="0"/>
      <w:marTop w:val="0"/>
      <w:marBottom w:val="0"/>
      <w:divBdr>
        <w:top w:val="none" w:sz="0" w:space="0" w:color="auto"/>
        <w:left w:val="none" w:sz="0" w:space="0" w:color="auto"/>
        <w:bottom w:val="none" w:sz="0" w:space="0" w:color="auto"/>
        <w:right w:val="none" w:sz="0" w:space="0" w:color="auto"/>
      </w:divBdr>
    </w:div>
    <w:div w:id="546453867">
      <w:bodyDiv w:val="1"/>
      <w:marLeft w:val="0"/>
      <w:marRight w:val="0"/>
      <w:marTop w:val="0"/>
      <w:marBottom w:val="0"/>
      <w:divBdr>
        <w:top w:val="none" w:sz="0" w:space="0" w:color="auto"/>
        <w:left w:val="none" w:sz="0" w:space="0" w:color="auto"/>
        <w:bottom w:val="none" w:sz="0" w:space="0" w:color="auto"/>
        <w:right w:val="none" w:sz="0" w:space="0" w:color="auto"/>
      </w:divBdr>
    </w:div>
    <w:div w:id="546458662">
      <w:bodyDiv w:val="1"/>
      <w:marLeft w:val="0"/>
      <w:marRight w:val="0"/>
      <w:marTop w:val="0"/>
      <w:marBottom w:val="0"/>
      <w:divBdr>
        <w:top w:val="none" w:sz="0" w:space="0" w:color="auto"/>
        <w:left w:val="none" w:sz="0" w:space="0" w:color="auto"/>
        <w:bottom w:val="none" w:sz="0" w:space="0" w:color="auto"/>
        <w:right w:val="none" w:sz="0" w:space="0" w:color="auto"/>
      </w:divBdr>
    </w:div>
    <w:div w:id="547032376">
      <w:bodyDiv w:val="1"/>
      <w:marLeft w:val="0"/>
      <w:marRight w:val="0"/>
      <w:marTop w:val="0"/>
      <w:marBottom w:val="0"/>
      <w:divBdr>
        <w:top w:val="none" w:sz="0" w:space="0" w:color="auto"/>
        <w:left w:val="none" w:sz="0" w:space="0" w:color="auto"/>
        <w:bottom w:val="none" w:sz="0" w:space="0" w:color="auto"/>
        <w:right w:val="none" w:sz="0" w:space="0" w:color="auto"/>
      </w:divBdr>
    </w:div>
    <w:div w:id="547034347">
      <w:bodyDiv w:val="1"/>
      <w:marLeft w:val="0"/>
      <w:marRight w:val="0"/>
      <w:marTop w:val="0"/>
      <w:marBottom w:val="0"/>
      <w:divBdr>
        <w:top w:val="none" w:sz="0" w:space="0" w:color="auto"/>
        <w:left w:val="none" w:sz="0" w:space="0" w:color="auto"/>
        <w:bottom w:val="none" w:sz="0" w:space="0" w:color="auto"/>
        <w:right w:val="none" w:sz="0" w:space="0" w:color="auto"/>
      </w:divBdr>
    </w:div>
    <w:div w:id="547836820">
      <w:bodyDiv w:val="1"/>
      <w:marLeft w:val="0"/>
      <w:marRight w:val="0"/>
      <w:marTop w:val="0"/>
      <w:marBottom w:val="0"/>
      <w:divBdr>
        <w:top w:val="none" w:sz="0" w:space="0" w:color="auto"/>
        <w:left w:val="none" w:sz="0" w:space="0" w:color="auto"/>
        <w:bottom w:val="none" w:sz="0" w:space="0" w:color="auto"/>
        <w:right w:val="none" w:sz="0" w:space="0" w:color="auto"/>
      </w:divBdr>
    </w:div>
    <w:div w:id="547841986">
      <w:bodyDiv w:val="1"/>
      <w:marLeft w:val="0"/>
      <w:marRight w:val="0"/>
      <w:marTop w:val="0"/>
      <w:marBottom w:val="0"/>
      <w:divBdr>
        <w:top w:val="none" w:sz="0" w:space="0" w:color="auto"/>
        <w:left w:val="none" w:sz="0" w:space="0" w:color="auto"/>
        <w:bottom w:val="none" w:sz="0" w:space="0" w:color="auto"/>
        <w:right w:val="none" w:sz="0" w:space="0" w:color="auto"/>
      </w:divBdr>
    </w:div>
    <w:div w:id="548035435">
      <w:bodyDiv w:val="1"/>
      <w:marLeft w:val="0"/>
      <w:marRight w:val="0"/>
      <w:marTop w:val="0"/>
      <w:marBottom w:val="0"/>
      <w:divBdr>
        <w:top w:val="none" w:sz="0" w:space="0" w:color="auto"/>
        <w:left w:val="none" w:sz="0" w:space="0" w:color="auto"/>
        <w:bottom w:val="none" w:sz="0" w:space="0" w:color="auto"/>
        <w:right w:val="none" w:sz="0" w:space="0" w:color="auto"/>
      </w:divBdr>
    </w:div>
    <w:div w:id="548419594">
      <w:bodyDiv w:val="1"/>
      <w:marLeft w:val="0"/>
      <w:marRight w:val="0"/>
      <w:marTop w:val="0"/>
      <w:marBottom w:val="0"/>
      <w:divBdr>
        <w:top w:val="none" w:sz="0" w:space="0" w:color="auto"/>
        <w:left w:val="none" w:sz="0" w:space="0" w:color="auto"/>
        <w:bottom w:val="none" w:sz="0" w:space="0" w:color="auto"/>
        <w:right w:val="none" w:sz="0" w:space="0" w:color="auto"/>
      </w:divBdr>
    </w:div>
    <w:div w:id="548758938">
      <w:bodyDiv w:val="1"/>
      <w:marLeft w:val="0"/>
      <w:marRight w:val="0"/>
      <w:marTop w:val="0"/>
      <w:marBottom w:val="0"/>
      <w:divBdr>
        <w:top w:val="none" w:sz="0" w:space="0" w:color="auto"/>
        <w:left w:val="none" w:sz="0" w:space="0" w:color="auto"/>
        <w:bottom w:val="none" w:sz="0" w:space="0" w:color="auto"/>
        <w:right w:val="none" w:sz="0" w:space="0" w:color="auto"/>
      </w:divBdr>
    </w:div>
    <w:div w:id="550306351">
      <w:bodyDiv w:val="1"/>
      <w:marLeft w:val="0"/>
      <w:marRight w:val="0"/>
      <w:marTop w:val="0"/>
      <w:marBottom w:val="0"/>
      <w:divBdr>
        <w:top w:val="none" w:sz="0" w:space="0" w:color="auto"/>
        <w:left w:val="none" w:sz="0" w:space="0" w:color="auto"/>
        <w:bottom w:val="none" w:sz="0" w:space="0" w:color="auto"/>
        <w:right w:val="none" w:sz="0" w:space="0" w:color="auto"/>
      </w:divBdr>
    </w:div>
    <w:div w:id="551624930">
      <w:bodyDiv w:val="1"/>
      <w:marLeft w:val="0"/>
      <w:marRight w:val="0"/>
      <w:marTop w:val="0"/>
      <w:marBottom w:val="0"/>
      <w:divBdr>
        <w:top w:val="none" w:sz="0" w:space="0" w:color="auto"/>
        <w:left w:val="none" w:sz="0" w:space="0" w:color="auto"/>
        <w:bottom w:val="none" w:sz="0" w:space="0" w:color="auto"/>
        <w:right w:val="none" w:sz="0" w:space="0" w:color="auto"/>
      </w:divBdr>
    </w:div>
    <w:div w:id="551697353">
      <w:bodyDiv w:val="1"/>
      <w:marLeft w:val="0"/>
      <w:marRight w:val="0"/>
      <w:marTop w:val="0"/>
      <w:marBottom w:val="0"/>
      <w:divBdr>
        <w:top w:val="none" w:sz="0" w:space="0" w:color="auto"/>
        <w:left w:val="none" w:sz="0" w:space="0" w:color="auto"/>
        <w:bottom w:val="none" w:sz="0" w:space="0" w:color="auto"/>
        <w:right w:val="none" w:sz="0" w:space="0" w:color="auto"/>
      </w:divBdr>
    </w:div>
    <w:div w:id="551813240">
      <w:bodyDiv w:val="1"/>
      <w:marLeft w:val="0"/>
      <w:marRight w:val="0"/>
      <w:marTop w:val="0"/>
      <w:marBottom w:val="0"/>
      <w:divBdr>
        <w:top w:val="none" w:sz="0" w:space="0" w:color="auto"/>
        <w:left w:val="none" w:sz="0" w:space="0" w:color="auto"/>
        <w:bottom w:val="none" w:sz="0" w:space="0" w:color="auto"/>
        <w:right w:val="none" w:sz="0" w:space="0" w:color="auto"/>
      </w:divBdr>
    </w:div>
    <w:div w:id="552426225">
      <w:bodyDiv w:val="1"/>
      <w:marLeft w:val="0"/>
      <w:marRight w:val="0"/>
      <w:marTop w:val="0"/>
      <w:marBottom w:val="0"/>
      <w:divBdr>
        <w:top w:val="none" w:sz="0" w:space="0" w:color="auto"/>
        <w:left w:val="none" w:sz="0" w:space="0" w:color="auto"/>
        <w:bottom w:val="none" w:sz="0" w:space="0" w:color="auto"/>
        <w:right w:val="none" w:sz="0" w:space="0" w:color="auto"/>
      </w:divBdr>
    </w:div>
    <w:div w:id="552887276">
      <w:bodyDiv w:val="1"/>
      <w:marLeft w:val="0"/>
      <w:marRight w:val="0"/>
      <w:marTop w:val="0"/>
      <w:marBottom w:val="0"/>
      <w:divBdr>
        <w:top w:val="none" w:sz="0" w:space="0" w:color="auto"/>
        <w:left w:val="none" w:sz="0" w:space="0" w:color="auto"/>
        <w:bottom w:val="none" w:sz="0" w:space="0" w:color="auto"/>
        <w:right w:val="none" w:sz="0" w:space="0" w:color="auto"/>
      </w:divBdr>
    </w:div>
    <w:div w:id="553390534">
      <w:bodyDiv w:val="1"/>
      <w:marLeft w:val="0"/>
      <w:marRight w:val="0"/>
      <w:marTop w:val="0"/>
      <w:marBottom w:val="0"/>
      <w:divBdr>
        <w:top w:val="none" w:sz="0" w:space="0" w:color="auto"/>
        <w:left w:val="none" w:sz="0" w:space="0" w:color="auto"/>
        <w:bottom w:val="none" w:sz="0" w:space="0" w:color="auto"/>
        <w:right w:val="none" w:sz="0" w:space="0" w:color="auto"/>
      </w:divBdr>
    </w:div>
    <w:div w:id="553392017">
      <w:bodyDiv w:val="1"/>
      <w:marLeft w:val="0"/>
      <w:marRight w:val="0"/>
      <w:marTop w:val="0"/>
      <w:marBottom w:val="0"/>
      <w:divBdr>
        <w:top w:val="none" w:sz="0" w:space="0" w:color="auto"/>
        <w:left w:val="none" w:sz="0" w:space="0" w:color="auto"/>
        <w:bottom w:val="none" w:sz="0" w:space="0" w:color="auto"/>
        <w:right w:val="none" w:sz="0" w:space="0" w:color="auto"/>
      </w:divBdr>
    </w:div>
    <w:div w:id="553397887">
      <w:bodyDiv w:val="1"/>
      <w:marLeft w:val="0"/>
      <w:marRight w:val="0"/>
      <w:marTop w:val="0"/>
      <w:marBottom w:val="0"/>
      <w:divBdr>
        <w:top w:val="none" w:sz="0" w:space="0" w:color="auto"/>
        <w:left w:val="none" w:sz="0" w:space="0" w:color="auto"/>
        <w:bottom w:val="none" w:sz="0" w:space="0" w:color="auto"/>
        <w:right w:val="none" w:sz="0" w:space="0" w:color="auto"/>
      </w:divBdr>
    </w:div>
    <w:div w:id="553545961">
      <w:bodyDiv w:val="1"/>
      <w:marLeft w:val="0"/>
      <w:marRight w:val="0"/>
      <w:marTop w:val="0"/>
      <w:marBottom w:val="0"/>
      <w:divBdr>
        <w:top w:val="none" w:sz="0" w:space="0" w:color="auto"/>
        <w:left w:val="none" w:sz="0" w:space="0" w:color="auto"/>
        <w:bottom w:val="none" w:sz="0" w:space="0" w:color="auto"/>
        <w:right w:val="none" w:sz="0" w:space="0" w:color="auto"/>
      </w:divBdr>
    </w:div>
    <w:div w:id="554466619">
      <w:bodyDiv w:val="1"/>
      <w:marLeft w:val="0"/>
      <w:marRight w:val="0"/>
      <w:marTop w:val="0"/>
      <w:marBottom w:val="0"/>
      <w:divBdr>
        <w:top w:val="none" w:sz="0" w:space="0" w:color="auto"/>
        <w:left w:val="none" w:sz="0" w:space="0" w:color="auto"/>
        <w:bottom w:val="none" w:sz="0" w:space="0" w:color="auto"/>
        <w:right w:val="none" w:sz="0" w:space="0" w:color="auto"/>
      </w:divBdr>
    </w:div>
    <w:div w:id="554583792">
      <w:bodyDiv w:val="1"/>
      <w:marLeft w:val="0"/>
      <w:marRight w:val="0"/>
      <w:marTop w:val="0"/>
      <w:marBottom w:val="0"/>
      <w:divBdr>
        <w:top w:val="none" w:sz="0" w:space="0" w:color="auto"/>
        <w:left w:val="none" w:sz="0" w:space="0" w:color="auto"/>
        <w:bottom w:val="none" w:sz="0" w:space="0" w:color="auto"/>
        <w:right w:val="none" w:sz="0" w:space="0" w:color="auto"/>
      </w:divBdr>
    </w:div>
    <w:div w:id="554969329">
      <w:bodyDiv w:val="1"/>
      <w:marLeft w:val="0"/>
      <w:marRight w:val="0"/>
      <w:marTop w:val="0"/>
      <w:marBottom w:val="0"/>
      <w:divBdr>
        <w:top w:val="none" w:sz="0" w:space="0" w:color="auto"/>
        <w:left w:val="none" w:sz="0" w:space="0" w:color="auto"/>
        <w:bottom w:val="none" w:sz="0" w:space="0" w:color="auto"/>
        <w:right w:val="none" w:sz="0" w:space="0" w:color="auto"/>
      </w:divBdr>
    </w:div>
    <w:div w:id="555169728">
      <w:bodyDiv w:val="1"/>
      <w:marLeft w:val="0"/>
      <w:marRight w:val="0"/>
      <w:marTop w:val="0"/>
      <w:marBottom w:val="0"/>
      <w:divBdr>
        <w:top w:val="none" w:sz="0" w:space="0" w:color="auto"/>
        <w:left w:val="none" w:sz="0" w:space="0" w:color="auto"/>
        <w:bottom w:val="none" w:sz="0" w:space="0" w:color="auto"/>
        <w:right w:val="none" w:sz="0" w:space="0" w:color="auto"/>
      </w:divBdr>
    </w:div>
    <w:div w:id="556085982">
      <w:bodyDiv w:val="1"/>
      <w:marLeft w:val="0"/>
      <w:marRight w:val="0"/>
      <w:marTop w:val="0"/>
      <w:marBottom w:val="0"/>
      <w:divBdr>
        <w:top w:val="none" w:sz="0" w:space="0" w:color="auto"/>
        <w:left w:val="none" w:sz="0" w:space="0" w:color="auto"/>
        <w:bottom w:val="none" w:sz="0" w:space="0" w:color="auto"/>
        <w:right w:val="none" w:sz="0" w:space="0" w:color="auto"/>
      </w:divBdr>
    </w:div>
    <w:div w:id="556166252">
      <w:bodyDiv w:val="1"/>
      <w:marLeft w:val="0"/>
      <w:marRight w:val="0"/>
      <w:marTop w:val="0"/>
      <w:marBottom w:val="0"/>
      <w:divBdr>
        <w:top w:val="none" w:sz="0" w:space="0" w:color="auto"/>
        <w:left w:val="none" w:sz="0" w:space="0" w:color="auto"/>
        <w:bottom w:val="none" w:sz="0" w:space="0" w:color="auto"/>
        <w:right w:val="none" w:sz="0" w:space="0" w:color="auto"/>
      </w:divBdr>
    </w:div>
    <w:div w:id="556278843">
      <w:bodyDiv w:val="1"/>
      <w:marLeft w:val="0"/>
      <w:marRight w:val="0"/>
      <w:marTop w:val="0"/>
      <w:marBottom w:val="0"/>
      <w:divBdr>
        <w:top w:val="none" w:sz="0" w:space="0" w:color="auto"/>
        <w:left w:val="none" w:sz="0" w:space="0" w:color="auto"/>
        <w:bottom w:val="none" w:sz="0" w:space="0" w:color="auto"/>
        <w:right w:val="none" w:sz="0" w:space="0" w:color="auto"/>
      </w:divBdr>
    </w:div>
    <w:div w:id="556862155">
      <w:bodyDiv w:val="1"/>
      <w:marLeft w:val="0"/>
      <w:marRight w:val="0"/>
      <w:marTop w:val="0"/>
      <w:marBottom w:val="0"/>
      <w:divBdr>
        <w:top w:val="none" w:sz="0" w:space="0" w:color="auto"/>
        <w:left w:val="none" w:sz="0" w:space="0" w:color="auto"/>
        <w:bottom w:val="none" w:sz="0" w:space="0" w:color="auto"/>
        <w:right w:val="none" w:sz="0" w:space="0" w:color="auto"/>
      </w:divBdr>
    </w:div>
    <w:div w:id="557472896">
      <w:bodyDiv w:val="1"/>
      <w:marLeft w:val="0"/>
      <w:marRight w:val="0"/>
      <w:marTop w:val="0"/>
      <w:marBottom w:val="0"/>
      <w:divBdr>
        <w:top w:val="none" w:sz="0" w:space="0" w:color="auto"/>
        <w:left w:val="none" w:sz="0" w:space="0" w:color="auto"/>
        <w:bottom w:val="none" w:sz="0" w:space="0" w:color="auto"/>
        <w:right w:val="none" w:sz="0" w:space="0" w:color="auto"/>
      </w:divBdr>
    </w:div>
    <w:div w:id="558127017">
      <w:bodyDiv w:val="1"/>
      <w:marLeft w:val="0"/>
      <w:marRight w:val="0"/>
      <w:marTop w:val="0"/>
      <w:marBottom w:val="0"/>
      <w:divBdr>
        <w:top w:val="none" w:sz="0" w:space="0" w:color="auto"/>
        <w:left w:val="none" w:sz="0" w:space="0" w:color="auto"/>
        <w:bottom w:val="none" w:sz="0" w:space="0" w:color="auto"/>
        <w:right w:val="none" w:sz="0" w:space="0" w:color="auto"/>
      </w:divBdr>
    </w:div>
    <w:div w:id="558244267">
      <w:bodyDiv w:val="1"/>
      <w:marLeft w:val="0"/>
      <w:marRight w:val="0"/>
      <w:marTop w:val="0"/>
      <w:marBottom w:val="0"/>
      <w:divBdr>
        <w:top w:val="none" w:sz="0" w:space="0" w:color="auto"/>
        <w:left w:val="none" w:sz="0" w:space="0" w:color="auto"/>
        <w:bottom w:val="none" w:sz="0" w:space="0" w:color="auto"/>
        <w:right w:val="none" w:sz="0" w:space="0" w:color="auto"/>
      </w:divBdr>
    </w:div>
    <w:div w:id="558446763">
      <w:bodyDiv w:val="1"/>
      <w:marLeft w:val="0"/>
      <w:marRight w:val="0"/>
      <w:marTop w:val="0"/>
      <w:marBottom w:val="0"/>
      <w:divBdr>
        <w:top w:val="none" w:sz="0" w:space="0" w:color="auto"/>
        <w:left w:val="none" w:sz="0" w:space="0" w:color="auto"/>
        <w:bottom w:val="none" w:sz="0" w:space="0" w:color="auto"/>
        <w:right w:val="none" w:sz="0" w:space="0" w:color="auto"/>
      </w:divBdr>
    </w:div>
    <w:div w:id="558710011">
      <w:bodyDiv w:val="1"/>
      <w:marLeft w:val="0"/>
      <w:marRight w:val="0"/>
      <w:marTop w:val="0"/>
      <w:marBottom w:val="0"/>
      <w:divBdr>
        <w:top w:val="none" w:sz="0" w:space="0" w:color="auto"/>
        <w:left w:val="none" w:sz="0" w:space="0" w:color="auto"/>
        <w:bottom w:val="none" w:sz="0" w:space="0" w:color="auto"/>
        <w:right w:val="none" w:sz="0" w:space="0" w:color="auto"/>
      </w:divBdr>
    </w:div>
    <w:div w:id="558902065">
      <w:bodyDiv w:val="1"/>
      <w:marLeft w:val="0"/>
      <w:marRight w:val="0"/>
      <w:marTop w:val="0"/>
      <w:marBottom w:val="0"/>
      <w:divBdr>
        <w:top w:val="none" w:sz="0" w:space="0" w:color="auto"/>
        <w:left w:val="none" w:sz="0" w:space="0" w:color="auto"/>
        <w:bottom w:val="none" w:sz="0" w:space="0" w:color="auto"/>
        <w:right w:val="none" w:sz="0" w:space="0" w:color="auto"/>
      </w:divBdr>
    </w:div>
    <w:div w:id="559874155">
      <w:bodyDiv w:val="1"/>
      <w:marLeft w:val="0"/>
      <w:marRight w:val="0"/>
      <w:marTop w:val="0"/>
      <w:marBottom w:val="0"/>
      <w:divBdr>
        <w:top w:val="none" w:sz="0" w:space="0" w:color="auto"/>
        <w:left w:val="none" w:sz="0" w:space="0" w:color="auto"/>
        <w:bottom w:val="none" w:sz="0" w:space="0" w:color="auto"/>
        <w:right w:val="none" w:sz="0" w:space="0" w:color="auto"/>
      </w:divBdr>
    </w:div>
    <w:div w:id="559946394">
      <w:bodyDiv w:val="1"/>
      <w:marLeft w:val="0"/>
      <w:marRight w:val="0"/>
      <w:marTop w:val="0"/>
      <w:marBottom w:val="0"/>
      <w:divBdr>
        <w:top w:val="none" w:sz="0" w:space="0" w:color="auto"/>
        <w:left w:val="none" w:sz="0" w:space="0" w:color="auto"/>
        <w:bottom w:val="none" w:sz="0" w:space="0" w:color="auto"/>
        <w:right w:val="none" w:sz="0" w:space="0" w:color="auto"/>
      </w:divBdr>
    </w:div>
    <w:div w:id="560018843">
      <w:bodyDiv w:val="1"/>
      <w:marLeft w:val="0"/>
      <w:marRight w:val="0"/>
      <w:marTop w:val="0"/>
      <w:marBottom w:val="0"/>
      <w:divBdr>
        <w:top w:val="none" w:sz="0" w:space="0" w:color="auto"/>
        <w:left w:val="none" w:sz="0" w:space="0" w:color="auto"/>
        <w:bottom w:val="none" w:sz="0" w:space="0" w:color="auto"/>
        <w:right w:val="none" w:sz="0" w:space="0" w:color="auto"/>
      </w:divBdr>
    </w:div>
    <w:div w:id="560136206">
      <w:bodyDiv w:val="1"/>
      <w:marLeft w:val="0"/>
      <w:marRight w:val="0"/>
      <w:marTop w:val="0"/>
      <w:marBottom w:val="0"/>
      <w:divBdr>
        <w:top w:val="none" w:sz="0" w:space="0" w:color="auto"/>
        <w:left w:val="none" w:sz="0" w:space="0" w:color="auto"/>
        <w:bottom w:val="none" w:sz="0" w:space="0" w:color="auto"/>
        <w:right w:val="none" w:sz="0" w:space="0" w:color="auto"/>
      </w:divBdr>
    </w:div>
    <w:div w:id="560142894">
      <w:bodyDiv w:val="1"/>
      <w:marLeft w:val="0"/>
      <w:marRight w:val="0"/>
      <w:marTop w:val="0"/>
      <w:marBottom w:val="0"/>
      <w:divBdr>
        <w:top w:val="none" w:sz="0" w:space="0" w:color="auto"/>
        <w:left w:val="none" w:sz="0" w:space="0" w:color="auto"/>
        <w:bottom w:val="none" w:sz="0" w:space="0" w:color="auto"/>
        <w:right w:val="none" w:sz="0" w:space="0" w:color="auto"/>
      </w:divBdr>
    </w:div>
    <w:div w:id="561016337">
      <w:bodyDiv w:val="1"/>
      <w:marLeft w:val="0"/>
      <w:marRight w:val="0"/>
      <w:marTop w:val="0"/>
      <w:marBottom w:val="0"/>
      <w:divBdr>
        <w:top w:val="none" w:sz="0" w:space="0" w:color="auto"/>
        <w:left w:val="none" w:sz="0" w:space="0" w:color="auto"/>
        <w:bottom w:val="none" w:sz="0" w:space="0" w:color="auto"/>
        <w:right w:val="none" w:sz="0" w:space="0" w:color="auto"/>
      </w:divBdr>
    </w:div>
    <w:div w:id="561058389">
      <w:bodyDiv w:val="1"/>
      <w:marLeft w:val="0"/>
      <w:marRight w:val="0"/>
      <w:marTop w:val="0"/>
      <w:marBottom w:val="0"/>
      <w:divBdr>
        <w:top w:val="none" w:sz="0" w:space="0" w:color="auto"/>
        <w:left w:val="none" w:sz="0" w:space="0" w:color="auto"/>
        <w:bottom w:val="none" w:sz="0" w:space="0" w:color="auto"/>
        <w:right w:val="none" w:sz="0" w:space="0" w:color="auto"/>
      </w:divBdr>
    </w:div>
    <w:div w:id="561328238">
      <w:bodyDiv w:val="1"/>
      <w:marLeft w:val="0"/>
      <w:marRight w:val="0"/>
      <w:marTop w:val="0"/>
      <w:marBottom w:val="0"/>
      <w:divBdr>
        <w:top w:val="none" w:sz="0" w:space="0" w:color="auto"/>
        <w:left w:val="none" w:sz="0" w:space="0" w:color="auto"/>
        <w:bottom w:val="none" w:sz="0" w:space="0" w:color="auto"/>
        <w:right w:val="none" w:sz="0" w:space="0" w:color="auto"/>
      </w:divBdr>
    </w:div>
    <w:div w:id="561868690">
      <w:bodyDiv w:val="1"/>
      <w:marLeft w:val="0"/>
      <w:marRight w:val="0"/>
      <w:marTop w:val="0"/>
      <w:marBottom w:val="0"/>
      <w:divBdr>
        <w:top w:val="none" w:sz="0" w:space="0" w:color="auto"/>
        <w:left w:val="none" w:sz="0" w:space="0" w:color="auto"/>
        <w:bottom w:val="none" w:sz="0" w:space="0" w:color="auto"/>
        <w:right w:val="none" w:sz="0" w:space="0" w:color="auto"/>
      </w:divBdr>
    </w:div>
    <w:div w:id="562451718">
      <w:bodyDiv w:val="1"/>
      <w:marLeft w:val="0"/>
      <w:marRight w:val="0"/>
      <w:marTop w:val="0"/>
      <w:marBottom w:val="0"/>
      <w:divBdr>
        <w:top w:val="none" w:sz="0" w:space="0" w:color="auto"/>
        <w:left w:val="none" w:sz="0" w:space="0" w:color="auto"/>
        <w:bottom w:val="none" w:sz="0" w:space="0" w:color="auto"/>
        <w:right w:val="none" w:sz="0" w:space="0" w:color="auto"/>
      </w:divBdr>
    </w:div>
    <w:div w:id="562637812">
      <w:bodyDiv w:val="1"/>
      <w:marLeft w:val="0"/>
      <w:marRight w:val="0"/>
      <w:marTop w:val="0"/>
      <w:marBottom w:val="0"/>
      <w:divBdr>
        <w:top w:val="none" w:sz="0" w:space="0" w:color="auto"/>
        <w:left w:val="none" w:sz="0" w:space="0" w:color="auto"/>
        <w:bottom w:val="none" w:sz="0" w:space="0" w:color="auto"/>
        <w:right w:val="none" w:sz="0" w:space="0" w:color="auto"/>
      </w:divBdr>
    </w:div>
    <w:div w:id="563029220">
      <w:bodyDiv w:val="1"/>
      <w:marLeft w:val="0"/>
      <w:marRight w:val="0"/>
      <w:marTop w:val="0"/>
      <w:marBottom w:val="0"/>
      <w:divBdr>
        <w:top w:val="none" w:sz="0" w:space="0" w:color="auto"/>
        <w:left w:val="none" w:sz="0" w:space="0" w:color="auto"/>
        <w:bottom w:val="none" w:sz="0" w:space="0" w:color="auto"/>
        <w:right w:val="none" w:sz="0" w:space="0" w:color="auto"/>
      </w:divBdr>
    </w:div>
    <w:div w:id="564217073">
      <w:bodyDiv w:val="1"/>
      <w:marLeft w:val="0"/>
      <w:marRight w:val="0"/>
      <w:marTop w:val="0"/>
      <w:marBottom w:val="0"/>
      <w:divBdr>
        <w:top w:val="none" w:sz="0" w:space="0" w:color="auto"/>
        <w:left w:val="none" w:sz="0" w:space="0" w:color="auto"/>
        <w:bottom w:val="none" w:sz="0" w:space="0" w:color="auto"/>
        <w:right w:val="none" w:sz="0" w:space="0" w:color="auto"/>
      </w:divBdr>
    </w:div>
    <w:div w:id="564417918">
      <w:bodyDiv w:val="1"/>
      <w:marLeft w:val="0"/>
      <w:marRight w:val="0"/>
      <w:marTop w:val="0"/>
      <w:marBottom w:val="0"/>
      <w:divBdr>
        <w:top w:val="none" w:sz="0" w:space="0" w:color="auto"/>
        <w:left w:val="none" w:sz="0" w:space="0" w:color="auto"/>
        <w:bottom w:val="none" w:sz="0" w:space="0" w:color="auto"/>
        <w:right w:val="none" w:sz="0" w:space="0" w:color="auto"/>
      </w:divBdr>
    </w:div>
    <w:div w:id="564485628">
      <w:bodyDiv w:val="1"/>
      <w:marLeft w:val="0"/>
      <w:marRight w:val="0"/>
      <w:marTop w:val="0"/>
      <w:marBottom w:val="0"/>
      <w:divBdr>
        <w:top w:val="none" w:sz="0" w:space="0" w:color="auto"/>
        <w:left w:val="none" w:sz="0" w:space="0" w:color="auto"/>
        <w:bottom w:val="none" w:sz="0" w:space="0" w:color="auto"/>
        <w:right w:val="none" w:sz="0" w:space="0" w:color="auto"/>
      </w:divBdr>
    </w:div>
    <w:div w:id="564532495">
      <w:bodyDiv w:val="1"/>
      <w:marLeft w:val="0"/>
      <w:marRight w:val="0"/>
      <w:marTop w:val="0"/>
      <w:marBottom w:val="0"/>
      <w:divBdr>
        <w:top w:val="none" w:sz="0" w:space="0" w:color="auto"/>
        <w:left w:val="none" w:sz="0" w:space="0" w:color="auto"/>
        <w:bottom w:val="none" w:sz="0" w:space="0" w:color="auto"/>
        <w:right w:val="none" w:sz="0" w:space="0" w:color="auto"/>
      </w:divBdr>
    </w:div>
    <w:div w:id="564533498">
      <w:bodyDiv w:val="1"/>
      <w:marLeft w:val="0"/>
      <w:marRight w:val="0"/>
      <w:marTop w:val="0"/>
      <w:marBottom w:val="0"/>
      <w:divBdr>
        <w:top w:val="none" w:sz="0" w:space="0" w:color="auto"/>
        <w:left w:val="none" w:sz="0" w:space="0" w:color="auto"/>
        <w:bottom w:val="none" w:sz="0" w:space="0" w:color="auto"/>
        <w:right w:val="none" w:sz="0" w:space="0" w:color="auto"/>
      </w:divBdr>
    </w:div>
    <w:div w:id="566720601">
      <w:bodyDiv w:val="1"/>
      <w:marLeft w:val="0"/>
      <w:marRight w:val="0"/>
      <w:marTop w:val="0"/>
      <w:marBottom w:val="0"/>
      <w:divBdr>
        <w:top w:val="none" w:sz="0" w:space="0" w:color="auto"/>
        <w:left w:val="none" w:sz="0" w:space="0" w:color="auto"/>
        <w:bottom w:val="none" w:sz="0" w:space="0" w:color="auto"/>
        <w:right w:val="none" w:sz="0" w:space="0" w:color="auto"/>
      </w:divBdr>
    </w:div>
    <w:div w:id="567032707">
      <w:bodyDiv w:val="1"/>
      <w:marLeft w:val="0"/>
      <w:marRight w:val="0"/>
      <w:marTop w:val="0"/>
      <w:marBottom w:val="0"/>
      <w:divBdr>
        <w:top w:val="none" w:sz="0" w:space="0" w:color="auto"/>
        <w:left w:val="none" w:sz="0" w:space="0" w:color="auto"/>
        <w:bottom w:val="none" w:sz="0" w:space="0" w:color="auto"/>
        <w:right w:val="none" w:sz="0" w:space="0" w:color="auto"/>
      </w:divBdr>
    </w:div>
    <w:div w:id="567114909">
      <w:bodyDiv w:val="1"/>
      <w:marLeft w:val="0"/>
      <w:marRight w:val="0"/>
      <w:marTop w:val="0"/>
      <w:marBottom w:val="0"/>
      <w:divBdr>
        <w:top w:val="none" w:sz="0" w:space="0" w:color="auto"/>
        <w:left w:val="none" w:sz="0" w:space="0" w:color="auto"/>
        <w:bottom w:val="none" w:sz="0" w:space="0" w:color="auto"/>
        <w:right w:val="none" w:sz="0" w:space="0" w:color="auto"/>
      </w:divBdr>
    </w:div>
    <w:div w:id="567347794">
      <w:bodyDiv w:val="1"/>
      <w:marLeft w:val="0"/>
      <w:marRight w:val="0"/>
      <w:marTop w:val="0"/>
      <w:marBottom w:val="0"/>
      <w:divBdr>
        <w:top w:val="none" w:sz="0" w:space="0" w:color="auto"/>
        <w:left w:val="none" w:sz="0" w:space="0" w:color="auto"/>
        <w:bottom w:val="none" w:sz="0" w:space="0" w:color="auto"/>
        <w:right w:val="none" w:sz="0" w:space="0" w:color="auto"/>
      </w:divBdr>
    </w:div>
    <w:div w:id="568421599">
      <w:bodyDiv w:val="1"/>
      <w:marLeft w:val="0"/>
      <w:marRight w:val="0"/>
      <w:marTop w:val="0"/>
      <w:marBottom w:val="0"/>
      <w:divBdr>
        <w:top w:val="none" w:sz="0" w:space="0" w:color="auto"/>
        <w:left w:val="none" w:sz="0" w:space="0" w:color="auto"/>
        <w:bottom w:val="none" w:sz="0" w:space="0" w:color="auto"/>
        <w:right w:val="none" w:sz="0" w:space="0" w:color="auto"/>
      </w:divBdr>
    </w:div>
    <w:div w:id="568731573">
      <w:bodyDiv w:val="1"/>
      <w:marLeft w:val="0"/>
      <w:marRight w:val="0"/>
      <w:marTop w:val="0"/>
      <w:marBottom w:val="0"/>
      <w:divBdr>
        <w:top w:val="none" w:sz="0" w:space="0" w:color="auto"/>
        <w:left w:val="none" w:sz="0" w:space="0" w:color="auto"/>
        <w:bottom w:val="none" w:sz="0" w:space="0" w:color="auto"/>
        <w:right w:val="none" w:sz="0" w:space="0" w:color="auto"/>
      </w:divBdr>
    </w:div>
    <w:div w:id="569074051">
      <w:bodyDiv w:val="1"/>
      <w:marLeft w:val="0"/>
      <w:marRight w:val="0"/>
      <w:marTop w:val="0"/>
      <w:marBottom w:val="0"/>
      <w:divBdr>
        <w:top w:val="none" w:sz="0" w:space="0" w:color="auto"/>
        <w:left w:val="none" w:sz="0" w:space="0" w:color="auto"/>
        <w:bottom w:val="none" w:sz="0" w:space="0" w:color="auto"/>
        <w:right w:val="none" w:sz="0" w:space="0" w:color="auto"/>
      </w:divBdr>
    </w:div>
    <w:div w:id="569272561">
      <w:bodyDiv w:val="1"/>
      <w:marLeft w:val="0"/>
      <w:marRight w:val="0"/>
      <w:marTop w:val="0"/>
      <w:marBottom w:val="0"/>
      <w:divBdr>
        <w:top w:val="none" w:sz="0" w:space="0" w:color="auto"/>
        <w:left w:val="none" w:sz="0" w:space="0" w:color="auto"/>
        <w:bottom w:val="none" w:sz="0" w:space="0" w:color="auto"/>
        <w:right w:val="none" w:sz="0" w:space="0" w:color="auto"/>
      </w:divBdr>
    </w:div>
    <w:div w:id="569341649">
      <w:bodyDiv w:val="1"/>
      <w:marLeft w:val="0"/>
      <w:marRight w:val="0"/>
      <w:marTop w:val="0"/>
      <w:marBottom w:val="0"/>
      <w:divBdr>
        <w:top w:val="none" w:sz="0" w:space="0" w:color="auto"/>
        <w:left w:val="none" w:sz="0" w:space="0" w:color="auto"/>
        <w:bottom w:val="none" w:sz="0" w:space="0" w:color="auto"/>
        <w:right w:val="none" w:sz="0" w:space="0" w:color="auto"/>
      </w:divBdr>
    </w:div>
    <w:div w:id="569535728">
      <w:bodyDiv w:val="1"/>
      <w:marLeft w:val="0"/>
      <w:marRight w:val="0"/>
      <w:marTop w:val="0"/>
      <w:marBottom w:val="0"/>
      <w:divBdr>
        <w:top w:val="none" w:sz="0" w:space="0" w:color="auto"/>
        <w:left w:val="none" w:sz="0" w:space="0" w:color="auto"/>
        <w:bottom w:val="none" w:sz="0" w:space="0" w:color="auto"/>
        <w:right w:val="none" w:sz="0" w:space="0" w:color="auto"/>
      </w:divBdr>
    </w:div>
    <w:div w:id="572159239">
      <w:bodyDiv w:val="1"/>
      <w:marLeft w:val="0"/>
      <w:marRight w:val="0"/>
      <w:marTop w:val="0"/>
      <w:marBottom w:val="0"/>
      <w:divBdr>
        <w:top w:val="none" w:sz="0" w:space="0" w:color="auto"/>
        <w:left w:val="none" w:sz="0" w:space="0" w:color="auto"/>
        <w:bottom w:val="none" w:sz="0" w:space="0" w:color="auto"/>
        <w:right w:val="none" w:sz="0" w:space="0" w:color="auto"/>
      </w:divBdr>
    </w:div>
    <w:div w:id="572159676">
      <w:bodyDiv w:val="1"/>
      <w:marLeft w:val="0"/>
      <w:marRight w:val="0"/>
      <w:marTop w:val="0"/>
      <w:marBottom w:val="0"/>
      <w:divBdr>
        <w:top w:val="none" w:sz="0" w:space="0" w:color="auto"/>
        <w:left w:val="none" w:sz="0" w:space="0" w:color="auto"/>
        <w:bottom w:val="none" w:sz="0" w:space="0" w:color="auto"/>
        <w:right w:val="none" w:sz="0" w:space="0" w:color="auto"/>
      </w:divBdr>
    </w:div>
    <w:div w:id="572281879">
      <w:bodyDiv w:val="1"/>
      <w:marLeft w:val="0"/>
      <w:marRight w:val="0"/>
      <w:marTop w:val="0"/>
      <w:marBottom w:val="0"/>
      <w:divBdr>
        <w:top w:val="none" w:sz="0" w:space="0" w:color="auto"/>
        <w:left w:val="none" w:sz="0" w:space="0" w:color="auto"/>
        <w:bottom w:val="none" w:sz="0" w:space="0" w:color="auto"/>
        <w:right w:val="none" w:sz="0" w:space="0" w:color="auto"/>
      </w:divBdr>
    </w:div>
    <w:div w:id="573011030">
      <w:bodyDiv w:val="1"/>
      <w:marLeft w:val="0"/>
      <w:marRight w:val="0"/>
      <w:marTop w:val="0"/>
      <w:marBottom w:val="0"/>
      <w:divBdr>
        <w:top w:val="none" w:sz="0" w:space="0" w:color="auto"/>
        <w:left w:val="none" w:sz="0" w:space="0" w:color="auto"/>
        <w:bottom w:val="none" w:sz="0" w:space="0" w:color="auto"/>
        <w:right w:val="none" w:sz="0" w:space="0" w:color="auto"/>
      </w:divBdr>
    </w:div>
    <w:div w:id="573399963">
      <w:bodyDiv w:val="1"/>
      <w:marLeft w:val="0"/>
      <w:marRight w:val="0"/>
      <w:marTop w:val="0"/>
      <w:marBottom w:val="0"/>
      <w:divBdr>
        <w:top w:val="none" w:sz="0" w:space="0" w:color="auto"/>
        <w:left w:val="none" w:sz="0" w:space="0" w:color="auto"/>
        <w:bottom w:val="none" w:sz="0" w:space="0" w:color="auto"/>
        <w:right w:val="none" w:sz="0" w:space="0" w:color="auto"/>
      </w:divBdr>
    </w:div>
    <w:div w:id="573511529">
      <w:bodyDiv w:val="1"/>
      <w:marLeft w:val="0"/>
      <w:marRight w:val="0"/>
      <w:marTop w:val="0"/>
      <w:marBottom w:val="0"/>
      <w:divBdr>
        <w:top w:val="none" w:sz="0" w:space="0" w:color="auto"/>
        <w:left w:val="none" w:sz="0" w:space="0" w:color="auto"/>
        <w:bottom w:val="none" w:sz="0" w:space="0" w:color="auto"/>
        <w:right w:val="none" w:sz="0" w:space="0" w:color="auto"/>
      </w:divBdr>
    </w:div>
    <w:div w:id="573902774">
      <w:bodyDiv w:val="1"/>
      <w:marLeft w:val="0"/>
      <w:marRight w:val="0"/>
      <w:marTop w:val="0"/>
      <w:marBottom w:val="0"/>
      <w:divBdr>
        <w:top w:val="none" w:sz="0" w:space="0" w:color="auto"/>
        <w:left w:val="none" w:sz="0" w:space="0" w:color="auto"/>
        <w:bottom w:val="none" w:sz="0" w:space="0" w:color="auto"/>
        <w:right w:val="none" w:sz="0" w:space="0" w:color="auto"/>
      </w:divBdr>
    </w:div>
    <w:div w:id="574047395">
      <w:bodyDiv w:val="1"/>
      <w:marLeft w:val="0"/>
      <w:marRight w:val="0"/>
      <w:marTop w:val="0"/>
      <w:marBottom w:val="0"/>
      <w:divBdr>
        <w:top w:val="none" w:sz="0" w:space="0" w:color="auto"/>
        <w:left w:val="none" w:sz="0" w:space="0" w:color="auto"/>
        <w:bottom w:val="none" w:sz="0" w:space="0" w:color="auto"/>
        <w:right w:val="none" w:sz="0" w:space="0" w:color="auto"/>
      </w:divBdr>
    </w:div>
    <w:div w:id="574510289">
      <w:bodyDiv w:val="1"/>
      <w:marLeft w:val="0"/>
      <w:marRight w:val="0"/>
      <w:marTop w:val="0"/>
      <w:marBottom w:val="0"/>
      <w:divBdr>
        <w:top w:val="none" w:sz="0" w:space="0" w:color="auto"/>
        <w:left w:val="none" w:sz="0" w:space="0" w:color="auto"/>
        <w:bottom w:val="none" w:sz="0" w:space="0" w:color="auto"/>
        <w:right w:val="none" w:sz="0" w:space="0" w:color="auto"/>
      </w:divBdr>
    </w:div>
    <w:div w:id="574516743">
      <w:bodyDiv w:val="1"/>
      <w:marLeft w:val="0"/>
      <w:marRight w:val="0"/>
      <w:marTop w:val="0"/>
      <w:marBottom w:val="0"/>
      <w:divBdr>
        <w:top w:val="none" w:sz="0" w:space="0" w:color="auto"/>
        <w:left w:val="none" w:sz="0" w:space="0" w:color="auto"/>
        <w:bottom w:val="none" w:sz="0" w:space="0" w:color="auto"/>
        <w:right w:val="none" w:sz="0" w:space="0" w:color="auto"/>
      </w:divBdr>
    </w:div>
    <w:div w:id="574969892">
      <w:bodyDiv w:val="1"/>
      <w:marLeft w:val="0"/>
      <w:marRight w:val="0"/>
      <w:marTop w:val="0"/>
      <w:marBottom w:val="0"/>
      <w:divBdr>
        <w:top w:val="none" w:sz="0" w:space="0" w:color="auto"/>
        <w:left w:val="none" w:sz="0" w:space="0" w:color="auto"/>
        <w:bottom w:val="none" w:sz="0" w:space="0" w:color="auto"/>
        <w:right w:val="none" w:sz="0" w:space="0" w:color="auto"/>
      </w:divBdr>
    </w:div>
    <w:div w:id="574971328">
      <w:bodyDiv w:val="1"/>
      <w:marLeft w:val="0"/>
      <w:marRight w:val="0"/>
      <w:marTop w:val="0"/>
      <w:marBottom w:val="0"/>
      <w:divBdr>
        <w:top w:val="none" w:sz="0" w:space="0" w:color="auto"/>
        <w:left w:val="none" w:sz="0" w:space="0" w:color="auto"/>
        <w:bottom w:val="none" w:sz="0" w:space="0" w:color="auto"/>
        <w:right w:val="none" w:sz="0" w:space="0" w:color="auto"/>
      </w:divBdr>
    </w:div>
    <w:div w:id="575091311">
      <w:bodyDiv w:val="1"/>
      <w:marLeft w:val="0"/>
      <w:marRight w:val="0"/>
      <w:marTop w:val="0"/>
      <w:marBottom w:val="0"/>
      <w:divBdr>
        <w:top w:val="none" w:sz="0" w:space="0" w:color="auto"/>
        <w:left w:val="none" w:sz="0" w:space="0" w:color="auto"/>
        <w:bottom w:val="none" w:sz="0" w:space="0" w:color="auto"/>
        <w:right w:val="none" w:sz="0" w:space="0" w:color="auto"/>
      </w:divBdr>
    </w:div>
    <w:div w:id="575094442">
      <w:bodyDiv w:val="1"/>
      <w:marLeft w:val="0"/>
      <w:marRight w:val="0"/>
      <w:marTop w:val="0"/>
      <w:marBottom w:val="0"/>
      <w:divBdr>
        <w:top w:val="none" w:sz="0" w:space="0" w:color="auto"/>
        <w:left w:val="none" w:sz="0" w:space="0" w:color="auto"/>
        <w:bottom w:val="none" w:sz="0" w:space="0" w:color="auto"/>
        <w:right w:val="none" w:sz="0" w:space="0" w:color="auto"/>
      </w:divBdr>
    </w:div>
    <w:div w:id="576743016">
      <w:bodyDiv w:val="1"/>
      <w:marLeft w:val="0"/>
      <w:marRight w:val="0"/>
      <w:marTop w:val="0"/>
      <w:marBottom w:val="0"/>
      <w:divBdr>
        <w:top w:val="none" w:sz="0" w:space="0" w:color="auto"/>
        <w:left w:val="none" w:sz="0" w:space="0" w:color="auto"/>
        <w:bottom w:val="none" w:sz="0" w:space="0" w:color="auto"/>
        <w:right w:val="none" w:sz="0" w:space="0" w:color="auto"/>
      </w:divBdr>
    </w:div>
    <w:div w:id="576791465">
      <w:bodyDiv w:val="1"/>
      <w:marLeft w:val="0"/>
      <w:marRight w:val="0"/>
      <w:marTop w:val="0"/>
      <w:marBottom w:val="0"/>
      <w:divBdr>
        <w:top w:val="none" w:sz="0" w:space="0" w:color="auto"/>
        <w:left w:val="none" w:sz="0" w:space="0" w:color="auto"/>
        <w:bottom w:val="none" w:sz="0" w:space="0" w:color="auto"/>
        <w:right w:val="none" w:sz="0" w:space="0" w:color="auto"/>
      </w:divBdr>
    </w:div>
    <w:div w:id="576868040">
      <w:bodyDiv w:val="1"/>
      <w:marLeft w:val="0"/>
      <w:marRight w:val="0"/>
      <w:marTop w:val="0"/>
      <w:marBottom w:val="0"/>
      <w:divBdr>
        <w:top w:val="none" w:sz="0" w:space="0" w:color="auto"/>
        <w:left w:val="none" w:sz="0" w:space="0" w:color="auto"/>
        <w:bottom w:val="none" w:sz="0" w:space="0" w:color="auto"/>
        <w:right w:val="none" w:sz="0" w:space="0" w:color="auto"/>
      </w:divBdr>
    </w:div>
    <w:div w:id="577133219">
      <w:bodyDiv w:val="1"/>
      <w:marLeft w:val="0"/>
      <w:marRight w:val="0"/>
      <w:marTop w:val="0"/>
      <w:marBottom w:val="0"/>
      <w:divBdr>
        <w:top w:val="none" w:sz="0" w:space="0" w:color="auto"/>
        <w:left w:val="none" w:sz="0" w:space="0" w:color="auto"/>
        <w:bottom w:val="none" w:sz="0" w:space="0" w:color="auto"/>
        <w:right w:val="none" w:sz="0" w:space="0" w:color="auto"/>
      </w:divBdr>
    </w:div>
    <w:div w:id="577133646">
      <w:bodyDiv w:val="1"/>
      <w:marLeft w:val="0"/>
      <w:marRight w:val="0"/>
      <w:marTop w:val="0"/>
      <w:marBottom w:val="0"/>
      <w:divBdr>
        <w:top w:val="none" w:sz="0" w:space="0" w:color="auto"/>
        <w:left w:val="none" w:sz="0" w:space="0" w:color="auto"/>
        <w:bottom w:val="none" w:sz="0" w:space="0" w:color="auto"/>
        <w:right w:val="none" w:sz="0" w:space="0" w:color="auto"/>
      </w:divBdr>
    </w:div>
    <w:div w:id="578178314">
      <w:bodyDiv w:val="1"/>
      <w:marLeft w:val="0"/>
      <w:marRight w:val="0"/>
      <w:marTop w:val="0"/>
      <w:marBottom w:val="0"/>
      <w:divBdr>
        <w:top w:val="none" w:sz="0" w:space="0" w:color="auto"/>
        <w:left w:val="none" w:sz="0" w:space="0" w:color="auto"/>
        <w:bottom w:val="none" w:sz="0" w:space="0" w:color="auto"/>
        <w:right w:val="none" w:sz="0" w:space="0" w:color="auto"/>
      </w:divBdr>
    </w:div>
    <w:div w:id="578445221">
      <w:bodyDiv w:val="1"/>
      <w:marLeft w:val="0"/>
      <w:marRight w:val="0"/>
      <w:marTop w:val="0"/>
      <w:marBottom w:val="0"/>
      <w:divBdr>
        <w:top w:val="none" w:sz="0" w:space="0" w:color="auto"/>
        <w:left w:val="none" w:sz="0" w:space="0" w:color="auto"/>
        <w:bottom w:val="none" w:sz="0" w:space="0" w:color="auto"/>
        <w:right w:val="none" w:sz="0" w:space="0" w:color="auto"/>
      </w:divBdr>
    </w:div>
    <w:div w:id="578708347">
      <w:bodyDiv w:val="1"/>
      <w:marLeft w:val="0"/>
      <w:marRight w:val="0"/>
      <w:marTop w:val="0"/>
      <w:marBottom w:val="0"/>
      <w:divBdr>
        <w:top w:val="none" w:sz="0" w:space="0" w:color="auto"/>
        <w:left w:val="none" w:sz="0" w:space="0" w:color="auto"/>
        <w:bottom w:val="none" w:sz="0" w:space="0" w:color="auto"/>
        <w:right w:val="none" w:sz="0" w:space="0" w:color="auto"/>
      </w:divBdr>
    </w:div>
    <w:div w:id="579096547">
      <w:bodyDiv w:val="1"/>
      <w:marLeft w:val="0"/>
      <w:marRight w:val="0"/>
      <w:marTop w:val="0"/>
      <w:marBottom w:val="0"/>
      <w:divBdr>
        <w:top w:val="none" w:sz="0" w:space="0" w:color="auto"/>
        <w:left w:val="none" w:sz="0" w:space="0" w:color="auto"/>
        <w:bottom w:val="none" w:sz="0" w:space="0" w:color="auto"/>
        <w:right w:val="none" w:sz="0" w:space="0" w:color="auto"/>
      </w:divBdr>
    </w:div>
    <w:div w:id="579370306">
      <w:bodyDiv w:val="1"/>
      <w:marLeft w:val="0"/>
      <w:marRight w:val="0"/>
      <w:marTop w:val="0"/>
      <w:marBottom w:val="0"/>
      <w:divBdr>
        <w:top w:val="none" w:sz="0" w:space="0" w:color="auto"/>
        <w:left w:val="none" w:sz="0" w:space="0" w:color="auto"/>
        <w:bottom w:val="none" w:sz="0" w:space="0" w:color="auto"/>
        <w:right w:val="none" w:sz="0" w:space="0" w:color="auto"/>
      </w:divBdr>
    </w:div>
    <w:div w:id="579606245">
      <w:bodyDiv w:val="1"/>
      <w:marLeft w:val="0"/>
      <w:marRight w:val="0"/>
      <w:marTop w:val="0"/>
      <w:marBottom w:val="0"/>
      <w:divBdr>
        <w:top w:val="none" w:sz="0" w:space="0" w:color="auto"/>
        <w:left w:val="none" w:sz="0" w:space="0" w:color="auto"/>
        <w:bottom w:val="none" w:sz="0" w:space="0" w:color="auto"/>
        <w:right w:val="none" w:sz="0" w:space="0" w:color="auto"/>
      </w:divBdr>
    </w:div>
    <w:div w:id="579875908">
      <w:bodyDiv w:val="1"/>
      <w:marLeft w:val="0"/>
      <w:marRight w:val="0"/>
      <w:marTop w:val="0"/>
      <w:marBottom w:val="0"/>
      <w:divBdr>
        <w:top w:val="none" w:sz="0" w:space="0" w:color="auto"/>
        <w:left w:val="none" w:sz="0" w:space="0" w:color="auto"/>
        <w:bottom w:val="none" w:sz="0" w:space="0" w:color="auto"/>
        <w:right w:val="none" w:sz="0" w:space="0" w:color="auto"/>
      </w:divBdr>
    </w:div>
    <w:div w:id="579949195">
      <w:bodyDiv w:val="1"/>
      <w:marLeft w:val="0"/>
      <w:marRight w:val="0"/>
      <w:marTop w:val="0"/>
      <w:marBottom w:val="0"/>
      <w:divBdr>
        <w:top w:val="none" w:sz="0" w:space="0" w:color="auto"/>
        <w:left w:val="none" w:sz="0" w:space="0" w:color="auto"/>
        <w:bottom w:val="none" w:sz="0" w:space="0" w:color="auto"/>
        <w:right w:val="none" w:sz="0" w:space="0" w:color="auto"/>
      </w:divBdr>
    </w:div>
    <w:div w:id="581453494">
      <w:bodyDiv w:val="1"/>
      <w:marLeft w:val="0"/>
      <w:marRight w:val="0"/>
      <w:marTop w:val="0"/>
      <w:marBottom w:val="0"/>
      <w:divBdr>
        <w:top w:val="none" w:sz="0" w:space="0" w:color="auto"/>
        <w:left w:val="none" w:sz="0" w:space="0" w:color="auto"/>
        <w:bottom w:val="none" w:sz="0" w:space="0" w:color="auto"/>
        <w:right w:val="none" w:sz="0" w:space="0" w:color="auto"/>
      </w:divBdr>
    </w:div>
    <w:div w:id="581598738">
      <w:bodyDiv w:val="1"/>
      <w:marLeft w:val="0"/>
      <w:marRight w:val="0"/>
      <w:marTop w:val="0"/>
      <w:marBottom w:val="0"/>
      <w:divBdr>
        <w:top w:val="none" w:sz="0" w:space="0" w:color="auto"/>
        <w:left w:val="none" w:sz="0" w:space="0" w:color="auto"/>
        <w:bottom w:val="none" w:sz="0" w:space="0" w:color="auto"/>
        <w:right w:val="none" w:sz="0" w:space="0" w:color="auto"/>
      </w:divBdr>
    </w:div>
    <w:div w:id="581644137">
      <w:bodyDiv w:val="1"/>
      <w:marLeft w:val="0"/>
      <w:marRight w:val="0"/>
      <w:marTop w:val="0"/>
      <w:marBottom w:val="0"/>
      <w:divBdr>
        <w:top w:val="none" w:sz="0" w:space="0" w:color="auto"/>
        <w:left w:val="none" w:sz="0" w:space="0" w:color="auto"/>
        <w:bottom w:val="none" w:sz="0" w:space="0" w:color="auto"/>
        <w:right w:val="none" w:sz="0" w:space="0" w:color="auto"/>
      </w:divBdr>
    </w:div>
    <w:div w:id="582299348">
      <w:bodyDiv w:val="1"/>
      <w:marLeft w:val="0"/>
      <w:marRight w:val="0"/>
      <w:marTop w:val="0"/>
      <w:marBottom w:val="0"/>
      <w:divBdr>
        <w:top w:val="none" w:sz="0" w:space="0" w:color="auto"/>
        <w:left w:val="none" w:sz="0" w:space="0" w:color="auto"/>
        <w:bottom w:val="none" w:sz="0" w:space="0" w:color="auto"/>
        <w:right w:val="none" w:sz="0" w:space="0" w:color="auto"/>
      </w:divBdr>
    </w:div>
    <w:div w:id="582569168">
      <w:bodyDiv w:val="1"/>
      <w:marLeft w:val="0"/>
      <w:marRight w:val="0"/>
      <w:marTop w:val="0"/>
      <w:marBottom w:val="0"/>
      <w:divBdr>
        <w:top w:val="none" w:sz="0" w:space="0" w:color="auto"/>
        <w:left w:val="none" w:sz="0" w:space="0" w:color="auto"/>
        <w:bottom w:val="none" w:sz="0" w:space="0" w:color="auto"/>
        <w:right w:val="none" w:sz="0" w:space="0" w:color="auto"/>
      </w:divBdr>
    </w:div>
    <w:div w:id="582690716">
      <w:bodyDiv w:val="1"/>
      <w:marLeft w:val="0"/>
      <w:marRight w:val="0"/>
      <w:marTop w:val="0"/>
      <w:marBottom w:val="0"/>
      <w:divBdr>
        <w:top w:val="none" w:sz="0" w:space="0" w:color="auto"/>
        <w:left w:val="none" w:sz="0" w:space="0" w:color="auto"/>
        <w:bottom w:val="none" w:sz="0" w:space="0" w:color="auto"/>
        <w:right w:val="none" w:sz="0" w:space="0" w:color="auto"/>
      </w:divBdr>
    </w:div>
    <w:div w:id="583220475">
      <w:bodyDiv w:val="1"/>
      <w:marLeft w:val="0"/>
      <w:marRight w:val="0"/>
      <w:marTop w:val="0"/>
      <w:marBottom w:val="0"/>
      <w:divBdr>
        <w:top w:val="none" w:sz="0" w:space="0" w:color="auto"/>
        <w:left w:val="none" w:sz="0" w:space="0" w:color="auto"/>
        <w:bottom w:val="none" w:sz="0" w:space="0" w:color="auto"/>
        <w:right w:val="none" w:sz="0" w:space="0" w:color="auto"/>
      </w:divBdr>
    </w:div>
    <w:div w:id="583343619">
      <w:bodyDiv w:val="1"/>
      <w:marLeft w:val="0"/>
      <w:marRight w:val="0"/>
      <w:marTop w:val="0"/>
      <w:marBottom w:val="0"/>
      <w:divBdr>
        <w:top w:val="none" w:sz="0" w:space="0" w:color="auto"/>
        <w:left w:val="none" w:sz="0" w:space="0" w:color="auto"/>
        <w:bottom w:val="none" w:sz="0" w:space="0" w:color="auto"/>
        <w:right w:val="none" w:sz="0" w:space="0" w:color="auto"/>
      </w:divBdr>
    </w:div>
    <w:div w:id="583954387">
      <w:bodyDiv w:val="1"/>
      <w:marLeft w:val="0"/>
      <w:marRight w:val="0"/>
      <w:marTop w:val="0"/>
      <w:marBottom w:val="0"/>
      <w:divBdr>
        <w:top w:val="none" w:sz="0" w:space="0" w:color="auto"/>
        <w:left w:val="none" w:sz="0" w:space="0" w:color="auto"/>
        <w:bottom w:val="none" w:sz="0" w:space="0" w:color="auto"/>
        <w:right w:val="none" w:sz="0" w:space="0" w:color="auto"/>
      </w:divBdr>
    </w:div>
    <w:div w:id="584337260">
      <w:bodyDiv w:val="1"/>
      <w:marLeft w:val="0"/>
      <w:marRight w:val="0"/>
      <w:marTop w:val="0"/>
      <w:marBottom w:val="0"/>
      <w:divBdr>
        <w:top w:val="none" w:sz="0" w:space="0" w:color="auto"/>
        <w:left w:val="none" w:sz="0" w:space="0" w:color="auto"/>
        <w:bottom w:val="none" w:sz="0" w:space="0" w:color="auto"/>
        <w:right w:val="none" w:sz="0" w:space="0" w:color="auto"/>
      </w:divBdr>
    </w:div>
    <w:div w:id="584653555">
      <w:bodyDiv w:val="1"/>
      <w:marLeft w:val="0"/>
      <w:marRight w:val="0"/>
      <w:marTop w:val="0"/>
      <w:marBottom w:val="0"/>
      <w:divBdr>
        <w:top w:val="none" w:sz="0" w:space="0" w:color="auto"/>
        <w:left w:val="none" w:sz="0" w:space="0" w:color="auto"/>
        <w:bottom w:val="none" w:sz="0" w:space="0" w:color="auto"/>
        <w:right w:val="none" w:sz="0" w:space="0" w:color="auto"/>
      </w:divBdr>
    </w:div>
    <w:div w:id="586425533">
      <w:bodyDiv w:val="1"/>
      <w:marLeft w:val="0"/>
      <w:marRight w:val="0"/>
      <w:marTop w:val="0"/>
      <w:marBottom w:val="0"/>
      <w:divBdr>
        <w:top w:val="none" w:sz="0" w:space="0" w:color="auto"/>
        <w:left w:val="none" w:sz="0" w:space="0" w:color="auto"/>
        <w:bottom w:val="none" w:sz="0" w:space="0" w:color="auto"/>
        <w:right w:val="none" w:sz="0" w:space="0" w:color="auto"/>
      </w:divBdr>
    </w:div>
    <w:div w:id="586772618">
      <w:bodyDiv w:val="1"/>
      <w:marLeft w:val="0"/>
      <w:marRight w:val="0"/>
      <w:marTop w:val="0"/>
      <w:marBottom w:val="0"/>
      <w:divBdr>
        <w:top w:val="none" w:sz="0" w:space="0" w:color="auto"/>
        <w:left w:val="none" w:sz="0" w:space="0" w:color="auto"/>
        <w:bottom w:val="none" w:sz="0" w:space="0" w:color="auto"/>
        <w:right w:val="none" w:sz="0" w:space="0" w:color="auto"/>
      </w:divBdr>
    </w:div>
    <w:div w:id="587154977">
      <w:bodyDiv w:val="1"/>
      <w:marLeft w:val="0"/>
      <w:marRight w:val="0"/>
      <w:marTop w:val="0"/>
      <w:marBottom w:val="0"/>
      <w:divBdr>
        <w:top w:val="none" w:sz="0" w:space="0" w:color="auto"/>
        <w:left w:val="none" w:sz="0" w:space="0" w:color="auto"/>
        <w:bottom w:val="none" w:sz="0" w:space="0" w:color="auto"/>
        <w:right w:val="none" w:sz="0" w:space="0" w:color="auto"/>
      </w:divBdr>
    </w:div>
    <w:div w:id="588121520">
      <w:bodyDiv w:val="1"/>
      <w:marLeft w:val="0"/>
      <w:marRight w:val="0"/>
      <w:marTop w:val="0"/>
      <w:marBottom w:val="0"/>
      <w:divBdr>
        <w:top w:val="none" w:sz="0" w:space="0" w:color="auto"/>
        <w:left w:val="none" w:sz="0" w:space="0" w:color="auto"/>
        <w:bottom w:val="none" w:sz="0" w:space="0" w:color="auto"/>
        <w:right w:val="none" w:sz="0" w:space="0" w:color="auto"/>
      </w:divBdr>
    </w:div>
    <w:div w:id="588202330">
      <w:bodyDiv w:val="1"/>
      <w:marLeft w:val="0"/>
      <w:marRight w:val="0"/>
      <w:marTop w:val="0"/>
      <w:marBottom w:val="0"/>
      <w:divBdr>
        <w:top w:val="none" w:sz="0" w:space="0" w:color="auto"/>
        <w:left w:val="none" w:sz="0" w:space="0" w:color="auto"/>
        <w:bottom w:val="none" w:sz="0" w:space="0" w:color="auto"/>
        <w:right w:val="none" w:sz="0" w:space="0" w:color="auto"/>
      </w:divBdr>
    </w:div>
    <w:div w:id="588928216">
      <w:bodyDiv w:val="1"/>
      <w:marLeft w:val="0"/>
      <w:marRight w:val="0"/>
      <w:marTop w:val="0"/>
      <w:marBottom w:val="0"/>
      <w:divBdr>
        <w:top w:val="none" w:sz="0" w:space="0" w:color="auto"/>
        <w:left w:val="none" w:sz="0" w:space="0" w:color="auto"/>
        <w:bottom w:val="none" w:sz="0" w:space="0" w:color="auto"/>
        <w:right w:val="none" w:sz="0" w:space="0" w:color="auto"/>
      </w:divBdr>
    </w:div>
    <w:div w:id="589004630">
      <w:bodyDiv w:val="1"/>
      <w:marLeft w:val="0"/>
      <w:marRight w:val="0"/>
      <w:marTop w:val="0"/>
      <w:marBottom w:val="0"/>
      <w:divBdr>
        <w:top w:val="none" w:sz="0" w:space="0" w:color="auto"/>
        <w:left w:val="none" w:sz="0" w:space="0" w:color="auto"/>
        <w:bottom w:val="none" w:sz="0" w:space="0" w:color="auto"/>
        <w:right w:val="none" w:sz="0" w:space="0" w:color="auto"/>
      </w:divBdr>
    </w:div>
    <w:div w:id="589120198">
      <w:bodyDiv w:val="1"/>
      <w:marLeft w:val="0"/>
      <w:marRight w:val="0"/>
      <w:marTop w:val="0"/>
      <w:marBottom w:val="0"/>
      <w:divBdr>
        <w:top w:val="none" w:sz="0" w:space="0" w:color="auto"/>
        <w:left w:val="none" w:sz="0" w:space="0" w:color="auto"/>
        <w:bottom w:val="none" w:sz="0" w:space="0" w:color="auto"/>
        <w:right w:val="none" w:sz="0" w:space="0" w:color="auto"/>
      </w:divBdr>
    </w:div>
    <w:div w:id="589588476">
      <w:bodyDiv w:val="1"/>
      <w:marLeft w:val="0"/>
      <w:marRight w:val="0"/>
      <w:marTop w:val="0"/>
      <w:marBottom w:val="0"/>
      <w:divBdr>
        <w:top w:val="none" w:sz="0" w:space="0" w:color="auto"/>
        <w:left w:val="none" w:sz="0" w:space="0" w:color="auto"/>
        <w:bottom w:val="none" w:sz="0" w:space="0" w:color="auto"/>
        <w:right w:val="none" w:sz="0" w:space="0" w:color="auto"/>
      </w:divBdr>
    </w:div>
    <w:div w:id="589776886">
      <w:bodyDiv w:val="1"/>
      <w:marLeft w:val="0"/>
      <w:marRight w:val="0"/>
      <w:marTop w:val="0"/>
      <w:marBottom w:val="0"/>
      <w:divBdr>
        <w:top w:val="none" w:sz="0" w:space="0" w:color="auto"/>
        <w:left w:val="none" w:sz="0" w:space="0" w:color="auto"/>
        <w:bottom w:val="none" w:sz="0" w:space="0" w:color="auto"/>
        <w:right w:val="none" w:sz="0" w:space="0" w:color="auto"/>
      </w:divBdr>
    </w:div>
    <w:div w:id="591276973">
      <w:bodyDiv w:val="1"/>
      <w:marLeft w:val="0"/>
      <w:marRight w:val="0"/>
      <w:marTop w:val="0"/>
      <w:marBottom w:val="0"/>
      <w:divBdr>
        <w:top w:val="none" w:sz="0" w:space="0" w:color="auto"/>
        <w:left w:val="none" w:sz="0" w:space="0" w:color="auto"/>
        <w:bottom w:val="none" w:sz="0" w:space="0" w:color="auto"/>
        <w:right w:val="none" w:sz="0" w:space="0" w:color="auto"/>
      </w:divBdr>
    </w:div>
    <w:div w:id="591546626">
      <w:bodyDiv w:val="1"/>
      <w:marLeft w:val="0"/>
      <w:marRight w:val="0"/>
      <w:marTop w:val="0"/>
      <w:marBottom w:val="0"/>
      <w:divBdr>
        <w:top w:val="none" w:sz="0" w:space="0" w:color="auto"/>
        <w:left w:val="none" w:sz="0" w:space="0" w:color="auto"/>
        <w:bottom w:val="none" w:sz="0" w:space="0" w:color="auto"/>
        <w:right w:val="none" w:sz="0" w:space="0" w:color="auto"/>
      </w:divBdr>
    </w:div>
    <w:div w:id="591595318">
      <w:bodyDiv w:val="1"/>
      <w:marLeft w:val="0"/>
      <w:marRight w:val="0"/>
      <w:marTop w:val="0"/>
      <w:marBottom w:val="0"/>
      <w:divBdr>
        <w:top w:val="none" w:sz="0" w:space="0" w:color="auto"/>
        <w:left w:val="none" w:sz="0" w:space="0" w:color="auto"/>
        <w:bottom w:val="none" w:sz="0" w:space="0" w:color="auto"/>
        <w:right w:val="none" w:sz="0" w:space="0" w:color="auto"/>
      </w:divBdr>
    </w:div>
    <w:div w:id="591669271">
      <w:bodyDiv w:val="1"/>
      <w:marLeft w:val="0"/>
      <w:marRight w:val="0"/>
      <w:marTop w:val="0"/>
      <w:marBottom w:val="0"/>
      <w:divBdr>
        <w:top w:val="none" w:sz="0" w:space="0" w:color="auto"/>
        <w:left w:val="none" w:sz="0" w:space="0" w:color="auto"/>
        <w:bottom w:val="none" w:sz="0" w:space="0" w:color="auto"/>
        <w:right w:val="none" w:sz="0" w:space="0" w:color="auto"/>
      </w:divBdr>
    </w:div>
    <w:div w:id="592132938">
      <w:bodyDiv w:val="1"/>
      <w:marLeft w:val="0"/>
      <w:marRight w:val="0"/>
      <w:marTop w:val="0"/>
      <w:marBottom w:val="0"/>
      <w:divBdr>
        <w:top w:val="none" w:sz="0" w:space="0" w:color="auto"/>
        <w:left w:val="none" w:sz="0" w:space="0" w:color="auto"/>
        <w:bottom w:val="none" w:sz="0" w:space="0" w:color="auto"/>
        <w:right w:val="none" w:sz="0" w:space="0" w:color="auto"/>
      </w:divBdr>
    </w:div>
    <w:div w:id="592250772">
      <w:bodyDiv w:val="1"/>
      <w:marLeft w:val="0"/>
      <w:marRight w:val="0"/>
      <w:marTop w:val="0"/>
      <w:marBottom w:val="0"/>
      <w:divBdr>
        <w:top w:val="none" w:sz="0" w:space="0" w:color="auto"/>
        <w:left w:val="none" w:sz="0" w:space="0" w:color="auto"/>
        <w:bottom w:val="none" w:sz="0" w:space="0" w:color="auto"/>
        <w:right w:val="none" w:sz="0" w:space="0" w:color="auto"/>
      </w:divBdr>
    </w:div>
    <w:div w:id="592471887">
      <w:bodyDiv w:val="1"/>
      <w:marLeft w:val="0"/>
      <w:marRight w:val="0"/>
      <w:marTop w:val="0"/>
      <w:marBottom w:val="0"/>
      <w:divBdr>
        <w:top w:val="none" w:sz="0" w:space="0" w:color="auto"/>
        <w:left w:val="none" w:sz="0" w:space="0" w:color="auto"/>
        <w:bottom w:val="none" w:sz="0" w:space="0" w:color="auto"/>
        <w:right w:val="none" w:sz="0" w:space="0" w:color="auto"/>
      </w:divBdr>
    </w:div>
    <w:div w:id="593054065">
      <w:bodyDiv w:val="1"/>
      <w:marLeft w:val="0"/>
      <w:marRight w:val="0"/>
      <w:marTop w:val="0"/>
      <w:marBottom w:val="0"/>
      <w:divBdr>
        <w:top w:val="none" w:sz="0" w:space="0" w:color="auto"/>
        <w:left w:val="none" w:sz="0" w:space="0" w:color="auto"/>
        <w:bottom w:val="none" w:sz="0" w:space="0" w:color="auto"/>
        <w:right w:val="none" w:sz="0" w:space="0" w:color="auto"/>
      </w:divBdr>
    </w:div>
    <w:div w:id="593709945">
      <w:bodyDiv w:val="1"/>
      <w:marLeft w:val="0"/>
      <w:marRight w:val="0"/>
      <w:marTop w:val="0"/>
      <w:marBottom w:val="0"/>
      <w:divBdr>
        <w:top w:val="none" w:sz="0" w:space="0" w:color="auto"/>
        <w:left w:val="none" w:sz="0" w:space="0" w:color="auto"/>
        <w:bottom w:val="none" w:sz="0" w:space="0" w:color="auto"/>
        <w:right w:val="none" w:sz="0" w:space="0" w:color="auto"/>
      </w:divBdr>
    </w:div>
    <w:div w:id="595403901">
      <w:bodyDiv w:val="1"/>
      <w:marLeft w:val="0"/>
      <w:marRight w:val="0"/>
      <w:marTop w:val="0"/>
      <w:marBottom w:val="0"/>
      <w:divBdr>
        <w:top w:val="none" w:sz="0" w:space="0" w:color="auto"/>
        <w:left w:val="none" w:sz="0" w:space="0" w:color="auto"/>
        <w:bottom w:val="none" w:sz="0" w:space="0" w:color="auto"/>
        <w:right w:val="none" w:sz="0" w:space="0" w:color="auto"/>
      </w:divBdr>
    </w:div>
    <w:div w:id="596400953">
      <w:bodyDiv w:val="1"/>
      <w:marLeft w:val="0"/>
      <w:marRight w:val="0"/>
      <w:marTop w:val="0"/>
      <w:marBottom w:val="0"/>
      <w:divBdr>
        <w:top w:val="none" w:sz="0" w:space="0" w:color="auto"/>
        <w:left w:val="none" w:sz="0" w:space="0" w:color="auto"/>
        <w:bottom w:val="none" w:sz="0" w:space="0" w:color="auto"/>
        <w:right w:val="none" w:sz="0" w:space="0" w:color="auto"/>
      </w:divBdr>
    </w:div>
    <w:div w:id="596718739">
      <w:bodyDiv w:val="1"/>
      <w:marLeft w:val="0"/>
      <w:marRight w:val="0"/>
      <w:marTop w:val="0"/>
      <w:marBottom w:val="0"/>
      <w:divBdr>
        <w:top w:val="none" w:sz="0" w:space="0" w:color="auto"/>
        <w:left w:val="none" w:sz="0" w:space="0" w:color="auto"/>
        <w:bottom w:val="none" w:sz="0" w:space="0" w:color="auto"/>
        <w:right w:val="none" w:sz="0" w:space="0" w:color="auto"/>
      </w:divBdr>
    </w:div>
    <w:div w:id="596907828">
      <w:bodyDiv w:val="1"/>
      <w:marLeft w:val="0"/>
      <w:marRight w:val="0"/>
      <w:marTop w:val="0"/>
      <w:marBottom w:val="0"/>
      <w:divBdr>
        <w:top w:val="none" w:sz="0" w:space="0" w:color="auto"/>
        <w:left w:val="none" w:sz="0" w:space="0" w:color="auto"/>
        <w:bottom w:val="none" w:sz="0" w:space="0" w:color="auto"/>
        <w:right w:val="none" w:sz="0" w:space="0" w:color="auto"/>
      </w:divBdr>
    </w:div>
    <w:div w:id="597326963">
      <w:bodyDiv w:val="1"/>
      <w:marLeft w:val="0"/>
      <w:marRight w:val="0"/>
      <w:marTop w:val="0"/>
      <w:marBottom w:val="0"/>
      <w:divBdr>
        <w:top w:val="none" w:sz="0" w:space="0" w:color="auto"/>
        <w:left w:val="none" w:sz="0" w:space="0" w:color="auto"/>
        <w:bottom w:val="none" w:sz="0" w:space="0" w:color="auto"/>
        <w:right w:val="none" w:sz="0" w:space="0" w:color="auto"/>
      </w:divBdr>
    </w:div>
    <w:div w:id="597373477">
      <w:bodyDiv w:val="1"/>
      <w:marLeft w:val="0"/>
      <w:marRight w:val="0"/>
      <w:marTop w:val="0"/>
      <w:marBottom w:val="0"/>
      <w:divBdr>
        <w:top w:val="none" w:sz="0" w:space="0" w:color="auto"/>
        <w:left w:val="none" w:sz="0" w:space="0" w:color="auto"/>
        <w:bottom w:val="none" w:sz="0" w:space="0" w:color="auto"/>
        <w:right w:val="none" w:sz="0" w:space="0" w:color="auto"/>
      </w:divBdr>
    </w:div>
    <w:div w:id="598566617">
      <w:bodyDiv w:val="1"/>
      <w:marLeft w:val="0"/>
      <w:marRight w:val="0"/>
      <w:marTop w:val="0"/>
      <w:marBottom w:val="0"/>
      <w:divBdr>
        <w:top w:val="none" w:sz="0" w:space="0" w:color="auto"/>
        <w:left w:val="none" w:sz="0" w:space="0" w:color="auto"/>
        <w:bottom w:val="none" w:sz="0" w:space="0" w:color="auto"/>
        <w:right w:val="none" w:sz="0" w:space="0" w:color="auto"/>
      </w:divBdr>
    </w:div>
    <w:div w:id="599030143">
      <w:bodyDiv w:val="1"/>
      <w:marLeft w:val="0"/>
      <w:marRight w:val="0"/>
      <w:marTop w:val="0"/>
      <w:marBottom w:val="0"/>
      <w:divBdr>
        <w:top w:val="none" w:sz="0" w:space="0" w:color="auto"/>
        <w:left w:val="none" w:sz="0" w:space="0" w:color="auto"/>
        <w:bottom w:val="none" w:sz="0" w:space="0" w:color="auto"/>
        <w:right w:val="none" w:sz="0" w:space="0" w:color="auto"/>
      </w:divBdr>
    </w:div>
    <w:div w:id="599414330">
      <w:bodyDiv w:val="1"/>
      <w:marLeft w:val="0"/>
      <w:marRight w:val="0"/>
      <w:marTop w:val="0"/>
      <w:marBottom w:val="0"/>
      <w:divBdr>
        <w:top w:val="none" w:sz="0" w:space="0" w:color="auto"/>
        <w:left w:val="none" w:sz="0" w:space="0" w:color="auto"/>
        <w:bottom w:val="none" w:sz="0" w:space="0" w:color="auto"/>
        <w:right w:val="none" w:sz="0" w:space="0" w:color="auto"/>
      </w:divBdr>
    </w:div>
    <w:div w:id="600066775">
      <w:bodyDiv w:val="1"/>
      <w:marLeft w:val="0"/>
      <w:marRight w:val="0"/>
      <w:marTop w:val="0"/>
      <w:marBottom w:val="0"/>
      <w:divBdr>
        <w:top w:val="none" w:sz="0" w:space="0" w:color="auto"/>
        <w:left w:val="none" w:sz="0" w:space="0" w:color="auto"/>
        <w:bottom w:val="none" w:sz="0" w:space="0" w:color="auto"/>
        <w:right w:val="none" w:sz="0" w:space="0" w:color="auto"/>
      </w:divBdr>
    </w:div>
    <w:div w:id="600183516">
      <w:bodyDiv w:val="1"/>
      <w:marLeft w:val="0"/>
      <w:marRight w:val="0"/>
      <w:marTop w:val="0"/>
      <w:marBottom w:val="0"/>
      <w:divBdr>
        <w:top w:val="none" w:sz="0" w:space="0" w:color="auto"/>
        <w:left w:val="none" w:sz="0" w:space="0" w:color="auto"/>
        <w:bottom w:val="none" w:sz="0" w:space="0" w:color="auto"/>
        <w:right w:val="none" w:sz="0" w:space="0" w:color="auto"/>
      </w:divBdr>
    </w:div>
    <w:div w:id="601454532">
      <w:bodyDiv w:val="1"/>
      <w:marLeft w:val="0"/>
      <w:marRight w:val="0"/>
      <w:marTop w:val="0"/>
      <w:marBottom w:val="0"/>
      <w:divBdr>
        <w:top w:val="none" w:sz="0" w:space="0" w:color="auto"/>
        <w:left w:val="none" w:sz="0" w:space="0" w:color="auto"/>
        <w:bottom w:val="none" w:sz="0" w:space="0" w:color="auto"/>
        <w:right w:val="none" w:sz="0" w:space="0" w:color="auto"/>
      </w:divBdr>
    </w:div>
    <w:div w:id="601690748">
      <w:bodyDiv w:val="1"/>
      <w:marLeft w:val="0"/>
      <w:marRight w:val="0"/>
      <w:marTop w:val="0"/>
      <w:marBottom w:val="0"/>
      <w:divBdr>
        <w:top w:val="none" w:sz="0" w:space="0" w:color="auto"/>
        <w:left w:val="none" w:sz="0" w:space="0" w:color="auto"/>
        <w:bottom w:val="none" w:sz="0" w:space="0" w:color="auto"/>
        <w:right w:val="none" w:sz="0" w:space="0" w:color="auto"/>
      </w:divBdr>
    </w:div>
    <w:div w:id="602305649">
      <w:bodyDiv w:val="1"/>
      <w:marLeft w:val="0"/>
      <w:marRight w:val="0"/>
      <w:marTop w:val="0"/>
      <w:marBottom w:val="0"/>
      <w:divBdr>
        <w:top w:val="none" w:sz="0" w:space="0" w:color="auto"/>
        <w:left w:val="none" w:sz="0" w:space="0" w:color="auto"/>
        <w:bottom w:val="none" w:sz="0" w:space="0" w:color="auto"/>
        <w:right w:val="none" w:sz="0" w:space="0" w:color="auto"/>
      </w:divBdr>
    </w:div>
    <w:div w:id="603390419">
      <w:bodyDiv w:val="1"/>
      <w:marLeft w:val="0"/>
      <w:marRight w:val="0"/>
      <w:marTop w:val="0"/>
      <w:marBottom w:val="0"/>
      <w:divBdr>
        <w:top w:val="none" w:sz="0" w:space="0" w:color="auto"/>
        <w:left w:val="none" w:sz="0" w:space="0" w:color="auto"/>
        <w:bottom w:val="none" w:sz="0" w:space="0" w:color="auto"/>
        <w:right w:val="none" w:sz="0" w:space="0" w:color="auto"/>
      </w:divBdr>
    </w:div>
    <w:div w:id="603540900">
      <w:bodyDiv w:val="1"/>
      <w:marLeft w:val="0"/>
      <w:marRight w:val="0"/>
      <w:marTop w:val="0"/>
      <w:marBottom w:val="0"/>
      <w:divBdr>
        <w:top w:val="none" w:sz="0" w:space="0" w:color="auto"/>
        <w:left w:val="none" w:sz="0" w:space="0" w:color="auto"/>
        <w:bottom w:val="none" w:sz="0" w:space="0" w:color="auto"/>
        <w:right w:val="none" w:sz="0" w:space="0" w:color="auto"/>
      </w:divBdr>
    </w:div>
    <w:div w:id="603608921">
      <w:bodyDiv w:val="1"/>
      <w:marLeft w:val="0"/>
      <w:marRight w:val="0"/>
      <w:marTop w:val="0"/>
      <w:marBottom w:val="0"/>
      <w:divBdr>
        <w:top w:val="none" w:sz="0" w:space="0" w:color="auto"/>
        <w:left w:val="none" w:sz="0" w:space="0" w:color="auto"/>
        <w:bottom w:val="none" w:sz="0" w:space="0" w:color="auto"/>
        <w:right w:val="none" w:sz="0" w:space="0" w:color="auto"/>
      </w:divBdr>
    </w:div>
    <w:div w:id="603729362">
      <w:bodyDiv w:val="1"/>
      <w:marLeft w:val="0"/>
      <w:marRight w:val="0"/>
      <w:marTop w:val="0"/>
      <w:marBottom w:val="0"/>
      <w:divBdr>
        <w:top w:val="none" w:sz="0" w:space="0" w:color="auto"/>
        <w:left w:val="none" w:sz="0" w:space="0" w:color="auto"/>
        <w:bottom w:val="none" w:sz="0" w:space="0" w:color="auto"/>
        <w:right w:val="none" w:sz="0" w:space="0" w:color="auto"/>
      </w:divBdr>
    </w:div>
    <w:div w:id="603809926">
      <w:bodyDiv w:val="1"/>
      <w:marLeft w:val="0"/>
      <w:marRight w:val="0"/>
      <w:marTop w:val="0"/>
      <w:marBottom w:val="0"/>
      <w:divBdr>
        <w:top w:val="none" w:sz="0" w:space="0" w:color="auto"/>
        <w:left w:val="none" w:sz="0" w:space="0" w:color="auto"/>
        <w:bottom w:val="none" w:sz="0" w:space="0" w:color="auto"/>
        <w:right w:val="none" w:sz="0" w:space="0" w:color="auto"/>
      </w:divBdr>
    </w:div>
    <w:div w:id="604504258">
      <w:bodyDiv w:val="1"/>
      <w:marLeft w:val="0"/>
      <w:marRight w:val="0"/>
      <w:marTop w:val="0"/>
      <w:marBottom w:val="0"/>
      <w:divBdr>
        <w:top w:val="none" w:sz="0" w:space="0" w:color="auto"/>
        <w:left w:val="none" w:sz="0" w:space="0" w:color="auto"/>
        <w:bottom w:val="none" w:sz="0" w:space="0" w:color="auto"/>
        <w:right w:val="none" w:sz="0" w:space="0" w:color="auto"/>
      </w:divBdr>
    </w:div>
    <w:div w:id="604846274">
      <w:bodyDiv w:val="1"/>
      <w:marLeft w:val="0"/>
      <w:marRight w:val="0"/>
      <w:marTop w:val="0"/>
      <w:marBottom w:val="0"/>
      <w:divBdr>
        <w:top w:val="none" w:sz="0" w:space="0" w:color="auto"/>
        <w:left w:val="none" w:sz="0" w:space="0" w:color="auto"/>
        <w:bottom w:val="none" w:sz="0" w:space="0" w:color="auto"/>
        <w:right w:val="none" w:sz="0" w:space="0" w:color="auto"/>
      </w:divBdr>
    </w:div>
    <w:div w:id="604849582">
      <w:bodyDiv w:val="1"/>
      <w:marLeft w:val="0"/>
      <w:marRight w:val="0"/>
      <w:marTop w:val="0"/>
      <w:marBottom w:val="0"/>
      <w:divBdr>
        <w:top w:val="none" w:sz="0" w:space="0" w:color="auto"/>
        <w:left w:val="none" w:sz="0" w:space="0" w:color="auto"/>
        <w:bottom w:val="none" w:sz="0" w:space="0" w:color="auto"/>
        <w:right w:val="none" w:sz="0" w:space="0" w:color="auto"/>
      </w:divBdr>
    </w:div>
    <w:div w:id="605187326">
      <w:bodyDiv w:val="1"/>
      <w:marLeft w:val="0"/>
      <w:marRight w:val="0"/>
      <w:marTop w:val="0"/>
      <w:marBottom w:val="0"/>
      <w:divBdr>
        <w:top w:val="none" w:sz="0" w:space="0" w:color="auto"/>
        <w:left w:val="none" w:sz="0" w:space="0" w:color="auto"/>
        <w:bottom w:val="none" w:sz="0" w:space="0" w:color="auto"/>
        <w:right w:val="none" w:sz="0" w:space="0" w:color="auto"/>
      </w:divBdr>
    </w:div>
    <w:div w:id="606273983">
      <w:bodyDiv w:val="1"/>
      <w:marLeft w:val="0"/>
      <w:marRight w:val="0"/>
      <w:marTop w:val="0"/>
      <w:marBottom w:val="0"/>
      <w:divBdr>
        <w:top w:val="none" w:sz="0" w:space="0" w:color="auto"/>
        <w:left w:val="none" w:sz="0" w:space="0" w:color="auto"/>
        <w:bottom w:val="none" w:sz="0" w:space="0" w:color="auto"/>
        <w:right w:val="none" w:sz="0" w:space="0" w:color="auto"/>
      </w:divBdr>
    </w:div>
    <w:div w:id="606428412">
      <w:bodyDiv w:val="1"/>
      <w:marLeft w:val="0"/>
      <w:marRight w:val="0"/>
      <w:marTop w:val="0"/>
      <w:marBottom w:val="0"/>
      <w:divBdr>
        <w:top w:val="none" w:sz="0" w:space="0" w:color="auto"/>
        <w:left w:val="none" w:sz="0" w:space="0" w:color="auto"/>
        <w:bottom w:val="none" w:sz="0" w:space="0" w:color="auto"/>
        <w:right w:val="none" w:sz="0" w:space="0" w:color="auto"/>
      </w:divBdr>
    </w:div>
    <w:div w:id="606547794">
      <w:bodyDiv w:val="1"/>
      <w:marLeft w:val="0"/>
      <w:marRight w:val="0"/>
      <w:marTop w:val="0"/>
      <w:marBottom w:val="0"/>
      <w:divBdr>
        <w:top w:val="none" w:sz="0" w:space="0" w:color="auto"/>
        <w:left w:val="none" w:sz="0" w:space="0" w:color="auto"/>
        <w:bottom w:val="none" w:sz="0" w:space="0" w:color="auto"/>
        <w:right w:val="none" w:sz="0" w:space="0" w:color="auto"/>
      </w:divBdr>
    </w:div>
    <w:div w:id="606888322">
      <w:bodyDiv w:val="1"/>
      <w:marLeft w:val="0"/>
      <w:marRight w:val="0"/>
      <w:marTop w:val="0"/>
      <w:marBottom w:val="0"/>
      <w:divBdr>
        <w:top w:val="none" w:sz="0" w:space="0" w:color="auto"/>
        <w:left w:val="none" w:sz="0" w:space="0" w:color="auto"/>
        <w:bottom w:val="none" w:sz="0" w:space="0" w:color="auto"/>
        <w:right w:val="none" w:sz="0" w:space="0" w:color="auto"/>
      </w:divBdr>
    </w:div>
    <w:div w:id="607391905">
      <w:bodyDiv w:val="1"/>
      <w:marLeft w:val="0"/>
      <w:marRight w:val="0"/>
      <w:marTop w:val="0"/>
      <w:marBottom w:val="0"/>
      <w:divBdr>
        <w:top w:val="none" w:sz="0" w:space="0" w:color="auto"/>
        <w:left w:val="none" w:sz="0" w:space="0" w:color="auto"/>
        <w:bottom w:val="none" w:sz="0" w:space="0" w:color="auto"/>
        <w:right w:val="none" w:sz="0" w:space="0" w:color="auto"/>
      </w:divBdr>
    </w:div>
    <w:div w:id="607394749">
      <w:bodyDiv w:val="1"/>
      <w:marLeft w:val="0"/>
      <w:marRight w:val="0"/>
      <w:marTop w:val="0"/>
      <w:marBottom w:val="0"/>
      <w:divBdr>
        <w:top w:val="none" w:sz="0" w:space="0" w:color="auto"/>
        <w:left w:val="none" w:sz="0" w:space="0" w:color="auto"/>
        <w:bottom w:val="none" w:sz="0" w:space="0" w:color="auto"/>
        <w:right w:val="none" w:sz="0" w:space="0" w:color="auto"/>
      </w:divBdr>
    </w:div>
    <w:div w:id="607542729">
      <w:bodyDiv w:val="1"/>
      <w:marLeft w:val="0"/>
      <w:marRight w:val="0"/>
      <w:marTop w:val="0"/>
      <w:marBottom w:val="0"/>
      <w:divBdr>
        <w:top w:val="none" w:sz="0" w:space="0" w:color="auto"/>
        <w:left w:val="none" w:sz="0" w:space="0" w:color="auto"/>
        <w:bottom w:val="none" w:sz="0" w:space="0" w:color="auto"/>
        <w:right w:val="none" w:sz="0" w:space="0" w:color="auto"/>
      </w:divBdr>
    </w:div>
    <w:div w:id="608007767">
      <w:bodyDiv w:val="1"/>
      <w:marLeft w:val="0"/>
      <w:marRight w:val="0"/>
      <w:marTop w:val="0"/>
      <w:marBottom w:val="0"/>
      <w:divBdr>
        <w:top w:val="none" w:sz="0" w:space="0" w:color="auto"/>
        <w:left w:val="none" w:sz="0" w:space="0" w:color="auto"/>
        <w:bottom w:val="none" w:sz="0" w:space="0" w:color="auto"/>
        <w:right w:val="none" w:sz="0" w:space="0" w:color="auto"/>
      </w:divBdr>
    </w:div>
    <w:div w:id="608126589">
      <w:bodyDiv w:val="1"/>
      <w:marLeft w:val="0"/>
      <w:marRight w:val="0"/>
      <w:marTop w:val="0"/>
      <w:marBottom w:val="0"/>
      <w:divBdr>
        <w:top w:val="none" w:sz="0" w:space="0" w:color="auto"/>
        <w:left w:val="none" w:sz="0" w:space="0" w:color="auto"/>
        <w:bottom w:val="none" w:sz="0" w:space="0" w:color="auto"/>
        <w:right w:val="none" w:sz="0" w:space="0" w:color="auto"/>
      </w:divBdr>
    </w:div>
    <w:div w:id="608198451">
      <w:bodyDiv w:val="1"/>
      <w:marLeft w:val="0"/>
      <w:marRight w:val="0"/>
      <w:marTop w:val="0"/>
      <w:marBottom w:val="0"/>
      <w:divBdr>
        <w:top w:val="none" w:sz="0" w:space="0" w:color="auto"/>
        <w:left w:val="none" w:sz="0" w:space="0" w:color="auto"/>
        <w:bottom w:val="none" w:sz="0" w:space="0" w:color="auto"/>
        <w:right w:val="none" w:sz="0" w:space="0" w:color="auto"/>
      </w:divBdr>
    </w:div>
    <w:div w:id="608436894">
      <w:bodyDiv w:val="1"/>
      <w:marLeft w:val="0"/>
      <w:marRight w:val="0"/>
      <w:marTop w:val="0"/>
      <w:marBottom w:val="0"/>
      <w:divBdr>
        <w:top w:val="none" w:sz="0" w:space="0" w:color="auto"/>
        <w:left w:val="none" w:sz="0" w:space="0" w:color="auto"/>
        <w:bottom w:val="none" w:sz="0" w:space="0" w:color="auto"/>
        <w:right w:val="none" w:sz="0" w:space="0" w:color="auto"/>
      </w:divBdr>
    </w:div>
    <w:div w:id="609430389">
      <w:bodyDiv w:val="1"/>
      <w:marLeft w:val="0"/>
      <w:marRight w:val="0"/>
      <w:marTop w:val="0"/>
      <w:marBottom w:val="0"/>
      <w:divBdr>
        <w:top w:val="none" w:sz="0" w:space="0" w:color="auto"/>
        <w:left w:val="none" w:sz="0" w:space="0" w:color="auto"/>
        <w:bottom w:val="none" w:sz="0" w:space="0" w:color="auto"/>
        <w:right w:val="none" w:sz="0" w:space="0" w:color="auto"/>
      </w:divBdr>
    </w:div>
    <w:div w:id="610011135">
      <w:bodyDiv w:val="1"/>
      <w:marLeft w:val="0"/>
      <w:marRight w:val="0"/>
      <w:marTop w:val="0"/>
      <w:marBottom w:val="0"/>
      <w:divBdr>
        <w:top w:val="none" w:sz="0" w:space="0" w:color="auto"/>
        <w:left w:val="none" w:sz="0" w:space="0" w:color="auto"/>
        <w:bottom w:val="none" w:sz="0" w:space="0" w:color="auto"/>
        <w:right w:val="none" w:sz="0" w:space="0" w:color="auto"/>
      </w:divBdr>
    </w:div>
    <w:div w:id="610473310">
      <w:bodyDiv w:val="1"/>
      <w:marLeft w:val="0"/>
      <w:marRight w:val="0"/>
      <w:marTop w:val="0"/>
      <w:marBottom w:val="0"/>
      <w:divBdr>
        <w:top w:val="none" w:sz="0" w:space="0" w:color="auto"/>
        <w:left w:val="none" w:sz="0" w:space="0" w:color="auto"/>
        <w:bottom w:val="none" w:sz="0" w:space="0" w:color="auto"/>
        <w:right w:val="none" w:sz="0" w:space="0" w:color="auto"/>
      </w:divBdr>
    </w:div>
    <w:div w:id="610631331">
      <w:bodyDiv w:val="1"/>
      <w:marLeft w:val="0"/>
      <w:marRight w:val="0"/>
      <w:marTop w:val="0"/>
      <w:marBottom w:val="0"/>
      <w:divBdr>
        <w:top w:val="none" w:sz="0" w:space="0" w:color="auto"/>
        <w:left w:val="none" w:sz="0" w:space="0" w:color="auto"/>
        <w:bottom w:val="none" w:sz="0" w:space="0" w:color="auto"/>
        <w:right w:val="none" w:sz="0" w:space="0" w:color="auto"/>
      </w:divBdr>
    </w:div>
    <w:div w:id="610672924">
      <w:bodyDiv w:val="1"/>
      <w:marLeft w:val="0"/>
      <w:marRight w:val="0"/>
      <w:marTop w:val="0"/>
      <w:marBottom w:val="0"/>
      <w:divBdr>
        <w:top w:val="none" w:sz="0" w:space="0" w:color="auto"/>
        <w:left w:val="none" w:sz="0" w:space="0" w:color="auto"/>
        <w:bottom w:val="none" w:sz="0" w:space="0" w:color="auto"/>
        <w:right w:val="none" w:sz="0" w:space="0" w:color="auto"/>
      </w:divBdr>
    </w:div>
    <w:div w:id="610744819">
      <w:bodyDiv w:val="1"/>
      <w:marLeft w:val="0"/>
      <w:marRight w:val="0"/>
      <w:marTop w:val="0"/>
      <w:marBottom w:val="0"/>
      <w:divBdr>
        <w:top w:val="none" w:sz="0" w:space="0" w:color="auto"/>
        <w:left w:val="none" w:sz="0" w:space="0" w:color="auto"/>
        <w:bottom w:val="none" w:sz="0" w:space="0" w:color="auto"/>
        <w:right w:val="none" w:sz="0" w:space="0" w:color="auto"/>
      </w:divBdr>
    </w:div>
    <w:div w:id="611398478">
      <w:bodyDiv w:val="1"/>
      <w:marLeft w:val="0"/>
      <w:marRight w:val="0"/>
      <w:marTop w:val="0"/>
      <w:marBottom w:val="0"/>
      <w:divBdr>
        <w:top w:val="none" w:sz="0" w:space="0" w:color="auto"/>
        <w:left w:val="none" w:sz="0" w:space="0" w:color="auto"/>
        <w:bottom w:val="none" w:sz="0" w:space="0" w:color="auto"/>
        <w:right w:val="none" w:sz="0" w:space="0" w:color="auto"/>
      </w:divBdr>
    </w:div>
    <w:div w:id="611589639">
      <w:bodyDiv w:val="1"/>
      <w:marLeft w:val="0"/>
      <w:marRight w:val="0"/>
      <w:marTop w:val="0"/>
      <w:marBottom w:val="0"/>
      <w:divBdr>
        <w:top w:val="none" w:sz="0" w:space="0" w:color="auto"/>
        <w:left w:val="none" w:sz="0" w:space="0" w:color="auto"/>
        <w:bottom w:val="none" w:sz="0" w:space="0" w:color="auto"/>
        <w:right w:val="none" w:sz="0" w:space="0" w:color="auto"/>
      </w:divBdr>
    </w:div>
    <w:div w:id="611939325">
      <w:bodyDiv w:val="1"/>
      <w:marLeft w:val="0"/>
      <w:marRight w:val="0"/>
      <w:marTop w:val="0"/>
      <w:marBottom w:val="0"/>
      <w:divBdr>
        <w:top w:val="none" w:sz="0" w:space="0" w:color="auto"/>
        <w:left w:val="none" w:sz="0" w:space="0" w:color="auto"/>
        <w:bottom w:val="none" w:sz="0" w:space="0" w:color="auto"/>
        <w:right w:val="none" w:sz="0" w:space="0" w:color="auto"/>
      </w:divBdr>
    </w:div>
    <w:div w:id="611976435">
      <w:bodyDiv w:val="1"/>
      <w:marLeft w:val="0"/>
      <w:marRight w:val="0"/>
      <w:marTop w:val="0"/>
      <w:marBottom w:val="0"/>
      <w:divBdr>
        <w:top w:val="none" w:sz="0" w:space="0" w:color="auto"/>
        <w:left w:val="none" w:sz="0" w:space="0" w:color="auto"/>
        <w:bottom w:val="none" w:sz="0" w:space="0" w:color="auto"/>
        <w:right w:val="none" w:sz="0" w:space="0" w:color="auto"/>
      </w:divBdr>
    </w:div>
    <w:div w:id="612056624">
      <w:bodyDiv w:val="1"/>
      <w:marLeft w:val="0"/>
      <w:marRight w:val="0"/>
      <w:marTop w:val="0"/>
      <w:marBottom w:val="0"/>
      <w:divBdr>
        <w:top w:val="none" w:sz="0" w:space="0" w:color="auto"/>
        <w:left w:val="none" w:sz="0" w:space="0" w:color="auto"/>
        <w:bottom w:val="none" w:sz="0" w:space="0" w:color="auto"/>
        <w:right w:val="none" w:sz="0" w:space="0" w:color="auto"/>
      </w:divBdr>
    </w:div>
    <w:div w:id="612130191">
      <w:bodyDiv w:val="1"/>
      <w:marLeft w:val="0"/>
      <w:marRight w:val="0"/>
      <w:marTop w:val="0"/>
      <w:marBottom w:val="0"/>
      <w:divBdr>
        <w:top w:val="none" w:sz="0" w:space="0" w:color="auto"/>
        <w:left w:val="none" w:sz="0" w:space="0" w:color="auto"/>
        <w:bottom w:val="none" w:sz="0" w:space="0" w:color="auto"/>
        <w:right w:val="none" w:sz="0" w:space="0" w:color="auto"/>
      </w:divBdr>
    </w:div>
    <w:div w:id="612711788">
      <w:bodyDiv w:val="1"/>
      <w:marLeft w:val="0"/>
      <w:marRight w:val="0"/>
      <w:marTop w:val="0"/>
      <w:marBottom w:val="0"/>
      <w:divBdr>
        <w:top w:val="none" w:sz="0" w:space="0" w:color="auto"/>
        <w:left w:val="none" w:sz="0" w:space="0" w:color="auto"/>
        <w:bottom w:val="none" w:sz="0" w:space="0" w:color="auto"/>
        <w:right w:val="none" w:sz="0" w:space="0" w:color="auto"/>
      </w:divBdr>
    </w:div>
    <w:div w:id="613246770">
      <w:bodyDiv w:val="1"/>
      <w:marLeft w:val="0"/>
      <w:marRight w:val="0"/>
      <w:marTop w:val="0"/>
      <w:marBottom w:val="0"/>
      <w:divBdr>
        <w:top w:val="none" w:sz="0" w:space="0" w:color="auto"/>
        <w:left w:val="none" w:sz="0" w:space="0" w:color="auto"/>
        <w:bottom w:val="none" w:sz="0" w:space="0" w:color="auto"/>
        <w:right w:val="none" w:sz="0" w:space="0" w:color="auto"/>
      </w:divBdr>
    </w:div>
    <w:div w:id="615218003">
      <w:bodyDiv w:val="1"/>
      <w:marLeft w:val="0"/>
      <w:marRight w:val="0"/>
      <w:marTop w:val="0"/>
      <w:marBottom w:val="0"/>
      <w:divBdr>
        <w:top w:val="none" w:sz="0" w:space="0" w:color="auto"/>
        <w:left w:val="none" w:sz="0" w:space="0" w:color="auto"/>
        <w:bottom w:val="none" w:sz="0" w:space="0" w:color="auto"/>
        <w:right w:val="none" w:sz="0" w:space="0" w:color="auto"/>
      </w:divBdr>
    </w:div>
    <w:div w:id="615254357">
      <w:bodyDiv w:val="1"/>
      <w:marLeft w:val="0"/>
      <w:marRight w:val="0"/>
      <w:marTop w:val="0"/>
      <w:marBottom w:val="0"/>
      <w:divBdr>
        <w:top w:val="none" w:sz="0" w:space="0" w:color="auto"/>
        <w:left w:val="none" w:sz="0" w:space="0" w:color="auto"/>
        <w:bottom w:val="none" w:sz="0" w:space="0" w:color="auto"/>
        <w:right w:val="none" w:sz="0" w:space="0" w:color="auto"/>
      </w:divBdr>
    </w:div>
    <w:div w:id="615328205">
      <w:bodyDiv w:val="1"/>
      <w:marLeft w:val="0"/>
      <w:marRight w:val="0"/>
      <w:marTop w:val="0"/>
      <w:marBottom w:val="0"/>
      <w:divBdr>
        <w:top w:val="none" w:sz="0" w:space="0" w:color="auto"/>
        <w:left w:val="none" w:sz="0" w:space="0" w:color="auto"/>
        <w:bottom w:val="none" w:sz="0" w:space="0" w:color="auto"/>
        <w:right w:val="none" w:sz="0" w:space="0" w:color="auto"/>
      </w:divBdr>
    </w:div>
    <w:div w:id="616837494">
      <w:bodyDiv w:val="1"/>
      <w:marLeft w:val="0"/>
      <w:marRight w:val="0"/>
      <w:marTop w:val="0"/>
      <w:marBottom w:val="0"/>
      <w:divBdr>
        <w:top w:val="none" w:sz="0" w:space="0" w:color="auto"/>
        <w:left w:val="none" w:sz="0" w:space="0" w:color="auto"/>
        <w:bottom w:val="none" w:sz="0" w:space="0" w:color="auto"/>
        <w:right w:val="none" w:sz="0" w:space="0" w:color="auto"/>
      </w:divBdr>
    </w:div>
    <w:div w:id="617294457">
      <w:bodyDiv w:val="1"/>
      <w:marLeft w:val="0"/>
      <w:marRight w:val="0"/>
      <w:marTop w:val="0"/>
      <w:marBottom w:val="0"/>
      <w:divBdr>
        <w:top w:val="none" w:sz="0" w:space="0" w:color="auto"/>
        <w:left w:val="none" w:sz="0" w:space="0" w:color="auto"/>
        <w:bottom w:val="none" w:sz="0" w:space="0" w:color="auto"/>
        <w:right w:val="none" w:sz="0" w:space="0" w:color="auto"/>
      </w:divBdr>
    </w:div>
    <w:div w:id="617300676">
      <w:bodyDiv w:val="1"/>
      <w:marLeft w:val="0"/>
      <w:marRight w:val="0"/>
      <w:marTop w:val="0"/>
      <w:marBottom w:val="0"/>
      <w:divBdr>
        <w:top w:val="none" w:sz="0" w:space="0" w:color="auto"/>
        <w:left w:val="none" w:sz="0" w:space="0" w:color="auto"/>
        <w:bottom w:val="none" w:sz="0" w:space="0" w:color="auto"/>
        <w:right w:val="none" w:sz="0" w:space="0" w:color="auto"/>
      </w:divBdr>
    </w:div>
    <w:div w:id="617415649">
      <w:bodyDiv w:val="1"/>
      <w:marLeft w:val="0"/>
      <w:marRight w:val="0"/>
      <w:marTop w:val="0"/>
      <w:marBottom w:val="0"/>
      <w:divBdr>
        <w:top w:val="none" w:sz="0" w:space="0" w:color="auto"/>
        <w:left w:val="none" w:sz="0" w:space="0" w:color="auto"/>
        <w:bottom w:val="none" w:sz="0" w:space="0" w:color="auto"/>
        <w:right w:val="none" w:sz="0" w:space="0" w:color="auto"/>
      </w:divBdr>
    </w:div>
    <w:div w:id="617685256">
      <w:bodyDiv w:val="1"/>
      <w:marLeft w:val="0"/>
      <w:marRight w:val="0"/>
      <w:marTop w:val="0"/>
      <w:marBottom w:val="0"/>
      <w:divBdr>
        <w:top w:val="none" w:sz="0" w:space="0" w:color="auto"/>
        <w:left w:val="none" w:sz="0" w:space="0" w:color="auto"/>
        <w:bottom w:val="none" w:sz="0" w:space="0" w:color="auto"/>
        <w:right w:val="none" w:sz="0" w:space="0" w:color="auto"/>
      </w:divBdr>
    </w:div>
    <w:div w:id="618607467">
      <w:bodyDiv w:val="1"/>
      <w:marLeft w:val="0"/>
      <w:marRight w:val="0"/>
      <w:marTop w:val="0"/>
      <w:marBottom w:val="0"/>
      <w:divBdr>
        <w:top w:val="none" w:sz="0" w:space="0" w:color="auto"/>
        <w:left w:val="none" w:sz="0" w:space="0" w:color="auto"/>
        <w:bottom w:val="none" w:sz="0" w:space="0" w:color="auto"/>
        <w:right w:val="none" w:sz="0" w:space="0" w:color="auto"/>
      </w:divBdr>
    </w:div>
    <w:div w:id="619806213">
      <w:bodyDiv w:val="1"/>
      <w:marLeft w:val="0"/>
      <w:marRight w:val="0"/>
      <w:marTop w:val="0"/>
      <w:marBottom w:val="0"/>
      <w:divBdr>
        <w:top w:val="none" w:sz="0" w:space="0" w:color="auto"/>
        <w:left w:val="none" w:sz="0" w:space="0" w:color="auto"/>
        <w:bottom w:val="none" w:sz="0" w:space="0" w:color="auto"/>
        <w:right w:val="none" w:sz="0" w:space="0" w:color="auto"/>
      </w:divBdr>
    </w:div>
    <w:div w:id="620575631">
      <w:bodyDiv w:val="1"/>
      <w:marLeft w:val="0"/>
      <w:marRight w:val="0"/>
      <w:marTop w:val="0"/>
      <w:marBottom w:val="0"/>
      <w:divBdr>
        <w:top w:val="none" w:sz="0" w:space="0" w:color="auto"/>
        <w:left w:val="none" w:sz="0" w:space="0" w:color="auto"/>
        <w:bottom w:val="none" w:sz="0" w:space="0" w:color="auto"/>
        <w:right w:val="none" w:sz="0" w:space="0" w:color="auto"/>
      </w:divBdr>
    </w:div>
    <w:div w:id="621695004">
      <w:bodyDiv w:val="1"/>
      <w:marLeft w:val="0"/>
      <w:marRight w:val="0"/>
      <w:marTop w:val="0"/>
      <w:marBottom w:val="0"/>
      <w:divBdr>
        <w:top w:val="none" w:sz="0" w:space="0" w:color="auto"/>
        <w:left w:val="none" w:sz="0" w:space="0" w:color="auto"/>
        <w:bottom w:val="none" w:sz="0" w:space="0" w:color="auto"/>
        <w:right w:val="none" w:sz="0" w:space="0" w:color="auto"/>
      </w:divBdr>
    </w:div>
    <w:div w:id="622079749">
      <w:bodyDiv w:val="1"/>
      <w:marLeft w:val="0"/>
      <w:marRight w:val="0"/>
      <w:marTop w:val="0"/>
      <w:marBottom w:val="0"/>
      <w:divBdr>
        <w:top w:val="none" w:sz="0" w:space="0" w:color="auto"/>
        <w:left w:val="none" w:sz="0" w:space="0" w:color="auto"/>
        <w:bottom w:val="none" w:sz="0" w:space="0" w:color="auto"/>
        <w:right w:val="none" w:sz="0" w:space="0" w:color="auto"/>
      </w:divBdr>
    </w:div>
    <w:div w:id="622273827">
      <w:bodyDiv w:val="1"/>
      <w:marLeft w:val="0"/>
      <w:marRight w:val="0"/>
      <w:marTop w:val="0"/>
      <w:marBottom w:val="0"/>
      <w:divBdr>
        <w:top w:val="none" w:sz="0" w:space="0" w:color="auto"/>
        <w:left w:val="none" w:sz="0" w:space="0" w:color="auto"/>
        <w:bottom w:val="none" w:sz="0" w:space="0" w:color="auto"/>
        <w:right w:val="none" w:sz="0" w:space="0" w:color="auto"/>
      </w:divBdr>
    </w:div>
    <w:div w:id="622540644">
      <w:bodyDiv w:val="1"/>
      <w:marLeft w:val="0"/>
      <w:marRight w:val="0"/>
      <w:marTop w:val="0"/>
      <w:marBottom w:val="0"/>
      <w:divBdr>
        <w:top w:val="none" w:sz="0" w:space="0" w:color="auto"/>
        <w:left w:val="none" w:sz="0" w:space="0" w:color="auto"/>
        <w:bottom w:val="none" w:sz="0" w:space="0" w:color="auto"/>
        <w:right w:val="none" w:sz="0" w:space="0" w:color="auto"/>
      </w:divBdr>
    </w:div>
    <w:div w:id="623196840">
      <w:bodyDiv w:val="1"/>
      <w:marLeft w:val="0"/>
      <w:marRight w:val="0"/>
      <w:marTop w:val="0"/>
      <w:marBottom w:val="0"/>
      <w:divBdr>
        <w:top w:val="none" w:sz="0" w:space="0" w:color="auto"/>
        <w:left w:val="none" w:sz="0" w:space="0" w:color="auto"/>
        <w:bottom w:val="none" w:sz="0" w:space="0" w:color="auto"/>
        <w:right w:val="none" w:sz="0" w:space="0" w:color="auto"/>
      </w:divBdr>
    </w:div>
    <w:div w:id="623536592">
      <w:bodyDiv w:val="1"/>
      <w:marLeft w:val="0"/>
      <w:marRight w:val="0"/>
      <w:marTop w:val="0"/>
      <w:marBottom w:val="0"/>
      <w:divBdr>
        <w:top w:val="none" w:sz="0" w:space="0" w:color="auto"/>
        <w:left w:val="none" w:sz="0" w:space="0" w:color="auto"/>
        <w:bottom w:val="none" w:sz="0" w:space="0" w:color="auto"/>
        <w:right w:val="none" w:sz="0" w:space="0" w:color="auto"/>
      </w:divBdr>
    </w:div>
    <w:div w:id="623926085">
      <w:bodyDiv w:val="1"/>
      <w:marLeft w:val="0"/>
      <w:marRight w:val="0"/>
      <w:marTop w:val="0"/>
      <w:marBottom w:val="0"/>
      <w:divBdr>
        <w:top w:val="none" w:sz="0" w:space="0" w:color="auto"/>
        <w:left w:val="none" w:sz="0" w:space="0" w:color="auto"/>
        <w:bottom w:val="none" w:sz="0" w:space="0" w:color="auto"/>
        <w:right w:val="none" w:sz="0" w:space="0" w:color="auto"/>
      </w:divBdr>
    </w:div>
    <w:div w:id="624046095">
      <w:bodyDiv w:val="1"/>
      <w:marLeft w:val="0"/>
      <w:marRight w:val="0"/>
      <w:marTop w:val="0"/>
      <w:marBottom w:val="0"/>
      <w:divBdr>
        <w:top w:val="none" w:sz="0" w:space="0" w:color="auto"/>
        <w:left w:val="none" w:sz="0" w:space="0" w:color="auto"/>
        <w:bottom w:val="none" w:sz="0" w:space="0" w:color="auto"/>
        <w:right w:val="none" w:sz="0" w:space="0" w:color="auto"/>
      </w:divBdr>
    </w:div>
    <w:div w:id="624579051">
      <w:bodyDiv w:val="1"/>
      <w:marLeft w:val="0"/>
      <w:marRight w:val="0"/>
      <w:marTop w:val="0"/>
      <w:marBottom w:val="0"/>
      <w:divBdr>
        <w:top w:val="none" w:sz="0" w:space="0" w:color="auto"/>
        <w:left w:val="none" w:sz="0" w:space="0" w:color="auto"/>
        <w:bottom w:val="none" w:sz="0" w:space="0" w:color="auto"/>
        <w:right w:val="none" w:sz="0" w:space="0" w:color="auto"/>
      </w:divBdr>
    </w:div>
    <w:div w:id="625431730">
      <w:bodyDiv w:val="1"/>
      <w:marLeft w:val="0"/>
      <w:marRight w:val="0"/>
      <w:marTop w:val="0"/>
      <w:marBottom w:val="0"/>
      <w:divBdr>
        <w:top w:val="none" w:sz="0" w:space="0" w:color="auto"/>
        <w:left w:val="none" w:sz="0" w:space="0" w:color="auto"/>
        <w:bottom w:val="none" w:sz="0" w:space="0" w:color="auto"/>
        <w:right w:val="none" w:sz="0" w:space="0" w:color="auto"/>
      </w:divBdr>
    </w:div>
    <w:div w:id="625699563">
      <w:bodyDiv w:val="1"/>
      <w:marLeft w:val="0"/>
      <w:marRight w:val="0"/>
      <w:marTop w:val="0"/>
      <w:marBottom w:val="0"/>
      <w:divBdr>
        <w:top w:val="none" w:sz="0" w:space="0" w:color="auto"/>
        <w:left w:val="none" w:sz="0" w:space="0" w:color="auto"/>
        <w:bottom w:val="none" w:sz="0" w:space="0" w:color="auto"/>
        <w:right w:val="none" w:sz="0" w:space="0" w:color="auto"/>
      </w:divBdr>
    </w:div>
    <w:div w:id="625966493">
      <w:bodyDiv w:val="1"/>
      <w:marLeft w:val="0"/>
      <w:marRight w:val="0"/>
      <w:marTop w:val="0"/>
      <w:marBottom w:val="0"/>
      <w:divBdr>
        <w:top w:val="none" w:sz="0" w:space="0" w:color="auto"/>
        <w:left w:val="none" w:sz="0" w:space="0" w:color="auto"/>
        <w:bottom w:val="none" w:sz="0" w:space="0" w:color="auto"/>
        <w:right w:val="none" w:sz="0" w:space="0" w:color="auto"/>
      </w:divBdr>
    </w:div>
    <w:div w:id="626470901">
      <w:bodyDiv w:val="1"/>
      <w:marLeft w:val="0"/>
      <w:marRight w:val="0"/>
      <w:marTop w:val="0"/>
      <w:marBottom w:val="0"/>
      <w:divBdr>
        <w:top w:val="none" w:sz="0" w:space="0" w:color="auto"/>
        <w:left w:val="none" w:sz="0" w:space="0" w:color="auto"/>
        <w:bottom w:val="none" w:sz="0" w:space="0" w:color="auto"/>
        <w:right w:val="none" w:sz="0" w:space="0" w:color="auto"/>
      </w:divBdr>
    </w:div>
    <w:div w:id="627127761">
      <w:bodyDiv w:val="1"/>
      <w:marLeft w:val="0"/>
      <w:marRight w:val="0"/>
      <w:marTop w:val="0"/>
      <w:marBottom w:val="0"/>
      <w:divBdr>
        <w:top w:val="none" w:sz="0" w:space="0" w:color="auto"/>
        <w:left w:val="none" w:sz="0" w:space="0" w:color="auto"/>
        <w:bottom w:val="none" w:sz="0" w:space="0" w:color="auto"/>
        <w:right w:val="none" w:sz="0" w:space="0" w:color="auto"/>
      </w:divBdr>
    </w:div>
    <w:div w:id="627467239">
      <w:bodyDiv w:val="1"/>
      <w:marLeft w:val="0"/>
      <w:marRight w:val="0"/>
      <w:marTop w:val="0"/>
      <w:marBottom w:val="0"/>
      <w:divBdr>
        <w:top w:val="none" w:sz="0" w:space="0" w:color="auto"/>
        <w:left w:val="none" w:sz="0" w:space="0" w:color="auto"/>
        <w:bottom w:val="none" w:sz="0" w:space="0" w:color="auto"/>
        <w:right w:val="none" w:sz="0" w:space="0" w:color="auto"/>
      </w:divBdr>
    </w:div>
    <w:div w:id="627778806">
      <w:bodyDiv w:val="1"/>
      <w:marLeft w:val="0"/>
      <w:marRight w:val="0"/>
      <w:marTop w:val="0"/>
      <w:marBottom w:val="0"/>
      <w:divBdr>
        <w:top w:val="none" w:sz="0" w:space="0" w:color="auto"/>
        <w:left w:val="none" w:sz="0" w:space="0" w:color="auto"/>
        <w:bottom w:val="none" w:sz="0" w:space="0" w:color="auto"/>
        <w:right w:val="none" w:sz="0" w:space="0" w:color="auto"/>
      </w:divBdr>
    </w:div>
    <w:div w:id="627780625">
      <w:bodyDiv w:val="1"/>
      <w:marLeft w:val="0"/>
      <w:marRight w:val="0"/>
      <w:marTop w:val="0"/>
      <w:marBottom w:val="0"/>
      <w:divBdr>
        <w:top w:val="none" w:sz="0" w:space="0" w:color="auto"/>
        <w:left w:val="none" w:sz="0" w:space="0" w:color="auto"/>
        <w:bottom w:val="none" w:sz="0" w:space="0" w:color="auto"/>
        <w:right w:val="none" w:sz="0" w:space="0" w:color="auto"/>
      </w:divBdr>
    </w:div>
    <w:div w:id="627782290">
      <w:bodyDiv w:val="1"/>
      <w:marLeft w:val="0"/>
      <w:marRight w:val="0"/>
      <w:marTop w:val="0"/>
      <w:marBottom w:val="0"/>
      <w:divBdr>
        <w:top w:val="none" w:sz="0" w:space="0" w:color="auto"/>
        <w:left w:val="none" w:sz="0" w:space="0" w:color="auto"/>
        <w:bottom w:val="none" w:sz="0" w:space="0" w:color="auto"/>
        <w:right w:val="none" w:sz="0" w:space="0" w:color="auto"/>
      </w:divBdr>
    </w:div>
    <w:div w:id="629555738">
      <w:bodyDiv w:val="1"/>
      <w:marLeft w:val="0"/>
      <w:marRight w:val="0"/>
      <w:marTop w:val="0"/>
      <w:marBottom w:val="0"/>
      <w:divBdr>
        <w:top w:val="none" w:sz="0" w:space="0" w:color="auto"/>
        <w:left w:val="none" w:sz="0" w:space="0" w:color="auto"/>
        <w:bottom w:val="none" w:sz="0" w:space="0" w:color="auto"/>
        <w:right w:val="none" w:sz="0" w:space="0" w:color="auto"/>
      </w:divBdr>
    </w:div>
    <w:div w:id="629635122">
      <w:bodyDiv w:val="1"/>
      <w:marLeft w:val="0"/>
      <w:marRight w:val="0"/>
      <w:marTop w:val="0"/>
      <w:marBottom w:val="0"/>
      <w:divBdr>
        <w:top w:val="none" w:sz="0" w:space="0" w:color="auto"/>
        <w:left w:val="none" w:sz="0" w:space="0" w:color="auto"/>
        <w:bottom w:val="none" w:sz="0" w:space="0" w:color="auto"/>
        <w:right w:val="none" w:sz="0" w:space="0" w:color="auto"/>
      </w:divBdr>
    </w:div>
    <w:div w:id="629895984">
      <w:bodyDiv w:val="1"/>
      <w:marLeft w:val="0"/>
      <w:marRight w:val="0"/>
      <w:marTop w:val="0"/>
      <w:marBottom w:val="0"/>
      <w:divBdr>
        <w:top w:val="none" w:sz="0" w:space="0" w:color="auto"/>
        <w:left w:val="none" w:sz="0" w:space="0" w:color="auto"/>
        <w:bottom w:val="none" w:sz="0" w:space="0" w:color="auto"/>
        <w:right w:val="none" w:sz="0" w:space="0" w:color="auto"/>
      </w:divBdr>
    </w:div>
    <w:div w:id="630524913">
      <w:bodyDiv w:val="1"/>
      <w:marLeft w:val="0"/>
      <w:marRight w:val="0"/>
      <w:marTop w:val="0"/>
      <w:marBottom w:val="0"/>
      <w:divBdr>
        <w:top w:val="none" w:sz="0" w:space="0" w:color="auto"/>
        <w:left w:val="none" w:sz="0" w:space="0" w:color="auto"/>
        <w:bottom w:val="none" w:sz="0" w:space="0" w:color="auto"/>
        <w:right w:val="none" w:sz="0" w:space="0" w:color="auto"/>
      </w:divBdr>
    </w:div>
    <w:div w:id="630748769">
      <w:bodyDiv w:val="1"/>
      <w:marLeft w:val="0"/>
      <w:marRight w:val="0"/>
      <w:marTop w:val="0"/>
      <w:marBottom w:val="0"/>
      <w:divBdr>
        <w:top w:val="none" w:sz="0" w:space="0" w:color="auto"/>
        <w:left w:val="none" w:sz="0" w:space="0" w:color="auto"/>
        <w:bottom w:val="none" w:sz="0" w:space="0" w:color="auto"/>
        <w:right w:val="none" w:sz="0" w:space="0" w:color="auto"/>
      </w:divBdr>
    </w:div>
    <w:div w:id="631054635">
      <w:bodyDiv w:val="1"/>
      <w:marLeft w:val="0"/>
      <w:marRight w:val="0"/>
      <w:marTop w:val="0"/>
      <w:marBottom w:val="0"/>
      <w:divBdr>
        <w:top w:val="none" w:sz="0" w:space="0" w:color="auto"/>
        <w:left w:val="none" w:sz="0" w:space="0" w:color="auto"/>
        <w:bottom w:val="none" w:sz="0" w:space="0" w:color="auto"/>
        <w:right w:val="none" w:sz="0" w:space="0" w:color="auto"/>
      </w:divBdr>
    </w:div>
    <w:div w:id="631595828">
      <w:bodyDiv w:val="1"/>
      <w:marLeft w:val="0"/>
      <w:marRight w:val="0"/>
      <w:marTop w:val="0"/>
      <w:marBottom w:val="0"/>
      <w:divBdr>
        <w:top w:val="none" w:sz="0" w:space="0" w:color="auto"/>
        <w:left w:val="none" w:sz="0" w:space="0" w:color="auto"/>
        <w:bottom w:val="none" w:sz="0" w:space="0" w:color="auto"/>
        <w:right w:val="none" w:sz="0" w:space="0" w:color="auto"/>
      </w:divBdr>
    </w:div>
    <w:div w:id="631600700">
      <w:bodyDiv w:val="1"/>
      <w:marLeft w:val="0"/>
      <w:marRight w:val="0"/>
      <w:marTop w:val="0"/>
      <w:marBottom w:val="0"/>
      <w:divBdr>
        <w:top w:val="none" w:sz="0" w:space="0" w:color="auto"/>
        <w:left w:val="none" w:sz="0" w:space="0" w:color="auto"/>
        <w:bottom w:val="none" w:sz="0" w:space="0" w:color="auto"/>
        <w:right w:val="none" w:sz="0" w:space="0" w:color="auto"/>
      </w:divBdr>
    </w:div>
    <w:div w:id="632559031">
      <w:bodyDiv w:val="1"/>
      <w:marLeft w:val="0"/>
      <w:marRight w:val="0"/>
      <w:marTop w:val="0"/>
      <w:marBottom w:val="0"/>
      <w:divBdr>
        <w:top w:val="none" w:sz="0" w:space="0" w:color="auto"/>
        <w:left w:val="none" w:sz="0" w:space="0" w:color="auto"/>
        <w:bottom w:val="none" w:sz="0" w:space="0" w:color="auto"/>
        <w:right w:val="none" w:sz="0" w:space="0" w:color="auto"/>
      </w:divBdr>
    </w:div>
    <w:div w:id="632760546">
      <w:bodyDiv w:val="1"/>
      <w:marLeft w:val="0"/>
      <w:marRight w:val="0"/>
      <w:marTop w:val="0"/>
      <w:marBottom w:val="0"/>
      <w:divBdr>
        <w:top w:val="none" w:sz="0" w:space="0" w:color="auto"/>
        <w:left w:val="none" w:sz="0" w:space="0" w:color="auto"/>
        <w:bottom w:val="none" w:sz="0" w:space="0" w:color="auto"/>
        <w:right w:val="none" w:sz="0" w:space="0" w:color="auto"/>
      </w:divBdr>
    </w:div>
    <w:div w:id="633753507">
      <w:bodyDiv w:val="1"/>
      <w:marLeft w:val="0"/>
      <w:marRight w:val="0"/>
      <w:marTop w:val="0"/>
      <w:marBottom w:val="0"/>
      <w:divBdr>
        <w:top w:val="none" w:sz="0" w:space="0" w:color="auto"/>
        <w:left w:val="none" w:sz="0" w:space="0" w:color="auto"/>
        <w:bottom w:val="none" w:sz="0" w:space="0" w:color="auto"/>
        <w:right w:val="none" w:sz="0" w:space="0" w:color="auto"/>
      </w:divBdr>
    </w:div>
    <w:div w:id="634213162">
      <w:bodyDiv w:val="1"/>
      <w:marLeft w:val="0"/>
      <w:marRight w:val="0"/>
      <w:marTop w:val="0"/>
      <w:marBottom w:val="0"/>
      <w:divBdr>
        <w:top w:val="none" w:sz="0" w:space="0" w:color="auto"/>
        <w:left w:val="none" w:sz="0" w:space="0" w:color="auto"/>
        <w:bottom w:val="none" w:sz="0" w:space="0" w:color="auto"/>
        <w:right w:val="none" w:sz="0" w:space="0" w:color="auto"/>
      </w:divBdr>
    </w:div>
    <w:div w:id="634481744">
      <w:bodyDiv w:val="1"/>
      <w:marLeft w:val="0"/>
      <w:marRight w:val="0"/>
      <w:marTop w:val="0"/>
      <w:marBottom w:val="0"/>
      <w:divBdr>
        <w:top w:val="none" w:sz="0" w:space="0" w:color="auto"/>
        <w:left w:val="none" w:sz="0" w:space="0" w:color="auto"/>
        <w:bottom w:val="none" w:sz="0" w:space="0" w:color="auto"/>
        <w:right w:val="none" w:sz="0" w:space="0" w:color="auto"/>
      </w:divBdr>
    </w:div>
    <w:div w:id="634872986">
      <w:bodyDiv w:val="1"/>
      <w:marLeft w:val="0"/>
      <w:marRight w:val="0"/>
      <w:marTop w:val="0"/>
      <w:marBottom w:val="0"/>
      <w:divBdr>
        <w:top w:val="none" w:sz="0" w:space="0" w:color="auto"/>
        <w:left w:val="none" w:sz="0" w:space="0" w:color="auto"/>
        <w:bottom w:val="none" w:sz="0" w:space="0" w:color="auto"/>
        <w:right w:val="none" w:sz="0" w:space="0" w:color="auto"/>
      </w:divBdr>
    </w:div>
    <w:div w:id="635375252">
      <w:bodyDiv w:val="1"/>
      <w:marLeft w:val="0"/>
      <w:marRight w:val="0"/>
      <w:marTop w:val="0"/>
      <w:marBottom w:val="0"/>
      <w:divBdr>
        <w:top w:val="none" w:sz="0" w:space="0" w:color="auto"/>
        <w:left w:val="none" w:sz="0" w:space="0" w:color="auto"/>
        <w:bottom w:val="none" w:sz="0" w:space="0" w:color="auto"/>
        <w:right w:val="none" w:sz="0" w:space="0" w:color="auto"/>
      </w:divBdr>
    </w:div>
    <w:div w:id="635644395">
      <w:bodyDiv w:val="1"/>
      <w:marLeft w:val="0"/>
      <w:marRight w:val="0"/>
      <w:marTop w:val="0"/>
      <w:marBottom w:val="0"/>
      <w:divBdr>
        <w:top w:val="none" w:sz="0" w:space="0" w:color="auto"/>
        <w:left w:val="none" w:sz="0" w:space="0" w:color="auto"/>
        <w:bottom w:val="none" w:sz="0" w:space="0" w:color="auto"/>
        <w:right w:val="none" w:sz="0" w:space="0" w:color="auto"/>
      </w:divBdr>
    </w:div>
    <w:div w:id="636565556">
      <w:bodyDiv w:val="1"/>
      <w:marLeft w:val="0"/>
      <w:marRight w:val="0"/>
      <w:marTop w:val="0"/>
      <w:marBottom w:val="0"/>
      <w:divBdr>
        <w:top w:val="none" w:sz="0" w:space="0" w:color="auto"/>
        <w:left w:val="none" w:sz="0" w:space="0" w:color="auto"/>
        <w:bottom w:val="none" w:sz="0" w:space="0" w:color="auto"/>
        <w:right w:val="none" w:sz="0" w:space="0" w:color="auto"/>
      </w:divBdr>
    </w:div>
    <w:div w:id="636686824">
      <w:bodyDiv w:val="1"/>
      <w:marLeft w:val="0"/>
      <w:marRight w:val="0"/>
      <w:marTop w:val="0"/>
      <w:marBottom w:val="0"/>
      <w:divBdr>
        <w:top w:val="none" w:sz="0" w:space="0" w:color="auto"/>
        <w:left w:val="none" w:sz="0" w:space="0" w:color="auto"/>
        <w:bottom w:val="none" w:sz="0" w:space="0" w:color="auto"/>
        <w:right w:val="none" w:sz="0" w:space="0" w:color="auto"/>
      </w:divBdr>
    </w:div>
    <w:div w:id="636760578">
      <w:bodyDiv w:val="1"/>
      <w:marLeft w:val="0"/>
      <w:marRight w:val="0"/>
      <w:marTop w:val="0"/>
      <w:marBottom w:val="0"/>
      <w:divBdr>
        <w:top w:val="none" w:sz="0" w:space="0" w:color="auto"/>
        <w:left w:val="none" w:sz="0" w:space="0" w:color="auto"/>
        <w:bottom w:val="none" w:sz="0" w:space="0" w:color="auto"/>
        <w:right w:val="none" w:sz="0" w:space="0" w:color="auto"/>
      </w:divBdr>
    </w:div>
    <w:div w:id="637297582">
      <w:bodyDiv w:val="1"/>
      <w:marLeft w:val="0"/>
      <w:marRight w:val="0"/>
      <w:marTop w:val="0"/>
      <w:marBottom w:val="0"/>
      <w:divBdr>
        <w:top w:val="none" w:sz="0" w:space="0" w:color="auto"/>
        <w:left w:val="none" w:sz="0" w:space="0" w:color="auto"/>
        <w:bottom w:val="none" w:sz="0" w:space="0" w:color="auto"/>
        <w:right w:val="none" w:sz="0" w:space="0" w:color="auto"/>
      </w:divBdr>
    </w:div>
    <w:div w:id="638150817">
      <w:bodyDiv w:val="1"/>
      <w:marLeft w:val="0"/>
      <w:marRight w:val="0"/>
      <w:marTop w:val="0"/>
      <w:marBottom w:val="0"/>
      <w:divBdr>
        <w:top w:val="none" w:sz="0" w:space="0" w:color="auto"/>
        <w:left w:val="none" w:sz="0" w:space="0" w:color="auto"/>
        <w:bottom w:val="none" w:sz="0" w:space="0" w:color="auto"/>
        <w:right w:val="none" w:sz="0" w:space="0" w:color="auto"/>
      </w:divBdr>
    </w:div>
    <w:div w:id="638339440">
      <w:bodyDiv w:val="1"/>
      <w:marLeft w:val="0"/>
      <w:marRight w:val="0"/>
      <w:marTop w:val="0"/>
      <w:marBottom w:val="0"/>
      <w:divBdr>
        <w:top w:val="none" w:sz="0" w:space="0" w:color="auto"/>
        <w:left w:val="none" w:sz="0" w:space="0" w:color="auto"/>
        <w:bottom w:val="none" w:sz="0" w:space="0" w:color="auto"/>
        <w:right w:val="none" w:sz="0" w:space="0" w:color="auto"/>
      </w:divBdr>
    </w:div>
    <w:div w:id="638539920">
      <w:bodyDiv w:val="1"/>
      <w:marLeft w:val="0"/>
      <w:marRight w:val="0"/>
      <w:marTop w:val="0"/>
      <w:marBottom w:val="0"/>
      <w:divBdr>
        <w:top w:val="none" w:sz="0" w:space="0" w:color="auto"/>
        <w:left w:val="none" w:sz="0" w:space="0" w:color="auto"/>
        <w:bottom w:val="none" w:sz="0" w:space="0" w:color="auto"/>
        <w:right w:val="none" w:sz="0" w:space="0" w:color="auto"/>
      </w:divBdr>
    </w:div>
    <w:div w:id="639189905">
      <w:bodyDiv w:val="1"/>
      <w:marLeft w:val="0"/>
      <w:marRight w:val="0"/>
      <w:marTop w:val="0"/>
      <w:marBottom w:val="0"/>
      <w:divBdr>
        <w:top w:val="none" w:sz="0" w:space="0" w:color="auto"/>
        <w:left w:val="none" w:sz="0" w:space="0" w:color="auto"/>
        <w:bottom w:val="none" w:sz="0" w:space="0" w:color="auto"/>
        <w:right w:val="none" w:sz="0" w:space="0" w:color="auto"/>
      </w:divBdr>
    </w:div>
    <w:div w:id="640816564">
      <w:bodyDiv w:val="1"/>
      <w:marLeft w:val="0"/>
      <w:marRight w:val="0"/>
      <w:marTop w:val="0"/>
      <w:marBottom w:val="0"/>
      <w:divBdr>
        <w:top w:val="none" w:sz="0" w:space="0" w:color="auto"/>
        <w:left w:val="none" w:sz="0" w:space="0" w:color="auto"/>
        <w:bottom w:val="none" w:sz="0" w:space="0" w:color="auto"/>
        <w:right w:val="none" w:sz="0" w:space="0" w:color="auto"/>
      </w:divBdr>
    </w:div>
    <w:div w:id="641427220">
      <w:bodyDiv w:val="1"/>
      <w:marLeft w:val="0"/>
      <w:marRight w:val="0"/>
      <w:marTop w:val="0"/>
      <w:marBottom w:val="0"/>
      <w:divBdr>
        <w:top w:val="none" w:sz="0" w:space="0" w:color="auto"/>
        <w:left w:val="none" w:sz="0" w:space="0" w:color="auto"/>
        <w:bottom w:val="none" w:sz="0" w:space="0" w:color="auto"/>
        <w:right w:val="none" w:sz="0" w:space="0" w:color="auto"/>
      </w:divBdr>
    </w:div>
    <w:div w:id="643237163">
      <w:bodyDiv w:val="1"/>
      <w:marLeft w:val="0"/>
      <w:marRight w:val="0"/>
      <w:marTop w:val="0"/>
      <w:marBottom w:val="0"/>
      <w:divBdr>
        <w:top w:val="none" w:sz="0" w:space="0" w:color="auto"/>
        <w:left w:val="none" w:sz="0" w:space="0" w:color="auto"/>
        <w:bottom w:val="none" w:sz="0" w:space="0" w:color="auto"/>
        <w:right w:val="none" w:sz="0" w:space="0" w:color="auto"/>
      </w:divBdr>
    </w:div>
    <w:div w:id="643587344">
      <w:bodyDiv w:val="1"/>
      <w:marLeft w:val="0"/>
      <w:marRight w:val="0"/>
      <w:marTop w:val="0"/>
      <w:marBottom w:val="0"/>
      <w:divBdr>
        <w:top w:val="none" w:sz="0" w:space="0" w:color="auto"/>
        <w:left w:val="none" w:sz="0" w:space="0" w:color="auto"/>
        <w:bottom w:val="none" w:sz="0" w:space="0" w:color="auto"/>
        <w:right w:val="none" w:sz="0" w:space="0" w:color="auto"/>
      </w:divBdr>
    </w:div>
    <w:div w:id="643588347">
      <w:bodyDiv w:val="1"/>
      <w:marLeft w:val="0"/>
      <w:marRight w:val="0"/>
      <w:marTop w:val="0"/>
      <w:marBottom w:val="0"/>
      <w:divBdr>
        <w:top w:val="none" w:sz="0" w:space="0" w:color="auto"/>
        <w:left w:val="none" w:sz="0" w:space="0" w:color="auto"/>
        <w:bottom w:val="none" w:sz="0" w:space="0" w:color="auto"/>
        <w:right w:val="none" w:sz="0" w:space="0" w:color="auto"/>
      </w:divBdr>
    </w:div>
    <w:div w:id="643893636">
      <w:bodyDiv w:val="1"/>
      <w:marLeft w:val="0"/>
      <w:marRight w:val="0"/>
      <w:marTop w:val="0"/>
      <w:marBottom w:val="0"/>
      <w:divBdr>
        <w:top w:val="none" w:sz="0" w:space="0" w:color="auto"/>
        <w:left w:val="none" w:sz="0" w:space="0" w:color="auto"/>
        <w:bottom w:val="none" w:sz="0" w:space="0" w:color="auto"/>
        <w:right w:val="none" w:sz="0" w:space="0" w:color="auto"/>
      </w:divBdr>
    </w:div>
    <w:div w:id="644047421">
      <w:bodyDiv w:val="1"/>
      <w:marLeft w:val="0"/>
      <w:marRight w:val="0"/>
      <w:marTop w:val="0"/>
      <w:marBottom w:val="0"/>
      <w:divBdr>
        <w:top w:val="none" w:sz="0" w:space="0" w:color="auto"/>
        <w:left w:val="none" w:sz="0" w:space="0" w:color="auto"/>
        <w:bottom w:val="none" w:sz="0" w:space="0" w:color="auto"/>
        <w:right w:val="none" w:sz="0" w:space="0" w:color="auto"/>
      </w:divBdr>
    </w:div>
    <w:div w:id="644234662">
      <w:bodyDiv w:val="1"/>
      <w:marLeft w:val="0"/>
      <w:marRight w:val="0"/>
      <w:marTop w:val="0"/>
      <w:marBottom w:val="0"/>
      <w:divBdr>
        <w:top w:val="none" w:sz="0" w:space="0" w:color="auto"/>
        <w:left w:val="none" w:sz="0" w:space="0" w:color="auto"/>
        <w:bottom w:val="none" w:sz="0" w:space="0" w:color="auto"/>
        <w:right w:val="none" w:sz="0" w:space="0" w:color="auto"/>
      </w:divBdr>
    </w:div>
    <w:div w:id="645359146">
      <w:bodyDiv w:val="1"/>
      <w:marLeft w:val="0"/>
      <w:marRight w:val="0"/>
      <w:marTop w:val="0"/>
      <w:marBottom w:val="0"/>
      <w:divBdr>
        <w:top w:val="none" w:sz="0" w:space="0" w:color="auto"/>
        <w:left w:val="none" w:sz="0" w:space="0" w:color="auto"/>
        <w:bottom w:val="none" w:sz="0" w:space="0" w:color="auto"/>
        <w:right w:val="none" w:sz="0" w:space="0" w:color="auto"/>
      </w:divBdr>
    </w:div>
    <w:div w:id="646130912">
      <w:bodyDiv w:val="1"/>
      <w:marLeft w:val="0"/>
      <w:marRight w:val="0"/>
      <w:marTop w:val="0"/>
      <w:marBottom w:val="0"/>
      <w:divBdr>
        <w:top w:val="none" w:sz="0" w:space="0" w:color="auto"/>
        <w:left w:val="none" w:sz="0" w:space="0" w:color="auto"/>
        <w:bottom w:val="none" w:sz="0" w:space="0" w:color="auto"/>
        <w:right w:val="none" w:sz="0" w:space="0" w:color="auto"/>
      </w:divBdr>
    </w:div>
    <w:div w:id="646520126">
      <w:bodyDiv w:val="1"/>
      <w:marLeft w:val="0"/>
      <w:marRight w:val="0"/>
      <w:marTop w:val="0"/>
      <w:marBottom w:val="0"/>
      <w:divBdr>
        <w:top w:val="none" w:sz="0" w:space="0" w:color="auto"/>
        <w:left w:val="none" w:sz="0" w:space="0" w:color="auto"/>
        <w:bottom w:val="none" w:sz="0" w:space="0" w:color="auto"/>
        <w:right w:val="none" w:sz="0" w:space="0" w:color="auto"/>
      </w:divBdr>
    </w:div>
    <w:div w:id="646590885">
      <w:bodyDiv w:val="1"/>
      <w:marLeft w:val="0"/>
      <w:marRight w:val="0"/>
      <w:marTop w:val="0"/>
      <w:marBottom w:val="0"/>
      <w:divBdr>
        <w:top w:val="none" w:sz="0" w:space="0" w:color="auto"/>
        <w:left w:val="none" w:sz="0" w:space="0" w:color="auto"/>
        <w:bottom w:val="none" w:sz="0" w:space="0" w:color="auto"/>
        <w:right w:val="none" w:sz="0" w:space="0" w:color="auto"/>
      </w:divBdr>
    </w:div>
    <w:div w:id="646710282">
      <w:bodyDiv w:val="1"/>
      <w:marLeft w:val="0"/>
      <w:marRight w:val="0"/>
      <w:marTop w:val="0"/>
      <w:marBottom w:val="0"/>
      <w:divBdr>
        <w:top w:val="none" w:sz="0" w:space="0" w:color="auto"/>
        <w:left w:val="none" w:sz="0" w:space="0" w:color="auto"/>
        <w:bottom w:val="none" w:sz="0" w:space="0" w:color="auto"/>
        <w:right w:val="none" w:sz="0" w:space="0" w:color="auto"/>
      </w:divBdr>
    </w:div>
    <w:div w:id="647318590">
      <w:bodyDiv w:val="1"/>
      <w:marLeft w:val="0"/>
      <w:marRight w:val="0"/>
      <w:marTop w:val="0"/>
      <w:marBottom w:val="0"/>
      <w:divBdr>
        <w:top w:val="none" w:sz="0" w:space="0" w:color="auto"/>
        <w:left w:val="none" w:sz="0" w:space="0" w:color="auto"/>
        <w:bottom w:val="none" w:sz="0" w:space="0" w:color="auto"/>
        <w:right w:val="none" w:sz="0" w:space="0" w:color="auto"/>
      </w:divBdr>
    </w:div>
    <w:div w:id="649019629">
      <w:bodyDiv w:val="1"/>
      <w:marLeft w:val="0"/>
      <w:marRight w:val="0"/>
      <w:marTop w:val="0"/>
      <w:marBottom w:val="0"/>
      <w:divBdr>
        <w:top w:val="none" w:sz="0" w:space="0" w:color="auto"/>
        <w:left w:val="none" w:sz="0" w:space="0" w:color="auto"/>
        <w:bottom w:val="none" w:sz="0" w:space="0" w:color="auto"/>
        <w:right w:val="none" w:sz="0" w:space="0" w:color="auto"/>
      </w:divBdr>
    </w:div>
    <w:div w:id="649099067">
      <w:bodyDiv w:val="1"/>
      <w:marLeft w:val="0"/>
      <w:marRight w:val="0"/>
      <w:marTop w:val="0"/>
      <w:marBottom w:val="0"/>
      <w:divBdr>
        <w:top w:val="none" w:sz="0" w:space="0" w:color="auto"/>
        <w:left w:val="none" w:sz="0" w:space="0" w:color="auto"/>
        <w:bottom w:val="none" w:sz="0" w:space="0" w:color="auto"/>
        <w:right w:val="none" w:sz="0" w:space="0" w:color="auto"/>
      </w:divBdr>
    </w:div>
    <w:div w:id="649290552">
      <w:bodyDiv w:val="1"/>
      <w:marLeft w:val="0"/>
      <w:marRight w:val="0"/>
      <w:marTop w:val="0"/>
      <w:marBottom w:val="0"/>
      <w:divBdr>
        <w:top w:val="none" w:sz="0" w:space="0" w:color="auto"/>
        <w:left w:val="none" w:sz="0" w:space="0" w:color="auto"/>
        <w:bottom w:val="none" w:sz="0" w:space="0" w:color="auto"/>
        <w:right w:val="none" w:sz="0" w:space="0" w:color="auto"/>
      </w:divBdr>
    </w:div>
    <w:div w:id="649360847">
      <w:bodyDiv w:val="1"/>
      <w:marLeft w:val="0"/>
      <w:marRight w:val="0"/>
      <w:marTop w:val="0"/>
      <w:marBottom w:val="0"/>
      <w:divBdr>
        <w:top w:val="none" w:sz="0" w:space="0" w:color="auto"/>
        <w:left w:val="none" w:sz="0" w:space="0" w:color="auto"/>
        <w:bottom w:val="none" w:sz="0" w:space="0" w:color="auto"/>
        <w:right w:val="none" w:sz="0" w:space="0" w:color="auto"/>
      </w:divBdr>
    </w:div>
    <w:div w:id="649555895">
      <w:bodyDiv w:val="1"/>
      <w:marLeft w:val="0"/>
      <w:marRight w:val="0"/>
      <w:marTop w:val="0"/>
      <w:marBottom w:val="0"/>
      <w:divBdr>
        <w:top w:val="none" w:sz="0" w:space="0" w:color="auto"/>
        <w:left w:val="none" w:sz="0" w:space="0" w:color="auto"/>
        <w:bottom w:val="none" w:sz="0" w:space="0" w:color="auto"/>
        <w:right w:val="none" w:sz="0" w:space="0" w:color="auto"/>
      </w:divBdr>
    </w:div>
    <w:div w:id="649602281">
      <w:bodyDiv w:val="1"/>
      <w:marLeft w:val="0"/>
      <w:marRight w:val="0"/>
      <w:marTop w:val="0"/>
      <w:marBottom w:val="0"/>
      <w:divBdr>
        <w:top w:val="none" w:sz="0" w:space="0" w:color="auto"/>
        <w:left w:val="none" w:sz="0" w:space="0" w:color="auto"/>
        <w:bottom w:val="none" w:sz="0" w:space="0" w:color="auto"/>
        <w:right w:val="none" w:sz="0" w:space="0" w:color="auto"/>
      </w:divBdr>
    </w:div>
    <w:div w:id="649754207">
      <w:bodyDiv w:val="1"/>
      <w:marLeft w:val="0"/>
      <w:marRight w:val="0"/>
      <w:marTop w:val="0"/>
      <w:marBottom w:val="0"/>
      <w:divBdr>
        <w:top w:val="none" w:sz="0" w:space="0" w:color="auto"/>
        <w:left w:val="none" w:sz="0" w:space="0" w:color="auto"/>
        <w:bottom w:val="none" w:sz="0" w:space="0" w:color="auto"/>
        <w:right w:val="none" w:sz="0" w:space="0" w:color="auto"/>
      </w:divBdr>
    </w:div>
    <w:div w:id="650326974">
      <w:bodyDiv w:val="1"/>
      <w:marLeft w:val="0"/>
      <w:marRight w:val="0"/>
      <w:marTop w:val="0"/>
      <w:marBottom w:val="0"/>
      <w:divBdr>
        <w:top w:val="none" w:sz="0" w:space="0" w:color="auto"/>
        <w:left w:val="none" w:sz="0" w:space="0" w:color="auto"/>
        <w:bottom w:val="none" w:sz="0" w:space="0" w:color="auto"/>
        <w:right w:val="none" w:sz="0" w:space="0" w:color="auto"/>
      </w:divBdr>
    </w:div>
    <w:div w:id="651326566">
      <w:bodyDiv w:val="1"/>
      <w:marLeft w:val="0"/>
      <w:marRight w:val="0"/>
      <w:marTop w:val="0"/>
      <w:marBottom w:val="0"/>
      <w:divBdr>
        <w:top w:val="none" w:sz="0" w:space="0" w:color="auto"/>
        <w:left w:val="none" w:sz="0" w:space="0" w:color="auto"/>
        <w:bottom w:val="none" w:sz="0" w:space="0" w:color="auto"/>
        <w:right w:val="none" w:sz="0" w:space="0" w:color="auto"/>
      </w:divBdr>
    </w:div>
    <w:div w:id="651644581">
      <w:bodyDiv w:val="1"/>
      <w:marLeft w:val="0"/>
      <w:marRight w:val="0"/>
      <w:marTop w:val="0"/>
      <w:marBottom w:val="0"/>
      <w:divBdr>
        <w:top w:val="none" w:sz="0" w:space="0" w:color="auto"/>
        <w:left w:val="none" w:sz="0" w:space="0" w:color="auto"/>
        <w:bottom w:val="none" w:sz="0" w:space="0" w:color="auto"/>
        <w:right w:val="none" w:sz="0" w:space="0" w:color="auto"/>
      </w:divBdr>
    </w:div>
    <w:div w:id="651905791">
      <w:bodyDiv w:val="1"/>
      <w:marLeft w:val="0"/>
      <w:marRight w:val="0"/>
      <w:marTop w:val="0"/>
      <w:marBottom w:val="0"/>
      <w:divBdr>
        <w:top w:val="none" w:sz="0" w:space="0" w:color="auto"/>
        <w:left w:val="none" w:sz="0" w:space="0" w:color="auto"/>
        <w:bottom w:val="none" w:sz="0" w:space="0" w:color="auto"/>
        <w:right w:val="none" w:sz="0" w:space="0" w:color="auto"/>
      </w:divBdr>
    </w:div>
    <w:div w:id="652610002">
      <w:bodyDiv w:val="1"/>
      <w:marLeft w:val="0"/>
      <w:marRight w:val="0"/>
      <w:marTop w:val="0"/>
      <w:marBottom w:val="0"/>
      <w:divBdr>
        <w:top w:val="none" w:sz="0" w:space="0" w:color="auto"/>
        <w:left w:val="none" w:sz="0" w:space="0" w:color="auto"/>
        <w:bottom w:val="none" w:sz="0" w:space="0" w:color="auto"/>
        <w:right w:val="none" w:sz="0" w:space="0" w:color="auto"/>
      </w:divBdr>
    </w:div>
    <w:div w:id="652832631">
      <w:bodyDiv w:val="1"/>
      <w:marLeft w:val="0"/>
      <w:marRight w:val="0"/>
      <w:marTop w:val="0"/>
      <w:marBottom w:val="0"/>
      <w:divBdr>
        <w:top w:val="none" w:sz="0" w:space="0" w:color="auto"/>
        <w:left w:val="none" w:sz="0" w:space="0" w:color="auto"/>
        <w:bottom w:val="none" w:sz="0" w:space="0" w:color="auto"/>
        <w:right w:val="none" w:sz="0" w:space="0" w:color="auto"/>
      </w:divBdr>
    </w:div>
    <w:div w:id="653028363">
      <w:bodyDiv w:val="1"/>
      <w:marLeft w:val="0"/>
      <w:marRight w:val="0"/>
      <w:marTop w:val="0"/>
      <w:marBottom w:val="0"/>
      <w:divBdr>
        <w:top w:val="none" w:sz="0" w:space="0" w:color="auto"/>
        <w:left w:val="none" w:sz="0" w:space="0" w:color="auto"/>
        <w:bottom w:val="none" w:sz="0" w:space="0" w:color="auto"/>
        <w:right w:val="none" w:sz="0" w:space="0" w:color="auto"/>
      </w:divBdr>
    </w:div>
    <w:div w:id="654837862">
      <w:bodyDiv w:val="1"/>
      <w:marLeft w:val="0"/>
      <w:marRight w:val="0"/>
      <w:marTop w:val="0"/>
      <w:marBottom w:val="0"/>
      <w:divBdr>
        <w:top w:val="none" w:sz="0" w:space="0" w:color="auto"/>
        <w:left w:val="none" w:sz="0" w:space="0" w:color="auto"/>
        <w:bottom w:val="none" w:sz="0" w:space="0" w:color="auto"/>
        <w:right w:val="none" w:sz="0" w:space="0" w:color="auto"/>
      </w:divBdr>
    </w:div>
    <w:div w:id="654838731">
      <w:bodyDiv w:val="1"/>
      <w:marLeft w:val="0"/>
      <w:marRight w:val="0"/>
      <w:marTop w:val="0"/>
      <w:marBottom w:val="0"/>
      <w:divBdr>
        <w:top w:val="none" w:sz="0" w:space="0" w:color="auto"/>
        <w:left w:val="none" w:sz="0" w:space="0" w:color="auto"/>
        <w:bottom w:val="none" w:sz="0" w:space="0" w:color="auto"/>
        <w:right w:val="none" w:sz="0" w:space="0" w:color="auto"/>
      </w:divBdr>
    </w:div>
    <w:div w:id="654839940">
      <w:bodyDiv w:val="1"/>
      <w:marLeft w:val="0"/>
      <w:marRight w:val="0"/>
      <w:marTop w:val="0"/>
      <w:marBottom w:val="0"/>
      <w:divBdr>
        <w:top w:val="none" w:sz="0" w:space="0" w:color="auto"/>
        <w:left w:val="none" w:sz="0" w:space="0" w:color="auto"/>
        <w:bottom w:val="none" w:sz="0" w:space="0" w:color="auto"/>
        <w:right w:val="none" w:sz="0" w:space="0" w:color="auto"/>
      </w:divBdr>
    </w:div>
    <w:div w:id="655110632">
      <w:bodyDiv w:val="1"/>
      <w:marLeft w:val="0"/>
      <w:marRight w:val="0"/>
      <w:marTop w:val="0"/>
      <w:marBottom w:val="0"/>
      <w:divBdr>
        <w:top w:val="none" w:sz="0" w:space="0" w:color="auto"/>
        <w:left w:val="none" w:sz="0" w:space="0" w:color="auto"/>
        <w:bottom w:val="none" w:sz="0" w:space="0" w:color="auto"/>
        <w:right w:val="none" w:sz="0" w:space="0" w:color="auto"/>
      </w:divBdr>
    </w:div>
    <w:div w:id="655496065">
      <w:bodyDiv w:val="1"/>
      <w:marLeft w:val="0"/>
      <w:marRight w:val="0"/>
      <w:marTop w:val="0"/>
      <w:marBottom w:val="0"/>
      <w:divBdr>
        <w:top w:val="none" w:sz="0" w:space="0" w:color="auto"/>
        <w:left w:val="none" w:sz="0" w:space="0" w:color="auto"/>
        <w:bottom w:val="none" w:sz="0" w:space="0" w:color="auto"/>
        <w:right w:val="none" w:sz="0" w:space="0" w:color="auto"/>
      </w:divBdr>
    </w:div>
    <w:div w:id="656345540">
      <w:bodyDiv w:val="1"/>
      <w:marLeft w:val="0"/>
      <w:marRight w:val="0"/>
      <w:marTop w:val="0"/>
      <w:marBottom w:val="0"/>
      <w:divBdr>
        <w:top w:val="none" w:sz="0" w:space="0" w:color="auto"/>
        <w:left w:val="none" w:sz="0" w:space="0" w:color="auto"/>
        <w:bottom w:val="none" w:sz="0" w:space="0" w:color="auto"/>
        <w:right w:val="none" w:sz="0" w:space="0" w:color="auto"/>
      </w:divBdr>
    </w:div>
    <w:div w:id="656685124">
      <w:bodyDiv w:val="1"/>
      <w:marLeft w:val="0"/>
      <w:marRight w:val="0"/>
      <w:marTop w:val="0"/>
      <w:marBottom w:val="0"/>
      <w:divBdr>
        <w:top w:val="none" w:sz="0" w:space="0" w:color="auto"/>
        <w:left w:val="none" w:sz="0" w:space="0" w:color="auto"/>
        <w:bottom w:val="none" w:sz="0" w:space="0" w:color="auto"/>
        <w:right w:val="none" w:sz="0" w:space="0" w:color="auto"/>
      </w:divBdr>
    </w:div>
    <w:div w:id="657615005">
      <w:bodyDiv w:val="1"/>
      <w:marLeft w:val="0"/>
      <w:marRight w:val="0"/>
      <w:marTop w:val="0"/>
      <w:marBottom w:val="0"/>
      <w:divBdr>
        <w:top w:val="none" w:sz="0" w:space="0" w:color="auto"/>
        <w:left w:val="none" w:sz="0" w:space="0" w:color="auto"/>
        <w:bottom w:val="none" w:sz="0" w:space="0" w:color="auto"/>
        <w:right w:val="none" w:sz="0" w:space="0" w:color="auto"/>
      </w:divBdr>
    </w:div>
    <w:div w:id="658315123">
      <w:bodyDiv w:val="1"/>
      <w:marLeft w:val="0"/>
      <w:marRight w:val="0"/>
      <w:marTop w:val="0"/>
      <w:marBottom w:val="0"/>
      <w:divBdr>
        <w:top w:val="none" w:sz="0" w:space="0" w:color="auto"/>
        <w:left w:val="none" w:sz="0" w:space="0" w:color="auto"/>
        <w:bottom w:val="none" w:sz="0" w:space="0" w:color="auto"/>
        <w:right w:val="none" w:sz="0" w:space="0" w:color="auto"/>
      </w:divBdr>
    </w:div>
    <w:div w:id="658776589">
      <w:bodyDiv w:val="1"/>
      <w:marLeft w:val="0"/>
      <w:marRight w:val="0"/>
      <w:marTop w:val="0"/>
      <w:marBottom w:val="0"/>
      <w:divBdr>
        <w:top w:val="none" w:sz="0" w:space="0" w:color="auto"/>
        <w:left w:val="none" w:sz="0" w:space="0" w:color="auto"/>
        <w:bottom w:val="none" w:sz="0" w:space="0" w:color="auto"/>
        <w:right w:val="none" w:sz="0" w:space="0" w:color="auto"/>
      </w:divBdr>
    </w:div>
    <w:div w:id="659622622">
      <w:bodyDiv w:val="1"/>
      <w:marLeft w:val="0"/>
      <w:marRight w:val="0"/>
      <w:marTop w:val="0"/>
      <w:marBottom w:val="0"/>
      <w:divBdr>
        <w:top w:val="none" w:sz="0" w:space="0" w:color="auto"/>
        <w:left w:val="none" w:sz="0" w:space="0" w:color="auto"/>
        <w:bottom w:val="none" w:sz="0" w:space="0" w:color="auto"/>
        <w:right w:val="none" w:sz="0" w:space="0" w:color="auto"/>
      </w:divBdr>
    </w:div>
    <w:div w:id="659889970">
      <w:bodyDiv w:val="1"/>
      <w:marLeft w:val="0"/>
      <w:marRight w:val="0"/>
      <w:marTop w:val="0"/>
      <w:marBottom w:val="0"/>
      <w:divBdr>
        <w:top w:val="none" w:sz="0" w:space="0" w:color="auto"/>
        <w:left w:val="none" w:sz="0" w:space="0" w:color="auto"/>
        <w:bottom w:val="none" w:sz="0" w:space="0" w:color="auto"/>
        <w:right w:val="none" w:sz="0" w:space="0" w:color="auto"/>
      </w:divBdr>
    </w:div>
    <w:div w:id="662850999">
      <w:bodyDiv w:val="1"/>
      <w:marLeft w:val="0"/>
      <w:marRight w:val="0"/>
      <w:marTop w:val="0"/>
      <w:marBottom w:val="0"/>
      <w:divBdr>
        <w:top w:val="none" w:sz="0" w:space="0" w:color="auto"/>
        <w:left w:val="none" w:sz="0" w:space="0" w:color="auto"/>
        <w:bottom w:val="none" w:sz="0" w:space="0" w:color="auto"/>
        <w:right w:val="none" w:sz="0" w:space="0" w:color="auto"/>
      </w:divBdr>
    </w:div>
    <w:div w:id="664018239">
      <w:bodyDiv w:val="1"/>
      <w:marLeft w:val="0"/>
      <w:marRight w:val="0"/>
      <w:marTop w:val="0"/>
      <w:marBottom w:val="0"/>
      <w:divBdr>
        <w:top w:val="none" w:sz="0" w:space="0" w:color="auto"/>
        <w:left w:val="none" w:sz="0" w:space="0" w:color="auto"/>
        <w:bottom w:val="none" w:sz="0" w:space="0" w:color="auto"/>
        <w:right w:val="none" w:sz="0" w:space="0" w:color="auto"/>
      </w:divBdr>
    </w:div>
    <w:div w:id="664279515">
      <w:bodyDiv w:val="1"/>
      <w:marLeft w:val="0"/>
      <w:marRight w:val="0"/>
      <w:marTop w:val="0"/>
      <w:marBottom w:val="0"/>
      <w:divBdr>
        <w:top w:val="none" w:sz="0" w:space="0" w:color="auto"/>
        <w:left w:val="none" w:sz="0" w:space="0" w:color="auto"/>
        <w:bottom w:val="none" w:sz="0" w:space="0" w:color="auto"/>
        <w:right w:val="none" w:sz="0" w:space="0" w:color="auto"/>
      </w:divBdr>
    </w:div>
    <w:div w:id="665674292">
      <w:bodyDiv w:val="1"/>
      <w:marLeft w:val="0"/>
      <w:marRight w:val="0"/>
      <w:marTop w:val="0"/>
      <w:marBottom w:val="0"/>
      <w:divBdr>
        <w:top w:val="none" w:sz="0" w:space="0" w:color="auto"/>
        <w:left w:val="none" w:sz="0" w:space="0" w:color="auto"/>
        <w:bottom w:val="none" w:sz="0" w:space="0" w:color="auto"/>
        <w:right w:val="none" w:sz="0" w:space="0" w:color="auto"/>
      </w:divBdr>
    </w:div>
    <w:div w:id="665865096">
      <w:bodyDiv w:val="1"/>
      <w:marLeft w:val="0"/>
      <w:marRight w:val="0"/>
      <w:marTop w:val="0"/>
      <w:marBottom w:val="0"/>
      <w:divBdr>
        <w:top w:val="none" w:sz="0" w:space="0" w:color="auto"/>
        <w:left w:val="none" w:sz="0" w:space="0" w:color="auto"/>
        <w:bottom w:val="none" w:sz="0" w:space="0" w:color="auto"/>
        <w:right w:val="none" w:sz="0" w:space="0" w:color="auto"/>
      </w:divBdr>
    </w:div>
    <w:div w:id="667096961">
      <w:bodyDiv w:val="1"/>
      <w:marLeft w:val="0"/>
      <w:marRight w:val="0"/>
      <w:marTop w:val="0"/>
      <w:marBottom w:val="0"/>
      <w:divBdr>
        <w:top w:val="none" w:sz="0" w:space="0" w:color="auto"/>
        <w:left w:val="none" w:sz="0" w:space="0" w:color="auto"/>
        <w:bottom w:val="none" w:sz="0" w:space="0" w:color="auto"/>
        <w:right w:val="none" w:sz="0" w:space="0" w:color="auto"/>
      </w:divBdr>
    </w:div>
    <w:div w:id="667253353">
      <w:bodyDiv w:val="1"/>
      <w:marLeft w:val="0"/>
      <w:marRight w:val="0"/>
      <w:marTop w:val="0"/>
      <w:marBottom w:val="0"/>
      <w:divBdr>
        <w:top w:val="none" w:sz="0" w:space="0" w:color="auto"/>
        <w:left w:val="none" w:sz="0" w:space="0" w:color="auto"/>
        <w:bottom w:val="none" w:sz="0" w:space="0" w:color="auto"/>
        <w:right w:val="none" w:sz="0" w:space="0" w:color="auto"/>
      </w:divBdr>
    </w:div>
    <w:div w:id="668286747">
      <w:bodyDiv w:val="1"/>
      <w:marLeft w:val="0"/>
      <w:marRight w:val="0"/>
      <w:marTop w:val="0"/>
      <w:marBottom w:val="0"/>
      <w:divBdr>
        <w:top w:val="none" w:sz="0" w:space="0" w:color="auto"/>
        <w:left w:val="none" w:sz="0" w:space="0" w:color="auto"/>
        <w:bottom w:val="none" w:sz="0" w:space="0" w:color="auto"/>
        <w:right w:val="none" w:sz="0" w:space="0" w:color="auto"/>
      </w:divBdr>
    </w:div>
    <w:div w:id="668413558">
      <w:bodyDiv w:val="1"/>
      <w:marLeft w:val="0"/>
      <w:marRight w:val="0"/>
      <w:marTop w:val="0"/>
      <w:marBottom w:val="0"/>
      <w:divBdr>
        <w:top w:val="none" w:sz="0" w:space="0" w:color="auto"/>
        <w:left w:val="none" w:sz="0" w:space="0" w:color="auto"/>
        <w:bottom w:val="none" w:sz="0" w:space="0" w:color="auto"/>
        <w:right w:val="none" w:sz="0" w:space="0" w:color="auto"/>
      </w:divBdr>
    </w:div>
    <w:div w:id="669217948">
      <w:bodyDiv w:val="1"/>
      <w:marLeft w:val="0"/>
      <w:marRight w:val="0"/>
      <w:marTop w:val="0"/>
      <w:marBottom w:val="0"/>
      <w:divBdr>
        <w:top w:val="none" w:sz="0" w:space="0" w:color="auto"/>
        <w:left w:val="none" w:sz="0" w:space="0" w:color="auto"/>
        <w:bottom w:val="none" w:sz="0" w:space="0" w:color="auto"/>
        <w:right w:val="none" w:sz="0" w:space="0" w:color="auto"/>
      </w:divBdr>
    </w:div>
    <w:div w:id="669596890">
      <w:bodyDiv w:val="1"/>
      <w:marLeft w:val="0"/>
      <w:marRight w:val="0"/>
      <w:marTop w:val="0"/>
      <w:marBottom w:val="0"/>
      <w:divBdr>
        <w:top w:val="none" w:sz="0" w:space="0" w:color="auto"/>
        <w:left w:val="none" w:sz="0" w:space="0" w:color="auto"/>
        <w:bottom w:val="none" w:sz="0" w:space="0" w:color="auto"/>
        <w:right w:val="none" w:sz="0" w:space="0" w:color="auto"/>
      </w:divBdr>
    </w:div>
    <w:div w:id="670721470">
      <w:bodyDiv w:val="1"/>
      <w:marLeft w:val="0"/>
      <w:marRight w:val="0"/>
      <w:marTop w:val="0"/>
      <w:marBottom w:val="0"/>
      <w:divBdr>
        <w:top w:val="none" w:sz="0" w:space="0" w:color="auto"/>
        <w:left w:val="none" w:sz="0" w:space="0" w:color="auto"/>
        <w:bottom w:val="none" w:sz="0" w:space="0" w:color="auto"/>
        <w:right w:val="none" w:sz="0" w:space="0" w:color="auto"/>
      </w:divBdr>
    </w:div>
    <w:div w:id="671949266">
      <w:bodyDiv w:val="1"/>
      <w:marLeft w:val="0"/>
      <w:marRight w:val="0"/>
      <w:marTop w:val="0"/>
      <w:marBottom w:val="0"/>
      <w:divBdr>
        <w:top w:val="none" w:sz="0" w:space="0" w:color="auto"/>
        <w:left w:val="none" w:sz="0" w:space="0" w:color="auto"/>
        <w:bottom w:val="none" w:sz="0" w:space="0" w:color="auto"/>
        <w:right w:val="none" w:sz="0" w:space="0" w:color="auto"/>
      </w:divBdr>
    </w:div>
    <w:div w:id="671955664">
      <w:bodyDiv w:val="1"/>
      <w:marLeft w:val="0"/>
      <w:marRight w:val="0"/>
      <w:marTop w:val="0"/>
      <w:marBottom w:val="0"/>
      <w:divBdr>
        <w:top w:val="none" w:sz="0" w:space="0" w:color="auto"/>
        <w:left w:val="none" w:sz="0" w:space="0" w:color="auto"/>
        <w:bottom w:val="none" w:sz="0" w:space="0" w:color="auto"/>
        <w:right w:val="none" w:sz="0" w:space="0" w:color="auto"/>
      </w:divBdr>
    </w:div>
    <w:div w:id="672270147">
      <w:bodyDiv w:val="1"/>
      <w:marLeft w:val="0"/>
      <w:marRight w:val="0"/>
      <w:marTop w:val="0"/>
      <w:marBottom w:val="0"/>
      <w:divBdr>
        <w:top w:val="none" w:sz="0" w:space="0" w:color="auto"/>
        <w:left w:val="none" w:sz="0" w:space="0" w:color="auto"/>
        <w:bottom w:val="none" w:sz="0" w:space="0" w:color="auto"/>
        <w:right w:val="none" w:sz="0" w:space="0" w:color="auto"/>
      </w:divBdr>
    </w:div>
    <w:div w:id="672420964">
      <w:bodyDiv w:val="1"/>
      <w:marLeft w:val="0"/>
      <w:marRight w:val="0"/>
      <w:marTop w:val="0"/>
      <w:marBottom w:val="0"/>
      <w:divBdr>
        <w:top w:val="none" w:sz="0" w:space="0" w:color="auto"/>
        <w:left w:val="none" w:sz="0" w:space="0" w:color="auto"/>
        <w:bottom w:val="none" w:sz="0" w:space="0" w:color="auto"/>
        <w:right w:val="none" w:sz="0" w:space="0" w:color="auto"/>
      </w:divBdr>
    </w:div>
    <w:div w:id="672757200">
      <w:bodyDiv w:val="1"/>
      <w:marLeft w:val="0"/>
      <w:marRight w:val="0"/>
      <w:marTop w:val="0"/>
      <w:marBottom w:val="0"/>
      <w:divBdr>
        <w:top w:val="none" w:sz="0" w:space="0" w:color="auto"/>
        <w:left w:val="none" w:sz="0" w:space="0" w:color="auto"/>
        <w:bottom w:val="none" w:sz="0" w:space="0" w:color="auto"/>
        <w:right w:val="none" w:sz="0" w:space="0" w:color="auto"/>
      </w:divBdr>
    </w:div>
    <w:div w:id="672999156">
      <w:bodyDiv w:val="1"/>
      <w:marLeft w:val="0"/>
      <w:marRight w:val="0"/>
      <w:marTop w:val="0"/>
      <w:marBottom w:val="0"/>
      <w:divBdr>
        <w:top w:val="none" w:sz="0" w:space="0" w:color="auto"/>
        <w:left w:val="none" w:sz="0" w:space="0" w:color="auto"/>
        <w:bottom w:val="none" w:sz="0" w:space="0" w:color="auto"/>
        <w:right w:val="none" w:sz="0" w:space="0" w:color="auto"/>
      </w:divBdr>
    </w:div>
    <w:div w:id="673918249">
      <w:bodyDiv w:val="1"/>
      <w:marLeft w:val="0"/>
      <w:marRight w:val="0"/>
      <w:marTop w:val="0"/>
      <w:marBottom w:val="0"/>
      <w:divBdr>
        <w:top w:val="none" w:sz="0" w:space="0" w:color="auto"/>
        <w:left w:val="none" w:sz="0" w:space="0" w:color="auto"/>
        <w:bottom w:val="none" w:sz="0" w:space="0" w:color="auto"/>
        <w:right w:val="none" w:sz="0" w:space="0" w:color="auto"/>
      </w:divBdr>
    </w:div>
    <w:div w:id="673919084">
      <w:bodyDiv w:val="1"/>
      <w:marLeft w:val="0"/>
      <w:marRight w:val="0"/>
      <w:marTop w:val="0"/>
      <w:marBottom w:val="0"/>
      <w:divBdr>
        <w:top w:val="none" w:sz="0" w:space="0" w:color="auto"/>
        <w:left w:val="none" w:sz="0" w:space="0" w:color="auto"/>
        <w:bottom w:val="none" w:sz="0" w:space="0" w:color="auto"/>
        <w:right w:val="none" w:sz="0" w:space="0" w:color="auto"/>
      </w:divBdr>
    </w:div>
    <w:div w:id="673997839">
      <w:bodyDiv w:val="1"/>
      <w:marLeft w:val="0"/>
      <w:marRight w:val="0"/>
      <w:marTop w:val="0"/>
      <w:marBottom w:val="0"/>
      <w:divBdr>
        <w:top w:val="none" w:sz="0" w:space="0" w:color="auto"/>
        <w:left w:val="none" w:sz="0" w:space="0" w:color="auto"/>
        <w:bottom w:val="none" w:sz="0" w:space="0" w:color="auto"/>
        <w:right w:val="none" w:sz="0" w:space="0" w:color="auto"/>
      </w:divBdr>
    </w:div>
    <w:div w:id="674496639">
      <w:bodyDiv w:val="1"/>
      <w:marLeft w:val="0"/>
      <w:marRight w:val="0"/>
      <w:marTop w:val="0"/>
      <w:marBottom w:val="0"/>
      <w:divBdr>
        <w:top w:val="none" w:sz="0" w:space="0" w:color="auto"/>
        <w:left w:val="none" w:sz="0" w:space="0" w:color="auto"/>
        <w:bottom w:val="none" w:sz="0" w:space="0" w:color="auto"/>
        <w:right w:val="none" w:sz="0" w:space="0" w:color="auto"/>
      </w:divBdr>
    </w:div>
    <w:div w:id="674497936">
      <w:bodyDiv w:val="1"/>
      <w:marLeft w:val="0"/>
      <w:marRight w:val="0"/>
      <w:marTop w:val="0"/>
      <w:marBottom w:val="0"/>
      <w:divBdr>
        <w:top w:val="none" w:sz="0" w:space="0" w:color="auto"/>
        <w:left w:val="none" w:sz="0" w:space="0" w:color="auto"/>
        <w:bottom w:val="none" w:sz="0" w:space="0" w:color="auto"/>
        <w:right w:val="none" w:sz="0" w:space="0" w:color="auto"/>
      </w:divBdr>
    </w:div>
    <w:div w:id="675033912">
      <w:bodyDiv w:val="1"/>
      <w:marLeft w:val="0"/>
      <w:marRight w:val="0"/>
      <w:marTop w:val="0"/>
      <w:marBottom w:val="0"/>
      <w:divBdr>
        <w:top w:val="none" w:sz="0" w:space="0" w:color="auto"/>
        <w:left w:val="none" w:sz="0" w:space="0" w:color="auto"/>
        <w:bottom w:val="none" w:sz="0" w:space="0" w:color="auto"/>
        <w:right w:val="none" w:sz="0" w:space="0" w:color="auto"/>
      </w:divBdr>
    </w:div>
    <w:div w:id="675157938">
      <w:bodyDiv w:val="1"/>
      <w:marLeft w:val="0"/>
      <w:marRight w:val="0"/>
      <w:marTop w:val="0"/>
      <w:marBottom w:val="0"/>
      <w:divBdr>
        <w:top w:val="none" w:sz="0" w:space="0" w:color="auto"/>
        <w:left w:val="none" w:sz="0" w:space="0" w:color="auto"/>
        <w:bottom w:val="none" w:sz="0" w:space="0" w:color="auto"/>
        <w:right w:val="none" w:sz="0" w:space="0" w:color="auto"/>
      </w:divBdr>
    </w:div>
    <w:div w:id="675183410">
      <w:bodyDiv w:val="1"/>
      <w:marLeft w:val="0"/>
      <w:marRight w:val="0"/>
      <w:marTop w:val="0"/>
      <w:marBottom w:val="0"/>
      <w:divBdr>
        <w:top w:val="none" w:sz="0" w:space="0" w:color="auto"/>
        <w:left w:val="none" w:sz="0" w:space="0" w:color="auto"/>
        <w:bottom w:val="none" w:sz="0" w:space="0" w:color="auto"/>
        <w:right w:val="none" w:sz="0" w:space="0" w:color="auto"/>
      </w:divBdr>
    </w:div>
    <w:div w:id="675620975">
      <w:bodyDiv w:val="1"/>
      <w:marLeft w:val="0"/>
      <w:marRight w:val="0"/>
      <w:marTop w:val="0"/>
      <w:marBottom w:val="0"/>
      <w:divBdr>
        <w:top w:val="none" w:sz="0" w:space="0" w:color="auto"/>
        <w:left w:val="none" w:sz="0" w:space="0" w:color="auto"/>
        <w:bottom w:val="none" w:sz="0" w:space="0" w:color="auto"/>
        <w:right w:val="none" w:sz="0" w:space="0" w:color="auto"/>
      </w:divBdr>
    </w:div>
    <w:div w:id="675958885">
      <w:bodyDiv w:val="1"/>
      <w:marLeft w:val="0"/>
      <w:marRight w:val="0"/>
      <w:marTop w:val="0"/>
      <w:marBottom w:val="0"/>
      <w:divBdr>
        <w:top w:val="none" w:sz="0" w:space="0" w:color="auto"/>
        <w:left w:val="none" w:sz="0" w:space="0" w:color="auto"/>
        <w:bottom w:val="none" w:sz="0" w:space="0" w:color="auto"/>
        <w:right w:val="none" w:sz="0" w:space="0" w:color="auto"/>
      </w:divBdr>
    </w:div>
    <w:div w:id="676156646">
      <w:bodyDiv w:val="1"/>
      <w:marLeft w:val="0"/>
      <w:marRight w:val="0"/>
      <w:marTop w:val="0"/>
      <w:marBottom w:val="0"/>
      <w:divBdr>
        <w:top w:val="none" w:sz="0" w:space="0" w:color="auto"/>
        <w:left w:val="none" w:sz="0" w:space="0" w:color="auto"/>
        <w:bottom w:val="none" w:sz="0" w:space="0" w:color="auto"/>
        <w:right w:val="none" w:sz="0" w:space="0" w:color="auto"/>
      </w:divBdr>
    </w:div>
    <w:div w:id="676545528">
      <w:bodyDiv w:val="1"/>
      <w:marLeft w:val="0"/>
      <w:marRight w:val="0"/>
      <w:marTop w:val="0"/>
      <w:marBottom w:val="0"/>
      <w:divBdr>
        <w:top w:val="none" w:sz="0" w:space="0" w:color="auto"/>
        <w:left w:val="none" w:sz="0" w:space="0" w:color="auto"/>
        <w:bottom w:val="none" w:sz="0" w:space="0" w:color="auto"/>
        <w:right w:val="none" w:sz="0" w:space="0" w:color="auto"/>
      </w:divBdr>
    </w:div>
    <w:div w:id="677585665">
      <w:bodyDiv w:val="1"/>
      <w:marLeft w:val="0"/>
      <w:marRight w:val="0"/>
      <w:marTop w:val="0"/>
      <w:marBottom w:val="0"/>
      <w:divBdr>
        <w:top w:val="none" w:sz="0" w:space="0" w:color="auto"/>
        <w:left w:val="none" w:sz="0" w:space="0" w:color="auto"/>
        <w:bottom w:val="none" w:sz="0" w:space="0" w:color="auto"/>
        <w:right w:val="none" w:sz="0" w:space="0" w:color="auto"/>
      </w:divBdr>
    </w:div>
    <w:div w:id="677804192">
      <w:bodyDiv w:val="1"/>
      <w:marLeft w:val="0"/>
      <w:marRight w:val="0"/>
      <w:marTop w:val="0"/>
      <w:marBottom w:val="0"/>
      <w:divBdr>
        <w:top w:val="none" w:sz="0" w:space="0" w:color="auto"/>
        <w:left w:val="none" w:sz="0" w:space="0" w:color="auto"/>
        <w:bottom w:val="none" w:sz="0" w:space="0" w:color="auto"/>
        <w:right w:val="none" w:sz="0" w:space="0" w:color="auto"/>
      </w:divBdr>
    </w:div>
    <w:div w:id="678432853">
      <w:bodyDiv w:val="1"/>
      <w:marLeft w:val="0"/>
      <w:marRight w:val="0"/>
      <w:marTop w:val="0"/>
      <w:marBottom w:val="0"/>
      <w:divBdr>
        <w:top w:val="none" w:sz="0" w:space="0" w:color="auto"/>
        <w:left w:val="none" w:sz="0" w:space="0" w:color="auto"/>
        <w:bottom w:val="none" w:sz="0" w:space="0" w:color="auto"/>
        <w:right w:val="none" w:sz="0" w:space="0" w:color="auto"/>
      </w:divBdr>
    </w:div>
    <w:div w:id="679507603">
      <w:bodyDiv w:val="1"/>
      <w:marLeft w:val="0"/>
      <w:marRight w:val="0"/>
      <w:marTop w:val="0"/>
      <w:marBottom w:val="0"/>
      <w:divBdr>
        <w:top w:val="none" w:sz="0" w:space="0" w:color="auto"/>
        <w:left w:val="none" w:sz="0" w:space="0" w:color="auto"/>
        <w:bottom w:val="none" w:sz="0" w:space="0" w:color="auto"/>
        <w:right w:val="none" w:sz="0" w:space="0" w:color="auto"/>
      </w:divBdr>
    </w:div>
    <w:div w:id="680133379">
      <w:bodyDiv w:val="1"/>
      <w:marLeft w:val="0"/>
      <w:marRight w:val="0"/>
      <w:marTop w:val="0"/>
      <w:marBottom w:val="0"/>
      <w:divBdr>
        <w:top w:val="none" w:sz="0" w:space="0" w:color="auto"/>
        <w:left w:val="none" w:sz="0" w:space="0" w:color="auto"/>
        <w:bottom w:val="none" w:sz="0" w:space="0" w:color="auto"/>
        <w:right w:val="none" w:sz="0" w:space="0" w:color="auto"/>
      </w:divBdr>
    </w:div>
    <w:div w:id="680621343">
      <w:bodyDiv w:val="1"/>
      <w:marLeft w:val="0"/>
      <w:marRight w:val="0"/>
      <w:marTop w:val="0"/>
      <w:marBottom w:val="0"/>
      <w:divBdr>
        <w:top w:val="none" w:sz="0" w:space="0" w:color="auto"/>
        <w:left w:val="none" w:sz="0" w:space="0" w:color="auto"/>
        <w:bottom w:val="none" w:sz="0" w:space="0" w:color="auto"/>
        <w:right w:val="none" w:sz="0" w:space="0" w:color="auto"/>
      </w:divBdr>
    </w:div>
    <w:div w:id="680939240">
      <w:bodyDiv w:val="1"/>
      <w:marLeft w:val="0"/>
      <w:marRight w:val="0"/>
      <w:marTop w:val="0"/>
      <w:marBottom w:val="0"/>
      <w:divBdr>
        <w:top w:val="none" w:sz="0" w:space="0" w:color="auto"/>
        <w:left w:val="none" w:sz="0" w:space="0" w:color="auto"/>
        <w:bottom w:val="none" w:sz="0" w:space="0" w:color="auto"/>
        <w:right w:val="none" w:sz="0" w:space="0" w:color="auto"/>
      </w:divBdr>
    </w:div>
    <w:div w:id="681778611">
      <w:bodyDiv w:val="1"/>
      <w:marLeft w:val="0"/>
      <w:marRight w:val="0"/>
      <w:marTop w:val="0"/>
      <w:marBottom w:val="0"/>
      <w:divBdr>
        <w:top w:val="none" w:sz="0" w:space="0" w:color="auto"/>
        <w:left w:val="none" w:sz="0" w:space="0" w:color="auto"/>
        <w:bottom w:val="none" w:sz="0" w:space="0" w:color="auto"/>
        <w:right w:val="none" w:sz="0" w:space="0" w:color="auto"/>
      </w:divBdr>
    </w:div>
    <w:div w:id="681903029">
      <w:bodyDiv w:val="1"/>
      <w:marLeft w:val="0"/>
      <w:marRight w:val="0"/>
      <w:marTop w:val="0"/>
      <w:marBottom w:val="0"/>
      <w:divBdr>
        <w:top w:val="none" w:sz="0" w:space="0" w:color="auto"/>
        <w:left w:val="none" w:sz="0" w:space="0" w:color="auto"/>
        <w:bottom w:val="none" w:sz="0" w:space="0" w:color="auto"/>
        <w:right w:val="none" w:sz="0" w:space="0" w:color="auto"/>
      </w:divBdr>
    </w:div>
    <w:div w:id="683869833">
      <w:bodyDiv w:val="1"/>
      <w:marLeft w:val="0"/>
      <w:marRight w:val="0"/>
      <w:marTop w:val="0"/>
      <w:marBottom w:val="0"/>
      <w:divBdr>
        <w:top w:val="none" w:sz="0" w:space="0" w:color="auto"/>
        <w:left w:val="none" w:sz="0" w:space="0" w:color="auto"/>
        <w:bottom w:val="none" w:sz="0" w:space="0" w:color="auto"/>
        <w:right w:val="none" w:sz="0" w:space="0" w:color="auto"/>
      </w:divBdr>
    </w:div>
    <w:div w:id="685138522">
      <w:bodyDiv w:val="1"/>
      <w:marLeft w:val="0"/>
      <w:marRight w:val="0"/>
      <w:marTop w:val="0"/>
      <w:marBottom w:val="0"/>
      <w:divBdr>
        <w:top w:val="none" w:sz="0" w:space="0" w:color="auto"/>
        <w:left w:val="none" w:sz="0" w:space="0" w:color="auto"/>
        <w:bottom w:val="none" w:sz="0" w:space="0" w:color="auto"/>
        <w:right w:val="none" w:sz="0" w:space="0" w:color="auto"/>
      </w:divBdr>
    </w:div>
    <w:div w:id="686101393">
      <w:bodyDiv w:val="1"/>
      <w:marLeft w:val="0"/>
      <w:marRight w:val="0"/>
      <w:marTop w:val="0"/>
      <w:marBottom w:val="0"/>
      <w:divBdr>
        <w:top w:val="none" w:sz="0" w:space="0" w:color="auto"/>
        <w:left w:val="none" w:sz="0" w:space="0" w:color="auto"/>
        <w:bottom w:val="none" w:sz="0" w:space="0" w:color="auto"/>
        <w:right w:val="none" w:sz="0" w:space="0" w:color="auto"/>
      </w:divBdr>
    </w:div>
    <w:div w:id="686639323">
      <w:bodyDiv w:val="1"/>
      <w:marLeft w:val="0"/>
      <w:marRight w:val="0"/>
      <w:marTop w:val="0"/>
      <w:marBottom w:val="0"/>
      <w:divBdr>
        <w:top w:val="none" w:sz="0" w:space="0" w:color="auto"/>
        <w:left w:val="none" w:sz="0" w:space="0" w:color="auto"/>
        <w:bottom w:val="none" w:sz="0" w:space="0" w:color="auto"/>
        <w:right w:val="none" w:sz="0" w:space="0" w:color="auto"/>
      </w:divBdr>
    </w:div>
    <w:div w:id="686903894">
      <w:bodyDiv w:val="1"/>
      <w:marLeft w:val="0"/>
      <w:marRight w:val="0"/>
      <w:marTop w:val="0"/>
      <w:marBottom w:val="0"/>
      <w:divBdr>
        <w:top w:val="none" w:sz="0" w:space="0" w:color="auto"/>
        <w:left w:val="none" w:sz="0" w:space="0" w:color="auto"/>
        <w:bottom w:val="none" w:sz="0" w:space="0" w:color="auto"/>
        <w:right w:val="none" w:sz="0" w:space="0" w:color="auto"/>
      </w:divBdr>
    </w:div>
    <w:div w:id="689337827">
      <w:bodyDiv w:val="1"/>
      <w:marLeft w:val="0"/>
      <w:marRight w:val="0"/>
      <w:marTop w:val="0"/>
      <w:marBottom w:val="0"/>
      <w:divBdr>
        <w:top w:val="none" w:sz="0" w:space="0" w:color="auto"/>
        <w:left w:val="none" w:sz="0" w:space="0" w:color="auto"/>
        <w:bottom w:val="none" w:sz="0" w:space="0" w:color="auto"/>
        <w:right w:val="none" w:sz="0" w:space="0" w:color="auto"/>
      </w:divBdr>
    </w:div>
    <w:div w:id="689799113">
      <w:bodyDiv w:val="1"/>
      <w:marLeft w:val="0"/>
      <w:marRight w:val="0"/>
      <w:marTop w:val="0"/>
      <w:marBottom w:val="0"/>
      <w:divBdr>
        <w:top w:val="none" w:sz="0" w:space="0" w:color="auto"/>
        <w:left w:val="none" w:sz="0" w:space="0" w:color="auto"/>
        <w:bottom w:val="none" w:sz="0" w:space="0" w:color="auto"/>
        <w:right w:val="none" w:sz="0" w:space="0" w:color="auto"/>
      </w:divBdr>
    </w:div>
    <w:div w:id="690032183">
      <w:bodyDiv w:val="1"/>
      <w:marLeft w:val="0"/>
      <w:marRight w:val="0"/>
      <w:marTop w:val="0"/>
      <w:marBottom w:val="0"/>
      <w:divBdr>
        <w:top w:val="none" w:sz="0" w:space="0" w:color="auto"/>
        <w:left w:val="none" w:sz="0" w:space="0" w:color="auto"/>
        <w:bottom w:val="none" w:sz="0" w:space="0" w:color="auto"/>
        <w:right w:val="none" w:sz="0" w:space="0" w:color="auto"/>
      </w:divBdr>
    </w:div>
    <w:div w:id="690374070">
      <w:bodyDiv w:val="1"/>
      <w:marLeft w:val="0"/>
      <w:marRight w:val="0"/>
      <w:marTop w:val="0"/>
      <w:marBottom w:val="0"/>
      <w:divBdr>
        <w:top w:val="none" w:sz="0" w:space="0" w:color="auto"/>
        <w:left w:val="none" w:sz="0" w:space="0" w:color="auto"/>
        <w:bottom w:val="none" w:sz="0" w:space="0" w:color="auto"/>
        <w:right w:val="none" w:sz="0" w:space="0" w:color="auto"/>
      </w:divBdr>
    </w:div>
    <w:div w:id="690421894">
      <w:bodyDiv w:val="1"/>
      <w:marLeft w:val="0"/>
      <w:marRight w:val="0"/>
      <w:marTop w:val="0"/>
      <w:marBottom w:val="0"/>
      <w:divBdr>
        <w:top w:val="none" w:sz="0" w:space="0" w:color="auto"/>
        <w:left w:val="none" w:sz="0" w:space="0" w:color="auto"/>
        <w:bottom w:val="none" w:sz="0" w:space="0" w:color="auto"/>
        <w:right w:val="none" w:sz="0" w:space="0" w:color="auto"/>
      </w:divBdr>
    </w:div>
    <w:div w:id="690640826">
      <w:bodyDiv w:val="1"/>
      <w:marLeft w:val="0"/>
      <w:marRight w:val="0"/>
      <w:marTop w:val="0"/>
      <w:marBottom w:val="0"/>
      <w:divBdr>
        <w:top w:val="none" w:sz="0" w:space="0" w:color="auto"/>
        <w:left w:val="none" w:sz="0" w:space="0" w:color="auto"/>
        <w:bottom w:val="none" w:sz="0" w:space="0" w:color="auto"/>
        <w:right w:val="none" w:sz="0" w:space="0" w:color="auto"/>
      </w:divBdr>
    </w:div>
    <w:div w:id="690960070">
      <w:bodyDiv w:val="1"/>
      <w:marLeft w:val="0"/>
      <w:marRight w:val="0"/>
      <w:marTop w:val="0"/>
      <w:marBottom w:val="0"/>
      <w:divBdr>
        <w:top w:val="none" w:sz="0" w:space="0" w:color="auto"/>
        <w:left w:val="none" w:sz="0" w:space="0" w:color="auto"/>
        <w:bottom w:val="none" w:sz="0" w:space="0" w:color="auto"/>
        <w:right w:val="none" w:sz="0" w:space="0" w:color="auto"/>
      </w:divBdr>
    </w:div>
    <w:div w:id="691226910">
      <w:bodyDiv w:val="1"/>
      <w:marLeft w:val="0"/>
      <w:marRight w:val="0"/>
      <w:marTop w:val="0"/>
      <w:marBottom w:val="0"/>
      <w:divBdr>
        <w:top w:val="none" w:sz="0" w:space="0" w:color="auto"/>
        <w:left w:val="none" w:sz="0" w:space="0" w:color="auto"/>
        <w:bottom w:val="none" w:sz="0" w:space="0" w:color="auto"/>
        <w:right w:val="none" w:sz="0" w:space="0" w:color="auto"/>
      </w:divBdr>
    </w:div>
    <w:div w:id="691956432">
      <w:bodyDiv w:val="1"/>
      <w:marLeft w:val="0"/>
      <w:marRight w:val="0"/>
      <w:marTop w:val="0"/>
      <w:marBottom w:val="0"/>
      <w:divBdr>
        <w:top w:val="none" w:sz="0" w:space="0" w:color="auto"/>
        <w:left w:val="none" w:sz="0" w:space="0" w:color="auto"/>
        <w:bottom w:val="none" w:sz="0" w:space="0" w:color="auto"/>
        <w:right w:val="none" w:sz="0" w:space="0" w:color="auto"/>
      </w:divBdr>
    </w:div>
    <w:div w:id="692848586">
      <w:bodyDiv w:val="1"/>
      <w:marLeft w:val="0"/>
      <w:marRight w:val="0"/>
      <w:marTop w:val="0"/>
      <w:marBottom w:val="0"/>
      <w:divBdr>
        <w:top w:val="none" w:sz="0" w:space="0" w:color="auto"/>
        <w:left w:val="none" w:sz="0" w:space="0" w:color="auto"/>
        <w:bottom w:val="none" w:sz="0" w:space="0" w:color="auto"/>
        <w:right w:val="none" w:sz="0" w:space="0" w:color="auto"/>
      </w:divBdr>
    </w:div>
    <w:div w:id="694305292">
      <w:bodyDiv w:val="1"/>
      <w:marLeft w:val="0"/>
      <w:marRight w:val="0"/>
      <w:marTop w:val="0"/>
      <w:marBottom w:val="0"/>
      <w:divBdr>
        <w:top w:val="none" w:sz="0" w:space="0" w:color="auto"/>
        <w:left w:val="none" w:sz="0" w:space="0" w:color="auto"/>
        <w:bottom w:val="none" w:sz="0" w:space="0" w:color="auto"/>
        <w:right w:val="none" w:sz="0" w:space="0" w:color="auto"/>
      </w:divBdr>
    </w:div>
    <w:div w:id="694354878">
      <w:bodyDiv w:val="1"/>
      <w:marLeft w:val="0"/>
      <w:marRight w:val="0"/>
      <w:marTop w:val="0"/>
      <w:marBottom w:val="0"/>
      <w:divBdr>
        <w:top w:val="none" w:sz="0" w:space="0" w:color="auto"/>
        <w:left w:val="none" w:sz="0" w:space="0" w:color="auto"/>
        <w:bottom w:val="none" w:sz="0" w:space="0" w:color="auto"/>
        <w:right w:val="none" w:sz="0" w:space="0" w:color="auto"/>
      </w:divBdr>
    </w:div>
    <w:div w:id="694428180">
      <w:bodyDiv w:val="1"/>
      <w:marLeft w:val="0"/>
      <w:marRight w:val="0"/>
      <w:marTop w:val="0"/>
      <w:marBottom w:val="0"/>
      <w:divBdr>
        <w:top w:val="none" w:sz="0" w:space="0" w:color="auto"/>
        <w:left w:val="none" w:sz="0" w:space="0" w:color="auto"/>
        <w:bottom w:val="none" w:sz="0" w:space="0" w:color="auto"/>
        <w:right w:val="none" w:sz="0" w:space="0" w:color="auto"/>
      </w:divBdr>
    </w:div>
    <w:div w:id="694814656">
      <w:bodyDiv w:val="1"/>
      <w:marLeft w:val="0"/>
      <w:marRight w:val="0"/>
      <w:marTop w:val="0"/>
      <w:marBottom w:val="0"/>
      <w:divBdr>
        <w:top w:val="none" w:sz="0" w:space="0" w:color="auto"/>
        <w:left w:val="none" w:sz="0" w:space="0" w:color="auto"/>
        <w:bottom w:val="none" w:sz="0" w:space="0" w:color="auto"/>
        <w:right w:val="none" w:sz="0" w:space="0" w:color="auto"/>
      </w:divBdr>
    </w:div>
    <w:div w:id="695154559">
      <w:bodyDiv w:val="1"/>
      <w:marLeft w:val="0"/>
      <w:marRight w:val="0"/>
      <w:marTop w:val="0"/>
      <w:marBottom w:val="0"/>
      <w:divBdr>
        <w:top w:val="none" w:sz="0" w:space="0" w:color="auto"/>
        <w:left w:val="none" w:sz="0" w:space="0" w:color="auto"/>
        <w:bottom w:val="none" w:sz="0" w:space="0" w:color="auto"/>
        <w:right w:val="none" w:sz="0" w:space="0" w:color="auto"/>
      </w:divBdr>
    </w:div>
    <w:div w:id="696004778">
      <w:bodyDiv w:val="1"/>
      <w:marLeft w:val="0"/>
      <w:marRight w:val="0"/>
      <w:marTop w:val="0"/>
      <w:marBottom w:val="0"/>
      <w:divBdr>
        <w:top w:val="none" w:sz="0" w:space="0" w:color="auto"/>
        <w:left w:val="none" w:sz="0" w:space="0" w:color="auto"/>
        <w:bottom w:val="none" w:sz="0" w:space="0" w:color="auto"/>
        <w:right w:val="none" w:sz="0" w:space="0" w:color="auto"/>
      </w:divBdr>
    </w:div>
    <w:div w:id="696274242">
      <w:bodyDiv w:val="1"/>
      <w:marLeft w:val="0"/>
      <w:marRight w:val="0"/>
      <w:marTop w:val="0"/>
      <w:marBottom w:val="0"/>
      <w:divBdr>
        <w:top w:val="none" w:sz="0" w:space="0" w:color="auto"/>
        <w:left w:val="none" w:sz="0" w:space="0" w:color="auto"/>
        <w:bottom w:val="none" w:sz="0" w:space="0" w:color="auto"/>
        <w:right w:val="none" w:sz="0" w:space="0" w:color="auto"/>
      </w:divBdr>
    </w:div>
    <w:div w:id="696349856">
      <w:bodyDiv w:val="1"/>
      <w:marLeft w:val="0"/>
      <w:marRight w:val="0"/>
      <w:marTop w:val="0"/>
      <w:marBottom w:val="0"/>
      <w:divBdr>
        <w:top w:val="none" w:sz="0" w:space="0" w:color="auto"/>
        <w:left w:val="none" w:sz="0" w:space="0" w:color="auto"/>
        <w:bottom w:val="none" w:sz="0" w:space="0" w:color="auto"/>
        <w:right w:val="none" w:sz="0" w:space="0" w:color="auto"/>
      </w:divBdr>
    </w:div>
    <w:div w:id="696391259">
      <w:bodyDiv w:val="1"/>
      <w:marLeft w:val="0"/>
      <w:marRight w:val="0"/>
      <w:marTop w:val="0"/>
      <w:marBottom w:val="0"/>
      <w:divBdr>
        <w:top w:val="none" w:sz="0" w:space="0" w:color="auto"/>
        <w:left w:val="none" w:sz="0" w:space="0" w:color="auto"/>
        <w:bottom w:val="none" w:sz="0" w:space="0" w:color="auto"/>
        <w:right w:val="none" w:sz="0" w:space="0" w:color="auto"/>
      </w:divBdr>
    </w:div>
    <w:div w:id="697775100">
      <w:bodyDiv w:val="1"/>
      <w:marLeft w:val="0"/>
      <w:marRight w:val="0"/>
      <w:marTop w:val="0"/>
      <w:marBottom w:val="0"/>
      <w:divBdr>
        <w:top w:val="none" w:sz="0" w:space="0" w:color="auto"/>
        <w:left w:val="none" w:sz="0" w:space="0" w:color="auto"/>
        <w:bottom w:val="none" w:sz="0" w:space="0" w:color="auto"/>
        <w:right w:val="none" w:sz="0" w:space="0" w:color="auto"/>
      </w:divBdr>
    </w:div>
    <w:div w:id="697974775">
      <w:bodyDiv w:val="1"/>
      <w:marLeft w:val="0"/>
      <w:marRight w:val="0"/>
      <w:marTop w:val="0"/>
      <w:marBottom w:val="0"/>
      <w:divBdr>
        <w:top w:val="none" w:sz="0" w:space="0" w:color="auto"/>
        <w:left w:val="none" w:sz="0" w:space="0" w:color="auto"/>
        <w:bottom w:val="none" w:sz="0" w:space="0" w:color="auto"/>
        <w:right w:val="none" w:sz="0" w:space="0" w:color="auto"/>
      </w:divBdr>
    </w:div>
    <w:div w:id="698318718">
      <w:bodyDiv w:val="1"/>
      <w:marLeft w:val="0"/>
      <w:marRight w:val="0"/>
      <w:marTop w:val="0"/>
      <w:marBottom w:val="0"/>
      <w:divBdr>
        <w:top w:val="none" w:sz="0" w:space="0" w:color="auto"/>
        <w:left w:val="none" w:sz="0" w:space="0" w:color="auto"/>
        <w:bottom w:val="none" w:sz="0" w:space="0" w:color="auto"/>
        <w:right w:val="none" w:sz="0" w:space="0" w:color="auto"/>
      </w:divBdr>
    </w:div>
    <w:div w:id="698623955">
      <w:bodyDiv w:val="1"/>
      <w:marLeft w:val="0"/>
      <w:marRight w:val="0"/>
      <w:marTop w:val="0"/>
      <w:marBottom w:val="0"/>
      <w:divBdr>
        <w:top w:val="none" w:sz="0" w:space="0" w:color="auto"/>
        <w:left w:val="none" w:sz="0" w:space="0" w:color="auto"/>
        <w:bottom w:val="none" w:sz="0" w:space="0" w:color="auto"/>
        <w:right w:val="none" w:sz="0" w:space="0" w:color="auto"/>
      </w:divBdr>
    </w:div>
    <w:div w:id="698625844">
      <w:bodyDiv w:val="1"/>
      <w:marLeft w:val="0"/>
      <w:marRight w:val="0"/>
      <w:marTop w:val="0"/>
      <w:marBottom w:val="0"/>
      <w:divBdr>
        <w:top w:val="none" w:sz="0" w:space="0" w:color="auto"/>
        <w:left w:val="none" w:sz="0" w:space="0" w:color="auto"/>
        <w:bottom w:val="none" w:sz="0" w:space="0" w:color="auto"/>
        <w:right w:val="none" w:sz="0" w:space="0" w:color="auto"/>
      </w:divBdr>
    </w:div>
    <w:div w:id="698705109">
      <w:bodyDiv w:val="1"/>
      <w:marLeft w:val="0"/>
      <w:marRight w:val="0"/>
      <w:marTop w:val="0"/>
      <w:marBottom w:val="0"/>
      <w:divBdr>
        <w:top w:val="none" w:sz="0" w:space="0" w:color="auto"/>
        <w:left w:val="none" w:sz="0" w:space="0" w:color="auto"/>
        <w:bottom w:val="none" w:sz="0" w:space="0" w:color="auto"/>
        <w:right w:val="none" w:sz="0" w:space="0" w:color="auto"/>
      </w:divBdr>
    </w:div>
    <w:div w:id="698746735">
      <w:bodyDiv w:val="1"/>
      <w:marLeft w:val="0"/>
      <w:marRight w:val="0"/>
      <w:marTop w:val="0"/>
      <w:marBottom w:val="0"/>
      <w:divBdr>
        <w:top w:val="none" w:sz="0" w:space="0" w:color="auto"/>
        <w:left w:val="none" w:sz="0" w:space="0" w:color="auto"/>
        <w:bottom w:val="none" w:sz="0" w:space="0" w:color="auto"/>
        <w:right w:val="none" w:sz="0" w:space="0" w:color="auto"/>
      </w:divBdr>
    </w:div>
    <w:div w:id="698815800">
      <w:bodyDiv w:val="1"/>
      <w:marLeft w:val="0"/>
      <w:marRight w:val="0"/>
      <w:marTop w:val="0"/>
      <w:marBottom w:val="0"/>
      <w:divBdr>
        <w:top w:val="none" w:sz="0" w:space="0" w:color="auto"/>
        <w:left w:val="none" w:sz="0" w:space="0" w:color="auto"/>
        <w:bottom w:val="none" w:sz="0" w:space="0" w:color="auto"/>
        <w:right w:val="none" w:sz="0" w:space="0" w:color="auto"/>
      </w:divBdr>
    </w:div>
    <w:div w:id="698894671">
      <w:bodyDiv w:val="1"/>
      <w:marLeft w:val="0"/>
      <w:marRight w:val="0"/>
      <w:marTop w:val="0"/>
      <w:marBottom w:val="0"/>
      <w:divBdr>
        <w:top w:val="none" w:sz="0" w:space="0" w:color="auto"/>
        <w:left w:val="none" w:sz="0" w:space="0" w:color="auto"/>
        <w:bottom w:val="none" w:sz="0" w:space="0" w:color="auto"/>
        <w:right w:val="none" w:sz="0" w:space="0" w:color="auto"/>
      </w:divBdr>
    </w:div>
    <w:div w:id="699664030">
      <w:bodyDiv w:val="1"/>
      <w:marLeft w:val="0"/>
      <w:marRight w:val="0"/>
      <w:marTop w:val="0"/>
      <w:marBottom w:val="0"/>
      <w:divBdr>
        <w:top w:val="none" w:sz="0" w:space="0" w:color="auto"/>
        <w:left w:val="none" w:sz="0" w:space="0" w:color="auto"/>
        <w:bottom w:val="none" w:sz="0" w:space="0" w:color="auto"/>
        <w:right w:val="none" w:sz="0" w:space="0" w:color="auto"/>
      </w:divBdr>
    </w:div>
    <w:div w:id="700325617">
      <w:bodyDiv w:val="1"/>
      <w:marLeft w:val="0"/>
      <w:marRight w:val="0"/>
      <w:marTop w:val="0"/>
      <w:marBottom w:val="0"/>
      <w:divBdr>
        <w:top w:val="none" w:sz="0" w:space="0" w:color="auto"/>
        <w:left w:val="none" w:sz="0" w:space="0" w:color="auto"/>
        <w:bottom w:val="none" w:sz="0" w:space="0" w:color="auto"/>
        <w:right w:val="none" w:sz="0" w:space="0" w:color="auto"/>
      </w:divBdr>
    </w:div>
    <w:div w:id="700399680">
      <w:bodyDiv w:val="1"/>
      <w:marLeft w:val="0"/>
      <w:marRight w:val="0"/>
      <w:marTop w:val="0"/>
      <w:marBottom w:val="0"/>
      <w:divBdr>
        <w:top w:val="none" w:sz="0" w:space="0" w:color="auto"/>
        <w:left w:val="none" w:sz="0" w:space="0" w:color="auto"/>
        <w:bottom w:val="none" w:sz="0" w:space="0" w:color="auto"/>
        <w:right w:val="none" w:sz="0" w:space="0" w:color="auto"/>
      </w:divBdr>
    </w:div>
    <w:div w:id="700470572">
      <w:bodyDiv w:val="1"/>
      <w:marLeft w:val="0"/>
      <w:marRight w:val="0"/>
      <w:marTop w:val="0"/>
      <w:marBottom w:val="0"/>
      <w:divBdr>
        <w:top w:val="none" w:sz="0" w:space="0" w:color="auto"/>
        <w:left w:val="none" w:sz="0" w:space="0" w:color="auto"/>
        <w:bottom w:val="none" w:sz="0" w:space="0" w:color="auto"/>
        <w:right w:val="none" w:sz="0" w:space="0" w:color="auto"/>
      </w:divBdr>
    </w:div>
    <w:div w:id="701587899">
      <w:bodyDiv w:val="1"/>
      <w:marLeft w:val="0"/>
      <w:marRight w:val="0"/>
      <w:marTop w:val="0"/>
      <w:marBottom w:val="0"/>
      <w:divBdr>
        <w:top w:val="none" w:sz="0" w:space="0" w:color="auto"/>
        <w:left w:val="none" w:sz="0" w:space="0" w:color="auto"/>
        <w:bottom w:val="none" w:sz="0" w:space="0" w:color="auto"/>
        <w:right w:val="none" w:sz="0" w:space="0" w:color="auto"/>
      </w:divBdr>
    </w:div>
    <w:div w:id="701976944">
      <w:bodyDiv w:val="1"/>
      <w:marLeft w:val="0"/>
      <w:marRight w:val="0"/>
      <w:marTop w:val="0"/>
      <w:marBottom w:val="0"/>
      <w:divBdr>
        <w:top w:val="none" w:sz="0" w:space="0" w:color="auto"/>
        <w:left w:val="none" w:sz="0" w:space="0" w:color="auto"/>
        <w:bottom w:val="none" w:sz="0" w:space="0" w:color="auto"/>
        <w:right w:val="none" w:sz="0" w:space="0" w:color="auto"/>
      </w:divBdr>
    </w:div>
    <w:div w:id="702174884">
      <w:bodyDiv w:val="1"/>
      <w:marLeft w:val="0"/>
      <w:marRight w:val="0"/>
      <w:marTop w:val="0"/>
      <w:marBottom w:val="0"/>
      <w:divBdr>
        <w:top w:val="none" w:sz="0" w:space="0" w:color="auto"/>
        <w:left w:val="none" w:sz="0" w:space="0" w:color="auto"/>
        <w:bottom w:val="none" w:sz="0" w:space="0" w:color="auto"/>
        <w:right w:val="none" w:sz="0" w:space="0" w:color="auto"/>
      </w:divBdr>
    </w:div>
    <w:div w:id="702444917">
      <w:bodyDiv w:val="1"/>
      <w:marLeft w:val="0"/>
      <w:marRight w:val="0"/>
      <w:marTop w:val="0"/>
      <w:marBottom w:val="0"/>
      <w:divBdr>
        <w:top w:val="none" w:sz="0" w:space="0" w:color="auto"/>
        <w:left w:val="none" w:sz="0" w:space="0" w:color="auto"/>
        <w:bottom w:val="none" w:sz="0" w:space="0" w:color="auto"/>
        <w:right w:val="none" w:sz="0" w:space="0" w:color="auto"/>
      </w:divBdr>
    </w:div>
    <w:div w:id="702944672">
      <w:bodyDiv w:val="1"/>
      <w:marLeft w:val="0"/>
      <w:marRight w:val="0"/>
      <w:marTop w:val="0"/>
      <w:marBottom w:val="0"/>
      <w:divBdr>
        <w:top w:val="none" w:sz="0" w:space="0" w:color="auto"/>
        <w:left w:val="none" w:sz="0" w:space="0" w:color="auto"/>
        <w:bottom w:val="none" w:sz="0" w:space="0" w:color="auto"/>
        <w:right w:val="none" w:sz="0" w:space="0" w:color="auto"/>
      </w:divBdr>
    </w:div>
    <w:div w:id="704449838">
      <w:bodyDiv w:val="1"/>
      <w:marLeft w:val="0"/>
      <w:marRight w:val="0"/>
      <w:marTop w:val="0"/>
      <w:marBottom w:val="0"/>
      <w:divBdr>
        <w:top w:val="none" w:sz="0" w:space="0" w:color="auto"/>
        <w:left w:val="none" w:sz="0" w:space="0" w:color="auto"/>
        <w:bottom w:val="none" w:sz="0" w:space="0" w:color="auto"/>
        <w:right w:val="none" w:sz="0" w:space="0" w:color="auto"/>
      </w:divBdr>
    </w:div>
    <w:div w:id="704596982">
      <w:bodyDiv w:val="1"/>
      <w:marLeft w:val="0"/>
      <w:marRight w:val="0"/>
      <w:marTop w:val="0"/>
      <w:marBottom w:val="0"/>
      <w:divBdr>
        <w:top w:val="none" w:sz="0" w:space="0" w:color="auto"/>
        <w:left w:val="none" w:sz="0" w:space="0" w:color="auto"/>
        <w:bottom w:val="none" w:sz="0" w:space="0" w:color="auto"/>
        <w:right w:val="none" w:sz="0" w:space="0" w:color="auto"/>
      </w:divBdr>
    </w:div>
    <w:div w:id="704790436">
      <w:bodyDiv w:val="1"/>
      <w:marLeft w:val="0"/>
      <w:marRight w:val="0"/>
      <w:marTop w:val="0"/>
      <w:marBottom w:val="0"/>
      <w:divBdr>
        <w:top w:val="none" w:sz="0" w:space="0" w:color="auto"/>
        <w:left w:val="none" w:sz="0" w:space="0" w:color="auto"/>
        <w:bottom w:val="none" w:sz="0" w:space="0" w:color="auto"/>
        <w:right w:val="none" w:sz="0" w:space="0" w:color="auto"/>
      </w:divBdr>
    </w:div>
    <w:div w:id="705762002">
      <w:bodyDiv w:val="1"/>
      <w:marLeft w:val="0"/>
      <w:marRight w:val="0"/>
      <w:marTop w:val="0"/>
      <w:marBottom w:val="0"/>
      <w:divBdr>
        <w:top w:val="none" w:sz="0" w:space="0" w:color="auto"/>
        <w:left w:val="none" w:sz="0" w:space="0" w:color="auto"/>
        <w:bottom w:val="none" w:sz="0" w:space="0" w:color="auto"/>
        <w:right w:val="none" w:sz="0" w:space="0" w:color="auto"/>
      </w:divBdr>
    </w:div>
    <w:div w:id="705833002">
      <w:bodyDiv w:val="1"/>
      <w:marLeft w:val="0"/>
      <w:marRight w:val="0"/>
      <w:marTop w:val="0"/>
      <w:marBottom w:val="0"/>
      <w:divBdr>
        <w:top w:val="none" w:sz="0" w:space="0" w:color="auto"/>
        <w:left w:val="none" w:sz="0" w:space="0" w:color="auto"/>
        <w:bottom w:val="none" w:sz="0" w:space="0" w:color="auto"/>
        <w:right w:val="none" w:sz="0" w:space="0" w:color="auto"/>
      </w:divBdr>
    </w:div>
    <w:div w:id="705905605">
      <w:bodyDiv w:val="1"/>
      <w:marLeft w:val="0"/>
      <w:marRight w:val="0"/>
      <w:marTop w:val="0"/>
      <w:marBottom w:val="0"/>
      <w:divBdr>
        <w:top w:val="none" w:sz="0" w:space="0" w:color="auto"/>
        <w:left w:val="none" w:sz="0" w:space="0" w:color="auto"/>
        <w:bottom w:val="none" w:sz="0" w:space="0" w:color="auto"/>
        <w:right w:val="none" w:sz="0" w:space="0" w:color="auto"/>
      </w:divBdr>
    </w:div>
    <w:div w:id="706413571">
      <w:bodyDiv w:val="1"/>
      <w:marLeft w:val="0"/>
      <w:marRight w:val="0"/>
      <w:marTop w:val="0"/>
      <w:marBottom w:val="0"/>
      <w:divBdr>
        <w:top w:val="none" w:sz="0" w:space="0" w:color="auto"/>
        <w:left w:val="none" w:sz="0" w:space="0" w:color="auto"/>
        <w:bottom w:val="none" w:sz="0" w:space="0" w:color="auto"/>
        <w:right w:val="none" w:sz="0" w:space="0" w:color="auto"/>
      </w:divBdr>
    </w:div>
    <w:div w:id="707070103">
      <w:bodyDiv w:val="1"/>
      <w:marLeft w:val="0"/>
      <w:marRight w:val="0"/>
      <w:marTop w:val="0"/>
      <w:marBottom w:val="0"/>
      <w:divBdr>
        <w:top w:val="none" w:sz="0" w:space="0" w:color="auto"/>
        <w:left w:val="none" w:sz="0" w:space="0" w:color="auto"/>
        <w:bottom w:val="none" w:sz="0" w:space="0" w:color="auto"/>
        <w:right w:val="none" w:sz="0" w:space="0" w:color="auto"/>
      </w:divBdr>
    </w:div>
    <w:div w:id="708531616">
      <w:bodyDiv w:val="1"/>
      <w:marLeft w:val="0"/>
      <w:marRight w:val="0"/>
      <w:marTop w:val="0"/>
      <w:marBottom w:val="0"/>
      <w:divBdr>
        <w:top w:val="none" w:sz="0" w:space="0" w:color="auto"/>
        <w:left w:val="none" w:sz="0" w:space="0" w:color="auto"/>
        <w:bottom w:val="none" w:sz="0" w:space="0" w:color="auto"/>
        <w:right w:val="none" w:sz="0" w:space="0" w:color="auto"/>
      </w:divBdr>
    </w:div>
    <w:div w:id="709108869">
      <w:bodyDiv w:val="1"/>
      <w:marLeft w:val="0"/>
      <w:marRight w:val="0"/>
      <w:marTop w:val="0"/>
      <w:marBottom w:val="0"/>
      <w:divBdr>
        <w:top w:val="none" w:sz="0" w:space="0" w:color="auto"/>
        <w:left w:val="none" w:sz="0" w:space="0" w:color="auto"/>
        <w:bottom w:val="none" w:sz="0" w:space="0" w:color="auto"/>
        <w:right w:val="none" w:sz="0" w:space="0" w:color="auto"/>
      </w:divBdr>
    </w:div>
    <w:div w:id="709301777">
      <w:bodyDiv w:val="1"/>
      <w:marLeft w:val="0"/>
      <w:marRight w:val="0"/>
      <w:marTop w:val="0"/>
      <w:marBottom w:val="0"/>
      <w:divBdr>
        <w:top w:val="none" w:sz="0" w:space="0" w:color="auto"/>
        <w:left w:val="none" w:sz="0" w:space="0" w:color="auto"/>
        <w:bottom w:val="none" w:sz="0" w:space="0" w:color="auto"/>
        <w:right w:val="none" w:sz="0" w:space="0" w:color="auto"/>
      </w:divBdr>
    </w:div>
    <w:div w:id="710570516">
      <w:bodyDiv w:val="1"/>
      <w:marLeft w:val="0"/>
      <w:marRight w:val="0"/>
      <w:marTop w:val="0"/>
      <w:marBottom w:val="0"/>
      <w:divBdr>
        <w:top w:val="none" w:sz="0" w:space="0" w:color="auto"/>
        <w:left w:val="none" w:sz="0" w:space="0" w:color="auto"/>
        <w:bottom w:val="none" w:sz="0" w:space="0" w:color="auto"/>
        <w:right w:val="none" w:sz="0" w:space="0" w:color="auto"/>
      </w:divBdr>
    </w:div>
    <w:div w:id="712853316">
      <w:bodyDiv w:val="1"/>
      <w:marLeft w:val="0"/>
      <w:marRight w:val="0"/>
      <w:marTop w:val="0"/>
      <w:marBottom w:val="0"/>
      <w:divBdr>
        <w:top w:val="none" w:sz="0" w:space="0" w:color="auto"/>
        <w:left w:val="none" w:sz="0" w:space="0" w:color="auto"/>
        <w:bottom w:val="none" w:sz="0" w:space="0" w:color="auto"/>
        <w:right w:val="none" w:sz="0" w:space="0" w:color="auto"/>
      </w:divBdr>
    </w:div>
    <w:div w:id="713697825">
      <w:bodyDiv w:val="1"/>
      <w:marLeft w:val="0"/>
      <w:marRight w:val="0"/>
      <w:marTop w:val="0"/>
      <w:marBottom w:val="0"/>
      <w:divBdr>
        <w:top w:val="none" w:sz="0" w:space="0" w:color="auto"/>
        <w:left w:val="none" w:sz="0" w:space="0" w:color="auto"/>
        <w:bottom w:val="none" w:sz="0" w:space="0" w:color="auto"/>
        <w:right w:val="none" w:sz="0" w:space="0" w:color="auto"/>
      </w:divBdr>
    </w:div>
    <w:div w:id="714307728">
      <w:bodyDiv w:val="1"/>
      <w:marLeft w:val="0"/>
      <w:marRight w:val="0"/>
      <w:marTop w:val="0"/>
      <w:marBottom w:val="0"/>
      <w:divBdr>
        <w:top w:val="none" w:sz="0" w:space="0" w:color="auto"/>
        <w:left w:val="none" w:sz="0" w:space="0" w:color="auto"/>
        <w:bottom w:val="none" w:sz="0" w:space="0" w:color="auto"/>
        <w:right w:val="none" w:sz="0" w:space="0" w:color="auto"/>
      </w:divBdr>
    </w:div>
    <w:div w:id="714308716">
      <w:bodyDiv w:val="1"/>
      <w:marLeft w:val="0"/>
      <w:marRight w:val="0"/>
      <w:marTop w:val="0"/>
      <w:marBottom w:val="0"/>
      <w:divBdr>
        <w:top w:val="none" w:sz="0" w:space="0" w:color="auto"/>
        <w:left w:val="none" w:sz="0" w:space="0" w:color="auto"/>
        <w:bottom w:val="none" w:sz="0" w:space="0" w:color="auto"/>
        <w:right w:val="none" w:sz="0" w:space="0" w:color="auto"/>
      </w:divBdr>
    </w:div>
    <w:div w:id="714348711">
      <w:bodyDiv w:val="1"/>
      <w:marLeft w:val="0"/>
      <w:marRight w:val="0"/>
      <w:marTop w:val="0"/>
      <w:marBottom w:val="0"/>
      <w:divBdr>
        <w:top w:val="none" w:sz="0" w:space="0" w:color="auto"/>
        <w:left w:val="none" w:sz="0" w:space="0" w:color="auto"/>
        <w:bottom w:val="none" w:sz="0" w:space="0" w:color="auto"/>
        <w:right w:val="none" w:sz="0" w:space="0" w:color="auto"/>
      </w:divBdr>
    </w:div>
    <w:div w:id="714697162">
      <w:bodyDiv w:val="1"/>
      <w:marLeft w:val="0"/>
      <w:marRight w:val="0"/>
      <w:marTop w:val="0"/>
      <w:marBottom w:val="0"/>
      <w:divBdr>
        <w:top w:val="none" w:sz="0" w:space="0" w:color="auto"/>
        <w:left w:val="none" w:sz="0" w:space="0" w:color="auto"/>
        <w:bottom w:val="none" w:sz="0" w:space="0" w:color="auto"/>
        <w:right w:val="none" w:sz="0" w:space="0" w:color="auto"/>
      </w:divBdr>
    </w:div>
    <w:div w:id="714964940">
      <w:bodyDiv w:val="1"/>
      <w:marLeft w:val="0"/>
      <w:marRight w:val="0"/>
      <w:marTop w:val="0"/>
      <w:marBottom w:val="0"/>
      <w:divBdr>
        <w:top w:val="none" w:sz="0" w:space="0" w:color="auto"/>
        <w:left w:val="none" w:sz="0" w:space="0" w:color="auto"/>
        <w:bottom w:val="none" w:sz="0" w:space="0" w:color="auto"/>
        <w:right w:val="none" w:sz="0" w:space="0" w:color="auto"/>
      </w:divBdr>
    </w:div>
    <w:div w:id="715396594">
      <w:bodyDiv w:val="1"/>
      <w:marLeft w:val="0"/>
      <w:marRight w:val="0"/>
      <w:marTop w:val="0"/>
      <w:marBottom w:val="0"/>
      <w:divBdr>
        <w:top w:val="none" w:sz="0" w:space="0" w:color="auto"/>
        <w:left w:val="none" w:sz="0" w:space="0" w:color="auto"/>
        <w:bottom w:val="none" w:sz="0" w:space="0" w:color="auto"/>
        <w:right w:val="none" w:sz="0" w:space="0" w:color="auto"/>
      </w:divBdr>
    </w:div>
    <w:div w:id="715466809">
      <w:bodyDiv w:val="1"/>
      <w:marLeft w:val="0"/>
      <w:marRight w:val="0"/>
      <w:marTop w:val="0"/>
      <w:marBottom w:val="0"/>
      <w:divBdr>
        <w:top w:val="none" w:sz="0" w:space="0" w:color="auto"/>
        <w:left w:val="none" w:sz="0" w:space="0" w:color="auto"/>
        <w:bottom w:val="none" w:sz="0" w:space="0" w:color="auto"/>
        <w:right w:val="none" w:sz="0" w:space="0" w:color="auto"/>
      </w:divBdr>
    </w:div>
    <w:div w:id="715593261">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245017">
      <w:bodyDiv w:val="1"/>
      <w:marLeft w:val="0"/>
      <w:marRight w:val="0"/>
      <w:marTop w:val="0"/>
      <w:marBottom w:val="0"/>
      <w:divBdr>
        <w:top w:val="none" w:sz="0" w:space="0" w:color="auto"/>
        <w:left w:val="none" w:sz="0" w:space="0" w:color="auto"/>
        <w:bottom w:val="none" w:sz="0" w:space="0" w:color="auto"/>
        <w:right w:val="none" w:sz="0" w:space="0" w:color="auto"/>
      </w:divBdr>
    </w:div>
    <w:div w:id="716467306">
      <w:bodyDiv w:val="1"/>
      <w:marLeft w:val="0"/>
      <w:marRight w:val="0"/>
      <w:marTop w:val="0"/>
      <w:marBottom w:val="0"/>
      <w:divBdr>
        <w:top w:val="none" w:sz="0" w:space="0" w:color="auto"/>
        <w:left w:val="none" w:sz="0" w:space="0" w:color="auto"/>
        <w:bottom w:val="none" w:sz="0" w:space="0" w:color="auto"/>
        <w:right w:val="none" w:sz="0" w:space="0" w:color="auto"/>
      </w:divBdr>
    </w:div>
    <w:div w:id="717166630">
      <w:bodyDiv w:val="1"/>
      <w:marLeft w:val="0"/>
      <w:marRight w:val="0"/>
      <w:marTop w:val="0"/>
      <w:marBottom w:val="0"/>
      <w:divBdr>
        <w:top w:val="none" w:sz="0" w:space="0" w:color="auto"/>
        <w:left w:val="none" w:sz="0" w:space="0" w:color="auto"/>
        <w:bottom w:val="none" w:sz="0" w:space="0" w:color="auto"/>
        <w:right w:val="none" w:sz="0" w:space="0" w:color="auto"/>
      </w:divBdr>
    </w:div>
    <w:div w:id="717441176">
      <w:bodyDiv w:val="1"/>
      <w:marLeft w:val="0"/>
      <w:marRight w:val="0"/>
      <w:marTop w:val="0"/>
      <w:marBottom w:val="0"/>
      <w:divBdr>
        <w:top w:val="none" w:sz="0" w:space="0" w:color="auto"/>
        <w:left w:val="none" w:sz="0" w:space="0" w:color="auto"/>
        <w:bottom w:val="none" w:sz="0" w:space="0" w:color="auto"/>
        <w:right w:val="none" w:sz="0" w:space="0" w:color="auto"/>
      </w:divBdr>
    </w:div>
    <w:div w:id="718092973">
      <w:bodyDiv w:val="1"/>
      <w:marLeft w:val="0"/>
      <w:marRight w:val="0"/>
      <w:marTop w:val="0"/>
      <w:marBottom w:val="0"/>
      <w:divBdr>
        <w:top w:val="none" w:sz="0" w:space="0" w:color="auto"/>
        <w:left w:val="none" w:sz="0" w:space="0" w:color="auto"/>
        <w:bottom w:val="none" w:sz="0" w:space="0" w:color="auto"/>
        <w:right w:val="none" w:sz="0" w:space="0" w:color="auto"/>
      </w:divBdr>
    </w:div>
    <w:div w:id="719086929">
      <w:bodyDiv w:val="1"/>
      <w:marLeft w:val="0"/>
      <w:marRight w:val="0"/>
      <w:marTop w:val="0"/>
      <w:marBottom w:val="0"/>
      <w:divBdr>
        <w:top w:val="none" w:sz="0" w:space="0" w:color="auto"/>
        <w:left w:val="none" w:sz="0" w:space="0" w:color="auto"/>
        <w:bottom w:val="none" w:sz="0" w:space="0" w:color="auto"/>
        <w:right w:val="none" w:sz="0" w:space="0" w:color="auto"/>
      </w:divBdr>
    </w:div>
    <w:div w:id="719667338">
      <w:bodyDiv w:val="1"/>
      <w:marLeft w:val="0"/>
      <w:marRight w:val="0"/>
      <w:marTop w:val="0"/>
      <w:marBottom w:val="0"/>
      <w:divBdr>
        <w:top w:val="none" w:sz="0" w:space="0" w:color="auto"/>
        <w:left w:val="none" w:sz="0" w:space="0" w:color="auto"/>
        <w:bottom w:val="none" w:sz="0" w:space="0" w:color="auto"/>
        <w:right w:val="none" w:sz="0" w:space="0" w:color="auto"/>
      </w:divBdr>
    </w:div>
    <w:div w:id="719675536">
      <w:bodyDiv w:val="1"/>
      <w:marLeft w:val="0"/>
      <w:marRight w:val="0"/>
      <w:marTop w:val="0"/>
      <w:marBottom w:val="0"/>
      <w:divBdr>
        <w:top w:val="none" w:sz="0" w:space="0" w:color="auto"/>
        <w:left w:val="none" w:sz="0" w:space="0" w:color="auto"/>
        <w:bottom w:val="none" w:sz="0" w:space="0" w:color="auto"/>
        <w:right w:val="none" w:sz="0" w:space="0" w:color="auto"/>
      </w:divBdr>
    </w:div>
    <w:div w:id="720791162">
      <w:bodyDiv w:val="1"/>
      <w:marLeft w:val="0"/>
      <w:marRight w:val="0"/>
      <w:marTop w:val="0"/>
      <w:marBottom w:val="0"/>
      <w:divBdr>
        <w:top w:val="none" w:sz="0" w:space="0" w:color="auto"/>
        <w:left w:val="none" w:sz="0" w:space="0" w:color="auto"/>
        <w:bottom w:val="none" w:sz="0" w:space="0" w:color="auto"/>
        <w:right w:val="none" w:sz="0" w:space="0" w:color="auto"/>
      </w:divBdr>
    </w:div>
    <w:div w:id="720860109">
      <w:bodyDiv w:val="1"/>
      <w:marLeft w:val="0"/>
      <w:marRight w:val="0"/>
      <w:marTop w:val="0"/>
      <w:marBottom w:val="0"/>
      <w:divBdr>
        <w:top w:val="none" w:sz="0" w:space="0" w:color="auto"/>
        <w:left w:val="none" w:sz="0" w:space="0" w:color="auto"/>
        <w:bottom w:val="none" w:sz="0" w:space="0" w:color="auto"/>
        <w:right w:val="none" w:sz="0" w:space="0" w:color="auto"/>
      </w:divBdr>
    </w:div>
    <w:div w:id="720902334">
      <w:bodyDiv w:val="1"/>
      <w:marLeft w:val="0"/>
      <w:marRight w:val="0"/>
      <w:marTop w:val="0"/>
      <w:marBottom w:val="0"/>
      <w:divBdr>
        <w:top w:val="none" w:sz="0" w:space="0" w:color="auto"/>
        <w:left w:val="none" w:sz="0" w:space="0" w:color="auto"/>
        <w:bottom w:val="none" w:sz="0" w:space="0" w:color="auto"/>
        <w:right w:val="none" w:sz="0" w:space="0" w:color="auto"/>
      </w:divBdr>
    </w:div>
    <w:div w:id="721713927">
      <w:bodyDiv w:val="1"/>
      <w:marLeft w:val="0"/>
      <w:marRight w:val="0"/>
      <w:marTop w:val="0"/>
      <w:marBottom w:val="0"/>
      <w:divBdr>
        <w:top w:val="none" w:sz="0" w:space="0" w:color="auto"/>
        <w:left w:val="none" w:sz="0" w:space="0" w:color="auto"/>
        <w:bottom w:val="none" w:sz="0" w:space="0" w:color="auto"/>
        <w:right w:val="none" w:sz="0" w:space="0" w:color="auto"/>
      </w:divBdr>
    </w:div>
    <w:div w:id="725489352">
      <w:bodyDiv w:val="1"/>
      <w:marLeft w:val="0"/>
      <w:marRight w:val="0"/>
      <w:marTop w:val="0"/>
      <w:marBottom w:val="0"/>
      <w:divBdr>
        <w:top w:val="none" w:sz="0" w:space="0" w:color="auto"/>
        <w:left w:val="none" w:sz="0" w:space="0" w:color="auto"/>
        <w:bottom w:val="none" w:sz="0" w:space="0" w:color="auto"/>
        <w:right w:val="none" w:sz="0" w:space="0" w:color="auto"/>
      </w:divBdr>
    </w:div>
    <w:div w:id="726605809">
      <w:bodyDiv w:val="1"/>
      <w:marLeft w:val="0"/>
      <w:marRight w:val="0"/>
      <w:marTop w:val="0"/>
      <w:marBottom w:val="0"/>
      <w:divBdr>
        <w:top w:val="none" w:sz="0" w:space="0" w:color="auto"/>
        <w:left w:val="none" w:sz="0" w:space="0" w:color="auto"/>
        <w:bottom w:val="none" w:sz="0" w:space="0" w:color="auto"/>
        <w:right w:val="none" w:sz="0" w:space="0" w:color="auto"/>
      </w:divBdr>
    </w:div>
    <w:div w:id="727188737">
      <w:bodyDiv w:val="1"/>
      <w:marLeft w:val="0"/>
      <w:marRight w:val="0"/>
      <w:marTop w:val="0"/>
      <w:marBottom w:val="0"/>
      <w:divBdr>
        <w:top w:val="none" w:sz="0" w:space="0" w:color="auto"/>
        <w:left w:val="none" w:sz="0" w:space="0" w:color="auto"/>
        <w:bottom w:val="none" w:sz="0" w:space="0" w:color="auto"/>
        <w:right w:val="none" w:sz="0" w:space="0" w:color="auto"/>
      </w:divBdr>
    </w:div>
    <w:div w:id="727648631">
      <w:bodyDiv w:val="1"/>
      <w:marLeft w:val="0"/>
      <w:marRight w:val="0"/>
      <w:marTop w:val="0"/>
      <w:marBottom w:val="0"/>
      <w:divBdr>
        <w:top w:val="none" w:sz="0" w:space="0" w:color="auto"/>
        <w:left w:val="none" w:sz="0" w:space="0" w:color="auto"/>
        <w:bottom w:val="none" w:sz="0" w:space="0" w:color="auto"/>
        <w:right w:val="none" w:sz="0" w:space="0" w:color="auto"/>
      </w:divBdr>
    </w:div>
    <w:div w:id="728185455">
      <w:bodyDiv w:val="1"/>
      <w:marLeft w:val="0"/>
      <w:marRight w:val="0"/>
      <w:marTop w:val="0"/>
      <w:marBottom w:val="0"/>
      <w:divBdr>
        <w:top w:val="none" w:sz="0" w:space="0" w:color="auto"/>
        <w:left w:val="none" w:sz="0" w:space="0" w:color="auto"/>
        <w:bottom w:val="none" w:sz="0" w:space="0" w:color="auto"/>
        <w:right w:val="none" w:sz="0" w:space="0" w:color="auto"/>
      </w:divBdr>
    </w:div>
    <w:div w:id="728458845">
      <w:bodyDiv w:val="1"/>
      <w:marLeft w:val="0"/>
      <w:marRight w:val="0"/>
      <w:marTop w:val="0"/>
      <w:marBottom w:val="0"/>
      <w:divBdr>
        <w:top w:val="none" w:sz="0" w:space="0" w:color="auto"/>
        <w:left w:val="none" w:sz="0" w:space="0" w:color="auto"/>
        <w:bottom w:val="none" w:sz="0" w:space="0" w:color="auto"/>
        <w:right w:val="none" w:sz="0" w:space="0" w:color="auto"/>
      </w:divBdr>
    </w:div>
    <w:div w:id="728697525">
      <w:bodyDiv w:val="1"/>
      <w:marLeft w:val="0"/>
      <w:marRight w:val="0"/>
      <w:marTop w:val="0"/>
      <w:marBottom w:val="0"/>
      <w:divBdr>
        <w:top w:val="none" w:sz="0" w:space="0" w:color="auto"/>
        <w:left w:val="none" w:sz="0" w:space="0" w:color="auto"/>
        <w:bottom w:val="none" w:sz="0" w:space="0" w:color="auto"/>
        <w:right w:val="none" w:sz="0" w:space="0" w:color="auto"/>
      </w:divBdr>
    </w:div>
    <w:div w:id="728766329">
      <w:bodyDiv w:val="1"/>
      <w:marLeft w:val="0"/>
      <w:marRight w:val="0"/>
      <w:marTop w:val="0"/>
      <w:marBottom w:val="0"/>
      <w:divBdr>
        <w:top w:val="none" w:sz="0" w:space="0" w:color="auto"/>
        <w:left w:val="none" w:sz="0" w:space="0" w:color="auto"/>
        <w:bottom w:val="none" w:sz="0" w:space="0" w:color="auto"/>
        <w:right w:val="none" w:sz="0" w:space="0" w:color="auto"/>
      </w:divBdr>
    </w:div>
    <w:div w:id="728922670">
      <w:bodyDiv w:val="1"/>
      <w:marLeft w:val="0"/>
      <w:marRight w:val="0"/>
      <w:marTop w:val="0"/>
      <w:marBottom w:val="0"/>
      <w:divBdr>
        <w:top w:val="none" w:sz="0" w:space="0" w:color="auto"/>
        <w:left w:val="none" w:sz="0" w:space="0" w:color="auto"/>
        <w:bottom w:val="none" w:sz="0" w:space="0" w:color="auto"/>
        <w:right w:val="none" w:sz="0" w:space="0" w:color="auto"/>
      </w:divBdr>
    </w:div>
    <w:div w:id="729499541">
      <w:bodyDiv w:val="1"/>
      <w:marLeft w:val="0"/>
      <w:marRight w:val="0"/>
      <w:marTop w:val="0"/>
      <w:marBottom w:val="0"/>
      <w:divBdr>
        <w:top w:val="none" w:sz="0" w:space="0" w:color="auto"/>
        <w:left w:val="none" w:sz="0" w:space="0" w:color="auto"/>
        <w:bottom w:val="none" w:sz="0" w:space="0" w:color="auto"/>
        <w:right w:val="none" w:sz="0" w:space="0" w:color="auto"/>
      </w:divBdr>
    </w:div>
    <w:div w:id="729769781">
      <w:bodyDiv w:val="1"/>
      <w:marLeft w:val="0"/>
      <w:marRight w:val="0"/>
      <w:marTop w:val="0"/>
      <w:marBottom w:val="0"/>
      <w:divBdr>
        <w:top w:val="none" w:sz="0" w:space="0" w:color="auto"/>
        <w:left w:val="none" w:sz="0" w:space="0" w:color="auto"/>
        <w:bottom w:val="none" w:sz="0" w:space="0" w:color="auto"/>
        <w:right w:val="none" w:sz="0" w:space="0" w:color="auto"/>
      </w:divBdr>
    </w:div>
    <w:div w:id="729887248">
      <w:bodyDiv w:val="1"/>
      <w:marLeft w:val="0"/>
      <w:marRight w:val="0"/>
      <w:marTop w:val="0"/>
      <w:marBottom w:val="0"/>
      <w:divBdr>
        <w:top w:val="none" w:sz="0" w:space="0" w:color="auto"/>
        <w:left w:val="none" w:sz="0" w:space="0" w:color="auto"/>
        <w:bottom w:val="none" w:sz="0" w:space="0" w:color="auto"/>
        <w:right w:val="none" w:sz="0" w:space="0" w:color="auto"/>
      </w:divBdr>
    </w:div>
    <w:div w:id="730229083">
      <w:bodyDiv w:val="1"/>
      <w:marLeft w:val="0"/>
      <w:marRight w:val="0"/>
      <w:marTop w:val="0"/>
      <w:marBottom w:val="0"/>
      <w:divBdr>
        <w:top w:val="none" w:sz="0" w:space="0" w:color="auto"/>
        <w:left w:val="none" w:sz="0" w:space="0" w:color="auto"/>
        <w:bottom w:val="none" w:sz="0" w:space="0" w:color="auto"/>
        <w:right w:val="none" w:sz="0" w:space="0" w:color="auto"/>
      </w:divBdr>
    </w:div>
    <w:div w:id="730545356">
      <w:bodyDiv w:val="1"/>
      <w:marLeft w:val="0"/>
      <w:marRight w:val="0"/>
      <w:marTop w:val="0"/>
      <w:marBottom w:val="0"/>
      <w:divBdr>
        <w:top w:val="none" w:sz="0" w:space="0" w:color="auto"/>
        <w:left w:val="none" w:sz="0" w:space="0" w:color="auto"/>
        <w:bottom w:val="none" w:sz="0" w:space="0" w:color="auto"/>
        <w:right w:val="none" w:sz="0" w:space="0" w:color="auto"/>
      </w:divBdr>
    </w:div>
    <w:div w:id="731274181">
      <w:bodyDiv w:val="1"/>
      <w:marLeft w:val="0"/>
      <w:marRight w:val="0"/>
      <w:marTop w:val="0"/>
      <w:marBottom w:val="0"/>
      <w:divBdr>
        <w:top w:val="none" w:sz="0" w:space="0" w:color="auto"/>
        <w:left w:val="none" w:sz="0" w:space="0" w:color="auto"/>
        <w:bottom w:val="none" w:sz="0" w:space="0" w:color="auto"/>
        <w:right w:val="none" w:sz="0" w:space="0" w:color="auto"/>
      </w:divBdr>
    </w:div>
    <w:div w:id="732240045">
      <w:bodyDiv w:val="1"/>
      <w:marLeft w:val="0"/>
      <w:marRight w:val="0"/>
      <w:marTop w:val="0"/>
      <w:marBottom w:val="0"/>
      <w:divBdr>
        <w:top w:val="none" w:sz="0" w:space="0" w:color="auto"/>
        <w:left w:val="none" w:sz="0" w:space="0" w:color="auto"/>
        <w:bottom w:val="none" w:sz="0" w:space="0" w:color="auto"/>
        <w:right w:val="none" w:sz="0" w:space="0" w:color="auto"/>
      </w:divBdr>
    </w:div>
    <w:div w:id="732461393">
      <w:bodyDiv w:val="1"/>
      <w:marLeft w:val="0"/>
      <w:marRight w:val="0"/>
      <w:marTop w:val="0"/>
      <w:marBottom w:val="0"/>
      <w:divBdr>
        <w:top w:val="none" w:sz="0" w:space="0" w:color="auto"/>
        <w:left w:val="none" w:sz="0" w:space="0" w:color="auto"/>
        <w:bottom w:val="none" w:sz="0" w:space="0" w:color="auto"/>
        <w:right w:val="none" w:sz="0" w:space="0" w:color="auto"/>
      </w:divBdr>
    </w:div>
    <w:div w:id="732779609">
      <w:bodyDiv w:val="1"/>
      <w:marLeft w:val="0"/>
      <w:marRight w:val="0"/>
      <w:marTop w:val="0"/>
      <w:marBottom w:val="0"/>
      <w:divBdr>
        <w:top w:val="none" w:sz="0" w:space="0" w:color="auto"/>
        <w:left w:val="none" w:sz="0" w:space="0" w:color="auto"/>
        <w:bottom w:val="none" w:sz="0" w:space="0" w:color="auto"/>
        <w:right w:val="none" w:sz="0" w:space="0" w:color="auto"/>
      </w:divBdr>
    </w:div>
    <w:div w:id="733504492">
      <w:bodyDiv w:val="1"/>
      <w:marLeft w:val="0"/>
      <w:marRight w:val="0"/>
      <w:marTop w:val="0"/>
      <w:marBottom w:val="0"/>
      <w:divBdr>
        <w:top w:val="none" w:sz="0" w:space="0" w:color="auto"/>
        <w:left w:val="none" w:sz="0" w:space="0" w:color="auto"/>
        <w:bottom w:val="none" w:sz="0" w:space="0" w:color="auto"/>
        <w:right w:val="none" w:sz="0" w:space="0" w:color="auto"/>
      </w:divBdr>
    </w:div>
    <w:div w:id="733628237">
      <w:bodyDiv w:val="1"/>
      <w:marLeft w:val="0"/>
      <w:marRight w:val="0"/>
      <w:marTop w:val="0"/>
      <w:marBottom w:val="0"/>
      <w:divBdr>
        <w:top w:val="none" w:sz="0" w:space="0" w:color="auto"/>
        <w:left w:val="none" w:sz="0" w:space="0" w:color="auto"/>
        <w:bottom w:val="none" w:sz="0" w:space="0" w:color="auto"/>
        <w:right w:val="none" w:sz="0" w:space="0" w:color="auto"/>
      </w:divBdr>
    </w:div>
    <w:div w:id="734204849">
      <w:bodyDiv w:val="1"/>
      <w:marLeft w:val="0"/>
      <w:marRight w:val="0"/>
      <w:marTop w:val="0"/>
      <w:marBottom w:val="0"/>
      <w:divBdr>
        <w:top w:val="none" w:sz="0" w:space="0" w:color="auto"/>
        <w:left w:val="none" w:sz="0" w:space="0" w:color="auto"/>
        <w:bottom w:val="none" w:sz="0" w:space="0" w:color="auto"/>
        <w:right w:val="none" w:sz="0" w:space="0" w:color="auto"/>
      </w:divBdr>
    </w:div>
    <w:div w:id="734552247">
      <w:bodyDiv w:val="1"/>
      <w:marLeft w:val="0"/>
      <w:marRight w:val="0"/>
      <w:marTop w:val="0"/>
      <w:marBottom w:val="0"/>
      <w:divBdr>
        <w:top w:val="none" w:sz="0" w:space="0" w:color="auto"/>
        <w:left w:val="none" w:sz="0" w:space="0" w:color="auto"/>
        <w:bottom w:val="none" w:sz="0" w:space="0" w:color="auto"/>
        <w:right w:val="none" w:sz="0" w:space="0" w:color="auto"/>
      </w:divBdr>
    </w:div>
    <w:div w:id="735276545">
      <w:bodyDiv w:val="1"/>
      <w:marLeft w:val="0"/>
      <w:marRight w:val="0"/>
      <w:marTop w:val="0"/>
      <w:marBottom w:val="0"/>
      <w:divBdr>
        <w:top w:val="none" w:sz="0" w:space="0" w:color="auto"/>
        <w:left w:val="none" w:sz="0" w:space="0" w:color="auto"/>
        <w:bottom w:val="none" w:sz="0" w:space="0" w:color="auto"/>
        <w:right w:val="none" w:sz="0" w:space="0" w:color="auto"/>
      </w:divBdr>
    </w:div>
    <w:div w:id="736123962">
      <w:bodyDiv w:val="1"/>
      <w:marLeft w:val="0"/>
      <w:marRight w:val="0"/>
      <w:marTop w:val="0"/>
      <w:marBottom w:val="0"/>
      <w:divBdr>
        <w:top w:val="none" w:sz="0" w:space="0" w:color="auto"/>
        <w:left w:val="none" w:sz="0" w:space="0" w:color="auto"/>
        <w:bottom w:val="none" w:sz="0" w:space="0" w:color="auto"/>
        <w:right w:val="none" w:sz="0" w:space="0" w:color="auto"/>
      </w:divBdr>
    </w:div>
    <w:div w:id="736898898">
      <w:bodyDiv w:val="1"/>
      <w:marLeft w:val="0"/>
      <w:marRight w:val="0"/>
      <w:marTop w:val="0"/>
      <w:marBottom w:val="0"/>
      <w:divBdr>
        <w:top w:val="none" w:sz="0" w:space="0" w:color="auto"/>
        <w:left w:val="none" w:sz="0" w:space="0" w:color="auto"/>
        <w:bottom w:val="none" w:sz="0" w:space="0" w:color="auto"/>
        <w:right w:val="none" w:sz="0" w:space="0" w:color="auto"/>
      </w:divBdr>
    </w:div>
    <w:div w:id="737364480">
      <w:bodyDiv w:val="1"/>
      <w:marLeft w:val="0"/>
      <w:marRight w:val="0"/>
      <w:marTop w:val="0"/>
      <w:marBottom w:val="0"/>
      <w:divBdr>
        <w:top w:val="none" w:sz="0" w:space="0" w:color="auto"/>
        <w:left w:val="none" w:sz="0" w:space="0" w:color="auto"/>
        <w:bottom w:val="none" w:sz="0" w:space="0" w:color="auto"/>
        <w:right w:val="none" w:sz="0" w:space="0" w:color="auto"/>
      </w:divBdr>
    </w:div>
    <w:div w:id="738938193">
      <w:bodyDiv w:val="1"/>
      <w:marLeft w:val="0"/>
      <w:marRight w:val="0"/>
      <w:marTop w:val="0"/>
      <w:marBottom w:val="0"/>
      <w:divBdr>
        <w:top w:val="none" w:sz="0" w:space="0" w:color="auto"/>
        <w:left w:val="none" w:sz="0" w:space="0" w:color="auto"/>
        <w:bottom w:val="none" w:sz="0" w:space="0" w:color="auto"/>
        <w:right w:val="none" w:sz="0" w:space="0" w:color="auto"/>
      </w:divBdr>
    </w:div>
    <w:div w:id="739015820">
      <w:bodyDiv w:val="1"/>
      <w:marLeft w:val="0"/>
      <w:marRight w:val="0"/>
      <w:marTop w:val="0"/>
      <w:marBottom w:val="0"/>
      <w:divBdr>
        <w:top w:val="none" w:sz="0" w:space="0" w:color="auto"/>
        <w:left w:val="none" w:sz="0" w:space="0" w:color="auto"/>
        <w:bottom w:val="none" w:sz="0" w:space="0" w:color="auto"/>
        <w:right w:val="none" w:sz="0" w:space="0" w:color="auto"/>
      </w:divBdr>
    </w:div>
    <w:div w:id="739063155">
      <w:bodyDiv w:val="1"/>
      <w:marLeft w:val="0"/>
      <w:marRight w:val="0"/>
      <w:marTop w:val="0"/>
      <w:marBottom w:val="0"/>
      <w:divBdr>
        <w:top w:val="none" w:sz="0" w:space="0" w:color="auto"/>
        <w:left w:val="none" w:sz="0" w:space="0" w:color="auto"/>
        <w:bottom w:val="none" w:sz="0" w:space="0" w:color="auto"/>
        <w:right w:val="none" w:sz="0" w:space="0" w:color="auto"/>
      </w:divBdr>
    </w:div>
    <w:div w:id="740640990">
      <w:bodyDiv w:val="1"/>
      <w:marLeft w:val="0"/>
      <w:marRight w:val="0"/>
      <w:marTop w:val="0"/>
      <w:marBottom w:val="0"/>
      <w:divBdr>
        <w:top w:val="none" w:sz="0" w:space="0" w:color="auto"/>
        <w:left w:val="none" w:sz="0" w:space="0" w:color="auto"/>
        <w:bottom w:val="none" w:sz="0" w:space="0" w:color="auto"/>
        <w:right w:val="none" w:sz="0" w:space="0" w:color="auto"/>
      </w:divBdr>
    </w:div>
    <w:div w:id="740831833">
      <w:bodyDiv w:val="1"/>
      <w:marLeft w:val="0"/>
      <w:marRight w:val="0"/>
      <w:marTop w:val="0"/>
      <w:marBottom w:val="0"/>
      <w:divBdr>
        <w:top w:val="none" w:sz="0" w:space="0" w:color="auto"/>
        <w:left w:val="none" w:sz="0" w:space="0" w:color="auto"/>
        <w:bottom w:val="none" w:sz="0" w:space="0" w:color="auto"/>
        <w:right w:val="none" w:sz="0" w:space="0" w:color="auto"/>
      </w:divBdr>
    </w:div>
    <w:div w:id="741223770">
      <w:bodyDiv w:val="1"/>
      <w:marLeft w:val="0"/>
      <w:marRight w:val="0"/>
      <w:marTop w:val="0"/>
      <w:marBottom w:val="0"/>
      <w:divBdr>
        <w:top w:val="none" w:sz="0" w:space="0" w:color="auto"/>
        <w:left w:val="none" w:sz="0" w:space="0" w:color="auto"/>
        <w:bottom w:val="none" w:sz="0" w:space="0" w:color="auto"/>
        <w:right w:val="none" w:sz="0" w:space="0" w:color="auto"/>
      </w:divBdr>
    </w:div>
    <w:div w:id="741606345">
      <w:bodyDiv w:val="1"/>
      <w:marLeft w:val="0"/>
      <w:marRight w:val="0"/>
      <w:marTop w:val="0"/>
      <w:marBottom w:val="0"/>
      <w:divBdr>
        <w:top w:val="none" w:sz="0" w:space="0" w:color="auto"/>
        <w:left w:val="none" w:sz="0" w:space="0" w:color="auto"/>
        <w:bottom w:val="none" w:sz="0" w:space="0" w:color="auto"/>
        <w:right w:val="none" w:sz="0" w:space="0" w:color="auto"/>
      </w:divBdr>
    </w:div>
    <w:div w:id="742262876">
      <w:bodyDiv w:val="1"/>
      <w:marLeft w:val="0"/>
      <w:marRight w:val="0"/>
      <w:marTop w:val="0"/>
      <w:marBottom w:val="0"/>
      <w:divBdr>
        <w:top w:val="none" w:sz="0" w:space="0" w:color="auto"/>
        <w:left w:val="none" w:sz="0" w:space="0" w:color="auto"/>
        <w:bottom w:val="none" w:sz="0" w:space="0" w:color="auto"/>
        <w:right w:val="none" w:sz="0" w:space="0" w:color="auto"/>
      </w:divBdr>
    </w:div>
    <w:div w:id="742993369">
      <w:bodyDiv w:val="1"/>
      <w:marLeft w:val="0"/>
      <w:marRight w:val="0"/>
      <w:marTop w:val="0"/>
      <w:marBottom w:val="0"/>
      <w:divBdr>
        <w:top w:val="none" w:sz="0" w:space="0" w:color="auto"/>
        <w:left w:val="none" w:sz="0" w:space="0" w:color="auto"/>
        <w:bottom w:val="none" w:sz="0" w:space="0" w:color="auto"/>
        <w:right w:val="none" w:sz="0" w:space="0" w:color="auto"/>
      </w:divBdr>
    </w:div>
    <w:div w:id="743651639">
      <w:bodyDiv w:val="1"/>
      <w:marLeft w:val="0"/>
      <w:marRight w:val="0"/>
      <w:marTop w:val="0"/>
      <w:marBottom w:val="0"/>
      <w:divBdr>
        <w:top w:val="none" w:sz="0" w:space="0" w:color="auto"/>
        <w:left w:val="none" w:sz="0" w:space="0" w:color="auto"/>
        <w:bottom w:val="none" w:sz="0" w:space="0" w:color="auto"/>
        <w:right w:val="none" w:sz="0" w:space="0" w:color="auto"/>
      </w:divBdr>
    </w:div>
    <w:div w:id="743723893">
      <w:bodyDiv w:val="1"/>
      <w:marLeft w:val="0"/>
      <w:marRight w:val="0"/>
      <w:marTop w:val="0"/>
      <w:marBottom w:val="0"/>
      <w:divBdr>
        <w:top w:val="none" w:sz="0" w:space="0" w:color="auto"/>
        <w:left w:val="none" w:sz="0" w:space="0" w:color="auto"/>
        <w:bottom w:val="none" w:sz="0" w:space="0" w:color="auto"/>
        <w:right w:val="none" w:sz="0" w:space="0" w:color="auto"/>
      </w:divBdr>
    </w:div>
    <w:div w:id="744035319">
      <w:bodyDiv w:val="1"/>
      <w:marLeft w:val="0"/>
      <w:marRight w:val="0"/>
      <w:marTop w:val="0"/>
      <w:marBottom w:val="0"/>
      <w:divBdr>
        <w:top w:val="none" w:sz="0" w:space="0" w:color="auto"/>
        <w:left w:val="none" w:sz="0" w:space="0" w:color="auto"/>
        <w:bottom w:val="none" w:sz="0" w:space="0" w:color="auto"/>
        <w:right w:val="none" w:sz="0" w:space="0" w:color="auto"/>
      </w:divBdr>
    </w:div>
    <w:div w:id="744766824">
      <w:bodyDiv w:val="1"/>
      <w:marLeft w:val="0"/>
      <w:marRight w:val="0"/>
      <w:marTop w:val="0"/>
      <w:marBottom w:val="0"/>
      <w:divBdr>
        <w:top w:val="none" w:sz="0" w:space="0" w:color="auto"/>
        <w:left w:val="none" w:sz="0" w:space="0" w:color="auto"/>
        <w:bottom w:val="none" w:sz="0" w:space="0" w:color="auto"/>
        <w:right w:val="none" w:sz="0" w:space="0" w:color="auto"/>
      </w:divBdr>
    </w:div>
    <w:div w:id="745152804">
      <w:bodyDiv w:val="1"/>
      <w:marLeft w:val="0"/>
      <w:marRight w:val="0"/>
      <w:marTop w:val="0"/>
      <w:marBottom w:val="0"/>
      <w:divBdr>
        <w:top w:val="none" w:sz="0" w:space="0" w:color="auto"/>
        <w:left w:val="none" w:sz="0" w:space="0" w:color="auto"/>
        <w:bottom w:val="none" w:sz="0" w:space="0" w:color="auto"/>
        <w:right w:val="none" w:sz="0" w:space="0" w:color="auto"/>
      </w:divBdr>
    </w:div>
    <w:div w:id="745223486">
      <w:bodyDiv w:val="1"/>
      <w:marLeft w:val="0"/>
      <w:marRight w:val="0"/>
      <w:marTop w:val="0"/>
      <w:marBottom w:val="0"/>
      <w:divBdr>
        <w:top w:val="none" w:sz="0" w:space="0" w:color="auto"/>
        <w:left w:val="none" w:sz="0" w:space="0" w:color="auto"/>
        <w:bottom w:val="none" w:sz="0" w:space="0" w:color="auto"/>
        <w:right w:val="none" w:sz="0" w:space="0" w:color="auto"/>
      </w:divBdr>
    </w:div>
    <w:div w:id="745883222">
      <w:bodyDiv w:val="1"/>
      <w:marLeft w:val="0"/>
      <w:marRight w:val="0"/>
      <w:marTop w:val="0"/>
      <w:marBottom w:val="0"/>
      <w:divBdr>
        <w:top w:val="none" w:sz="0" w:space="0" w:color="auto"/>
        <w:left w:val="none" w:sz="0" w:space="0" w:color="auto"/>
        <w:bottom w:val="none" w:sz="0" w:space="0" w:color="auto"/>
        <w:right w:val="none" w:sz="0" w:space="0" w:color="auto"/>
      </w:divBdr>
    </w:div>
    <w:div w:id="746075060">
      <w:bodyDiv w:val="1"/>
      <w:marLeft w:val="0"/>
      <w:marRight w:val="0"/>
      <w:marTop w:val="0"/>
      <w:marBottom w:val="0"/>
      <w:divBdr>
        <w:top w:val="none" w:sz="0" w:space="0" w:color="auto"/>
        <w:left w:val="none" w:sz="0" w:space="0" w:color="auto"/>
        <w:bottom w:val="none" w:sz="0" w:space="0" w:color="auto"/>
        <w:right w:val="none" w:sz="0" w:space="0" w:color="auto"/>
      </w:divBdr>
    </w:div>
    <w:div w:id="746225167">
      <w:bodyDiv w:val="1"/>
      <w:marLeft w:val="0"/>
      <w:marRight w:val="0"/>
      <w:marTop w:val="0"/>
      <w:marBottom w:val="0"/>
      <w:divBdr>
        <w:top w:val="none" w:sz="0" w:space="0" w:color="auto"/>
        <w:left w:val="none" w:sz="0" w:space="0" w:color="auto"/>
        <w:bottom w:val="none" w:sz="0" w:space="0" w:color="auto"/>
        <w:right w:val="none" w:sz="0" w:space="0" w:color="auto"/>
      </w:divBdr>
    </w:div>
    <w:div w:id="746849748">
      <w:bodyDiv w:val="1"/>
      <w:marLeft w:val="0"/>
      <w:marRight w:val="0"/>
      <w:marTop w:val="0"/>
      <w:marBottom w:val="0"/>
      <w:divBdr>
        <w:top w:val="none" w:sz="0" w:space="0" w:color="auto"/>
        <w:left w:val="none" w:sz="0" w:space="0" w:color="auto"/>
        <w:bottom w:val="none" w:sz="0" w:space="0" w:color="auto"/>
        <w:right w:val="none" w:sz="0" w:space="0" w:color="auto"/>
      </w:divBdr>
    </w:div>
    <w:div w:id="747120808">
      <w:bodyDiv w:val="1"/>
      <w:marLeft w:val="0"/>
      <w:marRight w:val="0"/>
      <w:marTop w:val="0"/>
      <w:marBottom w:val="0"/>
      <w:divBdr>
        <w:top w:val="none" w:sz="0" w:space="0" w:color="auto"/>
        <w:left w:val="none" w:sz="0" w:space="0" w:color="auto"/>
        <w:bottom w:val="none" w:sz="0" w:space="0" w:color="auto"/>
        <w:right w:val="none" w:sz="0" w:space="0" w:color="auto"/>
      </w:divBdr>
    </w:div>
    <w:div w:id="748159091">
      <w:bodyDiv w:val="1"/>
      <w:marLeft w:val="0"/>
      <w:marRight w:val="0"/>
      <w:marTop w:val="0"/>
      <w:marBottom w:val="0"/>
      <w:divBdr>
        <w:top w:val="none" w:sz="0" w:space="0" w:color="auto"/>
        <w:left w:val="none" w:sz="0" w:space="0" w:color="auto"/>
        <w:bottom w:val="none" w:sz="0" w:space="0" w:color="auto"/>
        <w:right w:val="none" w:sz="0" w:space="0" w:color="auto"/>
      </w:divBdr>
    </w:div>
    <w:div w:id="748770441">
      <w:bodyDiv w:val="1"/>
      <w:marLeft w:val="0"/>
      <w:marRight w:val="0"/>
      <w:marTop w:val="0"/>
      <w:marBottom w:val="0"/>
      <w:divBdr>
        <w:top w:val="none" w:sz="0" w:space="0" w:color="auto"/>
        <w:left w:val="none" w:sz="0" w:space="0" w:color="auto"/>
        <w:bottom w:val="none" w:sz="0" w:space="0" w:color="auto"/>
        <w:right w:val="none" w:sz="0" w:space="0" w:color="auto"/>
      </w:divBdr>
    </w:div>
    <w:div w:id="748817320">
      <w:bodyDiv w:val="1"/>
      <w:marLeft w:val="0"/>
      <w:marRight w:val="0"/>
      <w:marTop w:val="0"/>
      <w:marBottom w:val="0"/>
      <w:divBdr>
        <w:top w:val="none" w:sz="0" w:space="0" w:color="auto"/>
        <w:left w:val="none" w:sz="0" w:space="0" w:color="auto"/>
        <w:bottom w:val="none" w:sz="0" w:space="0" w:color="auto"/>
        <w:right w:val="none" w:sz="0" w:space="0" w:color="auto"/>
      </w:divBdr>
    </w:div>
    <w:div w:id="749277363">
      <w:bodyDiv w:val="1"/>
      <w:marLeft w:val="0"/>
      <w:marRight w:val="0"/>
      <w:marTop w:val="0"/>
      <w:marBottom w:val="0"/>
      <w:divBdr>
        <w:top w:val="none" w:sz="0" w:space="0" w:color="auto"/>
        <w:left w:val="none" w:sz="0" w:space="0" w:color="auto"/>
        <w:bottom w:val="none" w:sz="0" w:space="0" w:color="auto"/>
        <w:right w:val="none" w:sz="0" w:space="0" w:color="auto"/>
      </w:divBdr>
    </w:div>
    <w:div w:id="749889113">
      <w:bodyDiv w:val="1"/>
      <w:marLeft w:val="0"/>
      <w:marRight w:val="0"/>
      <w:marTop w:val="0"/>
      <w:marBottom w:val="0"/>
      <w:divBdr>
        <w:top w:val="none" w:sz="0" w:space="0" w:color="auto"/>
        <w:left w:val="none" w:sz="0" w:space="0" w:color="auto"/>
        <w:bottom w:val="none" w:sz="0" w:space="0" w:color="auto"/>
        <w:right w:val="none" w:sz="0" w:space="0" w:color="auto"/>
      </w:divBdr>
    </w:div>
    <w:div w:id="750784354">
      <w:bodyDiv w:val="1"/>
      <w:marLeft w:val="0"/>
      <w:marRight w:val="0"/>
      <w:marTop w:val="0"/>
      <w:marBottom w:val="0"/>
      <w:divBdr>
        <w:top w:val="none" w:sz="0" w:space="0" w:color="auto"/>
        <w:left w:val="none" w:sz="0" w:space="0" w:color="auto"/>
        <w:bottom w:val="none" w:sz="0" w:space="0" w:color="auto"/>
        <w:right w:val="none" w:sz="0" w:space="0" w:color="auto"/>
      </w:divBdr>
    </w:div>
    <w:div w:id="751585304">
      <w:bodyDiv w:val="1"/>
      <w:marLeft w:val="0"/>
      <w:marRight w:val="0"/>
      <w:marTop w:val="0"/>
      <w:marBottom w:val="0"/>
      <w:divBdr>
        <w:top w:val="none" w:sz="0" w:space="0" w:color="auto"/>
        <w:left w:val="none" w:sz="0" w:space="0" w:color="auto"/>
        <w:bottom w:val="none" w:sz="0" w:space="0" w:color="auto"/>
        <w:right w:val="none" w:sz="0" w:space="0" w:color="auto"/>
      </w:divBdr>
    </w:div>
    <w:div w:id="752628478">
      <w:bodyDiv w:val="1"/>
      <w:marLeft w:val="0"/>
      <w:marRight w:val="0"/>
      <w:marTop w:val="0"/>
      <w:marBottom w:val="0"/>
      <w:divBdr>
        <w:top w:val="none" w:sz="0" w:space="0" w:color="auto"/>
        <w:left w:val="none" w:sz="0" w:space="0" w:color="auto"/>
        <w:bottom w:val="none" w:sz="0" w:space="0" w:color="auto"/>
        <w:right w:val="none" w:sz="0" w:space="0" w:color="auto"/>
      </w:divBdr>
    </w:div>
    <w:div w:id="752776060">
      <w:bodyDiv w:val="1"/>
      <w:marLeft w:val="0"/>
      <w:marRight w:val="0"/>
      <w:marTop w:val="0"/>
      <w:marBottom w:val="0"/>
      <w:divBdr>
        <w:top w:val="none" w:sz="0" w:space="0" w:color="auto"/>
        <w:left w:val="none" w:sz="0" w:space="0" w:color="auto"/>
        <w:bottom w:val="none" w:sz="0" w:space="0" w:color="auto"/>
        <w:right w:val="none" w:sz="0" w:space="0" w:color="auto"/>
      </w:divBdr>
    </w:div>
    <w:div w:id="753360915">
      <w:bodyDiv w:val="1"/>
      <w:marLeft w:val="0"/>
      <w:marRight w:val="0"/>
      <w:marTop w:val="0"/>
      <w:marBottom w:val="0"/>
      <w:divBdr>
        <w:top w:val="none" w:sz="0" w:space="0" w:color="auto"/>
        <w:left w:val="none" w:sz="0" w:space="0" w:color="auto"/>
        <w:bottom w:val="none" w:sz="0" w:space="0" w:color="auto"/>
        <w:right w:val="none" w:sz="0" w:space="0" w:color="auto"/>
      </w:divBdr>
    </w:div>
    <w:div w:id="753629003">
      <w:bodyDiv w:val="1"/>
      <w:marLeft w:val="0"/>
      <w:marRight w:val="0"/>
      <w:marTop w:val="0"/>
      <w:marBottom w:val="0"/>
      <w:divBdr>
        <w:top w:val="none" w:sz="0" w:space="0" w:color="auto"/>
        <w:left w:val="none" w:sz="0" w:space="0" w:color="auto"/>
        <w:bottom w:val="none" w:sz="0" w:space="0" w:color="auto"/>
        <w:right w:val="none" w:sz="0" w:space="0" w:color="auto"/>
      </w:divBdr>
    </w:div>
    <w:div w:id="754519114">
      <w:bodyDiv w:val="1"/>
      <w:marLeft w:val="0"/>
      <w:marRight w:val="0"/>
      <w:marTop w:val="0"/>
      <w:marBottom w:val="0"/>
      <w:divBdr>
        <w:top w:val="none" w:sz="0" w:space="0" w:color="auto"/>
        <w:left w:val="none" w:sz="0" w:space="0" w:color="auto"/>
        <w:bottom w:val="none" w:sz="0" w:space="0" w:color="auto"/>
        <w:right w:val="none" w:sz="0" w:space="0" w:color="auto"/>
      </w:divBdr>
    </w:div>
    <w:div w:id="755636576">
      <w:bodyDiv w:val="1"/>
      <w:marLeft w:val="0"/>
      <w:marRight w:val="0"/>
      <w:marTop w:val="0"/>
      <w:marBottom w:val="0"/>
      <w:divBdr>
        <w:top w:val="none" w:sz="0" w:space="0" w:color="auto"/>
        <w:left w:val="none" w:sz="0" w:space="0" w:color="auto"/>
        <w:bottom w:val="none" w:sz="0" w:space="0" w:color="auto"/>
        <w:right w:val="none" w:sz="0" w:space="0" w:color="auto"/>
      </w:divBdr>
    </w:div>
    <w:div w:id="755829986">
      <w:bodyDiv w:val="1"/>
      <w:marLeft w:val="0"/>
      <w:marRight w:val="0"/>
      <w:marTop w:val="0"/>
      <w:marBottom w:val="0"/>
      <w:divBdr>
        <w:top w:val="none" w:sz="0" w:space="0" w:color="auto"/>
        <w:left w:val="none" w:sz="0" w:space="0" w:color="auto"/>
        <w:bottom w:val="none" w:sz="0" w:space="0" w:color="auto"/>
        <w:right w:val="none" w:sz="0" w:space="0" w:color="auto"/>
      </w:divBdr>
    </w:div>
    <w:div w:id="758407079">
      <w:bodyDiv w:val="1"/>
      <w:marLeft w:val="0"/>
      <w:marRight w:val="0"/>
      <w:marTop w:val="0"/>
      <w:marBottom w:val="0"/>
      <w:divBdr>
        <w:top w:val="none" w:sz="0" w:space="0" w:color="auto"/>
        <w:left w:val="none" w:sz="0" w:space="0" w:color="auto"/>
        <w:bottom w:val="none" w:sz="0" w:space="0" w:color="auto"/>
        <w:right w:val="none" w:sz="0" w:space="0" w:color="auto"/>
      </w:divBdr>
    </w:div>
    <w:div w:id="758717504">
      <w:bodyDiv w:val="1"/>
      <w:marLeft w:val="0"/>
      <w:marRight w:val="0"/>
      <w:marTop w:val="0"/>
      <w:marBottom w:val="0"/>
      <w:divBdr>
        <w:top w:val="none" w:sz="0" w:space="0" w:color="auto"/>
        <w:left w:val="none" w:sz="0" w:space="0" w:color="auto"/>
        <w:bottom w:val="none" w:sz="0" w:space="0" w:color="auto"/>
        <w:right w:val="none" w:sz="0" w:space="0" w:color="auto"/>
      </w:divBdr>
    </w:div>
    <w:div w:id="758792146">
      <w:bodyDiv w:val="1"/>
      <w:marLeft w:val="0"/>
      <w:marRight w:val="0"/>
      <w:marTop w:val="0"/>
      <w:marBottom w:val="0"/>
      <w:divBdr>
        <w:top w:val="none" w:sz="0" w:space="0" w:color="auto"/>
        <w:left w:val="none" w:sz="0" w:space="0" w:color="auto"/>
        <w:bottom w:val="none" w:sz="0" w:space="0" w:color="auto"/>
        <w:right w:val="none" w:sz="0" w:space="0" w:color="auto"/>
      </w:divBdr>
    </w:div>
    <w:div w:id="758991071">
      <w:bodyDiv w:val="1"/>
      <w:marLeft w:val="0"/>
      <w:marRight w:val="0"/>
      <w:marTop w:val="0"/>
      <w:marBottom w:val="0"/>
      <w:divBdr>
        <w:top w:val="none" w:sz="0" w:space="0" w:color="auto"/>
        <w:left w:val="none" w:sz="0" w:space="0" w:color="auto"/>
        <w:bottom w:val="none" w:sz="0" w:space="0" w:color="auto"/>
        <w:right w:val="none" w:sz="0" w:space="0" w:color="auto"/>
      </w:divBdr>
    </w:div>
    <w:div w:id="760486309">
      <w:bodyDiv w:val="1"/>
      <w:marLeft w:val="0"/>
      <w:marRight w:val="0"/>
      <w:marTop w:val="0"/>
      <w:marBottom w:val="0"/>
      <w:divBdr>
        <w:top w:val="none" w:sz="0" w:space="0" w:color="auto"/>
        <w:left w:val="none" w:sz="0" w:space="0" w:color="auto"/>
        <w:bottom w:val="none" w:sz="0" w:space="0" w:color="auto"/>
        <w:right w:val="none" w:sz="0" w:space="0" w:color="auto"/>
      </w:divBdr>
    </w:div>
    <w:div w:id="760682822">
      <w:bodyDiv w:val="1"/>
      <w:marLeft w:val="0"/>
      <w:marRight w:val="0"/>
      <w:marTop w:val="0"/>
      <w:marBottom w:val="0"/>
      <w:divBdr>
        <w:top w:val="none" w:sz="0" w:space="0" w:color="auto"/>
        <w:left w:val="none" w:sz="0" w:space="0" w:color="auto"/>
        <w:bottom w:val="none" w:sz="0" w:space="0" w:color="auto"/>
        <w:right w:val="none" w:sz="0" w:space="0" w:color="auto"/>
      </w:divBdr>
    </w:div>
    <w:div w:id="760755771">
      <w:bodyDiv w:val="1"/>
      <w:marLeft w:val="0"/>
      <w:marRight w:val="0"/>
      <w:marTop w:val="0"/>
      <w:marBottom w:val="0"/>
      <w:divBdr>
        <w:top w:val="none" w:sz="0" w:space="0" w:color="auto"/>
        <w:left w:val="none" w:sz="0" w:space="0" w:color="auto"/>
        <w:bottom w:val="none" w:sz="0" w:space="0" w:color="auto"/>
        <w:right w:val="none" w:sz="0" w:space="0" w:color="auto"/>
      </w:divBdr>
    </w:div>
    <w:div w:id="761073897">
      <w:bodyDiv w:val="1"/>
      <w:marLeft w:val="0"/>
      <w:marRight w:val="0"/>
      <w:marTop w:val="0"/>
      <w:marBottom w:val="0"/>
      <w:divBdr>
        <w:top w:val="none" w:sz="0" w:space="0" w:color="auto"/>
        <w:left w:val="none" w:sz="0" w:space="0" w:color="auto"/>
        <w:bottom w:val="none" w:sz="0" w:space="0" w:color="auto"/>
        <w:right w:val="none" w:sz="0" w:space="0" w:color="auto"/>
      </w:divBdr>
    </w:div>
    <w:div w:id="761294776">
      <w:bodyDiv w:val="1"/>
      <w:marLeft w:val="0"/>
      <w:marRight w:val="0"/>
      <w:marTop w:val="0"/>
      <w:marBottom w:val="0"/>
      <w:divBdr>
        <w:top w:val="none" w:sz="0" w:space="0" w:color="auto"/>
        <w:left w:val="none" w:sz="0" w:space="0" w:color="auto"/>
        <w:bottom w:val="none" w:sz="0" w:space="0" w:color="auto"/>
        <w:right w:val="none" w:sz="0" w:space="0" w:color="auto"/>
      </w:divBdr>
    </w:div>
    <w:div w:id="761340649">
      <w:bodyDiv w:val="1"/>
      <w:marLeft w:val="0"/>
      <w:marRight w:val="0"/>
      <w:marTop w:val="0"/>
      <w:marBottom w:val="0"/>
      <w:divBdr>
        <w:top w:val="none" w:sz="0" w:space="0" w:color="auto"/>
        <w:left w:val="none" w:sz="0" w:space="0" w:color="auto"/>
        <w:bottom w:val="none" w:sz="0" w:space="0" w:color="auto"/>
        <w:right w:val="none" w:sz="0" w:space="0" w:color="auto"/>
      </w:divBdr>
    </w:div>
    <w:div w:id="761680326">
      <w:bodyDiv w:val="1"/>
      <w:marLeft w:val="0"/>
      <w:marRight w:val="0"/>
      <w:marTop w:val="0"/>
      <w:marBottom w:val="0"/>
      <w:divBdr>
        <w:top w:val="none" w:sz="0" w:space="0" w:color="auto"/>
        <w:left w:val="none" w:sz="0" w:space="0" w:color="auto"/>
        <w:bottom w:val="none" w:sz="0" w:space="0" w:color="auto"/>
        <w:right w:val="none" w:sz="0" w:space="0" w:color="auto"/>
      </w:divBdr>
    </w:div>
    <w:div w:id="761881321">
      <w:bodyDiv w:val="1"/>
      <w:marLeft w:val="0"/>
      <w:marRight w:val="0"/>
      <w:marTop w:val="0"/>
      <w:marBottom w:val="0"/>
      <w:divBdr>
        <w:top w:val="none" w:sz="0" w:space="0" w:color="auto"/>
        <w:left w:val="none" w:sz="0" w:space="0" w:color="auto"/>
        <w:bottom w:val="none" w:sz="0" w:space="0" w:color="auto"/>
        <w:right w:val="none" w:sz="0" w:space="0" w:color="auto"/>
      </w:divBdr>
    </w:div>
    <w:div w:id="762457119">
      <w:bodyDiv w:val="1"/>
      <w:marLeft w:val="0"/>
      <w:marRight w:val="0"/>
      <w:marTop w:val="0"/>
      <w:marBottom w:val="0"/>
      <w:divBdr>
        <w:top w:val="none" w:sz="0" w:space="0" w:color="auto"/>
        <w:left w:val="none" w:sz="0" w:space="0" w:color="auto"/>
        <w:bottom w:val="none" w:sz="0" w:space="0" w:color="auto"/>
        <w:right w:val="none" w:sz="0" w:space="0" w:color="auto"/>
      </w:divBdr>
    </w:div>
    <w:div w:id="762649186">
      <w:bodyDiv w:val="1"/>
      <w:marLeft w:val="0"/>
      <w:marRight w:val="0"/>
      <w:marTop w:val="0"/>
      <w:marBottom w:val="0"/>
      <w:divBdr>
        <w:top w:val="none" w:sz="0" w:space="0" w:color="auto"/>
        <w:left w:val="none" w:sz="0" w:space="0" w:color="auto"/>
        <w:bottom w:val="none" w:sz="0" w:space="0" w:color="auto"/>
        <w:right w:val="none" w:sz="0" w:space="0" w:color="auto"/>
      </w:divBdr>
    </w:div>
    <w:div w:id="763451196">
      <w:bodyDiv w:val="1"/>
      <w:marLeft w:val="0"/>
      <w:marRight w:val="0"/>
      <w:marTop w:val="0"/>
      <w:marBottom w:val="0"/>
      <w:divBdr>
        <w:top w:val="none" w:sz="0" w:space="0" w:color="auto"/>
        <w:left w:val="none" w:sz="0" w:space="0" w:color="auto"/>
        <w:bottom w:val="none" w:sz="0" w:space="0" w:color="auto"/>
        <w:right w:val="none" w:sz="0" w:space="0" w:color="auto"/>
      </w:divBdr>
    </w:div>
    <w:div w:id="764036699">
      <w:bodyDiv w:val="1"/>
      <w:marLeft w:val="0"/>
      <w:marRight w:val="0"/>
      <w:marTop w:val="0"/>
      <w:marBottom w:val="0"/>
      <w:divBdr>
        <w:top w:val="none" w:sz="0" w:space="0" w:color="auto"/>
        <w:left w:val="none" w:sz="0" w:space="0" w:color="auto"/>
        <w:bottom w:val="none" w:sz="0" w:space="0" w:color="auto"/>
        <w:right w:val="none" w:sz="0" w:space="0" w:color="auto"/>
      </w:divBdr>
    </w:div>
    <w:div w:id="764154694">
      <w:bodyDiv w:val="1"/>
      <w:marLeft w:val="0"/>
      <w:marRight w:val="0"/>
      <w:marTop w:val="0"/>
      <w:marBottom w:val="0"/>
      <w:divBdr>
        <w:top w:val="none" w:sz="0" w:space="0" w:color="auto"/>
        <w:left w:val="none" w:sz="0" w:space="0" w:color="auto"/>
        <w:bottom w:val="none" w:sz="0" w:space="0" w:color="auto"/>
        <w:right w:val="none" w:sz="0" w:space="0" w:color="auto"/>
      </w:divBdr>
    </w:div>
    <w:div w:id="764155156">
      <w:bodyDiv w:val="1"/>
      <w:marLeft w:val="0"/>
      <w:marRight w:val="0"/>
      <w:marTop w:val="0"/>
      <w:marBottom w:val="0"/>
      <w:divBdr>
        <w:top w:val="none" w:sz="0" w:space="0" w:color="auto"/>
        <w:left w:val="none" w:sz="0" w:space="0" w:color="auto"/>
        <w:bottom w:val="none" w:sz="0" w:space="0" w:color="auto"/>
        <w:right w:val="none" w:sz="0" w:space="0" w:color="auto"/>
      </w:divBdr>
    </w:div>
    <w:div w:id="764229956">
      <w:bodyDiv w:val="1"/>
      <w:marLeft w:val="0"/>
      <w:marRight w:val="0"/>
      <w:marTop w:val="0"/>
      <w:marBottom w:val="0"/>
      <w:divBdr>
        <w:top w:val="none" w:sz="0" w:space="0" w:color="auto"/>
        <w:left w:val="none" w:sz="0" w:space="0" w:color="auto"/>
        <w:bottom w:val="none" w:sz="0" w:space="0" w:color="auto"/>
        <w:right w:val="none" w:sz="0" w:space="0" w:color="auto"/>
      </w:divBdr>
    </w:div>
    <w:div w:id="764692898">
      <w:bodyDiv w:val="1"/>
      <w:marLeft w:val="0"/>
      <w:marRight w:val="0"/>
      <w:marTop w:val="0"/>
      <w:marBottom w:val="0"/>
      <w:divBdr>
        <w:top w:val="none" w:sz="0" w:space="0" w:color="auto"/>
        <w:left w:val="none" w:sz="0" w:space="0" w:color="auto"/>
        <w:bottom w:val="none" w:sz="0" w:space="0" w:color="auto"/>
        <w:right w:val="none" w:sz="0" w:space="0" w:color="auto"/>
      </w:divBdr>
    </w:div>
    <w:div w:id="765927321">
      <w:bodyDiv w:val="1"/>
      <w:marLeft w:val="0"/>
      <w:marRight w:val="0"/>
      <w:marTop w:val="0"/>
      <w:marBottom w:val="0"/>
      <w:divBdr>
        <w:top w:val="none" w:sz="0" w:space="0" w:color="auto"/>
        <w:left w:val="none" w:sz="0" w:space="0" w:color="auto"/>
        <w:bottom w:val="none" w:sz="0" w:space="0" w:color="auto"/>
        <w:right w:val="none" w:sz="0" w:space="0" w:color="auto"/>
      </w:divBdr>
    </w:div>
    <w:div w:id="766538028">
      <w:bodyDiv w:val="1"/>
      <w:marLeft w:val="0"/>
      <w:marRight w:val="0"/>
      <w:marTop w:val="0"/>
      <w:marBottom w:val="0"/>
      <w:divBdr>
        <w:top w:val="none" w:sz="0" w:space="0" w:color="auto"/>
        <w:left w:val="none" w:sz="0" w:space="0" w:color="auto"/>
        <w:bottom w:val="none" w:sz="0" w:space="0" w:color="auto"/>
        <w:right w:val="none" w:sz="0" w:space="0" w:color="auto"/>
      </w:divBdr>
    </w:div>
    <w:div w:id="766926901">
      <w:bodyDiv w:val="1"/>
      <w:marLeft w:val="0"/>
      <w:marRight w:val="0"/>
      <w:marTop w:val="0"/>
      <w:marBottom w:val="0"/>
      <w:divBdr>
        <w:top w:val="none" w:sz="0" w:space="0" w:color="auto"/>
        <w:left w:val="none" w:sz="0" w:space="0" w:color="auto"/>
        <w:bottom w:val="none" w:sz="0" w:space="0" w:color="auto"/>
        <w:right w:val="none" w:sz="0" w:space="0" w:color="auto"/>
      </w:divBdr>
    </w:div>
    <w:div w:id="767430144">
      <w:bodyDiv w:val="1"/>
      <w:marLeft w:val="0"/>
      <w:marRight w:val="0"/>
      <w:marTop w:val="0"/>
      <w:marBottom w:val="0"/>
      <w:divBdr>
        <w:top w:val="none" w:sz="0" w:space="0" w:color="auto"/>
        <w:left w:val="none" w:sz="0" w:space="0" w:color="auto"/>
        <w:bottom w:val="none" w:sz="0" w:space="0" w:color="auto"/>
        <w:right w:val="none" w:sz="0" w:space="0" w:color="auto"/>
      </w:divBdr>
    </w:div>
    <w:div w:id="767507675">
      <w:bodyDiv w:val="1"/>
      <w:marLeft w:val="0"/>
      <w:marRight w:val="0"/>
      <w:marTop w:val="0"/>
      <w:marBottom w:val="0"/>
      <w:divBdr>
        <w:top w:val="none" w:sz="0" w:space="0" w:color="auto"/>
        <w:left w:val="none" w:sz="0" w:space="0" w:color="auto"/>
        <w:bottom w:val="none" w:sz="0" w:space="0" w:color="auto"/>
        <w:right w:val="none" w:sz="0" w:space="0" w:color="auto"/>
      </w:divBdr>
    </w:div>
    <w:div w:id="767510262">
      <w:bodyDiv w:val="1"/>
      <w:marLeft w:val="0"/>
      <w:marRight w:val="0"/>
      <w:marTop w:val="0"/>
      <w:marBottom w:val="0"/>
      <w:divBdr>
        <w:top w:val="none" w:sz="0" w:space="0" w:color="auto"/>
        <w:left w:val="none" w:sz="0" w:space="0" w:color="auto"/>
        <w:bottom w:val="none" w:sz="0" w:space="0" w:color="auto"/>
        <w:right w:val="none" w:sz="0" w:space="0" w:color="auto"/>
      </w:divBdr>
    </w:div>
    <w:div w:id="768084724">
      <w:bodyDiv w:val="1"/>
      <w:marLeft w:val="0"/>
      <w:marRight w:val="0"/>
      <w:marTop w:val="0"/>
      <w:marBottom w:val="0"/>
      <w:divBdr>
        <w:top w:val="none" w:sz="0" w:space="0" w:color="auto"/>
        <w:left w:val="none" w:sz="0" w:space="0" w:color="auto"/>
        <w:bottom w:val="none" w:sz="0" w:space="0" w:color="auto"/>
        <w:right w:val="none" w:sz="0" w:space="0" w:color="auto"/>
      </w:divBdr>
    </w:div>
    <w:div w:id="768232062">
      <w:bodyDiv w:val="1"/>
      <w:marLeft w:val="0"/>
      <w:marRight w:val="0"/>
      <w:marTop w:val="0"/>
      <w:marBottom w:val="0"/>
      <w:divBdr>
        <w:top w:val="none" w:sz="0" w:space="0" w:color="auto"/>
        <w:left w:val="none" w:sz="0" w:space="0" w:color="auto"/>
        <w:bottom w:val="none" w:sz="0" w:space="0" w:color="auto"/>
        <w:right w:val="none" w:sz="0" w:space="0" w:color="auto"/>
      </w:divBdr>
    </w:div>
    <w:div w:id="770053982">
      <w:bodyDiv w:val="1"/>
      <w:marLeft w:val="0"/>
      <w:marRight w:val="0"/>
      <w:marTop w:val="0"/>
      <w:marBottom w:val="0"/>
      <w:divBdr>
        <w:top w:val="none" w:sz="0" w:space="0" w:color="auto"/>
        <w:left w:val="none" w:sz="0" w:space="0" w:color="auto"/>
        <w:bottom w:val="none" w:sz="0" w:space="0" w:color="auto"/>
        <w:right w:val="none" w:sz="0" w:space="0" w:color="auto"/>
      </w:divBdr>
    </w:div>
    <w:div w:id="770201019">
      <w:bodyDiv w:val="1"/>
      <w:marLeft w:val="0"/>
      <w:marRight w:val="0"/>
      <w:marTop w:val="0"/>
      <w:marBottom w:val="0"/>
      <w:divBdr>
        <w:top w:val="none" w:sz="0" w:space="0" w:color="auto"/>
        <w:left w:val="none" w:sz="0" w:space="0" w:color="auto"/>
        <w:bottom w:val="none" w:sz="0" w:space="0" w:color="auto"/>
        <w:right w:val="none" w:sz="0" w:space="0" w:color="auto"/>
      </w:divBdr>
    </w:div>
    <w:div w:id="770472402">
      <w:bodyDiv w:val="1"/>
      <w:marLeft w:val="0"/>
      <w:marRight w:val="0"/>
      <w:marTop w:val="0"/>
      <w:marBottom w:val="0"/>
      <w:divBdr>
        <w:top w:val="none" w:sz="0" w:space="0" w:color="auto"/>
        <w:left w:val="none" w:sz="0" w:space="0" w:color="auto"/>
        <w:bottom w:val="none" w:sz="0" w:space="0" w:color="auto"/>
        <w:right w:val="none" w:sz="0" w:space="0" w:color="auto"/>
      </w:divBdr>
    </w:div>
    <w:div w:id="770786714">
      <w:bodyDiv w:val="1"/>
      <w:marLeft w:val="0"/>
      <w:marRight w:val="0"/>
      <w:marTop w:val="0"/>
      <w:marBottom w:val="0"/>
      <w:divBdr>
        <w:top w:val="none" w:sz="0" w:space="0" w:color="auto"/>
        <w:left w:val="none" w:sz="0" w:space="0" w:color="auto"/>
        <w:bottom w:val="none" w:sz="0" w:space="0" w:color="auto"/>
        <w:right w:val="none" w:sz="0" w:space="0" w:color="auto"/>
      </w:divBdr>
    </w:div>
    <w:div w:id="770902076">
      <w:bodyDiv w:val="1"/>
      <w:marLeft w:val="0"/>
      <w:marRight w:val="0"/>
      <w:marTop w:val="0"/>
      <w:marBottom w:val="0"/>
      <w:divBdr>
        <w:top w:val="none" w:sz="0" w:space="0" w:color="auto"/>
        <w:left w:val="none" w:sz="0" w:space="0" w:color="auto"/>
        <w:bottom w:val="none" w:sz="0" w:space="0" w:color="auto"/>
        <w:right w:val="none" w:sz="0" w:space="0" w:color="auto"/>
      </w:divBdr>
    </w:div>
    <w:div w:id="770976634">
      <w:bodyDiv w:val="1"/>
      <w:marLeft w:val="0"/>
      <w:marRight w:val="0"/>
      <w:marTop w:val="0"/>
      <w:marBottom w:val="0"/>
      <w:divBdr>
        <w:top w:val="none" w:sz="0" w:space="0" w:color="auto"/>
        <w:left w:val="none" w:sz="0" w:space="0" w:color="auto"/>
        <w:bottom w:val="none" w:sz="0" w:space="0" w:color="auto"/>
        <w:right w:val="none" w:sz="0" w:space="0" w:color="auto"/>
      </w:divBdr>
    </w:div>
    <w:div w:id="771897683">
      <w:bodyDiv w:val="1"/>
      <w:marLeft w:val="0"/>
      <w:marRight w:val="0"/>
      <w:marTop w:val="0"/>
      <w:marBottom w:val="0"/>
      <w:divBdr>
        <w:top w:val="none" w:sz="0" w:space="0" w:color="auto"/>
        <w:left w:val="none" w:sz="0" w:space="0" w:color="auto"/>
        <w:bottom w:val="none" w:sz="0" w:space="0" w:color="auto"/>
        <w:right w:val="none" w:sz="0" w:space="0" w:color="auto"/>
      </w:divBdr>
    </w:div>
    <w:div w:id="772438029">
      <w:bodyDiv w:val="1"/>
      <w:marLeft w:val="0"/>
      <w:marRight w:val="0"/>
      <w:marTop w:val="0"/>
      <w:marBottom w:val="0"/>
      <w:divBdr>
        <w:top w:val="none" w:sz="0" w:space="0" w:color="auto"/>
        <w:left w:val="none" w:sz="0" w:space="0" w:color="auto"/>
        <w:bottom w:val="none" w:sz="0" w:space="0" w:color="auto"/>
        <w:right w:val="none" w:sz="0" w:space="0" w:color="auto"/>
      </w:divBdr>
    </w:div>
    <w:div w:id="772671200">
      <w:bodyDiv w:val="1"/>
      <w:marLeft w:val="0"/>
      <w:marRight w:val="0"/>
      <w:marTop w:val="0"/>
      <w:marBottom w:val="0"/>
      <w:divBdr>
        <w:top w:val="none" w:sz="0" w:space="0" w:color="auto"/>
        <w:left w:val="none" w:sz="0" w:space="0" w:color="auto"/>
        <w:bottom w:val="none" w:sz="0" w:space="0" w:color="auto"/>
        <w:right w:val="none" w:sz="0" w:space="0" w:color="auto"/>
      </w:divBdr>
    </w:div>
    <w:div w:id="772700500">
      <w:bodyDiv w:val="1"/>
      <w:marLeft w:val="0"/>
      <w:marRight w:val="0"/>
      <w:marTop w:val="0"/>
      <w:marBottom w:val="0"/>
      <w:divBdr>
        <w:top w:val="none" w:sz="0" w:space="0" w:color="auto"/>
        <w:left w:val="none" w:sz="0" w:space="0" w:color="auto"/>
        <w:bottom w:val="none" w:sz="0" w:space="0" w:color="auto"/>
        <w:right w:val="none" w:sz="0" w:space="0" w:color="auto"/>
      </w:divBdr>
    </w:div>
    <w:div w:id="773598995">
      <w:bodyDiv w:val="1"/>
      <w:marLeft w:val="0"/>
      <w:marRight w:val="0"/>
      <w:marTop w:val="0"/>
      <w:marBottom w:val="0"/>
      <w:divBdr>
        <w:top w:val="none" w:sz="0" w:space="0" w:color="auto"/>
        <w:left w:val="none" w:sz="0" w:space="0" w:color="auto"/>
        <w:bottom w:val="none" w:sz="0" w:space="0" w:color="auto"/>
        <w:right w:val="none" w:sz="0" w:space="0" w:color="auto"/>
      </w:divBdr>
    </w:div>
    <w:div w:id="773718573">
      <w:bodyDiv w:val="1"/>
      <w:marLeft w:val="0"/>
      <w:marRight w:val="0"/>
      <w:marTop w:val="0"/>
      <w:marBottom w:val="0"/>
      <w:divBdr>
        <w:top w:val="none" w:sz="0" w:space="0" w:color="auto"/>
        <w:left w:val="none" w:sz="0" w:space="0" w:color="auto"/>
        <w:bottom w:val="none" w:sz="0" w:space="0" w:color="auto"/>
        <w:right w:val="none" w:sz="0" w:space="0" w:color="auto"/>
      </w:divBdr>
    </w:div>
    <w:div w:id="774785049">
      <w:bodyDiv w:val="1"/>
      <w:marLeft w:val="0"/>
      <w:marRight w:val="0"/>
      <w:marTop w:val="0"/>
      <w:marBottom w:val="0"/>
      <w:divBdr>
        <w:top w:val="none" w:sz="0" w:space="0" w:color="auto"/>
        <w:left w:val="none" w:sz="0" w:space="0" w:color="auto"/>
        <w:bottom w:val="none" w:sz="0" w:space="0" w:color="auto"/>
        <w:right w:val="none" w:sz="0" w:space="0" w:color="auto"/>
      </w:divBdr>
    </w:div>
    <w:div w:id="774833955">
      <w:bodyDiv w:val="1"/>
      <w:marLeft w:val="0"/>
      <w:marRight w:val="0"/>
      <w:marTop w:val="0"/>
      <w:marBottom w:val="0"/>
      <w:divBdr>
        <w:top w:val="none" w:sz="0" w:space="0" w:color="auto"/>
        <w:left w:val="none" w:sz="0" w:space="0" w:color="auto"/>
        <w:bottom w:val="none" w:sz="0" w:space="0" w:color="auto"/>
        <w:right w:val="none" w:sz="0" w:space="0" w:color="auto"/>
      </w:divBdr>
    </w:div>
    <w:div w:id="775519123">
      <w:bodyDiv w:val="1"/>
      <w:marLeft w:val="0"/>
      <w:marRight w:val="0"/>
      <w:marTop w:val="0"/>
      <w:marBottom w:val="0"/>
      <w:divBdr>
        <w:top w:val="none" w:sz="0" w:space="0" w:color="auto"/>
        <w:left w:val="none" w:sz="0" w:space="0" w:color="auto"/>
        <w:bottom w:val="none" w:sz="0" w:space="0" w:color="auto"/>
        <w:right w:val="none" w:sz="0" w:space="0" w:color="auto"/>
      </w:divBdr>
    </w:div>
    <w:div w:id="775707888">
      <w:bodyDiv w:val="1"/>
      <w:marLeft w:val="0"/>
      <w:marRight w:val="0"/>
      <w:marTop w:val="0"/>
      <w:marBottom w:val="0"/>
      <w:divBdr>
        <w:top w:val="none" w:sz="0" w:space="0" w:color="auto"/>
        <w:left w:val="none" w:sz="0" w:space="0" w:color="auto"/>
        <w:bottom w:val="none" w:sz="0" w:space="0" w:color="auto"/>
        <w:right w:val="none" w:sz="0" w:space="0" w:color="auto"/>
      </w:divBdr>
    </w:div>
    <w:div w:id="777063637">
      <w:bodyDiv w:val="1"/>
      <w:marLeft w:val="0"/>
      <w:marRight w:val="0"/>
      <w:marTop w:val="0"/>
      <w:marBottom w:val="0"/>
      <w:divBdr>
        <w:top w:val="none" w:sz="0" w:space="0" w:color="auto"/>
        <w:left w:val="none" w:sz="0" w:space="0" w:color="auto"/>
        <w:bottom w:val="none" w:sz="0" w:space="0" w:color="auto"/>
        <w:right w:val="none" w:sz="0" w:space="0" w:color="auto"/>
      </w:divBdr>
    </w:div>
    <w:div w:id="777407063">
      <w:bodyDiv w:val="1"/>
      <w:marLeft w:val="0"/>
      <w:marRight w:val="0"/>
      <w:marTop w:val="0"/>
      <w:marBottom w:val="0"/>
      <w:divBdr>
        <w:top w:val="none" w:sz="0" w:space="0" w:color="auto"/>
        <w:left w:val="none" w:sz="0" w:space="0" w:color="auto"/>
        <w:bottom w:val="none" w:sz="0" w:space="0" w:color="auto"/>
        <w:right w:val="none" w:sz="0" w:space="0" w:color="auto"/>
      </w:divBdr>
    </w:div>
    <w:div w:id="777407967">
      <w:bodyDiv w:val="1"/>
      <w:marLeft w:val="0"/>
      <w:marRight w:val="0"/>
      <w:marTop w:val="0"/>
      <w:marBottom w:val="0"/>
      <w:divBdr>
        <w:top w:val="none" w:sz="0" w:space="0" w:color="auto"/>
        <w:left w:val="none" w:sz="0" w:space="0" w:color="auto"/>
        <w:bottom w:val="none" w:sz="0" w:space="0" w:color="auto"/>
        <w:right w:val="none" w:sz="0" w:space="0" w:color="auto"/>
      </w:divBdr>
    </w:div>
    <w:div w:id="777527497">
      <w:bodyDiv w:val="1"/>
      <w:marLeft w:val="0"/>
      <w:marRight w:val="0"/>
      <w:marTop w:val="0"/>
      <w:marBottom w:val="0"/>
      <w:divBdr>
        <w:top w:val="none" w:sz="0" w:space="0" w:color="auto"/>
        <w:left w:val="none" w:sz="0" w:space="0" w:color="auto"/>
        <w:bottom w:val="none" w:sz="0" w:space="0" w:color="auto"/>
        <w:right w:val="none" w:sz="0" w:space="0" w:color="auto"/>
      </w:divBdr>
    </w:div>
    <w:div w:id="778917855">
      <w:bodyDiv w:val="1"/>
      <w:marLeft w:val="0"/>
      <w:marRight w:val="0"/>
      <w:marTop w:val="0"/>
      <w:marBottom w:val="0"/>
      <w:divBdr>
        <w:top w:val="none" w:sz="0" w:space="0" w:color="auto"/>
        <w:left w:val="none" w:sz="0" w:space="0" w:color="auto"/>
        <w:bottom w:val="none" w:sz="0" w:space="0" w:color="auto"/>
        <w:right w:val="none" w:sz="0" w:space="0" w:color="auto"/>
      </w:divBdr>
    </w:div>
    <w:div w:id="779299643">
      <w:bodyDiv w:val="1"/>
      <w:marLeft w:val="0"/>
      <w:marRight w:val="0"/>
      <w:marTop w:val="0"/>
      <w:marBottom w:val="0"/>
      <w:divBdr>
        <w:top w:val="none" w:sz="0" w:space="0" w:color="auto"/>
        <w:left w:val="none" w:sz="0" w:space="0" w:color="auto"/>
        <w:bottom w:val="none" w:sz="0" w:space="0" w:color="auto"/>
        <w:right w:val="none" w:sz="0" w:space="0" w:color="auto"/>
      </w:divBdr>
    </w:div>
    <w:div w:id="779758636">
      <w:bodyDiv w:val="1"/>
      <w:marLeft w:val="0"/>
      <w:marRight w:val="0"/>
      <w:marTop w:val="0"/>
      <w:marBottom w:val="0"/>
      <w:divBdr>
        <w:top w:val="none" w:sz="0" w:space="0" w:color="auto"/>
        <w:left w:val="none" w:sz="0" w:space="0" w:color="auto"/>
        <w:bottom w:val="none" w:sz="0" w:space="0" w:color="auto"/>
        <w:right w:val="none" w:sz="0" w:space="0" w:color="auto"/>
      </w:divBdr>
    </w:div>
    <w:div w:id="781802335">
      <w:bodyDiv w:val="1"/>
      <w:marLeft w:val="0"/>
      <w:marRight w:val="0"/>
      <w:marTop w:val="0"/>
      <w:marBottom w:val="0"/>
      <w:divBdr>
        <w:top w:val="none" w:sz="0" w:space="0" w:color="auto"/>
        <w:left w:val="none" w:sz="0" w:space="0" w:color="auto"/>
        <w:bottom w:val="none" w:sz="0" w:space="0" w:color="auto"/>
        <w:right w:val="none" w:sz="0" w:space="0" w:color="auto"/>
      </w:divBdr>
    </w:div>
    <w:div w:id="782305998">
      <w:bodyDiv w:val="1"/>
      <w:marLeft w:val="0"/>
      <w:marRight w:val="0"/>
      <w:marTop w:val="0"/>
      <w:marBottom w:val="0"/>
      <w:divBdr>
        <w:top w:val="none" w:sz="0" w:space="0" w:color="auto"/>
        <w:left w:val="none" w:sz="0" w:space="0" w:color="auto"/>
        <w:bottom w:val="none" w:sz="0" w:space="0" w:color="auto"/>
        <w:right w:val="none" w:sz="0" w:space="0" w:color="auto"/>
      </w:divBdr>
    </w:div>
    <w:div w:id="782384994">
      <w:bodyDiv w:val="1"/>
      <w:marLeft w:val="0"/>
      <w:marRight w:val="0"/>
      <w:marTop w:val="0"/>
      <w:marBottom w:val="0"/>
      <w:divBdr>
        <w:top w:val="none" w:sz="0" w:space="0" w:color="auto"/>
        <w:left w:val="none" w:sz="0" w:space="0" w:color="auto"/>
        <w:bottom w:val="none" w:sz="0" w:space="0" w:color="auto"/>
        <w:right w:val="none" w:sz="0" w:space="0" w:color="auto"/>
      </w:divBdr>
    </w:div>
    <w:div w:id="782574395">
      <w:bodyDiv w:val="1"/>
      <w:marLeft w:val="0"/>
      <w:marRight w:val="0"/>
      <w:marTop w:val="0"/>
      <w:marBottom w:val="0"/>
      <w:divBdr>
        <w:top w:val="none" w:sz="0" w:space="0" w:color="auto"/>
        <w:left w:val="none" w:sz="0" w:space="0" w:color="auto"/>
        <w:bottom w:val="none" w:sz="0" w:space="0" w:color="auto"/>
        <w:right w:val="none" w:sz="0" w:space="0" w:color="auto"/>
      </w:divBdr>
    </w:div>
    <w:div w:id="782696893">
      <w:bodyDiv w:val="1"/>
      <w:marLeft w:val="0"/>
      <w:marRight w:val="0"/>
      <w:marTop w:val="0"/>
      <w:marBottom w:val="0"/>
      <w:divBdr>
        <w:top w:val="none" w:sz="0" w:space="0" w:color="auto"/>
        <w:left w:val="none" w:sz="0" w:space="0" w:color="auto"/>
        <w:bottom w:val="none" w:sz="0" w:space="0" w:color="auto"/>
        <w:right w:val="none" w:sz="0" w:space="0" w:color="auto"/>
      </w:divBdr>
    </w:div>
    <w:div w:id="782773806">
      <w:bodyDiv w:val="1"/>
      <w:marLeft w:val="0"/>
      <w:marRight w:val="0"/>
      <w:marTop w:val="0"/>
      <w:marBottom w:val="0"/>
      <w:divBdr>
        <w:top w:val="none" w:sz="0" w:space="0" w:color="auto"/>
        <w:left w:val="none" w:sz="0" w:space="0" w:color="auto"/>
        <w:bottom w:val="none" w:sz="0" w:space="0" w:color="auto"/>
        <w:right w:val="none" w:sz="0" w:space="0" w:color="auto"/>
      </w:divBdr>
    </w:div>
    <w:div w:id="782965070">
      <w:bodyDiv w:val="1"/>
      <w:marLeft w:val="0"/>
      <w:marRight w:val="0"/>
      <w:marTop w:val="0"/>
      <w:marBottom w:val="0"/>
      <w:divBdr>
        <w:top w:val="none" w:sz="0" w:space="0" w:color="auto"/>
        <w:left w:val="none" w:sz="0" w:space="0" w:color="auto"/>
        <w:bottom w:val="none" w:sz="0" w:space="0" w:color="auto"/>
        <w:right w:val="none" w:sz="0" w:space="0" w:color="auto"/>
      </w:divBdr>
    </w:div>
    <w:div w:id="783038876">
      <w:bodyDiv w:val="1"/>
      <w:marLeft w:val="0"/>
      <w:marRight w:val="0"/>
      <w:marTop w:val="0"/>
      <w:marBottom w:val="0"/>
      <w:divBdr>
        <w:top w:val="none" w:sz="0" w:space="0" w:color="auto"/>
        <w:left w:val="none" w:sz="0" w:space="0" w:color="auto"/>
        <w:bottom w:val="none" w:sz="0" w:space="0" w:color="auto"/>
        <w:right w:val="none" w:sz="0" w:space="0" w:color="auto"/>
      </w:divBdr>
    </w:div>
    <w:div w:id="783352807">
      <w:bodyDiv w:val="1"/>
      <w:marLeft w:val="0"/>
      <w:marRight w:val="0"/>
      <w:marTop w:val="0"/>
      <w:marBottom w:val="0"/>
      <w:divBdr>
        <w:top w:val="none" w:sz="0" w:space="0" w:color="auto"/>
        <w:left w:val="none" w:sz="0" w:space="0" w:color="auto"/>
        <w:bottom w:val="none" w:sz="0" w:space="0" w:color="auto"/>
        <w:right w:val="none" w:sz="0" w:space="0" w:color="auto"/>
      </w:divBdr>
    </w:div>
    <w:div w:id="783380070">
      <w:bodyDiv w:val="1"/>
      <w:marLeft w:val="0"/>
      <w:marRight w:val="0"/>
      <w:marTop w:val="0"/>
      <w:marBottom w:val="0"/>
      <w:divBdr>
        <w:top w:val="none" w:sz="0" w:space="0" w:color="auto"/>
        <w:left w:val="none" w:sz="0" w:space="0" w:color="auto"/>
        <w:bottom w:val="none" w:sz="0" w:space="0" w:color="auto"/>
        <w:right w:val="none" w:sz="0" w:space="0" w:color="auto"/>
      </w:divBdr>
    </w:div>
    <w:div w:id="783429023">
      <w:bodyDiv w:val="1"/>
      <w:marLeft w:val="0"/>
      <w:marRight w:val="0"/>
      <w:marTop w:val="0"/>
      <w:marBottom w:val="0"/>
      <w:divBdr>
        <w:top w:val="none" w:sz="0" w:space="0" w:color="auto"/>
        <w:left w:val="none" w:sz="0" w:space="0" w:color="auto"/>
        <w:bottom w:val="none" w:sz="0" w:space="0" w:color="auto"/>
        <w:right w:val="none" w:sz="0" w:space="0" w:color="auto"/>
      </w:divBdr>
    </w:div>
    <w:div w:id="783430118">
      <w:bodyDiv w:val="1"/>
      <w:marLeft w:val="0"/>
      <w:marRight w:val="0"/>
      <w:marTop w:val="0"/>
      <w:marBottom w:val="0"/>
      <w:divBdr>
        <w:top w:val="none" w:sz="0" w:space="0" w:color="auto"/>
        <w:left w:val="none" w:sz="0" w:space="0" w:color="auto"/>
        <w:bottom w:val="none" w:sz="0" w:space="0" w:color="auto"/>
        <w:right w:val="none" w:sz="0" w:space="0" w:color="auto"/>
      </w:divBdr>
    </w:div>
    <w:div w:id="783621287">
      <w:bodyDiv w:val="1"/>
      <w:marLeft w:val="0"/>
      <w:marRight w:val="0"/>
      <w:marTop w:val="0"/>
      <w:marBottom w:val="0"/>
      <w:divBdr>
        <w:top w:val="none" w:sz="0" w:space="0" w:color="auto"/>
        <w:left w:val="none" w:sz="0" w:space="0" w:color="auto"/>
        <w:bottom w:val="none" w:sz="0" w:space="0" w:color="auto"/>
        <w:right w:val="none" w:sz="0" w:space="0" w:color="auto"/>
      </w:divBdr>
    </w:div>
    <w:div w:id="783694658">
      <w:bodyDiv w:val="1"/>
      <w:marLeft w:val="0"/>
      <w:marRight w:val="0"/>
      <w:marTop w:val="0"/>
      <w:marBottom w:val="0"/>
      <w:divBdr>
        <w:top w:val="none" w:sz="0" w:space="0" w:color="auto"/>
        <w:left w:val="none" w:sz="0" w:space="0" w:color="auto"/>
        <w:bottom w:val="none" w:sz="0" w:space="0" w:color="auto"/>
        <w:right w:val="none" w:sz="0" w:space="0" w:color="auto"/>
      </w:divBdr>
    </w:div>
    <w:div w:id="783964557">
      <w:bodyDiv w:val="1"/>
      <w:marLeft w:val="0"/>
      <w:marRight w:val="0"/>
      <w:marTop w:val="0"/>
      <w:marBottom w:val="0"/>
      <w:divBdr>
        <w:top w:val="none" w:sz="0" w:space="0" w:color="auto"/>
        <w:left w:val="none" w:sz="0" w:space="0" w:color="auto"/>
        <w:bottom w:val="none" w:sz="0" w:space="0" w:color="auto"/>
        <w:right w:val="none" w:sz="0" w:space="0" w:color="auto"/>
      </w:divBdr>
    </w:div>
    <w:div w:id="784348164">
      <w:bodyDiv w:val="1"/>
      <w:marLeft w:val="0"/>
      <w:marRight w:val="0"/>
      <w:marTop w:val="0"/>
      <w:marBottom w:val="0"/>
      <w:divBdr>
        <w:top w:val="none" w:sz="0" w:space="0" w:color="auto"/>
        <w:left w:val="none" w:sz="0" w:space="0" w:color="auto"/>
        <w:bottom w:val="none" w:sz="0" w:space="0" w:color="auto"/>
        <w:right w:val="none" w:sz="0" w:space="0" w:color="auto"/>
      </w:divBdr>
    </w:div>
    <w:div w:id="784496298">
      <w:bodyDiv w:val="1"/>
      <w:marLeft w:val="0"/>
      <w:marRight w:val="0"/>
      <w:marTop w:val="0"/>
      <w:marBottom w:val="0"/>
      <w:divBdr>
        <w:top w:val="none" w:sz="0" w:space="0" w:color="auto"/>
        <w:left w:val="none" w:sz="0" w:space="0" w:color="auto"/>
        <w:bottom w:val="none" w:sz="0" w:space="0" w:color="auto"/>
        <w:right w:val="none" w:sz="0" w:space="0" w:color="auto"/>
      </w:divBdr>
    </w:div>
    <w:div w:id="784546210">
      <w:bodyDiv w:val="1"/>
      <w:marLeft w:val="0"/>
      <w:marRight w:val="0"/>
      <w:marTop w:val="0"/>
      <w:marBottom w:val="0"/>
      <w:divBdr>
        <w:top w:val="none" w:sz="0" w:space="0" w:color="auto"/>
        <w:left w:val="none" w:sz="0" w:space="0" w:color="auto"/>
        <w:bottom w:val="none" w:sz="0" w:space="0" w:color="auto"/>
        <w:right w:val="none" w:sz="0" w:space="0" w:color="auto"/>
      </w:divBdr>
    </w:div>
    <w:div w:id="785004417">
      <w:bodyDiv w:val="1"/>
      <w:marLeft w:val="0"/>
      <w:marRight w:val="0"/>
      <w:marTop w:val="0"/>
      <w:marBottom w:val="0"/>
      <w:divBdr>
        <w:top w:val="none" w:sz="0" w:space="0" w:color="auto"/>
        <w:left w:val="none" w:sz="0" w:space="0" w:color="auto"/>
        <w:bottom w:val="none" w:sz="0" w:space="0" w:color="auto"/>
        <w:right w:val="none" w:sz="0" w:space="0" w:color="auto"/>
      </w:divBdr>
    </w:div>
    <w:div w:id="785656239">
      <w:bodyDiv w:val="1"/>
      <w:marLeft w:val="0"/>
      <w:marRight w:val="0"/>
      <w:marTop w:val="0"/>
      <w:marBottom w:val="0"/>
      <w:divBdr>
        <w:top w:val="none" w:sz="0" w:space="0" w:color="auto"/>
        <w:left w:val="none" w:sz="0" w:space="0" w:color="auto"/>
        <w:bottom w:val="none" w:sz="0" w:space="0" w:color="auto"/>
        <w:right w:val="none" w:sz="0" w:space="0" w:color="auto"/>
      </w:divBdr>
    </w:div>
    <w:div w:id="786581049">
      <w:bodyDiv w:val="1"/>
      <w:marLeft w:val="0"/>
      <w:marRight w:val="0"/>
      <w:marTop w:val="0"/>
      <w:marBottom w:val="0"/>
      <w:divBdr>
        <w:top w:val="none" w:sz="0" w:space="0" w:color="auto"/>
        <w:left w:val="none" w:sz="0" w:space="0" w:color="auto"/>
        <w:bottom w:val="none" w:sz="0" w:space="0" w:color="auto"/>
        <w:right w:val="none" w:sz="0" w:space="0" w:color="auto"/>
      </w:divBdr>
    </w:div>
    <w:div w:id="786773147">
      <w:bodyDiv w:val="1"/>
      <w:marLeft w:val="0"/>
      <w:marRight w:val="0"/>
      <w:marTop w:val="0"/>
      <w:marBottom w:val="0"/>
      <w:divBdr>
        <w:top w:val="none" w:sz="0" w:space="0" w:color="auto"/>
        <w:left w:val="none" w:sz="0" w:space="0" w:color="auto"/>
        <w:bottom w:val="none" w:sz="0" w:space="0" w:color="auto"/>
        <w:right w:val="none" w:sz="0" w:space="0" w:color="auto"/>
      </w:divBdr>
    </w:div>
    <w:div w:id="787090217">
      <w:bodyDiv w:val="1"/>
      <w:marLeft w:val="0"/>
      <w:marRight w:val="0"/>
      <w:marTop w:val="0"/>
      <w:marBottom w:val="0"/>
      <w:divBdr>
        <w:top w:val="none" w:sz="0" w:space="0" w:color="auto"/>
        <w:left w:val="none" w:sz="0" w:space="0" w:color="auto"/>
        <w:bottom w:val="none" w:sz="0" w:space="0" w:color="auto"/>
        <w:right w:val="none" w:sz="0" w:space="0" w:color="auto"/>
      </w:divBdr>
    </w:div>
    <w:div w:id="787428682">
      <w:bodyDiv w:val="1"/>
      <w:marLeft w:val="0"/>
      <w:marRight w:val="0"/>
      <w:marTop w:val="0"/>
      <w:marBottom w:val="0"/>
      <w:divBdr>
        <w:top w:val="none" w:sz="0" w:space="0" w:color="auto"/>
        <w:left w:val="none" w:sz="0" w:space="0" w:color="auto"/>
        <w:bottom w:val="none" w:sz="0" w:space="0" w:color="auto"/>
        <w:right w:val="none" w:sz="0" w:space="0" w:color="auto"/>
      </w:divBdr>
    </w:div>
    <w:div w:id="787702478">
      <w:bodyDiv w:val="1"/>
      <w:marLeft w:val="0"/>
      <w:marRight w:val="0"/>
      <w:marTop w:val="0"/>
      <w:marBottom w:val="0"/>
      <w:divBdr>
        <w:top w:val="none" w:sz="0" w:space="0" w:color="auto"/>
        <w:left w:val="none" w:sz="0" w:space="0" w:color="auto"/>
        <w:bottom w:val="none" w:sz="0" w:space="0" w:color="auto"/>
        <w:right w:val="none" w:sz="0" w:space="0" w:color="auto"/>
      </w:divBdr>
    </w:div>
    <w:div w:id="787774871">
      <w:bodyDiv w:val="1"/>
      <w:marLeft w:val="0"/>
      <w:marRight w:val="0"/>
      <w:marTop w:val="0"/>
      <w:marBottom w:val="0"/>
      <w:divBdr>
        <w:top w:val="none" w:sz="0" w:space="0" w:color="auto"/>
        <w:left w:val="none" w:sz="0" w:space="0" w:color="auto"/>
        <w:bottom w:val="none" w:sz="0" w:space="0" w:color="auto"/>
        <w:right w:val="none" w:sz="0" w:space="0" w:color="auto"/>
      </w:divBdr>
    </w:div>
    <w:div w:id="789056707">
      <w:bodyDiv w:val="1"/>
      <w:marLeft w:val="0"/>
      <w:marRight w:val="0"/>
      <w:marTop w:val="0"/>
      <w:marBottom w:val="0"/>
      <w:divBdr>
        <w:top w:val="none" w:sz="0" w:space="0" w:color="auto"/>
        <w:left w:val="none" w:sz="0" w:space="0" w:color="auto"/>
        <w:bottom w:val="none" w:sz="0" w:space="0" w:color="auto"/>
        <w:right w:val="none" w:sz="0" w:space="0" w:color="auto"/>
      </w:divBdr>
    </w:div>
    <w:div w:id="789319261">
      <w:bodyDiv w:val="1"/>
      <w:marLeft w:val="0"/>
      <w:marRight w:val="0"/>
      <w:marTop w:val="0"/>
      <w:marBottom w:val="0"/>
      <w:divBdr>
        <w:top w:val="none" w:sz="0" w:space="0" w:color="auto"/>
        <w:left w:val="none" w:sz="0" w:space="0" w:color="auto"/>
        <w:bottom w:val="none" w:sz="0" w:space="0" w:color="auto"/>
        <w:right w:val="none" w:sz="0" w:space="0" w:color="auto"/>
      </w:divBdr>
    </w:div>
    <w:div w:id="789323940">
      <w:bodyDiv w:val="1"/>
      <w:marLeft w:val="0"/>
      <w:marRight w:val="0"/>
      <w:marTop w:val="0"/>
      <w:marBottom w:val="0"/>
      <w:divBdr>
        <w:top w:val="none" w:sz="0" w:space="0" w:color="auto"/>
        <w:left w:val="none" w:sz="0" w:space="0" w:color="auto"/>
        <w:bottom w:val="none" w:sz="0" w:space="0" w:color="auto"/>
        <w:right w:val="none" w:sz="0" w:space="0" w:color="auto"/>
      </w:divBdr>
    </w:div>
    <w:div w:id="789473731">
      <w:bodyDiv w:val="1"/>
      <w:marLeft w:val="0"/>
      <w:marRight w:val="0"/>
      <w:marTop w:val="0"/>
      <w:marBottom w:val="0"/>
      <w:divBdr>
        <w:top w:val="none" w:sz="0" w:space="0" w:color="auto"/>
        <w:left w:val="none" w:sz="0" w:space="0" w:color="auto"/>
        <w:bottom w:val="none" w:sz="0" w:space="0" w:color="auto"/>
        <w:right w:val="none" w:sz="0" w:space="0" w:color="auto"/>
      </w:divBdr>
    </w:div>
    <w:div w:id="789512472">
      <w:bodyDiv w:val="1"/>
      <w:marLeft w:val="0"/>
      <w:marRight w:val="0"/>
      <w:marTop w:val="0"/>
      <w:marBottom w:val="0"/>
      <w:divBdr>
        <w:top w:val="none" w:sz="0" w:space="0" w:color="auto"/>
        <w:left w:val="none" w:sz="0" w:space="0" w:color="auto"/>
        <w:bottom w:val="none" w:sz="0" w:space="0" w:color="auto"/>
        <w:right w:val="none" w:sz="0" w:space="0" w:color="auto"/>
      </w:divBdr>
    </w:div>
    <w:div w:id="789595638">
      <w:bodyDiv w:val="1"/>
      <w:marLeft w:val="0"/>
      <w:marRight w:val="0"/>
      <w:marTop w:val="0"/>
      <w:marBottom w:val="0"/>
      <w:divBdr>
        <w:top w:val="none" w:sz="0" w:space="0" w:color="auto"/>
        <w:left w:val="none" w:sz="0" w:space="0" w:color="auto"/>
        <w:bottom w:val="none" w:sz="0" w:space="0" w:color="auto"/>
        <w:right w:val="none" w:sz="0" w:space="0" w:color="auto"/>
      </w:divBdr>
    </w:div>
    <w:div w:id="789858044">
      <w:bodyDiv w:val="1"/>
      <w:marLeft w:val="0"/>
      <w:marRight w:val="0"/>
      <w:marTop w:val="0"/>
      <w:marBottom w:val="0"/>
      <w:divBdr>
        <w:top w:val="none" w:sz="0" w:space="0" w:color="auto"/>
        <w:left w:val="none" w:sz="0" w:space="0" w:color="auto"/>
        <w:bottom w:val="none" w:sz="0" w:space="0" w:color="auto"/>
        <w:right w:val="none" w:sz="0" w:space="0" w:color="auto"/>
      </w:divBdr>
    </w:div>
    <w:div w:id="789861635">
      <w:bodyDiv w:val="1"/>
      <w:marLeft w:val="0"/>
      <w:marRight w:val="0"/>
      <w:marTop w:val="0"/>
      <w:marBottom w:val="0"/>
      <w:divBdr>
        <w:top w:val="none" w:sz="0" w:space="0" w:color="auto"/>
        <w:left w:val="none" w:sz="0" w:space="0" w:color="auto"/>
        <w:bottom w:val="none" w:sz="0" w:space="0" w:color="auto"/>
        <w:right w:val="none" w:sz="0" w:space="0" w:color="auto"/>
      </w:divBdr>
    </w:div>
    <w:div w:id="790131632">
      <w:bodyDiv w:val="1"/>
      <w:marLeft w:val="0"/>
      <w:marRight w:val="0"/>
      <w:marTop w:val="0"/>
      <w:marBottom w:val="0"/>
      <w:divBdr>
        <w:top w:val="none" w:sz="0" w:space="0" w:color="auto"/>
        <w:left w:val="none" w:sz="0" w:space="0" w:color="auto"/>
        <w:bottom w:val="none" w:sz="0" w:space="0" w:color="auto"/>
        <w:right w:val="none" w:sz="0" w:space="0" w:color="auto"/>
      </w:divBdr>
    </w:div>
    <w:div w:id="790133130">
      <w:bodyDiv w:val="1"/>
      <w:marLeft w:val="0"/>
      <w:marRight w:val="0"/>
      <w:marTop w:val="0"/>
      <w:marBottom w:val="0"/>
      <w:divBdr>
        <w:top w:val="none" w:sz="0" w:space="0" w:color="auto"/>
        <w:left w:val="none" w:sz="0" w:space="0" w:color="auto"/>
        <w:bottom w:val="none" w:sz="0" w:space="0" w:color="auto"/>
        <w:right w:val="none" w:sz="0" w:space="0" w:color="auto"/>
      </w:divBdr>
    </w:div>
    <w:div w:id="790707072">
      <w:bodyDiv w:val="1"/>
      <w:marLeft w:val="0"/>
      <w:marRight w:val="0"/>
      <w:marTop w:val="0"/>
      <w:marBottom w:val="0"/>
      <w:divBdr>
        <w:top w:val="none" w:sz="0" w:space="0" w:color="auto"/>
        <w:left w:val="none" w:sz="0" w:space="0" w:color="auto"/>
        <w:bottom w:val="none" w:sz="0" w:space="0" w:color="auto"/>
        <w:right w:val="none" w:sz="0" w:space="0" w:color="auto"/>
      </w:divBdr>
    </w:div>
    <w:div w:id="790830464">
      <w:bodyDiv w:val="1"/>
      <w:marLeft w:val="0"/>
      <w:marRight w:val="0"/>
      <w:marTop w:val="0"/>
      <w:marBottom w:val="0"/>
      <w:divBdr>
        <w:top w:val="none" w:sz="0" w:space="0" w:color="auto"/>
        <w:left w:val="none" w:sz="0" w:space="0" w:color="auto"/>
        <w:bottom w:val="none" w:sz="0" w:space="0" w:color="auto"/>
        <w:right w:val="none" w:sz="0" w:space="0" w:color="auto"/>
      </w:divBdr>
    </w:div>
    <w:div w:id="791171601">
      <w:bodyDiv w:val="1"/>
      <w:marLeft w:val="0"/>
      <w:marRight w:val="0"/>
      <w:marTop w:val="0"/>
      <w:marBottom w:val="0"/>
      <w:divBdr>
        <w:top w:val="none" w:sz="0" w:space="0" w:color="auto"/>
        <w:left w:val="none" w:sz="0" w:space="0" w:color="auto"/>
        <w:bottom w:val="none" w:sz="0" w:space="0" w:color="auto"/>
        <w:right w:val="none" w:sz="0" w:space="0" w:color="auto"/>
      </w:divBdr>
    </w:div>
    <w:div w:id="791510809">
      <w:bodyDiv w:val="1"/>
      <w:marLeft w:val="0"/>
      <w:marRight w:val="0"/>
      <w:marTop w:val="0"/>
      <w:marBottom w:val="0"/>
      <w:divBdr>
        <w:top w:val="none" w:sz="0" w:space="0" w:color="auto"/>
        <w:left w:val="none" w:sz="0" w:space="0" w:color="auto"/>
        <w:bottom w:val="none" w:sz="0" w:space="0" w:color="auto"/>
        <w:right w:val="none" w:sz="0" w:space="0" w:color="auto"/>
      </w:divBdr>
    </w:div>
    <w:div w:id="791678989">
      <w:bodyDiv w:val="1"/>
      <w:marLeft w:val="0"/>
      <w:marRight w:val="0"/>
      <w:marTop w:val="0"/>
      <w:marBottom w:val="0"/>
      <w:divBdr>
        <w:top w:val="none" w:sz="0" w:space="0" w:color="auto"/>
        <w:left w:val="none" w:sz="0" w:space="0" w:color="auto"/>
        <w:bottom w:val="none" w:sz="0" w:space="0" w:color="auto"/>
        <w:right w:val="none" w:sz="0" w:space="0" w:color="auto"/>
      </w:divBdr>
    </w:div>
    <w:div w:id="791823035">
      <w:bodyDiv w:val="1"/>
      <w:marLeft w:val="0"/>
      <w:marRight w:val="0"/>
      <w:marTop w:val="0"/>
      <w:marBottom w:val="0"/>
      <w:divBdr>
        <w:top w:val="none" w:sz="0" w:space="0" w:color="auto"/>
        <w:left w:val="none" w:sz="0" w:space="0" w:color="auto"/>
        <w:bottom w:val="none" w:sz="0" w:space="0" w:color="auto"/>
        <w:right w:val="none" w:sz="0" w:space="0" w:color="auto"/>
      </w:divBdr>
    </w:div>
    <w:div w:id="792331221">
      <w:bodyDiv w:val="1"/>
      <w:marLeft w:val="0"/>
      <w:marRight w:val="0"/>
      <w:marTop w:val="0"/>
      <w:marBottom w:val="0"/>
      <w:divBdr>
        <w:top w:val="none" w:sz="0" w:space="0" w:color="auto"/>
        <w:left w:val="none" w:sz="0" w:space="0" w:color="auto"/>
        <w:bottom w:val="none" w:sz="0" w:space="0" w:color="auto"/>
        <w:right w:val="none" w:sz="0" w:space="0" w:color="auto"/>
      </w:divBdr>
    </w:div>
    <w:div w:id="792408305">
      <w:bodyDiv w:val="1"/>
      <w:marLeft w:val="0"/>
      <w:marRight w:val="0"/>
      <w:marTop w:val="0"/>
      <w:marBottom w:val="0"/>
      <w:divBdr>
        <w:top w:val="none" w:sz="0" w:space="0" w:color="auto"/>
        <w:left w:val="none" w:sz="0" w:space="0" w:color="auto"/>
        <w:bottom w:val="none" w:sz="0" w:space="0" w:color="auto"/>
        <w:right w:val="none" w:sz="0" w:space="0" w:color="auto"/>
      </w:divBdr>
    </w:div>
    <w:div w:id="792408466">
      <w:bodyDiv w:val="1"/>
      <w:marLeft w:val="0"/>
      <w:marRight w:val="0"/>
      <w:marTop w:val="0"/>
      <w:marBottom w:val="0"/>
      <w:divBdr>
        <w:top w:val="none" w:sz="0" w:space="0" w:color="auto"/>
        <w:left w:val="none" w:sz="0" w:space="0" w:color="auto"/>
        <w:bottom w:val="none" w:sz="0" w:space="0" w:color="auto"/>
        <w:right w:val="none" w:sz="0" w:space="0" w:color="auto"/>
      </w:divBdr>
    </w:div>
    <w:div w:id="792947856">
      <w:bodyDiv w:val="1"/>
      <w:marLeft w:val="0"/>
      <w:marRight w:val="0"/>
      <w:marTop w:val="0"/>
      <w:marBottom w:val="0"/>
      <w:divBdr>
        <w:top w:val="none" w:sz="0" w:space="0" w:color="auto"/>
        <w:left w:val="none" w:sz="0" w:space="0" w:color="auto"/>
        <w:bottom w:val="none" w:sz="0" w:space="0" w:color="auto"/>
        <w:right w:val="none" w:sz="0" w:space="0" w:color="auto"/>
      </w:divBdr>
    </w:div>
    <w:div w:id="793140894">
      <w:bodyDiv w:val="1"/>
      <w:marLeft w:val="0"/>
      <w:marRight w:val="0"/>
      <w:marTop w:val="0"/>
      <w:marBottom w:val="0"/>
      <w:divBdr>
        <w:top w:val="none" w:sz="0" w:space="0" w:color="auto"/>
        <w:left w:val="none" w:sz="0" w:space="0" w:color="auto"/>
        <w:bottom w:val="none" w:sz="0" w:space="0" w:color="auto"/>
        <w:right w:val="none" w:sz="0" w:space="0" w:color="auto"/>
      </w:divBdr>
    </w:div>
    <w:div w:id="793794147">
      <w:bodyDiv w:val="1"/>
      <w:marLeft w:val="0"/>
      <w:marRight w:val="0"/>
      <w:marTop w:val="0"/>
      <w:marBottom w:val="0"/>
      <w:divBdr>
        <w:top w:val="none" w:sz="0" w:space="0" w:color="auto"/>
        <w:left w:val="none" w:sz="0" w:space="0" w:color="auto"/>
        <w:bottom w:val="none" w:sz="0" w:space="0" w:color="auto"/>
        <w:right w:val="none" w:sz="0" w:space="0" w:color="auto"/>
      </w:divBdr>
    </w:div>
    <w:div w:id="793838261">
      <w:bodyDiv w:val="1"/>
      <w:marLeft w:val="0"/>
      <w:marRight w:val="0"/>
      <w:marTop w:val="0"/>
      <w:marBottom w:val="0"/>
      <w:divBdr>
        <w:top w:val="none" w:sz="0" w:space="0" w:color="auto"/>
        <w:left w:val="none" w:sz="0" w:space="0" w:color="auto"/>
        <w:bottom w:val="none" w:sz="0" w:space="0" w:color="auto"/>
        <w:right w:val="none" w:sz="0" w:space="0" w:color="auto"/>
      </w:divBdr>
    </w:div>
    <w:div w:id="794056247">
      <w:bodyDiv w:val="1"/>
      <w:marLeft w:val="0"/>
      <w:marRight w:val="0"/>
      <w:marTop w:val="0"/>
      <w:marBottom w:val="0"/>
      <w:divBdr>
        <w:top w:val="none" w:sz="0" w:space="0" w:color="auto"/>
        <w:left w:val="none" w:sz="0" w:space="0" w:color="auto"/>
        <w:bottom w:val="none" w:sz="0" w:space="0" w:color="auto"/>
        <w:right w:val="none" w:sz="0" w:space="0" w:color="auto"/>
      </w:divBdr>
    </w:div>
    <w:div w:id="794062318">
      <w:bodyDiv w:val="1"/>
      <w:marLeft w:val="0"/>
      <w:marRight w:val="0"/>
      <w:marTop w:val="0"/>
      <w:marBottom w:val="0"/>
      <w:divBdr>
        <w:top w:val="none" w:sz="0" w:space="0" w:color="auto"/>
        <w:left w:val="none" w:sz="0" w:space="0" w:color="auto"/>
        <w:bottom w:val="none" w:sz="0" w:space="0" w:color="auto"/>
        <w:right w:val="none" w:sz="0" w:space="0" w:color="auto"/>
      </w:divBdr>
    </w:div>
    <w:div w:id="795296627">
      <w:bodyDiv w:val="1"/>
      <w:marLeft w:val="0"/>
      <w:marRight w:val="0"/>
      <w:marTop w:val="0"/>
      <w:marBottom w:val="0"/>
      <w:divBdr>
        <w:top w:val="none" w:sz="0" w:space="0" w:color="auto"/>
        <w:left w:val="none" w:sz="0" w:space="0" w:color="auto"/>
        <w:bottom w:val="none" w:sz="0" w:space="0" w:color="auto"/>
        <w:right w:val="none" w:sz="0" w:space="0" w:color="auto"/>
      </w:divBdr>
    </w:div>
    <w:div w:id="795607797">
      <w:bodyDiv w:val="1"/>
      <w:marLeft w:val="0"/>
      <w:marRight w:val="0"/>
      <w:marTop w:val="0"/>
      <w:marBottom w:val="0"/>
      <w:divBdr>
        <w:top w:val="none" w:sz="0" w:space="0" w:color="auto"/>
        <w:left w:val="none" w:sz="0" w:space="0" w:color="auto"/>
        <w:bottom w:val="none" w:sz="0" w:space="0" w:color="auto"/>
        <w:right w:val="none" w:sz="0" w:space="0" w:color="auto"/>
      </w:divBdr>
    </w:div>
    <w:div w:id="795678600">
      <w:bodyDiv w:val="1"/>
      <w:marLeft w:val="0"/>
      <w:marRight w:val="0"/>
      <w:marTop w:val="0"/>
      <w:marBottom w:val="0"/>
      <w:divBdr>
        <w:top w:val="none" w:sz="0" w:space="0" w:color="auto"/>
        <w:left w:val="none" w:sz="0" w:space="0" w:color="auto"/>
        <w:bottom w:val="none" w:sz="0" w:space="0" w:color="auto"/>
        <w:right w:val="none" w:sz="0" w:space="0" w:color="auto"/>
      </w:divBdr>
    </w:div>
    <w:div w:id="796145411">
      <w:bodyDiv w:val="1"/>
      <w:marLeft w:val="0"/>
      <w:marRight w:val="0"/>
      <w:marTop w:val="0"/>
      <w:marBottom w:val="0"/>
      <w:divBdr>
        <w:top w:val="none" w:sz="0" w:space="0" w:color="auto"/>
        <w:left w:val="none" w:sz="0" w:space="0" w:color="auto"/>
        <w:bottom w:val="none" w:sz="0" w:space="0" w:color="auto"/>
        <w:right w:val="none" w:sz="0" w:space="0" w:color="auto"/>
      </w:divBdr>
    </w:div>
    <w:div w:id="796291077">
      <w:bodyDiv w:val="1"/>
      <w:marLeft w:val="0"/>
      <w:marRight w:val="0"/>
      <w:marTop w:val="0"/>
      <w:marBottom w:val="0"/>
      <w:divBdr>
        <w:top w:val="none" w:sz="0" w:space="0" w:color="auto"/>
        <w:left w:val="none" w:sz="0" w:space="0" w:color="auto"/>
        <w:bottom w:val="none" w:sz="0" w:space="0" w:color="auto"/>
        <w:right w:val="none" w:sz="0" w:space="0" w:color="auto"/>
      </w:divBdr>
    </w:div>
    <w:div w:id="796534263">
      <w:bodyDiv w:val="1"/>
      <w:marLeft w:val="0"/>
      <w:marRight w:val="0"/>
      <w:marTop w:val="0"/>
      <w:marBottom w:val="0"/>
      <w:divBdr>
        <w:top w:val="none" w:sz="0" w:space="0" w:color="auto"/>
        <w:left w:val="none" w:sz="0" w:space="0" w:color="auto"/>
        <w:bottom w:val="none" w:sz="0" w:space="0" w:color="auto"/>
        <w:right w:val="none" w:sz="0" w:space="0" w:color="auto"/>
      </w:divBdr>
    </w:div>
    <w:div w:id="796991696">
      <w:bodyDiv w:val="1"/>
      <w:marLeft w:val="0"/>
      <w:marRight w:val="0"/>
      <w:marTop w:val="0"/>
      <w:marBottom w:val="0"/>
      <w:divBdr>
        <w:top w:val="none" w:sz="0" w:space="0" w:color="auto"/>
        <w:left w:val="none" w:sz="0" w:space="0" w:color="auto"/>
        <w:bottom w:val="none" w:sz="0" w:space="0" w:color="auto"/>
        <w:right w:val="none" w:sz="0" w:space="0" w:color="auto"/>
      </w:divBdr>
    </w:div>
    <w:div w:id="797527021">
      <w:bodyDiv w:val="1"/>
      <w:marLeft w:val="0"/>
      <w:marRight w:val="0"/>
      <w:marTop w:val="0"/>
      <w:marBottom w:val="0"/>
      <w:divBdr>
        <w:top w:val="none" w:sz="0" w:space="0" w:color="auto"/>
        <w:left w:val="none" w:sz="0" w:space="0" w:color="auto"/>
        <w:bottom w:val="none" w:sz="0" w:space="0" w:color="auto"/>
        <w:right w:val="none" w:sz="0" w:space="0" w:color="auto"/>
      </w:divBdr>
    </w:div>
    <w:div w:id="797574350">
      <w:bodyDiv w:val="1"/>
      <w:marLeft w:val="0"/>
      <w:marRight w:val="0"/>
      <w:marTop w:val="0"/>
      <w:marBottom w:val="0"/>
      <w:divBdr>
        <w:top w:val="none" w:sz="0" w:space="0" w:color="auto"/>
        <w:left w:val="none" w:sz="0" w:space="0" w:color="auto"/>
        <w:bottom w:val="none" w:sz="0" w:space="0" w:color="auto"/>
        <w:right w:val="none" w:sz="0" w:space="0" w:color="auto"/>
      </w:divBdr>
    </w:div>
    <w:div w:id="797993090">
      <w:bodyDiv w:val="1"/>
      <w:marLeft w:val="0"/>
      <w:marRight w:val="0"/>
      <w:marTop w:val="0"/>
      <w:marBottom w:val="0"/>
      <w:divBdr>
        <w:top w:val="none" w:sz="0" w:space="0" w:color="auto"/>
        <w:left w:val="none" w:sz="0" w:space="0" w:color="auto"/>
        <w:bottom w:val="none" w:sz="0" w:space="0" w:color="auto"/>
        <w:right w:val="none" w:sz="0" w:space="0" w:color="auto"/>
      </w:divBdr>
    </w:div>
    <w:div w:id="798300425">
      <w:bodyDiv w:val="1"/>
      <w:marLeft w:val="0"/>
      <w:marRight w:val="0"/>
      <w:marTop w:val="0"/>
      <w:marBottom w:val="0"/>
      <w:divBdr>
        <w:top w:val="none" w:sz="0" w:space="0" w:color="auto"/>
        <w:left w:val="none" w:sz="0" w:space="0" w:color="auto"/>
        <w:bottom w:val="none" w:sz="0" w:space="0" w:color="auto"/>
        <w:right w:val="none" w:sz="0" w:space="0" w:color="auto"/>
      </w:divBdr>
    </w:div>
    <w:div w:id="798644410">
      <w:bodyDiv w:val="1"/>
      <w:marLeft w:val="0"/>
      <w:marRight w:val="0"/>
      <w:marTop w:val="0"/>
      <w:marBottom w:val="0"/>
      <w:divBdr>
        <w:top w:val="none" w:sz="0" w:space="0" w:color="auto"/>
        <w:left w:val="none" w:sz="0" w:space="0" w:color="auto"/>
        <w:bottom w:val="none" w:sz="0" w:space="0" w:color="auto"/>
        <w:right w:val="none" w:sz="0" w:space="0" w:color="auto"/>
      </w:divBdr>
    </w:div>
    <w:div w:id="799229939">
      <w:bodyDiv w:val="1"/>
      <w:marLeft w:val="0"/>
      <w:marRight w:val="0"/>
      <w:marTop w:val="0"/>
      <w:marBottom w:val="0"/>
      <w:divBdr>
        <w:top w:val="none" w:sz="0" w:space="0" w:color="auto"/>
        <w:left w:val="none" w:sz="0" w:space="0" w:color="auto"/>
        <w:bottom w:val="none" w:sz="0" w:space="0" w:color="auto"/>
        <w:right w:val="none" w:sz="0" w:space="0" w:color="auto"/>
      </w:divBdr>
    </w:div>
    <w:div w:id="800928481">
      <w:bodyDiv w:val="1"/>
      <w:marLeft w:val="0"/>
      <w:marRight w:val="0"/>
      <w:marTop w:val="0"/>
      <w:marBottom w:val="0"/>
      <w:divBdr>
        <w:top w:val="none" w:sz="0" w:space="0" w:color="auto"/>
        <w:left w:val="none" w:sz="0" w:space="0" w:color="auto"/>
        <w:bottom w:val="none" w:sz="0" w:space="0" w:color="auto"/>
        <w:right w:val="none" w:sz="0" w:space="0" w:color="auto"/>
      </w:divBdr>
    </w:div>
    <w:div w:id="801508174">
      <w:bodyDiv w:val="1"/>
      <w:marLeft w:val="0"/>
      <w:marRight w:val="0"/>
      <w:marTop w:val="0"/>
      <w:marBottom w:val="0"/>
      <w:divBdr>
        <w:top w:val="none" w:sz="0" w:space="0" w:color="auto"/>
        <w:left w:val="none" w:sz="0" w:space="0" w:color="auto"/>
        <w:bottom w:val="none" w:sz="0" w:space="0" w:color="auto"/>
        <w:right w:val="none" w:sz="0" w:space="0" w:color="auto"/>
      </w:divBdr>
    </w:div>
    <w:div w:id="801964938">
      <w:bodyDiv w:val="1"/>
      <w:marLeft w:val="0"/>
      <w:marRight w:val="0"/>
      <w:marTop w:val="0"/>
      <w:marBottom w:val="0"/>
      <w:divBdr>
        <w:top w:val="none" w:sz="0" w:space="0" w:color="auto"/>
        <w:left w:val="none" w:sz="0" w:space="0" w:color="auto"/>
        <w:bottom w:val="none" w:sz="0" w:space="0" w:color="auto"/>
        <w:right w:val="none" w:sz="0" w:space="0" w:color="auto"/>
      </w:divBdr>
    </w:div>
    <w:div w:id="801968047">
      <w:bodyDiv w:val="1"/>
      <w:marLeft w:val="0"/>
      <w:marRight w:val="0"/>
      <w:marTop w:val="0"/>
      <w:marBottom w:val="0"/>
      <w:divBdr>
        <w:top w:val="none" w:sz="0" w:space="0" w:color="auto"/>
        <w:left w:val="none" w:sz="0" w:space="0" w:color="auto"/>
        <w:bottom w:val="none" w:sz="0" w:space="0" w:color="auto"/>
        <w:right w:val="none" w:sz="0" w:space="0" w:color="auto"/>
      </w:divBdr>
    </w:div>
    <w:div w:id="802238892">
      <w:bodyDiv w:val="1"/>
      <w:marLeft w:val="0"/>
      <w:marRight w:val="0"/>
      <w:marTop w:val="0"/>
      <w:marBottom w:val="0"/>
      <w:divBdr>
        <w:top w:val="none" w:sz="0" w:space="0" w:color="auto"/>
        <w:left w:val="none" w:sz="0" w:space="0" w:color="auto"/>
        <w:bottom w:val="none" w:sz="0" w:space="0" w:color="auto"/>
        <w:right w:val="none" w:sz="0" w:space="0" w:color="auto"/>
      </w:divBdr>
    </w:div>
    <w:div w:id="802387709">
      <w:bodyDiv w:val="1"/>
      <w:marLeft w:val="0"/>
      <w:marRight w:val="0"/>
      <w:marTop w:val="0"/>
      <w:marBottom w:val="0"/>
      <w:divBdr>
        <w:top w:val="none" w:sz="0" w:space="0" w:color="auto"/>
        <w:left w:val="none" w:sz="0" w:space="0" w:color="auto"/>
        <w:bottom w:val="none" w:sz="0" w:space="0" w:color="auto"/>
        <w:right w:val="none" w:sz="0" w:space="0" w:color="auto"/>
      </w:divBdr>
    </w:div>
    <w:div w:id="803036662">
      <w:bodyDiv w:val="1"/>
      <w:marLeft w:val="0"/>
      <w:marRight w:val="0"/>
      <w:marTop w:val="0"/>
      <w:marBottom w:val="0"/>
      <w:divBdr>
        <w:top w:val="none" w:sz="0" w:space="0" w:color="auto"/>
        <w:left w:val="none" w:sz="0" w:space="0" w:color="auto"/>
        <w:bottom w:val="none" w:sz="0" w:space="0" w:color="auto"/>
        <w:right w:val="none" w:sz="0" w:space="0" w:color="auto"/>
      </w:divBdr>
    </w:div>
    <w:div w:id="804664055">
      <w:bodyDiv w:val="1"/>
      <w:marLeft w:val="0"/>
      <w:marRight w:val="0"/>
      <w:marTop w:val="0"/>
      <w:marBottom w:val="0"/>
      <w:divBdr>
        <w:top w:val="none" w:sz="0" w:space="0" w:color="auto"/>
        <w:left w:val="none" w:sz="0" w:space="0" w:color="auto"/>
        <w:bottom w:val="none" w:sz="0" w:space="0" w:color="auto"/>
        <w:right w:val="none" w:sz="0" w:space="0" w:color="auto"/>
      </w:divBdr>
    </w:div>
    <w:div w:id="804736639">
      <w:bodyDiv w:val="1"/>
      <w:marLeft w:val="0"/>
      <w:marRight w:val="0"/>
      <w:marTop w:val="0"/>
      <w:marBottom w:val="0"/>
      <w:divBdr>
        <w:top w:val="none" w:sz="0" w:space="0" w:color="auto"/>
        <w:left w:val="none" w:sz="0" w:space="0" w:color="auto"/>
        <w:bottom w:val="none" w:sz="0" w:space="0" w:color="auto"/>
        <w:right w:val="none" w:sz="0" w:space="0" w:color="auto"/>
      </w:divBdr>
    </w:div>
    <w:div w:id="805968884">
      <w:bodyDiv w:val="1"/>
      <w:marLeft w:val="0"/>
      <w:marRight w:val="0"/>
      <w:marTop w:val="0"/>
      <w:marBottom w:val="0"/>
      <w:divBdr>
        <w:top w:val="none" w:sz="0" w:space="0" w:color="auto"/>
        <w:left w:val="none" w:sz="0" w:space="0" w:color="auto"/>
        <w:bottom w:val="none" w:sz="0" w:space="0" w:color="auto"/>
        <w:right w:val="none" w:sz="0" w:space="0" w:color="auto"/>
      </w:divBdr>
    </w:div>
    <w:div w:id="806967750">
      <w:bodyDiv w:val="1"/>
      <w:marLeft w:val="0"/>
      <w:marRight w:val="0"/>
      <w:marTop w:val="0"/>
      <w:marBottom w:val="0"/>
      <w:divBdr>
        <w:top w:val="none" w:sz="0" w:space="0" w:color="auto"/>
        <w:left w:val="none" w:sz="0" w:space="0" w:color="auto"/>
        <w:bottom w:val="none" w:sz="0" w:space="0" w:color="auto"/>
        <w:right w:val="none" w:sz="0" w:space="0" w:color="auto"/>
      </w:divBdr>
    </w:div>
    <w:div w:id="807475794">
      <w:bodyDiv w:val="1"/>
      <w:marLeft w:val="0"/>
      <w:marRight w:val="0"/>
      <w:marTop w:val="0"/>
      <w:marBottom w:val="0"/>
      <w:divBdr>
        <w:top w:val="none" w:sz="0" w:space="0" w:color="auto"/>
        <w:left w:val="none" w:sz="0" w:space="0" w:color="auto"/>
        <w:bottom w:val="none" w:sz="0" w:space="0" w:color="auto"/>
        <w:right w:val="none" w:sz="0" w:space="0" w:color="auto"/>
      </w:divBdr>
    </w:div>
    <w:div w:id="808518448">
      <w:bodyDiv w:val="1"/>
      <w:marLeft w:val="0"/>
      <w:marRight w:val="0"/>
      <w:marTop w:val="0"/>
      <w:marBottom w:val="0"/>
      <w:divBdr>
        <w:top w:val="none" w:sz="0" w:space="0" w:color="auto"/>
        <w:left w:val="none" w:sz="0" w:space="0" w:color="auto"/>
        <w:bottom w:val="none" w:sz="0" w:space="0" w:color="auto"/>
        <w:right w:val="none" w:sz="0" w:space="0" w:color="auto"/>
      </w:divBdr>
    </w:div>
    <w:div w:id="808985161">
      <w:bodyDiv w:val="1"/>
      <w:marLeft w:val="0"/>
      <w:marRight w:val="0"/>
      <w:marTop w:val="0"/>
      <w:marBottom w:val="0"/>
      <w:divBdr>
        <w:top w:val="none" w:sz="0" w:space="0" w:color="auto"/>
        <w:left w:val="none" w:sz="0" w:space="0" w:color="auto"/>
        <w:bottom w:val="none" w:sz="0" w:space="0" w:color="auto"/>
        <w:right w:val="none" w:sz="0" w:space="0" w:color="auto"/>
      </w:divBdr>
    </w:div>
    <w:div w:id="809438408">
      <w:bodyDiv w:val="1"/>
      <w:marLeft w:val="0"/>
      <w:marRight w:val="0"/>
      <w:marTop w:val="0"/>
      <w:marBottom w:val="0"/>
      <w:divBdr>
        <w:top w:val="none" w:sz="0" w:space="0" w:color="auto"/>
        <w:left w:val="none" w:sz="0" w:space="0" w:color="auto"/>
        <w:bottom w:val="none" w:sz="0" w:space="0" w:color="auto"/>
        <w:right w:val="none" w:sz="0" w:space="0" w:color="auto"/>
      </w:divBdr>
    </w:div>
    <w:div w:id="809445658">
      <w:bodyDiv w:val="1"/>
      <w:marLeft w:val="0"/>
      <w:marRight w:val="0"/>
      <w:marTop w:val="0"/>
      <w:marBottom w:val="0"/>
      <w:divBdr>
        <w:top w:val="none" w:sz="0" w:space="0" w:color="auto"/>
        <w:left w:val="none" w:sz="0" w:space="0" w:color="auto"/>
        <w:bottom w:val="none" w:sz="0" w:space="0" w:color="auto"/>
        <w:right w:val="none" w:sz="0" w:space="0" w:color="auto"/>
      </w:divBdr>
    </w:div>
    <w:div w:id="810100433">
      <w:bodyDiv w:val="1"/>
      <w:marLeft w:val="0"/>
      <w:marRight w:val="0"/>
      <w:marTop w:val="0"/>
      <w:marBottom w:val="0"/>
      <w:divBdr>
        <w:top w:val="none" w:sz="0" w:space="0" w:color="auto"/>
        <w:left w:val="none" w:sz="0" w:space="0" w:color="auto"/>
        <w:bottom w:val="none" w:sz="0" w:space="0" w:color="auto"/>
        <w:right w:val="none" w:sz="0" w:space="0" w:color="auto"/>
      </w:divBdr>
    </w:div>
    <w:div w:id="810102403">
      <w:bodyDiv w:val="1"/>
      <w:marLeft w:val="0"/>
      <w:marRight w:val="0"/>
      <w:marTop w:val="0"/>
      <w:marBottom w:val="0"/>
      <w:divBdr>
        <w:top w:val="none" w:sz="0" w:space="0" w:color="auto"/>
        <w:left w:val="none" w:sz="0" w:space="0" w:color="auto"/>
        <w:bottom w:val="none" w:sz="0" w:space="0" w:color="auto"/>
        <w:right w:val="none" w:sz="0" w:space="0" w:color="auto"/>
      </w:divBdr>
    </w:div>
    <w:div w:id="810640203">
      <w:bodyDiv w:val="1"/>
      <w:marLeft w:val="0"/>
      <w:marRight w:val="0"/>
      <w:marTop w:val="0"/>
      <w:marBottom w:val="0"/>
      <w:divBdr>
        <w:top w:val="none" w:sz="0" w:space="0" w:color="auto"/>
        <w:left w:val="none" w:sz="0" w:space="0" w:color="auto"/>
        <w:bottom w:val="none" w:sz="0" w:space="0" w:color="auto"/>
        <w:right w:val="none" w:sz="0" w:space="0" w:color="auto"/>
      </w:divBdr>
    </w:div>
    <w:div w:id="810707808">
      <w:bodyDiv w:val="1"/>
      <w:marLeft w:val="0"/>
      <w:marRight w:val="0"/>
      <w:marTop w:val="0"/>
      <w:marBottom w:val="0"/>
      <w:divBdr>
        <w:top w:val="none" w:sz="0" w:space="0" w:color="auto"/>
        <w:left w:val="none" w:sz="0" w:space="0" w:color="auto"/>
        <w:bottom w:val="none" w:sz="0" w:space="0" w:color="auto"/>
        <w:right w:val="none" w:sz="0" w:space="0" w:color="auto"/>
      </w:divBdr>
    </w:div>
    <w:div w:id="811337605">
      <w:bodyDiv w:val="1"/>
      <w:marLeft w:val="0"/>
      <w:marRight w:val="0"/>
      <w:marTop w:val="0"/>
      <w:marBottom w:val="0"/>
      <w:divBdr>
        <w:top w:val="none" w:sz="0" w:space="0" w:color="auto"/>
        <w:left w:val="none" w:sz="0" w:space="0" w:color="auto"/>
        <w:bottom w:val="none" w:sz="0" w:space="0" w:color="auto"/>
        <w:right w:val="none" w:sz="0" w:space="0" w:color="auto"/>
      </w:divBdr>
    </w:div>
    <w:div w:id="811482474">
      <w:bodyDiv w:val="1"/>
      <w:marLeft w:val="0"/>
      <w:marRight w:val="0"/>
      <w:marTop w:val="0"/>
      <w:marBottom w:val="0"/>
      <w:divBdr>
        <w:top w:val="none" w:sz="0" w:space="0" w:color="auto"/>
        <w:left w:val="none" w:sz="0" w:space="0" w:color="auto"/>
        <w:bottom w:val="none" w:sz="0" w:space="0" w:color="auto"/>
        <w:right w:val="none" w:sz="0" w:space="0" w:color="auto"/>
      </w:divBdr>
    </w:div>
    <w:div w:id="811488547">
      <w:bodyDiv w:val="1"/>
      <w:marLeft w:val="0"/>
      <w:marRight w:val="0"/>
      <w:marTop w:val="0"/>
      <w:marBottom w:val="0"/>
      <w:divBdr>
        <w:top w:val="none" w:sz="0" w:space="0" w:color="auto"/>
        <w:left w:val="none" w:sz="0" w:space="0" w:color="auto"/>
        <w:bottom w:val="none" w:sz="0" w:space="0" w:color="auto"/>
        <w:right w:val="none" w:sz="0" w:space="0" w:color="auto"/>
      </w:divBdr>
    </w:div>
    <w:div w:id="812329982">
      <w:bodyDiv w:val="1"/>
      <w:marLeft w:val="0"/>
      <w:marRight w:val="0"/>
      <w:marTop w:val="0"/>
      <w:marBottom w:val="0"/>
      <w:divBdr>
        <w:top w:val="none" w:sz="0" w:space="0" w:color="auto"/>
        <w:left w:val="none" w:sz="0" w:space="0" w:color="auto"/>
        <w:bottom w:val="none" w:sz="0" w:space="0" w:color="auto"/>
        <w:right w:val="none" w:sz="0" w:space="0" w:color="auto"/>
      </w:divBdr>
    </w:div>
    <w:div w:id="813377942">
      <w:bodyDiv w:val="1"/>
      <w:marLeft w:val="0"/>
      <w:marRight w:val="0"/>
      <w:marTop w:val="0"/>
      <w:marBottom w:val="0"/>
      <w:divBdr>
        <w:top w:val="none" w:sz="0" w:space="0" w:color="auto"/>
        <w:left w:val="none" w:sz="0" w:space="0" w:color="auto"/>
        <w:bottom w:val="none" w:sz="0" w:space="0" w:color="auto"/>
        <w:right w:val="none" w:sz="0" w:space="0" w:color="auto"/>
      </w:divBdr>
    </w:div>
    <w:div w:id="813762815">
      <w:bodyDiv w:val="1"/>
      <w:marLeft w:val="0"/>
      <w:marRight w:val="0"/>
      <w:marTop w:val="0"/>
      <w:marBottom w:val="0"/>
      <w:divBdr>
        <w:top w:val="none" w:sz="0" w:space="0" w:color="auto"/>
        <w:left w:val="none" w:sz="0" w:space="0" w:color="auto"/>
        <w:bottom w:val="none" w:sz="0" w:space="0" w:color="auto"/>
        <w:right w:val="none" w:sz="0" w:space="0" w:color="auto"/>
      </w:divBdr>
    </w:div>
    <w:div w:id="814251158">
      <w:bodyDiv w:val="1"/>
      <w:marLeft w:val="0"/>
      <w:marRight w:val="0"/>
      <w:marTop w:val="0"/>
      <w:marBottom w:val="0"/>
      <w:divBdr>
        <w:top w:val="none" w:sz="0" w:space="0" w:color="auto"/>
        <w:left w:val="none" w:sz="0" w:space="0" w:color="auto"/>
        <w:bottom w:val="none" w:sz="0" w:space="0" w:color="auto"/>
        <w:right w:val="none" w:sz="0" w:space="0" w:color="auto"/>
      </w:divBdr>
    </w:div>
    <w:div w:id="814879728">
      <w:bodyDiv w:val="1"/>
      <w:marLeft w:val="0"/>
      <w:marRight w:val="0"/>
      <w:marTop w:val="0"/>
      <w:marBottom w:val="0"/>
      <w:divBdr>
        <w:top w:val="none" w:sz="0" w:space="0" w:color="auto"/>
        <w:left w:val="none" w:sz="0" w:space="0" w:color="auto"/>
        <w:bottom w:val="none" w:sz="0" w:space="0" w:color="auto"/>
        <w:right w:val="none" w:sz="0" w:space="0" w:color="auto"/>
      </w:divBdr>
    </w:div>
    <w:div w:id="815606721">
      <w:bodyDiv w:val="1"/>
      <w:marLeft w:val="0"/>
      <w:marRight w:val="0"/>
      <w:marTop w:val="0"/>
      <w:marBottom w:val="0"/>
      <w:divBdr>
        <w:top w:val="none" w:sz="0" w:space="0" w:color="auto"/>
        <w:left w:val="none" w:sz="0" w:space="0" w:color="auto"/>
        <w:bottom w:val="none" w:sz="0" w:space="0" w:color="auto"/>
        <w:right w:val="none" w:sz="0" w:space="0" w:color="auto"/>
      </w:divBdr>
    </w:div>
    <w:div w:id="816722169">
      <w:bodyDiv w:val="1"/>
      <w:marLeft w:val="0"/>
      <w:marRight w:val="0"/>
      <w:marTop w:val="0"/>
      <w:marBottom w:val="0"/>
      <w:divBdr>
        <w:top w:val="none" w:sz="0" w:space="0" w:color="auto"/>
        <w:left w:val="none" w:sz="0" w:space="0" w:color="auto"/>
        <w:bottom w:val="none" w:sz="0" w:space="0" w:color="auto"/>
        <w:right w:val="none" w:sz="0" w:space="0" w:color="auto"/>
      </w:divBdr>
    </w:div>
    <w:div w:id="816843684">
      <w:bodyDiv w:val="1"/>
      <w:marLeft w:val="0"/>
      <w:marRight w:val="0"/>
      <w:marTop w:val="0"/>
      <w:marBottom w:val="0"/>
      <w:divBdr>
        <w:top w:val="none" w:sz="0" w:space="0" w:color="auto"/>
        <w:left w:val="none" w:sz="0" w:space="0" w:color="auto"/>
        <w:bottom w:val="none" w:sz="0" w:space="0" w:color="auto"/>
        <w:right w:val="none" w:sz="0" w:space="0" w:color="auto"/>
      </w:divBdr>
    </w:div>
    <w:div w:id="816993938">
      <w:bodyDiv w:val="1"/>
      <w:marLeft w:val="0"/>
      <w:marRight w:val="0"/>
      <w:marTop w:val="0"/>
      <w:marBottom w:val="0"/>
      <w:divBdr>
        <w:top w:val="none" w:sz="0" w:space="0" w:color="auto"/>
        <w:left w:val="none" w:sz="0" w:space="0" w:color="auto"/>
        <w:bottom w:val="none" w:sz="0" w:space="0" w:color="auto"/>
        <w:right w:val="none" w:sz="0" w:space="0" w:color="auto"/>
      </w:divBdr>
    </w:div>
    <w:div w:id="817384338">
      <w:bodyDiv w:val="1"/>
      <w:marLeft w:val="0"/>
      <w:marRight w:val="0"/>
      <w:marTop w:val="0"/>
      <w:marBottom w:val="0"/>
      <w:divBdr>
        <w:top w:val="none" w:sz="0" w:space="0" w:color="auto"/>
        <w:left w:val="none" w:sz="0" w:space="0" w:color="auto"/>
        <w:bottom w:val="none" w:sz="0" w:space="0" w:color="auto"/>
        <w:right w:val="none" w:sz="0" w:space="0" w:color="auto"/>
      </w:divBdr>
    </w:div>
    <w:div w:id="818302980">
      <w:bodyDiv w:val="1"/>
      <w:marLeft w:val="0"/>
      <w:marRight w:val="0"/>
      <w:marTop w:val="0"/>
      <w:marBottom w:val="0"/>
      <w:divBdr>
        <w:top w:val="none" w:sz="0" w:space="0" w:color="auto"/>
        <w:left w:val="none" w:sz="0" w:space="0" w:color="auto"/>
        <w:bottom w:val="none" w:sz="0" w:space="0" w:color="auto"/>
        <w:right w:val="none" w:sz="0" w:space="0" w:color="auto"/>
      </w:divBdr>
    </w:div>
    <w:div w:id="818889666">
      <w:bodyDiv w:val="1"/>
      <w:marLeft w:val="0"/>
      <w:marRight w:val="0"/>
      <w:marTop w:val="0"/>
      <w:marBottom w:val="0"/>
      <w:divBdr>
        <w:top w:val="none" w:sz="0" w:space="0" w:color="auto"/>
        <w:left w:val="none" w:sz="0" w:space="0" w:color="auto"/>
        <w:bottom w:val="none" w:sz="0" w:space="0" w:color="auto"/>
        <w:right w:val="none" w:sz="0" w:space="0" w:color="auto"/>
      </w:divBdr>
    </w:div>
    <w:div w:id="818956316">
      <w:bodyDiv w:val="1"/>
      <w:marLeft w:val="0"/>
      <w:marRight w:val="0"/>
      <w:marTop w:val="0"/>
      <w:marBottom w:val="0"/>
      <w:divBdr>
        <w:top w:val="none" w:sz="0" w:space="0" w:color="auto"/>
        <w:left w:val="none" w:sz="0" w:space="0" w:color="auto"/>
        <w:bottom w:val="none" w:sz="0" w:space="0" w:color="auto"/>
        <w:right w:val="none" w:sz="0" w:space="0" w:color="auto"/>
      </w:divBdr>
    </w:div>
    <w:div w:id="819418833">
      <w:bodyDiv w:val="1"/>
      <w:marLeft w:val="0"/>
      <w:marRight w:val="0"/>
      <w:marTop w:val="0"/>
      <w:marBottom w:val="0"/>
      <w:divBdr>
        <w:top w:val="none" w:sz="0" w:space="0" w:color="auto"/>
        <w:left w:val="none" w:sz="0" w:space="0" w:color="auto"/>
        <w:bottom w:val="none" w:sz="0" w:space="0" w:color="auto"/>
        <w:right w:val="none" w:sz="0" w:space="0" w:color="auto"/>
      </w:divBdr>
    </w:div>
    <w:div w:id="819658896">
      <w:bodyDiv w:val="1"/>
      <w:marLeft w:val="0"/>
      <w:marRight w:val="0"/>
      <w:marTop w:val="0"/>
      <w:marBottom w:val="0"/>
      <w:divBdr>
        <w:top w:val="none" w:sz="0" w:space="0" w:color="auto"/>
        <w:left w:val="none" w:sz="0" w:space="0" w:color="auto"/>
        <w:bottom w:val="none" w:sz="0" w:space="0" w:color="auto"/>
        <w:right w:val="none" w:sz="0" w:space="0" w:color="auto"/>
      </w:divBdr>
    </w:div>
    <w:div w:id="820345507">
      <w:bodyDiv w:val="1"/>
      <w:marLeft w:val="0"/>
      <w:marRight w:val="0"/>
      <w:marTop w:val="0"/>
      <w:marBottom w:val="0"/>
      <w:divBdr>
        <w:top w:val="none" w:sz="0" w:space="0" w:color="auto"/>
        <w:left w:val="none" w:sz="0" w:space="0" w:color="auto"/>
        <w:bottom w:val="none" w:sz="0" w:space="0" w:color="auto"/>
        <w:right w:val="none" w:sz="0" w:space="0" w:color="auto"/>
      </w:divBdr>
    </w:div>
    <w:div w:id="820729083">
      <w:bodyDiv w:val="1"/>
      <w:marLeft w:val="0"/>
      <w:marRight w:val="0"/>
      <w:marTop w:val="0"/>
      <w:marBottom w:val="0"/>
      <w:divBdr>
        <w:top w:val="none" w:sz="0" w:space="0" w:color="auto"/>
        <w:left w:val="none" w:sz="0" w:space="0" w:color="auto"/>
        <w:bottom w:val="none" w:sz="0" w:space="0" w:color="auto"/>
        <w:right w:val="none" w:sz="0" w:space="0" w:color="auto"/>
      </w:divBdr>
    </w:div>
    <w:div w:id="823007230">
      <w:bodyDiv w:val="1"/>
      <w:marLeft w:val="0"/>
      <w:marRight w:val="0"/>
      <w:marTop w:val="0"/>
      <w:marBottom w:val="0"/>
      <w:divBdr>
        <w:top w:val="none" w:sz="0" w:space="0" w:color="auto"/>
        <w:left w:val="none" w:sz="0" w:space="0" w:color="auto"/>
        <w:bottom w:val="none" w:sz="0" w:space="0" w:color="auto"/>
        <w:right w:val="none" w:sz="0" w:space="0" w:color="auto"/>
      </w:divBdr>
    </w:div>
    <w:div w:id="823205654">
      <w:bodyDiv w:val="1"/>
      <w:marLeft w:val="0"/>
      <w:marRight w:val="0"/>
      <w:marTop w:val="0"/>
      <w:marBottom w:val="0"/>
      <w:divBdr>
        <w:top w:val="none" w:sz="0" w:space="0" w:color="auto"/>
        <w:left w:val="none" w:sz="0" w:space="0" w:color="auto"/>
        <w:bottom w:val="none" w:sz="0" w:space="0" w:color="auto"/>
        <w:right w:val="none" w:sz="0" w:space="0" w:color="auto"/>
      </w:divBdr>
    </w:div>
    <w:div w:id="824198659">
      <w:bodyDiv w:val="1"/>
      <w:marLeft w:val="0"/>
      <w:marRight w:val="0"/>
      <w:marTop w:val="0"/>
      <w:marBottom w:val="0"/>
      <w:divBdr>
        <w:top w:val="none" w:sz="0" w:space="0" w:color="auto"/>
        <w:left w:val="none" w:sz="0" w:space="0" w:color="auto"/>
        <w:bottom w:val="none" w:sz="0" w:space="0" w:color="auto"/>
        <w:right w:val="none" w:sz="0" w:space="0" w:color="auto"/>
      </w:divBdr>
    </w:div>
    <w:div w:id="825509771">
      <w:bodyDiv w:val="1"/>
      <w:marLeft w:val="0"/>
      <w:marRight w:val="0"/>
      <w:marTop w:val="0"/>
      <w:marBottom w:val="0"/>
      <w:divBdr>
        <w:top w:val="none" w:sz="0" w:space="0" w:color="auto"/>
        <w:left w:val="none" w:sz="0" w:space="0" w:color="auto"/>
        <w:bottom w:val="none" w:sz="0" w:space="0" w:color="auto"/>
        <w:right w:val="none" w:sz="0" w:space="0" w:color="auto"/>
      </w:divBdr>
    </w:div>
    <w:div w:id="825825525">
      <w:bodyDiv w:val="1"/>
      <w:marLeft w:val="0"/>
      <w:marRight w:val="0"/>
      <w:marTop w:val="0"/>
      <w:marBottom w:val="0"/>
      <w:divBdr>
        <w:top w:val="none" w:sz="0" w:space="0" w:color="auto"/>
        <w:left w:val="none" w:sz="0" w:space="0" w:color="auto"/>
        <w:bottom w:val="none" w:sz="0" w:space="0" w:color="auto"/>
        <w:right w:val="none" w:sz="0" w:space="0" w:color="auto"/>
      </w:divBdr>
    </w:div>
    <w:div w:id="826169624">
      <w:bodyDiv w:val="1"/>
      <w:marLeft w:val="0"/>
      <w:marRight w:val="0"/>
      <w:marTop w:val="0"/>
      <w:marBottom w:val="0"/>
      <w:divBdr>
        <w:top w:val="none" w:sz="0" w:space="0" w:color="auto"/>
        <w:left w:val="none" w:sz="0" w:space="0" w:color="auto"/>
        <w:bottom w:val="none" w:sz="0" w:space="0" w:color="auto"/>
        <w:right w:val="none" w:sz="0" w:space="0" w:color="auto"/>
      </w:divBdr>
    </w:div>
    <w:div w:id="828134194">
      <w:bodyDiv w:val="1"/>
      <w:marLeft w:val="0"/>
      <w:marRight w:val="0"/>
      <w:marTop w:val="0"/>
      <w:marBottom w:val="0"/>
      <w:divBdr>
        <w:top w:val="none" w:sz="0" w:space="0" w:color="auto"/>
        <w:left w:val="none" w:sz="0" w:space="0" w:color="auto"/>
        <w:bottom w:val="none" w:sz="0" w:space="0" w:color="auto"/>
        <w:right w:val="none" w:sz="0" w:space="0" w:color="auto"/>
      </w:divBdr>
    </w:div>
    <w:div w:id="828517645">
      <w:bodyDiv w:val="1"/>
      <w:marLeft w:val="0"/>
      <w:marRight w:val="0"/>
      <w:marTop w:val="0"/>
      <w:marBottom w:val="0"/>
      <w:divBdr>
        <w:top w:val="none" w:sz="0" w:space="0" w:color="auto"/>
        <w:left w:val="none" w:sz="0" w:space="0" w:color="auto"/>
        <w:bottom w:val="none" w:sz="0" w:space="0" w:color="auto"/>
        <w:right w:val="none" w:sz="0" w:space="0" w:color="auto"/>
      </w:divBdr>
    </w:div>
    <w:div w:id="828793205">
      <w:bodyDiv w:val="1"/>
      <w:marLeft w:val="0"/>
      <w:marRight w:val="0"/>
      <w:marTop w:val="0"/>
      <w:marBottom w:val="0"/>
      <w:divBdr>
        <w:top w:val="none" w:sz="0" w:space="0" w:color="auto"/>
        <w:left w:val="none" w:sz="0" w:space="0" w:color="auto"/>
        <w:bottom w:val="none" w:sz="0" w:space="0" w:color="auto"/>
        <w:right w:val="none" w:sz="0" w:space="0" w:color="auto"/>
      </w:divBdr>
    </w:div>
    <w:div w:id="830486543">
      <w:bodyDiv w:val="1"/>
      <w:marLeft w:val="0"/>
      <w:marRight w:val="0"/>
      <w:marTop w:val="0"/>
      <w:marBottom w:val="0"/>
      <w:divBdr>
        <w:top w:val="none" w:sz="0" w:space="0" w:color="auto"/>
        <w:left w:val="none" w:sz="0" w:space="0" w:color="auto"/>
        <w:bottom w:val="none" w:sz="0" w:space="0" w:color="auto"/>
        <w:right w:val="none" w:sz="0" w:space="0" w:color="auto"/>
      </w:divBdr>
    </w:div>
    <w:div w:id="830564928">
      <w:bodyDiv w:val="1"/>
      <w:marLeft w:val="0"/>
      <w:marRight w:val="0"/>
      <w:marTop w:val="0"/>
      <w:marBottom w:val="0"/>
      <w:divBdr>
        <w:top w:val="none" w:sz="0" w:space="0" w:color="auto"/>
        <w:left w:val="none" w:sz="0" w:space="0" w:color="auto"/>
        <w:bottom w:val="none" w:sz="0" w:space="0" w:color="auto"/>
        <w:right w:val="none" w:sz="0" w:space="0" w:color="auto"/>
      </w:divBdr>
    </w:div>
    <w:div w:id="831026008">
      <w:bodyDiv w:val="1"/>
      <w:marLeft w:val="0"/>
      <w:marRight w:val="0"/>
      <w:marTop w:val="0"/>
      <w:marBottom w:val="0"/>
      <w:divBdr>
        <w:top w:val="none" w:sz="0" w:space="0" w:color="auto"/>
        <w:left w:val="none" w:sz="0" w:space="0" w:color="auto"/>
        <w:bottom w:val="none" w:sz="0" w:space="0" w:color="auto"/>
        <w:right w:val="none" w:sz="0" w:space="0" w:color="auto"/>
      </w:divBdr>
    </w:div>
    <w:div w:id="831338209">
      <w:bodyDiv w:val="1"/>
      <w:marLeft w:val="0"/>
      <w:marRight w:val="0"/>
      <w:marTop w:val="0"/>
      <w:marBottom w:val="0"/>
      <w:divBdr>
        <w:top w:val="none" w:sz="0" w:space="0" w:color="auto"/>
        <w:left w:val="none" w:sz="0" w:space="0" w:color="auto"/>
        <w:bottom w:val="none" w:sz="0" w:space="0" w:color="auto"/>
        <w:right w:val="none" w:sz="0" w:space="0" w:color="auto"/>
      </w:divBdr>
    </w:div>
    <w:div w:id="831406752">
      <w:bodyDiv w:val="1"/>
      <w:marLeft w:val="0"/>
      <w:marRight w:val="0"/>
      <w:marTop w:val="0"/>
      <w:marBottom w:val="0"/>
      <w:divBdr>
        <w:top w:val="none" w:sz="0" w:space="0" w:color="auto"/>
        <w:left w:val="none" w:sz="0" w:space="0" w:color="auto"/>
        <w:bottom w:val="none" w:sz="0" w:space="0" w:color="auto"/>
        <w:right w:val="none" w:sz="0" w:space="0" w:color="auto"/>
      </w:divBdr>
    </w:div>
    <w:div w:id="831413652">
      <w:bodyDiv w:val="1"/>
      <w:marLeft w:val="0"/>
      <w:marRight w:val="0"/>
      <w:marTop w:val="0"/>
      <w:marBottom w:val="0"/>
      <w:divBdr>
        <w:top w:val="none" w:sz="0" w:space="0" w:color="auto"/>
        <w:left w:val="none" w:sz="0" w:space="0" w:color="auto"/>
        <w:bottom w:val="none" w:sz="0" w:space="0" w:color="auto"/>
        <w:right w:val="none" w:sz="0" w:space="0" w:color="auto"/>
      </w:divBdr>
    </w:div>
    <w:div w:id="831414862">
      <w:bodyDiv w:val="1"/>
      <w:marLeft w:val="0"/>
      <w:marRight w:val="0"/>
      <w:marTop w:val="0"/>
      <w:marBottom w:val="0"/>
      <w:divBdr>
        <w:top w:val="none" w:sz="0" w:space="0" w:color="auto"/>
        <w:left w:val="none" w:sz="0" w:space="0" w:color="auto"/>
        <w:bottom w:val="none" w:sz="0" w:space="0" w:color="auto"/>
        <w:right w:val="none" w:sz="0" w:space="0" w:color="auto"/>
      </w:divBdr>
    </w:div>
    <w:div w:id="832261810">
      <w:bodyDiv w:val="1"/>
      <w:marLeft w:val="0"/>
      <w:marRight w:val="0"/>
      <w:marTop w:val="0"/>
      <w:marBottom w:val="0"/>
      <w:divBdr>
        <w:top w:val="none" w:sz="0" w:space="0" w:color="auto"/>
        <w:left w:val="none" w:sz="0" w:space="0" w:color="auto"/>
        <w:bottom w:val="none" w:sz="0" w:space="0" w:color="auto"/>
        <w:right w:val="none" w:sz="0" w:space="0" w:color="auto"/>
      </w:divBdr>
    </w:div>
    <w:div w:id="832601857">
      <w:bodyDiv w:val="1"/>
      <w:marLeft w:val="0"/>
      <w:marRight w:val="0"/>
      <w:marTop w:val="0"/>
      <w:marBottom w:val="0"/>
      <w:divBdr>
        <w:top w:val="none" w:sz="0" w:space="0" w:color="auto"/>
        <w:left w:val="none" w:sz="0" w:space="0" w:color="auto"/>
        <w:bottom w:val="none" w:sz="0" w:space="0" w:color="auto"/>
        <w:right w:val="none" w:sz="0" w:space="0" w:color="auto"/>
      </w:divBdr>
    </w:div>
    <w:div w:id="833644142">
      <w:bodyDiv w:val="1"/>
      <w:marLeft w:val="0"/>
      <w:marRight w:val="0"/>
      <w:marTop w:val="0"/>
      <w:marBottom w:val="0"/>
      <w:divBdr>
        <w:top w:val="none" w:sz="0" w:space="0" w:color="auto"/>
        <w:left w:val="none" w:sz="0" w:space="0" w:color="auto"/>
        <w:bottom w:val="none" w:sz="0" w:space="0" w:color="auto"/>
        <w:right w:val="none" w:sz="0" w:space="0" w:color="auto"/>
      </w:divBdr>
    </w:div>
    <w:div w:id="834224019">
      <w:bodyDiv w:val="1"/>
      <w:marLeft w:val="0"/>
      <w:marRight w:val="0"/>
      <w:marTop w:val="0"/>
      <w:marBottom w:val="0"/>
      <w:divBdr>
        <w:top w:val="none" w:sz="0" w:space="0" w:color="auto"/>
        <w:left w:val="none" w:sz="0" w:space="0" w:color="auto"/>
        <w:bottom w:val="none" w:sz="0" w:space="0" w:color="auto"/>
        <w:right w:val="none" w:sz="0" w:space="0" w:color="auto"/>
      </w:divBdr>
    </w:div>
    <w:div w:id="834615050">
      <w:bodyDiv w:val="1"/>
      <w:marLeft w:val="0"/>
      <w:marRight w:val="0"/>
      <w:marTop w:val="0"/>
      <w:marBottom w:val="0"/>
      <w:divBdr>
        <w:top w:val="none" w:sz="0" w:space="0" w:color="auto"/>
        <w:left w:val="none" w:sz="0" w:space="0" w:color="auto"/>
        <w:bottom w:val="none" w:sz="0" w:space="0" w:color="auto"/>
        <w:right w:val="none" w:sz="0" w:space="0" w:color="auto"/>
      </w:divBdr>
    </w:div>
    <w:div w:id="834762475">
      <w:bodyDiv w:val="1"/>
      <w:marLeft w:val="0"/>
      <w:marRight w:val="0"/>
      <w:marTop w:val="0"/>
      <w:marBottom w:val="0"/>
      <w:divBdr>
        <w:top w:val="none" w:sz="0" w:space="0" w:color="auto"/>
        <w:left w:val="none" w:sz="0" w:space="0" w:color="auto"/>
        <w:bottom w:val="none" w:sz="0" w:space="0" w:color="auto"/>
        <w:right w:val="none" w:sz="0" w:space="0" w:color="auto"/>
      </w:divBdr>
    </w:div>
    <w:div w:id="834763590">
      <w:bodyDiv w:val="1"/>
      <w:marLeft w:val="0"/>
      <w:marRight w:val="0"/>
      <w:marTop w:val="0"/>
      <w:marBottom w:val="0"/>
      <w:divBdr>
        <w:top w:val="none" w:sz="0" w:space="0" w:color="auto"/>
        <w:left w:val="none" w:sz="0" w:space="0" w:color="auto"/>
        <w:bottom w:val="none" w:sz="0" w:space="0" w:color="auto"/>
        <w:right w:val="none" w:sz="0" w:space="0" w:color="auto"/>
      </w:divBdr>
    </w:div>
    <w:div w:id="834957984">
      <w:bodyDiv w:val="1"/>
      <w:marLeft w:val="0"/>
      <w:marRight w:val="0"/>
      <w:marTop w:val="0"/>
      <w:marBottom w:val="0"/>
      <w:divBdr>
        <w:top w:val="none" w:sz="0" w:space="0" w:color="auto"/>
        <w:left w:val="none" w:sz="0" w:space="0" w:color="auto"/>
        <w:bottom w:val="none" w:sz="0" w:space="0" w:color="auto"/>
        <w:right w:val="none" w:sz="0" w:space="0" w:color="auto"/>
      </w:divBdr>
    </w:div>
    <w:div w:id="834994810">
      <w:bodyDiv w:val="1"/>
      <w:marLeft w:val="0"/>
      <w:marRight w:val="0"/>
      <w:marTop w:val="0"/>
      <w:marBottom w:val="0"/>
      <w:divBdr>
        <w:top w:val="none" w:sz="0" w:space="0" w:color="auto"/>
        <w:left w:val="none" w:sz="0" w:space="0" w:color="auto"/>
        <w:bottom w:val="none" w:sz="0" w:space="0" w:color="auto"/>
        <w:right w:val="none" w:sz="0" w:space="0" w:color="auto"/>
      </w:divBdr>
    </w:div>
    <w:div w:id="835415989">
      <w:bodyDiv w:val="1"/>
      <w:marLeft w:val="0"/>
      <w:marRight w:val="0"/>
      <w:marTop w:val="0"/>
      <w:marBottom w:val="0"/>
      <w:divBdr>
        <w:top w:val="none" w:sz="0" w:space="0" w:color="auto"/>
        <w:left w:val="none" w:sz="0" w:space="0" w:color="auto"/>
        <w:bottom w:val="none" w:sz="0" w:space="0" w:color="auto"/>
        <w:right w:val="none" w:sz="0" w:space="0" w:color="auto"/>
      </w:divBdr>
    </w:div>
    <w:div w:id="836117498">
      <w:bodyDiv w:val="1"/>
      <w:marLeft w:val="0"/>
      <w:marRight w:val="0"/>
      <w:marTop w:val="0"/>
      <w:marBottom w:val="0"/>
      <w:divBdr>
        <w:top w:val="none" w:sz="0" w:space="0" w:color="auto"/>
        <w:left w:val="none" w:sz="0" w:space="0" w:color="auto"/>
        <w:bottom w:val="none" w:sz="0" w:space="0" w:color="auto"/>
        <w:right w:val="none" w:sz="0" w:space="0" w:color="auto"/>
      </w:divBdr>
    </w:div>
    <w:div w:id="836725408">
      <w:bodyDiv w:val="1"/>
      <w:marLeft w:val="0"/>
      <w:marRight w:val="0"/>
      <w:marTop w:val="0"/>
      <w:marBottom w:val="0"/>
      <w:divBdr>
        <w:top w:val="none" w:sz="0" w:space="0" w:color="auto"/>
        <w:left w:val="none" w:sz="0" w:space="0" w:color="auto"/>
        <w:bottom w:val="none" w:sz="0" w:space="0" w:color="auto"/>
        <w:right w:val="none" w:sz="0" w:space="0" w:color="auto"/>
      </w:divBdr>
    </w:div>
    <w:div w:id="837310230">
      <w:bodyDiv w:val="1"/>
      <w:marLeft w:val="0"/>
      <w:marRight w:val="0"/>
      <w:marTop w:val="0"/>
      <w:marBottom w:val="0"/>
      <w:divBdr>
        <w:top w:val="none" w:sz="0" w:space="0" w:color="auto"/>
        <w:left w:val="none" w:sz="0" w:space="0" w:color="auto"/>
        <w:bottom w:val="none" w:sz="0" w:space="0" w:color="auto"/>
        <w:right w:val="none" w:sz="0" w:space="0" w:color="auto"/>
      </w:divBdr>
    </w:div>
    <w:div w:id="837422676">
      <w:bodyDiv w:val="1"/>
      <w:marLeft w:val="0"/>
      <w:marRight w:val="0"/>
      <w:marTop w:val="0"/>
      <w:marBottom w:val="0"/>
      <w:divBdr>
        <w:top w:val="none" w:sz="0" w:space="0" w:color="auto"/>
        <w:left w:val="none" w:sz="0" w:space="0" w:color="auto"/>
        <w:bottom w:val="none" w:sz="0" w:space="0" w:color="auto"/>
        <w:right w:val="none" w:sz="0" w:space="0" w:color="auto"/>
      </w:divBdr>
    </w:div>
    <w:div w:id="837773882">
      <w:bodyDiv w:val="1"/>
      <w:marLeft w:val="0"/>
      <w:marRight w:val="0"/>
      <w:marTop w:val="0"/>
      <w:marBottom w:val="0"/>
      <w:divBdr>
        <w:top w:val="none" w:sz="0" w:space="0" w:color="auto"/>
        <w:left w:val="none" w:sz="0" w:space="0" w:color="auto"/>
        <w:bottom w:val="none" w:sz="0" w:space="0" w:color="auto"/>
        <w:right w:val="none" w:sz="0" w:space="0" w:color="auto"/>
      </w:divBdr>
    </w:div>
    <w:div w:id="837814258">
      <w:bodyDiv w:val="1"/>
      <w:marLeft w:val="0"/>
      <w:marRight w:val="0"/>
      <w:marTop w:val="0"/>
      <w:marBottom w:val="0"/>
      <w:divBdr>
        <w:top w:val="none" w:sz="0" w:space="0" w:color="auto"/>
        <w:left w:val="none" w:sz="0" w:space="0" w:color="auto"/>
        <w:bottom w:val="none" w:sz="0" w:space="0" w:color="auto"/>
        <w:right w:val="none" w:sz="0" w:space="0" w:color="auto"/>
      </w:divBdr>
    </w:div>
    <w:div w:id="837840606">
      <w:bodyDiv w:val="1"/>
      <w:marLeft w:val="0"/>
      <w:marRight w:val="0"/>
      <w:marTop w:val="0"/>
      <w:marBottom w:val="0"/>
      <w:divBdr>
        <w:top w:val="none" w:sz="0" w:space="0" w:color="auto"/>
        <w:left w:val="none" w:sz="0" w:space="0" w:color="auto"/>
        <w:bottom w:val="none" w:sz="0" w:space="0" w:color="auto"/>
        <w:right w:val="none" w:sz="0" w:space="0" w:color="auto"/>
      </w:divBdr>
    </w:div>
    <w:div w:id="838079665">
      <w:bodyDiv w:val="1"/>
      <w:marLeft w:val="0"/>
      <w:marRight w:val="0"/>
      <w:marTop w:val="0"/>
      <w:marBottom w:val="0"/>
      <w:divBdr>
        <w:top w:val="none" w:sz="0" w:space="0" w:color="auto"/>
        <w:left w:val="none" w:sz="0" w:space="0" w:color="auto"/>
        <w:bottom w:val="none" w:sz="0" w:space="0" w:color="auto"/>
        <w:right w:val="none" w:sz="0" w:space="0" w:color="auto"/>
      </w:divBdr>
    </w:div>
    <w:div w:id="838693456">
      <w:bodyDiv w:val="1"/>
      <w:marLeft w:val="0"/>
      <w:marRight w:val="0"/>
      <w:marTop w:val="0"/>
      <w:marBottom w:val="0"/>
      <w:divBdr>
        <w:top w:val="none" w:sz="0" w:space="0" w:color="auto"/>
        <w:left w:val="none" w:sz="0" w:space="0" w:color="auto"/>
        <w:bottom w:val="none" w:sz="0" w:space="0" w:color="auto"/>
        <w:right w:val="none" w:sz="0" w:space="0" w:color="auto"/>
      </w:divBdr>
    </w:div>
    <w:div w:id="838933144">
      <w:bodyDiv w:val="1"/>
      <w:marLeft w:val="0"/>
      <w:marRight w:val="0"/>
      <w:marTop w:val="0"/>
      <w:marBottom w:val="0"/>
      <w:divBdr>
        <w:top w:val="none" w:sz="0" w:space="0" w:color="auto"/>
        <w:left w:val="none" w:sz="0" w:space="0" w:color="auto"/>
        <w:bottom w:val="none" w:sz="0" w:space="0" w:color="auto"/>
        <w:right w:val="none" w:sz="0" w:space="0" w:color="auto"/>
      </w:divBdr>
    </w:div>
    <w:div w:id="839390586">
      <w:bodyDiv w:val="1"/>
      <w:marLeft w:val="0"/>
      <w:marRight w:val="0"/>
      <w:marTop w:val="0"/>
      <w:marBottom w:val="0"/>
      <w:divBdr>
        <w:top w:val="none" w:sz="0" w:space="0" w:color="auto"/>
        <w:left w:val="none" w:sz="0" w:space="0" w:color="auto"/>
        <w:bottom w:val="none" w:sz="0" w:space="0" w:color="auto"/>
        <w:right w:val="none" w:sz="0" w:space="0" w:color="auto"/>
      </w:divBdr>
    </w:div>
    <w:div w:id="840509505">
      <w:bodyDiv w:val="1"/>
      <w:marLeft w:val="0"/>
      <w:marRight w:val="0"/>
      <w:marTop w:val="0"/>
      <w:marBottom w:val="0"/>
      <w:divBdr>
        <w:top w:val="none" w:sz="0" w:space="0" w:color="auto"/>
        <w:left w:val="none" w:sz="0" w:space="0" w:color="auto"/>
        <w:bottom w:val="none" w:sz="0" w:space="0" w:color="auto"/>
        <w:right w:val="none" w:sz="0" w:space="0" w:color="auto"/>
      </w:divBdr>
    </w:div>
    <w:div w:id="840703280">
      <w:bodyDiv w:val="1"/>
      <w:marLeft w:val="0"/>
      <w:marRight w:val="0"/>
      <w:marTop w:val="0"/>
      <w:marBottom w:val="0"/>
      <w:divBdr>
        <w:top w:val="none" w:sz="0" w:space="0" w:color="auto"/>
        <w:left w:val="none" w:sz="0" w:space="0" w:color="auto"/>
        <w:bottom w:val="none" w:sz="0" w:space="0" w:color="auto"/>
        <w:right w:val="none" w:sz="0" w:space="0" w:color="auto"/>
      </w:divBdr>
    </w:div>
    <w:div w:id="841580145">
      <w:bodyDiv w:val="1"/>
      <w:marLeft w:val="0"/>
      <w:marRight w:val="0"/>
      <w:marTop w:val="0"/>
      <w:marBottom w:val="0"/>
      <w:divBdr>
        <w:top w:val="none" w:sz="0" w:space="0" w:color="auto"/>
        <w:left w:val="none" w:sz="0" w:space="0" w:color="auto"/>
        <w:bottom w:val="none" w:sz="0" w:space="0" w:color="auto"/>
        <w:right w:val="none" w:sz="0" w:space="0" w:color="auto"/>
      </w:divBdr>
    </w:div>
    <w:div w:id="841701463">
      <w:bodyDiv w:val="1"/>
      <w:marLeft w:val="0"/>
      <w:marRight w:val="0"/>
      <w:marTop w:val="0"/>
      <w:marBottom w:val="0"/>
      <w:divBdr>
        <w:top w:val="none" w:sz="0" w:space="0" w:color="auto"/>
        <w:left w:val="none" w:sz="0" w:space="0" w:color="auto"/>
        <w:bottom w:val="none" w:sz="0" w:space="0" w:color="auto"/>
        <w:right w:val="none" w:sz="0" w:space="0" w:color="auto"/>
      </w:divBdr>
    </w:div>
    <w:div w:id="841704197">
      <w:bodyDiv w:val="1"/>
      <w:marLeft w:val="0"/>
      <w:marRight w:val="0"/>
      <w:marTop w:val="0"/>
      <w:marBottom w:val="0"/>
      <w:divBdr>
        <w:top w:val="none" w:sz="0" w:space="0" w:color="auto"/>
        <w:left w:val="none" w:sz="0" w:space="0" w:color="auto"/>
        <w:bottom w:val="none" w:sz="0" w:space="0" w:color="auto"/>
        <w:right w:val="none" w:sz="0" w:space="0" w:color="auto"/>
      </w:divBdr>
    </w:div>
    <w:div w:id="843207950">
      <w:bodyDiv w:val="1"/>
      <w:marLeft w:val="0"/>
      <w:marRight w:val="0"/>
      <w:marTop w:val="0"/>
      <w:marBottom w:val="0"/>
      <w:divBdr>
        <w:top w:val="none" w:sz="0" w:space="0" w:color="auto"/>
        <w:left w:val="none" w:sz="0" w:space="0" w:color="auto"/>
        <w:bottom w:val="none" w:sz="0" w:space="0" w:color="auto"/>
        <w:right w:val="none" w:sz="0" w:space="0" w:color="auto"/>
      </w:divBdr>
    </w:div>
    <w:div w:id="843402650">
      <w:bodyDiv w:val="1"/>
      <w:marLeft w:val="0"/>
      <w:marRight w:val="0"/>
      <w:marTop w:val="0"/>
      <w:marBottom w:val="0"/>
      <w:divBdr>
        <w:top w:val="none" w:sz="0" w:space="0" w:color="auto"/>
        <w:left w:val="none" w:sz="0" w:space="0" w:color="auto"/>
        <w:bottom w:val="none" w:sz="0" w:space="0" w:color="auto"/>
        <w:right w:val="none" w:sz="0" w:space="0" w:color="auto"/>
      </w:divBdr>
    </w:div>
    <w:div w:id="843786165">
      <w:bodyDiv w:val="1"/>
      <w:marLeft w:val="0"/>
      <w:marRight w:val="0"/>
      <w:marTop w:val="0"/>
      <w:marBottom w:val="0"/>
      <w:divBdr>
        <w:top w:val="none" w:sz="0" w:space="0" w:color="auto"/>
        <w:left w:val="none" w:sz="0" w:space="0" w:color="auto"/>
        <w:bottom w:val="none" w:sz="0" w:space="0" w:color="auto"/>
        <w:right w:val="none" w:sz="0" w:space="0" w:color="auto"/>
      </w:divBdr>
    </w:div>
    <w:div w:id="843786659">
      <w:bodyDiv w:val="1"/>
      <w:marLeft w:val="0"/>
      <w:marRight w:val="0"/>
      <w:marTop w:val="0"/>
      <w:marBottom w:val="0"/>
      <w:divBdr>
        <w:top w:val="none" w:sz="0" w:space="0" w:color="auto"/>
        <w:left w:val="none" w:sz="0" w:space="0" w:color="auto"/>
        <w:bottom w:val="none" w:sz="0" w:space="0" w:color="auto"/>
        <w:right w:val="none" w:sz="0" w:space="0" w:color="auto"/>
      </w:divBdr>
    </w:div>
    <w:div w:id="844366682">
      <w:bodyDiv w:val="1"/>
      <w:marLeft w:val="0"/>
      <w:marRight w:val="0"/>
      <w:marTop w:val="0"/>
      <w:marBottom w:val="0"/>
      <w:divBdr>
        <w:top w:val="none" w:sz="0" w:space="0" w:color="auto"/>
        <w:left w:val="none" w:sz="0" w:space="0" w:color="auto"/>
        <w:bottom w:val="none" w:sz="0" w:space="0" w:color="auto"/>
        <w:right w:val="none" w:sz="0" w:space="0" w:color="auto"/>
      </w:divBdr>
    </w:div>
    <w:div w:id="844974019">
      <w:bodyDiv w:val="1"/>
      <w:marLeft w:val="0"/>
      <w:marRight w:val="0"/>
      <w:marTop w:val="0"/>
      <w:marBottom w:val="0"/>
      <w:divBdr>
        <w:top w:val="none" w:sz="0" w:space="0" w:color="auto"/>
        <w:left w:val="none" w:sz="0" w:space="0" w:color="auto"/>
        <w:bottom w:val="none" w:sz="0" w:space="0" w:color="auto"/>
        <w:right w:val="none" w:sz="0" w:space="0" w:color="auto"/>
      </w:divBdr>
    </w:div>
    <w:div w:id="845098105">
      <w:bodyDiv w:val="1"/>
      <w:marLeft w:val="0"/>
      <w:marRight w:val="0"/>
      <w:marTop w:val="0"/>
      <w:marBottom w:val="0"/>
      <w:divBdr>
        <w:top w:val="none" w:sz="0" w:space="0" w:color="auto"/>
        <w:left w:val="none" w:sz="0" w:space="0" w:color="auto"/>
        <w:bottom w:val="none" w:sz="0" w:space="0" w:color="auto"/>
        <w:right w:val="none" w:sz="0" w:space="0" w:color="auto"/>
      </w:divBdr>
    </w:div>
    <w:div w:id="845631220">
      <w:bodyDiv w:val="1"/>
      <w:marLeft w:val="0"/>
      <w:marRight w:val="0"/>
      <w:marTop w:val="0"/>
      <w:marBottom w:val="0"/>
      <w:divBdr>
        <w:top w:val="none" w:sz="0" w:space="0" w:color="auto"/>
        <w:left w:val="none" w:sz="0" w:space="0" w:color="auto"/>
        <w:bottom w:val="none" w:sz="0" w:space="0" w:color="auto"/>
        <w:right w:val="none" w:sz="0" w:space="0" w:color="auto"/>
      </w:divBdr>
    </w:div>
    <w:div w:id="845751722">
      <w:bodyDiv w:val="1"/>
      <w:marLeft w:val="0"/>
      <w:marRight w:val="0"/>
      <w:marTop w:val="0"/>
      <w:marBottom w:val="0"/>
      <w:divBdr>
        <w:top w:val="none" w:sz="0" w:space="0" w:color="auto"/>
        <w:left w:val="none" w:sz="0" w:space="0" w:color="auto"/>
        <w:bottom w:val="none" w:sz="0" w:space="0" w:color="auto"/>
        <w:right w:val="none" w:sz="0" w:space="0" w:color="auto"/>
      </w:divBdr>
    </w:div>
    <w:div w:id="845755831">
      <w:bodyDiv w:val="1"/>
      <w:marLeft w:val="0"/>
      <w:marRight w:val="0"/>
      <w:marTop w:val="0"/>
      <w:marBottom w:val="0"/>
      <w:divBdr>
        <w:top w:val="none" w:sz="0" w:space="0" w:color="auto"/>
        <w:left w:val="none" w:sz="0" w:space="0" w:color="auto"/>
        <w:bottom w:val="none" w:sz="0" w:space="0" w:color="auto"/>
        <w:right w:val="none" w:sz="0" w:space="0" w:color="auto"/>
      </w:divBdr>
    </w:div>
    <w:div w:id="846484087">
      <w:bodyDiv w:val="1"/>
      <w:marLeft w:val="0"/>
      <w:marRight w:val="0"/>
      <w:marTop w:val="0"/>
      <w:marBottom w:val="0"/>
      <w:divBdr>
        <w:top w:val="none" w:sz="0" w:space="0" w:color="auto"/>
        <w:left w:val="none" w:sz="0" w:space="0" w:color="auto"/>
        <w:bottom w:val="none" w:sz="0" w:space="0" w:color="auto"/>
        <w:right w:val="none" w:sz="0" w:space="0" w:color="auto"/>
      </w:divBdr>
    </w:div>
    <w:div w:id="846560515">
      <w:bodyDiv w:val="1"/>
      <w:marLeft w:val="0"/>
      <w:marRight w:val="0"/>
      <w:marTop w:val="0"/>
      <w:marBottom w:val="0"/>
      <w:divBdr>
        <w:top w:val="none" w:sz="0" w:space="0" w:color="auto"/>
        <w:left w:val="none" w:sz="0" w:space="0" w:color="auto"/>
        <w:bottom w:val="none" w:sz="0" w:space="0" w:color="auto"/>
        <w:right w:val="none" w:sz="0" w:space="0" w:color="auto"/>
      </w:divBdr>
    </w:div>
    <w:div w:id="847215258">
      <w:bodyDiv w:val="1"/>
      <w:marLeft w:val="0"/>
      <w:marRight w:val="0"/>
      <w:marTop w:val="0"/>
      <w:marBottom w:val="0"/>
      <w:divBdr>
        <w:top w:val="none" w:sz="0" w:space="0" w:color="auto"/>
        <w:left w:val="none" w:sz="0" w:space="0" w:color="auto"/>
        <w:bottom w:val="none" w:sz="0" w:space="0" w:color="auto"/>
        <w:right w:val="none" w:sz="0" w:space="0" w:color="auto"/>
      </w:divBdr>
    </w:div>
    <w:div w:id="848063583">
      <w:bodyDiv w:val="1"/>
      <w:marLeft w:val="0"/>
      <w:marRight w:val="0"/>
      <w:marTop w:val="0"/>
      <w:marBottom w:val="0"/>
      <w:divBdr>
        <w:top w:val="none" w:sz="0" w:space="0" w:color="auto"/>
        <w:left w:val="none" w:sz="0" w:space="0" w:color="auto"/>
        <w:bottom w:val="none" w:sz="0" w:space="0" w:color="auto"/>
        <w:right w:val="none" w:sz="0" w:space="0" w:color="auto"/>
      </w:divBdr>
    </w:div>
    <w:div w:id="848300679">
      <w:bodyDiv w:val="1"/>
      <w:marLeft w:val="0"/>
      <w:marRight w:val="0"/>
      <w:marTop w:val="0"/>
      <w:marBottom w:val="0"/>
      <w:divBdr>
        <w:top w:val="none" w:sz="0" w:space="0" w:color="auto"/>
        <w:left w:val="none" w:sz="0" w:space="0" w:color="auto"/>
        <w:bottom w:val="none" w:sz="0" w:space="0" w:color="auto"/>
        <w:right w:val="none" w:sz="0" w:space="0" w:color="auto"/>
      </w:divBdr>
    </w:div>
    <w:div w:id="848494951">
      <w:bodyDiv w:val="1"/>
      <w:marLeft w:val="0"/>
      <w:marRight w:val="0"/>
      <w:marTop w:val="0"/>
      <w:marBottom w:val="0"/>
      <w:divBdr>
        <w:top w:val="none" w:sz="0" w:space="0" w:color="auto"/>
        <w:left w:val="none" w:sz="0" w:space="0" w:color="auto"/>
        <w:bottom w:val="none" w:sz="0" w:space="0" w:color="auto"/>
        <w:right w:val="none" w:sz="0" w:space="0" w:color="auto"/>
      </w:divBdr>
    </w:div>
    <w:div w:id="848523508">
      <w:bodyDiv w:val="1"/>
      <w:marLeft w:val="0"/>
      <w:marRight w:val="0"/>
      <w:marTop w:val="0"/>
      <w:marBottom w:val="0"/>
      <w:divBdr>
        <w:top w:val="none" w:sz="0" w:space="0" w:color="auto"/>
        <w:left w:val="none" w:sz="0" w:space="0" w:color="auto"/>
        <w:bottom w:val="none" w:sz="0" w:space="0" w:color="auto"/>
        <w:right w:val="none" w:sz="0" w:space="0" w:color="auto"/>
      </w:divBdr>
    </w:div>
    <w:div w:id="848712398">
      <w:bodyDiv w:val="1"/>
      <w:marLeft w:val="0"/>
      <w:marRight w:val="0"/>
      <w:marTop w:val="0"/>
      <w:marBottom w:val="0"/>
      <w:divBdr>
        <w:top w:val="none" w:sz="0" w:space="0" w:color="auto"/>
        <w:left w:val="none" w:sz="0" w:space="0" w:color="auto"/>
        <w:bottom w:val="none" w:sz="0" w:space="0" w:color="auto"/>
        <w:right w:val="none" w:sz="0" w:space="0" w:color="auto"/>
      </w:divBdr>
    </w:div>
    <w:div w:id="849442586">
      <w:bodyDiv w:val="1"/>
      <w:marLeft w:val="0"/>
      <w:marRight w:val="0"/>
      <w:marTop w:val="0"/>
      <w:marBottom w:val="0"/>
      <w:divBdr>
        <w:top w:val="none" w:sz="0" w:space="0" w:color="auto"/>
        <w:left w:val="none" w:sz="0" w:space="0" w:color="auto"/>
        <w:bottom w:val="none" w:sz="0" w:space="0" w:color="auto"/>
        <w:right w:val="none" w:sz="0" w:space="0" w:color="auto"/>
      </w:divBdr>
    </w:div>
    <w:div w:id="849641344">
      <w:bodyDiv w:val="1"/>
      <w:marLeft w:val="0"/>
      <w:marRight w:val="0"/>
      <w:marTop w:val="0"/>
      <w:marBottom w:val="0"/>
      <w:divBdr>
        <w:top w:val="none" w:sz="0" w:space="0" w:color="auto"/>
        <w:left w:val="none" w:sz="0" w:space="0" w:color="auto"/>
        <w:bottom w:val="none" w:sz="0" w:space="0" w:color="auto"/>
        <w:right w:val="none" w:sz="0" w:space="0" w:color="auto"/>
      </w:divBdr>
    </w:div>
    <w:div w:id="849762319">
      <w:bodyDiv w:val="1"/>
      <w:marLeft w:val="0"/>
      <w:marRight w:val="0"/>
      <w:marTop w:val="0"/>
      <w:marBottom w:val="0"/>
      <w:divBdr>
        <w:top w:val="none" w:sz="0" w:space="0" w:color="auto"/>
        <w:left w:val="none" w:sz="0" w:space="0" w:color="auto"/>
        <w:bottom w:val="none" w:sz="0" w:space="0" w:color="auto"/>
        <w:right w:val="none" w:sz="0" w:space="0" w:color="auto"/>
      </w:divBdr>
    </w:div>
    <w:div w:id="849954824">
      <w:bodyDiv w:val="1"/>
      <w:marLeft w:val="0"/>
      <w:marRight w:val="0"/>
      <w:marTop w:val="0"/>
      <w:marBottom w:val="0"/>
      <w:divBdr>
        <w:top w:val="none" w:sz="0" w:space="0" w:color="auto"/>
        <w:left w:val="none" w:sz="0" w:space="0" w:color="auto"/>
        <w:bottom w:val="none" w:sz="0" w:space="0" w:color="auto"/>
        <w:right w:val="none" w:sz="0" w:space="0" w:color="auto"/>
      </w:divBdr>
    </w:div>
    <w:div w:id="850417559">
      <w:bodyDiv w:val="1"/>
      <w:marLeft w:val="0"/>
      <w:marRight w:val="0"/>
      <w:marTop w:val="0"/>
      <w:marBottom w:val="0"/>
      <w:divBdr>
        <w:top w:val="none" w:sz="0" w:space="0" w:color="auto"/>
        <w:left w:val="none" w:sz="0" w:space="0" w:color="auto"/>
        <w:bottom w:val="none" w:sz="0" w:space="0" w:color="auto"/>
        <w:right w:val="none" w:sz="0" w:space="0" w:color="auto"/>
      </w:divBdr>
    </w:div>
    <w:div w:id="850487893">
      <w:bodyDiv w:val="1"/>
      <w:marLeft w:val="0"/>
      <w:marRight w:val="0"/>
      <w:marTop w:val="0"/>
      <w:marBottom w:val="0"/>
      <w:divBdr>
        <w:top w:val="none" w:sz="0" w:space="0" w:color="auto"/>
        <w:left w:val="none" w:sz="0" w:space="0" w:color="auto"/>
        <w:bottom w:val="none" w:sz="0" w:space="0" w:color="auto"/>
        <w:right w:val="none" w:sz="0" w:space="0" w:color="auto"/>
      </w:divBdr>
    </w:div>
    <w:div w:id="851456791">
      <w:bodyDiv w:val="1"/>
      <w:marLeft w:val="0"/>
      <w:marRight w:val="0"/>
      <w:marTop w:val="0"/>
      <w:marBottom w:val="0"/>
      <w:divBdr>
        <w:top w:val="none" w:sz="0" w:space="0" w:color="auto"/>
        <w:left w:val="none" w:sz="0" w:space="0" w:color="auto"/>
        <w:bottom w:val="none" w:sz="0" w:space="0" w:color="auto"/>
        <w:right w:val="none" w:sz="0" w:space="0" w:color="auto"/>
      </w:divBdr>
    </w:div>
    <w:div w:id="851604770">
      <w:bodyDiv w:val="1"/>
      <w:marLeft w:val="0"/>
      <w:marRight w:val="0"/>
      <w:marTop w:val="0"/>
      <w:marBottom w:val="0"/>
      <w:divBdr>
        <w:top w:val="none" w:sz="0" w:space="0" w:color="auto"/>
        <w:left w:val="none" w:sz="0" w:space="0" w:color="auto"/>
        <w:bottom w:val="none" w:sz="0" w:space="0" w:color="auto"/>
        <w:right w:val="none" w:sz="0" w:space="0" w:color="auto"/>
      </w:divBdr>
    </w:div>
    <w:div w:id="851917037">
      <w:bodyDiv w:val="1"/>
      <w:marLeft w:val="0"/>
      <w:marRight w:val="0"/>
      <w:marTop w:val="0"/>
      <w:marBottom w:val="0"/>
      <w:divBdr>
        <w:top w:val="none" w:sz="0" w:space="0" w:color="auto"/>
        <w:left w:val="none" w:sz="0" w:space="0" w:color="auto"/>
        <w:bottom w:val="none" w:sz="0" w:space="0" w:color="auto"/>
        <w:right w:val="none" w:sz="0" w:space="0" w:color="auto"/>
      </w:divBdr>
    </w:div>
    <w:div w:id="852957903">
      <w:bodyDiv w:val="1"/>
      <w:marLeft w:val="0"/>
      <w:marRight w:val="0"/>
      <w:marTop w:val="0"/>
      <w:marBottom w:val="0"/>
      <w:divBdr>
        <w:top w:val="none" w:sz="0" w:space="0" w:color="auto"/>
        <w:left w:val="none" w:sz="0" w:space="0" w:color="auto"/>
        <w:bottom w:val="none" w:sz="0" w:space="0" w:color="auto"/>
        <w:right w:val="none" w:sz="0" w:space="0" w:color="auto"/>
      </w:divBdr>
    </w:div>
    <w:div w:id="854005624">
      <w:bodyDiv w:val="1"/>
      <w:marLeft w:val="0"/>
      <w:marRight w:val="0"/>
      <w:marTop w:val="0"/>
      <w:marBottom w:val="0"/>
      <w:divBdr>
        <w:top w:val="none" w:sz="0" w:space="0" w:color="auto"/>
        <w:left w:val="none" w:sz="0" w:space="0" w:color="auto"/>
        <w:bottom w:val="none" w:sz="0" w:space="0" w:color="auto"/>
        <w:right w:val="none" w:sz="0" w:space="0" w:color="auto"/>
      </w:divBdr>
    </w:div>
    <w:div w:id="854684294">
      <w:bodyDiv w:val="1"/>
      <w:marLeft w:val="0"/>
      <w:marRight w:val="0"/>
      <w:marTop w:val="0"/>
      <w:marBottom w:val="0"/>
      <w:divBdr>
        <w:top w:val="none" w:sz="0" w:space="0" w:color="auto"/>
        <w:left w:val="none" w:sz="0" w:space="0" w:color="auto"/>
        <w:bottom w:val="none" w:sz="0" w:space="0" w:color="auto"/>
        <w:right w:val="none" w:sz="0" w:space="0" w:color="auto"/>
      </w:divBdr>
    </w:div>
    <w:div w:id="855727224">
      <w:bodyDiv w:val="1"/>
      <w:marLeft w:val="0"/>
      <w:marRight w:val="0"/>
      <w:marTop w:val="0"/>
      <w:marBottom w:val="0"/>
      <w:divBdr>
        <w:top w:val="none" w:sz="0" w:space="0" w:color="auto"/>
        <w:left w:val="none" w:sz="0" w:space="0" w:color="auto"/>
        <w:bottom w:val="none" w:sz="0" w:space="0" w:color="auto"/>
        <w:right w:val="none" w:sz="0" w:space="0" w:color="auto"/>
      </w:divBdr>
    </w:div>
    <w:div w:id="856773849">
      <w:bodyDiv w:val="1"/>
      <w:marLeft w:val="0"/>
      <w:marRight w:val="0"/>
      <w:marTop w:val="0"/>
      <w:marBottom w:val="0"/>
      <w:divBdr>
        <w:top w:val="none" w:sz="0" w:space="0" w:color="auto"/>
        <w:left w:val="none" w:sz="0" w:space="0" w:color="auto"/>
        <w:bottom w:val="none" w:sz="0" w:space="0" w:color="auto"/>
        <w:right w:val="none" w:sz="0" w:space="0" w:color="auto"/>
      </w:divBdr>
    </w:div>
    <w:div w:id="856850284">
      <w:bodyDiv w:val="1"/>
      <w:marLeft w:val="0"/>
      <w:marRight w:val="0"/>
      <w:marTop w:val="0"/>
      <w:marBottom w:val="0"/>
      <w:divBdr>
        <w:top w:val="none" w:sz="0" w:space="0" w:color="auto"/>
        <w:left w:val="none" w:sz="0" w:space="0" w:color="auto"/>
        <w:bottom w:val="none" w:sz="0" w:space="0" w:color="auto"/>
        <w:right w:val="none" w:sz="0" w:space="0" w:color="auto"/>
      </w:divBdr>
    </w:div>
    <w:div w:id="857237712">
      <w:bodyDiv w:val="1"/>
      <w:marLeft w:val="0"/>
      <w:marRight w:val="0"/>
      <w:marTop w:val="0"/>
      <w:marBottom w:val="0"/>
      <w:divBdr>
        <w:top w:val="none" w:sz="0" w:space="0" w:color="auto"/>
        <w:left w:val="none" w:sz="0" w:space="0" w:color="auto"/>
        <w:bottom w:val="none" w:sz="0" w:space="0" w:color="auto"/>
        <w:right w:val="none" w:sz="0" w:space="0" w:color="auto"/>
      </w:divBdr>
    </w:div>
    <w:div w:id="857355867">
      <w:bodyDiv w:val="1"/>
      <w:marLeft w:val="0"/>
      <w:marRight w:val="0"/>
      <w:marTop w:val="0"/>
      <w:marBottom w:val="0"/>
      <w:divBdr>
        <w:top w:val="none" w:sz="0" w:space="0" w:color="auto"/>
        <w:left w:val="none" w:sz="0" w:space="0" w:color="auto"/>
        <w:bottom w:val="none" w:sz="0" w:space="0" w:color="auto"/>
        <w:right w:val="none" w:sz="0" w:space="0" w:color="auto"/>
      </w:divBdr>
    </w:div>
    <w:div w:id="858399150">
      <w:bodyDiv w:val="1"/>
      <w:marLeft w:val="0"/>
      <w:marRight w:val="0"/>
      <w:marTop w:val="0"/>
      <w:marBottom w:val="0"/>
      <w:divBdr>
        <w:top w:val="none" w:sz="0" w:space="0" w:color="auto"/>
        <w:left w:val="none" w:sz="0" w:space="0" w:color="auto"/>
        <w:bottom w:val="none" w:sz="0" w:space="0" w:color="auto"/>
        <w:right w:val="none" w:sz="0" w:space="0" w:color="auto"/>
      </w:divBdr>
    </w:div>
    <w:div w:id="858855249">
      <w:bodyDiv w:val="1"/>
      <w:marLeft w:val="0"/>
      <w:marRight w:val="0"/>
      <w:marTop w:val="0"/>
      <w:marBottom w:val="0"/>
      <w:divBdr>
        <w:top w:val="none" w:sz="0" w:space="0" w:color="auto"/>
        <w:left w:val="none" w:sz="0" w:space="0" w:color="auto"/>
        <w:bottom w:val="none" w:sz="0" w:space="0" w:color="auto"/>
        <w:right w:val="none" w:sz="0" w:space="0" w:color="auto"/>
      </w:divBdr>
    </w:div>
    <w:div w:id="859391616">
      <w:bodyDiv w:val="1"/>
      <w:marLeft w:val="0"/>
      <w:marRight w:val="0"/>
      <w:marTop w:val="0"/>
      <w:marBottom w:val="0"/>
      <w:divBdr>
        <w:top w:val="none" w:sz="0" w:space="0" w:color="auto"/>
        <w:left w:val="none" w:sz="0" w:space="0" w:color="auto"/>
        <w:bottom w:val="none" w:sz="0" w:space="0" w:color="auto"/>
        <w:right w:val="none" w:sz="0" w:space="0" w:color="auto"/>
      </w:divBdr>
    </w:div>
    <w:div w:id="860162612">
      <w:bodyDiv w:val="1"/>
      <w:marLeft w:val="0"/>
      <w:marRight w:val="0"/>
      <w:marTop w:val="0"/>
      <w:marBottom w:val="0"/>
      <w:divBdr>
        <w:top w:val="none" w:sz="0" w:space="0" w:color="auto"/>
        <w:left w:val="none" w:sz="0" w:space="0" w:color="auto"/>
        <w:bottom w:val="none" w:sz="0" w:space="0" w:color="auto"/>
        <w:right w:val="none" w:sz="0" w:space="0" w:color="auto"/>
      </w:divBdr>
    </w:div>
    <w:div w:id="860627134">
      <w:bodyDiv w:val="1"/>
      <w:marLeft w:val="0"/>
      <w:marRight w:val="0"/>
      <w:marTop w:val="0"/>
      <w:marBottom w:val="0"/>
      <w:divBdr>
        <w:top w:val="none" w:sz="0" w:space="0" w:color="auto"/>
        <w:left w:val="none" w:sz="0" w:space="0" w:color="auto"/>
        <w:bottom w:val="none" w:sz="0" w:space="0" w:color="auto"/>
        <w:right w:val="none" w:sz="0" w:space="0" w:color="auto"/>
      </w:divBdr>
    </w:div>
    <w:div w:id="861743019">
      <w:bodyDiv w:val="1"/>
      <w:marLeft w:val="0"/>
      <w:marRight w:val="0"/>
      <w:marTop w:val="0"/>
      <w:marBottom w:val="0"/>
      <w:divBdr>
        <w:top w:val="none" w:sz="0" w:space="0" w:color="auto"/>
        <w:left w:val="none" w:sz="0" w:space="0" w:color="auto"/>
        <w:bottom w:val="none" w:sz="0" w:space="0" w:color="auto"/>
        <w:right w:val="none" w:sz="0" w:space="0" w:color="auto"/>
      </w:divBdr>
    </w:div>
    <w:div w:id="861817700">
      <w:bodyDiv w:val="1"/>
      <w:marLeft w:val="0"/>
      <w:marRight w:val="0"/>
      <w:marTop w:val="0"/>
      <w:marBottom w:val="0"/>
      <w:divBdr>
        <w:top w:val="none" w:sz="0" w:space="0" w:color="auto"/>
        <w:left w:val="none" w:sz="0" w:space="0" w:color="auto"/>
        <w:bottom w:val="none" w:sz="0" w:space="0" w:color="auto"/>
        <w:right w:val="none" w:sz="0" w:space="0" w:color="auto"/>
      </w:divBdr>
    </w:div>
    <w:div w:id="861864333">
      <w:bodyDiv w:val="1"/>
      <w:marLeft w:val="0"/>
      <w:marRight w:val="0"/>
      <w:marTop w:val="0"/>
      <w:marBottom w:val="0"/>
      <w:divBdr>
        <w:top w:val="none" w:sz="0" w:space="0" w:color="auto"/>
        <w:left w:val="none" w:sz="0" w:space="0" w:color="auto"/>
        <w:bottom w:val="none" w:sz="0" w:space="0" w:color="auto"/>
        <w:right w:val="none" w:sz="0" w:space="0" w:color="auto"/>
      </w:divBdr>
    </w:div>
    <w:div w:id="862206345">
      <w:bodyDiv w:val="1"/>
      <w:marLeft w:val="0"/>
      <w:marRight w:val="0"/>
      <w:marTop w:val="0"/>
      <w:marBottom w:val="0"/>
      <w:divBdr>
        <w:top w:val="none" w:sz="0" w:space="0" w:color="auto"/>
        <w:left w:val="none" w:sz="0" w:space="0" w:color="auto"/>
        <w:bottom w:val="none" w:sz="0" w:space="0" w:color="auto"/>
        <w:right w:val="none" w:sz="0" w:space="0" w:color="auto"/>
      </w:divBdr>
    </w:div>
    <w:div w:id="862327361">
      <w:bodyDiv w:val="1"/>
      <w:marLeft w:val="0"/>
      <w:marRight w:val="0"/>
      <w:marTop w:val="0"/>
      <w:marBottom w:val="0"/>
      <w:divBdr>
        <w:top w:val="none" w:sz="0" w:space="0" w:color="auto"/>
        <w:left w:val="none" w:sz="0" w:space="0" w:color="auto"/>
        <w:bottom w:val="none" w:sz="0" w:space="0" w:color="auto"/>
        <w:right w:val="none" w:sz="0" w:space="0" w:color="auto"/>
      </w:divBdr>
    </w:div>
    <w:div w:id="862670850">
      <w:bodyDiv w:val="1"/>
      <w:marLeft w:val="0"/>
      <w:marRight w:val="0"/>
      <w:marTop w:val="0"/>
      <w:marBottom w:val="0"/>
      <w:divBdr>
        <w:top w:val="none" w:sz="0" w:space="0" w:color="auto"/>
        <w:left w:val="none" w:sz="0" w:space="0" w:color="auto"/>
        <w:bottom w:val="none" w:sz="0" w:space="0" w:color="auto"/>
        <w:right w:val="none" w:sz="0" w:space="0" w:color="auto"/>
      </w:divBdr>
    </w:div>
    <w:div w:id="863009645">
      <w:bodyDiv w:val="1"/>
      <w:marLeft w:val="0"/>
      <w:marRight w:val="0"/>
      <w:marTop w:val="0"/>
      <w:marBottom w:val="0"/>
      <w:divBdr>
        <w:top w:val="none" w:sz="0" w:space="0" w:color="auto"/>
        <w:left w:val="none" w:sz="0" w:space="0" w:color="auto"/>
        <w:bottom w:val="none" w:sz="0" w:space="0" w:color="auto"/>
        <w:right w:val="none" w:sz="0" w:space="0" w:color="auto"/>
      </w:divBdr>
    </w:div>
    <w:div w:id="863009666">
      <w:bodyDiv w:val="1"/>
      <w:marLeft w:val="0"/>
      <w:marRight w:val="0"/>
      <w:marTop w:val="0"/>
      <w:marBottom w:val="0"/>
      <w:divBdr>
        <w:top w:val="none" w:sz="0" w:space="0" w:color="auto"/>
        <w:left w:val="none" w:sz="0" w:space="0" w:color="auto"/>
        <w:bottom w:val="none" w:sz="0" w:space="0" w:color="auto"/>
        <w:right w:val="none" w:sz="0" w:space="0" w:color="auto"/>
      </w:divBdr>
    </w:div>
    <w:div w:id="863782930">
      <w:bodyDiv w:val="1"/>
      <w:marLeft w:val="0"/>
      <w:marRight w:val="0"/>
      <w:marTop w:val="0"/>
      <w:marBottom w:val="0"/>
      <w:divBdr>
        <w:top w:val="none" w:sz="0" w:space="0" w:color="auto"/>
        <w:left w:val="none" w:sz="0" w:space="0" w:color="auto"/>
        <w:bottom w:val="none" w:sz="0" w:space="0" w:color="auto"/>
        <w:right w:val="none" w:sz="0" w:space="0" w:color="auto"/>
      </w:divBdr>
    </w:div>
    <w:div w:id="863789806">
      <w:bodyDiv w:val="1"/>
      <w:marLeft w:val="0"/>
      <w:marRight w:val="0"/>
      <w:marTop w:val="0"/>
      <w:marBottom w:val="0"/>
      <w:divBdr>
        <w:top w:val="none" w:sz="0" w:space="0" w:color="auto"/>
        <w:left w:val="none" w:sz="0" w:space="0" w:color="auto"/>
        <w:bottom w:val="none" w:sz="0" w:space="0" w:color="auto"/>
        <w:right w:val="none" w:sz="0" w:space="0" w:color="auto"/>
      </w:divBdr>
    </w:div>
    <w:div w:id="864172919">
      <w:bodyDiv w:val="1"/>
      <w:marLeft w:val="0"/>
      <w:marRight w:val="0"/>
      <w:marTop w:val="0"/>
      <w:marBottom w:val="0"/>
      <w:divBdr>
        <w:top w:val="none" w:sz="0" w:space="0" w:color="auto"/>
        <w:left w:val="none" w:sz="0" w:space="0" w:color="auto"/>
        <w:bottom w:val="none" w:sz="0" w:space="0" w:color="auto"/>
        <w:right w:val="none" w:sz="0" w:space="0" w:color="auto"/>
      </w:divBdr>
    </w:div>
    <w:div w:id="865606021">
      <w:bodyDiv w:val="1"/>
      <w:marLeft w:val="0"/>
      <w:marRight w:val="0"/>
      <w:marTop w:val="0"/>
      <w:marBottom w:val="0"/>
      <w:divBdr>
        <w:top w:val="none" w:sz="0" w:space="0" w:color="auto"/>
        <w:left w:val="none" w:sz="0" w:space="0" w:color="auto"/>
        <w:bottom w:val="none" w:sz="0" w:space="0" w:color="auto"/>
        <w:right w:val="none" w:sz="0" w:space="0" w:color="auto"/>
      </w:divBdr>
    </w:div>
    <w:div w:id="865948936">
      <w:bodyDiv w:val="1"/>
      <w:marLeft w:val="0"/>
      <w:marRight w:val="0"/>
      <w:marTop w:val="0"/>
      <w:marBottom w:val="0"/>
      <w:divBdr>
        <w:top w:val="none" w:sz="0" w:space="0" w:color="auto"/>
        <w:left w:val="none" w:sz="0" w:space="0" w:color="auto"/>
        <w:bottom w:val="none" w:sz="0" w:space="0" w:color="auto"/>
        <w:right w:val="none" w:sz="0" w:space="0" w:color="auto"/>
      </w:divBdr>
    </w:div>
    <w:div w:id="866262120">
      <w:bodyDiv w:val="1"/>
      <w:marLeft w:val="0"/>
      <w:marRight w:val="0"/>
      <w:marTop w:val="0"/>
      <w:marBottom w:val="0"/>
      <w:divBdr>
        <w:top w:val="none" w:sz="0" w:space="0" w:color="auto"/>
        <w:left w:val="none" w:sz="0" w:space="0" w:color="auto"/>
        <w:bottom w:val="none" w:sz="0" w:space="0" w:color="auto"/>
        <w:right w:val="none" w:sz="0" w:space="0" w:color="auto"/>
      </w:divBdr>
    </w:div>
    <w:div w:id="866482546">
      <w:bodyDiv w:val="1"/>
      <w:marLeft w:val="0"/>
      <w:marRight w:val="0"/>
      <w:marTop w:val="0"/>
      <w:marBottom w:val="0"/>
      <w:divBdr>
        <w:top w:val="none" w:sz="0" w:space="0" w:color="auto"/>
        <w:left w:val="none" w:sz="0" w:space="0" w:color="auto"/>
        <w:bottom w:val="none" w:sz="0" w:space="0" w:color="auto"/>
        <w:right w:val="none" w:sz="0" w:space="0" w:color="auto"/>
      </w:divBdr>
    </w:div>
    <w:div w:id="866720461">
      <w:bodyDiv w:val="1"/>
      <w:marLeft w:val="0"/>
      <w:marRight w:val="0"/>
      <w:marTop w:val="0"/>
      <w:marBottom w:val="0"/>
      <w:divBdr>
        <w:top w:val="none" w:sz="0" w:space="0" w:color="auto"/>
        <w:left w:val="none" w:sz="0" w:space="0" w:color="auto"/>
        <w:bottom w:val="none" w:sz="0" w:space="0" w:color="auto"/>
        <w:right w:val="none" w:sz="0" w:space="0" w:color="auto"/>
      </w:divBdr>
    </w:div>
    <w:div w:id="866867741">
      <w:bodyDiv w:val="1"/>
      <w:marLeft w:val="0"/>
      <w:marRight w:val="0"/>
      <w:marTop w:val="0"/>
      <w:marBottom w:val="0"/>
      <w:divBdr>
        <w:top w:val="none" w:sz="0" w:space="0" w:color="auto"/>
        <w:left w:val="none" w:sz="0" w:space="0" w:color="auto"/>
        <w:bottom w:val="none" w:sz="0" w:space="0" w:color="auto"/>
        <w:right w:val="none" w:sz="0" w:space="0" w:color="auto"/>
      </w:divBdr>
    </w:div>
    <w:div w:id="867566938">
      <w:bodyDiv w:val="1"/>
      <w:marLeft w:val="0"/>
      <w:marRight w:val="0"/>
      <w:marTop w:val="0"/>
      <w:marBottom w:val="0"/>
      <w:divBdr>
        <w:top w:val="none" w:sz="0" w:space="0" w:color="auto"/>
        <w:left w:val="none" w:sz="0" w:space="0" w:color="auto"/>
        <w:bottom w:val="none" w:sz="0" w:space="0" w:color="auto"/>
        <w:right w:val="none" w:sz="0" w:space="0" w:color="auto"/>
      </w:divBdr>
    </w:div>
    <w:div w:id="868101231">
      <w:bodyDiv w:val="1"/>
      <w:marLeft w:val="0"/>
      <w:marRight w:val="0"/>
      <w:marTop w:val="0"/>
      <w:marBottom w:val="0"/>
      <w:divBdr>
        <w:top w:val="none" w:sz="0" w:space="0" w:color="auto"/>
        <w:left w:val="none" w:sz="0" w:space="0" w:color="auto"/>
        <w:bottom w:val="none" w:sz="0" w:space="0" w:color="auto"/>
        <w:right w:val="none" w:sz="0" w:space="0" w:color="auto"/>
      </w:divBdr>
    </w:div>
    <w:div w:id="868296921">
      <w:bodyDiv w:val="1"/>
      <w:marLeft w:val="0"/>
      <w:marRight w:val="0"/>
      <w:marTop w:val="0"/>
      <w:marBottom w:val="0"/>
      <w:divBdr>
        <w:top w:val="none" w:sz="0" w:space="0" w:color="auto"/>
        <w:left w:val="none" w:sz="0" w:space="0" w:color="auto"/>
        <w:bottom w:val="none" w:sz="0" w:space="0" w:color="auto"/>
        <w:right w:val="none" w:sz="0" w:space="0" w:color="auto"/>
      </w:divBdr>
    </w:div>
    <w:div w:id="869032747">
      <w:bodyDiv w:val="1"/>
      <w:marLeft w:val="0"/>
      <w:marRight w:val="0"/>
      <w:marTop w:val="0"/>
      <w:marBottom w:val="0"/>
      <w:divBdr>
        <w:top w:val="none" w:sz="0" w:space="0" w:color="auto"/>
        <w:left w:val="none" w:sz="0" w:space="0" w:color="auto"/>
        <w:bottom w:val="none" w:sz="0" w:space="0" w:color="auto"/>
        <w:right w:val="none" w:sz="0" w:space="0" w:color="auto"/>
      </w:divBdr>
    </w:div>
    <w:div w:id="870145116">
      <w:bodyDiv w:val="1"/>
      <w:marLeft w:val="0"/>
      <w:marRight w:val="0"/>
      <w:marTop w:val="0"/>
      <w:marBottom w:val="0"/>
      <w:divBdr>
        <w:top w:val="none" w:sz="0" w:space="0" w:color="auto"/>
        <w:left w:val="none" w:sz="0" w:space="0" w:color="auto"/>
        <w:bottom w:val="none" w:sz="0" w:space="0" w:color="auto"/>
        <w:right w:val="none" w:sz="0" w:space="0" w:color="auto"/>
      </w:divBdr>
    </w:div>
    <w:div w:id="870267170">
      <w:bodyDiv w:val="1"/>
      <w:marLeft w:val="0"/>
      <w:marRight w:val="0"/>
      <w:marTop w:val="0"/>
      <w:marBottom w:val="0"/>
      <w:divBdr>
        <w:top w:val="none" w:sz="0" w:space="0" w:color="auto"/>
        <w:left w:val="none" w:sz="0" w:space="0" w:color="auto"/>
        <w:bottom w:val="none" w:sz="0" w:space="0" w:color="auto"/>
        <w:right w:val="none" w:sz="0" w:space="0" w:color="auto"/>
      </w:divBdr>
    </w:div>
    <w:div w:id="870654560">
      <w:bodyDiv w:val="1"/>
      <w:marLeft w:val="0"/>
      <w:marRight w:val="0"/>
      <w:marTop w:val="0"/>
      <w:marBottom w:val="0"/>
      <w:divBdr>
        <w:top w:val="none" w:sz="0" w:space="0" w:color="auto"/>
        <w:left w:val="none" w:sz="0" w:space="0" w:color="auto"/>
        <w:bottom w:val="none" w:sz="0" w:space="0" w:color="auto"/>
        <w:right w:val="none" w:sz="0" w:space="0" w:color="auto"/>
      </w:divBdr>
    </w:div>
    <w:div w:id="870995215">
      <w:bodyDiv w:val="1"/>
      <w:marLeft w:val="0"/>
      <w:marRight w:val="0"/>
      <w:marTop w:val="0"/>
      <w:marBottom w:val="0"/>
      <w:divBdr>
        <w:top w:val="none" w:sz="0" w:space="0" w:color="auto"/>
        <w:left w:val="none" w:sz="0" w:space="0" w:color="auto"/>
        <w:bottom w:val="none" w:sz="0" w:space="0" w:color="auto"/>
        <w:right w:val="none" w:sz="0" w:space="0" w:color="auto"/>
      </w:divBdr>
    </w:div>
    <w:div w:id="872573753">
      <w:bodyDiv w:val="1"/>
      <w:marLeft w:val="0"/>
      <w:marRight w:val="0"/>
      <w:marTop w:val="0"/>
      <w:marBottom w:val="0"/>
      <w:divBdr>
        <w:top w:val="none" w:sz="0" w:space="0" w:color="auto"/>
        <w:left w:val="none" w:sz="0" w:space="0" w:color="auto"/>
        <w:bottom w:val="none" w:sz="0" w:space="0" w:color="auto"/>
        <w:right w:val="none" w:sz="0" w:space="0" w:color="auto"/>
      </w:divBdr>
    </w:div>
    <w:div w:id="872616888">
      <w:bodyDiv w:val="1"/>
      <w:marLeft w:val="0"/>
      <w:marRight w:val="0"/>
      <w:marTop w:val="0"/>
      <w:marBottom w:val="0"/>
      <w:divBdr>
        <w:top w:val="none" w:sz="0" w:space="0" w:color="auto"/>
        <w:left w:val="none" w:sz="0" w:space="0" w:color="auto"/>
        <w:bottom w:val="none" w:sz="0" w:space="0" w:color="auto"/>
        <w:right w:val="none" w:sz="0" w:space="0" w:color="auto"/>
      </w:divBdr>
    </w:div>
    <w:div w:id="872693707">
      <w:bodyDiv w:val="1"/>
      <w:marLeft w:val="0"/>
      <w:marRight w:val="0"/>
      <w:marTop w:val="0"/>
      <w:marBottom w:val="0"/>
      <w:divBdr>
        <w:top w:val="none" w:sz="0" w:space="0" w:color="auto"/>
        <w:left w:val="none" w:sz="0" w:space="0" w:color="auto"/>
        <w:bottom w:val="none" w:sz="0" w:space="0" w:color="auto"/>
        <w:right w:val="none" w:sz="0" w:space="0" w:color="auto"/>
      </w:divBdr>
    </w:div>
    <w:div w:id="873032766">
      <w:bodyDiv w:val="1"/>
      <w:marLeft w:val="0"/>
      <w:marRight w:val="0"/>
      <w:marTop w:val="0"/>
      <w:marBottom w:val="0"/>
      <w:divBdr>
        <w:top w:val="none" w:sz="0" w:space="0" w:color="auto"/>
        <w:left w:val="none" w:sz="0" w:space="0" w:color="auto"/>
        <w:bottom w:val="none" w:sz="0" w:space="0" w:color="auto"/>
        <w:right w:val="none" w:sz="0" w:space="0" w:color="auto"/>
      </w:divBdr>
    </w:div>
    <w:div w:id="873225891">
      <w:bodyDiv w:val="1"/>
      <w:marLeft w:val="0"/>
      <w:marRight w:val="0"/>
      <w:marTop w:val="0"/>
      <w:marBottom w:val="0"/>
      <w:divBdr>
        <w:top w:val="none" w:sz="0" w:space="0" w:color="auto"/>
        <w:left w:val="none" w:sz="0" w:space="0" w:color="auto"/>
        <w:bottom w:val="none" w:sz="0" w:space="0" w:color="auto"/>
        <w:right w:val="none" w:sz="0" w:space="0" w:color="auto"/>
      </w:divBdr>
    </w:div>
    <w:div w:id="873267852">
      <w:bodyDiv w:val="1"/>
      <w:marLeft w:val="0"/>
      <w:marRight w:val="0"/>
      <w:marTop w:val="0"/>
      <w:marBottom w:val="0"/>
      <w:divBdr>
        <w:top w:val="none" w:sz="0" w:space="0" w:color="auto"/>
        <w:left w:val="none" w:sz="0" w:space="0" w:color="auto"/>
        <w:bottom w:val="none" w:sz="0" w:space="0" w:color="auto"/>
        <w:right w:val="none" w:sz="0" w:space="0" w:color="auto"/>
      </w:divBdr>
    </w:div>
    <w:div w:id="873470474">
      <w:bodyDiv w:val="1"/>
      <w:marLeft w:val="0"/>
      <w:marRight w:val="0"/>
      <w:marTop w:val="0"/>
      <w:marBottom w:val="0"/>
      <w:divBdr>
        <w:top w:val="none" w:sz="0" w:space="0" w:color="auto"/>
        <w:left w:val="none" w:sz="0" w:space="0" w:color="auto"/>
        <w:bottom w:val="none" w:sz="0" w:space="0" w:color="auto"/>
        <w:right w:val="none" w:sz="0" w:space="0" w:color="auto"/>
      </w:divBdr>
    </w:div>
    <w:div w:id="873733193">
      <w:bodyDiv w:val="1"/>
      <w:marLeft w:val="0"/>
      <w:marRight w:val="0"/>
      <w:marTop w:val="0"/>
      <w:marBottom w:val="0"/>
      <w:divBdr>
        <w:top w:val="none" w:sz="0" w:space="0" w:color="auto"/>
        <w:left w:val="none" w:sz="0" w:space="0" w:color="auto"/>
        <w:bottom w:val="none" w:sz="0" w:space="0" w:color="auto"/>
        <w:right w:val="none" w:sz="0" w:space="0" w:color="auto"/>
      </w:divBdr>
    </w:div>
    <w:div w:id="874125492">
      <w:bodyDiv w:val="1"/>
      <w:marLeft w:val="0"/>
      <w:marRight w:val="0"/>
      <w:marTop w:val="0"/>
      <w:marBottom w:val="0"/>
      <w:divBdr>
        <w:top w:val="none" w:sz="0" w:space="0" w:color="auto"/>
        <w:left w:val="none" w:sz="0" w:space="0" w:color="auto"/>
        <w:bottom w:val="none" w:sz="0" w:space="0" w:color="auto"/>
        <w:right w:val="none" w:sz="0" w:space="0" w:color="auto"/>
      </w:divBdr>
    </w:div>
    <w:div w:id="875243170">
      <w:bodyDiv w:val="1"/>
      <w:marLeft w:val="0"/>
      <w:marRight w:val="0"/>
      <w:marTop w:val="0"/>
      <w:marBottom w:val="0"/>
      <w:divBdr>
        <w:top w:val="none" w:sz="0" w:space="0" w:color="auto"/>
        <w:left w:val="none" w:sz="0" w:space="0" w:color="auto"/>
        <w:bottom w:val="none" w:sz="0" w:space="0" w:color="auto"/>
        <w:right w:val="none" w:sz="0" w:space="0" w:color="auto"/>
      </w:divBdr>
    </w:div>
    <w:div w:id="875854032">
      <w:bodyDiv w:val="1"/>
      <w:marLeft w:val="0"/>
      <w:marRight w:val="0"/>
      <w:marTop w:val="0"/>
      <w:marBottom w:val="0"/>
      <w:divBdr>
        <w:top w:val="none" w:sz="0" w:space="0" w:color="auto"/>
        <w:left w:val="none" w:sz="0" w:space="0" w:color="auto"/>
        <w:bottom w:val="none" w:sz="0" w:space="0" w:color="auto"/>
        <w:right w:val="none" w:sz="0" w:space="0" w:color="auto"/>
      </w:divBdr>
    </w:div>
    <w:div w:id="876308465">
      <w:bodyDiv w:val="1"/>
      <w:marLeft w:val="0"/>
      <w:marRight w:val="0"/>
      <w:marTop w:val="0"/>
      <w:marBottom w:val="0"/>
      <w:divBdr>
        <w:top w:val="none" w:sz="0" w:space="0" w:color="auto"/>
        <w:left w:val="none" w:sz="0" w:space="0" w:color="auto"/>
        <w:bottom w:val="none" w:sz="0" w:space="0" w:color="auto"/>
        <w:right w:val="none" w:sz="0" w:space="0" w:color="auto"/>
      </w:divBdr>
    </w:div>
    <w:div w:id="877208314">
      <w:bodyDiv w:val="1"/>
      <w:marLeft w:val="0"/>
      <w:marRight w:val="0"/>
      <w:marTop w:val="0"/>
      <w:marBottom w:val="0"/>
      <w:divBdr>
        <w:top w:val="none" w:sz="0" w:space="0" w:color="auto"/>
        <w:left w:val="none" w:sz="0" w:space="0" w:color="auto"/>
        <w:bottom w:val="none" w:sz="0" w:space="0" w:color="auto"/>
        <w:right w:val="none" w:sz="0" w:space="0" w:color="auto"/>
      </w:divBdr>
    </w:div>
    <w:div w:id="877350618">
      <w:bodyDiv w:val="1"/>
      <w:marLeft w:val="0"/>
      <w:marRight w:val="0"/>
      <w:marTop w:val="0"/>
      <w:marBottom w:val="0"/>
      <w:divBdr>
        <w:top w:val="none" w:sz="0" w:space="0" w:color="auto"/>
        <w:left w:val="none" w:sz="0" w:space="0" w:color="auto"/>
        <w:bottom w:val="none" w:sz="0" w:space="0" w:color="auto"/>
        <w:right w:val="none" w:sz="0" w:space="0" w:color="auto"/>
      </w:divBdr>
    </w:div>
    <w:div w:id="878519052">
      <w:bodyDiv w:val="1"/>
      <w:marLeft w:val="0"/>
      <w:marRight w:val="0"/>
      <w:marTop w:val="0"/>
      <w:marBottom w:val="0"/>
      <w:divBdr>
        <w:top w:val="none" w:sz="0" w:space="0" w:color="auto"/>
        <w:left w:val="none" w:sz="0" w:space="0" w:color="auto"/>
        <w:bottom w:val="none" w:sz="0" w:space="0" w:color="auto"/>
        <w:right w:val="none" w:sz="0" w:space="0" w:color="auto"/>
      </w:divBdr>
    </w:div>
    <w:div w:id="878666581">
      <w:bodyDiv w:val="1"/>
      <w:marLeft w:val="0"/>
      <w:marRight w:val="0"/>
      <w:marTop w:val="0"/>
      <w:marBottom w:val="0"/>
      <w:divBdr>
        <w:top w:val="none" w:sz="0" w:space="0" w:color="auto"/>
        <w:left w:val="none" w:sz="0" w:space="0" w:color="auto"/>
        <w:bottom w:val="none" w:sz="0" w:space="0" w:color="auto"/>
        <w:right w:val="none" w:sz="0" w:space="0" w:color="auto"/>
      </w:divBdr>
    </w:div>
    <w:div w:id="879784509">
      <w:bodyDiv w:val="1"/>
      <w:marLeft w:val="0"/>
      <w:marRight w:val="0"/>
      <w:marTop w:val="0"/>
      <w:marBottom w:val="0"/>
      <w:divBdr>
        <w:top w:val="none" w:sz="0" w:space="0" w:color="auto"/>
        <w:left w:val="none" w:sz="0" w:space="0" w:color="auto"/>
        <w:bottom w:val="none" w:sz="0" w:space="0" w:color="auto"/>
        <w:right w:val="none" w:sz="0" w:space="0" w:color="auto"/>
      </w:divBdr>
    </w:div>
    <w:div w:id="879825624">
      <w:bodyDiv w:val="1"/>
      <w:marLeft w:val="0"/>
      <w:marRight w:val="0"/>
      <w:marTop w:val="0"/>
      <w:marBottom w:val="0"/>
      <w:divBdr>
        <w:top w:val="none" w:sz="0" w:space="0" w:color="auto"/>
        <w:left w:val="none" w:sz="0" w:space="0" w:color="auto"/>
        <w:bottom w:val="none" w:sz="0" w:space="0" w:color="auto"/>
        <w:right w:val="none" w:sz="0" w:space="0" w:color="auto"/>
      </w:divBdr>
    </w:div>
    <w:div w:id="879974271">
      <w:bodyDiv w:val="1"/>
      <w:marLeft w:val="0"/>
      <w:marRight w:val="0"/>
      <w:marTop w:val="0"/>
      <w:marBottom w:val="0"/>
      <w:divBdr>
        <w:top w:val="none" w:sz="0" w:space="0" w:color="auto"/>
        <w:left w:val="none" w:sz="0" w:space="0" w:color="auto"/>
        <w:bottom w:val="none" w:sz="0" w:space="0" w:color="auto"/>
        <w:right w:val="none" w:sz="0" w:space="0" w:color="auto"/>
      </w:divBdr>
    </w:div>
    <w:div w:id="880627289">
      <w:bodyDiv w:val="1"/>
      <w:marLeft w:val="0"/>
      <w:marRight w:val="0"/>
      <w:marTop w:val="0"/>
      <w:marBottom w:val="0"/>
      <w:divBdr>
        <w:top w:val="none" w:sz="0" w:space="0" w:color="auto"/>
        <w:left w:val="none" w:sz="0" w:space="0" w:color="auto"/>
        <w:bottom w:val="none" w:sz="0" w:space="0" w:color="auto"/>
        <w:right w:val="none" w:sz="0" w:space="0" w:color="auto"/>
      </w:divBdr>
    </w:div>
    <w:div w:id="881090482">
      <w:bodyDiv w:val="1"/>
      <w:marLeft w:val="0"/>
      <w:marRight w:val="0"/>
      <w:marTop w:val="0"/>
      <w:marBottom w:val="0"/>
      <w:divBdr>
        <w:top w:val="none" w:sz="0" w:space="0" w:color="auto"/>
        <w:left w:val="none" w:sz="0" w:space="0" w:color="auto"/>
        <w:bottom w:val="none" w:sz="0" w:space="0" w:color="auto"/>
        <w:right w:val="none" w:sz="0" w:space="0" w:color="auto"/>
      </w:divBdr>
    </w:div>
    <w:div w:id="881401407">
      <w:bodyDiv w:val="1"/>
      <w:marLeft w:val="0"/>
      <w:marRight w:val="0"/>
      <w:marTop w:val="0"/>
      <w:marBottom w:val="0"/>
      <w:divBdr>
        <w:top w:val="none" w:sz="0" w:space="0" w:color="auto"/>
        <w:left w:val="none" w:sz="0" w:space="0" w:color="auto"/>
        <w:bottom w:val="none" w:sz="0" w:space="0" w:color="auto"/>
        <w:right w:val="none" w:sz="0" w:space="0" w:color="auto"/>
      </w:divBdr>
    </w:div>
    <w:div w:id="881402252">
      <w:bodyDiv w:val="1"/>
      <w:marLeft w:val="0"/>
      <w:marRight w:val="0"/>
      <w:marTop w:val="0"/>
      <w:marBottom w:val="0"/>
      <w:divBdr>
        <w:top w:val="none" w:sz="0" w:space="0" w:color="auto"/>
        <w:left w:val="none" w:sz="0" w:space="0" w:color="auto"/>
        <w:bottom w:val="none" w:sz="0" w:space="0" w:color="auto"/>
        <w:right w:val="none" w:sz="0" w:space="0" w:color="auto"/>
      </w:divBdr>
    </w:div>
    <w:div w:id="881668351">
      <w:bodyDiv w:val="1"/>
      <w:marLeft w:val="0"/>
      <w:marRight w:val="0"/>
      <w:marTop w:val="0"/>
      <w:marBottom w:val="0"/>
      <w:divBdr>
        <w:top w:val="none" w:sz="0" w:space="0" w:color="auto"/>
        <w:left w:val="none" w:sz="0" w:space="0" w:color="auto"/>
        <w:bottom w:val="none" w:sz="0" w:space="0" w:color="auto"/>
        <w:right w:val="none" w:sz="0" w:space="0" w:color="auto"/>
      </w:divBdr>
    </w:div>
    <w:div w:id="882060353">
      <w:bodyDiv w:val="1"/>
      <w:marLeft w:val="0"/>
      <w:marRight w:val="0"/>
      <w:marTop w:val="0"/>
      <w:marBottom w:val="0"/>
      <w:divBdr>
        <w:top w:val="none" w:sz="0" w:space="0" w:color="auto"/>
        <w:left w:val="none" w:sz="0" w:space="0" w:color="auto"/>
        <w:bottom w:val="none" w:sz="0" w:space="0" w:color="auto"/>
        <w:right w:val="none" w:sz="0" w:space="0" w:color="auto"/>
      </w:divBdr>
    </w:div>
    <w:div w:id="882669837">
      <w:bodyDiv w:val="1"/>
      <w:marLeft w:val="0"/>
      <w:marRight w:val="0"/>
      <w:marTop w:val="0"/>
      <w:marBottom w:val="0"/>
      <w:divBdr>
        <w:top w:val="none" w:sz="0" w:space="0" w:color="auto"/>
        <w:left w:val="none" w:sz="0" w:space="0" w:color="auto"/>
        <w:bottom w:val="none" w:sz="0" w:space="0" w:color="auto"/>
        <w:right w:val="none" w:sz="0" w:space="0" w:color="auto"/>
      </w:divBdr>
    </w:div>
    <w:div w:id="883717280">
      <w:bodyDiv w:val="1"/>
      <w:marLeft w:val="0"/>
      <w:marRight w:val="0"/>
      <w:marTop w:val="0"/>
      <w:marBottom w:val="0"/>
      <w:divBdr>
        <w:top w:val="none" w:sz="0" w:space="0" w:color="auto"/>
        <w:left w:val="none" w:sz="0" w:space="0" w:color="auto"/>
        <w:bottom w:val="none" w:sz="0" w:space="0" w:color="auto"/>
        <w:right w:val="none" w:sz="0" w:space="0" w:color="auto"/>
      </w:divBdr>
    </w:div>
    <w:div w:id="883832936">
      <w:bodyDiv w:val="1"/>
      <w:marLeft w:val="0"/>
      <w:marRight w:val="0"/>
      <w:marTop w:val="0"/>
      <w:marBottom w:val="0"/>
      <w:divBdr>
        <w:top w:val="none" w:sz="0" w:space="0" w:color="auto"/>
        <w:left w:val="none" w:sz="0" w:space="0" w:color="auto"/>
        <w:bottom w:val="none" w:sz="0" w:space="0" w:color="auto"/>
        <w:right w:val="none" w:sz="0" w:space="0" w:color="auto"/>
      </w:divBdr>
    </w:div>
    <w:div w:id="883903288">
      <w:bodyDiv w:val="1"/>
      <w:marLeft w:val="0"/>
      <w:marRight w:val="0"/>
      <w:marTop w:val="0"/>
      <w:marBottom w:val="0"/>
      <w:divBdr>
        <w:top w:val="none" w:sz="0" w:space="0" w:color="auto"/>
        <w:left w:val="none" w:sz="0" w:space="0" w:color="auto"/>
        <w:bottom w:val="none" w:sz="0" w:space="0" w:color="auto"/>
        <w:right w:val="none" w:sz="0" w:space="0" w:color="auto"/>
      </w:divBdr>
    </w:div>
    <w:div w:id="884757997">
      <w:bodyDiv w:val="1"/>
      <w:marLeft w:val="0"/>
      <w:marRight w:val="0"/>
      <w:marTop w:val="0"/>
      <w:marBottom w:val="0"/>
      <w:divBdr>
        <w:top w:val="none" w:sz="0" w:space="0" w:color="auto"/>
        <w:left w:val="none" w:sz="0" w:space="0" w:color="auto"/>
        <w:bottom w:val="none" w:sz="0" w:space="0" w:color="auto"/>
        <w:right w:val="none" w:sz="0" w:space="0" w:color="auto"/>
      </w:divBdr>
    </w:div>
    <w:div w:id="884828319">
      <w:bodyDiv w:val="1"/>
      <w:marLeft w:val="0"/>
      <w:marRight w:val="0"/>
      <w:marTop w:val="0"/>
      <w:marBottom w:val="0"/>
      <w:divBdr>
        <w:top w:val="none" w:sz="0" w:space="0" w:color="auto"/>
        <w:left w:val="none" w:sz="0" w:space="0" w:color="auto"/>
        <w:bottom w:val="none" w:sz="0" w:space="0" w:color="auto"/>
        <w:right w:val="none" w:sz="0" w:space="0" w:color="auto"/>
      </w:divBdr>
    </w:div>
    <w:div w:id="885603376">
      <w:bodyDiv w:val="1"/>
      <w:marLeft w:val="0"/>
      <w:marRight w:val="0"/>
      <w:marTop w:val="0"/>
      <w:marBottom w:val="0"/>
      <w:divBdr>
        <w:top w:val="none" w:sz="0" w:space="0" w:color="auto"/>
        <w:left w:val="none" w:sz="0" w:space="0" w:color="auto"/>
        <w:bottom w:val="none" w:sz="0" w:space="0" w:color="auto"/>
        <w:right w:val="none" w:sz="0" w:space="0" w:color="auto"/>
      </w:divBdr>
    </w:div>
    <w:div w:id="886261666">
      <w:bodyDiv w:val="1"/>
      <w:marLeft w:val="0"/>
      <w:marRight w:val="0"/>
      <w:marTop w:val="0"/>
      <w:marBottom w:val="0"/>
      <w:divBdr>
        <w:top w:val="none" w:sz="0" w:space="0" w:color="auto"/>
        <w:left w:val="none" w:sz="0" w:space="0" w:color="auto"/>
        <w:bottom w:val="none" w:sz="0" w:space="0" w:color="auto"/>
        <w:right w:val="none" w:sz="0" w:space="0" w:color="auto"/>
      </w:divBdr>
    </w:div>
    <w:div w:id="886454775">
      <w:bodyDiv w:val="1"/>
      <w:marLeft w:val="0"/>
      <w:marRight w:val="0"/>
      <w:marTop w:val="0"/>
      <w:marBottom w:val="0"/>
      <w:divBdr>
        <w:top w:val="none" w:sz="0" w:space="0" w:color="auto"/>
        <w:left w:val="none" w:sz="0" w:space="0" w:color="auto"/>
        <w:bottom w:val="none" w:sz="0" w:space="0" w:color="auto"/>
        <w:right w:val="none" w:sz="0" w:space="0" w:color="auto"/>
      </w:divBdr>
    </w:div>
    <w:div w:id="887183593">
      <w:bodyDiv w:val="1"/>
      <w:marLeft w:val="0"/>
      <w:marRight w:val="0"/>
      <w:marTop w:val="0"/>
      <w:marBottom w:val="0"/>
      <w:divBdr>
        <w:top w:val="none" w:sz="0" w:space="0" w:color="auto"/>
        <w:left w:val="none" w:sz="0" w:space="0" w:color="auto"/>
        <w:bottom w:val="none" w:sz="0" w:space="0" w:color="auto"/>
        <w:right w:val="none" w:sz="0" w:space="0" w:color="auto"/>
      </w:divBdr>
    </w:div>
    <w:div w:id="887570173">
      <w:bodyDiv w:val="1"/>
      <w:marLeft w:val="0"/>
      <w:marRight w:val="0"/>
      <w:marTop w:val="0"/>
      <w:marBottom w:val="0"/>
      <w:divBdr>
        <w:top w:val="none" w:sz="0" w:space="0" w:color="auto"/>
        <w:left w:val="none" w:sz="0" w:space="0" w:color="auto"/>
        <w:bottom w:val="none" w:sz="0" w:space="0" w:color="auto"/>
        <w:right w:val="none" w:sz="0" w:space="0" w:color="auto"/>
      </w:divBdr>
    </w:div>
    <w:div w:id="887645600">
      <w:bodyDiv w:val="1"/>
      <w:marLeft w:val="0"/>
      <w:marRight w:val="0"/>
      <w:marTop w:val="0"/>
      <w:marBottom w:val="0"/>
      <w:divBdr>
        <w:top w:val="none" w:sz="0" w:space="0" w:color="auto"/>
        <w:left w:val="none" w:sz="0" w:space="0" w:color="auto"/>
        <w:bottom w:val="none" w:sz="0" w:space="0" w:color="auto"/>
        <w:right w:val="none" w:sz="0" w:space="0" w:color="auto"/>
      </w:divBdr>
    </w:div>
    <w:div w:id="887834203">
      <w:bodyDiv w:val="1"/>
      <w:marLeft w:val="0"/>
      <w:marRight w:val="0"/>
      <w:marTop w:val="0"/>
      <w:marBottom w:val="0"/>
      <w:divBdr>
        <w:top w:val="none" w:sz="0" w:space="0" w:color="auto"/>
        <w:left w:val="none" w:sz="0" w:space="0" w:color="auto"/>
        <w:bottom w:val="none" w:sz="0" w:space="0" w:color="auto"/>
        <w:right w:val="none" w:sz="0" w:space="0" w:color="auto"/>
      </w:divBdr>
    </w:div>
    <w:div w:id="887911535">
      <w:bodyDiv w:val="1"/>
      <w:marLeft w:val="0"/>
      <w:marRight w:val="0"/>
      <w:marTop w:val="0"/>
      <w:marBottom w:val="0"/>
      <w:divBdr>
        <w:top w:val="none" w:sz="0" w:space="0" w:color="auto"/>
        <w:left w:val="none" w:sz="0" w:space="0" w:color="auto"/>
        <w:bottom w:val="none" w:sz="0" w:space="0" w:color="auto"/>
        <w:right w:val="none" w:sz="0" w:space="0" w:color="auto"/>
      </w:divBdr>
    </w:div>
    <w:div w:id="888030429">
      <w:bodyDiv w:val="1"/>
      <w:marLeft w:val="0"/>
      <w:marRight w:val="0"/>
      <w:marTop w:val="0"/>
      <w:marBottom w:val="0"/>
      <w:divBdr>
        <w:top w:val="none" w:sz="0" w:space="0" w:color="auto"/>
        <w:left w:val="none" w:sz="0" w:space="0" w:color="auto"/>
        <w:bottom w:val="none" w:sz="0" w:space="0" w:color="auto"/>
        <w:right w:val="none" w:sz="0" w:space="0" w:color="auto"/>
      </w:divBdr>
    </w:div>
    <w:div w:id="888031717">
      <w:bodyDiv w:val="1"/>
      <w:marLeft w:val="0"/>
      <w:marRight w:val="0"/>
      <w:marTop w:val="0"/>
      <w:marBottom w:val="0"/>
      <w:divBdr>
        <w:top w:val="none" w:sz="0" w:space="0" w:color="auto"/>
        <w:left w:val="none" w:sz="0" w:space="0" w:color="auto"/>
        <w:bottom w:val="none" w:sz="0" w:space="0" w:color="auto"/>
        <w:right w:val="none" w:sz="0" w:space="0" w:color="auto"/>
      </w:divBdr>
    </w:div>
    <w:div w:id="888372524">
      <w:bodyDiv w:val="1"/>
      <w:marLeft w:val="0"/>
      <w:marRight w:val="0"/>
      <w:marTop w:val="0"/>
      <w:marBottom w:val="0"/>
      <w:divBdr>
        <w:top w:val="none" w:sz="0" w:space="0" w:color="auto"/>
        <w:left w:val="none" w:sz="0" w:space="0" w:color="auto"/>
        <w:bottom w:val="none" w:sz="0" w:space="0" w:color="auto"/>
        <w:right w:val="none" w:sz="0" w:space="0" w:color="auto"/>
      </w:divBdr>
    </w:div>
    <w:div w:id="889536775">
      <w:bodyDiv w:val="1"/>
      <w:marLeft w:val="0"/>
      <w:marRight w:val="0"/>
      <w:marTop w:val="0"/>
      <w:marBottom w:val="0"/>
      <w:divBdr>
        <w:top w:val="none" w:sz="0" w:space="0" w:color="auto"/>
        <w:left w:val="none" w:sz="0" w:space="0" w:color="auto"/>
        <w:bottom w:val="none" w:sz="0" w:space="0" w:color="auto"/>
        <w:right w:val="none" w:sz="0" w:space="0" w:color="auto"/>
      </w:divBdr>
    </w:div>
    <w:div w:id="890001412">
      <w:bodyDiv w:val="1"/>
      <w:marLeft w:val="0"/>
      <w:marRight w:val="0"/>
      <w:marTop w:val="0"/>
      <w:marBottom w:val="0"/>
      <w:divBdr>
        <w:top w:val="none" w:sz="0" w:space="0" w:color="auto"/>
        <w:left w:val="none" w:sz="0" w:space="0" w:color="auto"/>
        <w:bottom w:val="none" w:sz="0" w:space="0" w:color="auto"/>
        <w:right w:val="none" w:sz="0" w:space="0" w:color="auto"/>
      </w:divBdr>
    </w:div>
    <w:div w:id="890045524">
      <w:bodyDiv w:val="1"/>
      <w:marLeft w:val="0"/>
      <w:marRight w:val="0"/>
      <w:marTop w:val="0"/>
      <w:marBottom w:val="0"/>
      <w:divBdr>
        <w:top w:val="none" w:sz="0" w:space="0" w:color="auto"/>
        <w:left w:val="none" w:sz="0" w:space="0" w:color="auto"/>
        <w:bottom w:val="none" w:sz="0" w:space="0" w:color="auto"/>
        <w:right w:val="none" w:sz="0" w:space="0" w:color="auto"/>
      </w:divBdr>
    </w:div>
    <w:div w:id="890533886">
      <w:bodyDiv w:val="1"/>
      <w:marLeft w:val="0"/>
      <w:marRight w:val="0"/>
      <w:marTop w:val="0"/>
      <w:marBottom w:val="0"/>
      <w:divBdr>
        <w:top w:val="none" w:sz="0" w:space="0" w:color="auto"/>
        <w:left w:val="none" w:sz="0" w:space="0" w:color="auto"/>
        <w:bottom w:val="none" w:sz="0" w:space="0" w:color="auto"/>
        <w:right w:val="none" w:sz="0" w:space="0" w:color="auto"/>
      </w:divBdr>
    </w:div>
    <w:div w:id="890578411">
      <w:bodyDiv w:val="1"/>
      <w:marLeft w:val="0"/>
      <w:marRight w:val="0"/>
      <w:marTop w:val="0"/>
      <w:marBottom w:val="0"/>
      <w:divBdr>
        <w:top w:val="none" w:sz="0" w:space="0" w:color="auto"/>
        <w:left w:val="none" w:sz="0" w:space="0" w:color="auto"/>
        <w:bottom w:val="none" w:sz="0" w:space="0" w:color="auto"/>
        <w:right w:val="none" w:sz="0" w:space="0" w:color="auto"/>
      </w:divBdr>
    </w:div>
    <w:div w:id="891355378">
      <w:bodyDiv w:val="1"/>
      <w:marLeft w:val="0"/>
      <w:marRight w:val="0"/>
      <w:marTop w:val="0"/>
      <w:marBottom w:val="0"/>
      <w:divBdr>
        <w:top w:val="none" w:sz="0" w:space="0" w:color="auto"/>
        <w:left w:val="none" w:sz="0" w:space="0" w:color="auto"/>
        <w:bottom w:val="none" w:sz="0" w:space="0" w:color="auto"/>
        <w:right w:val="none" w:sz="0" w:space="0" w:color="auto"/>
      </w:divBdr>
    </w:div>
    <w:div w:id="891766824">
      <w:bodyDiv w:val="1"/>
      <w:marLeft w:val="0"/>
      <w:marRight w:val="0"/>
      <w:marTop w:val="0"/>
      <w:marBottom w:val="0"/>
      <w:divBdr>
        <w:top w:val="none" w:sz="0" w:space="0" w:color="auto"/>
        <w:left w:val="none" w:sz="0" w:space="0" w:color="auto"/>
        <w:bottom w:val="none" w:sz="0" w:space="0" w:color="auto"/>
        <w:right w:val="none" w:sz="0" w:space="0" w:color="auto"/>
      </w:divBdr>
    </w:div>
    <w:div w:id="891775212">
      <w:bodyDiv w:val="1"/>
      <w:marLeft w:val="0"/>
      <w:marRight w:val="0"/>
      <w:marTop w:val="0"/>
      <w:marBottom w:val="0"/>
      <w:divBdr>
        <w:top w:val="none" w:sz="0" w:space="0" w:color="auto"/>
        <w:left w:val="none" w:sz="0" w:space="0" w:color="auto"/>
        <w:bottom w:val="none" w:sz="0" w:space="0" w:color="auto"/>
        <w:right w:val="none" w:sz="0" w:space="0" w:color="auto"/>
      </w:divBdr>
    </w:div>
    <w:div w:id="892351241">
      <w:bodyDiv w:val="1"/>
      <w:marLeft w:val="0"/>
      <w:marRight w:val="0"/>
      <w:marTop w:val="0"/>
      <w:marBottom w:val="0"/>
      <w:divBdr>
        <w:top w:val="none" w:sz="0" w:space="0" w:color="auto"/>
        <w:left w:val="none" w:sz="0" w:space="0" w:color="auto"/>
        <w:bottom w:val="none" w:sz="0" w:space="0" w:color="auto"/>
        <w:right w:val="none" w:sz="0" w:space="0" w:color="auto"/>
      </w:divBdr>
    </w:div>
    <w:div w:id="892934115">
      <w:bodyDiv w:val="1"/>
      <w:marLeft w:val="0"/>
      <w:marRight w:val="0"/>
      <w:marTop w:val="0"/>
      <w:marBottom w:val="0"/>
      <w:divBdr>
        <w:top w:val="none" w:sz="0" w:space="0" w:color="auto"/>
        <w:left w:val="none" w:sz="0" w:space="0" w:color="auto"/>
        <w:bottom w:val="none" w:sz="0" w:space="0" w:color="auto"/>
        <w:right w:val="none" w:sz="0" w:space="0" w:color="auto"/>
      </w:divBdr>
    </w:div>
    <w:div w:id="893152446">
      <w:bodyDiv w:val="1"/>
      <w:marLeft w:val="0"/>
      <w:marRight w:val="0"/>
      <w:marTop w:val="0"/>
      <w:marBottom w:val="0"/>
      <w:divBdr>
        <w:top w:val="none" w:sz="0" w:space="0" w:color="auto"/>
        <w:left w:val="none" w:sz="0" w:space="0" w:color="auto"/>
        <w:bottom w:val="none" w:sz="0" w:space="0" w:color="auto"/>
        <w:right w:val="none" w:sz="0" w:space="0" w:color="auto"/>
      </w:divBdr>
    </w:div>
    <w:div w:id="893389104">
      <w:bodyDiv w:val="1"/>
      <w:marLeft w:val="0"/>
      <w:marRight w:val="0"/>
      <w:marTop w:val="0"/>
      <w:marBottom w:val="0"/>
      <w:divBdr>
        <w:top w:val="none" w:sz="0" w:space="0" w:color="auto"/>
        <w:left w:val="none" w:sz="0" w:space="0" w:color="auto"/>
        <w:bottom w:val="none" w:sz="0" w:space="0" w:color="auto"/>
        <w:right w:val="none" w:sz="0" w:space="0" w:color="auto"/>
      </w:divBdr>
    </w:div>
    <w:div w:id="895815547">
      <w:bodyDiv w:val="1"/>
      <w:marLeft w:val="0"/>
      <w:marRight w:val="0"/>
      <w:marTop w:val="0"/>
      <w:marBottom w:val="0"/>
      <w:divBdr>
        <w:top w:val="none" w:sz="0" w:space="0" w:color="auto"/>
        <w:left w:val="none" w:sz="0" w:space="0" w:color="auto"/>
        <w:bottom w:val="none" w:sz="0" w:space="0" w:color="auto"/>
        <w:right w:val="none" w:sz="0" w:space="0" w:color="auto"/>
      </w:divBdr>
    </w:div>
    <w:div w:id="896473579">
      <w:bodyDiv w:val="1"/>
      <w:marLeft w:val="0"/>
      <w:marRight w:val="0"/>
      <w:marTop w:val="0"/>
      <w:marBottom w:val="0"/>
      <w:divBdr>
        <w:top w:val="none" w:sz="0" w:space="0" w:color="auto"/>
        <w:left w:val="none" w:sz="0" w:space="0" w:color="auto"/>
        <w:bottom w:val="none" w:sz="0" w:space="0" w:color="auto"/>
        <w:right w:val="none" w:sz="0" w:space="0" w:color="auto"/>
      </w:divBdr>
    </w:div>
    <w:div w:id="896820600">
      <w:bodyDiv w:val="1"/>
      <w:marLeft w:val="0"/>
      <w:marRight w:val="0"/>
      <w:marTop w:val="0"/>
      <w:marBottom w:val="0"/>
      <w:divBdr>
        <w:top w:val="none" w:sz="0" w:space="0" w:color="auto"/>
        <w:left w:val="none" w:sz="0" w:space="0" w:color="auto"/>
        <w:bottom w:val="none" w:sz="0" w:space="0" w:color="auto"/>
        <w:right w:val="none" w:sz="0" w:space="0" w:color="auto"/>
      </w:divBdr>
    </w:div>
    <w:div w:id="897395597">
      <w:bodyDiv w:val="1"/>
      <w:marLeft w:val="0"/>
      <w:marRight w:val="0"/>
      <w:marTop w:val="0"/>
      <w:marBottom w:val="0"/>
      <w:divBdr>
        <w:top w:val="none" w:sz="0" w:space="0" w:color="auto"/>
        <w:left w:val="none" w:sz="0" w:space="0" w:color="auto"/>
        <w:bottom w:val="none" w:sz="0" w:space="0" w:color="auto"/>
        <w:right w:val="none" w:sz="0" w:space="0" w:color="auto"/>
      </w:divBdr>
    </w:div>
    <w:div w:id="898832459">
      <w:bodyDiv w:val="1"/>
      <w:marLeft w:val="0"/>
      <w:marRight w:val="0"/>
      <w:marTop w:val="0"/>
      <w:marBottom w:val="0"/>
      <w:divBdr>
        <w:top w:val="none" w:sz="0" w:space="0" w:color="auto"/>
        <w:left w:val="none" w:sz="0" w:space="0" w:color="auto"/>
        <w:bottom w:val="none" w:sz="0" w:space="0" w:color="auto"/>
        <w:right w:val="none" w:sz="0" w:space="0" w:color="auto"/>
      </w:divBdr>
    </w:div>
    <w:div w:id="899750421">
      <w:bodyDiv w:val="1"/>
      <w:marLeft w:val="0"/>
      <w:marRight w:val="0"/>
      <w:marTop w:val="0"/>
      <w:marBottom w:val="0"/>
      <w:divBdr>
        <w:top w:val="none" w:sz="0" w:space="0" w:color="auto"/>
        <w:left w:val="none" w:sz="0" w:space="0" w:color="auto"/>
        <w:bottom w:val="none" w:sz="0" w:space="0" w:color="auto"/>
        <w:right w:val="none" w:sz="0" w:space="0" w:color="auto"/>
      </w:divBdr>
    </w:div>
    <w:div w:id="901062041">
      <w:bodyDiv w:val="1"/>
      <w:marLeft w:val="0"/>
      <w:marRight w:val="0"/>
      <w:marTop w:val="0"/>
      <w:marBottom w:val="0"/>
      <w:divBdr>
        <w:top w:val="none" w:sz="0" w:space="0" w:color="auto"/>
        <w:left w:val="none" w:sz="0" w:space="0" w:color="auto"/>
        <w:bottom w:val="none" w:sz="0" w:space="0" w:color="auto"/>
        <w:right w:val="none" w:sz="0" w:space="0" w:color="auto"/>
      </w:divBdr>
    </w:div>
    <w:div w:id="901214896">
      <w:bodyDiv w:val="1"/>
      <w:marLeft w:val="0"/>
      <w:marRight w:val="0"/>
      <w:marTop w:val="0"/>
      <w:marBottom w:val="0"/>
      <w:divBdr>
        <w:top w:val="none" w:sz="0" w:space="0" w:color="auto"/>
        <w:left w:val="none" w:sz="0" w:space="0" w:color="auto"/>
        <w:bottom w:val="none" w:sz="0" w:space="0" w:color="auto"/>
        <w:right w:val="none" w:sz="0" w:space="0" w:color="auto"/>
      </w:divBdr>
    </w:div>
    <w:div w:id="902375217">
      <w:bodyDiv w:val="1"/>
      <w:marLeft w:val="0"/>
      <w:marRight w:val="0"/>
      <w:marTop w:val="0"/>
      <w:marBottom w:val="0"/>
      <w:divBdr>
        <w:top w:val="none" w:sz="0" w:space="0" w:color="auto"/>
        <w:left w:val="none" w:sz="0" w:space="0" w:color="auto"/>
        <w:bottom w:val="none" w:sz="0" w:space="0" w:color="auto"/>
        <w:right w:val="none" w:sz="0" w:space="0" w:color="auto"/>
      </w:divBdr>
    </w:div>
    <w:div w:id="902562758">
      <w:bodyDiv w:val="1"/>
      <w:marLeft w:val="0"/>
      <w:marRight w:val="0"/>
      <w:marTop w:val="0"/>
      <w:marBottom w:val="0"/>
      <w:divBdr>
        <w:top w:val="none" w:sz="0" w:space="0" w:color="auto"/>
        <w:left w:val="none" w:sz="0" w:space="0" w:color="auto"/>
        <w:bottom w:val="none" w:sz="0" w:space="0" w:color="auto"/>
        <w:right w:val="none" w:sz="0" w:space="0" w:color="auto"/>
      </w:divBdr>
    </w:div>
    <w:div w:id="902982439">
      <w:bodyDiv w:val="1"/>
      <w:marLeft w:val="0"/>
      <w:marRight w:val="0"/>
      <w:marTop w:val="0"/>
      <w:marBottom w:val="0"/>
      <w:divBdr>
        <w:top w:val="none" w:sz="0" w:space="0" w:color="auto"/>
        <w:left w:val="none" w:sz="0" w:space="0" w:color="auto"/>
        <w:bottom w:val="none" w:sz="0" w:space="0" w:color="auto"/>
        <w:right w:val="none" w:sz="0" w:space="0" w:color="auto"/>
      </w:divBdr>
    </w:div>
    <w:div w:id="903377117">
      <w:bodyDiv w:val="1"/>
      <w:marLeft w:val="0"/>
      <w:marRight w:val="0"/>
      <w:marTop w:val="0"/>
      <w:marBottom w:val="0"/>
      <w:divBdr>
        <w:top w:val="none" w:sz="0" w:space="0" w:color="auto"/>
        <w:left w:val="none" w:sz="0" w:space="0" w:color="auto"/>
        <w:bottom w:val="none" w:sz="0" w:space="0" w:color="auto"/>
        <w:right w:val="none" w:sz="0" w:space="0" w:color="auto"/>
      </w:divBdr>
    </w:div>
    <w:div w:id="903681966">
      <w:bodyDiv w:val="1"/>
      <w:marLeft w:val="0"/>
      <w:marRight w:val="0"/>
      <w:marTop w:val="0"/>
      <w:marBottom w:val="0"/>
      <w:divBdr>
        <w:top w:val="none" w:sz="0" w:space="0" w:color="auto"/>
        <w:left w:val="none" w:sz="0" w:space="0" w:color="auto"/>
        <w:bottom w:val="none" w:sz="0" w:space="0" w:color="auto"/>
        <w:right w:val="none" w:sz="0" w:space="0" w:color="auto"/>
      </w:divBdr>
    </w:div>
    <w:div w:id="903877421">
      <w:bodyDiv w:val="1"/>
      <w:marLeft w:val="0"/>
      <w:marRight w:val="0"/>
      <w:marTop w:val="0"/>
      <w:marBottom w:val="0"/>
      <w:divBdr>
        <w:top w:val="none" w:sz="0" w:space="0" w:color="auto"/>
        <w:left w:val="none" w:sz="0" w:space="0" w:color="auto"/>
        <w:bottom w:val="none" w:sz="0" w:space="0" w:color="auto"/>
        <w:right w:val="none" w:sz="0" w:space="0" w:color="auto"/>
      </w:divBdr>
    </w:div>
    <w:div w:id="903952658">
      <w:bodyDiv w:val="1"/>
      <w:marLeft w:val="0"/>
      <w:marRight w:val="0"/>
      <w:marTop w:val="0"/>
      <w:marBottom w:val="0"/>
      <w:divBdr>
        <w:top w:val="none" w:sz="0" w:space="0" w:color="auto"/>
        <w:left w:val="none" w:sz="0" w:space="0" w:color="auto"/>
        <w:bottom w:val="none" w:sz="0" w:space="0" w:color="auto"/>
        <w:right w:val="none" w:sz="0" w:space="0" w:color="auto"/>
      </w:divBdr>
    </w:div>
    <w:div w:id="904266006">
      <w:bodyDiv w:val="1"/>
      <w:marLeft w:val="0"/>
      <w:marRight w:val="0"/>
      <w:marTop w:val="0"/>
      <w:marBottom w:val="0"/>
      <w:divBdr>
        <w:top w:val="none" w:sz="0" w:space="0" w:color="auto"/>
        <w:left w:val="none" w:sz="0" w:space="0" w:color="auto"/>
        <w:bottom w:val="none" w:sz="0" w:space="0" w:color="auto"/>
        <w:right w:val="none" w:sz="0" w:space="0" w:color="auto"/>
      </w:divBdr>
    </w:div>
    <w:div w:id="904727907">
      <w:bodyDiv w:val="1"/>
      <w:marLeft w:val="0"/>
      <w:marRight w:val="0"/>
      <w:marTop w:val="0"/>
      <w:marBottom w:val="0"/>
      <w:divBdr>
        <w:top w:val="none" w:sz="0" w:space="0" w:color="auto"/>
        <w:left w:val="none" w:sz="0" w:space="0" w:color="auto"/>
        <w:bottom w:val="none" w:sz="0" w:space="0" w:color="auto"/>
        <w:right w:val="none" w:sz="0" w:space="0" w:color="auto"/>
      </w:divBdr>
    </w:div>
    <w:div w:id="904800621">
      <w:bodyDiv w:val="1"/>
      <w:marLeft w:val="0"/>
      <w:marRight w:val="0"/>
      <w:marTop w:val="0"/>
      <w:marBottom w:val="0"/>
      <w:divBdr>
        <w:top w:val="none" w:sz="0" w:space="0" w:color="auto"/>
        <w:left w:val="none" w:sz="0" w:space="0" w:color="auto"/>
        <w:bottom w:val="none" w:sz="0" w:space="0" w:color="auto"/>
        <w:right w:val="none" w:sz="0" w:space="0" w:color="auto"/>
      </w:divBdr>
    </w:div>
    <w:div w:id="904803801">
      <w:bodyDiv w:val="1"/>
      <w:marLeft w:val="0"/>
      <w:marRight w:val="0"/>
      <w:marTop w:val="0"/>
      <w:marBottom w:val="0"/>
      <w:divBdr>
        <w:top w:val="none" w:sz="0" w:space="0" w:color="auto"/>
        <w:left w:val="none" w:sz="0" w:space="0" w:color="auto"/>
        <w:bottom w:val="none" w:sz="0" w:space="0" w:color="auto"/>
        <w:right w:val="none" w:sz="0" w:space="0" w:color="auto"/>
      </w:divBdr>
    </w:div>
    <w:div w:id="904874062">
      <w:bodyDiv w:val="1"/>
      <w:marLeft w:val="0"/>
      <w:marRight w:val="0"/>
      <w:marTop w:val="0"/>
      <w:marBottom w:val="0"/>
      <w:divBdr>
        <w:top w:val="none" w:sz="0" w:space="0" w:color="auto"/>
        <w:left w:val="none" w:sz="0" w:space="0" w:color="auto"/>
        <w:bottom w:val="none" w:sz="0" w:space="0" w:color="auto"/>
        <w:right w:val="none" w:sz="0" w:space="0" w:color="auto"/>
      </w:divBdr>
    </w:div>
    <w:div w:id="905526572">
      <w:bodyDiv w:val="1"/>
      <w:marLeft w:val="0"/>
      <w:marRight w:val="0"/>
      <w:marTop w:val="0"/>
      <w:marBottom w:val="0"/>
      <w:divBdr>
        <w:top w:val="none" w:sz="0" w:space="0" w:color="auto"/>
        <w:left w:val="none" w:sz="0" w:space="0" w:color="auto"/>
        <w:bottom w:val="none" w:sz="0" w:space="0" w:color="auto"/>
        <w:right w:val="none" w:sz="0" w:space="0" w:color="auto"/>
      </w:divBdr>
    </w:div>
    <w:div w:id="905528161">
      <w:bodyDiv w:val="1"/>
      <w:marLeft w:val="0"/>
      <w:marRight w:val="0"/>
      <w:marTop w:val="0"/>
      <w:marBottom w:val="0"/>
      <w:divBdr>
        <w:top w:val="none" w:sz="0" w:space="0" w:color="auto"/>
        <w:left w:val="none" w:sz="0" w:space="0" w:color="auto"/>
        <w:bottom w:val="none" w:sz="0" w:space="0" w:color="auto"/>
        <w:right w:val="none" w:sz="0" w:space="0" w:color="auto"/>
      </w:divBdr>
    </w:div>
    <w:div w:id="906650748">
      <w:bodyDiv w:val="1"/>
      <w:marLeft w:val="0"/>
      <w:marRight w:val="0"/>
      <w:marTop w:val="0"/>
      <w:marBottom w:val="0"/>
      <w:divBdr>
        <w:top w:val="none" w:sz="0" w:space="0" w:color="auto"/>
        <w:left w:val="none" w:sz="0" w:space="0" w:color="auto"/>
        <w:bottom w:val="none" w:sz="0" w:space="0" w:color="auto"/>
        <w:right w:val="none" w:sz="0" w:space="0" w:color="auto"/>
      </w:divBdr>
    </w:div>
    <w:div w:id="906719221">
      <w:bodyDiv w:val="1"/>
      <w:marLeft w:val="0"/>
      <w:marRight w:val="0"/>
      <w:marTop w:val="0"/>
      <w:marBottom w:val="0"/>
      <w:divBdr>
        <w:top w:val="none" w:sz="0" w:space="0" w:color="auto"/>
        <w:left w:val="none" w:sz="0" w:space="0" w:color="auto"/>
        <w:bottom w:val="none" w:sz="0" w:space="0" w:color="auto"/>
        <w:right w:val="none" w:sz="0" w:space="0" w:color="auto"/>
      </w:divBdr>
    </w:div>
    <w:div w:id="906768622">
      <w:bodyDiv w:val="1"/>
      <w:marLeft w:val="0"/>
      <w:marRight w:val="0"/>
      <w:marTop w:val="0"/>
      <w:marBottom w:val="0"/>
      <w:divBdr>
        <w:top w:val="none" w:sz="0" w:space="0" w:color="auto"/>
        <w:left w:val="none" w:sz="0" w:space="0" w:color="auto"/>
        <w:bottom w:val="none" w:sz="0" w:space="0" w:color="auto"/>
        <w:right w:val="none" w:sz="0" w:space="0" w:color="auto"/>
      </w:divBdr>
    </w:div>
    <w:div w:id="907880632">
      <w:bodyDiv w:val="1"/>
      <w:marLeft w:val="0"/>
      <w:marRight w:val="0"/>
      <w:marTop w:val="0"/>
      <w:marBottom w:val="0"/>
      <w:divBdr>
        <w:top w:val="none" w:sz="0" w:space="0" w:color="auto"/>
        <w:left w:val="none" w:sz="0" w:space="0" w:color="auto"/>
        <w:bottom w:val="none" w:sz="0" w:space="0" w:color="auto"/>
        <w:right w:val="none" w:sz="0" w:space="0" w:color="auto"/>
      </w:divBdr>
    </w:div>
    <w:div w:id="908030677">
      <w:bodyDiv w:val="1"/>
      <w:marLeft w:val="0"/>
      <w:marRight w:val="0"/>
      <w:marTop w:val="0"/>
      <w:marBottom w:val="0"/>
      <w:divBdr>
        <w:top w:val="none" w:sz="0" w:space="0" w:color="auto"/>
        <w:left w:val="none" w:sz="0" w:space="0" w:color="auto"/>
        <w:bottom w:val="none" w:sz="0" w:space="0" w:color="auto"/>
        <w:right w:val="none" w:sz="0" w:space="0" w:color="auto"/>
      </w:divBdr>
    </w:div>
    <w:div w:id="908425852">
      <w:bodyDiv w:val="1"/>
      <w:marLeft w:val="0"/>
      <w:marRight w:val="0"/>
      <w:marTop w:val="0"/>
      <w:marBottom w:val="0"/>
      <w:divBdr>
        <w:top w:val="none" w:sz="0" w:space="0" w:color="auto"/>
        <w:left w:val="none" w:sz="0" w:space="0" w:color="auto"/>
        <w:bottom w:val="none" w:sz="0" w:space="0" w:color="auto"/>
        <w:right w:val="none" w:sz="0" w:space="0" w:color="auto"/>
      </w:divBdr>
    </w:div>
    <w:div w:id="908729521">
      <w:bodyDiv w:val="1"/>
      <w:marLeft w:val="0"/>
      <w:marRight w:val="0"/>
      <w:marTop w:val="0"/>
      <w:marBottom w:val="0"/>
      <w:divBdr>
        <w:top w:val="none" w:sz="0" w:space="0" w:color="auto"/>
        <w:left w:val="none" w:sz="0" w:space="0" w:color="auto"/>
        <w:bottom w:val="none" w:sz="0" w:space="0" w:color="auto"/>
        <w:right w:val="none" w:sz="0" w:space="0" w:color="auto"/>
      </w:divBdr>
    </w:div>
    <w:div w:id="909194355">
      <w:bodyDiv w:val="1"/>
      <w:marLeft w:val="0"/>
      <w:marRight w:val="0"/>
      <w:marTop w:val="0"/>
      <w:marBottom w:val="0"/>
      <w:divBdr>
        <w:top w:val="none" w:sz="0" w:space="0" w:color="auto"/>
        <w:left w:val="none" w:sz="0" w:space="0" w:color="auto"/>
        <w:bottom w:val="none" w:sz="0" w:space="0" w:color="auto"/>
        <w:right w:val="none" w:sz="0" w:space="0" w:color="auto"/>
      </w:divBdr>
    </w:div>
    <w:div w:id="909391734">
      <w:bodyDiv w:val="1"/>
      <w:marLeft w:val="0"/>
      <w:marRight w:val="0"/>
      <w:marTop w:val="0"/>
      <w:marBottom w:val="0"/>
      <w:divBdr>
        <w:top w:val="none" w:sz="0" w:space="0" w:color="auto"/>
        <w:left w:val="none" w:sz="0" w:space="0" w:color="auto"/>
        <w:bottom w:val="none" w:sz="0" w:space="0" w:color="auto"/>
        <w:right w:val="none" w:sz="0" w:space="0" w:color="auto"/>
      </w:divBdr>
    </w:div>
    <w:div w:id="909928638">
      <w:bodyDiv w:val="1"/>
      <w:marLeft w:val="0"/>
      <w:marRight w:val="0"/>
      <w:marTop w:val="0"/>
      <w:marBottom w:val="0"/>
      <w:divBdr>
        <w:top w:val="none" w:sz="0" w:space="0" w:color="auto"/>
        <w:left w:val="none" w:sz="0" w:space="0" w:color="auto"/>
        <w:bottom w:val="none" w:sz="0" w:space="0" w:color="auto"/>
        <w:right w:val="none" w:sz="0" w:space="0" w:color="auto"/>
      </w:divBdr>
    </w:div>
    <w:div w:id="910845451">
      <w:bodyDiv w:val="1"/>
      <w:marLeft w:val="0"/>
      <w:marRight w:val="0"/>
      <w:marTop w:val="0"/>
      <w:marBottom w:val="0"/>
      <w:divBdr>
        <w:top w:val="none" w:sz="0" w:space="0" w:color="auto"/>
        <w:left w:val="none" w:sz="0" w:space="0" w:color="auto"/>
        <w:bottom w:val="none" w:sz="0" w:space="0" w:color="auto"/>
        <w:right w:val="none" w:sz="0" w:space="0" w:color="auto"/>
      </w:divBdr>
    </w:div>
    <w:div w:id="911039454">
      <w:bodyDiv w:val="1"/>
      <w:marLeft w:val="0"/>
      <w:marRight w:val="0"/>
      <w:marTop w:val="0"/>
      <w:marBottom w:val="0"/>
      <w:divBdr>
        <w:top w:val="none" w:sz="0" w:space="0" w:color="auto"/>
        <w:left w:val="none" w:sz="0" w:space="0" w:color="auto"/>
        <w:bottom w:val="none" w:sz="0" w:space="0" w:color="auto"/>
        <w:right w:val="none" w:sz="0" w:space="0" w:color="auto"/>
      </w:divBdr>
    </w:div>
    <w:div w:id="912812004">
      <w:bodyDiv w:val="1"/>
      <w:marLeft w:val="0"/>
      <w:marRight w:val="0"/>
      <w:marTop w:val="0"/>
      <w:marBottom w:val="0"/>
      <w:divBdr>
        <w:top w:val="none" w:sz="0" w:space="0" w:color="auto"/>
        <w:left w:val="none" w:sz="0" w:space="0" w:color="auto"/>
        <w:bottom w:val="none" w:sz="0" w:space="0" w:color="auto"/>
        <w:right w:val="none" w:sz="0" w:space="0" w:color="auto"/>
      </w:divBdr>
    </w:div>
    <w:div w:id="912853726">
      <w:bodyDiv w:val="1"/>
      <w:marLeft w:val="0"/>
      <w:marRight w:val="0"/>
      <w:marTop w:val="0"/>
      <w:marBottom w:val="0"/>
      <w:divBdr>
        <w:top w:val="none" w:sz="0" w:space="0" w:color="auto"/>
        <w:left w:val="none" w:sz="0" w:space="0" w:color="auto"/>
        <w:bottom w:val="none" w:sz="0" w:space="0" w:color="auto"/>
        <w:right w:val="none" w:sz="0" w:space="0" w:color="auto"/>
      </w:divBdr>
    </w:div>
    <w:div w:id="913248614">
      <w:bodyDiv w:val="1"/>
      <w:marLeft w:val="0"/>
      <w:marRight w:val="0"/>
      <w:marTop w:val="0"/>
      <w:marBottom w:val="0"/>
      <w:divBdr>
        <w:top w:val="none" w:sz="0" w:space="0" w:color="auto"/>
        <w:left w:val="none" w:sz="0" w:space="0" w:color="auto"/>
        <w:bottom w:val="none" w:sz="0" w:space="0" w:color="auto"/>
        <w:right w:val="none" w:sz="0" w:space="0" w:color="auto"/>
      </w:divBdr>
    </w:div>
    <w:div w:id="914096807">
      <w:bodyDiv w:val="1"/>
      <w:marLeft w:val="0"/>
      <w:marRight w:val="0"/>
      <w:marTop w:val="0"/>
      <w:marBottom w:val="0"/>
      <w:divBdr>
        <w:top w:val="none" w:sz="0" w:space="0" w:color="auto"/>
        <w:left w:val="none" w:sz="0" w:space="0" w:color="auto"/>
        <w:bottom w:val="none" w:sz="0" w:space="0" w:color="auto"/>
        <w:right w:val="none" w:sz="0" w:space="0" w:color="auto"/>
      </w:divBdr>
    </w:div>
    <w:div w:id="916286667">
      <w:bodyDiv w:val="1"/>
      <w:marLeft w:val="0"/>
      <w:marRight w:val="0"/>
      <w:marTop w:val="0"/>
      <w:marBottom w:val="0"/>
      <w:divBdr>
        <w:top w:val="none" w:sz="0" w:space="0" w:color="auto"/>
        <w:left w:val="none" w:sz="0" w:space="0" w:color="auto"/>
        <w:bottom w:val="none" w:sz="0" w:space="0" w:color="auto"/>
        <w:right w:val="none" w:sz="0" w:space="0" w:color="auto"/>
      </w:divBdr>
    </w:div>
    <w:div w:id="917056818">
      <w:bodyDiv w:val="1"/>
      <w:marLeft w:val="0"/>
      <w:marRight w:val="0"/>
      <w:marTop w:val="0"/>
      <w:marBottom w:val="0"/>
      <w:divBdr>
        <w:top w:val="none" w:sz="0" w:space="0" w:color="auto"/>
        <w:left w:val="none" w:sz="0" w:space="0" w:color="auto"/>
        <w:bottom w:val="none" w:sz="0" w:space="0" w:color="auto"/>
        <w:right w:val="none" w:sz="0" w:space="0" w:color="auto"/>
      </w:divBdr>
    </w:div>
    <w:div w:id="917448420">
      <w:bodyDiv w:val="1"/>
      <w:marLeft w:val="0"/>
      <w:marRight w:val="0"/>
      <w:marTop w:val="0"/>
      <w:marBottom w:val="0"/>
      <w:divBdr>
        <w:top w:val="none" w:sz="0" w:space="0" w:color="auto"/>
        <w:left w:val="none" w:sz="0" w:space="0" w:color="auto"/>
        <w:bottom w:val="none" w:sz="0" w:space="0" w:color="auto"/>
        <w:right w:val="none" w:sz="0" w:space="0" w:color="auto"/>
      </w:divBdr>
    </w:div>
    <w:div w:id="917636090">
      <w:bodyDiv w:val="1"/>
      <w:marLeft w:val="0"/>
      <w:marRight w:val="0"/>
      <w:marTop w:val="0"/>
      <w:marBottom w:val="0"/>
      <w:divBdr>
        <w:top w:val="none" w:sz="0" w:space="0" w:color="auto"/>
        <w:left w:val="none" w:sz="0" w:space="0" w:color="auto"/>
        <w:bottom w:val="none" w:sz="0" w:space="0" w:color="auto"/>
        <w:right w:val="none" w:sz="0" w:space="0" w:color="auto"/>
      </w:divBdr>
    </w:div>
    <w:div w:id="917788461">
      <w:bodyDiv w:val="1"/>
      <w:marLeft w:val="0"/>
      <w:marRight w:val="0"/>
      <w:marTop w:val="0"/>
      <w:marBottom w:val="0"/>
      <w:divBdr>
        <w:top w:val="none" w:sz="0" w:space="0" w:color="auto"/>
        <w:left w:val="none" w:sz="0" w:space="0" w:color="auto"/>
        <w:bottom w:val="none" w:sz="0" w:space="0" w:color="auto"/>
        <w:right w:val="none" w:sz="0" w:space="0" w:color="auto"/>
      </w:divBdr>
    </w:div>
    <w:div w:id="919103225">
      <w:bodyDiv w:val="1"/>
      <w:marLeft w:val="0"/>
      <w:marRight w:val="0"/>
      <w:marTop w:val="0"/>
      <w:marBottom w:val="0"/>
      <w:divBdr>
        <w:top w:val="none" w:sz="0" w:space="0" w:color="auto"/>
        <w:left w:val="none" w:sz="0" w:space="0" w:color="auto"/>
        <w:bottom w:val="none" w:sz="0" w:space="0" w:color="auto"/>
        <w:right w:val="none" w:sz="0" w:space="0" w:color="auto"/>
      </w:divBdr>
    </w:div>
    <w:div w:id="919365675">
      <w:bodyDiv w:val="1"/>
      <w:marLeft w:val="0"/>
      <w:marRight w:val="0"/>
      <w:marTop w:val="0"/>
      <w:marBottom w:val="0"/>
      <w:divBdr>
        <w:top w:val="none" w:sz="0" w:space="0" w:color="auto"/>
        <w:left w:val="none" w:sz="0" w:space="0" w:color="auto"/>
        <w:bottom w:val="none" w:sz="0" w:space="0" w:color="auto"/>
        <w:right w:val="none" w:sz="0" w:space="0" w:color="auto"/>
      </w:divBdr>
    </w:div>
    <w:div w:id="919413639">
      <w:bodyDiv w:val="1"/>
      <w:marLeft w:val="0"/>
      <w:marRight w:val="0"/>
      <w:marTop w:val="0"/>
      <w:marBottom w:val="0"/>
      <w:divBdr>
        <w:top w:val="none" w:sz="0" w:space="0" w:color="auto"/>
        <w:left w:val="none" w:sz="0" w:space="0" w:color="auto"/>
        <w:bottom w:val="none" w:sz="0" w:space="0" w:color="auto"/>
        <w:right w:val="none" w:sz="0" w:space="0" w:color="auto"/>
      </w:divBdr>
    </w:div>
    <w:div w:id="920018289">
      <w:bodyDiv w:val="1"/>
      <w:marLeft w:val="0"/>
      <w:marRight w:val="0"/>
      <w:marTop w:val="0"/>
      <w:marBottom w:val="0"/>
      <w:divBdr>
        <w:top w:val="none" w:sz="0" w:space="0" w:color="auto"/>
        <w:left w:val="none" w:sz="0" w:space="0" w:color="auto"/>
        <w:bottom w:val="none" w:sz="0" w:space="0" w:color="auto"/>
        <w:right w:val="none" w:sz="0" w:space="0" w:color="auto"/>
      </w:divBdr>
    </w:div>
    <w:div w:id="920336552">
      <w:bodyDiv w:val="1"/>
      <w:marLeft w:val="0"/>
      <w:marRight w:val="0"/>
      <w:marTop w:val="0"/>
      <w:marBottom w:val="0"/>
      <w:divBdr>
        <w:top w:val="none" w:sz="0" w:space="0" w:color="auto"/>
        <w:left w:val="none" w:sz="0" w:space="0" w:color="auto"/>
        <w:bottom w:val="none" w:sz="0" w:space="0" w:color="auto"/>
        <w:right w:val="none" w:sz="0" w:space="0" w:color="auto"/>
      </w:divBdr>
    </w:div>
    <w:div w:id="920875394">
      <w:bodyDiv w:val="1"/>
      <w:marLeft w:val="0"/>
      <w:marRight w:val="0"/>
      <w:marTop w:val="0"/>
      <w:marBottom w:val="0"/>
      <w:divBdr>
        <w:top w:val="none" w:sz="0" w:space="0" w:color="auto"/>
        <w:left w:val="none" w:sz="0" w:space="0" w:color="auto"/>
        <w:bottom w:val="none" w:sz="0" w:space="0" w:color="auto"/>
        <w:right w:val="none" w:sz="0" w:space="0" w:color="auto"/>
      </w:divBdr>
    </w:div>
    <w:div w:id="920943889">
      <w:bodyDiv w:val="1"/>
      <w:marLeft w:val="0"/>
      <w:marRight w:val="0"/>
      <w:marTop w:val="0"/>
      <w:marBottom w:val="0"/>
      <w:divBdr>
        <w:top w:val="none" w:sz="0" w:space="0" w:color="auto"/>
        <w:left w:val="none" w:sz="0" w:space="0" w:color="auto"/>
        <w:bottom w:val="none" w:sz="0" w:space="0" w:color="auto"/>
        <w:right w:val="none" w:sz="0" w:space="0" w:color="auto"/>
      </w:divBdr>
    </w:div>
    <w:div w:id="920984700">
      <w:bodyDiv w:val="1"/>
      <w:marLeft w:val="0"/>
      <w:marRight w:val="0"/>
      <w:marTop w:val="0"/>
      <w:marBottom w:val="0"/>
      <w:divBdr>
        <w:top w:val="none" w:sz="0" w:space="0" w:color="auto"/>
        <w:left w:val="none" w:sz="0" w:space="0" w:color="auto"/>
        <w:bottom w:val="none" w:sz="0" w:space="0" w:color="auto"/>
        <w:right w:val="none" w:sz="0" w:space="0" w:color="auto"/>
      </w:divBdr>
    </w:div>
    <w:div w:id="922107261">
      <w:bodyDiv w:val="1"/>
      <w:marLeft w:val="0"/>
      <w:marRight w:val="0"/>
      <w:marTop w:val="0"/>
      <w:marBottom w:val="0"/>
      <w:divBdr>
        <w:top w:val="none" w:sz="0" w:space="0" w:color="auto"/>
        <w:left w:val="none" w:sz="0" w:space="0" w:color="auto"/>
        <w:bottom w:val="none" w:sz="0" w:space="0" w:color="auto"/>
        <w:right w:val="none" w:sz="0" w:space="0" w:color="auto"/>
      </w:divBdr>
    </w:div>
    <w:div w:id="922377362">
      <w:bodyDiv w:val="1"/>
      <w:marLeft w:val="0"/>
      <w:marRight w:val="0"/>
      <w:marTop w:val="0"/>
      <w:marBottom w:val="0"/>
      <w:divBdr>
        <w:top w:val="none" w:sz="0" w:space="0" w:color="auto"/>
        <w:left w:val="none" w:sz="0" w:space="0" w:color="auto"/>
        <w:bottom w:val="none" w:sz="0" w:space="0" w:color="auto"/>
        <w:right w:val="none" w:sz="0" w:space="0" w:color="auto"/>
      </w:divBdr>
    </w:div>
    <w:div w:id="922689078">
      <w:bodyDiv w:val="1"/>
      <w:marLeft w:val="0"/>
      <w:marRight w:val="0"/>
      <w:marTop w:val="0"/>
      <w:marBottom w:val="0"/>
      <w:divBdr>
        <w:top w:val="none" w:sz="0" w:space="0" w:color="auto"/>
        <w:left w:val="none" w:sz="0" w:space="0" w:color="auto"/>
        <w:bottom w:val="none" w:sz="0" w:space="0" w:color="auto"/>
        <w:right w:val="none" w:sz="0" w:space="0" w:color="auto"/>
      </w:divBdr>
    </w:div>
    <w:div w:id="922835255">
      <w:bodyDiv w:val="1"/>
      <w:marLeft w:val="0"/>
      <w:marRight w:val="0"/>
      <w:marTop w:val="0"/>
      <w:marBottom w:val="0"/>
      <w:divBdr>
        <w:top w:val="none" w:sz="0" w:space="0" w:color="auto"/>
        <w:left w:val="none" w:sz="0" w:space="0" w:color="auto"/>
        <w:bottom w:val="none" w:sz="0" w:space="0" w:color="auto"/>
        <w:right w:val="none" w:sz="0" w:space="0" w:color="auto"/>
      </w:divBdr>
    </w:div>
    <w:div w:id="924337059">
      <w:bodyDiv w:val="1"/>
      <w:marLeft w:val="0"/>
      <w:marRight w:val="0"/>
      <w:marTop w:val="0"/>
      <w:marBottom w:val="0"/>
      <w:divBdr>
        <w:top w:val="none" w:sz="0" w:space="0" w:color="auto"/>
        <w:left w:val="none" w:sz="0" w:space="0" w:color="auto"/>
        <w:bottom w:val="none" w:sz="0" w:space="0" w:color="auto"/>
        <w:right w:val="none" w:sz="0" w:space="0" w:color="auto"/>
      </w:divBdr>
    </w:div>
    <w:div w:id="924916473">
      <w:bodyDiv w:val="1"/>
      <w:marLeft w:val="0"/>
      <w:marRight w:val="0"/>
      <w:marTop w:val="0"/>
      <w:marBottom w:val="0"/>
      <w:divBdr>
        <w:top w:val="none" w:sz="0" w:space="0" w:color="auto"/>
        <w:left w:val="none" w:sz="0" w:space="0" w:color="auto"/>
        <w:bottom w:val="none" w:sz="0" w:space="0" w:color="auto"/>
        <w:right w:val="none" w:sz="0" w:space="0" w:color="auto"/>
      </w:divBdr>
    </w:div>
    <w:div w:id="925724912">
      <w:bodyDiv w:val="1"/>
      <w:marLeft w:val="0"/>
      <w:marRight w:val="0"/>
      <w:marTop w:val="0"/>
      <w:marBottom w:val="0"/>
      <w:divBdr>
        <w:top w:val="none" w:sz="0" w:space="0" w:color="auto"/>
        <w:left w:val="none" w:sz="0" w:space="0" w:color="auto"/>
        <w:bottom w:val="none" w:sz="0" w:space="0" w:color="auto"/>
        <w:right w:val="none" w:sz="0" w:space="0" w:color="auto"/>
      </w:divBdr>
    </w:div>
    <w:div w:id="926118219">
      <w:bodyDiv w:val="1"/>
      <w:marLeft w:val="0"/>
      <w:marRight w:val="0"/>
      <w:marTop w:val="0"/>
      <w:marBottom w:val="0"/>
      <w:divBdr>
        <w:top w:val="none" w:sz="0" w:space="0" w:color="auto"/>
        <w:left w:val="none" w:sz="0" w:space="0" w:color="auto"/>
        <w:bottom w:val="none" w:sz="0" w:space="0" w:color="auto"/>
        <w:right w:val="none" w:sz="0" w:space="0" w:color="auto"/>
      </w:divBdr>
    </w:div>
    <w:div w:id="926615029">
      <w:bodyDiv w:val="1"/>
      <w:marLeft w:val="0"/>
      <w:marRight w:val="0"/>
      <w:marTop w:val="0"/>
      <w:marBottom w:val="0"/>
      <w:divBdr>
        <w:top w:val="none" w:sz="0" w:space="0" w:color="auto"/>
        <w:left w:val="none" w:sz="0" w:space="0" w:color="auto"/>
        <w:bottom w:val="none" w:sz="0" w:space="0" w:color="auto"/>
        <w:right w:val="none" w:sz="0" w:space="0" w:color="auto"/>
      </w:divBdr>
    </w:div>
    <w:div w:id="926621361">
      <w:bodyDiv w:val="1"/>
      <w:marLeft w:val="0"/>
      <w:marRight w:val="0"/>
      <w:marTop w:val="0"/>
      <w:marBottom w:val="0"/>
      <w:divBdr>
        <w:top w:val="none" w:sz="0" w:space="0" w:color="auto"/>
        <w:left w:val="none" w:sz="0" w:space="0" w:color="auto"/>
        <w:bottom w:val="none" w:sz="0" w:space="0" w:color="auto"/>
        <w:right w:val="none" w:sz="0" w:space="0" w:color="auto"/>
      </w:divBdr>
    </w:div>
    <w:div w:id="926811169">
      <w:bodyDiv w:val="1"/>
      <w:marLeft w:val="0"/>
      <w:marRight w:val="0"/>
      <w:marTop w:val="0"/>
      <w:marBottom w:val="0"/>
      <w:divBdr>
        <w:top w:val="none" w:sz="0" w:space="0" w:color="auto"/>
        <w:left w:val="none" w:sz="0" w:space="0" w:color="auto"/>
        <w:bottom w:val="none" w:sz="0" w:space="0" w:color="auto"/>
        <w:right w:val="none" w:sz="0" w:space="0" w:color="auto"/>
      </w:divBdr>
    </w:div>
    <w:div w:id="926884429">
      <w:bodyDiv w:val="1"/>
      <w:marLeft w:val="0"/>
      <w:marRight w:val="0"/>
      <w:marTop w:val="0"/>
      <w:marBottom w:val="0"/>
      <w:divBdr>
        <w:top w:val="none" w:sz="0" w:space="0" w:color="auto"/>
        <w:left w:val="none" w:sz="0" w:space="0" w:color="auto"/>
        <w:bottom w:val="none" w:sz="0" w:space="0" w:color="auto"/>
        <w:right w:val="none" w:sz="0" w:space="0" w:color="auto"/>
      </w:divBdr>
    </w:div>
    <w:div w:id="927885078">
      <w:bodyDiv w:val="1"/>
      <w:marLeft w:val="0"/>
      <w:marRight w:val="0"/>
      <w:marTop w:val="0"/>
      <w:marBottom w:val="0"/>
      <w:divBdr>
        <w:top w:val="none" w:sz="0" w:space="0" w:color="auto"/>
        <w:left w:val="none" w:sz="0" w:space="0" w:color="auto"/>
        <w:bottom w:val="none" w:sz="0" w:space="0" w:color="auto"/>
        <w:right w:val="none" w:sz="0" w:space="0" w:color="auto"/>
      </w:divBdr>
    </w:div>
    <w:div w:id="928151013">
      <w:bodyDiv w:val="1"/>
      <w:marLeft w:val="0"/>
      <w:marRight w:val="0"/>
      <w:marTop w:val="0"/>
      <w:marBottom w:val="0"/>
      <w:divBdr>
        <w:top w:val="none" w:sz="0" w:space="0" w:color="auto"/>
        <w:left w:val="none" w:sz="0" w:space="0" w:color="auto"/>
        <w:bottom w:val="none" w:sz="0" w:space="0" w:color="auto"/>
        <w:right w:val="none" w:sz="0" w:space="0" w:color="auto"/>
      </w:divBdr>
    </w:div>
    <w:div w:id="928806645">
      <w:bodyDiv w:val="1"/>
      <w:marLeft w:val="0"/>
      <w:marRight w:val="0"/>
      <w:marTop w:val="0"/>
      <w:marBottom w:val="0"/>
      <w:divBdr>
        <w:top w:val="none" w:sz="0" w:space="0" w:color="auto"/>
        <w:left w:val="none" w:sz="0" w:space="0" w:color="auto"/>
        <w:bottom w:val="none" w:sz="0" w:space="0" w:color="auto"/>
        <w:right w:val="none" w:sz="0" w:space="0" w:color="auto"/>
      </w:divBdr>
    </w:div>
    <w:div w:id="928929713">
      <w:bodyDiv w:val="1"/>
      <w:marLeft w:val="0"/>
      <w:marRight w:val="0"/>
      <w:marTop w:val="0"/>
      <w:marBottom w:val="0"/>
      <w:divBdr>
        <w:top w:val="none" w:sz="0" w:space="0" w:color="auto"/>
        <w:left w:val="none" w:sz="0" w:space="0" w:color="auto"/>
        <w:bottom w:val="none" w:sz="0" w:space="0" w:color="auto"/>
        <w:right w:val="none" w:sz="0" w:space="0" w:color="auto"/>
      </w:divBdr>
    </w:div>
    <w:div w:id="929703883">
      <w:bodyDiv w:val="1"/>
      <w:marLeft w:val="0"/>
      <w:marRight w:val="0"/>
      <w:marTop w:val="0"/>
      <w:marBottom w:val="0"/>
      <w:divBdr>
        <w:top w:val="none" w:sz="0" w:space="0" w:color="auto"/>
        <w:left w:val="none" w:sz="0" w:space="0" w:color="auto"/>
        <w:bottom w:val="none" w:sz="0" w:space="0" w:color="auto"/>
        <w:right w:val="none" w:sz="0" w:space="0" w:color="auto"/>
      </w:divBdr>
    </w:div>
    <w:div w:id="930695742">
      <w:bodyDiv w:val="1"/>
      <w:marLeft w:val="0"/>
      <w:marRight w:val="0"/>
      <w:marTop w:val="0"/>
      <w:marBottom w:val="0"/>
      <w:divBdr>
        <w:top w:val="none" w:sz="0" w:space="0" w:color="auto"/>
        <w:left w:val="none" w:sz="0" w:space="0" w:color="auto"/>
        <w:bottom w:val="none" w:sz="0" w:space="0" w:color="auto"/>
        <w:right w:val="none" w:sz="0" w:space="0" w:color="auto"/>
      </w:divBdr>
    </w:div>
    <w:div w:id="930696658">
      <w:bodyDiv w:val="1"/>
      <w:marLeft w:val="0"/>
      <w:marRight w:val="0"/>
      <w:marTop w:val="0"/>
      <w:marBottom w:val="0"/>
      <w:divBdr>
        <w:top w:val="none" w:sz="0" w:space="0" w:color="auto"/>
        <w:left w:val="none" w:sz="0" w:space="0" w:color="auto"/>
        <w:bottom w:val="none" w:sz="0" w:space="0" w:color="auto"/>
        <w:right w:val="none" w:sz="0" w:space="0" w:color="auto"/>
      </w:divBdr>
    </w:div>
    <w:div w:id="931207116">
      <w:bodyDiv w:val="1"/>
      <w:marLeft w:val="0"/>
      <w:marRight w:val="0"/>
      <w:marTop w:val="0"/>
      <w:marBottom w:val="0"/>
      <w:divBdr>
        <w:top w:val="none" w:sz="0" w:space="0" w:color="auto"/>
        <w:left w:val="none" w:sz="0" w:space="0" w:color="auto"/>
        <w:bottom w:val="none" w:sz="0" w:space="0" w:color="auto"/>
        <w:right w:val="none" w:sz="0" w:space="0" w:color="auto"/>
      </w:divBdr>
    </w:div>
    <w:div w:id="931429566">
      <w:bodyDiv w:val="1"/>
      <w:marLeft w:val="0"/>
      <w:marRight w:val="0"/>
      <w:marTop w:val="0"/>
      <w:marBottom w:val="0"/>
      <w:divBdr>
        <w:top w:val="none" w:sz="0" w:space="0" w:color="auto"/>
        <w:left w:val="none" w:sz="0" w:space="0" w:color="auto"/>
        <w:bottom w:val="none" w:sz="0" w:space="0" w:color="auto"/>
        <w:right w:val="none" w:sz="0" w:space="0" w:color="auto"/>
      </w:divBdr>
    </w:div>
    <w:div w:id="931469665">
      <w:bodyDiv w:val="1"/>
      <w:marLeft w:val="0"/>
      <w:marRight w:val="0"/>
      <w:marTop w:val="0"/>
      <w:marBottom w:val="0"/>
      <w:divBdr>
        <w:top w:val="none" w:sz="0" w:space="0" w:color="auto"/>
        <w:left w:val="none" w:sz="0" w:space="0" w:color="auto"/>
        <w:bottom w:val="none" w:sz="0" w:space="0" w:color="auto"/>
        <w:right w:val="none" w:sz="0" w:space="0" w:color="auto"/>
      </w:divBdr>
    </w:div>
    <w:div w:id="931472074">
      <w:bodyDiv w:val="1"/>
      <w:marLeft w:val="0"/>
      <w:marRight w:val="0"/>
      <w:marTop w:val="0"/>
      <w:marBottom w:val="0"/>
      <w:divBdr>
        <w:top w:val="none" w:sz="0" w:space="0" w:color="auto"/>
        <w:left w:val="none" w:sz="0" w:space="0" w:color="auto"/>
        <w:bottom w:val="none" w:sz="0" w:space="0" w:color="auto"/>
        <w:right w:val="none" w:sz="0" w:space="0" w:color="auto"/>
      </w:divBdr>
    </w:div>
    <w:div w:id="931622820">
      <w:bodyDiv w:val="1"/>
      <w:marLeft w:val="0"/>
      <w:marRight w:val="0"/>
      <w:marTop w:val="0"/>
      <w:marBottom w:val="0"/>
      <w:divBdr>
        <w:top w:val="none" w:sz="0" w:space="0" w:color="auto"/>
        <w:left w:val="none" w:sz="0" w:space="0" w:color="auto"/>
        <w:bottom w:val="none" w:sz="0" w:space="0" w:color="auto"/>
        <w:right w:val="none" w:sz="0" w:space="0" w:color="auto"/>
      </w:divBdr>
    </w:div>
    <w:div w:id="931746758">
      <w:bodyDiv w:val="1"/>
      <w:marLeft w:val="0"/>
      <w:marRight w:val="0"/>
      <w:marTop w:val="0"/>
      <w:marBottom w:val="0"/>
      <w:divBdr>
        <w:top w:val="none" w:sz="0" w:space="0" w:color="auto"/>
        <w:left w:val="none" w:sz="0" w:space="0" w:color="auto"/>
        <w:bottom w:val="none" w:sz="0" w:space="0" w:color="auto"/>
        <w:right w:val="none" w:sz="0" w:space="0" w:color="auto"/>
      </w:divBdr>
    </w:div>
    <w:div w:id="931936060">
      <w:bodyDiv w:val="1"/>
      <w:marLeft w:val="0"/>
      <w:marRight w:val="0"/>
      <w:marTop w:val="0"/>
      <w:marBottom w:val="0"/>
      <w:divBdr>
        <w:top w:val="none" w:sz="0" w:space="0" w:color="auto"/>
        <w:left w:val="none" w:sz="0" w:space="0" w:color="auto"/>
        <w:bottom w:val="none" w:sz="0" w:space="0" w:color="auto"/>
        <w:right w:val="none" w:sz="0" w:space="0" w:color="auto"/>
      </w:divBdr>
    </w:div>
    <w:div w:id="934169516">
      <w:bodyDiv w:val="1"/>
      <w:marLeft w:val="0"/>
      <w:marRight w:val="0"/>
      <w:marTop w:val="0"/>
      <w:marBottom w:val="0"/>
      <w:divBdr>
        <w:top w:val="none" w:sz="0" w:space="0" w:color="auto"/>
        <w:left w:val="none" w:sz="0" w:space="0" w:color="auto"/>
        <w:bottom w:val="none" w:sz="0" w:space="0" w:color="auto"/>
        <w:right w:val="none" w:sz="0" w:space="0" w:color="auto"/>
      </w:divBdr>
    </w:div>
    <w:div w:id="934821442">
      <w:bodyDiv w:val="1"/>
      <w:marLeft w:val="0"/>
      <w:marRight w:val="0"/>
      <w:marTop w:val="0"/>
      <w:marBottom w:val="0"/>
      <w:divBdr>
        <w:top w:val="none" w:sz="0" w:space="0" w:color="auto"/>
        <w:left w:val="none" w:sz="0" w:space="0" w:color="auto"/>
        <w:bottom w:val="none" w:sz="0" w:space="0" w:color="auto"/>
        <w:right w:val="none" w:sz="0" w:space="0" w:color="auto"/>
      </w:divBdr>
    </w:div>
    <w:div w:id="935020057">
      <w:bodyDiv w:val="1"/>
      <w:marLeft w:val="0"/>
      <w:marRight w:val="0"/>
      <w:marTop w:val="0"/>
      <w:marBottom w:val="0"/>
      <w:divBdr>
        <w:top w:val="none" w:sz="0" w:space="0" w:color="auto"/>
        <w:left w:val="none" w:sz="0" w:space="0" w:color="auto"/>
        <w:bottom w:val="none" w:sz="0" w:space="0" w:color="auto"/>
        <w:right w:val="none" w:sz="0" w:space="0" w:color="auto"/>
      </w:divBdr>
    </w:div>
    <w:div w:id="935098538">
      <w:bodyDiv w:val="1"/>
      <w:marLeft w:val="0"/>
      <w:marRight w:val="0"/>
      <w:marTop w:val="0"/>
      <w:marBottom w:val="0"/>
      <w:divBdr>
        <w:top w:val="none" w:sz="0" w:space="0" w:color="auto"/>
        <w:left w:val="none" w:sz="0" w:space="0" w:color="auto"/>
        <w:bottom w:val="none" w:sz="0" w:space="0" w:color="auto"/>
        <w:right w:val="none" w:sz="0" w:space="0" w:color="auto"/>
      </w:divBdr>
    </w:div>
    <w:div w:id="935216553">
      <w:bodyDiv w:val="1"/>
      <w:marLeft w:val="0"/>
      <w:marRight w:val="0"/>
      <w:marTop w:val="0"/>
      <w:marBottom w:val="0"/>
      <w:divBdr>
        <w:top w:val="none" w:sz="0" w:space="0" w:color="auto"/>
        <w:left w:val="none" w:sz="0" w:space="0" w:color="auto"/>
        <w:bottom w:val="none" w:sz="0" w:space="0" w:color="auto"/>
        <w:right w:val="none" w:sz="0" w:space="0" w:color="auto"/>
      </w:divBdr>
    </w:div>
    <w:div w:id="935866580">
      <w:bodyDiv w:val="1"/>
      <w:marLeft w:val="0"/>
      <w:marRight w:val="0"/>
      <w:marTop w:val="0"/>
      <w:marBottom w:val="0"/>
      <w:divBdr>
        <w:top w:val="none" w:sz="0" w:space="0" w:color="auto"/>
        <w:left w:val="none" w:sz="0" w:space="0" w:color="auto"/>
        <w:bottom w:val="none" w:sz="0" w:space="0" w:color="auto"/>
        <w:right w:val="none" w:sz="0" w:space="0" w:color="auto"/>
      </w:divBdr>
    </w:div>
    <w:div w:id="936057657">
      <w:bodyDiv w:val="1"/>
      <w:marLeft w:val="0"/>
      <w:marRight w:val="0"/>
      <w:marTop w:val="0"/>
      <w:marBottom w:val="0"/>
      <w:divBdr>
        <w:top w:val="none" w:sz="0" w:space="0" w:color="auto"/>
        <w:left w:val="none" w:sz="0" w:space="0" w:color="auto"/>
        <w:bottom w:val="none" w:sz="0" w:space="0" w:color="auto"/>
        <w:right w:val="none" w:sz="0" w:space="0" w:color="auto"/>
      </w:divBdr>
    </w:div>
    <w:div w:id="938566966">
      <w:bodyDiv w:val="1"/>
      <w:marLeft w:val="0"/>
      <w:marRight w:val="0"/>
      <w:marTop w:val="0"/>
      <w:marBottom w:val="0"/>
      <w:divBdr>
        <w:top w:val="none" w:sz="0" w:space="0" w:color="auto"/>
        <w:left w:val="none" w:sz="0" w:space="0" w:color="auto"/>
        <w:bottom w:val="none" w:sz="0" w:space="0" w:color="auto"/>
        <w:right w:val="none" w:sz="0" w:space="0" w:color="auto"/>
      </w:divBdr>
    </w:div>
    <w:div w:id="938679777">
      <w:bodyDiv w:val="1"/>
      <w:marLeft w:val="0"/>
      <w:marRight w:val="0"/>
      <w:marTop w:val="0"/>
      <w:marBottom w:val="0"/>
      <w:divBdr>
        <w:top w:val="none" w:sz="0" w:space="0" w:color="auto"/>
        <w:left w:val="none" w:sz="0" w:space="0" w:color="auto"/>
        <w:bottom w:val="none" w:sz="0" w:space="0" w:color="auto"/>
        <w:right w:val="none" w:sz="0" w:space="0" w:color="auto"/>
      </w:divBdr>
    </w:div>
    <w:div w:id="938871622">
      <w:bodyDiv w:val="1"/>
      <w:marLeft w:val="0"/>
      <w:marRight w:val="0"/>
      <w:marTop w:val="0"/>
      <w:marBottom w:val="0"/>
      <w:divBdr>
        <w:top w:val="none" w:sz="0" w:space="0" w:color="auto"/>
        <w:left w:val="none" w:sz="0" w:space="0" w:color="auto"/>
        <w:bottom w:val="none" w:sz="0" w:space="0" w:color="auto"/>
        <w:right w:val="none" w:sz="0" w:space="0" w:color="auto"/>
      </w:divBdr>
    </w:div>
    <w:div w:id="939601934">
      <w:bodyDiv w:val="1"/>
      <w:marLeft w:val="0"/>
      <w:marRight w:val="0"/>
      <w:marTop w:val="0"/>
      <w:marBottom w:val="0"/>
      <w:divBdr>
        <w:top w:val="none" w:sz="0" w:space="0" w:color="auto"/>
        <w:left w:val="none" w:sz="0" w:space="0" w:color="auto"/>
        <w:bottom w:val="none" w:sz="0" w:space="0" w:color="auto"/>
        <w:right w:val="none" w:sz="0" w:space="0" w:color="auto"/>
      </w:divBdr>
    </w:div>
    <w:div w:id="939872255">
      <w:bodyDiv w:val="1"/>
      <w:marLeft w:val="0"/>
      <w:marRight w:val="0"/>
      <w:marTop w:val="0"/>
      <w:marBottom w:val="0"/>
      <w:divBdr>
        <w:top w:val="none" w:sz="0" w:space="0" w:color="auto"/>
        <w:left w:val="none" w:sz="0" w:space="0" w:color="auto"/>
        <w:bottom w:val="none" w:sz="0" w:space="0" w:color="auto"/>
        <w:right w:val="none" w:sz="0" w:space="0" w:color="auto"/>
      </w:divBdr>
    </w:div>
    <w:div w:id="940144092">
      <w:bodyDiv w:val="1"/>
      <w:marLeft w:val="0"/>
      <w:marRight w:val="0"/>
      <w:marTop w:val="0"/>
      <w:marBottom w:val="0"/>
      <w:divBdr>
        <w:top w:val="none" w:sz="0" w:space="0" w:color="auto"/>
        <w:left w:val="none" w:sz="0" w:space="0" w:color="auto"/>
        <w:bottom w:val="none" w:sz="0" w:space="0" w:color="auto"/>
        <w:right w:val="none" w:sz="0" w:space="0" w:color="auto"/>
      </w:divBdr>
    </w:div>
    <w:div w:id="940184354">
      <w:bodyDiv w:val="1"/>
      <w:marLeft w:val="0"/>
      <w:marRight w:val="0"/>
      <w:marTop w:val="0"/>
      <w:marBottom w:val="0"/>
      <w:divBdr>
        <w:top w:val="none" w:sz="0" w:space="0" w:color="auto"/>
        <w:left w:val="none" w:sz="0" w:space="0" w:color="auto"/>
        <w:bottom w:val="none" w:sz="0" w:space="0" w:color="auto"/>
        <w:right w:val="none" w:sz="0" w:space="0" w:color="auto"/>
      </w:divBdr>
    </w:div>
    <w:div w:id="940188034">
      <w:bodyDiv w:val="1"/>
      <w:marLeft w:val="0"/>
      <w:marRight w:val="0"/>
      <w:marTop w:val="0"/>
      <w:marBottom w:val="0"/>
      <w:divBdr>
        <w:top w:val="none" w:sz="0" w:space="0" w:color="auto"/>
        <w:left w:val="none" w:sz="0" w:space="0" w:color="auto"/>
        <w:bottom w:val="none" w:sz="0" w:space="0" w:color="auto"/>
        <w:right w:val="none" w:sz="0" w:space="0" w:color="auto"/>
      </w:divBdr>
    </w:div>
    <w:div w:id="941107045">
      <w:bodyDiv w:val="1"/>
      <w:marLeft w:val="0"/>
      <w:marRight w:val="0"/>
      <w:marTop w:val="0"/>
      <w:marBottom w:val="0"/>
      <w:divBdr>
        <w:top w:val="none" w:sz="0" w:space="0" w:color="auto"/>
        <w:left w:val="none" w:sz="0" w:space="0" w:color="auto"/>
        <w:bottom w:val="none" w:sz="0" w:space="0" w:color="auto"/>
        <w:right w:val="none" w:sz="0" w:space="0" w:color="auto"/>
      </w:divBdr>
    </w:div>
    <w:div w:id="941425033">
      <w:bodyDiv w:val="1"/>
      <w:marLeft w:val="0"/>
      <w:marRight w:val="0"/>
      <w:marTop w:val="0"/>
      <w:marBottom w:val="0"/>
      <w:divBdr>
        <w:top w:val="none" w:sz="0" w:space="0" w:color="auto"/>
        <w:left w:val="none" w:sz="0" w:space="0" w:color="auto"/>
        <w:bottom w:val="none" w:sz="0" w:space="0" w:color="auto"/>
        <w:right w:val="none" w:sz="0" w:space="0" w:color="auto"/>
      </w:divBdr>
    </w:div>
    <w:div w:id="942958453">
      <w:bodyDiv w:val="1"/>
      <w:marLeft w:val="0"/>
      <w:marRight w:val="0"/>
      <w:marTop w:val="0"/>
      <w:marBottom w:val="0"/>
      <w:divBdr>
        <w:top w:val="none" w:sz="0" w:space="0" w:color="auto"/>
        <w:left w:val="none" w:sz="0" w:space="0" w:color="auto"/>
        <w:bottom w:val="none" w:sz="0" w:space="0" w:color="auto"/>
        <w:right w:val="none" w:sz="0" w:space="0" w:color="auto"/>
      </w:divBdr>
    </w:div>
    <w:div w:id="943145773">
      <w:bodyDiv w:val="1"/>
      <w:marLeft w:val="0"/>
      <w:marRight w:val="0"/>
      <w:marTop w:val="0"/>
      <w:marBottom w:val="0"/>
      <w:divBdr>
        <w:top w:val="none" w:sz="0" w:space="0" w:color="auto"/>
        <w:left w:val="none" w:sz="0" w:space="0" w:color="auto"/>
        <w:bottom w:val="none" w:sz="0" w:space="0" w:color="auto"/>
        <w:right w:val="none" w:sz="0" w:space="0" w:color="auto"/>
      </w:divBdr>
    </w:div>
    <w:div w:id="943146486">
      <w:bodyDiv w:val="1"/>
      <w:marLeft w:val="0"/>
      <w:marRight w:val="0"/>
      <w:marTop w:val="0"/>
      <w:marBottom w:val="0"/>
      <w:divBdr>
        <w:top w:val="none" w:sz="0" w:space="0" w:color="auto"/>
        <w:left w:val="none" w:sz="0" w:space="0" w:color="auto"/>
        <w:bottom w:val="none" w:sz="0" w:space="0" w:color="auto"/>
        <w:right w:val="none" w:sz="0" w:space="0" w:color="auto"/>
      </w:divBdr>
    </w:div>
    <w:div w:id="943222966">
      <w:bodyDiv w:val="1"/>
      <w:marLeft w:val="0"/>
      <w:marRight w:val="0"/>
      <w:marTop w:val="0"/>
      <w:marBottom w:val="0"/>
      <w:divBdr>
        <w:top w:val="none" w:sz="0" w:space="0" w:color="auto"/>
        <w:left w:val="none" w:sz="0" w:space="0" w:color="auto"/>
        <w:bottom w:val="none" w:sz="0" w:space="0" w:color="auto"/>
        <w:right w:val="none" w:sz="0" w:space="0" w:color="auto"/>
      </w:divBdr>
    </w:div>
    <w:div w:id="943226723">
      <w:bodyDiv w:val="1"/>
      <w:marLeft w:val="0"/>
      <w:marRight w:val="0"/>
      <w:marTop w:val="0"/>
      <w:marBottom w:val="0"/>
      <w:divBdr>
        <w:top w:val="none" w:sz="0" w:space="0" w:color="auto"/>
        <w:left w:val="none" w:sz="0" w:space="0" w:color="auto"/>
        <w:bottom w:val="none" w:sz="0" w:space="0" w:color="auto"/>
        <w:right w:val="none" w:sz="0" w:space="0" w:color="auto"/>
      </w:divBdr>
    </w:div>
    <w:div w:id="943421702">
      <w:bodyDiv w:val="1"/>
      <w:marLeft w:val="0"/>
      <w:marRight w:val="0"/>
      <w:marTop w:val="0"/>
      <w:marBottom w:val="0"/>
      <w:divBdr>
        <w:top w:val="none" w:sz="0" w:space="0" w:color="auto"/>
        <w:left w:val="none" w:sz="0" w:space="0" w:color="auto"/>
        <w:bottom w:val="none" w:sz="0" w:space="0" w:color="auto"/>
        <w:right w:val="none" w:sz="0" w:space="0" w:color="auto"/>
      </w:divBdr>
    </w:div>
    <w:div w:id="943539595">
      <w:bodyDiv w:val="1"/>
      <w:marLeft w:val="0"/>
      <w:marRight w:val="0"/>
      <w:marTop w:val="0"/>
      <w:marBottom w:val="0"/>
      <w:divBdr>
        <w:top w:val="none" w:sz="0" w:space="0" w:color="auto"/>
        <w:left w:val="none" w:sz="0" w:space="0" w:color="auto"/>
        <w:bottom w:val="none" w:sz="0" w:space="0" w:color="auto"/>
        <w:right w:val="none" w:sz="0" w:space="0" w:color="auto"/>
      </w:divBdr>
    </w:div>
    <w:div w:id="943727240">
      <w:bodyDiv w:val="1"/>
      <w:marLeft w:val="0"/>
      <w:marRight w:val="0"/>
      <w:marTop w:val="0"/>
      <w:marBottom w:val="0"/>
      <w:divBdr>
        <w:top w:val="none" w:sz="0" w:space="0" w:color="auto"/>
        <w:left w:val="none" w:sz="0" w:space="0" w:color="auto"/>
        <w:bottom w:val="none" w:sz="0" w:space="0" w:color="auto"/>
        <w:right w:val="none" w:sz="0" w:space="0" w:color="auto"/>
      </w:divBdr>
    </w:div>
    <w:div w:id="944574457">
      <w:bodyDiv w:val="1"/>
      <w:marLeft w:val="0"/>
      <w:marRight w:val="0"/>
      <w:marTop w:val="0"/>
      <w:marBottom w:val="0"/>
      <w:divBdr>
        <w:top w:val="none" w:sz="0" w:space="0" w:color="auto"/>
        <w:left w:val="none" w:sz="0" w:space="0" w:color="auto"/>
        <w:bottom w:val="none" w:sz="0" w:space="0" w:color="auto"/>
        <w:right w:val="none" w:sz="0" w:space="0" w:color="auto"/>
      </w:divBdr>
    </w:div>
    <w:div w:id="944968476">
      <w:bodyDiv w:val="1"/>
      <w:marLeft w:val="0"/>
      <w:marRight w:val="0"/>
      <w:marTop w:val="0"/>
      <w:marBottom w:val="0"/>
      <w:divBdr>
        <w:top w:val="none" w:sz="0" w:space="0" w:color="auto"/>
        <w:left w:val="none" w:sz="0" w:space="0" w:color="auto"/>
        <w:bottom w:val="none" w:sz="0" w:space="0" w:color="auto"/>
        <w:right w:val="none" w:sz="0" w:space="0" w:color="auto"/>
      </w:divBdr>
    </w:div>
    <w:div w:id="945429301">
      <w:bodyDiv w:val="1"/>
      <w:marLeft w:val="0"/>
      <w:marRight w:val="0"/>
      <w:marTop w:val="0"/>
      <w:marBottom w:val="0"/>
      <w:divBdr>
        <w:top w:val="none" w:sz="0" w:space="0" w:color="auto"/>
        <w:left w:val="none" w:sz="0" w:space="0" w:color="auto"/>
        <w:bottom w:val="none" w:sz="0" w:space="0" w:color="auto"/>
        <w:right w:val="none" w:sz="0" w:space="0" w:color="auto"/>
      </w:divBdr>
    </w:div>
    <w:div w:id="945842590">
      <w:bodyDiv w:val="1"/>
      <w:marLeft w:val="0"/>
      <w:marRight w:val="0"/>
      <w:marTop w:val="0"/>
      <w:marBottom w:val="0"/>
      <w:divBdr>
        <w:top w:val="none" w:sz="0" w:space="0" w:color="auto"/>
        <w:left w:val="none" w:sz="0" w:space="0" w:color="auto"/>
        <w:bottom w:val="none" w:sz="0" w:space="0" w:color="auto"/>
        <w:right w:val="none" w:sz="0" w:space="0" w:color="auto"/>
      </w:divBdr>
    </w:div>
    <w:div w:id="946039103">
      <w:bodyDiv w:val="1"/>
      <w:marLeft w:val="0"/>
      <w:marRight w:val="0"/>
      <w:marTop w:val="0"/>
      <w:marBottom w:val="0"/>
      <w:divBdr>
        <w:top w:val="none" w:sz="0" w:space="0" w:color="auto"/>
        <w:left w:val="none" w:sz="0" w:space="0" w:color="auto"/>
        <w:bottom w:val="none" w:sz="0" w:space="0" w:color="auto"/>
        <w:right w:val="none" w:sz="0" w:space="0" w:color="auto"/>
      </w:divBdr>
    </w:div>
    <w:div w:id="946081965">
      <w:bodyDiv w:val="1"/>
      <w:marLeft w:val="0"/>
      <w:marRight w:val="0"/>
      <w:marTop w:val="0"/>
      <w:marBottom w:val="0"/>
      <w:divBdr>
        <w:top w:val="none" w:sz="0" w:space="0" w:color="auto"/>
        <w:left w:val="none" w:sz="0" w:space="0" w:color="auto"/>
        <w:bottom w:val="none" w:sz="0" w:space="0" w:color="auto"/>
        <w:right w:val="none" w:sz="0" w:space="0" w:color="auto"/>
      </w:divBdr>
    </w:div>
    <w:div w:id="946471668">
      <w:bodyDiv w:val="1"/>
      <w:marLeft w:val="0"/>
      <w:marRight w:val="0"/>
      <w:marTop w:val="0"/>
      <w:marBottom w:val="0"/>
      <w:divBdr>
        <w:top w:val="none" w:sz="0" w:space="0" w:color="auto"/>
        <w:left w:val="none" w:sz="0" w:space="0" w:color="auto"/>
        <w:bottom w:val="none" w:sz="0" w:space="0" w:color="auto"/>
        <w:right w:val="none" w:sz="0" w:space="0" w:color="auto"/>
      </w:divBdr>
    </w:div>
    <w:div w:id="946700090">
      <w:bodyDiv w:val="1"/>
      <w:marLeft w:val="0"/>
      <w:marRight w:val="0"/>
      <w:marTop w:val="0"/>
      <w:marBottom w:val="0"/>
      <w:divBdr>
        <w:top w:val="none" w:sz="0" w:space="0" w:color="auto"/>
        <w:left w:val="none" w:sz="0" w:space="0" w:color="auto"/>
        <w:bottom w:val="none" w:sz="0" w:space="0" w:color="auto"/>
        <w:right w:val="none" w:sz="0" w:space="0" w:color="auto"/>
      </w:divBdr>
    </w:div>
    <w:div w:id="946889430">
      <w:bodyDiv w:val="1"/>
      <w:marLeft w:val="0"/>
      <w:marRight w:val="0"/>
      <w:marTop w:val="0"/>
      <w:marBottom w:val="0"/>
      <w:divBdr>
        <w:top w:val="none" w:sz="0" w:space="0" w:color="auto"/>
        <w:left w:val="none" w:sz="0" w:space="0" w:color="auto"/>
        <w:bottom w:val="none" w:sz="0" w:space="0" w:color="auto"/>
        <w:right w:val="none" w:sz="0" w:space="0" w:color="auto"/>
      </w:divBdr>
    </w:div>
    <w:div w:id="947002075">
      <w:bodyDiv w:val="1"/>
      <w:marLeft w:val="0"/>
      <w:marRight w:val="0"/>
      <w:marTop w:val="0"/>
      <w:marBottom w:val="0"/>
      <w:divBdr>
        <w:top w:val="none" w:sz="0" w:space="0" w:color="auto"/>
        <w:left w:val="none" w:sz="0" w:space="0" w:color="auto"/>
        <w:bottom w:val="none" w:sz="0" w:space="0" w:color="auto"/>
        <w:right w:val="none" w:sz="0" w:space="0" w:color="auto"/>
      </w:divBdr>
    </w:div>
    <w:div w:id="947852339">
      <w:bodyDiv w:val="1"/>
      <w:marLeft w:val="0"/>
      <w:marRight w:val="0"/>
      <w:marTop w:val="0"/>
      <w:marBottom w:val="0"/>
      <w:divBdr>
        <w:top w:val="none" w:sz="0" w:space="0" w:color="auto"/>
        <w:left w:val="none" w:sz="0" w:space="0" w:color="auto"/>
        <w:bottom w:val="none" w:sz="0" w:space="0" w:color="auto"/>
        <w:right w:val="none" w:sz="0" w:space="0" w:color="auto"/>
      </w:divBdr>
    </w:div>
    <w:div w:id="948008695">
      <w:bodyDiv w:val="1"/>
      <w:marLeft w:val="0"/>
      <w:marRight w:val="0"/>
      <w:marTop w:val="0"/>
      <w:marBottom w:val="0"/>
      <w:divBdr>
        <w:top w:val="none" w:sz="0" w:space="0" w:color="auto"/>
        <w:left w:val="none" w:sz="0" w:space="0" w:color="auto"/>
        <w:bottom w:val="none" w:sz="0" w:space="0" w:color="auto"/>
        <w:right w:val="none" w:sz="0" w:space="0" w:color="auto"/>
      </w:divBdr>
    </w:div>
    <w:div w:id="948588796">
      <w:bodyDiv w:val="1"/>
      <w:marLeft w:val="0"/>
      <w:marRight w:val="0"/>
      <w:marTop w:val="0"/>
      <w:marBottom w:val="0"/>
      <w:divBdr>
        <w:top w:val="none" w:sz="0" w:space="0" w:color="auto"/>
        <w:left w:val="none" w:sz="0" w:space="0" w:color="auto"/>
        <w:bottom w:val="none" w:sz="0" w:space="0" w:color="auto"/>
        <w:right w:val="none" w:sz="0" w:space="0" w:color="auto"/>
      </w:divBdr>
    </w:div>
    <w:div w:id="949972229">
      <w:bodyDiv w:val="1"/>
      <w:marLeft w:val="0"/>
      <w:marRight w:val="0"/>
      <w:marTop w:val="0"/>
      <w:marBottom w:val="0"/>
      <w:divBdr>
        <w:top w:val="none" w:sz="0" w:space="0" w:color="auto"/>
        <w:left w:val="none" w:sz="0" w:space="0" w:color="auto"/>
        <w:bottom w:val="none" w:sz="0" w:space="0" w:color="auto"/>
        <w:right w:val="none" w:sz="0" w:space="0" w:color="auto"/>
      </w:divBdr>
    </w:div>
    <w:div w:id="950017764">
      <w:bodyDiv w:val="1"/>
      <w:marLeft w:val="0"/>
      <w:marRight w:val="0"/>
      <w:marTop w:val="0"/>
      <w:marBottom w:val="0"/>
      <w:divBdr>
        <w:top w:val="none" w:sz="0" w:space="0" w:color="auto"/>
        <w:left w:val="none" w:sz="0" w:space="0" w:color="auto"/>
        <w:bottom w:val="none" w:sz="0" w:space="0" w:color="auto"/>
        <w:right w:val="none" w:sz="0" w:space="0" w:color="auto"/>
      </w:divBdr>
    </w:div>
    <w:div w:id="952443074">
      <w:bodyDiv w:val="1"/>
      <w:marLeft w:val="0"/>
      <w:marRight w:val="0"/>
      <w:marTop w:val="0"/>
      <w:marBottom w:val="0"/>
      <w:divBdr>
        <w:top w:val="none" w:sz="0" w:space="0" w:color="auto"/>
        <w:left w:val="none" w:sz="0" w:space="0" w:color="auto"/>
        <w:bottom w:val="none" w:sz="0" w:space="0" w:color="auto"/>
        <w:right w:val="none" w:sz="0" w:space="0" w:color="auto"/>
      </w:divBdr>
    </w:div>
    <w:div w:id="953629995">
      <w:bodyDiv w:val="1"/>
      <w:marLeft w:val="0"/>
      <w:marRight w:val="0"/>
      <w:marTop w:val="0"/>
      <w:marBottom w:val="0"/>
      <w:divBdr>
        <w:top w:val="none" w:sz="0" w:space="0" w:color="auto"/>
        <w:left w:val="none" w:sz="0" w:space="0" w:color="auto"/>
        <w:bottom w:val="none" w:sz="0" w:space="0" w:color="auto"/>
        <w:right w:val="none" w:sz="0" w:space="0" w:color="auto"/>
      </w:divBdr>
    </w:div>
    <w:div w:id="953827103">
      <w:bodyDiv w:val="1"/>
      <w:marLeft w:val="0"/>
      <w:marRight w:val="0"/>
      <w:marTop w:val="0"/>
      <w:marBottom w:val="0"/>
      <w:divBdr>
        <w:top w:val="none" w:sz="0" w:space="0" w:color="auto"/>
        <w:left w:val="none" w:sz="0" w:space="0" w:color="auto"/>
        <w:bottom w:val="none" w:sz="0" w:space="0" w:color="auto"/>
        <w:right w:val="none" w:sz="0" w:space="0" w:color="auto"/>
      </w:divBdr>
    </w:div>
    <w:div w:id="954168529">
      <w:bodyDiv w:val="1"/>
      <w:marLeft w:val="0"/>
      <w:marRight w:val="0"/>
      <w:marTop w:val="0"/>
      <w:marBottom w:val="0"/>
      <w:divBdr>
        <w:top w:val="none" w:sz="0" w:space="0" w:color="auto"/>
        <w:left w:val="none" w:sz="0" w:space="0" w:color="auto"/>
        <w:bottom w:val="none" w:sz="0" w:space="0" w:color="auto"/>
        <w:right w:val="none" w:sz="0" w:space="0" w:color="auto"/>
      </w:divBdr>
    </w:div>
    <w:div w:id="954797589">
      <w:bodyDiv w:val="1"/>
      <w:marLeft w:val="0"/>
      <w:marRight w:val="0"/>
      <w:marTop w:val="0"/>
      <w:marBottom w:val="0"/>
      <w:divBdr>
        <w:top w:val="none" w:sz="0" w:space="0" w:color="auto"/>
        <w:left w:val="none" w:sz="0" w:space="0" w:color="auto"/>
        <w:bottom w:val="none" w:sz="0" w:space="0" w:color="auto"/>
        <w:right w:val="none" w:sz="0" w:space="0" w:color="auto"/>
      </w:divBdr>
    </w:div>
    <w:div w:id="957488503">
      <w:bodyDiv w:val="1"/>
      <w:marLeft w:val="0"/>
      <w:marRight w:val="0"/>
      <w:marTop w:val="0"/>
      <w:marBottom w:val="0"/>
      <w:divBdr>
        <w:top w:val="none" w:sz="0" w:space="0" w:color="auto"/>
        <w:left w:val="none" w:sz="0" w:space="0" w:color="auto"/>
        <w:bottom w:val="none" w:sz="0" w:space="0" w:color="auto"/>
        <w:right w:val="none" w:sz="0" w:space="0" w:color="auto"/>
      </w:divBdr>
    </w:div>
    <w:div w:id="957640264">
      <w:bodyDiv w:val="1"/>
      <w:marLeft w:val="0"/>
      <w:marRight w:val="0"/>
      <w:marTop w:val="0"/>
      <w:marBottom w:val="0"/>
      <w:divBdr>
        <w:top w:val="none" w:sz="0" w:space="0" w:color="auto"/>
        <w:left w:val="none" w:sz="0" w:space="0" w:color="auto"/>
        <w:bottom w:val="none" w:sz="0" w:space="0" w:color="auto"/>
        <w:right w:val="none" w:sz="0" w:space="0" w:color="auto"/>
      </w:divBdr>
    </w:div>
    <w:div w:id="958412129">
      <w:bodyDiv w:val="1"/>
      <w:marLeft w:val="0"/>
      <w:marRight w:val="0"/>
      <w:marTop w:val="0"/>
      <w:marBottom w:val="0"/>
      <w:divBdr>
        <w:top w:val="none" w:sz="0" w:space="0" w:color="auto"/>
        <w:left w:val="none" w:sz="0" w:space="0" w:color="auto"/>
        <w:bottom w:val="none" w:sz="0" w:space="0" w:color="auto"/>
        <w:right w:val="none" w:sz="0" w:space="0" w:color="auto"/>
      </w:divBdr>
    </w:div>
    <w:div w:id="959264520">
      <w:bodyDiv w:val="1"/>
      <w:marLeft w:val="0"/>
      <w:marRight w:val="0"/>
      <w:marTop w:val="0"/>
      <w:marBottom w:val="0"/>
      <w:divBdr>
        <w:top w:val="none" w:sz="0" w:space="0" w:color="auto"/>
        <w:left w:val="none" w:sz="0" w:space="0" w:color="auto"/>
        <w:bottom w:val="none" w:sz="0" w:space="0" w:color="auto"/>
        <w:right w:val="none" w:sz="0" w:space="0" w:color="auto"/>
      </w:divBdr>
    </w:div>
    <w:div w:id="959728821">
      <w:bodyDiv w:val="1"/>
      <w:marLeft w:val="0"/>
      <w:marRight w:val="0"/>
      <w:marTop w:val="0"/>
      <w:marBottom w:val="0"/>
      <w:divBdr>
        <w:top w:val="none" w:sz="0" w:space="0" w:color="auto"/>
        <w:left w:val="none" w:sz="0" w:space="0" w:color="auto"/>
        <w:bottom w:val="none" w:sz="0" w:space="0" w:color="auto"/>
        <w:right w:val="none" w:sz="0" w:space="0" w:color="auto"/>
      </w:divBdr>
    </w:div>
    <w:div w:id="960648290">
      <w:bodyDiv w:val="1"/>
      <w:marLeft w:val="0"/>
      <w:marRight w:val="0"/>
      <w:marTop w:val="0"/>
      <w:marBottom w:val="0"/>
      <w:divBdr>
        <w:top w:val="none" w:sz="0" w:space="0" w:color="auto"/>
        <w:left w:val="none" w:sz="0" w:space="0" w:color="auto"/>
        <w:bottom w:val="none" w:sz="0" w:space="0" w:color="auto"/>
        <w:right w:val="none" w:sz="0" w:space="0" w:color="auto"/>
      </w:divBdr>
    </w:div>
    <w:div w:id="961113942">
      <w:bodyDiv w:val="1"/>
      <w:marLeft w:val="0"/>
      <w:marRight w:val="0"/>
      <w:marTop w:val="0"/>
      <w:marBottom w:val="0"/>
      <w:divBdr>
        <w:top w:val="none" w:sz="0" w:space="0" w:color="auto"/>
        <w:left w:val="none" w:sz="0" w:space="0" w:color="auto"/>
        <w:bottom w:val="none" w:sz="0" w:space="0" w:color="auto"/>
        <w:right w:val="none" w:sz="0" w:space="0" w:color="auto"/>
      </w:divBdr>
    </w:div>
    <w:div w:id="961233853">
      <w:bodyDiv w:val="1"/>
      <w:marLeft w:val="0"/>
      <w:marRight w:val="0"/>
      <w:marTop w:val="0"/>
      <w:marBottom w:val="0"/>
      <w:divBdr>
        <w:top w:val="none" w:sz="0" w:space="0" w:color="auto"/>
        <w:left w:val="none" w:sz="0" w:space="0" w:color="auto"/>
        <w:bottom w:val="none" w:sz="0" w:space="0" w:color="auto"/>
        <w:right w:val="none" w:sz="0" w:space="0" w:color="auto"/>
      </w:divBdr>
    </w:div>
    <w:div w:id="961502174">
      <w:bodyDiv w:val="1"/>
      <w:marLeft w:val="0"/>
      <w:marRight w:val="0"/>
      <w:marTop w:val="0"/>
      <w:marBottom w:val="0"/>
      <w:divBdr>
        <w:top w:val="none" w:sz="0" w:space="0" w:color="auto"/>
        <w:left w:val="none" w:sz="0" w:space="0" w:color="auto"/>
        <w:bottom w:val="none" w:sz="0" w:space="0" w:color="auto"/>
        <w:right w:val="none" w:sz="0" w:space="0" w:color="auto"/>
      </w:divBdr>
    </w:div>
    <w:div w:id="961620360">
      <w:bodyDiv w:val="1"/>
      <w:marLeft w:val="0"/>
      <w:marRight w:val="0"/>
      <w:marTop w:val="0"/>
      <w:marBottom w:val="0"/>
      <w:divBdr>
        <w:top w:val="none" w:sz="0" w:space="0" w:color="auto"/>
        <w:left w:val="none" w:sz="0" w:space="0" w:color="auto"/>
        <w:bottom w:val="none" w:sz="0" w:space="0" w:color="auto"/>
        <w:right w:val="none" w:sz="0" w:space="0" w:color="auto"/>
      </w:divBdr>
    </w:div>
    <w:div w:id="961688943">
      <w:bodyDiv w:val="1"/>
      <w:marLeft w:val="0"/>
      <w:marRight w:val="0"/>
      <w:marTop w:val="0"/>
      <w:marBottom w:val="0"/>
      <w:divBdr>
        <w:top w:val="none" w:sz="0" w:space="0" w:color="auto"/>
        <w:left w:val="none" w:sz="0" w:space="0" w:color="auto"/>
        <w:bottom w:val="none" w:sz="0" w:space="0" w:color="auto"/>
        <w:right w:val="none" w:sz="0" w:space="0" w:color="auto"/>
      </w:divBdr>
    </w:div>
    <w:div w:id="961838834">
      <w:bodyDiv w:val="1"/>
      <w:marLeft w:val="0"/>
      <w:marRight w:val="0"/>
      <w:marTop w:val="0"/>
      <w:marBottom w:val="0"/>
      <w:divBdr>
        <w:top w:val="none" w:sz="0" w:space="0" w:color="auto"/>
        <w:left w:val="none" w:sz="0" w:space="0" w:color="auto"/>
        <w:bottom w:val="none" w:sz="0" w:space="0" w:color="auto"/>
        <w:right w:val="none" w:sz="0" w:space="0" w:color="auto"/>
      </w:divBdr>
    </w:div>
    <w:div w:id="962808918">
      <w:bodyDiv w:val="1"/>
      <w:marLeft w:val="0"/>
      <w:marRight w:val="0"/>
      <w:marTop w:val="0"/>
      <w:marBottom w:val="0"/>
      <w:divBdr>
        <w:top w:val="none" w:sz="0" w:space="0" w:color="auto"/>
        <w:left w:val="none" w:sz="0" w:space="0" w:color="auto"/>
        <w:bottom w:val="none" w:sz="0" w:space="0" w:color="auto"/>
        <w:right w:val="none" w:sz="0" w:space="0" w:color="auto"/>
      </w:divBdr>
    </w:div>
    <w:div w:id="963459217">
      <w:bodyDiv w:val="1"/>
      <w:marLeft w:val="0"/>
      <w:marRight w:val="0"/>
      <w:marTop w:val="0"/>
      <w:marBottom w:val="0"/>
      <w:divBdr>
        <w:top w:val="none" w:sz="0" w:space="0" w:color="auto"/>
        <w:left w:val="none" w:sz="0" w:space="0" w:color="auto"/>
        <w:bottom w:val="none" w:sz="0" w:space="0" w:color="auto"/>
        <w:right w:val="none" w:sz="0" w:space="0" w:color="auto"/>
      </w:divBdr>
    </w:div>
    <w:div w:id="963929113">
      <w:bodyDiv w:val="1"/>
      <w:marLeft w:val="0"/>
      <w:marRight w:val="0"/>
      <w:marTop w:val="0"/>
      <w:marBottom w:val="0"/>
      <w:divBdr>
        <w:top w:val="none" w:sz="0" w:space="0" w:color="auto"/>
        <w:left w:val="none" w:sz="0" w:space="0" w:color="auto"/>
        <w:bottom w:val="none" w:sz="0" w:space="0" w:color="auto"/>
        <w:right w:val="none" w:sz="0" w:space="0" w:color="auto"/>
      </w:divBdr>
    </w:div>
    <w:div w:id="964503075">
      <w:bodyDiv w:val="1"/>
      <w:marLeft w:val="0"/>
      <w:marRight w:val="0"/>
      <w:marTop w:val="0"/>
      <w:marBottom w:val="0"/>
      <w:divBdr>
        <w:top w:val="none" w:sz="0" w:space="0" w:color="auto"/>
        <w:left w:val="none" w:sz="0" w:space="0" w:color="auto"/>
        <w:bottom w:val="none" w:sz="0" w:space="0" w:color="auto"/>
        <w:right w:val="none" w:sz="0" w:space="0" w:color="auto"/>
      </w:divBdr>
    </w:div>
    <w:div w:id="964583533">
      <w:bodyDiv w:val="1"/>
      <w:marLeft w:val="0"/>
      <w:marRight w:val="0"/>
      <w:marTop w:val="0"/>
      <w:marBottom w:val="0"/>
      <w:divBdr>
        <w:top w:val="none" w:sz="0" w:space="0" w:color="auto"/>
        <w:left w:val="none" w:sz="0" w:space="0" w:color="auto"/>
        <w:bottom w:val="none" w:sz="0" w:space="0" w:color="auto"/>
        <w:right w:val="none" w:sz="0" w:space="0" w:color="auto"/>
      </w:divBdr>
    </w:div>
    <w:div w:id="964851733">
      <w:bodyDiv w:val="1"/>
      <w:marLeft w:val="0"/>
      <w:marRight w:val="0"/>
      <w:marTop w:val="0"/>
      <w:marBottom w:val="0"/>
      <w:divBdr>
        <w:top w:val="none" w:sz="0" w:space="0" w:color="auto"/>
        <w:left w:val="none" w:sz="0" w:space="0" w:color="auto"/>
        <w:bottom w:val="none" w:sz="0" w:space="0" w:color="auto"/>
        <w:right w:val="none" w:sz="0" w:space="0" w:color="auto"/>
      </w:divBdr>
    </w:div>
    <w:div w:id="965086867">
      <w:bodyDiv w:val="1"/>
      <w:marLeft w:val="0"/>
      <w:marRight w:val="0"/>
      <w:marTop w:val="0"/>
      <w:marBottom w:val="0"/>
      <w:divBdr>
        <w:top w:val="none" w:sz="0" w:space="0" w:color="auto"/>
        <w:left w:val="none" w:sz="0" w:space="0" w:color="auto"/>
        <w:bottom w:val="none" w:sz="0" w:space="0" w:color="auto"/>
        <w:right w:val="none" w:sz="0" w:space="0" w:color="auto"/>
      </w:divBdr>
    </w:div>
    <w:div w:id="965349609">
      <w:bodyDiv w:val="1"/>
      <w:marLeft w:val="0"/>
      <w:marRight w:val="0"/>
      <w:marTop w:val="0"/>
      <w:marBottom w:val="0"/>
      <w:divBdr>
        <w:top w:val="none" w:sz="0" w:space="0" w:color="auto"/>
        <w:left w:val="none" w:sz="0" w:space="0" w:color="auto"/>
        <w:bottom w:val="none" w:sz="0" w:space="0" w:color="auto"/>
        <w:right w:val="none" w:sz="0" w:space="0" w:color="auto"/>
      </w:divBdr>
    </w:div>
    <w:div w:id="966278248">
      <w:bodyDiv w:val="1"/>
      <w:marLeft w:val="0"/>
      <w:marRight w:val="0"/>
      <w:marTop w:val="0"/>
      <w:marBottom w:val="0"/>
      <w:divBdr>
        <w:top w:val="none" w:sz="0" w:space="0" w:color="auto"/>
        <w:left w:val="none" w:sz="0" w:space="0" w:color="auto"/>
        <w:bottom w:val="none" w:sz="0" w:space="0" w:color="auto"/>
        <w:right w:val="none" w:sz="0" w:space="0" w:color="auto"/>
      </w:divBdr>
    </w:div>
    <w:div w:id="966396341">
      <w:bodyDiv w:val="1"/>
      <w:marLeft w:val="0"/>
      <w:marRight w:val="0"/>
      <w:marTop w:val="0"/>
      <w:marBottom w:val="0"/>
      <w:divBdr>
        <w:top w:val="none" w:sz="0" w:space="0" w:color="auto"/>
        <w:left w:val="none" w:sz="0" w:space="0" w:color="auto"/>
        <w:bottom w:val="none" w:sz="0" w:space="0" w:color="auto"/>
        <w:right w:val="none" w:sz="0" w:space="0" w:color="auto"/>
      </w:divBdr>
    </w:div>
    <w:div w:id="966620576">
      <w:bodyDiv w:val="1"/>
      <w:marLeft w:val="0"/>
      <w:marRight w:val="0"/>
      <w:marTop w:val="0"/>
      <w:marBottom w:val="0"/>
      <w:divBdr>
        <w:top w:val="none" w:sz="0" w:space="0" w:color="auto"/>
        <w:left w:val="none" w:sz="0" w:space="0" w:color="auto"/>
        <w:bottom w:val="none" w:sz="0" w:space="0" w:color="auto"/>
        <w:right w:val="none" w:sz="0" w:space="0" w:color="auto"/>
      </w:divBdr>
    </w:div>
    <w:div w:id="966661377">
      <w:bodyDiv w:val="1"/>
      <w:marLeft w:val="0"/>
      <w:marRight w:val="0"/>
      <w:marTop w:val="0"/>
      <w:marBottom w:val="0"/>
      <w:divBdr>
        <w:top w:val="none" w:sz="0" w:space="0" w:color="auto"/>
        <w:left w:val="none" w:sz="0" w:space="0" w:color="auto"/>
        <w:bottom w:val="none" w:sz="0" w:space="0" w:color="auto"/>
        <w:right w:val="none" w:sz="0" w:space="0" w:color="auto"/>
      </w:divBdr>
    </w:div>
    <w:div w:id="966663983">
      <w:bodyDiv w:val="1"/>
      <w:marLeft w:val="0"/>
      <w:marRight w:val="0"/>
      <w:marTop w:val="0"/>
      <w:marBottom w:val="0"/>
      <w:divBdr>
        <w:top w:val="none" w:sz="0" w:space="0" w:color="auto"/>
        <w:left w:val="none" w:sz="0" w:space="0" w:color="auto"/>
        <w:bottom w:val="none" w:sz="0" w:space="0" w:color="auto"/>
        <w:right w:val="none" w:sz="0" w:space="0" w:color="auto"/>
      </w:divBdr>
    </w:div>
    <w:div w:id="967201992">
      <w:bodyDiv w:val="1"/>
      <w:marLeft w:val="0"/>
      <w:marRight w:val="0"/>
      <w:marTop w:val="0"/>
      <w:marBottom w:val="0"/>
      <w:divBdr>
        <w:top w:val="none" w:sz="0" w:space="0" w:color="auto"/>
        <w:left w:val="none" w:sz="0" w:space="0" w:color="auto"/>
        <w:bottom w:val="none" w:sz="0" w:space="0" w:color="auto"/>
        <w:right w:val="none" w:sz="0" w:space="0" w:color="auto"/>
      </w:divBdr>
    </w:div>
    <w:div w:id="967509131">
      <w:bodyDiv w:val="1"/>
      <w:marLeft w:val="0"/>
      <w:marRight w:val="0"/>
      <w:marTop w:val="0"/>
      <w:marBottom w:val="0"/>
      <w:divBdr>
        <w:top w:val="none" w:sz="0" w:space="0" w:color="auto"/>
        <w:left w:val="none" w:sz="0" w:space="0" w:color="auto"/>
        <w:bottom w:val="none" w:sz="0" w:space="0" w:color="auto"/>
        <w:right w:val="none" w:sz="0" w:space="0" w:color="auto"/>
      </w:divBdr>
    </w:div>
    <w:div w:id="968317733">
      <w:bodyDiv w:val="1"/>
      <w:marLeft w:val="0"/>
      <w:marRight w:val="0"/>
      <w:marTop w:val="0"/>
      <w:marBottom w:val="0"/>
      <w:divBdr>
        <w:top w:val="none" w:sz="0" w:space="0" w:color="auto"/>
        <w:left w:val="none" w:sz="0" w:space="0" w:color="auto"/>
        <w:bottom w:val="none" w:sz="0" w:space="0" w:color="auto"/>
        <w:right w:val="none" w:sz="0" w:space="0" w:color="auto"/>
      </w:divBdr>
    </w:div>
    <w:div w:id="968365154">
      <w:bodyDiv w:val="1"/>
      <w:marLeft w:val="0"/>
      <w:marRight w:val="0"/>
      <w:marTop w:val="0"/>
      <w:marBottom w:val="0"/>
      <w:divBdr>
        <w:top w:val="none" w:sz="0" w:space="0" w:color="auto"/>
        <w:left w:val="none" w:sz="0" w:space="0" w:color="auto"/>
        <w:bottom w:val="none" w:sz="0" w:space="0" w:color="auto"/>
        <w:right w:val="none" w:sz="0" w:space="0" w:color="auto"/>
      </w:divBdr>
    </w:div>
    <w:div w:id="969945230">
      <w:bodyDiv w:val="1"/>
      <w:marLeft w:val="0"/>
      <w:marRight w:val="0"/>
      <w:marTop w:val="0"/>
      <w:marBottom w:val="0"/>
      <w:divBdr>
        <w:top w:val="none" w:sz="0" w:space="0" w:color="auto"/>
        <w:left w:val="none" w:sz="0" w:space="0" w:color="auto"/>
        <w:bottom w:val="none" w:sz="0" w:space="0" w:color="auto"/>
        <w:right w:val="none" w:sz="0" w:space="0" w:color="auto"/>
      </w:divBdr>
    </w:div>
    <w:div w:id="970138956">
      <w:bodyDiv w:val="1"/>
      <w:marLeft w:val="0"/>
      <w:marRight w:val="0"/>
      <w:marTop w:val="0"/>
      <w:marBottom w:val="0"/>
      <w:divBdr>
        <w:top w:val="none" w:sz="0" w:space="0" w:color="auto"/>
        <w:left w:val="none" w:sz="0" w:space="0" w:color="auto"/>
        <w:bottom w:val="none" w:sz="0" w:space="0" w:color="auto"/>
        <w:right w:val="none" w:sz="0" w:space="0" w:color="auto"/>
      </w:divBdr>
    </w:div>
    <w:div w:id="970210003">
      <w:bodyDiv w:val="1"/>
      <w:marLeft w:val="0"/>
      <w:marRight w:val="0"/>
      <w:marTop w:val="0"/>
      <w:marBottom w:val="0"/>
      <w:divBdr>
        <w:top w:val="none" w:sz="0" w:space="0" w:color="auto"/>
        <w:left w:val="none" w:sz="0" w:space="0" w:color="auto"/>
        <w:bottom w:val="none" w:sz="0" w:space="0" w:color="auto"/>
        <w:right w:val="none" w:sz="0" w:space="0" w:color="auto"/>
      </w:divBdr>
    </w:div>
    <w:div w:id="970281984">
      <w:bodyDiv w:val="1"/>
      <w:marLeft w:val="0"/>
      <w:marRight w:val="0"/>
      <w:marTop w:val="0"/>
      <w:marBottom w:val="0"/>
      <w:divBdr>
        <w:top w:val="none" w:sz="0" w:space="0" w:color="auto"/>
        <w:left w:val="none" w:sz="0" w:space="0" w:color="auto"/>
        <w:bottom w:val="none" w:sz="0" w:space="0" w:color="auto"/>
        <w:right w:val="none" w:sz="0" w:space="0" w:color="auto"/>
      </w:divBdr>
    </w:div>
    <w:div w:id="970398860">
      <w:bodyDiv w:val="1"/>
      <w:marLeft w:val="0"/>
      <w:marRight w:val="0"/>
      <w:marTop w:val="0"/>
      <w:marBottom w:val="0"/>
      <w:divBdr>
        <w:top w:val="none" w:sz="0" w:space="0" w:color="auto"/>
        <w:left w:val="none" w:sz="0" w:space="0" w:color="auto"/>
        <w:bottom w:val="none" w:sz="0" w:space="0" w:color="auto"/>
        <w:right w:val="none" w:sz="0" w:space="0" w:color="auto"/>
      </w:divBdr>
    </w:div>
    <w:div w:id="970402320">
      <w:bodyDiv w:val="1"/>
      <w:marLeft w:val="0"/>
      <w:marRight w:val="0"/>
      <w:marTop w:val="0"/>
      <w:marBottom w:val="0"/>
      <w:divBdr>
        <w:top w:val="none" w:sz="0" w:space="0" w:color="auto"/>
        <w:left w:val="none" w:sz="0" w:space="0" w:color="auto"/>
        <w:bottom w:val="none" w:sz="0" w:space="0" w:color="auto"/>
        <w:right w:val="none" w:sz="0" w:space="0" w:color="auto"/>
      </w:divBdr>
    </w:div>
    <w:div w:id="970480690">
      <w:bodyDiv w:val="1"/>
      <w:marLeft w:val="0"/>
      <w:marRight w:val="0"/>
      <w:marTop w:val="0"/>
      <w:marBottom w:val="0"/>
      <w:divBdr>
        <w:top w:val="none" w:sz="0" w:space="0" w:color="auto"/>
        <w:left w:val="none" w:sz="0" w:space="0" w:color="auto"/>
        <w:bottom w:val="none" w:sz="0" w:space="0" w:color="auto"/>
        <w:right w:val="none" w:sz="0" w:space="0" w:color="auto"/>
      </w:divBdr>
    </w:div>
    <w:div w:id="970670166">
      <w:bodyDiv w:val="1"/>
      <w:marLeft w:val="0"/>
      <w:marRight w:val="0"/>
      <w:marTop w:val="0"/>
      <w:marBottom w:val="0"/>
      <w:divBdr>
        <w:top w:val="none" w:sz="0" w:space="0" w:color="auto"/>
        <w:left w:val="none" w:sz="0" w:space="0" w:color="auto"/>
        <w:bottom w:val="none" w:sz="0" w:space="0" w:color="auto"/>
        <w:right w:val="none" w:sz="0" w:space="0" w:color="auto"/>
      </w:divBdr>
    </w:div>
    <w:div w:id="971209740">
      <w:bodyDiv w:val="1"/>
      <w:marLeft w:val="0"/>
      <w:marRight w:val="0"/>
      <w:marTop w:val="0"/>
      <w:marBottom w:val="0"/>
      <w:divBdr>
        <w:top w:val="none" w:sz="0" w:space="0" w:color="auto"/>
        <w:left w:val="none" w:sz="0" w:space="0" w:color="auto"/>
        <w:bottom w:val="none" w:sz="0" w:space="0" w:color="auto"/>
        <w:right w:val="none" w:sz="0" w:space="0" w:color="auto"/>
      </w:divBdr>
    </w:div>
    <w:div w:id="971448751">
      <w:bodyDiv w:val="1"/>
      <w:marLeft w:val="0"/>
      <w:marRight w:val="0"/>
      <w:marTop w:val="0"/>
      <w:marBottom w:val="0"/>
      <w:divBdr>
        <w:top w:val="none" w:sz="0" w:space="0" w:color="auto"/>
        <w:left w:val="none" w:sz="0" w:space="0" w:color="auto"/>
        <w:bottom w:val="none" w:sz="0" w:space="0" w:color="auto"/>
        <w:right w:val="none" w:sz="0" w:space="0" w:color="auto"/>
      </w:divBdr>
    </w:div>
    <w:div w:id="971715591">
      <w:bodyDiv w:val="1"/>
      <w:marLeft w:val="0"/>
      <w:marRight w:val="0"/>
      <w:marTop w:val="0"/>
      <w:marBottom w:val="0"/>
      <w:divBdr>
        <w:top w:val="none" w:sz="0" w:space="0" w:color="auto"/>
        <w:left w:val="none" w:sz="0" w:space="0" w:color="auto"/>
        <w:bottom w:val="none" w:sz="0" w:space="0" w:color="auto"/>
        <w:right w:val="none" w:sz="0" w:space="0" w:color="auto"/>
      </w:divBdr>
    </w:div>
    <w:div w:id="973560734">
      <w:bodyDiv w:val="1"/>
      <w:marLeft w:val="0"/>
      <w:marRight w:val="0"/>
      <w:marTop w:val="0"/>
      <w:marBottom w:val="0"/>
      <w:divBdr>
        <w:top w:val="none" w:sz="0" w:space="0" w:color="auto"/>
        <w:left w:val="none" w:sz="0" w:space="0" w:color="auto"/>
        <w:bottom w:val="none" w:sz="0" w:space="0" w:color="auto"/>
        <w:right w:val="none" w:sz="0" w:space="0" w:color="auto"/>
      </w:divBdr>
    </w:div>
    <w:div w:id="974721937">
      <w:bodyDiv w:val="1"/>
      <w:marLeft w:val="0"/>
      <w:marRight w:val="0"/>
      <w:marTop w:val="0"/>
      <w:marBottom w:val="0"/>
      <w:divBdr>
        <w:top w:val="none" w:sz="0" w:space="0" w:color="auto"/>
        <w:left w:val="none" w:sz="0" w:space="0" w:color="auto"/>
        <w:bottom w:val="none" w:sz="0" w:space="0" w:color="auto"/>
        <w:right w:val="none" w:sz="0" w:space="0" w:color="auto"/>
      </w:divBdr>
    </w:div>
    <w:div w:id="975333404">
      <w:bodyDiv w:val="1"/>
      <w:marLeft w:val="0"/>
      <w:marRight w:val="0"/>
      <w:marTop w:val="0"/>
      <w:marBottom w:val="0"/>
      <w:divBdr>
        <w:top w:val="none" w:sz="0" w:space="0" w:color="auto"/>
        <w:left w:val="none" w:sz="0" w:space="0" w:color="auto"/>
        <w:bottom w:val="none" w:sz="0" w:space="0" w:color="auto"/>
        <w:right w:val="none" w:sz="0" w:space="0" w:color="auto"/>
      </w:divBdr>
    </w:div>
    <w:div w:id="975379661">
      <w:bodyDiv w:val="1"/>
      <w:marLeft w:val="0"/>
      <w:marRight w:val="0"/>
      <w:marTop w:val="0"/>
      <w:marBottom w:val="0"/>
      <w:divBdr>
        <w:top w:val="none" w:sz="0" w:space="0" w:color="auto"/>
        <w:left w:val="none" w:sz="0" w:space="0" w:color="auto"/>
        <w:bottom w:val="none" w:sz="0" w:space="0" w:color="auto"/>
        <w:right w:val="none" w:sz="0" w:space="0" w:color="auto"/>
      </w:divBdr>
    </w:div>
    <w:div w:id="975835228">
      <w:bodyDiv w:val="1"/>
      <w:marLeft w:val="0"/>
      <w:marRight w:val="0"/>
      <w:marTop w:val="0"/>
      <w:marBottom w:val="0"/>
      <w:divBdr>
        <w:top w:val="none" w:sz="0" w:space="0" w:color="auto"/>
        <w:left w:val="none" w:sz="0" w:space="0" w:color="auto"/>
        <w:bottom w:val="none" w:sz="0" w:space="0" w:color="auto"/>
        <w:right w:val="none" w:sz="0" w:space="0" w:color="auto"/>
      </w:divBdr>
    </w:div>
    <w:div w:id="977077448">
      <w:bodyDiv w:val="1"/>
      <w:marLeft w:val="0"/>
      <w:marRight w:val="0"/>
      <w:marTop w:val="0"/>
      <w:marBottom w:val="0"/>
      <w:divBdr>
        <w:top w:val="none" w:sz="0" w:space="0" w:color="auto"/>
        <w:left w:val="none" w:sz="0" w:space="0" w:color="auto"/>
        <w:bottom w:val="none" w:sz="0" w:space="0" w:color="auto"/>
        <w:right w:val="none" w:sz="0" w:space="0" w:color="auto"/>
      </w:divBdr>
    </w:div>
    <w:div w:id="977495475">
      <w:bodyDiv w:val="1"/>
      <w:marLeft w:val="0"/>
      <w:marRight w:val="0"/>
      <w:marTop w:val="0"/>
      <w:marBottom w:val="0"/>
      <w:divBdr>
        <w:top w:val="none" w:sz="0" w:space="0" w:color="auto"/>
        <w:left w:val="none" w:sz="0" w:space="0" w:color="auto"/>
        <w:bottom w:val="none" w:sz="0" w:space="0" w:color="auto"/>
        <w:right w:val="none" w:sz="0" w:space="0" w:color="auto"/>
      </w:divBdr>
    </w:div>
    <w:div w:id="977955706">
      <w:bodyDiv w:val="1"/>
      <w:marLeft w:val="0"/>
      <w:marRight w:val="0"/>
      <w:marTop w:val="0"/>
      <w:marBottom w:val="0"/>
      <w:divBdr>
        <w:top w:val="none" w:sz="0" w:space="0" w:color="auto"/>
        <w:left w:val="none" w:sz="0" w:space="0" w:color="auto"/>
        <w:bottom w:val="none" w:sz="0" w:space="0" w:color="auto"/>
        <w:right w:val="none" w:sz="0" w:space="0" w:color="auto"/>
      </w:divBdr>
    </w:div>
    <w:div w:id="978191483">
      <w:bodyDiv w:val="1"/>
      <w:marLeft w:val="0"/>
      <w:marRight w:val="0"/>
      <w:marTop w:val="0"/>
      <w:marBottom w:val="0"/>
      <w:divBdr>
        <w:top w:val="none" w:sz="0" w:space="0" w:color="auto"/>
        <w:left w:val="none" w:sz="0" w:space="0" w:color="auto"/>
        <w:bottom w:val="none" w:sz="0" w:space="0" w:color="auto"/>
        <w:right w:val="none" w:sz="0" w:space="0" w:color="auto"/>
      </w:divBdr>
    </w:div>
    <w:div w:id="978387830">
      <w:bodyDiv w:val="1"/>
      <w:marLeft w:val="0"/>
      <w:marRight w:val="0"/>
      <w:marTop w:val="0"/>
      <w:marBottom w:val="0"/>
      <w:divBdr>
        <w:top w:val="none" w:sz="0" w:space="0" w:color="auto"/>
        <w:left w:val="none" w:sz="0" w:space="0" w:color="auto"/>
        <w:bottom w:val="none" w:sz="0" w:space="0" w:color="auto"/>
        <w:right w:val="none" w:sz="0" w:space="0" w:color="auto"/>
      </w:divBdr>
    </w:div>
    <w:div w:id="978417565">
      <w:bodyDiv w:val="1"/>
      <w:marLeft w:val="0"/>
      <w:marRight w:val="0"/>
      <w:marTop w:val="0"/>
      <w:marBottom w:val="0"/>
      <w:divBdr>
        <w:top w:val="none" w:sz="0" w:space="0" w:color="auto"/>
        <w:left w:val="none" w:sz="0" w:space="0" w:color="auto"/>
        <w:bottom w:val="none" w:sz="0" w:space="0" w:color="auto"/>
        <w:right w:val="none" w:sz="0" w:space="0" w:color="auto"/>
      </w:divBdr>
    </w:div>
    <w:div w:id="978724411">
      <w:bodyDiv w:val="1"/>
      <w:marLeft w:val="0"/>
      <w:marRight w:val="0"/>
      <w:marTop w:val="0"/>
      <w:marBottom w:val="0"/>
      <w:divBdr>
        <w:top w:val="none" w:sz="0" w:space="0" w:color="auto"/>
        <w:left w:val="none" w:sz="0" w:space="0" w:color="auto"/>
        <w:bottom w:val="none" w:sz="0" w:space="0" w:color="auto"/>
        <w:right w:val="none" w:sz="0" w:space="0" w:color="auto"/>
      </w:divBdr>
    </w:div>
    <w:div w:id="978849083">
      <w:bodyDiv w:val="1"/>
      <w:marLeft w:val="0"/>
      <w:marRight w:val="0"/>
      <w:marTop w:val="0"/>
      <w:marBottom w:val="0"/>
      <w:divBdr>
        <w:top w:val="none" w:sz="0" w:space="0" w:color="auto"/>
        <w:left w:val="none" w:sz="0" w:space="0" w:color="auto"/>
        <w:bottom w:val="none" w:sz="0" w:space="0" w:color="auto"/>
        <w:right w:val="none" w:sz="0" w:space="0" w:color="auto"/>
      </w:divBdr>
    </w:div>
    <w:div w:id="978924306">
      <w:bodyDiv w:val="1"/>
      <w:marLeft w:val="0"/>
      <w:marRight w:val="0"/>
      <w:marTop w:val="0"/>
      <w:marBottom w:val="0"/>
      <w:divBdr>
        <w:top w:val="none" w:sz="0" w:space="0" w:color="auto"/>
        <w:left w:val="none" w:sz="0" w:space="0" w:color="auto"/>
        <w:bottom w:val="none" w:sz="0" w:space="0" w:color="auto"/>
        <w:right w:val="none" w:sz="0" w:space="0" w:color="auto"/>
      </w:divBdr>
    </w:div>
    <w:div w:id="979530290">
      <w:bodyDiv w:val="1"/>
      <w:marLeft w:val="0"/>
      <w:marRight w:val="0"/>
      <w:marTop w:val="0"/>
      <w:marBottom w:val="0"/>
      <w:divBdr>
        <w:top w:val="none" w:sz="0" w:space="0" w:color="auto"/>
        <w:left w:val="none" w:sz="0" w:space="0" w:color="auto"/>
        <w:bottom w:val="none" w:sz="0" w:space="0" w:color="auto"/>
        <w:right w:val="none" w:sz="0" w:space="0" w:color="auto"/>
      </w:divBdr>
    </w:div>
    <w:div w:id="980185195">
      <w:bodyDiv w:val="1"/>
      <w:marLeft w:val="0"/>
      <w:marRight w:val="0"/>
      <w:marTop w:val="0"/>
      <w:marBottom w:val="0"/>
      <w:divBdr>
        <w:top w:val="none" w:sz="0" w:space="0" w:color="auto"/>
        <w:left w:val="none" w:sz="0" w:space="0" w:color="auto"/>
        <w:bottom w:val="none" w:sz="0" w:space="0" w:color="auto"/>
        <w:right w:val="none" w:sz="0" w:space="0" w:color="auto"/>
      </w:divBdr>
    </w:div>
    <w:div w:id="980234577">
      <w:bodyDiv w:val="1"/>
      <w:marLeft w:val="0"/>
      <w:marRight w:val="0"/>
      <w:marTop w:val="0"/>
      <w:marBottom w:val="0"/>
      <w:divBdr>
        <w:top w:val="none" w:sz="0" w:space="0" w:color="auto"/>
        <w:left w:val="none" w:sz="0" w:space="0" w:color="auto"/>
        <w:bottom w:val="none" w:sz="0" w:space="0" w:color="auto"/>
        <w:right w:val="none" w:sz="0" w:space="0" w:color="auto"/>
      </w:divBdr>
    </w:div>
    <w:div w:id="980306727">
      <w:bodyDiv w:val="1"/>
      <w:marLeft w:val="0"/>
      <w:marRight w:val="0"/>
      <w:marTop w:val="0"/>
      <w:marBottom w:val="0"/>
      <w:divBdr>
        <w:top w:val="none" w:sz="0" w:space="0" w:color="auto"/>
        <w:left w:val="none" w:sz="0" w:space="0" w:color="auto"/>
        <w:bottom w:val="none" w:sz="0" w:space="0" w:color="auto"/>
        <w:right w:val="none" w:sz="0" w:space="0" w:color="auto"/>
      </w:divBdr>
    </w:div>
    <w:div w:id="981077464">
      <w:bodyDiv w:val="1"/>
      <w:marLeft w:val="0"/>
      <w:marRight w:val="0"/>
      <w:marTop w:val="0"/>
      <w:marBottom w:val="0"/>
      <w:divBdr>
        <w:top w:val="none" w:sz="0" w:space="0" w:color="auto"/>
        <w:left w:val="none" w:sz="0" w:space="0" w:color="auto"/>
        <w:bottom w:val="none" w:sz="0" w:space="0" w:color="auto"/>
        <w:right w:val="none" w:sz="0" w:space="0" w:color="auto"/>
      </w:divBdr>
    </w:div>
    <w:div w:id="981544142">
      <w:bodyDiv w:val="1"/>
      <w:marLeft w:val="0"/>
      <w:marRight w:val="0"/>
      <w:marTop w:val="0"/>
      <w:marBottom w:val="0"/>
      <w:divBdr>
        <w:top w:val="none" w:sz="0" w:space="0" w:color="auto"/>
        <w:left w:val="none" w:sz="0" w:space="0" w:color="auto"/>
        <w:bottom w:val="none" w:sz="0" w:space="0" w:color="auto"/>
        <w:right w:val="none" w:sz="0" w:space="0" w:color="auto"/>
      </w:divBdr>
    </w:div>
    <w:div w:id="981619004">
      <w:bodyDiv w:val="1"/>
      <w:marLeft w:val="0"/>
      <w:marRight w:val="0"/>
      <w:marTop w:val="0"/>
      <w:marBottom w:val="0"/>
      <w:divBdr>
        <w:top w:val="none" w:sz="0" w:space="0" w:color="auto"/>
        <w:left w:val="none" w:sz="0" w:space="0" w:color="auto"/>
        <w:bottom w:val="none" w:sz="0" w:space="0" w:color="auto"/>
        <w:right w:val="none" w:sz="0" w:space="0" w:color="auto"/>
      </w:divBdr>
    </w:div>
    <w:div w:id="982081072">
      <w:bodyDiv w:val="1"/>
      <w:marLeft w:val="0"/>
      <w:marRight w:val="0"/>
      <w:marTop w:val="0"/>
      <w:marBottom w:val="0"/>
      <w:divBdr>
        <w:top w:val="none" w:sz="0" w:space="0" w:color="auto"/>
        <w:left w:val="none" w:sz="0" w:space="0" w:color="auto"/>
        <w:bottom w:val="none" w:sz="0" w:space="0" w:color="auto"/>
        <w:right w:val="none" w:sz="0" w:space="0" w:color="auto"/>
      </w:divBdr>
    </w:div>
    <w:div w:id="982347644">
      <w:bodyDiv w:val="1"/>
      <w:marLeft w:val="0"/>
      <w:marRight w:val="0"/>
      <w:marTop w:val="0"/>
      <w:marBottom w:val="0"/>
      <w:divBdr>
        <w:top w:val="none" w:sz="0" w:space="0" w:color="auto"/>
        <w:left w:val="none" w:sz="0" w:space="0" w:color="auto"/>
        <w:bottom w:val="none" w:sz="0" w:space="0" w:color="auto"/>
        <w:right w:val="none" w:sz="0" w:space="0" w:color="auto"/>
      </w:divBdr>
    </w:div>
    <w:div w:id="982581498">
      <w:bodyDiv w:val="1"/>
      <w:marLeft w:val="0"/>
      <w:marRight w:val="0"/>
      <w:marTop w:val="0"/>
      <w:marBottom w:val="0"/>
      <w:divBdr>
        <w:top w:val="none" w:sz="0" w:space="0" w:color="auto"/>
        <w:left w:val="none" w:sz="0" w:space="0" w:color="auto"/>
        <w:bottom w:val="none" w:sz="0" w:space="0" w:color="auto"/>
        <w:right w:val="none" w:sz="0" w:space="0" w:color="auto"/>
      </w:divBdr>
    </w:div>
    <w:div w:id="982781771">
      <w:bodyDiv w:val="1"/>
      <w:marLeft w:val="0"/>
      <w:marRight w:val="0"/>
      <w:marTop w:val="0"/>
      <w:marBottom w:val="0"/>
      <w:divBdr>
        <w:top w:val="none" w:sz="0" w:space="0" w:color="auto"/>
        <w:left w:val="none" w:sz="0" w:space="0" w:color="auto"/>
        <w:bottom w:val="none" w:sz="0" w:space="0" w:color="auto"/>
        <w:right w:val="none" w:sz="0" w:space="0" w:color="auto"/>
      </w:divBdr>
    </w:div>
    <w:div w:id="982856232">
      <w:bodyDiv w:val="1"/>
      <w:marLeft w:val="0"/>
      <w:marRight w:val="0"/>
      <w:marTop w:val="0"/>
      <w:marBottom w:val="0"/>
      <w:divBdr>
        <w:top w:val="none" w:sz="0" w:space="0" w:color="auto"/>
        <w:left w:val="none" w:sz="0" w:space="0" w:color="auto"/>
        <w:bottom w:val="none" w:sz="0" w:space="0" w:color="auto"/>
        <w:right w:val="none" w:sz="0" w:space="0" w:color="auto"/>
      </w:divBdr>
    </w:div>
    <w:div w:id="983777292">
      <w:bodyDiv w:val="1"/>
      <w:marLeft w:val="0"/>
      <w:marRight w:val="0"/>
      <w:marTop w:val="0"/>
      <w:marBottom w:val="0"/>
      <w:divBdr>
        <w:top w:val="none" w:sz="0" w:space="0" w:color="auto"/>
        <w:left w:val="none" w:sz="0" w:space="0" w:color="auto"/>
        <w:bottom w:val="none" w:sz="0" w:space="0" w:color="auto"/>
        <w:right w:val="none" w:sz="0" w:space="0" w:color="auto"/>
      </w:divBdr>
    </w:div>
    <w:div w:id="984167190">
      <w:bodyDiv w:val="1"/>
      <w:marLeft w:val="0"/>
      <w:marRight w:val="0"/>
      <w:marTop w:val="0"/>
      <w:marBottom w:val="0"/>
      <w:divBdr>
        <w:top w:val="none" w:sz="0" w:space="0" w:color="auto"/>
        <w:left w:val="none" w:sz="0" w:space="0" w:color="auto"/>
        <w:bottom w:val="none" w:sz="0" w:space="0" w:color="auto"/>
        <w:right w:val="none" w:sz="0" w:space="0" w:color="auto"/>
      </w:divBdr>
    </w:div>
    <w:div w:id="984352310">
      <w:bodyDiv w:val="1"/>
      <w:marLeft w:val="0"/>
      <w:marRight w:val="0"/>
      <w:marTop w:val="0"/>
      <w:marBottom w:val="0"/>
      <w:divBdr>
        <w:top w:val="none" w:sz="0" w:space="0" w:color="auto"/>
        <w:left w:val="none" w:sz="0" w:space="0" w:color="auto"/>
        <w:bottom w:val="none" w:sz="0" w:space="0" w:color="auto"/>
        <w:right w:val="none" w:sz="0" w:space="0" w:color="auto"/>
      </w:divBdr>
    </w:div>
    <w:div w:id="985355154">
      <w:bodyDiv w:val="1"/>
      <w:marLeft w:val="0"/>
      <w:marRight w:val="0"/>
      <w:marTop w:val="0"/>
      <w:marBottom w:val="0"/>
      <w:divBdr>
        <w:top w:val="none" w:sz="0" w:space="0" w:color="auto"/>
        <w:left w:val="none" w:sz="0" w:space="0" w:color="auto"/>
        <w:bottom w:val="none" w:sz="0" w:space="0" w:color="auto"/>
        <w:right w:val="none" w:sz="0" w:space="0" w:color="auto"/>
      </w:divBdr>
    </w:div>
    <w:div w:id="985864946">
      <w:bodyDiv w:val="1"/>
      <w:marLeft w:val="0"/>
      <w:marRight w:val="0"/>
      <w:marTop w:val="0"/>
      <w:marBottom w:val="0"/>
      <w:divBdr>
        <w:top w:val="none" w:sz="0" w:space="0" w:color="auto"/>
        <w:left w:val="none" w:sz="0" w:space="0" w:color="auto"/>
        <w:bottom w:val="none" w:sz="0" w:space="0" w:color="auto"/>
        <w:right w:val="none" w:sz="0" w:space="0" w:color="auto"/>
      </w:divBdr>
    </w:div>
    <w:div w:id="986477595">
      <w:bodyDiv w:val="1"/>
      <w:marLeft w:val="0"/>
      <w:marRight w:val="0"/>
      <w:marTop w:val="0"/>
      <w:marBottom w:val="0"/>
      <w:divBdr>
        <w:top w:val="none" w:sz="0" w:space="0" w:color="auto"/>
        <w:left w:val="none" w:sz="0" w:space="0" w:color="auto"/>
        <w:bottom w:val="none" w:sz="0" w:space="0" w:color="auto"/>
        <w:right w:val="none" w:sz="0" w:space="0" w:color="auto"/>
      </w:divBdr>
    </w:div>
    <w:div w:id="986520951">
      <w:bodyDiv w:val="1"/>
      <w:marLeft w:val="0"/>
      <w:marRight w:val="0"/>
      <w:marTop w:val="0"/>
      <w:marBottom w:val="0"/>
      <w:divBdr>
        <w:top w:val="none" w:sz="0" w:space="0" w:color="auto"/>
        <w:left w:val="none" w:sz="0" w:space="0" w:color="auto"/>
        <w:bottom w:val="none" w:sz="0" w:space="0" w:color="auto"/>
        <w:right w:val="none" w:sz="0" w:space="0" w:color="auto"/>
      </w:divBdr>
    </w:div>
    <w:div w:id="987129218">
      <w:bodyDiv w:val="1"/>
      <w:marLeft w:val="0"/>
      <w:marRight w:val="0"/>
      <w:marTop w:val="0"/>
      <w:marBottom w:val="0"/>
      <w:divBdr>
        <w:top w:val="none" w:sz="0" w:space="0" w:color="auto"/>
        <w:left w:val="none" w:sz="0" w:space="0" w:color="auto"/>
        <w:bottom w:val="none" w:sz="0" w:space="0" w:color="auto"/>
        <w:right w:val="none" w:sz="0" w:space="0" w:color="auto"/>
      </w:divBdr>
    </w:div>
    <w:div w:id="987898974">
      <w:bodyDiv w:val="1"/>
      <w:marLeft w:val="0"/>
      <w:marRight w:val="0"/>
      <w:marTop w:val="0"/>
      <w:marBottom w:val="0"/>
      <w:divBdr>
        <w:top w:val="none" w:sz="0" w:space="0" w:color="auto"/>
        <w:left w:val="none" w:sz="0" w:space="0" w:color="auto"/>
        <w:bottom w:val="none" w:sz="0" w:space="0" w:color="auto"/>
        <w:right w:val="none" w:sz="0" w:space="0" w:color="auto"/>
      </w:divBdr>
    </w:div>
    <w:div w:id="988436345">
      <w:bodyDiv w:val="1"/>
      <w:marLeft w:val="0"/>
      <w:marRight w:val="0"/>
      <w:marTop w:val="0"/>
      <w:marBottom w:val="0"/>
      <w:divBdr>
        <w:top w:val="none" w:sz="0" w:space="0" w:color="auto"/>
        <w:left w:val="none" w:sz="0" w:space="0" w:color="auto"/>
        <w:bottom w:val="none" w:sz="0" w:space="0" w:color="auto"/>
        <w:right w:val="none" w:sz="0" w:space="0" w:color="auto"/>
      </w:divBdr>
    </w:div>
    <w:div w:id="988439354">
      <w:bodyDiv w:val="1"/>
      <w:marLeft w:val="0"/>
      <w:marRight w:val="0"/>
      <w:marTop w:val="0"/>
      <w:marBottom w:val="0"/>
      <w:divBdr>
        <w:top w:val="none" w:sz="0" w:space="0" w:color="auto"/>
        <w:left w:val="none" w:sz="0" w:space="0" w:color="auto"/>
        <w:bottom w:val="none" w:sz="0" w:space="0" w:color="auto"/>
        <w:right w:val="none" w:sz="0" w:space="0" w:color="auto"/>
      </w:divBdr>
    </w:div>
    <w:div w:id="988486769">
      <w:bodyDiv w:val="1"/>
      <w:marLeft w:val="0"/>
      <w:marRight w:val="0"/>
      <w:marTop w:val="0"/>
      <w:marBottom w:val="0"/>
      <w:divBdr>
        <w:top w:val="none" w:sz="0" w:space="0" w:color="auto"/>
        <w:left w:val="none" w:sz="0" w:space="0" w:color="auto"/>
        <w:bottom w:val="none" w:sz="0" w:space="0" w:color="auto"/>
        <w:right w:val="none" w:sz="0" w:space="0" w:color="auto"/>
      </w:divBdr>
    </w:div>
    <w:div w:id="988830072">
      <w:bodyDiv w:val="1"/>
      <w:marLeft w:val="0"/>
      <w:marRight w:val="0"/>
      <w:marTop w:val="0"/>
      <w:marBottom w:val="0"/>
      <w:divBdr>
        <w:top w:val="none" w:sz="0" w:space="0" w:color="auto"/>
        <w:left w:val="none" w:sz="0" w:space="0" w:color="auto"/>
        <w:bottom w:val="none" w:sz="0" w:space="0" w:color="auto"/>
        <w:right w:val="none" w:sz="0" w:space="0" w:color="auto"/>
      </w:divBdr>
    </w:div>
    <w:div w:id="989211301">
      <w:bodyDiv w:val="1"/>
      <w:marLeft w:val="0"/>
      <w:marRight w:val="0"/>
      <w:marTop w:val="0"/>
      <w:marBottom w:val="0"/>
      <w:divBdr>
        <w:top w:val="none" w:sz="0" w:space="0" w:color="auto"/>
        <w:left w:val="none" w:sz="0" w:space="0" w:color="auto"/>
        <w:bottom w:val="none" w:sz="0" w:space="0" w:color="auto"/>
        <w:right w:val="none" w:sz="0" w:space="0" w:color="auto"/>
      </w:divBdr>
    </w:div>
    <w:div w:id="990063373">
      <w:bodyDiv w:val="1"/>
      <w:marLeft w:val="0"/>
      <w:marRight w:val="0"/>
      <w:marTop w:val="0"/>
      <w:marBottom w:val="0"/>
      <w:divBdr>
        <w:top w:val="none" w:sz="0" w:space="0" w:color="auto"/>
        <w:left w:val="none" w:sz="0" w:space="0" w:color="auto"/>
        <w:bottom w:val="none" w:sz="0" w:space="0" w:color="auto"/>
        <w:right w:val="none" w:sz="0" w:space="0" w:color="auto"/>
      </w:divBdr>
    </w:div>
    <w:div w:id="990673710">
      <w:bodyDiv w:val="1"/>
      <w:marLeft w:val="0"/>
      <w:marRight w:val="0"/>
      <w:marTop w:val="0"/>
      <w:marBottom w:val="0"/>
      <w:divBdr>
        <w:top w:val="none" w:sz="0" w:space="0" w:color="auto"/>
        <w:left w:val="none" w:sz="0" w:space="0" w:color="auto"/>
        <w:bottom w:val="none" w:sz="0" w:space="0" w:color="auto"/>
        <w:right w:val="none" w:sz="0" w:space="0" w:color="auto"/>
      </w:divBdr>
    </w:div>
    <w:div w:id="992490175">
      <w:bodyDiv w:val="1"/>
      <w:marLeft w:val="0"/>
      <w:marRight w:val="0"/>
      <w:marTop w:val="0"/>
      <w:marBottom w:val="0"/>
      <w:divBdr>
        <w:top w:val="none" w:sz="0" w:space="0" w:color="auto"/>
        <w:left w:val="none" w:sz="0" w:space="0" w:color="auto"/>
        <w:bottom w:val="none" w:sz="0" w:space="0" w:color="auto"/>
        <w:right w:val="none" w:sz="0" w:space="0" w:color="auto"/>
      </w:divBdr>
    </w:div>
    <w:div w:id="993025449">
      <w:bodyDiv w:val="1"/>
      <w:marLeft w:val="0"/>
      <w:marRight w:val="0"/>
      <w:marTop w:val="0"/>
      <w:marBottom w:val="0"/>
      <w:divBdr>
        <w:top w:val="none" w:sz="0" w:space="0" w:color="auto"/>
        <w:left w:val="none" w:sz="0" w:space="0" w:color="auto"/>
        <w:bottom w:val="none" w:sz="0" w:space="0" w:color="auto"/>
        <w:right w:val="none" w:sz="0" w:space="0" w:color="auto"/>
      </w:divBdr>
    </w:div>
    <w:div w:id="993067624">
      <w:bodyDiv w:val="1"/>
      <w:marLeft w:val="0"/>
      <w:marRight w:val="0"/>
      <w:marTop w:val="0"/>
      <w:marBottom w:val="0"/>
      <w:divBdr>
        <w:top w:val="none" w:sz="0" w:space="0" w:color="auto"/>
        <w:left w:val="none" w:sz="0" w:space="0" w:color="auto"/>
        <w:bottom w:val="none" w:sz="0" w:space="0" w:color="auto"/>
        <w:right w:val="none" w:sz="0" w:space="0" w:color="auto"/>
      </w:divBdr>
    </w:div>
    <w:div w:id="993068823">
      <w:bodyDiv w:val="1"/>
      <w:marLeft w:val="0"/>
      <w:marRight w:val="0"/>
      <w:marTop w:val="0"/>
      <w:marBottom w:val="0"/>
      <w:divBdr>
        <w:top w:val="none" w:sz="0" w:space="0" w:color="auto"/>
        <w:left w:val="none" w:sz="0" w:space="0" w:color="auto"/>
        <w:bottom w:val="none" w:sz="0" w:space="0" w:color="auto"/>
        <w:right w:val="none" w:sz="0" w:space="0" w:color="auto"/>
      </w:divBdr>
    </w:div>
    <w:div w:id="994841293">
      <w:bodyDiv w:val="1"/>
      <w:marLeft w:val="0"/>
      <w:marRight w:val="0"/>
      <w:marTop w:val="0"/>
      <w:marBottom w:val="0"/>
      <w:divBdr>
        <w:top w:val="none" w:sz="0" w:space="0" w:color="auto"/>
        <w:left w:val="none" w:sz="0" w:space="0" w:color="auto"/>
        <w:bottom w:val="none" w:sz="0" w:space="0" w:color="auto"/>
        <w:right w:val="none" w:sz="0" w:space="0" w:color="auto"/>
      </w:divBdr>
    </w:div>
    <w:div w:id="994843811">
      <w:bodyDiv w:val="1"/>
      <w:marLeft w:val="0"/>
      <w:marRight w:val="0"/>
      <w:marTop w:val="0"/>
      <w:marBottom w:val="0"/>
      <w:divBdr>
        <w:top w:val="none" w:sz="0" w:space="0" w:color="auto"/>
        <w:left w:val="none" w:sz="0" w:space="0" w:color="auto"/>
        <w:bottom w:val="none" w:sz="0" w:space="0" w:color="auto"/>
        <w:right w:val="none" w:sz="0" w:space="0" w:color="auto"/>
      </w:divBdr>
    </w:div>
    <w:div w:id="994990449">
      <w:bodyDiv w:val="1"/>
      <w:marLeft w:val="0"/>
      <w:marRight w:val="0"/>
      <w:marTop w:val="0"/>
      <w:marBottom w:val="0"/>
      <w:divBdr>
        <w:top w:val="none" w:sz="0" w:space="0" w:color="auto"/>
        <w:left w:val="none" w:sz="0" w:space="0" w:color="auto"/>
        <w:bottom w:val="none" w:sz="0" w:space="0" w:color="auto"/>
        <w:right w:val="none" w:sz="0" w:space="0" w:color="auto"/>
      </w:divBdr>
    </w:div>
    <w:div w:id="995036457">
      <w:bodyDiv w:val="1"/>
      <w:marLeft w:val="0"/>
      <w:marRight w:val="0"/>
      <w:marTop w:val="0"/>
      <w:marBottom w:val="0"/>
      <w:divBdr>
        <w:top w:val="none" w:sz="0" w:space="0" w:color="auto"/>
        <w:left w:val="none" w:sz="0" w:space="0" w:color="auto"/>
        <w:bottom w:val="none" w:sz="0" w:space="0" w:color="auto"/>
        <w:right w:val="none" w:sz="0" w:space="0" w:color="auto"/>
      </w:divBdr>
    </w:div>
    <w:div w:id="995230394">
      <w:bodyDiv w:val="1"/>
      <w:marLeft w:val="0"/>
      <w:marRight w:val="0"/>
      <w:marTop w:val="0"/>
      <w:marBottom w:val="0"/>
      <w:divBdr>
        <w:top w:val="none" w:sz="0" w:space="0" w:color="auto"/>
        <w:left w:val="none" w:sz="0" w:space="0" w:color="auto"/>
        <w:bottom w:val="none" w:sz="0" w:space="0" w:color="auto"/>
        <w:right w:val="none" w:sz="0" w:space="0" w:color="auto"/>
      </w:divBdr>
    </w:div>
    <w:div w:id="997926113">
      <w:bodyDiv w:val="1"/>
      <w:marLeft w:val="0"/>
      <w:marRight w:val="0"/>
      <w:marTop w:val="0"/>
      <w:marBottom w:val="0"/>
      <w:divBdr>
        <w:top w:val="none" w:sz="0" w:space="0" w:color="auto"/>
        <w:left w:val="none" w:sz="0" w:space="0" w:color="auto"/>
        <w:bottom w:val="none" w:sz="0" w:space="0" w:color="auto"/>
        <w:right w:val="none" w:sz="0" w:space="0" w:color="auto"/>
      </w:divBdr>
    </w:div>
    <w:div w:id="999771071">
      <w:bodyDiv w:val="1"/>
      <w:marLeft w:val="0"/>
      <w:marRight w:val="0"/>
      <w:marTop w:val="0"/>
      <w:marBottom w:val="0"/>
      <w:divBdr>
        <w:top w:val="none" w:sz="0" w:space="0" w:color="auto"/>
        <w:left w:val="none" w:sz="0" w:space="0" w:color="auto"/>
        <w:bottom w:val="none" w:sz="0" w:space="0" w:color="auto"/>
        <w:right w:val="none" w:sz="0" w:space="0" w:color="auto"/>
      </w:divBdr>
    </w:div>
    <w:div w:id="1000356030">
      <w:bodyDiv w:val="1"/>
      <w:marLeft w:val="0"/>
      <w:marRight w:val="0"/>
      <w:marTop w:val="0"/>
      <w:marBottom w:val="0"/>
      <w:divBdr>
        <w:top w:val="none" w:sz="0" w:space="0" w:color="auto"/>
        <w:left w:val="none" w:sz="0" w:space="0" w:color="auto"/>
        <w:bottom w:val="none" w:sz="0" w:space="0" w:color="auto"/>
        <w:right w:val="none" w:sz="0" w:space="0" w:color="auto"/>
      </w:divBdr>
    </w:div>
    <w:div w:id="1000545047">
      <w:bodyDiv w:val="1"/>
      <w:marLeft w:val="0"/>
      <w:marRight w:val="0"/>
      <w:marTop w:val="0"/>
      <w:marBottom w:val="0"/>
      <w:divBdr>
        <w:top w:val="none" w:sz="0" w:space="0" w:color="auto"/>
        <w:left w:val="none" w:sz="0" w:space="0" w:color="auto"/>
        <w:bottom w:val="none" w:sz="0" w:space="0" w:color="auto"/>
        <w:right w:val="none" w:sz="0" w:space="0" w:color="auto"/>
      </w:divBdr>
    </w:div>
    <w:div w:id="1000885753">
      <w:bodyDiv w:val="1"/>
      <w:marLeft w:val="0"/>
      <w:marRight w:val="0"/>
      <w:marTop w:val="0"/>
      <w:marBottom w:val="0"/>
      <w:divBdr>
        <w:top w:val="none" w:sz="0" w:space="0" w:color="auto"/>
        <w:left w:val="none" w:sz="0" w:space="0" w:color="auto"/>
        <w:bottom w:val="none" w:sz="0" w:space="0" w:color="auto"/>
        <w:right w:val="none" w:sz="0" w:space="0" w:color="auto"/>
      </w:divBdr>
    </w:div>
    <w:div w:id="1000890024">
      <w:bodyDiv w:val="1"/>
      <w:marLeft w:val="0"/>
      <w:marRight w:val="0"/>
      <w:marTop w:val="0"/>
      <w:marBottom w:val="0"/>
      <w:divBdr>
        <w:top w:val="none" w:sz="0" w:space="0" w:color="auto"/>
        <w:left w:val="none" w:sz="0" w:space="0" w:color="auto"/>
        <w:bottom w:val="none" w:sz="0" w:space="0" w:color="auto"/>
        <w:right w:val="none" w:sz="0" w:space="0" w:color="auto"/>
      </w:divBdr>
    </w:div>
    <w:div w:id="1001279446">
      <w:bodyDiv w:val="1"/>
      <w:marLeft w:val="0"/>
      <w:marRight w:val="0"/>
      <w:marTop w:val="0"/>
      <w:marBottom w:val="0"/>
      <w:divBdr>
        <w:top w:val="none" w:sz="0" w:space="0" w:color="auto"/>
        <w:left w:val="none" w:sz="0" w:space="0" w:color="auto"/>
        <w:bottom w:val="none" w:sz="0" w:space="0" w:color="auto"/>
        <w:right w:val="none" w:sz="0" w:space="0" w:color="auto"/>
      </w:divBdr>
    </w:div>
    <w:div w:id="1001854108">
      <w:bodyDiv w:val="1"/>
      <w:marLeft w:val="0"/>
      <w:marRight w:val="0"/>
      <w:marTop w:val="0"/>
      <w:marBottom w:val="0"/>
      <w:divBdr>
        <w:top w:val="none" w:sz="0" w:space="0" w:color="auto"/>
        <w:left w:val="none" w:sz="0" w:space="0" w:color="auto"/>
        <w:bottom w:val="none" w:sz="0" w:space="0" w:color="auto"/>
        <w:right w:val="none" w:sz="0" w:space="0" w:color="auto"/>
      </w:divBdr>
    </w:div>
    <w:div w:id="1001928521">
      <w:bodyDiv w:val="1"/>
      <w:marLeft w:val="0"/>
      <w:marRight w:val="0"/>
      <w:marTop w:val="0"/>
      <w:marBottom w:val="0"/>
      <w:divBdr>
        <w:top w:val="none" w:sz="0" w:space="0" w:color="auto"/>
        <w:left w:val="none" w:sz="0" w:space="0" w:color="auto"/>
        <w:bottom w:val="none" w:sz="0" w:space="0" w:color="auto"/>
        <w:right w:val="none" w:sz="0" w:space="0" w:color="auto"/>
      </w:divBdr>
    </w:div>
    <w:div w:id="1003511048">
      <w:bodyDiv w:val="1"/>
      <w:marLeft w:val="0"/>
      <w:marRight w:val="0"/>
      <w:marTop w:val="0"/>
      <w:marBottom w:val="0"/>
      <w:divBdr>
        <w:top w:val="none" w:sz="0" w:space="0" w:color="auto"/>
        <w:left w:val="none" w:sz="0" w:space="0" w:color="auto"/>
        <w:bottom w:val="none" w:sz="0" w:space="0" w:color="auto"/>
        <w:right w:val="none" w:sz="0" w:space="0" w:color="auto"/>
      </w:divBdr>
    </w:div>
    <w:div w:id="1003514275">
      <w:bodyDiv w:val="1"/>
      <w:marLeft w:val="0"/>
      <w:marRight w:val="0"/>
      <w:marTop w:val="0"/>
      <w:marBottom w:val="0"/>
      <w:divBdr>
        <w:top w:val="none" w:sz="0" w:space="0" w:color="auto"/>
        <w:left w:val="none" w:sz="0" w:space="0" w:color="auto"/>
        <w:bottom w:val="none" w:sz="0" w:space="0" w:color="auto"/>
        <w:right w:val="none" w:sz="0" w:space="0" w:color="auto"/>
      </w:divBdr>
    </w:div>
    <w:div w:id="1003700655">
      <w:bodyDiv w:val="1"/>
      <w:marLeft w:val="0"/>
      <w:marRight w:val="0"/>
      <w:marTop w:val="0"/>
      <w:marBottom w:val="0"/>
      <w:divBdr>
        <w:top w:val="none" w:sz="0" w:space="0" w:color="auto"/>
        <w:left w:val="none" w:sz="0" w:space="0" w:color="auto"/>
        <w:bottom w:val="none" w:sz="0" w:space="0" w:color="auto"/>
        <w:right w:val="none" w:sz="0" w:space="0" w:color="auto"/>
      </w:divBdr>
    </w:div>
    <w:div w:id="1003968780">
      <w:bodyDiv w:val="1"/>
      <w:marLeft w:val="0"/>
      <w:marRight w:val="0"/>
      <w:marTop w:val="0"/>
      <w:marBottom w:val="0"/>
      <w:divBdr>
        <w:top w:val="none" w:sz="0" w:space="0" w:color="auto"/>
        <w:left w:val="none" w:sz="0" w:space="0" w:color="auto"/>
        <w:bottom w:val="none" w:sz="0" w:space="0" w:color="auto"/>
        <w:right w:val="none" w:sz="0" w:space="0" w:color="auto"/>
      </w:divBdr>
    </w:div>
    <w:div w:id="1004626383">
      <w:bodyDiv w:val="1"/>
      <w:marLeft w:val="0"/>
      <w:marRight w:val="0"/>
      <w:marTop w:val="0"/>
      <w:marBottom w:val="0"/>
      <w:divBdr>
        <w:top w:val="none" w:sz="0" w:space="0" w:color="auto"/>
        <w:left w:val="none" w:sz="0" w:space="0" w:color="auto"/>
        <w:bottom w:val="none" w:sz="0" w:space="0" w:color="auto"/>
        <w:right w:val="none" w:sz="0" w:space="0" w:color="auto"/>
      </w:divBdr>
    </w:div>
    <w:div w:id="1005011085">
      <w:bodyDiv w:val="1"/>
      <w:marLeft w:val="0"/>
      <w:marRight w:val="0"/>
      <w:marTop w:val="0"/>
      <w:marBottom w:val="0"/>
      <w:divBdr>
        <w:top w:val="none" w:sz="0" w:space="0" w:color="auto"/>
        <w:left w:val="none" w:sz="0" w:space="0" w:color="auto"/>
        <w:bottom w:val="none" w:sz="0" w:space="0" w:color="auto"/>
        <w:right w:val="none" w:sz="0" w:space="0" w:color="auto"/>
      </w:divBdr>
    </w:div>
    <w:div w:id="1005285638">
      <w:bodyDiv w:val="1"/>
      <w:marLeft w:val="0"/>
      <w:marRight w:val="0"/>
      <w:marTop w:val="0"/>
      <w:marBottom w:val="0"/>
      <w:divBdr>
        <w:top w:val="none" w:sz="0" w:space="0" w:color="auto"/>
        <w:left w:val="none" w:sz="0" w:space="0" w:color="auto"/>
        <w:bottom w:val="none" w:sz="0" w:space="0" w:color="auto"/>
        <w:right w:val="none" w:sz="0" w:space="0" w:color="auto"/>
      </w:divBdr>
    </w:div>
    <w:div w:id="1005596911">
      <w:bodyDiv w:val="1"/>
      <w:marLeft w:val="0"/>
      <w:marRight w:val="0"/>
      <w:marTop w:val="0"/>
      <w:marBottom w:val="0"/>
      <w:divBdr>
        <w:top w:val="none" w:sz="0" w:space="0" w:color="auto"/>
        <w:left w:val="none" w:sz="0" w:space="0" w:color="auto"/>
        <w:bottom w:val="none" w:sz="0" w:space="0" w:color="auto"/>
        <w:right w:val="none" w:sz="0" w:space="0" w:color="auto"/>
      </w:divBdr>
    </w:div>
    <w:div w:id="1005670773">
      <w:bodyDiv w:val="1"/>
      <w:marLeft w:val="0"/>
      <w:marRight w:val="0"/>
      <w:marTop w:val="0"/>
      <w:marBottom w:val="0"/>
      <w:divBdr>
        <w:top w:val="none" w:sz="0" w:space="0" w:color="auto"/>
        <w:left w:val="none" w:sz="0" w:space="0" w:color="auto"/>
        <w:bottom w:val="none" w:sz="0" w:space="0" w:color="auto"/>
        <w:right w:val="none" w:sz="0" w:space="0" w:color="auto"/>
      </w:divBdr>
    </w:div>
    <w:div w:id="1005860389">
      <w:bodyDiv w:val="1"/>
      <w:marLeft w:val="0"/>
      <w:marRight w:val="0"/>
      <w:marTop w:val="0"/>
      <w:marBottom w:val="0"/>
      <w:divBdr>
        <w:top w:val="none" w:sz="0" w:space="0" w:color="auto"/>
        <w:left w:val="none" w:sz="0" w:space="0" w:color="auto"/>
        <w:bottom w:val="none" w:sz="0" w:space="0" w:color="auto"/>
        <w:right w:val="none" w:sz="0" w:space="0" w:color="auto"/>
      </w:divBdr>
    </w:div>
    <w:div w:id="1005978747">
      <w:bodyDiv w:val="1"/>
      <w:marLeft w:val="0"/>
      <w:marRight w:val="0"/>
      <w:marTop w:val="0"/>
      <w:marBottom w:val="0"/>
      <w:divBdr>
        <w:top w:val="none" w:sz="0" w:space="0" w:color="auto"/>
        <w:left w:val="none" w:sz="0" w:space="0" w:color="auto"/>
        <w:bottom w:val="none" w:sz="0" w:space="0" w:color="auto"/>
        <w:right w:val="none" w:sz="0" w:space="0" w:color="auto"/>
      </w:divBdr>
    </w:div>
    <w:div w:id="1006059950">
      <w:bodyDiv w:val="1"/>
      <w:marLeft w:val="0"/>
      <w:marRight w:val="0"/>
      <w:marTop w:val="0"/>
      <w:marBottom w:val="0"/>
      <w:divBdr>
        <w:top w:val="none" w:sz="0" w:space="0" w:color="auto"/>
        <w:left w:val="none" w:sz="0" w:space="0" w:color="auto"/>
        <w:bottom w:val="none" w:sz="0" w:space="0" w:color="auto"/>
        <w:right w:val="none" w:sz="0" w:space="0" w:color="auto"/>
      </w:divBdr>
    </w:div>
    <w:div w:id="1007171091">
      <w:bodyDiv w:val="1"/>
      <w:marLeft w:val="0"/>
      <w:marRight w:val="0"/>
      <w:marTop w:val="0"/>
      <w:marBottom w:val="0"/>
      <w:divBdr>
        <w:top w:val="none" w:sz="0" w:space="0" w:color="auto"/>
        <w:left w:val="none" w:sz="0" w:space="0" w:color="auto"/>
        <w:bottom w:val="none" w:sz="0" w:space="0" w:color="auto"/>
        <w:right w:val="none" w:sz="0" w:space="0" w:color="auto"/>
      </w:divBdr>
    </w:div>
    <w:div w:id="1007486925">
      <w:bodyDiv w:val="1"/>
      <w:marLeft w:val="0"/>
      <w:marRight w:val="0"/>
      <w:marTop w:val="0"/>
      <w:marBottom w:val="0"/>
      <w:divBdr>
        <w:top w:val="none" w:sz="0" w:space="0" w:color="auto"/>
        <w:left w:val="none" w:sz="0" w:space="0" w:color="auto"/>
        <w:bottom w:val="none" w:sz="0" w:space="0" w:color="auto"/>
        <w:right w:val="none" w:sz="0" w:space="0" w:color="auto"/>
      </w:divBdr>
    </w:div>
    <w:div w:id="1007750374">
      <w:bodyDiv w:val="1"/>
      <w:marLeft w:val="0"/>
      <w:marRight w:val="0"/>
      <w:marTop w:val="0"/>
      <w:marBottom w:val="0"/>
      <w:divBdr>
        <w:top w:val="none" w:sz="0" w:space="0" w:color="auto"/>
        <w:left w:val="none" w:sz="0" w:space="0" w:color="auto"/>
        <w:bottom w:val="none" w:sz="0" w:space="0" w:color="auto"/>
        <w:right w:val="none" w:sz="0" w:space="0" w:color="auto"/>
      </w:divBdr>
    </w:div>
    <w:div w:id="1008867295">
      <w:bodyDiv w:val="1"/>
      <w:marLeft w:val="0"/>
      <w:marRight w:val="0"/>
      <w:marTop w:val="0"/>
      <w:marBottom w:val="0"/>
      <w:divBdr>
        <w:top w:val="none" w:sz="0" w:space="0" w:color="auto"/>
        <w:left w:val="none" w:sz="0" w:space="0" w:color="auto"/>
        <w:bottom w:val="none" w:sz="0" w:space="0" w:color="auto"/>
        <w:right w:val="none" w:sz="0" w:space="0" w:color="auto"/>
      </w:divBdr>
    </w:div>
    <w:div w:id="1009716173">
      <w:bodyDiv w:val="1"/>
      <w:marLeft w:val="0"/>
      <w:marRight w:val="0"/>
      <w:marTop w:val="0"/>
      <w:marBottom w:val="0"/>
      <w:divBdr>
        <w:top w:val="none" w:sz="0" w:space="0" w:color="auto"/>
        <w:left w:val="none" w:sz="0" w:space="0" w:color="auto"/>
        <w:bottom w:val="none" w:sz="0" w:space="0" w:color="auto"/>
        <w:right w:val="none" w:sz="0" w:space="0" w:color="auto"/>
      </w:divBdr>
    </w:div>
    <w:div w:id="1009867264">
      <w:bodyDiv w:val="1"/>
      <w:marLeft w:val="0"/>
      <w:marRight w:val="0"/>
      <w:marTop w:val="0"/>
      <w:marBottom w:val="0"/>
      <w:divBdr>
        <w:top w:val="none" w:sz="0" w:space="0" w:color="auto"/>
        <w:left w:val="none" w:sz="0" w:space="0" w:color="auto"/>
        <w:bottom w:val="none" w:sz="0" w:space="0" w:color="auto"/>
        <w:right w:val="none" w:sz="0" w:space="0" w:color="auto"/>
      </w:divBdr>
    </w:div>
    <w:div w:id="1010789952">
      <w:bodyDiv w:val="1"/>
      <w:marLeft w:val="0"/>
      <w:marRight w:val="0"/>
      <w:marTop w:val="0"/>
      <w:marBottom w:val="0"/>
      <w:divBdr>
        <w:top w:val="none" w:sz="0" w:space="0" w:color="auto"/>
        <w:left w:val="none" w:sz="0" w:space="0" w:color="auto"/>
        <w:bottom w:val="none" w:sz="0" w:space="0" w:color="auto"/>
        <w:right w:val="none" w:sz="0" w:space="0" w:color="auto"/>
      </w:divBdr>
    </w:div>
    <w:div w:id="1011032042">
      <w:bodyDiv w:val="1"/>
      <w:marLeft w:val="0"/>
      <w:marRight w:val="0"/>
      <w:marTop w:val="0"/>
      <w:marBottom w:val="0"/>
      <w:divBdr>
        <w:top w:val="none" w:sz="0" w:space="0" w:color="auto"/>
        <w:left w:val="none" w:sz="0" w:space="0" w:color="auto"/>
        <w:bottom w:val="none" w:sz="0" w:space="0" w:color="auto"/>
        <w:right w:val="none" w:sz="0" w:space="0" w:color="auto"/>
      </w:divBdr>
    </w:div>
    <w:div w:id="1011375916">
      <w:bodyDiv w:val="1"/>
      <w:marLeft w:val="0"/>
      <w:marRight w:val="0"/>
      <w:marTop w:val="0"/>
      <w:marBottom w:val="0"/>
      <w:divBdr>
        <w:top w:val="none" w:sz="0" w:space="0" w:color="auto"/>
        <w:left w:val="none" w:sz="0" w:space="0" w:color="auto"/>
        <w:bottom w:val="none" w:sz="0" w:space="0" w:color="auto"/>
        <w:right w:val="none" w:sz="0" w:space="0" w:color="auto"/>
      </w:divBdr>
    </w:div>
    <w:div w:id="1011420752">
      <w:bodyDiv w:val="1"/>
      <w:marLeft w:val="0"/>
      <w:marRight w:val="0"/>
      <w:marTop w:val="0"/>
      <w:marBottom w:val="0"/>
      <w:divBdr>
        <w:top w:val="none" w:sz="0" w:space="0" w:color="auto"/>
        <w:left w:val="none" w:sz="0" w:space="0" w:color="auto"/>
        <w:bottom w:val="none" w:sz="0" w:space="0" w:color="auto"/>
        <w:right w:val="none" w:sz="0" w:space="0" w:color="auto"/>
      </w:divBdr>
    </w:div>
    <w:div w:id="1011683670">
      <w:bodyDiv w:val="1"/>
      <w:marLeft w:val="0"/>
      <w:marRight w:val="0"/>
      <w:marTop w:val="0"/>
      <w:marBottom w:val="0"/>
      <w:divBdr>
        <w:top w:val="none" w:sz="0" w:space="0" w:color="auto"/>
        <w:left w:val="none" w:sz="0" w:space="0" w:color="auto"/>
        <w:bottom w:val="none" w:sz="0" w:space="0" w:color="auto"/>
        <w:right w:val="none" w:sz="0" w:space="0" w:color="auto"/>
      </w:divBdr>
    </w:div>
    <w:div w:id="1011765005">
      <w:bodyDiv w:val="1"/>
      <w:marLeft w:val="0"/>
      <w:marRight w:val="0"/>
      <w:marTop w:val="0"/>
      <w:marBottom w:val="0"/>
      <w:divBdr>
        <w:top w:val="none" w:sz="0" w:space="0" w:color="auto"/>
        <w:left w:val="none" w:sz="0" w:space="0" w:color="auto"/>
        <w:bottom w:val="none" w:sz="0" w:space="0" w:color="auto"/>
        <w:right w:val="none" w:sz="0" w:space="0" w:color="auto"/>
      </w:divBdr>
    </w:div>
    <w:div w:id="1011765036">
      <w:bodyDiv w:val="1"/>
      <w:marLeft w:val="0"/>
      <w:marRight w:val="0"/>
      <w:marTop w:val="0"/>
      <w:marBottom w:val="0"/>
      <w:divBdr>
        <w:top w:val="none" w:sz="0" w:space="0" w:color="auto"/>
        <w:left w:val="none" w:sz="0" w:space="0" w:color="auto"/>
        <w:bottom w:val="none" w:sz="0" w:space="0" w:color="auto"/>
        <w:right w:val="none" w:sz="0" w:space="0" w:color="auto"/>
      </w:divBdr>
    </w:div>
    <w:div w:id="1012030045">
      <w:bodyDiv w:val="1"/>
      <w:marLeft w:val="0"/>
      <w:marRight w:val="0"/>
      <w:marTop w:val="0"/>
      <w:marBottom w:val="0"/>
      <w:divBdr>
        <w:top w:val="none" w:sz="0" w:space="0" w:color="auto"/>
        <w:left w:val="none" w:sz="0" w:space="0" w:color="auto"/>
        <w:bottom w:val="none" w:sz="0" w:space="0" w:color="auto"/>
        <w:right w:val="none" w:sz="0" w:space="0" w:color="auto"/>
      </w:divBdr>
    </w:div>
    <w:div w:id="1012301504">
      <w:bodyDiv w:val="1"/>
      <w:marLeft w:val="0"/>
      <w:marRight w:val="0"/>
      <w:marTop w:val="0"/>
      <w:marBottom w:val="0"/>
      <w:divBdr>
        <w:top w:val="none" w:sz="0" w:space="0" w:color="auto"/>
        <w:left w:val="none" w:sz="0" w:space="0" w:color="auto"/>
        <w:bottom w:val="none" w:sz="0" w:space="0" w:color="auto"/>
        <w:right w:val="none" w:sz="0" w:space="0" w:color="auto"/>
      </w:divBdr>
    </w:div>
    <w:div w:id="1013188246">
      <w:bodyDiv w:val="1"/>
      <w:marLeft w:val="0"/>
      <w:marRight w:val="0"/>
      <w:marTop w:val="0"/>
      <w:marBottom w:val="0"/>
      <w:divBdr>
        <w:top w:val="none" w:sz="0" w:space="0" w:color="auto"/>
        <w:left w:val="none" w:sz="0" w:space="0" w:color="auto"/>
        <w:bottom w:val="none" w:sz="0" w:space="0" w:color="auto"/>
        <w:right w:val="none" w:sz="0" w:space="0" w:color="auto"/>
      </w:divBdr>
    </w:div>
    <w:div w:id="1013415689">
      <w:bodyDiv w:val="1"/>
      <w:marLeft w:val="0"/>
      <w:marRight w:val="0"/>
      <w:marTop w:val="0"/>
      <w:marBottom w:val="0"/>
      <w:divBdr>
        <w:top w:val="none" w:sz="0" w:space="0" w:color="auto"/>
        <w:left w:val="none" w:sz="0" w:space="0" w:color="auto"/>
        <w:bottom w:val="none" w:sz="0" w:space="0" w:color="auto"/>
        <w:right w:val="none" w:sz="0" w:space="0" w:color="auto"/>
      </w:divBdr>
    </w:div>
    <w:div w:id="1013611035">
      <w:bodyDiv w:val="1"/>
      <w:marLeft w:val="0"/>
      <w:marRight w:val="0"/>
      <w:marTop w:val="0"/>
      <w:marBottom w:val="0"/>
      <w:divBdr>
        <w:top w:val="none" w:sz="0" w:space="0" w:color="auto"/>
        <w:left w:val="none" w:sz="0" w:space="0" w:color="auto"/>
        <w:bottom w:val="none" w:sz="0" w:space="0" w:color="auto"/>
        <w:right w:val="none" w:sz="0" w:space="0" w:color="auto"/>
      </w:divBdr>
    </w:div>
    <w:div w:id="1013611511">
      <w:bodyDiv w:val="1"/>
      <w:marLeft w:val="0"/>
      <w:marRight w:val="0"/>
      <w:marTop w:val="0"/>
      <w:marBottom w:val="0"/>
      <w:divBdr>
        <w:top w:val="none" w:sz="0" w:space="0" w:color="auto"/>
        <w:left w:val="none" w:sz="0" w:space="0" w:color="auto"/>
        <w:bottom w:val="none" w:sz="0" w:space="0" w:color="auto"/>
        <w:right w:val="none" w:sz="0" w:space="0" w:color="auto"/>
      </w:divBdr>
    </w:div>
    <w:div w:id="1014262301">
      <w:bodyDiv w:val="1"/>
      <w:marLeft w:val="0"/>
      <w:marRight w:val="0"/>
      <w:marTop w:val="0"/>
      <w:marBottom w:val="0"/>
      <w:divBdr>
        <w:top w:val="none" w:sz="0" w:space="0" w:color="auto"/>
        <w:left w:val="none" w:sz="0" w:space="0" w:color="auto"/>
        <w:bottom w:val="none" w:sz="0" w:space="0" w:color="auto"/>
        <w:right w:val="none" w:sz="0" w:space="0" w:color="auto"/>
      </w:divBdr>
    </w:div>
    <w:div w:id="1014376940">
      <w:bodyDiv w:val="1"/>
      <w:marLeft w:val="0"/>
      <w:marRight w:val="0"/>
      <w:marTop w:val="0"/>
      <w:marBottom w:val="0"/>
      <w:divBdr>
        <w:top w:val="none" w:sz="0" w:space="0" w:color="auto"/>
        <w:left w:val="none" w:sz="0" w:space="0" w:color="auto"/>
        <w:bottom w:val="none" w:sz="0" w:space="0" w:color="auto"/>
        <w:right w:val="none" w:sz="0" w:space="0" w:color="auto"/>
      </w:divBdr>
    </w:div>
    <w:div w:id="1015495053">
      <w:bodyDiv w:val="1"/>
      <w:marLeft w:val="0"/>
      <w:marRight w:val="0"/>
      <w:marTop w:val="0"/>
      <w:marBottom w:val="0"/>
      <w:divBdr>
        <w:top w:val="none" w:sz="0" w:space="0" w:color="auto"/>
        <w:left w:val="none" w:sz="0" w:space="0" w:color="auto"/>
        <w:bottom w:val="none" w:sz="0" w:space="0" w:color="auto"/>
        <w:right w:val="none" w:sz="0" w:space="0" w:color="auto"/>
      </w:divBdr>
    </w:div>
    <w:div w:id="1015499952">
      <w:bodyDiv w:val="1"/>
      <w:marLeft w:val="0"/>
      <w:marRight w:val="0"/>
      <w:marTop w:val="0"/>
      <w:marBottom w:val="0"/>
      <w:divBdr>
        <w:top w:val="none" w:sz="0" w:space="0" w:color="auto"/>
        <w:left w:val="none" w:sz="0" w:space="0" w:color="auto"/>
        <w:bottom w:val="none" w:sz="0" w:space="0" w:color="auto"/>
        <w:right w:val="none" w:sz="0" w:space="0" w:color="auto"/>
      </w:divBdr>
    </w:div>
    <w:div w:id="1015882896">
      <w:bodyDiv w:val="1"/>
      <w:marLeft w:val="0"/>
      <w:marRight w:val="0"/>
      <w:marTop w:val="0"/>
      <w:marBottom w:val="0"/>
      <w:divBdr>
        <w:top w:val="none" w:sz="0" w:space="0" w:color="auto"/>
        <w:left w:val="none" w:sz="0" w:space="0" w:color="auto"/>
        <w:bottom w:val="none" w:sz="0" w:space="0" w:color="auto"/>
        <w:right w:val="none" w:sz="0" w:space="0" w:color="auto"/>
      </w:divBdr>
    </w:div>
    <w:div w:id="1017268097">
      <w:bodyDiv w:val="1"/>
      <w:marLeft w:val="0"/>
      <w:marRight w:val="0"/>
      <w:marTop w:val="0"/>
      <w:marBottom w:val="0"/>
      <w:divBdr>
        <w:top w:val="none" w:sz="0" w:space="0" w:color="auto"/>
        <w:left w:val="none" w:sz="0" w:space="0" w:color="auto"/>
        <w:bottom w:val="none" w:sz="0" w:space="0" w:color="auto"/>
        <w:right w:val="none" w:sz="0" w:space="0" w:color="auto"/>
      </w:divBdr>
    </w:div>
    <w:div w:id="1018238260">
      <w:bodyDiv w:val="1"/>
      <w:marLeft w:val="0"/>
      <w:marRight w:val="0"/>
      <w:marTop w:val="0"/>
      <w:marBottom w:val="0"/>
      <w:divBdr>
        <w:top w:val="none" w:sz="0" w:space="0" w:color="auto"/>
        <w:left w:val="none" w:sz="0" w:space="0" w:color="auto"/>
        <w:bottom w:val="none" w:sz="0" w:space="0" w:color="auto"/>
        <w:right w:val="none" w:sz="0" w:space="0" w:color="auto"/>
      </w:divBdr>
    </w:div>
    <w:div w:id="1018579009">
      <w:bodyDiv w:val="1"/>
      <w:marLeft w:val="0"/>
      <w:marRight w:val="0"/>
      <w:marTop w:val="0"/>
      <w:marBottom w:val="0"/>
      <w:divBdr>
        <w:top w:val="none" w:sz="0" w:space="0" w:color="auto"/>
        <w:left w:val="none" w:sz="0" w:space="0" w:color="auto"/>
        <w:bottom w:val="none" w:sz="0" w:space="0" w:color="auto"/>
        <w:right w:val="none" w:sz="0" w:space="0" w:color="auto"/>
      </w:divBdr>
    </w:div>
    <w:div w:id="1018895137">
      <w:bodyDiv w:val="1"/>
      <w:marLeft w:val="0"/>
      <w:marRight w:val="0"/>
      <w:marTop w:val="0"/>
      <w:marBottom w:val="0"/>
      <w:divBdr>
        <w:top w:val="none" w:sz="0" w:space="0" w:color="auto"/>
        <w:left w:val="none" w:sz="0" w:space="0" w:color="auto"/>
        <w:bottom w:val="none" w:sz="0" w:space="0" w:color="auto"/>
        <w:right w:val="none" w:sz="0" w:space="0" w:color="auto"/>
      </w:divBdr>
    </w:div>
    <w:div w:id="1019115077">
      <w:bodyDiv w:val="1"/>
      <w:marLeft w:val="0"/>
      <w:marRight w:val="0"/>
      <w:marTop w:val="0"/>
      <w:marBottom w:val="0"/>
      <w:divBdr>
        <w:top w:val="none" w:sz="0" w:space="0" w:color="auto"/>
        <w:left w:val="none" w:sz="0" w:space="0" w:color="auto"/>
        <w:bottom w:val="none" w:sz="0" w:space="0" w:color="auto"/>
        <w:right w:val="none" w:sz="0" w:space="0" w:color="auto"/>
      </w:divBdr>
    </w:div>
    <w:div w:id="1019163112">
      <w:bodyDiv w:val="1"/>
      <w:marLeft w:val="0"/>
      <w:marRight w:val="0"/>
      <w:marTop w:val="0"/>
      <w:marBottom w:val="0"/>
      <w:divBdr>
        <w:top w:val="none" w:sz="0" w:space="0" w:color="auto"/>
        <w:left w:val="none" w:sz="0" w:space="0" w:color="auto"/>
        <w:bottom w:val="none" w:sz="0" w:space="0" w:color="auto"/>
        <w:right w:val="none" w:sz="0" w:space="0" w:color="auto"/>
      </w:divBdr>
    </w:div>
    <w:div w:id="1019544008">
      <w:bodyDiv w:val="1"/>
      <w:marLeft w:val="0"/>
      <w:marRight w:val="0"/>
      <w:marTop w:val="0"/>
      <w:marBottom w:val="0"/>
      <w:divBdr>
        <w:top w:val="none" w:sz="0" w:space="0" w:color="auto"/>
        <w:left w:val="none" w:sz="0" w:space="0" w:color="auto"/>
        <w:bottom w:val="none" w:sz="0" w:space="0" w:color="auto"/>
        <w:right w:val="none" w:sz="0" w:space="0" w:color="auto"/>
      </w:divBdr>
    </w:div>
    <w:div w:id="1019551288">
      <w:bodyDiv w:val="1"/>
      <w:marLeft w:val="0"/>
      <w:marRight w:val="0"/>
      <w:marTop w:val="0"/>
      <w:marBottom w:val="0"/>
      <w:divBdr>
        <w:top w:val="none" w:sz="0" w:space="0" w:color="auto"/>
        <w:left w:val="none" w:sz="0" w:space="0" w:color="auto"/>
        <w:bottom w:val="none" w:sz="0" w:space="0" w:color="auto"/>
        <w:right w:val="none" w:sz="0" w:space="0" w:color="auto"/>
      </w:divBdr>
    </w:div>
    <w:div w:id="1020082972">
      <w:bodyDiv w:val="1"/>
      <w:marLeft w:val="0"/>
      <w:marRight w:val="0"/>
      <w:marTop w:val="0"/>
      <w:marBottom w:val="0"/>
      <w:divBdr>
        <w:top w:val="none" w:sz="0" w:space="0" w:color="auto"/>
        <w:left w:val="none" w:sz="0" w:space="0" w:color="auto"/>
        <w:bottom w:val="none" w:sz="0" w:space="0" w:color="auto"/>
        <w:right w:val="none" w:sz="0" w:space="0" w:color="auto"/>
      </w:divBdr>
    </w:div>
    <w:div w:id="1020667020">
      <w:bodyDiv w:val="1"/>
      <w:marLeft w:val="0"/>
      <w:marRight w:val="0"/>
      <w:marTop w:val="0"/>
      <w:marBottom w:val="0"/>
      <w:divBdr>
        <w:top w:val="none" w:sz="0" w:space="0" w:color="auto"/>
        <w:left w:val="none" w:sz="0" w:space="0" w:color="auto"/>
        <w:bottom w:val="none" w:sz="0" w:space="0" w:color="auto"/>
        <w:right w:val="none" w:sz="0" w:space="0" w:color="auto"/>
      </w:divBdr>
    </w:div>
    <w:div w:id="1020934977">
      <w:bodyDiv w:val="1"/>
      <w:marLeft w:val="0"/>
      <w:marRight w:val="0"/>
      <w:marTop w:val="0"/>
      <w:marBottom w:val="0"/>
      <w:divBdr>
        <w:top w:val="none" w:sz="0" w:space="0" w:color="auto"/>
        <w:left w:val="none" w:sz="0" w:space="0" w:color="auto"/>
        <w:bottom w:val="none" w:sz="0" w:space="0" w:color="auto"/>
        <w:right w:val="none" w:sz="0" w:space="0" w:color="auto"/>
      </w:divBdr>
    </w:div>
    <w:div w:id="1021276454">
      <w:bodyDiv w:val="1"/>
      <w:marLeft w:val="0"/>
      <w:marRight w:val="0"/>
      <w:marTop w:val="0"/>
      <w:marBottom w:val="0"/>
      <w:divBdr>
        <w:top w:val="none" w:sz="0" w:space="0" w:color="auto"/>
        <w:left w:val="none" w:sz="0" w:space="0" w:color="auto"/>
        <w:bottom w:val="none" w:sz="0" w:space="0" w:color="auto"/>
        <w:right w:val="none" w:sz="0" w:space="0" w:color="auto"/>
      </w:divBdr>
    </w:div>
    <w:div w:id="1021467902">
      <w:bodyDiv w:val="1"/>
      <w:marLeft w:val="0"/>
      <w:marRight w:val="0"/>
      <w:marTop w:val="0"/>
      <w:marBottom w:val="0"/>
      <w:divBdr>
        <w:top w:val="none" w:sz="0" w:space="0" w:color="auto"/>
        <w:left w:val="none" w:sz="0" w:space="0" w:color="auto"/>
        <w:bottom w:val="none" w:sz="0" w:space="0" w:color="auto"/>
        <w:right w:val="none" w:sz="0" w:space="0" w:color="auto"/>
      </w:divBdr>
    </w:div>
    <w:div w:id="1021663409">
      <w:bodyDiv w:val="1"/>
      <w:marLeft w:val="0"/>
      <w:marRight w:val="0"/>
      <w:marTop w:val="0"/>
      <w:marBottom w:val="0"/>
      <w:divBdr>
        <w:top w:val="none" w:sz="0" w:space="0" w:color="auto"/>
        <w:left w:val="none" w:sz="0" w:space="0" w:color="auto"/>
        <w:bottom w:val="none" w:sz="0" w:space="0" w:color="auto"/>
        <w:right w:val="none" w:sz="0" w:space="0" w:color="auto"/>
      </w:divBdr>
    </w:div>
    <w:div w:id="1022972591">
      <w:bodyDiv w:val="1"/>
      <w:marLeft w:val="0"/>
      <w:marRight w:val="0"/>
      <w:marTop w:val="0"/>
      <w:marBottom w:val="0"/>
      <w:divBdr>
        <w:top w:val="none" w:sz="0" w:space="0" w:color="auto"/>
        <w:left w:val="none" w:sz="0" w:space="0" w:color="auto"/>
        <w:bottom w:val="none" w:sz="0" w:space="0" w:color="auto"/>
        <w:right w:val="none" w:sz="0" w:space="0" w:color="auto"/>
      </w:divBdr>
    </w:div>
    <w:div w:id="1023439208">
      <w:bodyDiv w:val="1"/>
      <w:marLeft w:val="0"/>
      <w:marRight w:val="0"/>
      <w:marTop w:val="0"/>
      <w:marBottom w:val="0"/>
      <w:divBdr>
        <w:top w:val="none" w:sz="0" w:space="0" w:color="auto"/>
        <w:left w:val="none" w:sz="0" w:space="0" w:color="auto"/>
        <w:bottom w:val="none" w:sz="0" w:space="0" w:color="auto"/>
        <w:right w:val="none" w:sz="0" w:space="0" w:color="auto"/>
      </w:divBdr>
    </w:div>
    <w:div w:id="1023826800">
      <w:bodyDiv w:val="1"/>
      <w:marLeft w:val="0"/>
      <w:marRight w:val="0"/>
      <w:marTop w:val="0"/>
      <w:marBottom w:val="0"/>
      <w:divBdr>
        <w:top w:val="none" w:sz="0" w:space="0" w:color="auto"/>
        <w:left w:val="none" w:sz="0" w:space="0" w:color="auto"/>
        <w:bottom w:val="none" w:sz="0" w:space="0" w:color="auto"/>
        <w:right w:val="none" w:sz="0" w:space="0" w:color="auto"/>
      </w:divBdr>
    </w:div>
    <w:div w:id="1023870346">
      <w:bodyDiv w:val="1"/>
      <w:marLeft w:val="0"/>
      <w:marRight w:val="0"/>
      <w:marTop w:val="0"/>
      <w:marBottom w:val="0"/>
      <w:divBdr>
        <w:top w:val="none" w:sz="0" w:space="0" w:color="auto"/>
        <w:left w:val="none" w:sz="0" w:space="0" w:color="auto"/>
        <w:bottom w:val="none" w:sz="0" w:space="0" w:color="auto"/>
        <w:right w:val="none" w:sz="0" w:space="0" w:color="auto"/>
      </w:divBdr>
    </w:div>
    <w:div w:id="1024549978">
      <w:bodyDiv w:val="1"/>
      <w:marLeft w:val="0"/>
      <w:marRight w:val="0"/>
      <w:marTop w:val="0"/>
      <w:marBottom w:val="0"/>
      <w:divBdr>
        <w:top w:val="none" w:sz="0" w:space="0" w:color="auto"/>
        <w:left w:val="none" w:sz="0" w:space="0" w:color="auto"/>
        <w:bottom w:val="none" w:sz="0" w:space="0" w:color="auto"/>
        <w:right w:val="none" w:sz="0" w:space="0" w:color="auto"/>
      </w:divBdr>
    </w:div>
    <w:div w:id="1024986744">
      <w:bodyDiv w:val="1"/>
      <w:marLeft w:val="0"/>
      <w:marRight w:val="0"/>
      <w:marTop w:val="0"/>
      <w:marBottom w:val="0"/>
      <w:divBdr>
        <w:top w:val="none" w:sz="0" w:space="0" w:color="auto"/>
        <w:left w:val="none" w:sz="0" w:space="0" w:color="auto"/>
        <w:bottom w:val="none" w:sz="0" w:space="0" w:color="auto"/>
        <w:right w:val="none" w:sz="0" w:space="0" w:color="auto"/>
      </w:divBdr>
    </w:div>
    <w:div w:id="1025136046">
      <w:bodyDiv w:val="1"/>
      <w:marLeft w:val="0"/>
      <w:marRight w:val="0"/>
      <w:marTop w:val="0"/>
      <w:marBottom w:val="0"/>
      <w:divBdr>
        <w:top w:val="none" w:sz="0" w:space="0" w:color="auto"/>
        <w:left w:val="none" w:sz="0" w:space="0" w:color="auto"/>
        <w:bottom w:val="none" w:sz="0" w:space="0" w:color="auto"/>
        <w:right w:val="none" w:sz="0" w:space="0" w:color="auto"/>
      </w:divBdr>
    </w:div>
    <w:div w:id="1025447648">
      <w:bodyDiv w:val="1"/>
      <w:marLeft w:val="0"/>
      <w:marRight w:val="0"/>
      <w:marTop w:val="0"/>
      <w:marBottom w:val="0"/>
      <w:divBdr>
        <w:top w:val="none" w:sz="0" w:space="0" w:color="auto"/>
        <w:left w:val="none" w:sz="0" w:space="0" w:color="auto"/>
        <w:bottom w:val="none" w:sz="0" w:space="0" w:color="auto"/>
        <w:right w:val="none" w:sz="0" w:space="0" w:color="auto"/>
      </w:divBdr>
    </w:div>
    <w:div w:id="1025865853">
      <w:bodyDiv w:val="1"/>
      <w:marLeft w:val="0"/>
      <w:marRight w:val="0"/>
      <w:marTop w:val="0"/>
      <w:marBottom w:val="0"/>
      <w:divBdr>
        <w:top w:val="none" w:sz="0" w:space="0" w:color="auto"/>
        <w:left w:val="none" w:sz="0" w:space="0" w:color="auto"/>
        <w:bottom w:val="none" w:sz="0" w:space="0" w:color="auto"/>
        <w:right w:val="none" w:sz="0" w:space="0" w:color="auto"/>
      </w:divBdr>
    </w:div>
    <w:div w:id="1025904492">
      <w:bodyDiv w:val="1"/>
      <w:marLeft w:val="0"/>
      <w:marRight w:val="0"/>
      <w:marTop w:val="0"/>
      <w:marBottom w:val="0"/>
      <w:divBdr>
        <w:top w:val="none" w:sz="0" w:space="0" w:color="auto"/>
        <w:left w:val="none" w:sz="0" w:space="0" w:color="auto"/>
        <w:bottom w:val="none" w:sz="0" w:space="0" w:color="auto"/>
        <w:right w:val="none" w:sz="0" w:space="0" w:color="auto"/>
      </w:divBdr>
    </w:div>
    <w:div w:id="1026255484">
      <w:bodyDiv w:val="1"/>
      <w:marLeft w:val="0"/>
      <w:marRight w:val="0"/>
      <w:marTop w:val="0"/>
      <w:marBottom w:val="0"/>
      <w:divBdr>
        <w:top w:val="none" w:sz="0" w:space="0" w:color="auto"/>
        <w:left w:val="none" w:sz="0" w:space="0" w:color="auto"/>
        <w:bottom w:val="none" w:sz="0" w:space="0" w:color="auto"/>
        <w:right w:val="none" w:sz="0" w:space="0" w:color="auto"/>
      </w:divBdr>
    </w:div>
    <w:div w:id="1027029544">
      <w:bodyDiv w:val="1"/>
      <w:marLeft w:val="0"/>
      <w:marRight w:val="0"/>
      <w:marTop w:val="0"/>
      <w:marBottom w:val="0"/>
      <w:divBdr>
        <w:top w:val="none" w:sz="0" w:space="0" w:color="auto"/>
        <w:left w:val="none" w:sz="0" w:space="0" w:color="auto"/>
        <w:bottom w:val="none" w:sz="0" w:space="0" w:color="auto"/>
        <w:right w:val="none" w:sz="0" w:space="0" w:color="auto"/>
      </w:divBdr>
    </w:div>
    <w:div w:id="1027175081">
      <w:bodyDiv w:val="1"/>
      <w:marLeft w:val="0"/>
      <w:marRight w:val="0"/>
      <w:marTop w:val="0"/>
      <w:marBottom w:val="0"/>
      <w:divBdr>
        <w:top w:val="none" w:sz="0" w:space="0" w:color="auto"/>
        <w:left w:val="none" w:sz="0" w:space="0" w:color="auto"/>
        <w:bottom w:val="none" w:sz="0" w:space="0" w:color="auto"/>
        <w:right w:val="none" w:sz="0" w:space="0" w:color="auto"/>
      </w:divBdr>
    </w:div>
    <w:div w:id="1027681671">
      <w:bodyDiv w:val="1"/>
      <w:marLeft w:val="0"/>
      <w:marRight w:val="0"/>
      <w:marTop w:val="0"/>
      <w:marBottom w:val="0"/>
      <w:divBdr>
        <w:top w:val="none" w:sz="0" w:space="0" w:color="auto"/>
        <w:left w:val="none" w:sz="0" w:space="0" w:color="auto"/>
        <w:bottom w:val="none" w:sz="0" w:space="0" w:color="auto"/>
        <w:right w:val="none" w:sz="0" w:space="0" w:color="auto"/>
      </w:divBdr>
    </w:div>
    <w:div w:id="1027760279">
      <w:bodyDiv w:val="1"/>
      <w:marLeft w:val="0"/>
      <w:marRight w:val="0"/>
      <w:marTop w:val="0"/>
      <w:marBottom w:val="0"/>
      <w:divBdr>
        <w:top w:val="none" w:sz="0" w:space="0" w:color="auto"/>
        <w:left w:val="none" w:sz="0" w:space="0" w:color="auto"/>
        <w:bottom w:val="none" w:sz="0" w:space="0" w:color="auto"/>
        <w:right w:val="none" w:sz="0" w:space="0" w:color="auto"/>
      </w:divBdr>
    </w:div>
    <w:div w:id="1027875820">
      <w:bodyDiv w:val="1"/>
      <w:marLeft w:val="0"/>
      <w:marRight w:val="0"/>
      <w:marTop w:val="0"/>
      <w:marBottom w:val="0"/>
      <w:divBdr>
        <w:top w:val="none" w:sz="0" w:space="0" w:color="auto"/>
        <w:left w:val="none" w:sz="0" w:space="0" w:color="auto"/>
        <w:bottom w:val="none" w:sz="0" w:space="0" w:color="auto"/>
        <w:right w:val="none" w:sz="0" w:space="0" w:color="auto"/>
      </w:divBdr>
    </w:div>
    <w:div w:id="1028222124">
      <w:bodyDiv w:val="1"/>
      <w:marLeft w:val="0"/>
      <w:marRight w:val="0"/>
      <w:marTop w:val="0"/>
      <w:marBottom w:val="0"/>
      <w:divBdr>
        <w:top w:val="none" w:sz="0" w:space="0" w:color="auto"/>
        <w:left w:val="none" w:sz="0" w:space="0" w:color="auto"/>
        <w:bottom w:val="none" w:sz="0" w:space="0" w:color="auto"/>
        <w:right w:val="none" w:sz="0" w:space="0" w:color="auto"/>
      </w:divBdr>
    </w:div>
    <w:div w:id="1028725678">
      <w:bodyDiv w:val="1"/>
      <w:marLeft w:val="0"/>
      <w:marRight w:val="0"/>
      <w:marTop w:val="0"/>
      <w:marBottom w:val="0"/>
      <w:divBdr>
        <w:top w:val="none" w:sz="0" w:space="0" w:color="auto"/>
        <w:left w:val="none" w:sz="0" w:space="0" w:color="auto"/>
        <w:bottom w:val="none" w:sz="0" w:space="0" w:color="auto"/>
        <w:right w:val="none" w:sz="0" w:space="0" w:color="auto"/>
      </w:divBdr>
    </w:div>
    <w:div w:id="1029141357">
      <w:bodyDiv w:val="1"/>
      <w:marLeft w:val="0"/>
      <w:marRight w:val="0"/>
      <w:marTop w:val="0"/>
      <w:marBottom w:val="0"/>
      <w:divBdr>
        <w:top w:val="none" w:sz="0" w:space="0" w:color="auto"/>
        <w:left w:val="none" w:sz="0" w:space="0" w:color="auto"/>
        <w:bottom w:val="none" w:sz="0" w:space="0" w:color="auto"/>
        <w:right w:val="none" w:sz="0" w:space="0" w:color="auto"/>
      </w:divBdr>
    </w:div>
    <w:div w:id="1029379177">
      <w:bodyDiv w:val="1"/>
      <w:marLeft w:val="0"/>
      <w:marRight w:val="0"/>
      <w:marTop w:val="0"/>
      <w:marBottom w:val="0"/>
      <w:divBdr>
        <w:top w:val="none" w:sz="0" w:space="0" w:color="auto"/>
        <w:left w:val="none" w:sz="0" w:space="0" w:color="auto"/>
        <w:bottom w:val="none" w:sz="0" w:space="0" w:color="auto"/>
        <w:right w:val="none" w:sz="0" w:space="0" w:color="auto"/>
      </w:divBdr>
    </w:div>
    <w:div w:id="1030109347">
      <w:bodyDiv w:val="1"/>
      <w:marLeft w:val="0"/>
      <w:marRight w:val="0"/>
      <w:marTop w:val="0"/>
      <w:marBottom w:val="0"/>
      <w:divBdr>
        <w:top w:val="none" w:sz="0" w:space="0" w:color="auto"/>
        <w:left w:val="none" w:sz="0" w:space="0" w:color="auto"/>
        <w:bottom w:val="none" w:sz="0" w:space="0" w:color="auto"/>
        <w:right w:val="none" w:sz="0" w:space="0" w:color="auto"/>
      </w:divBdr>
    </w:div>
    <w:div w:id="1030181728">
      <w:bodyDiv w:val="1"/>
      <w:marLeft w:val="0"/>
      <w:marRight w:val="0"/>
      <w:marTop w:val="0"/>
      <w:marBottom w:val="0"/>
      <w:divBdr>
        <w:top w:val="none" w:sz="0" w:space="0" w:color="auto"/>
        <w:left w:val="none" w:sz="0" w:space="0" w:color="auto"/>
        <w:bottom w:val="none" w:sz="0" w:space="0" w:color="auto"/>
        <w:right w:val="none" w:sz="0" w:space="0" w:color="auto"/>
      </w:divBdr>
    </w:div>
    <w:div w:id="1031031330">
      <w:bodyDiv w:val="1"/>
      <w:marLeft w:val="0"/>
      <w:marRight w:val="0"/>
      <w:marTop w:val="0"/>
      <w:marBottom w:val="0"/>
      <w:divBdr>
        <w:top w:val="none" w:sz="0" w:space="0" w:color="auto"/>
        <w:left w:val="none" w:sz="0" w:space="0" w:color="auto"/>
        <w:bottom w:val="none" w:sz="0" w:space="0" w:color="auto"/>
        <w:right w:val="none" w:sz="0" w:space="0" w:color="auto"/>
      </w:divBdr>
    </w:div>
    <w:div w:id="1032077260">
      <w:bodyDiv w:val="1"/>
      <w:marLeft w:val="0"/>
      <w:marRight w:val="0"/>
      <w:marTop w:val="0"/>
      <w:marBottom w:val="0"/>
      <w:divBdr>
        <w:top w:val="none" w:sz="0" w:space="0" w:color="auto"/>
        <w:left w:val="none" w:sz="0" w:space="0" w:color="auto"/>
        <w:bottom w:val="none" w:sz="0" w:space="0" w:color="auto"/>
        <w:right w:val="none" w:sz="0" w:space="0" w:color="auto"/>
      </w:divBdr>
    </w:div>
    <w:div w:id="1032263089">
      <w:bodyDiv w:val="1"/>
      <w:marLeft w:val="0"/>
      <w:marRight w:val="0"/>
      <w:marTop w:val="0"/>
      <w:marBottom w:val="0"/>
      <w:divBdr>
        <w:top w:val="none" w:sz="0" w:space="0" w:color="auto"/>
        <w:left w:val="none" w:sz="0" w:space="0" w:color="auto"/>
        <w:bottom w:val="none" w:sz="0" w:space="0" w:color="auto"/>
        <w:right w:val="none" w:sz="0" w:space="0" w:color="auto"/>
      </w:divBdr>
    </w:div>
    <w:div w:id="1032804923">
      <w:bodyDiv w:val="1"/>
      <w:marLeft w:val="0"/>
      <w:marRight w:val="0"/>
      <w:marTop w:val="0"/>
      <w:marBottom w:val="0"/>
      <w:divBdr>
        <w:top w:val="none" w:sz="0" w:space="0" w:color="auto"/>
        <w:left w:val="none" w:sz="0" w:space="0" w:color="auto"/>
        <w:bottom w:val="none" w:sz="0" w:space="0" w:color="auto"/>
        <w:right w:val="none" w:sz="0" w:space="0" w:color="auto"/>
      </w:divBdr>
    </w:div>
    <w:div w:id="1033919178">
      <w:bodyDiv w:val="1"/>
      <w:marLeft w:val="0"/>
      <w:marRight w:val="0"/>
      <w:marTop w:val="0"/>
      <w:marBottom w:val="0"/>
      <w:divBdr>
        <w:top w:val="none" w:sz="0" w:space="0" w:color="auto"/>
        <w:left w:val="none" w:sz="0" w:space="0" w:color="auto"/>
        <w:bottom w:val="none" w:sz="0" w:space="0" w:color="auto"/>
        <w:right w:val="none" w:sz="0" w:space="0" w:color="auto"/>
      </w:divBdr>
    </w:div>
    <w:div w:id="1033964489">
      <w:bodyDiv w:val="1"/>
      <w:marLeft w:val="0"/>
      <w:marRight w:val="0"/>
      <w:marTop w:val="0"/>
      <w:marBottom w:val="0"/>
      <w:divBdr>
        <w:top w:val="none" w:sz="0" w:space="0" w:color="auto"/>
        <w:left w:val="none" w:sz="0" w:space="0" w:color="auto"/>
        <w:bottom w:val="none" w:sz="0" w:space="0" w:color="auto"/>
        <w:right w:val="none" w:sz="0" w:space="0" w:color="auto"/>
      </w:divBdr>
    </w:div>
    <w:div w:id="1034966322">
      <w:bodyDiv w:val="1"/>
      <w:marLeft w:val="0"/>
      <w:marRight w:val="0"/>
      <w:marTop w:val="0"/>
      <w:marBottom w:val="0"/>
      <w:divBdr>
        <w:top w:val="none" w:sz="0" w:space="0" w:color="auto"/>
        <w:left w:val="none" w:sz="0" w:space="0" w:color="auto"/>
        <w:bottom w:val="none" w:sz="0" w:space="0" w:color="auto"/>
        <w:right w:val="none" w:sz="0" w:space="0" w:color="auto"/>
      </w:divBdr>
    </w:div>
    <w:div w:id="1035037633">
      <w:bodyDiv w:val="1"/>
      <w:marLeft w:val="0"/>
      <w:marRight w:val="0"/>
      <w:marTop w:val="0"/>
      <w:marBottom w:val="0"/>
      <w:divBdr>
        <w:top w:val="none" w:sz="0" w:space="0" w:color="auto"/>
        <w:left w:val="none" w:sz="0" w:space="0" w:color="auto"/>
        <w:bottom w:val="none" w:sz="0" w:space="0" w:color="auto"/>
        <w:right w:val="none" w:sz="0" w:space="0" w:color="auto"/>
      </w:divBdr>
    </w:div>
    <w:div w:id="1035733850">
      <w:bodyDiv w:val="1"/>
      <w:marLeft w:val="0"/>
      <w:marRight w:val="0"/>
      <w:marTop w:val="0"/>
      <w:marBottom w:val="0"/>
      <w:divBdr>
        <w:top w:val="none" w:sz="0" w:space="0" w:color="auto"/>
        <w:left w:val="none" w:sz="0" w:space="0" w:color="auto"/>
        <w:bottom w:val="none" w:sz="0" w:space="0" w:color="auto"/>
        <w:right w:val="none" w:sz="0" w:space="0" w:color="auto"/>
      </w:divBdr>
    </w:div>
    <w:div w:id="1037662475">
      <w:bodyDiv w:val="1"/>
      <w:marLeft w:val="0"/>
      <w:marRight w:val="0"/>
      <w:marTop w:val="0"/>
      <w:marBottom w:val="0"/>
      <w:divBdr>
        <w:top w:val="none" w:sz="0" w:space="0" w:color="auto"/>
        <w:left w:val="none" w:sz="0" w:space="0" w:color="auto"/>
        <w:bottom w:val="none" w:sz="0" w:space="0" w:color="auto"/>
        <w:right w:val="none" w:sz="0" w:space="0" w:color="auto"/>
      </w:divBdr>
    </w:div>
    <w:div w:id="1038041889">
      <w:bodyDiv w:val="1"/>
      <w:marLeft w:val="0"/>
      <w:marRight w:val="0"/>
      <w:marTop w:val="0"/>
      <w:marBottom w:val="0"/>
      <w:divBdr>
        <w:top w:val="none" w:sz="0" w:space="0" w:color="auto"/>
        <w:left w:val="none" w:sz="0" w:space="0" w:color="auto"/>
        <w:bottom w:val="none" w:sz="0" w:space="0" w:color="auto"/>
        <w:right w:val="none" w:sz="0" w:space="0" w:color="auto"/>
      </w:divBdr>
    </w:div>
    <w:div w:id="1038358796">
      <w:bodyDiv w:val="1"/>
      <w:marLeft w:val="0"/>
      <w:marRight w:val="0"/>
      <w:marTop w:val="0"/>
      <w:marBottom w:val="0"/>
      <w:divBdr>
        <w:top w:val="none" w:sz="0" w:space="0" w:color="auto"/>
        <w:left w:val="none" w:sz="0" w:space="0" w:color="auto"/>
        <w:bottom w:val="none" w:sz="0" w:space="0" w:color="auto"/>
        <w:right w:val="none" w:sz="0" w:space="0" w:color="auto"/>
      </w:divBdr>
    </w:div>
    <w:div w:id="1038506585">
      <w:bodyDiv w:val="1"/>
      <w:marLeft w:val="0"/>
      <w:marRight w:val="0"/>
      <w:marTop w:val="0"/>
      <w:marBottom w:val="0"/>
      <w:divBdr>
        <w:top w:val="none" w:sz="0" w:space="0" w:color="auto"/>
        <w:left w:val="none" w:sz="0" w:space="0" w:color="auto"/>
        <w:bottom w:val="none" w:sz="0" w:space="0" w:color="auto"/>
        <w:right w:val="none" w:sz="0" w:space="0" w:color="auto"/>
      </w:divBdr>
    </w:div>
    <w:div w:id="1039010071">
      <w:bodyDiv w:val="1"/>
      <w:marLeft w:val="0"/>
      <w:marRight w:val="0"/>
      <w:marTop w:val="0"/>
      <w:marBottom w:val="0"/>
      <w:divBdr>
        <w:top w:val="none" w:sz="0" w:space="0" w:color="auto"/>
        <w:left w:val="none" w:sz="0" w:space="0" w:color="auto"/>
        <w:bottom w:val="none" w:sz="0" w:space="0" w:color="auto"/>
        <w:right w:val="none" w:sz="0" w:space="0" w:color="auto"/>
      </w:divBdr>
    </w:div>
    <w:div w:id="1039889824">
      <w:bodyDiv w:val="1"/>
      <w:marLeft w:val="0"/>
      <w:marRight w:val="0"/>
      <w:marTop w:val="0"/>
      <w:marBottom w:val="0"/>
      <w:divBdr>
        <w:top w:val="none" w:sz="0" w:space="0" w:color="auto"/>
        <w:left w:val="none" w:sz="0" w:space="0" w:color="auto"/>
        <w:bottom w:val="none" w:sz="0" w:space="0" w:color="auto"/>
        <w:right w:val="none" w:sz="0" w:space="0" w:color="auto"/>
      </w:divBdr>
    </w:div>
    <w:div w:id="1039938221">
      <w:bodyDiv w:val="1"/>
      <w:marLeft w:val="0"/>
      <w:marRight w:val="0"/>
      <w:marTop w:val="0"/>
      <w:marBottom w:val="0"/>
      <w:divBdr>
        <w:top w:val="none" w:sz="0" w:space="0" w:color="auto"/>
        <w:left w:val="none" w:sz="0" w:space="0" w:color="auto"/>
        <w:bottom w:val="none" w:sz="0" w:space="0" w:color="auto"/>
        <w:right w:val="none" w:sz="0" w:space="0" w:color="auto"/>
      </w:divBdr>
    </w:div>
    <w:div w:id="1040089003">
      <w:bodyDiv w:val="1"/>
      <w:marLeft w:val="0"/>
      <w:marRight w:val="0"/>
      <w:marTop w:val="0"/>
      <w:marBottom w:val="0"/>
      <w:divBdr>
        <w:top w:val="none" w:sz="0" w:space="0" w:color="auto"/>
        <w:left w:val="none" w:sz="0" w:space="0" w:color="auto"/>
        <w:bottom w:val="none" w:sz="0" w:space="0" w:color="auto"/>
        <w:right w:val="none" w:sz="0" w:space="0" w:color="auto"/>
      </w:divBdr>
    </w:div>
    <w:div w:id="1040588285">
      <w:bodyDiv w:val="1"/>
      <w:marLeft w:val="0"/>
      <w:marRight w:val="0"/>
      <w:marTop w:val="0"/>
      <w:marBottom w:val="0"/>
      <w:divBdr>
        <w:top w:val="none" w:sz="0" w:space="0" w:color="auto"/>
        <w:left w:val="none" w:sz="0" w:space="0" w:color="auto"/>
        <w:bottom w:val="none" w:sz="0" w:space="0" w:color="auto"/>
        <w:right w:val="none" w:sz="0" w:space="0" w:color="auto"/>
      </w:divBdr>
    </w:div>
    <w:div w:id="1040981713">
      <w:bodyDiv w:val="1"/>
      <w:marLeft w:val="0"/>
      <w:marRight w:val="0"/>
      <w:marTop w:val="0"/>
      <w:marBottom w:val="0"/>
      <w:divBdr>
        <w:top w:val="none" w:sz="0" w:space="0" w:color="auto"/>
        <w:left w:val="none" w:sz="0" w:space="0" w:color="auto"/>
        <w:bottom w:val="none" w:sz="0" w:space="0" w:color="auto"/>
        <w:right w:val="none" w:sz="0" w:space="0" w:color="auto"/>
      </w:divBdr>
    </w:div>
    <w:div w:id="1041054468">
      <w:bodyDiv w:val="1"/>
      <w:marLeft w:val="0"/>
      <w:marRight w:val="0"/>
      <w:marTop w:val="0"/>
      <w:marBottom w:val="0"/>
      <w:divBdr>
        <w:top w:val="none" w:sz="0" w:space="0" w:color="auto"/>
        <w:left w:val="none" w:sz="0" w:space="0" w:color="auto"/>
        <w:bottom w:val="none" w:sz="0" w:space="0" w:color="auto"/>
        <w:right w:val="none" w:sz="0" w:space="0" w:color="auto"/>
      </w:divBdr>
    </w:div>
    <w:div w:id="1041712418">
      <w:bodyDiv w:val="1"/>
      <w:marLeft w:val="0"/>
      <w:marRight w:val="0"/>
      <w:marTop w:val="0"/>
      <w:marBottom w:val="0"/>
      <w:divBdr>
        <w:top w:val="none" w:sz="0" w:space="0" w:color="auto"/>
        <w:left w:val="none" w:sz="0" w:space="0" w:color="auto"/>
        <w:bottom w:val="none" w:sz="0" w:space="0" w:color="auto"/>
        <w:right w:val="none" w:sz="0" w:space="0" w:color="auto"/>
      </w:divBdr>
    </w:div>
    <w:div w:id="1042557823">
      <w:bodyDiv w:val="1"/>
      <w:marLeft w:val="0"/>
      <w:marRight w:val="0"/>
      <w:marTop w:val="0"/>
      <w:marBottom w:val="0"/>
      <w:divBdr>
        <w:top w:val="none" w:sz="0" w:space="0" w:color="auto"/>
        <w:left w:val="none" w:sz="0" w:space="0" w:color="auto"/>
        <w:bottom w:val="none" w:sz="0" w:space="0" w:color="auto"/>
        <w:right w:val="none" w:sz="0" w:space="0" w:color="auto"/>
      </w:divBdr>
    </w:div>
    <w:div w:id="1043482068">
      <w:bodyDiv w:val="1"/>
      <w:marLeft w:val="0"/>
      <w:marRight w:val="0"/>
      <w:marTop w:val="0"/>
      <w:marBottom w:val="0"/>
      <w:divBdr>
        <w:top w:val="none" w:sz="0" w:space="0" w:color="auto"/>
        <w:left w:val="none" w:sz="0" w:space="0" w:color="auto"/>
        <w:bottom w:val="none" w:sz="0" w:space="0" w:color="auto"/>
        <w:right w:val="none" w:sz="0" w:space="0" w:color="auto"/>
      </w:divBdr>
    </w:div>
    <w:div w:id="1043483398">
      <w:bodyDiv w:val="1"/>
      <w:marLeft w:val="0"/>
      <w:marRight w:val="0"/>
      <w:marTop w:val="0"/>
      <w:marBottom w:val="0"/>
      <w:divBdr>
        <w:top w:val="none" w:sz="0" w:space="0" w:color="auto"/>
        <w:left w:val="none" w:sz="0" w:space="0" w:color="auto"/>
        <w:bottom w:val="none" w:sz="0" w:space="0" w:color="auto"/>
        <w:right w:val="none" w:sz="0" w:space="0" w:color="auto"/>
      </w:divBdr>
    </w:div>
    <w:div w:id="1043747170">
      <w:bodyDiv w:val="1"/>
      <w:marLeft w:val="0"/>
      <w:marRight w:val="0"/>
      <w:marTop w:val="0"/>
      <w:marBottom w:val="0"/>
      <w:divBdr>
        <w:top w:val="none" w:sz="0" w:space="0" w:color="auto"/>
        <w:left w:val="none" w:sz="0" w:space="0" w:color="auto"/>
        <w:bottom w:val="none" w:sz="0" w:space="0" w:color="auto"/>
        <w:right w:val="none" w:sz="0" w:space="0" w:color="auto"/>
      </w:divBdr>
    </w:div>
    <w:div w:id="1045640952">
      <w:bodyDiv w:val="1"/>
      <w:marLeft w:val="0"/>
      <w:marRight w:val="0"/>
      <w:marTop w:val="0"/>
      <w:marBottom w:val="0"/>
      <w:divBdr>
        <w:top w:val="none" w:sz="0" w:space="0" w:color="auto"/>
        <w:left w:val="none" w:sz="0" w:space="0" w:color="auto"/>
        <w:bottom w:val="none" w:sz="0" w:space="0" w:color="auto"/>
        <w:right w:val="none" w:sz="0" w:space="0" w:color="auto"/>
      </w:divBdr>
    </w:div>
    <w:div w:id="1045906171">
      <w:bodyDiv w:val="1"/>
      <w:marLeft w:val="0"/>
      <w:marRight w:val="0"/>
      <w:marTop w:val="0"/>
      <w:marBottom w:val="0"/>
      <w:divBdr>
        <w:top w:val="none" w:sz="0" w:space="0" w:color="auto"/>
        <w:left w:val="none" w:sz="0" w:space="0" w:color="auto"/>
        <w:bottom w:val="none" w:sz="0" w:space="0" w:color="auto"/>
        <w:right w:val="none" w:sz="0" w:space="0" w:color="auto"/>
      </w:divBdr>
    </w:div>
    <w:div w:id="1046487267">
      <w:bodyDiv w:val="1"/>
      <w:marLeft w:val="0"/>
      <w:marRight w:val="0"/>
      <w:marTop w:val="0"/>
      <w:marBottom w:val="0"/>
      <w:divBdr>
        <w:top w:val="none" w:sz="0" w:space="0" w:color="auto"/>
        <w:left w:val="none" w:sz="0" w:space="0" w:color="auto"/>
        <w:bottom w:val="none" w:sz="0" w:space="0" w:color="auto"/>
        <w:right w:val="none" w:sz="0" w:space="0" w:color="auto"/>
      </w:divBdr>
    </w:div>
    <w:div w:id="1047729215">
      <w:bodyDiv w:val="1"/>
      <w:marLeft w:val="0"/>
      <w:marRight w:val="0"/>
      <w:marTop w:val="0"/>
      <w:marBottom w:val="0"/>
      <w:divBdr>
        <w:top w:val="none" w:sz="0" w:space="0" w:color="auto"/>
        <w:left w:val="none" w:sz="0" w:space="0" w:color="auto"/>
        <w:bottom w:val="none" w:sz="0" w:space="0" w:color="auto"/>
        <w:right w:val="none" w:sz="0" w:space="0" w:color="auto"/>
      </w:divBdr>
    </w:div>
    <w:div w:id="1047874065">
      <w:bodyDiv w:val="1"/>
      <w:marLeft w:val="0"/>
      <w:marRight w:val="0"/>
      <w:marTop w:val="0"/>
      <w:marBottom w:val="0"/>
      <w:divBdr>
        <w:top w:val="none" w:sz="0" w:space="0" w:color="auto"/>
        <w:left w:val="none" w:sz="0" w:space="0" w:color="auto"/>
        <w:bottom w:val="none" w:sz="0" w:space="0" w:color="auto"/>
        <w:right w:val="none" w:sz="0" w:space="0" w:color="auto"/>
      </w:divBdr>
    </w:div>
    <w:div w:id="1048189979">
      <w:bodyDiv w:val="1"/>
      <w:marLeft w:val="0"/>
      <w:marRight w:val="0"/>
      <w:marTop w:val="0"/>
      <w:marBottom w:val="0"/>
      <w:divBdr>
        <w:top w:val="none" w:sz="0" w:space="0" w:color="auto"/>
        <w:left w:val="none" w:sz="0" w:space="0" w:color="auto"/>
        <w:bottom w:val="none" w:sz="0" w:space="0" w:color="auto"/>
        <w:right w:val="none" w:sz="0" w:space="0" w:color="auto"/>
      </w:divBdr>
    </w:div>
    <w:div w:id="1049067152">
      <w:bodyDiv w:val="1"/>
      <w:marLeft w:val="0"/>
      <w:marRight w:val="0"/>
      <w:marTop w:val="0"/>
      <w:marBottom w:val="0"/>
      <w:divBdr>
        <w:top w:val="none" w:sz="0" w:space="0" w:color="auto"/>
        <w:left w:val="none" w:sz="0" w:space="0" w:color="auto"/>
        <w:bottom w:val="none" w:sz="0" w:space="0" w:color="auto"/>
        <w:right w:val="none" w:sz="0" w:space="0" w:color="auto"/>
      </w:divBdr>
    </w:div>
    <w:div w:id="1049769444">
      <w:bodyDiv w:val="1"/>
      <w:marLeft w:val="0"/>
      <w:marRight w:val="0"/>
      <w:marTop w:val="0"/>
      <w:marBottom w:val="0"/>
      <w:divBdr>
        <w:top w:val="none" w:sz="0" w:space="0" w:color="auto"/>
        <w:left w:val="none" w:sz="0" w:space="0" w:color="auto"/>
        <w:bottom w:val="none" w:sz="0" w:space="0" w:color="auto"/>
        <w:right w:val="none" w:sz="0" w:space="0" w:color="auto"/>
      </w:divBdr>
    </w:div>
    <w:div w:id="1049844619">
      <w:bodyDiv w:val="1"/>
      <w:marLeft w:val="0"/>
      <w:marRight w:val="0"/>
      <w:marTop w:val="0"/>
      <w:marBottom w:val="0"/>
      <w:divBdr>
        <w:top w:val="none" w:sz="0" w:space="0" w:color="auto"/>
        <w:left w:val="none" w:sz="0" w:space="0" w:color="auto"/>
        <w:bottom w:val="none" w:sz="0" w:space="0" w:color="auto"/>
        <w:right w:val="none" w:sz="0" w:space="0" w:color="auto"/>
      </w:divBdr>
    </w:div>
    <w:div w:id="1050109345">
      <w:bodyDiv w:val="1"/>
      <w:marLeft w:val="0"/>
      <w:marRight w:val="0"/>
      <w:marTop w:val="0"/>
      <w:marBottom w:val="0"/>
      <w:divBdr>
        <w:top w:val="none" w:sz="0" w:space="0" w:color="auto"/>
        <w:left w:val="none" w:sz="0" w:space="0" w:color="auto"/>
        <w:bottom w:val="none" w:sz="0" w:space="0" w:color="auto"/>
        <w:right w:val="none" w:sz="0" w:space="0" w:color="auto"/>
      </w:divBdr>
    </w:div>
    <w:div w:id="1050111960">
      <w:bodyDiv w:val="1"/>
      <w:marLeft w:val="0"/>
      <w:marRight w:val="0"/>
      <w:marTop w:val="0"/>
      <w:marBottom w:val="0"/>
      <w:divBdr>
        <w:top w:val="none" w:sz="0" w:space="0" w:color="auto"/>
        <w:left w:val="none" w:sz="0" w:space="0" w:color="auto"/>
        <w:bottom w:val="none" w:sz="0" w:space="0" w:color="auto"/>
        <w:right w:val="none" w:sz="0" w:space="0" w:color="auto"/>
      </w:divBdr>
    </w:div>
    <w:div w:id="1050426055">
      <w:bodyDiv w:val="1"/>
      <w:marLeft w:val="0"/>
      <w:marRight w:val="0"/>
      <w:marTop w:val="0"/>
      <w:marBottom w:val="0"/>
      <w:divBdr>
        <w:top w:val="none" w:sz="0" w:space="0" w:color="auto"/>
        <w:left w:val="none" w:sz="0" w:space="0" w:color="auto"/>
        <w:bottom w:val="none" w:sz="0" w:space="0" w:color="auto"/>
        <w:right w:val="none" w:sz="0" w:space="0" w:color="auto"/>
      </w:divBdr>
    </w:div>
    <w:div w:id="1050616693">
      <w:bodyDiv w:val="1"/>
      <w:marLeft w:val="0"/>
      <w:marRight w:val="0"/>
      <w:marTop w:val="0"/>
      <w:marBottom w:val="0"/>
      <w:divBdr>
        <w:top w:val="none" w:sz="0" w:space="0" w:color="auto"/>
        <w:left w:val="none" w:sz="0" w:space="0" w:color="auto"/>
        <w:bottom w:val="none" w:sz="0" w:space="0" w:color="auto"/>
        <w:right w:val="none" w:sz="0" w:space="0" w:color="auto"/>
      </w:divBdr>
    </w:div>
    <w:div w:id="1051348001">
      <w:bodyDiv w:val="1"/>
      <w:marLeft w:val="0"/>
      <w:marRight w:val="0"/>
      <w:marTop w:val="0"/>
      <w:marBottom w:val="0"/>
      <w:divBdr>
        <w:top w:val="none" w:sz="0" w:space="0" w:color="auto"/>
        <w:left w:val="none" w:sz="0" w:space="0" w:color="auto"/>
        <w:bottom w:val="none" w:sz="0" w:space="0" w:color="auto"/>
        <w:right w:val="none" w:sz="0" w:space="0" w:color="auto"/>
      </w:divBdr>
    </w:div>
    <w:div w:id="1052656251">
      <w:bodyDiv w:val="1"/>
      <w:marLeft w:val="0"/>
      <w:marRight w:val="0"/>
      <w:marTop w:val="0"/>
      <w:marBottom w:val="0"/>
      <w:divBdr>
        <w:top w:val="none" w:sz="0" w:space="0" w:color="auto"/>
        <w:left w:val="none" w:sz="0" w:space="0" w:color="auto"/>
        <w:bottom w:val="none" w:sz="0" w:space="0" w:color="auto"/>
        <w:right w:val="none" w:sz="0" w:space="0" w:color="auto"/>
      </w:divBdr>
    </w:div>
    <w:div w:id="1052730119">
      <w:bodyDiv w:val="1"/>
      <w:marLeft w:val="0"/>
      <w:marRight w:val="0"/>
      <w:marTop w:val="0"/>
      <w:marBottom w:val="0"/>
      <w:divBdr>
        <w:top w:val="none" w:sz="0" w:space="0" w:color="auto"/>
        <w:left w:val="none" w:sz="0" w:space="0" w:color="auto"/>
        <w:bottom w:val="none" w:sz="0" w:space="0" w:color="auto"/>
        <w:right w:val="none" w:sz="0" w:space="0" w:color="auto"/>
      </w:divBdr>
    </w:div>
    <w:div w:id="1053771429">
      <w:bodyDiv w:val="1"/>
      <w:marLeft w:val="0"/>
      <w:marRight w:val="0"/>
      <w:marTop w:val="0"/>
      <w:marBottom w:val="0"/>
      <w:divBdr>
        <w:top w:val="none" w:sz="0" w:space="0" w:color="auto"/>
        <w:left w:val="none" w:sz="0" w:space="0" w:color="auto"/>
        <w:bottom w:val="none" w:sz="0" w:space="0" w:color="auto"/>
        <w:right w:val="none" w:sz="0" w:space="0" w:color="auto"/>
      </w:divBdr>
    </w:div>
    <w:div w:id="1053773686">
      <w:bodyDiv w:val="1"/>
      <w:marLeft w:val="0"/>
      <w:marRight w:val="0"/>
      <w:marTop w:val="0"/>
      <w:marBottom w:val="0"/>
      <w:divBdr>
        <w:top w:val="none" w:sz="0" w:space="0" w:color="auto"/>
        <w:left w:val="none" w:sz="0" w:space="0" w:color="auto"/>
        <w:bottom w:val="none" w:sz="0" w:space="0" w:color="auto"/>
        <w:right w:val="none" w:sz="0" w:space="0" w:color="auto"/>
      </w:divBdr>
    </w:div>
    <w:div w:id="1053776455">
      <w:bodyDiv w:val="1"/>
      <w:marLeft w:val="0"/>
      <w:marRight w:val="0"/>
      <w:marTop w:val="0"/>
      <w:marBottom w:val="0"/>
      <w:divBdr>
        <w:top w:val="none" w:sz="0" w:space="0" w:color="auto"/>
        <w:left w:val="none" w:sz="0" w:space="0" w:color="auto"/>
        <w:bottom w:val="none" w:sz="0" w:space="0" w:color="auto"/>
        <w:right w:val="none" w:sz="0" w:space="0" w:color="auto"/>
      </w:divBdr>
    </w:div>
    <w:div w:id="1054307472">
      <w:bodyDiv w:val="1"/>
      <w:marLeft w:val="0"/>
      <w:marRight w:val="0"/>
      <w:marTop w:val="0"/>
      <w:marBottom w:val="0"/>
      <w:divBdr>
        <w:top w:val="none" w:sz="0" w:space="0" w:color="auto"/>
        <w:left w:val="none" w:sz="0" w:space="0" w:color="auto"/>
        <w:bottom w:val="none" w:sz="0" w:space="0" w:color="auto"/>
        <w:right w:val="none" w:sz="0" w:space="0" w:color="auto"/>
      </w:divBdr>
    </w:div>
    <w:div w:id="1055154481">
      <w:bodyDiv w:val="1"/>
      <w:marLeft w:val="0"/>
      <w:marRight w:val="0"/>
      <w:marTop w:val="0"/>
      <w:marBottom w:val="0"/>
      <w:divBdr>
        <w:top w:val="none" w:sz="0" w:space="0" w:color="auto"/>
        <w:left w:val="none" w:sz="0" w:space="0" w:color="auto"/>
        <w:bottom w:val="none" w:sz="0" w:space="0" w:color="auto"/>
        <w:right w:val="none" w:sz="0" w:space="0" w:color="auto"/>
      </w:divBdr>
    </w:div>
    <w:div w:id="1055157301">
      <w:bodyDiv w:val="1"/>
      <w:marLeft w:val="0"/>
      <w:marRight w:val="0"/>
      <w:marTop w:val="0"/>
      <w:marBottom w:val="0"/>
      <w:divBdr>
        <w:top w:val="none" w:sz="0" w:space="0" w:color="auto"/>
        <w:left w:val="none" w:sz="0" w:space="0" w:color="auto"/>
        <w:bottom w:val="none" w:sz="0" w:space="0" w:color="auto"/>
        <w:right w:val="none" w:sz="0" w:space="0" w:color="auto"/>
      </w:divBdr>
    </w:div>
    <w:div w:id="1055276705">
      <w:bodyDiv w:val="1"/>
      <w:marLeft w:val="0"/>
      <w:marRight w:val="0"/>
      <w:marTop w:val="0"/>
      <w:marBottom w:val="0"/>
      <w:divBdr>
        <w:top w:val="none" w:sz="0" w:space="0" w:color="auto"/>
        <w:left w:val="none" w:sz="0" w:space="0" w:color="auto"/>
        <w:bottom w:val="none" w:sz="0" w:space="0" w:color="auto"/>
        <w:right w:val="none" w:sz="0" w:space="0" w:color="auto"/>
      </w:divBdr>
    </w:div>
    <w:div w:id="1056516188">
      <w:bodyDiv w:val="1"/>
      <w:marLeft w:val="0"/>
      <w:marRight w:val="0"/>
      <w:marTop w:val="0"/>
      <w:marBottom w:val="0"/>
      <w:divBdr>
        <w:top w:val="none" w:sz="0" w:space="0" w:color="auto"/>
        <w:left w:val="none" w:sz="0" w:space="0" w:color="auto"/>
        <w:bottom w:val="none" w:sz="0" w:space="0" w:color="auto"/>
        <w:right w:val="none" w:sz="0" w:space="0" w:color="auto"/>
      </w:divBdr>
    </w:div>
    <w:div w:id="1057362864">
      <w:bodyDiv w:val="1"/>
      <w:marLeft w:val="0"/>
      <w:marRight w:val="0"/>
      <w:marTop w:val="0"/>
      <w:marBottom w:val="0"/>
      <w:divBdr>
        <w:top w:val="none" w:sz="0" w:space="0" w:color="auto"/>
        <w:left w:val="none" w:sz="0" w:space="0" w:color="auto"/>
        <w:bottom w:val="none" w:sz="0" w:space="0" w:color="auto"/>
        <w:right w:val="none" w:sz="0" w:space="0" w:color="auto"/>
      </w:divBdr>
    </w:div>
    <w:div w:id="1057363861">
      <w:bodyDiv w:val="1"/>
      <w:marLeft w:val="0"/>
      <w:marRight w:val="0"/>
      <w:marTop w:val="0"/>
      <w:marBottom w:val="0"/>
      <w:divBdr>
        <w:top w:val="none" w:sz="0" w:space="0" w:color="auto"/>
        <w:left w:val="none" w:sz="0" w:space="0" w:color="auto"/>
        <w:bottom w:val="none" w:sz="0" w:space="0" w:color="auto"/>
        <w:right w:val="none" w:sz="0" w:space="0" w:color="auto"/>
      </w:divBdr>
    </w:div>
    <w:div w:id="1057632326">
      <w:bodyDiv w:val="1"/>
      <w:marLeft w:val="0"/>
      <w:marRight w:val="0"/>
      <w:marTop w:val="0"/>
      <w:marBottom w:val="0"/>
      <w:divBdr>
        <w:top w:val="none" w:sz="0" w:space="0" w:color="auto"/>
        <w:left w:val="none" w:sz="0" w:space="0" w:color="auto"/>
        <w:bottom w:val="none" w:sz="0" w:space="0" w:color="auto"/>
        <w:right w:val="none" w:sz="0" w:space="0" w:color="auto"/>
      </w:divBdr>
    </w:div>
    <w:div w:id="1058164278">
      <w:bodyDiv w:val="1"/>
      <w:marLeft w:val="0"/>
      <w:marRight w:val="0"/>
      <w:marTop w:val="0"/>
      <w:marBottom w:val="0"/>
      <w:divBdr>
        <w:top w:val="none" w:sz="0" w:space="0" w:color="auto"/>
        <w:left w:val="none" w:sz="0" w:space="0" w:color="auto"/>
        <w:bottom w:val="none" w:sz="0" w:space="0" w:color="auto"/>
        <w:right w:val="none" w:sz="0" w:space="0" w:color="auto"/>
      </w:divBdr>
    </w:div>
    <w:div w:id="1058363535">
      <w:bodyDiv w:val="1"/>
      <w:marLeft w:val="0"/>
      <w:marRight w:val="0"/>
      <w:marTop w:val="0"/>
      <w:marBottom w:val="0"/>
      <w:divBdr>
        <w:top w:val="none" w:sz="0" w:space="0" w:color="auto"/>
        <w:left w:val="none" w:sz="0" w:space="0" w:color="auto"/>
        <w:bottom w:val="none" w:sz="0" w:space="0" w:color="auto"/>
        <w:right w:val="none" w:sz="0" w:space="0" w:color="auto"/>
      </w:divBdr>
    </w:div>
    <w:div w:id="1059212773">
      <w:bodyDiv w:val="1"/>
      <w:marLeft w:val="0"/>
      <w:marRight w:val="0"/>
      <w:marTop w:val="0"/>
      <w:marBottom w:val="0"/>
      <w:divBdr>
        <w:top w:val="none" w:sz="0" w:space="0" w:color="auto"/>
        <w:left w:val="none" w:sz="0" w:space="0" w:color="auto"/>
        <w:bottom w:val="none" w:sz="0" w:space="0" w:color="auto"/>
        <w:right w:val="none" w:sz="0" w:space="0" w:color="auto"/>
      </w:divBdr>
    </w:div>
    <w:div w:id="1059356176">
      <w:bodyDiv w:val="1"/>
      <w:marLeft w:val="0"/>
      <w:marRight w:val="0"/>
      <w:marTop w:val="0"/>
      <w:marBottom w:val="0"/>
      <w:divBdr>
        <w:top w:val="none" w:sz="0" w:space="0" w:color="auto"/>
        <w:left w:val="none" w:sz="0" w:space="0" w:color="auto"/>
        <w:bottom w:val="none" w:sz="0" w:space="0" w:color="auto"/>
        <w:right w:val="none" w:sz="0" w:space="0" w:color="auto"/>
      </w:divBdr>
    </w:div>
    <w:div w:id="1059399926">
      <w:bodyDiv w:val="1"/>
      <w:marLeft w:val="0"/>
      <w:marRight w:val="0"/>
      <w:marTop w:val="0"/>
      <w:marBottom w:val="0"/>
      <w:divBdr>
        <w:top w:val="none" w:sz="0" w:space="0" w:color="auto"/>
        <w:left w:val="none" w:sz="0" w:space="0" w:color="auto"/>
        <w:bottom w:val="none" w:sz="0" w:space="0" w:color="auto"/>
        <w:right w:val="none" w:sz="0" w:space="0" w:color="auto"/>
      </w:divBdr>
    </w:div>
    <w:div w:id="1059943596">
      <w:bodyDiv w:val="1"/>
      <w:marLeft w:val="0"/>
      <w:marRight w:val="0"/>
      <w:marTop w:val="0"/>
      <w:marBottom w:val="0"/>
      <w:divBdr>
        <w:top w:val="none" w:sz="0" w:space="0" w:color="auto"/>
        <w:left w:val="none" w:sz="0" w:space="0" w:color="auto"/>
        <w:bottom w:val="none" w:sz="0" w:space="0" w:color="auto"/>
        <w:right w:val="none" w:sz="0" w:space="0" w:color="auto"/>
      </w:divBdr>
    </w:div>
    <w:div w:id="1060057796">
      <w:bodyDiv w:val="1"/>
      <w:marLeft w:val="0"/>
      <w:marRight w:val="0"/>
      <w:marTop w:val="0"/>
      <w:marBottom w:val="0"/>
      <w:divBdr>
        <w:top w:val="none" w:sz="0" w:space="0" w:color="auto"/>
        <w:left w:val="none" w:sz="0" w:space="0" w:color="auto"/>
        <w:bottom w:val="none" w:sz="0" w:space="0" w:color="auto"/>
        <w:right w:val="none" w:sz="0" w:space="0" w:color="auto"/>
      </w:divBdr>
    </w:div>
    <w:div w:id="1060135184">
      <w:bodyDiv w:val="1"/>
      <w:marLeft w:val="0"/>
      <w:marRight w:val="0"/>
      <w:marTop w:val="0"/>
      <w:marBottom w:val="0"/>
      <w:divBdr>
        <w:top w:val="none" w:sz="0" w:space="0" w:color="auto"/>
        <w:left w:val="none" w:sz="0" w:space="0" w:color="auto"/>
        <w:bottom w:val="none" w:sz="0" w:space="0" w:color="auto"/>
        <w:right w:val="none" w:sz="0" w:space="0" w:color="auto"/>
      </w:divBdr>
    </w:div>
    <w:div w:id="1060248900">
      <w:bodyDiv w:val="1"/>
      <w:marLeft w:val="0"/>
      <w:marRight w:val="0"/>
      <w:marTop w:val="0"/>
      <w:marBottom w:val="0"/>
      <w:divBdr>
        <w:top w:val="none" w:sz="0" w:space="0" w:color="auto"/>
        <w:left w:val="none" w:sz="0" w:space="0" w:color="auto"/>
        <w:bottom w:val="none" w:sz="0" w:space="0" w:color="auto"/>
        <w:right w:val="none" w:sz="0" w:space="0" w:color="auto"/>
      </w:divBdr>
    </w:div>
    <w:div w:id="1060520638">
      <w:bodyDiv w:val="1"/>
      <w:marLeft w:val="0"/>
      <w:marRight w:val="0"/>
      <w:marTop w:val="0"/>
      <w:marBottom w:val="0"/>
      <w:divBdr>
        <w:top w:val="none" w:sz="0" w:space="0" w:color="auto"/>
        <w:left w:val="none" w:sz="0" w:space="0" w:color="auto"/>
        <w:bottom w:val="none" w:sz="0" w:space="0" w:color="auto"/>
        <w:right w:val="none" w:sz="0" w:space="0" w:color="auto"/>
      </w:divBdr>
    </w:div>
    <w:div w:id="1061637067">
      <w:bodyDiv w:val="1"/>
      <w:marLeft w:val="0"/>
      <w:marRight w:val="0"/>
      <w:marTop w:val="0"/>
      <w:marBottom w:val="0"/>
      <w:divBdr>
        <w:top w:val="none" w:sz="0" w:space="0" w:color="auto"/>
        <w:left w:val="none" w:sz="0" w:space="0" w:color="auto"/>
        <w:bottom w:val="none" w:sz="0" w:space="0" w:color="auto"/>
        <w:right w:val="none" w:sz="0" w:space="0" w:color="auto"/>
      </w:divBdr>
    </w:div>
    <w:div w:id="1062410313">
      <w:bodyDiv w:val="1"/>
      <w:marLeft w:val="0"/>
      <w:marRight w:val="0"/>
      <w:marTop w:val="0"/>
      <w:marBottom w:val="0"/>
      <w:divBdr>
        <w:top w:val="none" w:sz="0" w:space="0" w:color="auto"/>
        <w:left w:val="none" w:sz="0" w:space="0" w:color="auto"/>
        <w:bottom w:val="none" w:sz="0" w:space="0" w:color="auto"/>
        <w:right w:val="none" w:sz="0" w:space="0" w:color="auto"/>
      </w:divBdr>
    </w:div>
    <w:div w:id="1062941917">
      <w:bodyDiv w:val="1"/>
      <w:marLeft w:val="0"/>
      <w:marRight w:val="0"/>
      <w:marTop w:val="0"/>
      <w:marBottom w:val="0"/>
      <w:divBdr>
        <w:top w:val="none" w:sz="0" w:space="0" w:color="auto"/>
        <w:left w:val="none" w:sz="0" w:space="0" w:color="auto"/>
        <w:bottom w:val="none" w:sz="0" w:space="0" w:color="auto"/>
        <w:right w:val="none" w:sz="0" w:space="0" w:color="auto"/>
      </w:divBdr>
    </w:div>
    <w:div w:id="1063026171">
      <w:bodyDiv w:val="1"/>
      <w:marLeft w:val="0"/>
      <w:marRight w:val="0"/>
      <w:marTop w:val="0"/>
      <w:marBottom w:val="0"/>
      <w:divBdr>
        <w:top w:val="none" w:sz="0" w:space="0" w:color="auto"/>
        <w:left w:val="none" w:sz="0" w:space="0" w:color="auto"/>
        <w:bottom w:val="none" w:sz="0" w:space="0" w:color="auto"/>
        <w:right w:val="none" w:sz="0" w:space="0" w:color="auto"/>
      </w:divBdr>
    </w:div>
    <w:div w:id="1063063426">
      <w:bodyDiv w:val="1"/>
      <w:marLeft w:val="0"/>
      <w:marRight w:val="0"/>
      <w:marTop w:val="0"/>
      <w:marBottom w:val="0"/>
      <w:divBdr>
        <w:top w:val="none" w:sz="0" w:space="0" w:color="auto"/>
        <w:left w:val="none" w:sz="0" w:space="0" w:color="auto"/>
        <w:bottom w:val="none" w:sz="0" w:space="0" w:color="auto"/>
        <w:right w:val="none" w:sz="0" w:space="0" w:color="auto"/>
      </w:divBdr>
    </w:div>
    <w:div w:id="1063482517">
      <w:bodyDiv w:val="1"/>
      <w:marLeft w:val="0"/>
      <w:marRight w:val="0"/>
      <w:marTop w:val="0"/>
      <w:marBottom w:val="0"/>
      <w:divBdr>
        <w:top w:val="none" w:sz="0" w:space="0" w:color="auto"/>
        <w:left w:val="none" w:sz="0" w:space="0" w:color="auto"/>
        <w:bottom w:val="none" w:sz="0" w:space="0" w:color="auto"/>
        <w:right w:val="none" w:sz="0" w:space="0" w:color="auto"/>
      </w:divBdr>
    </w:div>
    <w:div w:id="1063720918">
      <w:bodyDiv w:val="1"/>
      <w:marLeft w:val="0"/>
      <w:marRight w:val="0"/>
      <w:marTop w:val="0"/>
      <w:marBottom w:val="0"/>
      <w:divBdr>
        <w:top w:val="none" w:sz="0" w:space="0" w:color="auto"/>
        <w:left w:val="none" w:sz="0" w:space="0" w:color="auto"/>
        <w:bottom w:val="none" w:sz="0" w:space="0" w:color="auto"/>
        <w:right w:val="none" w:sz="0" w:space="0" w:color="auto"/>
      </w:divBdr>
    </w:div>
    <w:div w:id="1064596935">
      <w:bodyDiv w:val="1"/>
      <w:marLeft w:val="0"/>
      <w:marRight w:val="0"/>
      <w:marTop w:val="0"/>
      <w:marBottom w:val="0"/>
      <w:divBdr>
        <w:top w:val="none" w:sz="0" w:space="0" w:color="auto"/>
        <w:left w:val="none" w:sz="0" w:space="0" w:color="auto"/>
        <w:bottom w:val="none" w:sz="0" w:space="0" w:color="auto"/>
        <w:right w:val="none" w:sz="0" w:space="0" w:color="auto"/>
      </w:divBdr>
    </w:div>
    <w:div w:id="1066025696">
      <w:bodyDiv w:val="1"/>
      <w:marLeft w:val="0"/>
      <w:marRight w:val="0"/>
      <w:marTop w:val="0"/>
      <w:marBottom w:val="0"/>
      <w:divBdr>
        <w:top w:val="none" w:sz="0" w:space="0" w:color="auto"/>
        <w:left w:val="none" w:sz="0" w:space="0" w:color="auto"/>
        <w:bottom w:val="none" w:sz="0" w:space="0" w:color="auto"/>
        <w:right w:val="none" w:sz="0" w:space="0" w:color="auto"/>
      </w:divBdr>
    </w:div>
    <w:div w:id="1066219544">
      <w:bodyDiv w:val="1"/>
      <w:marLeft w:val="0"/>
      <w:marRight w:val="0"/>
      <w:marTop w:val="0"/>
      <w:marBottom w:val="0"/>
      <w:divBdr>
        <w:top w:val="none" w:sz="0" w:space="0" w:color="auto"/>
        <w:left w:val="none" w:sz="0" w:space="0" w:color="auto"/>
        <w:bottom w:val="none" w:sz="0" w:space="0" w:color="auto"/>
        <w:right w:val="none" w:sz="0" w:space="0" w:color="auto"/>
      </w:divBdr>
    </w:div>
    <w:div w:id="1066880371">
      <w:bodyDiv w:val="1"/>
      <w:marLeft w:val="0"/>
      <w:marRight w:val="0"/>
      <w:marTop w:val="0"/>
      <w:marBottom w:val="0"/>
      <w:divBdr>
        <w:top w:val="none" w:sz="0" w:space="0" w:color="auto"/>
        <w:left w:val="none" w:sz="0" w:space="0" w:color="auto"/>
        <w:bottom w:val="none" w:sz="0" w:space="0" w:color="auto"/>
        <w:right w:val="none" w:sz="0" w:space="0" w:color="auto"/>
      </w:divBdr>
    </w:div>
    <w:div w:id="1066997960">
      <w:bodyDiv w:val="1"/>
      <w:marLeft w:val="0"/>
      <w:marRight w:val="0"/>
      <w:marTop w:val="0"/>
      <w:marBottom w:val="0"/>
      <w:divBdr>
        <w:top w:val="none" w:sz="0" w:space="0" w:color="auto"/>
        <w:left w:val="none" w:sz="0" w:space="0" w:color="auto"/>
        <w:bottom w:val="none" w:sz="0" w:space="0" w:color="auto"/>
        <w:right w:val="none" w:sz="0" w:space="0" w:color="auto"/>
      </w:divBdr>
    </w:div>
    <w:div w:id="1068846800">
      <w:bodyDiv w:val="1"/>
      <w:marLeft w:val="0"/>
      <w:marRight w:val="0"/>
      <w:marTop w:val="0"/>
      <w:marBottom w:val="0"/>
      <w:divBdr>
        <w:top w:val="none" w:sz="0" w:space="0" w:color="auto"/>
        <w:left w:val="none" w:sz="0" w:space="0" w:color="auto"/>
        <w:bottom w:val="none" w:sz="0" w:space="0" w:color="auto"/>
        <w:right w:val="none" w:sz="0" w:space="0" w:color="auto"/>
      </w:divBdr>
    </w:div>
    <w:div w:id="1069645423">
      <w:bodyDiv w:val="1"/>
      <w:marLeft w:val="0"/>
      <w:marRight w:val="0"/>
      <w:marTop w:val="0"/>
      <w:marBottom w:val="0"/>
      <w:divBdr>
        <w:top w:val="none" w:sz="0" w:space="0" w:color="auto"/>
        <w:left w:val="none" w:sz="0" w:space="0" w:color="auto"/>
        <w:bottom w:val="none" w:sz="0" w:space="0" w:color="auto"/>
        <w:right w:val="none" w:sz="0" w:space="0" w:color="auto"/>
      </w:divBdr>
    </w:div>
    <w:div w:id="1070347729">
      <w:bodyDiv w:val="1"/>
      <w:marLeft w:val="0"/>
      <w:marRight w:val="0"/>
      <w:marTop w:val="0"/>
      <w:marBottom w:val="0"/>
      <w:divBdr>
        <w:top w:val="none" w:sz="0" w:space="0" w:color="auto"/>
        <w:left w:val="none" w:sz="0" w:space="0" w:color="auto"/>
        <w:bottom w:val="none" w:sz="0" w:space="0" w:color="auto"/>
        <w:right w:val="none" w:sz="0" w:space="0" w:color="auto"/>
      </w:divBdr>
    </w:div>
    <w:div w:id="1071780994">
      <w:bodyDiv w:val="1"/>
      <w:marLeft w:val="0"/>
      <w:marRight w:val="0"/>
      <w:marTop w:val="0"/>
      <w:marBottom w:val="0"/>
      <w:divBdr>
        <w:top w:val="none" w:sz="0" w:space="0" w:color="auto"/>
        <w:left w:val="none" w:sz="0" w:space="0" w:color="auto"/>
        <w:bottom w:val="none" w:sz="0" w:space="0" w:color="auto"/>
        <w:right w:val="none" w:sz="0" w:space="0" w:color="auto"/>
      </w:divBdr>
    </w:div>
    <w:div w:id="1072197198">
      <w:bodyDiv w:val="1"/>
      <w:marLeft w:val="0"/>
      <w:marRight w:val="0"/>
      <w:marTop w:val="0"/>
      <w:marBottom w:val="0"/>
      <w:divBdr>
        <w:top w:val="none" w:sz="0" w:space="0" w:color="auto"/>
        <w:left w:val="none" w:sz="0" w:space="0" w:color="auto"/>
        <w:bottom w:val="none" w:sz="0" w:space="0" w:color="auto"/>
        <w:right w:val="none" w:sz="0" w:space="0" w:color="auto"/>
      </w:divBdr>
    </w:div>
    <w:div w:id="1073428943">
      <w:bodyDiv w:val="1"/>
      <w:marLeft w:val="0"/>
      <w:marRight w:val="0"/>
      <w:marTop w:val="0"/>
      <w:marBottom w:val="0"/>
      <w:divBdr>
        <w:top w:val="none" w:sz="0" w:space="0" w:color="auto"/>
        <w:left w:val="none" w:sz="0" w:space="0" w:color="auto"/>
        <w:bottom w:val="none" w:sz="0" w:space="0" w:color="auto"/>
        <w:right w:val="none" w:sz="0" w:space="0" w:color="auto"/>
      </w:divBdr>
    </w:div>
    <w:div w:id="1073773558">
      <w:bodyDiv w:val="1"/>
      <w:marLeft w:val="0"/>
      <w:marRight w:val="0"/>
      <w:marTop w:val="0"/>
      <w:marBottom w:val="0"/>
      <w:divBdr>
        <w:top w:val="none" w:sz="0" w:space="0" w:color="auto"/>
        <w:left w:val="none" w:sz="0" w:space="0" w:color="auto"/>
        <w:bottom w:val="none" w:sz="0" w:space="0" w:color="auto"/>
        <w:right w:val="none" w:sz="0" w:space="0" w:color="auto"/>
      </w:divBdr>
    </w:div>
    <w:div w:id="1074277306">
      <w:bodyDiv w:val="1"/>
      <w:marLeft w:val="0"/>
      <w:marRight w:val="0"/>
      <w:marTop w:val="0"/>
      <w:marBottom w:val="0"/>
      <w:divBdr>
        <w:top w:val="none" w:sz="0" w:space="0" w:color="auto"/>
        <w:left w:val="none" w:sz="0" w:space="0" w:color="auto"/>
        <w:bottom w:val="none" w:sz="0" w:space="0" w:color="auto"/>
        <w:right w:val="none" w:sz="0" w:space="0" w:color="auto"/>
      </w:divBdr>
    </w:div>
    <w:div w:id="1074552098">
      <w:bodyDiv w:val="1"/>
      <w:marLeft w:val="0"/>
      <w:marRight w:val="0"/>
      <w:marTop w:val="0"/>
      <w:marBottom w:val="0"/>
      <w:divBdr>
        <w:top w:val="none" w:sz="0" w:space="0" w:color="auto"/>
        <w:left w:val="none" w:sz="0" w:space="0" w:color="auto"/>
        <w:bottom w:val="none" w:sz="0" w:space="0" w:color="auto"/>
        <w:right w:val="none" w:sz="0" w:space="0" w:color="auto"/>
      </w:divBdr>
    </w:div>
    <w:div w:id="1074621505">
      <w:bodyDiv w:val="1"/>
      <w:marLeft w:val="0"/>
      <w:marRight w:val="0"/>
      <w:marTop w:val="0"/>
      <w:marBottom w:val="0"/>
      <w:divBdr>
        <w:top w:val="none" w:sz="0" w:space="0" w:color="auto"/>
        <w:left w:val="none" w:sz="0" w:space="0" w:color="auto"/>
        <w:bottom w:val="none" w:sz="0" w:space="0" w:color="auto"/>
        <w:right w:val="none" w:sz="0" w:space="0" w:color="auto"/>
      </w:divBdr>
    </w:div>
    <w:div w:id="1074862176">
      <w:bodyDiv w:val="1"/>
      <w:marLeft w:val="0"/>
      <w:marRight w:val="0"/>
      <w:marTop w:val="0"/>
      <w:marBottom w:val="0"/>
      <w:divBdr>
        <w:top w:val="none" w:sz="0" w:space="0" w:color="auto"/>
        <w:left w:val="none" w:sz="0" w:space="0" w:color="auto"/>
        <w:bottom w:val="none" w:sz="0" w:space="0" w:color="auto"/>
        <w:right w:val="none" w:sz="0" w:space="0" w:color="auto"/>
      </w:divBdr>
    </w:div>
    <w:div w:id="1075666947">
      <w:bodyDiv w:val="1"/>
      <w:marLeft w:val="0"/>
      <w:marRight w:val="0"/>
      <w:marTop w:val="0"/>
      <w:marBottom w:val="0"/>
      <w:divBdr>
        <w:top w:val="none" w:sz="0" w:space="0" w:color="auto"/>
        <w:left w:val="none" w:sz="0" w:space="0" w:color="auto"/>
        <w:bottom w:val="none" w:sz="0" w:space="0" w:color="auto"/>
        <w:right w:val="none" w:sz="0" w:space="0" w:color="auto"/>
      </w:divBdr>
    </w:div>
    <w:div w:id="1075861955">
      <w:bodyDiv w:val="1"/>
      <w:marLeft w:val="0"/>
      <w:marRight w:val="0"/>
      <w:marTop w:val="0"/>
      <w:marBottom w:val="0"/>
      <w:divBdr>
        <w:top w:val="none" w:sz="0" w:space="0" w:color="auto"/>
        <w:left w:val="none" w:sz="0" w:space="0" w:color="auto"/>
        <w:bottom w:val="none" w:sz="0" w:space="0" w:color="auto"/>
        <w:right w:val="none" w:sz="0" w:space="0" w:color="auto"/>
      </w:divBdr>
    </w:div>
    <w:div w:id="1075972501">
      <w:bodyDiv w:val="1"/>
      <w:marLeft w:val="0"/>
      <w:marRight w:val="0"/>
      <w:marTop w:val="0"/>
      <w:marBottom w:val="0"/>
      <w:divBdr>
        <w:top w:val="none" w:sz="0" w:space="0" w:color="auto"/>
        <w:left w:val="none" w:sz="0" w:space="0" w:color="auto"/>
        <w:bottom w:val="none" w:sz="0" w:space="0" w:color="auto"/>
        <w:right w:val="none" w:sz="0" w:space="0" w:color="auto"/>
      </w:divBdr>
    </w:div>
    <w:div w:id="1076591265">
      <w:bodyDiv w:val="1"/>
      <w:marLeft w:val="0"/>
      <w:marRight w:val="0"/>
      <w:marTop w:val="0"/>
      <w:marBottom w:val="0"/>
      <w:divBdr>
        <w:top w:val="none" w:sz="0" w:space="0" w:color="auto"/>
        <w:left w:val="none" w:sz="0" w:space="0" w:color="auto"/>
        <w:bottom w:val="none" w:sz="0" w:space="0" w:color="auto"/>
        <w:right w:val="none" w:sz="0" w:space="0" w:color="auto"/>
      </w:divBdr>
    </w:div>
    <w:div w:id="1077021619">
      <w:bodyDiv w:val="1"/>
      <w:marLeft w:val="0"/>
      <w:marRight w:val="0"/>
      <w:marTop w:val="0"/>
      <w:marBottom w:val="0"/>
      <w:divBdr>
        <w:top w:val="none" w:sz="0" w:space="0" w:color="auto"/>
        <w:left w:val="none" w:sz="0" w:space="0" w:color="auto"/>
        <w:bottom w:val="none" w:sz="0" w:space="0" w:color="auto"/>
        <w:right w:val="none" w:sz="0" w:space="0" w:color="auto"/>
      </w:divBdr>
    </w:div>
    <w:div w:id="1077900441">
      <w:bodyDiv w:val="1"/>
      <w:marLeft w:val="0"/>
      <w:marRight w:val="0"/>
      <w:marTop w:val="0"/>
      <w:marBottom w:val="0"/>
      <w:divBdr>
        <w:top w:val="none" w:sz="0" w:space="0" w:color="auto"/>
        <w:left w:val="none" w:sz="0" w:space="0" w:color="auto"/>
        <w:bottom w:val="none" w:sz="0" w:space="0" w:color="auto"/>
        <w:right w:val="none" w:sz="0" w:space="0" w:color="auto"/>
      </w:divBdr>
    </w:div>
    <w:div w:id="1079014535">
      <w:bodyDiv w:val="1"/>
      <w:marLeft w:val="0"/>
      <w:marRight w:val="0"/>
      <w:marTop w:val="0"/>
      <w:marBottom w:val="0"/>
      <w:divBdr>
        <w:top w:val="none" w:sz="0" w:space="0" w:color="auto"/>
        <w:left w:val="none" w:sz="0" w:space="0" w:color="auto"/>
        <w:bottom w:val="none" w:sz="0" w:space="0" w:color="auto"/>
        <w:right w:val="none" w:sz="0" w:space="0" w:color="auto"/>
      </w:divBdr>
    </w:div>
    <w:div w:id="1079207637">
      <w:bodyDiv w:val="1"/>
      <w:marLeft w:val="0"/>
      <w:marRight w:val="0"/>
      <w:marTop w:val="0"/>
      <w:marBottom w:val="0"/>
      <w:divBdr>
        <w:top w:val="none" w:sz="0" w:space="0" w:color="auto"/>
        <w:left w:val="none" w:sz="0" w:space="0" w:color="auto"/>
        <w:bottom w:val="none" w:sz="0" w:space="0" w:color="auto"/>
        <w:right w:val="none" w:sz="0" w:space="0" w:color="auto"/>
      </w:divBdr>
    </w:div>
    <w:div w:id="1080101232">
      <w:bodyDiv w:val="1"/>
      <w:marLeft w:val="0"/>
      <w:marRight w:val="0"/>
      <w:marTop w:val="0"/>
      <w:marBottom w:val="0"/>
      <w:divBdr>
        <w:top w:val="none" w:sz="0" w:space="0" w:color="auto"/>
        <w:left w:val="none" w:sz="0" w:space="0" w:color="auto"/>
        <w:bottom w:val="none" w:sz="0" w:space="0" w:color="auto"/>
        <w:right w:val="none" w:sz="0" w:space="0" w:color="auto"/>
      </w:divBdr>
    </w:div>
    <w:div w:id="1080130292">
      <w:bodyDiv w:val="1"/>
      <w:marLeft w:val="0"/>
      <w:marRight w:val="0"/>
      <w:marTop w:val="0"/>
      <w:marBottom w:val="0"/>
      <w:divBdr>
        <w:top w:val="none" w:sz="0" w:space="0" w:color="auto"/>
        <w:left w:val="none" w:sz="0" w:space="0" w:color="auto"/>
        <w:bottom w:val="none" w:sz="0" w:space="0" w:color="auto"/>
        <w:right w:val="none" w:sz="0" w:space="0" w:color="auto"/>
      </w:divBdr>
    </w:div>
    <w:div w:id="1081026667">
      <w:bodyDiv w:val="1"/>
      <w:marLeft w:val="0"/>
      <w:marRight w:val="0"/>
      <w:marTop w:val="0"/>
      <w:marBottom w:val="0"/>
      <w:divBdr>
        <w:top w:val="none" w:sz="0" w:space="0" w:color="auto"/>
        <w:left w:val="none" w:sz="0" w:space="0" w:color="auto"/>
        <w:bottom w:val="none" w:sz="0" w:space="0" w:color="auto"/>
        <w:right w:val="none" w:sz="0" w:space="0" w:color="auto"/>
      </w:divBdr>
    </w:div>
    <w:div w:id="1081367926">
      <w:bodyDiv w:val="1"/>
      <w:marLeft w:val="0"/>
      <w:marRight w:val="0"/>
      <w:marTop w:val="0"/>
      <w:marBottom w:val="0"/>
      <w:divBdr>
        <w:top w:val="none" w:sz="0" w:space="0" w:color="auto"/>
        <w:left w:val="none" w:sz="0" w:space="0" w:color="auto"/>
        <w:bottom w:val="none" w:sz="0" w:space="0" w:color="auto"/>
        <w:right w:val="none" w:sz="0" w:space="0" w:color="auto"/>
      </w:divBdr>
    </w:div>
    <w:div w:id="1081373960">
      <w:bodyDiv w:val="1"/>
      <w:marLeft w:val="0"/>
      <w:marRight w:val="0"/>
      <w:marTop w:val="0"/>
      <w:marBottom w:val="0"/>
      <w:divBdr>
        <w:top w:val="none" w:sz="0" w:space="0" w:color="auto"/>
        <w:left w:val="none" w:sz="0" w:space="0" w:color="auto"/>
        <w:bottom w:val="none" w:sz="0" w:space="0" w:color="auto"/>
        <w:right w:val="none" w:sz="0" w:space="0" w:color="auto"/>
      </w:divBdr>
    </w:div>
    <w:div w:id="1081607296">
      <w:bodyDiv w:val="1"/>
      <w:marLeft w:val="0"/>
      <w:marRight w:val="0"/>
      <w:marTop w:val="0"/>
      <w:marBottom w:val="0"/>
      <w:divBdr>
        <w:top w:val="none" w:sz="0" w:space="0" w:color="auto"/>
        <w:left w:val="none" w:sz="0" w:space="0" w:color="auto"/>
        <w:bottom w:val="none" w:sz="0" w:space="0" w:color="auto"/>
        <w:right w:val="none" w:sz="0" w:space="0" w:color="auto"/>
      </w:divBdr>
    </w:div>
    <w:div w:id="1081683838">
      <w:bodyDiv w:val="1"/>
      <w:marLeft w:val="0"/>
      <w:marRight w:val="0"/>
      <w:marTop w:val="0"/>
      <w:marBottom w:val="0"/>
      <w:divBdr>
        <w:top w:val="none" w:sz="0" w:space="0" w:color="auto"/>
        <w:left w:val="none" w:sz="0" w:space="0" w:color="auto"/>
        <w:bottom w:val="none" w:sz="0" w:space="0" w:color="auto"/>
        <w:right w:val="none" w:sz="0" w:space="0" w:color="auto"/>
      </w:divBdr>
    </w:div>
    <w:div w:id="1081953364">
      <w:bodyDiv w:val="1"/>
      <w:marLeft w:val="0"/>
      <w:marRight w:val="0"/>
      <w:marTop w:val="0"/>
      <w:marBottom w:val="0"/>
      <w:divBdr>
        <w:top w:val="none" w:sz="0" w:space="0" w:color="auto"/>
        <w:left w:val="none" w:sz="0" w:space="0" w:color="auto"/>
        <w:bottom w:val="none" w:sz="0" w:space="0" w:color="auto"/>
        <w:right w:val="none" w:sz="0" w:space="0" w:color="auto"/>
      </w:divBdr>
    </w:div>
    <w:div w:id="1083457187">
      <w:bodyDiv w:val="1"/>
      <w:marLeft w:val="0"/>
      <w:marRight w:val="0"/>
      <w:marTop w:val="0"/>
      <w:marBottom w:val="0"/>
      <w:divBdr>
        <w:top w:val="none" w:sz="0" w:space="0" w:color="auto"/>
        <w:left w:val="none" w:sz="0" w:space="0" w:color="auto"/>
        <w:bottom w:val="none" w:sz="0" w:space="0" w:color="auto"/>
        <w:right w:val="none" w:sz="0" w:space="0" w:color="auto"/>
      </w:divBdr>
    </w:div>
    <w:div w:id="1083531512">
      <w:bodyDiv w:val="1"/>
      <w:marLeft w:val="0"/>
      <w:marRight w:val="0"/>
      <w:marTop w:val="0"/>
      <w:marBottom w:val="0"/>
      <w:divBdr>
        <w:top w:val="none" w:sz="0" w:space="0" w:color="auto"/>
        <w:left w:val="none" w:sz="0" w:space="0" w:color="auto"/>
        <w:bottom w:val="none" w:sz="0" w:space="0" w:color="auto"/>
        <w:right w:val="none" w:sz="0" w:space="0" w:color="auto"/>
      </w:divBdr>
    </w:div>
    <w:div w:id="1083717427">
      <w:bodyDiv w:val="1"/>
      <w:marLeft w:val="0"/>
      <w:marRight w:val="0"/>
      <w:marTop w:val="0"/>
      <w:marBottom w:val="0"/>
      <w:divBdr>
        <w:top w:val="none" w:sz="0" w:space="0" w:color="auto"/>
        <w:left w:val="none" w:sz="0" w:space="0" w:color="auto"/>
        <w:bottom w:val="none" w:sz="0" w:space="0" w:color="auto"/>
        <w:right w:val="none" w:sz="0" w:space="0" w:color="auto"/>
      </w:divBdr>
    </w:div>
    <w:div w:id="1084186536">
      <w:bodyDiv w:val="1"/>
      <w:marLeft w:val="0"/>
      <w:marRight w:val="0"/>
      <w:marTop w:val="0"/>
      <w:marBottom w:val="0"/>
      <w:divBdr>
        <w:top w:val="none" w:sz="0" w:space="0" w:color="auto"/>
        <w:left w:val="none" w:sz="0" w:space="0" w:color="auto"/>
        <w:bottom w:val="none" w:sz="0" w:space="0" w:color="auto"/>
        <w:right w:val="none" w:sz="0" w:space="0" w:color="auto"/>
      </w:divBdr>
    </w:div>
    <w:div w:id="1084914638">
      <w:bodyDiv w:val="1"/>
      <w:marLeft w:val="0"/>
      <w:marRight w:val="0"/>
      <w:marTop w:val="0"/>
      <w:marBottom w:val="0"/>
      <w:divBdr>
        <w:top w:val="none" w:sz="0" w:space="0" w:color="auto"/>
        <w:left w:val="none" w:sz="0" w:space="0" w:color="auto"/>
        <w:bottom w:val="none" w:sz="0" w:space="0" w:color="auto"/>
        <w:right w:val="none" w:sz="0" w:space="0" w:color="auto"/>
      </w:divBdr>
    </w:div>
    <w:div w:id="1085107014">
      <w:bodyDiv w:val="1"/>
      <w:marLeft w:val="0"/>
      <w:marRight w:val="0"/>
      <w:marTop w:val="0"/>
      <w:marBottom w:val="0"/>
      <w:divBdr>
        <w:top w:val="none" w:sz="0" w:space="0" w:color="auto"/>
        <w:left w:val="none" w:sz="0" w:space="0" w:color="auto"/>
        <w:bottom w:val="none" w:sz="0" w:space="0" w:color="auto"/>
        <w:right w:val="none" w:sz="0" w:space="0" w:color="auto"/>
      </w:divBdr>
    </w:div>
    <w:div w:id="1085302978">
      <w:bodyDiv w:val="1"/>
      <w:marLeft w:val="0"/>
      <w:marRight w:val="0"/>
      <w:marTop w:val="0"/>
      <w:marBottom w:val="0"/>
      <w:divBdr>
        <w:top w:val="none" w:sz="0" w:space="0" w:color="auto"/>
        <w:left w:val="none" w:sz="0" w:space="0" w:color="auto"/>
        <w:bottom w:val="none" w:sz="0" w:space="0" w:color="auto"/>
        <w:right w:val="none" w:sz="0" w:space="0" w:color="auto"/>
      </w:divBdr>
    </w:div>
    <w:div w:id="1085421931">
      <w:bodyDiv w:val="1"/>
      <w:marLeft w:val="0"/>
      <w:marRight w:val="0"/>
      <w:marTop w:val="0"/>
      <w:marBottom w:val="0"/>
      <w:divBdr>
        <w:top w:val="none" w:sz="0" w:space="0" w:color="auto"/>
        <w:left w:val="none" w:sz="0" w:space="0" w:color="auto"/>
        <w:bottom w:val="none" w:sz="0" w:space="0" w:color="auto"/>
        <w:right w:val="none" w:sz="0" w:space="0" w:color="auto"/>
      </w:divBdr>
    </w:div>
    <w:div w:id="1085764524">
      <w:bodyDiv w:val="1"/>
      <w:marLeft w:val="0"/>
      <w:marRight w:val="0"/>
      <w:marTop w:val="0"/>
      <w:marBottom w:val="0"/>
      <w:divBdr>
        <w:top w:val="none" w:sz="0" w:space="0" w:color="auto"/>
        <w:left w:val="none" w:sz="0" w:space="0" w:color="auto"/>
        <w:bottom w:val="none" w:sz="0" w:space="0" w:color="auto"/>
        <w:right w:val="none" w:sz="0" w:space="0" w:color="auto"/>
      </w:divBdr>
    </w:div>
    <w:div w:id="1085876834">
      <w:bodyDiv w:val="1"/>
      <w:marLeft w:val="0"/>
      <w:marRight w:val="0"/>
      <w:marTop w:val="0"/>
      <w:marBottom w:val="0"/>
      <w:divBdr>
        <w:top w:val="none" w:sz="0" w:space="0" w:color="auto"/>
        <w:left w:val="none" w:sz="0" w:space="0" w:color="auto"/>
        <w:bottom w:val="none" w:sz="0" w:space="0" w:color="auto"/>
        <w:right w:val="none" w:sz="0" w:space="0" w:color="auto"/>
      </w:divBdr>
    </w:div>
    <w:div w:id="1085881276">
      <w:bodyDiv w:val="1"/>
      <w:marLeft w:val="0"/>
      <w:marRight w:val="0"/>
      <w:marTop w:val="0"/>
      <w:marBottom w:val="0"/>
      <w:divBdr>
        <w:top w:val="none" w:sz="0" w:space="0" w:color="auto"/>
        <w:left w:val="none" w:sz="0" w:space="0" w:color="auto"/>
        <w:bottom w:val="none" w:sz="0" w:space="0" w:color="auto"/>
        <w:right w:val="none" w:sz="0" w:space="0" w:color="auto"/>
      </w:divBdr>
    </w:div>
    <w:div w:id="1085953145">
      <w:bodyDiv w:val="1"/>
      <w:marLeft w:val="0"/>
      <w:marRight w:val="0"/>
      <w:marTop w:val="0"/>
      <w:marBottom w:val="0"/>
      <w:divBdr>
        <w:top w:val="none" w:sz="0" w:space="0" w:color="auto"/>
        <w:left w:val="none" w:sz="0" w:space="0" w:color="auto"/>
        <w:bottom w:val="none" w:sz="0" w:space="0" w:color="auto"/>
        <w:right w:val="none" w:sz="0" w:space="0" w:color="auto"/>
      </w:divBdr>
    </w:div>
    <w:div w:id="1085955234">
      <w:bodyDiv w:val="1"/>
      <w:marLeft w:val="0"/>
      <w:marRight w:val="0"/>
      <w:marTop w:val="0"/>
      <w:marBottom w:val="0"/>
      <w:divBdr>
        <w:top w:val="none" w:sz="0" w:space="0" w:color="auto"/>
        <w:left w:val="none" w:sz="0" w:space="0" w:color="auto"/>
        <w:bottom w:val="none" w:sz="0" w:space="0" w:color="auto"/>
        <w:right w:val="none" w:sz="0" w:space="0" w:color="auto"/>
      </w:divBdr>
    </w:div>
    <w:div w:id="1086002324">
      <w:bodyDiv w:val="1"/>
      <w:marLeft w:val="0"/>
      <w:marRight w:val="0"/>
      <w:marTop w:val="0"/>
      <w:marBottom w:val="0"/>
      <w:divBdr>
        <w:top w:val="none" w:sz="0" w:space="0" w:color="auto"/>
        <w:left w:val="none" w:sz="0" w:space="0" w:color="auto"/>
        <w:bottom w:val="none" w:sz="0" w:space="0" w:color="auto"/>
        <w:right w:val="none" w:sz="0" w:space="0" w:color="auto"/>
      </w:divBdr>
    </w:div>
    <w:div w:id="1086616416">
      <w:bodyDiv w:val="1"/>
      <w:marLeft w:val="0"/>
      <w:marRight w:val="0"/>
      <w:marTop w:val="0"/>
      <w:marBottom w:val="0"/>
      <w:divBdr>
        <w:top w:val="none" w:sz="0" w:space="0" w:color="auto"/>
        <w:left w:val="none" w:sz="0" w:space="0" w:color="auto"/>
        <w:bottom w:val="none" w:sz="0" w:space="0" w:color="auto"/>
        <w:right w:val="none" w:sz="0" w:space="0" w:color="auto"/>
      </w:divBdr>
    </w:div>
    <w:div w:id="1087339366">
      <w:bodyDiv w:val="1"/>
      <w:marLeft w:val="0"/>
      <w:marRight w:val="0"/>
      <w:marTop w:val="0"/>
      <w:marBottom w:val="0"/>
      <w:divBdr>
        <w:top w:val="none" w:sz="0" w:space="0" w:color="auto"/>
        <w:left w:val="none" w:sz="0" w:space="0" w:color="auto"/>
        <w:bottom w:val="none" w:sz="0" w:space="0" w:color="auto"/>
        <w:right w:val="none" w:sz="0" w:space="0" w:color="auto"/>
      </w:divBdr>
    </w:div>
    <w:div w:id="1087389006">
      <w:bodyDiv w:val="1"/>
      <w:marLeft w:val="0"/>
      <w:marRight w:val="0"/>
      <w:marTop w:val="0"/>
      <w:marBottom w:val="0"/>
      <w:divBdr>
        <w:top w:val="none" w:sz="0" w:space="0" w:color="auto"/>
        <w:left w:val="none" w:sz="0" w:space="0" w:color="auto"/>
        <w:bottom w:val="none" w:sz="0" w:space="0" w:color="auto"/>
        <w:right w:val="none" w:sz="0" w:space="0" w:color="auto"/>
      </w:divBdr>
    </w:div>
    <w:div w:id="1088118626">
      <w:bodyDiv w:val="1"/>
      <w:marLeft w:val="0"/>
      <w:marRight w:val="0"/>
      <w:marTop w:val="0"/>
      <w:marBottom w:val="0"/>
      <w:divBdr>
        <w:top w:val="none" w:sz="0" w:space="0" w:color="auto"/>
        <w:left w:val="none" w:sz="0" w:space="0" w:color="auto"/>
        <w:bottom w:val="none" w:sz="0" w:space="0" w:color="auto"/>
        <w:right w:val="none" w:sz="0" w:space="0" w:color="auto"/>
      </w:divBdr>
    </w:div>
    <w:div w:id="1088968376">
      <w:bodyDiv w:val="1"/>
      <w:marLeft w:val="0"/>
      <w:marRight w:val="0"/>
      <w:marTop w:val="0"/>
      <w:marBottom w:val="0"/>
      <w:divBdr>
        <w:top w:val="none" w:sz="0" w:space="0" w:color="auto"/>
        <w:left w:val="none" w:sz="0" w:space="0" w:color="auto"/>
        <w:bottom w:val="none" w:sz="0" w:space="0" w:color="auto"/>
        <w:right w:val="none" w:sz="0" w:space="0" w:color="auto"/>
      </w:divBdr>
    </w:div>
    <w:div w:id="1089346132">
      <w:bodyDiv w:val="1"/>
      <w:marLeft w:val="0"/>
      <w:marRight w:val="0"/>
      <w:marTop w:val="0"/>
      <w:marBottom w:val="0"/>
      <w:divBdr>
        <w:top w:val="none" w:sz="0" w:space="0" w:color="auto"/>
        <w:left w:val="none" w:sz="0" w:space="0" w:color="auto"/>
        <w:bottom w:val="none" w:sz="0" w:space="0" w:color="auto"/>
        <w:right w:val="none" w:sz="0" w:space="0" w:color="auto"/>
      </w:divBdr>
    </w:div>
    <w:div w:id="1089429993">
      <w:bodyDiv w:val="1"/>
      <w:marLeft w:val="0"/>
      <w:marRight w:val="0"/>
      <w:marTop w:val="0"/>
      <w:marBottom w:val="0"/>
      <w:divBdr>
        <w:top w:val="none" w:sz="0" w:space="0" w:color="auto"/>
        <w:left w:val="none" w:sz="0" w:space="0" w:color="auto"/>
        <w:bottom w:val="none" w:sz="0" w:space="0" w:color="auto"/>
        <w:right w:val="none" w:sz="0" w:space="0" w:color="auto"/>
      </w:divBdr>
    </w:div>
    <w:div w:id="1089691493">
      <w:bodyDiv w:val="1"/>
      <w:marLeft w:val="0"/>
      <w:marRight w:val="0"/>
      <w:marTop w:val="0"/>
      <w:marBottom w:val="0"/>
      <w:divBdr>
        <w:top w:val="none" w:sz="0" w:space="0" w:color="auto"/>
        <w:left w:val="none" w:sz="0" w:space="0" w:color="auto"/>
        <w:bottom w:val="none" w:sz="0" w:space="0" w:color="auto"/>
        <w:right w:val="none" w:sz="0" w:space="0" w:color="auto"/>
      </w:divBdr>
    </w:div>
    <w:div w:id="1090541502">
      <w:bodyDiv w:val="1"/>
      <w:marLeft w:val="0"/>
      <w:marRight w:val="0"/>
      <w:marTop w:val="0"/>
      <w:marBottom w:val="0"/>
      <w:divBdr>
        <w:top w:val="none" w:sz="0" w:space="0" w:color="auto"/>
        <w:left w:val="none" w:sz="0" w:space="0" w:color="auto"/>
        <w:bottom w:val="none" w:sz="0" w:space="0" w:color="auto"/>
        <w:right w:val="none" w:sz="0" w:space="0" w:color="auto"/>
      </w:divBdr>
    </w:div>
    <w:div w:id="1091395021">
      <w:bodyDiv w:val="1"/>
      <w:marLeft w:val="0"/>
      <w:marRight w:val="0"/>
      <w:marTop w:val="0"/>
      <w:marBottom w:val="0"/>
      <w:divBdr>
        <w:top w:val="none" w:sz="0" w:space="0" w:color="auto"/>
        <w:left w:val="none" w:sz="0" w:space="0" w:color="auto"/>
        <w:bottom w:val="none" w:sz="0" w:space="0" w:color="auto"/>
        <w:right w:val="none" w:sz="0" w:space="0" w:color="auto"/>
      </w:divBdr>
    </w:div>
    <w:div w:id="1091705002">
      <w:bodyDiv w:val="1"/>
      <w:marLeft w:val="0"/>
      <w:marRight w:val="0"/>
      <w:marTop w:val="0"/>
      <w:marBottom w:val="0"/>
      <w:divBdr>
        <w:top w:val="none" w:sz="0" w:space="0" w:color="auto"/>
        <w:left w:val="none" w:sz="0" w:space="0" w:color="auto"/>
        <w:bottom w:val="none" w:sz="0" w:space="0" w:color="auto"/>
        <w:right w:val="none" w:sz="0" w:space="0" w:color="auto"/>
      </w:divBdr>
    </w:div>
    <w:div w:id="1091967761">
      <w:bodyDiv w:val="1"/>
      <w:marLeft w:val="0"/>
      <w:marRight w:val="0"/>
      <w:marTop w:val="0"/>
      <w:marBottom w:val="0"/>
      <w:divBdr>
        <w:top w:val="none" w:sz="0" w:space="0" w:color="auto"/>
        <w:left w:val="none" w:sz="0" w:space="0" w:color="auto"/>
        <w:bottom w:val="none" w:sz="0" w:space="0" w:color="auto"/>
        <w:right w:val="none" w:sz="0" w:space="0" w:color="auto"/>
      </w:divBdr>
    </w:div>
    <w:div w:id="1092094591">
      <w:bodyDiv w:val="1"/>
      <w:marLeft w:val="0"/>
      <w:marRight w:val="0"/>
      <w:marTop w:val="0"/>
      <w:marBottom w:val="0"/>
      <w:divBdr>
        <w:top w:val="none" w:sz="0" w:space="0" w:color="auto"/>
        <w:left w:val="none" w:sz="0" w:space="0" w:color="auto"/>
        <w:bottom w:val="none" w:sz="0" w:space="0" w:color="auto"/>
        <w:right w:val="none" w:sz="0" w:space="0" w:color="auto"/>
      </w:divBdr>
    </w:div>
    <w:div w:id="1092504939">
      <w:bodyDiv w:val="1"/>
      <w:marLeft w:val="0"/>
      <w:marRight w:val="0"/>
      <w:marTop w:val="0"/>
      <w:marBottom w:val="0"/>
      <w:divBdr>
        <w:top w:val="none" w:sz="0" w:space="0" w:color="auto"/>
        <w:left w:val="none" w:sz="0" w:space="0" w:color="auto"/>
        <w:bottom w:val="none" w:sz="0" w:space="0" w:color="auto"/>
        <w:right w:val="none" w:sz="0" w:space="0" w:color="auto"/>
      </w:divBdr>
    </w:div>
    <w:div w:id="1093092235">
      <w:bodyDiv w:val="1"/>
      <w:marLeft w:val="0"/>
      <w:marRight w:val="0"/>
      <w:marTop w:val="0"/>
      <w:marBottom w:val="0"/>
      <w:divBdr>
        <w:top w:val="none" w:sz="0" w:space="0" w:color="auto"/>
        <w:left w:val="none" w:sz="0" w:space="0" w:color="auto"/>
        <w:bottom w:val="none" w:sz="0" w:space="0" w:color="auto"/>
        <w:right w:val="none" w:sz="0" w:space="0" w:color="auto"/>
      </w:divBdr>
    </w:div>
    <w:div w:id="1093235776">
      <w:bodyDiv w:val="1"/>
      <w:marLeft w:val="0"/>
      <w:marRight w:val="0"/>
      <w:marTop w:val="0"/>
      <w:marBottom w:val="0"/>
      <w:divBdr>
        <w:top w:val="none" w:sz="0" w:space="0" w:color="auto"/>
        <w:left w:val="none" w:sz="0" w:space="0" w:color="auto"/>
        <w:bottom w:val="none" w:sz="0" w:space="0" w:color="auto"/>
        <w:right w:val="none" w:sz="0" w:space="0" w:color="auto"/>
      </w:divBdr>
    </w:div>
    <w:div w:id="1093624292">
      <w:bodyDiv w:val="1"/>
      <w:marLeft w:val="0"/>
      <w:marRight w:val="0"/>
      <w:marTop w:val="0"/>
      <w:marBottom w:val="0"/>
      <w:divBdr>
        <w:top w:val="none" w:sz="0" w:space="0" w:color="auto"/>
        <w:left w:val="none" w:sz="0" w:space="0" w:color="auto"/>
        <w:bottom w:val="none" w:sz="0" w:space="0" w:color="auto"/>
        <w:right w:val="none" w:sz="0" w:space="0" w:color="auto"/>
      </w:divBdr>
    </w:div>
    <w:div w:id="1093665753">
      <w:bodyDiv w:val="1"/>
      <w:marLeft w:val="0"/>
      <w:marRight w:val="0"/>
      <w:marTop w:val="0"/>
      <w:marBottom w:val="0"/>
      <w:divBdr>
        <w:top w:val="none" w:sz="0" w:space="0" w:color="auto"/>
        <w:left w:val="none" w:sz="0" w:space="0" w:color="auto"/>
        <w:bottom w:val="none" w:sz="0" w:space="0" w:color="auto"/>
        <w:right w:val="none" w:sz="0" w:space="0" w:color="auto"/>
      </w:divBdr>
    </w:div>
    <w:div w:id="1093862153">
      <w:bodyDiv w:val="1"/>
      <w:marLeft w:val="0"/>
      <w:marRight w:val="0"/>
      <w:marTop w:val="0"/>
      <w:marBottom w:val="0"/>
      <w:divBdr>
        <w:top w:val="none" w:sz="0" w:space="0" w:color="auto"/>
        <w:left w:val="none" w:sz="0" w:space="0" w:color="auto"/>
        <w:bottom w:val="none" w:sz="0" w:space="0" w:color="auto"/>
        <w:right w:val="none" w:sz="0" w:space="0" w:color="auto"/>
      </w:divBdr>
    </w:div>
    <w:div w:id="1094326884">
      <w:bodyDiv w:val="1"/>
      <w:marLeft w:val="0"/>
      <w:marRight w:val="0"/>
      <w:marTop w:val="0"/>
      <w:marBottom w:val="0"/>
      <w:divBdr>
        <w:top w:val="none" w:sz="0" w:space="0" w:color="auto"/>
        <w:left w:val="none" w:sz="0" w:space="0" w:color="auto"/>
        <w:bottom w:val="none" w:sz="0" w:space="0" w:color="auto"/>
        <w:right w:val="none" w:sz="0" w:space="0" w:color="auto"/>
      </w:divBdr>
    </w:div>
    <w:div w:id="1094672706">
      <w:bodyDiv w:val="1"/>
      <w:marLeft w:val="0"/>
      <w:marRight w:val="0"/>
      <w:marTop w:val="0"/>
      <w:marBottom w:val="0"/>
      <w:divBdr>
        <w:top w:val="none" w:sz="0" w:space="0" w:color="auto"/>
        <w:left w:val="none" w:sz="0" w:space="0" w:color="auto"/>
        <w:bottom w:val="none" w:sz="0" w:space="0" w:color="auto"/>
        <w:right w:val="none" w:sz="0" w:space="0" w:color="auto"/>
      </w:divBdr>
    </w:div>
    <w:div w:id="1094859532">
      <w:bodyDiv w:val="1"/>
      <w:marLeft w:val="0"/>
      <w:marRight w:val="0"/>
      <w:marTop w:val="0"/>
      <w:marBottom w:val="0"/>
      <w:divBdr>
        <w:top w:val="none" w:sz="0" w:space="0" w:color="auto"/>
        <w:left w:val="none" w:sz="0" w:space="0" w:color="auto"/>
        <w:bottom w:val="none" w:sz="0" w:space="0" w:color="auto"/>
        <w:right w:val="none" w:sz="0" w:space="0" w:color="auto"/>
      </w:divBdr>
    </w:div>
    <w:div w:id="1095521667">
      <w:bodyDiv w:val="1"/>
      <w:marLeft w:val="0"/>
      <w:marRight w:val="0"/>
      <w:marTop w:val="0"/>
      <w:marBottom w:val="0"/>
      <w:divBdr>
        <w:top w:val="none" w:sz="0" w:space="0" w:color="auto"/>
        <w:left w:val="none" w:sz="0" w:space="0" w:color="auto"/>
        <w:bottom w:val="none" w:sz="0" w:space="0" w:color="auto"/>
        <w:right w:val="none" w:sz="0" w:space="0" w:color="auto"/>
      </w:divBdr>
    </w:div>
    <w:div w:id="1096171567">
      <w:bodyDiv w:val="1"/>
      <w:marLeft w:val="0"/>
      <w:marRight w:val="0"/>
      <w:marTop w:val="0"/>
      <w:marBottom w:val="0"/>
      <w:divBdr>
        <w:top w:val="none" w:sz="0" w:space="0" w:color="auto"/>
        <w:left w:val="none" w:sz="0" w:space="0" w:color="auto"/>
        <w:bottom w:val="none" w:sz="0" w:space="0" w:color="auto"/>
        <w:right w:val="none" w:sz="0" w:space="0" w:color="auto"/>
      </w:divBdr>
    </w:div>
    <w:div w:id="1096706983">
      <w:bodyDiv w:val="1"/>
      <w:marLeft w:val="0"/>
      <w:marRight w:val="0"/>
      <w:marTop w:val="0"/>
      <w:marBottom w:val="0"/>
      <w:divBdr>
        <w:top w:val="none" w:sz="0" w:space="0" w:color="auto"/>
        <w:left w:val="none" w:sz="0" w:space="0" w:color="auto"/>
        <w:bottom w:val="none" w:sz="0" w:space="0" w:color="auto"/>
        <w:right w:val="none" w:sz="0" w:space="0" w:color="auto"/>
      </w:divBdr>
    </w:div>
    <w:div w:id="1097213854">
      <w:bodyDiv w:val="1"/>
      <w:marLeft w:val="0"/>
      <w:marRight w:val="0"/>
      <w:marTop w:val="0"/>
      <w:marBottom w:val="0"/>
      <w:divBdr>
        <w:top w:val="none" w:sz="0" w:space="0" w:color="auto"/>
        <w:left w:val="none" w:sz="0" w:space="0" w:color="auto"/>
        <w:bottom w:val="none" w:sz="0" w:space="0" w:color="auto"/>
        <w:right w:val="none" w:sz="0" w:space="0" w:color="auto"/>
      </w:divBdr>
    </w:div>
    <w:div w:id="1097404177">
      <w:bodyDiv w:val="1"/>
      <w:marLeft w:val="0"/>
      <w:marRight w:val="0"/>
      <w:marTop w:val="0"/>
      <w:marBottom w:val="0"/>
      <w:divBdr>
        <w:top w:val="none" w:sz="0" w:space="0" w:color="auto"/>
        <w:left w:val="none" w:sz="0" w:space="0" w:color="auto"/>
        <w:bottom w:val="none" w:sz="0" w:space="0" w:color="auto"/>
        <w:right w:val="none" w:sz="0" w:space="0" w:color="auto"/>
      </w:divBdr>
    </w:div>
    <w:div w:id="1097407564">
      <w:bodyDiv w:val="1"/>
      <w:marLeft w:val="0"/>
      <w:marRight w:val="0"/>
      <w:marTop w:val="0"/>
      <w:marBottom w:val="0"/>
      <w:divBdr>
        <w:top w:val="none" w:sz="0" w:space="0" w:color="auto"/>
        <w:left w:val="none" w:sz="0" w:space="0" w:color="auto"/>
        <w:bottom w:val="none" w:sz="0" w:space="0" w:color="auto"/>
        <w:right w:val="none" w:sz="0" w:space="0" w:color="auto"/>
      </w:divBdr>
    </w:div>
    <w:div w:id="1098067315">
      <w:bodyDiv w:val="1"/>
      <w:marLeft w:val="0"/>
      <w:marRight w:val="0"/>
      <w:marTop w:val="0"/>
      <w:marBottom w:val="0"/>
      <w:divBdr>
        <w:top w:val="none" w:sz="0" w:space="0" w:color="auto"/>
        <w:left w:val="none" w:sz="0" w:space="0" w:color="auto"/>
        <w:bottom w:val="none" w:sz="0" w:space="0" w:color="auto"/>
        <w:right w:val="none" w:sz="0" w:space="0" w:color="auto"/>
      </w:divBdr>
    </w:div>
    <w:div w:id="1098252860">
      <w:bodyDiv w:val="1"/>
      <w:marLeft w:val="0"/>
      <w:marRight w:val="0"/>
      <w:marTop w:val="0"/>
      <w:marBottom w:val="0"/>
      <w:divBdr>
        <w:top w:val="none" w:sz="0" w:space="0" w:color="auto"/>
        <w:left w:val="none" w:sz="0" w:space="0" w:color="auto"/>
        <w:bottom w:val="none" w:sz="0" w:space="0" w:color="auto"/>
        <w:right w:val="none" w:sz="0" w:space="0" w:color="auto"/>
      </w:divBdr>
    </w:div>
    <w:div w:id="1098284342">
      <w:bodyDiv w:val="1"/>
      <w:marLeft w:val="0"/>
      <w:marRight w:val="0"/>
      <w:marTop w:val="0"/>
      <w:marBottom w:val="0"/>
      <w:divBdr>
        <w:top w:val="none" w:sz="0" w:space="0" w:color="auto"/>
        <w:left w:val="none" w:sz="0" w:space="0" w:color="auto"/>
        <w:bottom w:val="none" w:sz="0" w:space="0" w:color="auto"/>
        <w:right w:val="none" w:sz="0" w:space="0" w:color="auto"/>
      </w:divBdr>
    </w:div>
    <w:div w:id="1098520422">
      <w:bodyDiv w:val="1"/>
      <w:marLeft w:val="0"/>
      <w:marRight w:val="0"/>
      <w:marTop w:val="0"/>
      <w:marBottom w:val="0"/>
      <w:divBdr>
        <w:top w:val="none" w:sz="0" w:space="0" w:color="auto"/>
        <w:left w:val="none" w:sz="0" w:space="0" w:color="auto"/>
        <w:bottom w:val="none" w:sz="0" w:space="0" w:color="auto"/>
        <w:right w:val="none" w:sz="0" w:space="0" w:color="auto"/>
      </w:divBdr>
    </w:div>
    <w:div w:id="1098600281">
      <w:bodyDiv w:val="1"/>
      <w:marLeft w:val="0"/>
      <w:marRight w:val="0"/>
      <w:marTop w:val="0"/>
      <w:marBottom w:val="0"/>
      <w:divBdr>
        <w:top w:val="none" w:sz="0" w:space="0" w:color="auto"/>
        <w:left w:val="none" w:sz="0" w:space="0" w:color="auto"/>
        <w:bottom w:val="none" w:sz="0" w:space="0" w:color="auto"/>
        <w:right w:val="none" w:sz="0" w:space="0" w:color="auto"/>
      </w:divBdr>
    </w:div>
    <w:div w:id="1098988267">
      <w:bodyDiv w:val="1"/>
      <w:marLeft w:val="0"/>
      <w:marRight w:val="0"/>
      <w:marTop w:val="0"/>
      <w:marBottom w:val="0"/>
      <w:divBdr>
        <w:top w:val="none" w:sz="0" w:space="0" w:color="auto"/>
        <w:left w:val="none" w:sz="0" w:space="0" w:color="auto"/>
        <w:bottom w:val="none" w:sz="0" w:space="0" w:color="auto"/>
        <w:right w:val="none" w:sz="0" w:space="0" w:color="auto"/>
      </w:divBdr>
    </w:div>
    <w:div w:id="1099175805">
      <w:bodyDiv w:val="1"/>
      <w:marLeft w:val="0"/>
      <w:marRight w:val="0"/>
      <w:marTop w:val="0"/>
      <w:marBottom w:val="0"/>
      <w:divBdr>
        <w:top w:val="none" w:sz="0" w:space="0" w:color="auto"/>
        <w:left w:val="none" w:sz="0" w:space="0" w:color="auto"/>
        <w:bottom w:val="none" w:sz="0" w:space="0" w:color="auto"/>
        <w:right w:val="none" w:sz="0" w:space="0" w:color="auto"/>
      </w:divBdr>
    </w:div>
    <w:div w:id="1099637885">
      <w:bodyDiv w:val="1"/>
      <w:marLeft w:val="0"/>
      <w:marRight w:val="0"/>
      <w:marTop w:val="0"/>
      <w:marBottom w:val="0"/>
      <w:divBdr>
        <w:top w:val="none" w:sz="0" w:space="0" w:color="auto"/>
        <w:left w:val="none" w:sz="0" w:space="0" w:color="auto"/>
        <w:bottom w:val="none" w:sz="0" w:space="0" w:color="auto"/>
        <w:right w:val="none" w:sz="0" w:space="0" w:color="auto"/>
      </w:divBdr>
    </w:div>
    <w:div w:id="1100105470">
      <w:bodyDiv w:val="1"/>
      <w:marLeft w:val="0"/>
      <w:marRight w:val="0"/>
      <w:marTop w:val="0"/>
      <w:marBottom w:val="0"/>
      <w:divBdr>
        <w:top w:val="none" w:sz="0" w:space="0" w:color="auto"/>
        <w:left w:val="none" w:sz="0" w:space="0" w:color="auto"/>
        <w:bottom w:val="none" w:sz="0" w:space="0" w:color="auto"/>
        <w:right w:val="none" w:sz="0" w:space="0" w:color="auto"/>
      </w:divBdr>
    </w:div>
    <w:div w:id="1100644288">
      <w:bodyDiv w:val="1"/>
      <w:marLeft w:val="0"/>
      <w:marRight w:val="0"/>
      <w:marTop w:val="0"/>
      <w:marBottom w:val="0"/>
      <w:divBdr>
        <w:top w:val="none" w:sz="0" w:space="0" w:color="auto"/>
        <w:left w:val="none" w:sz="0" w:space="0" w:color="auto"/>
        <w:bottom w:val="none" w:sz="0" w:space="0" w:color="auto"/>
        <w:right w:val="none" w:sz="0" w:space="0" w:color="auto"/>
      </w:divBdr>
    </w:div>
    <w:div w:id="1100686391">
      <w:bodyDiv w:val="1"/>
      <w:marLeft w:val="0"/>
      <w:marRight w:val="0"/>
      <w:marTop w:val="0"/>
      <w:marBottom w:val="0"/>
      <w:divBdr>
        <w:top w:val="none" w:sz="0" w:space="0" w:color="auto"/>
        <w:left w:val="none" w:sz="0" w:space="0" w:color="auto"/>
        <w:bottom w:val="none" w:sz="0" w:space="0" w:color="auto"/>
        <w:right w:val="none" w:sz="0" w:space="0" w:color="auto"/>
      </w:divBdr>
    </w:div>
    <w:div w:id="1101026625">
      <w:bodyDiv w:val="1"/>
      <w:marLeft w:val="0"/>
      <w:marRight w:val="0"/>
      <w:marTop w:val="0"/>
      <w:marBottom w:val="0"/>
      <w:divBdr>
        <w:top w:val="none" w:sz="0" w:space="0" w:color="auto"/>
        <w:left w:val="none" w:sz="0" w:space="0" w:color="auto"/>
        <w:bottom w:val="none" w:sz="0" w:space="0" w:color="auto"/>
        <w:right w:val="none" w:sz="0" w:space="0" w:color="auto"/>
      </w:divBdr>
    </w:div>
    <w:div w:id="1101102723">
      <w:bodyDiv w:val="1"/>
      <w:marLeft w:val="0"/>
      <w:marRight w:val="0"/>
      <w:marTop w:val="0"/>
      <w:marBottom w:val="0"/>
      <w:divBdr>
        <w:top w:val="none" w:sz="0" w:space="0" w:color="auto"/>
        <w:left w:val="none" w:sz="0" w:space="0" w:color="auto"/>
        <w:bottom w:val="none" w:sz="0" w:space="0" w:color="auto"/>
        <w:right w:val="none" w:sz="0" w:space="0" w:color="auto"/>
      </w:divBdr>
    </w:div>
    <w:div w:id="1101217470">
      <w:bodyDiv w:val="1"/>
      <w:marLeft w:val="0"/>
      <w:marRight w:val="0"/>
      <w:marTop w:val="0"/>
      <w:marBottom w:val="0"/>
      <w:divBdr>
        <w:top w:val="none" w:sz="0" w:space="0" w:color="auto"/>
        <w:left w:val="none" w:sz="0" w:space="0" w:color="auto"/>
        <w:bottom w:val="none" w:sz="0" w:space="0" w:color="auto"/>
        <w:right w:val="none" w:sz="0" w:space="0" w:color="auto"/>
      </w:divBdr>
    </w:div>
    <w:div w:id="1101341974">
      <w:bodyDiv w:val="1"/>
      <w:marLeft w:val="0"/>
      <w:marRight w:val="0"/>
      <w:marTop w:val="0"/>
      <w:marBottom w:val="0"/>
      <w:divBdr>
        <w:top w:val="none" w:sz="0" w:space="0" w:color="auto"/>
        <w:left w:val="none" w:sz="0" w:space="0" w:color="auto"/>
        <w:bottom w:val="none" w:sz="0" w:space="0" w:color="auto"/>
        <w:right w:val="none" w:sz="0" w:space="0" w:color="auto"/>
      </w:divBdr>
    </w:div>
    <w:div w:id="1101994526">
      <w:bodyDiv w:val="1"/>
      <w:marLeft w:val="0"/>
      <w:marRight w:val="0"/>
      <w:marTop w:val="0"/>
      <w:marBottom w:val="0"/>
      <w:divBdr>
        <w:top w:val="none" w:sz="0" w:space="0" w:color="auto"/>
        <w:left w:val="none" w:sz="0" w:space="0" w:color="auto"/>
        <w:bottom w:val="none" w:sz="0" w:space="0" w:color="auto"/>
        <w:right w:val="none" w:sz="0" w:space="0" w:color="auto"/>
      </w:divBdr>
    </w:div>
    <w:div w:id="1102409531">
      <w:bodyDiv w:val="1"/>
      <w:marLeft w:val="0"/>
      <w:marRight w:val="0"/>
      <w:marTop w:val="0"/>
      <w:marBottom w:val="0"/>
      <w:divBdr>
        <w:top w:val="none" w:sz="0" w:space="0" w:color="auto"/>
        <w:left w:val="none" w:sz="0" w:space="0" w:color="auto"/>
        <w:bottom w:val="none" w:sz="0" w:space="0" w:color="auto"/>
        <w:right w:val="none" w:sz="0" w:space="0" w:color="auto"/>
      </w:divBdr>
    </w:div>
    <w:div w:id="1103260813">
      <w:bodyDiv w:val="1"/>
      <w:marLeft w:val="0"/>
      <w:marRight w:val="0"/>
      <w:marTop w:val="0"/>
      <w:marBottom w:val="0"/>
      <w:divBdr>
        <w:top w:val="none" w:sz="0" w:space="0" w:color="auto"/>
        <w:left w:val="none" w:sz="0" w:space="0" w:color="auto"/>
        <w:bottom w:val="none" w:sz="0" w:space="0" w:color="auto"/>
        <w:right w:val="none" w:sz="0" w:space="0" w:color="auto"/>
      </w:divBdr>
    </w:div>
    <w:div w:id="1104151577">
      <w:bodyDiv w:val="1"/>
      <w:marLeft w:val="0"/>
      <w:marRight w:val="0"/>
      <w:marTop w:val="0"/>
      <w:marBottom w:val="0"/>
      <w:divBdr>
        <w:top w:val="none" w:sz="0" w:space="0" w:color="auto"/>
        <w:left w:val="none" w:sz="0" w:space="0" w:color="auto"/>
        <w:bottom w:val="none" w:sz="0" w:space="0" w:color="auto"/>
        <w:right w:val="none" w:sz="0" w:space="0" w:color="auto"/>
      </w:divBdr>
    </w:div>
    <w:div w:id="1104377513">
      <w:bodyDiv w:val="1"/>
      <w:marLeft w:val="0"/>
      <w:marRight w:val="0"/>
      <w:marTop w:val="0"/>
      <w:marBottom w:val="0"/>
      <w:divBdr>
        <w:top w:val="none" w:sz="0" w:space="0" w:color="auto"/>
        <w:left w:val="none" w:sz="0" w:space="0" w:color="auto"/>
        <w:bottom w:val="none" w:sz="0" w:space="0" w:color="auto"/>
        <w:right w:val="none" w:sz="0" w:space="0" w:color="auto"/>
      </w:divBdr>
    </w:div>
    <w:div w:id="1104420737">
      <w:bodyDiv w:val="1"/>
      <w:marLeft w:val="0"/>
      <w:marRight w:val="0"/>
      <w:marTop w:val="0"/>
      <w:marBottom w:val="0"/>
      <w:divBdr>
        <w:top w:val="none" w:sz="0" w:space="0" w:color="auto"/>
        <w:left w:val="none" w:sz="0" w:space="0" w:color="auto"/>
        <w:bottom w:val="none" w:sz="0" w:space="0" w:color="auto"/>
        <w:right w:val="none" w:sz="0" w:space="0" w:color="auto"/>
      </w:divBdr>
    </w:div>
    <w:div w:id="1104765089">
      <w:bodyDiv w:val="1"/>
      <w:marLeft w:val="0"/>
      <w:marRight w:val="0"/>
      <w:marTop w:val="0"/>
      <w:marBottom w:val="0"/>
      <w:divBdr>
        <w:top w:val="none" w:sz="0" w:space="0" w:color="auto"/>
        <w:left w:val="none" w:sz="0" w:space="0" w:color="auto"/>
        <w:bottom w:val="none" w:sz="0" w:space="0" w:color="auto"/>
        <w:right w:val="none" w:sz="0" w:space="0" w:color="auto"/>
      </w:divBdr>
    </w:div>
    <w:div w:id="1105610933">
      <w:bodyDiv w:val="1"/>
      <w:marLeft w:val="0"/>
      <w:marRight w:val="0"/>
      <w:marTop w:val="0"/>
      <w:marBottom w:val="0"/>
      <w:divBdr>
        <w:top w:val="none" w:sz="0" w:space="0" w:color="auto"/>
        <w:left w:val="none" w:sz="0" w:space="0" w:color="auto"/>
        <w:bottom w:val="none" w:sz="0" w:space="0" w:color="auto"/>
        <w:right w:val="none" w:sz="0" w:space="0" w:color="auto"/>
      </w:divBdr>
    </w:div>
    <w:div w:id="1106074084">
      <w:bodyDiv w:val="1"/>
      <w:marLeft w:val="0"/>
      <w:marRight w:val="0"/>
      <w:marTop w:val="0"/>
      <w:marBottom w:val="0"/>
      <w:divBdr>
        <w:top w:val="none" w:sz="0" w:space="0" w:color="auto"/>
        <w:left w:val="none" w:sz="0" w:space="0" w:color="auto"/>
        <w:bottom w:val="none" w:sz="0" w:space="0" w:color="auto"/>
        <w:right w:val="none" w:sz="0" w:space="0" w:color="auto"/>
      </w:divBdr>
    </w:div>
    <w:div w:id="1106148816">
      <w:bodyDiv w:val="1"/>
      <w:marLeft w:val="0"/>
      <w:marRight w:val="0"/>
      <w:marTop w:val="0"/>
      <w:marBottom w:val="0"/>
      <w:divBdr>
        <w:top w:val="none" w:sz="0" w:space="0" w:color="auto"/>
        <w:left w:val="none" w:sz="0" w:space="0" w:color="auto"/>
        <w:bottom w:val="none" w:sz="0" w:space="0" w:color="auto"/>
        <w:right w:val="none" w:sz="0" w:space="0" w:color="auto"/>
      </w:divBdr>
    </w:div>
    <w:div w:id="1106266556">
      <w:bodyDiv w:val="1"/>
      <w:marLeft w:val="0"/>
      <w:marRight w:val="0"/>
      <w:marTop w:val="0"/>
      <w:marBottom w:val="0"/>
      <w:divBdr>
        <w:top w:val="none" w:sz="0" w:space="0" w:color="auto"/>
        <w:left w:val="none" w:sz="0" w:space="0" w:color="auto"/>
        <w:bottom w:val="none" w:sz="0" w:space="0" w:color="auto"/>
        <w:right w:val="none" w:sz="0" w:space="0" w:color="auto"/>
      </w:divBdr>
    </w:div>
    <w:div w:id="1106539495">
      <w:bodyDiv w:val="1"/>
      <w:marLeft w:val="0"/>
      <w:marRight w:val="0"/>
      <w:marTop w:val="0"/>
      <w:marBottom w:val="0"/>
      <w:divBdr>
        <w:top w:val="none" w:sz="0" w:space="0" w:color="auto"/>
        <w:left w:val="none" w:sz="0" w:space="0" w:color="auto"/>
        <w:bottom w:val="none" w:sz="0" w:space="0" w:color="auto"/>
        <w:right w:val="none" w:sz="0" w:space="0" w:color="auto"/>
      </w:divBdr>
    </w:div>
    <w:div w:id="1106848226">
      <w:bodyDiv w:val="1"/>
      <w:marLeft w:val="0"/>
      <w:marRight w:val="0"/>
      <w:marTop w:val="0"/>
      <w:marBottom w:val="0"/>
      <w:divBdr>
        <w:top w:val="none" w:sz="0" w:space="0" w:color="auto"/>
        <w:left w:val="none" w:sz="0" w:space="0" w:color="auto"/>
        <w:bottom w:val="none" w:sz="0" w:space="0" w:color="auto"/>
        <w:right w:val="none" w:sz="0" w:space="0" w:color="auto"/>
      </w:divBdr>
    </w:div>
    <w:div w:id="1107121977">
      <w:bodyDiv w:val="1"/>
      <w:marLeft w:val="0"/>
      <w:marRight w:val="0"/>
      <w:marTop w:val="0"/>
      <w:marBottom w:val="0"/>
      <w:divBdr>
        <w:top w:val="none" w:sz="0" w:space="0" w:color="auto"/>
        <w:left w:val="none" w:sz="0" w:space="0" w:color="auto"/>
        <w:bottom w:val="none" w:sz="0" w:space="0" w:color="auto"/>
        <w:right w:val="none" w:sz="0" w:space="0" w:color="auto"/>
      </w:divBdr>
    </w:div>
    <w:div w:id="1107313885">
      <w:bodyDiv w:val="1"/>
      <w:marLeft w:val="0"/>
      <w:marRight w:val="0"/>
      <w:marTop w:val="0"/>
      <w:marBottom w:val="0"/>
      <w:divBdr>
        <w:top w:val="none" w:sz="0" w:space="0" w:color="auto"/>
        <w:left w:val="none" w:sz="0" w:space="0" w:color="auto"/>
        <w:bottom w:val="none" w:sz="0" w:space="0" w:color="auto"/>
        <w:right w:val="none" w:sz="0" w:space="0" w:color="auto"/>
      </w:divBdr>
    </w:div>
    <w:div w:id="1107315668">
      <w:bodyDiv w:val="1"/>
      <w:marLeft w:val="0"/>
      <w:marRight w:val="0"/>
      <w:marTop w:val="0"/>
      <w:marBottom w:val="0"/>
      <w:divBdr>
        <w:top w:val="none" w:sz="0" w:space="0" w:color="auto"/>
        <w:left w:val="none" w:sz="0" w:space="0" w:color="auto"/>
        <w:bottom w:val="none" w:sz="0" w:space="0" w:color="auto"/>
        <w:right w:val="none" w:sz="0" w:space="0" w:color="auto"/>
      </w:divBdr>
    </w:div>
    <w:div w:id="1107382926">
      <w:bodyDiv w:val="1"/>
      <w:marLeft w:val="0"/>
      <w:marRight w:val="0"/>
      <w:marTop w:val="0"/>
      <w:marBottom w:val="0"/>
      <w:divBdr>
        <w:top w:val="none" w:sz="0" w:space="0" w:color="auto"/>
        <w:left w:val="none" w:sz="0" w:space="0" w:color="auto"/>
        <w:bottom w:val="none" w:sz="0" w:space="0" w:color="auto"/>
        <w:right w:val="none" w:sz="0" w:space="0" w:color="auto"/>
      </w:divBdr>
    </w:div>
    <w:div w:id="1107508260">
      <w:bodyDiv w:val="1"/>
      <w:marLeft w:val="0"/>
      <w:marRight w:val="0"/>
      <w:marTop w:val="0"/>
      <w:marBottom w:val="0"/>
      <w:divBdr>
        <w:top w:val="none" w:sz="0" w:space="0" w:color="auto"/>
        <w:left w:val="none" w:sz="0" w:space="0" w:color="auto"/>
        <w:bottom w:val="none" w:sz="0" w:space="0" w:color="auto"/>
        <w:right w:val="none" w:sz="0" w:space="0" w:color="auto"/>
      </w:divBdr>
    </w:div>
    <w:div w:id="1107654344">
      <w:bodyDiv w:val="1"/>
      <w:marLeft w:val="0"/>
      <w:marRight w:val="0"/>
      <w:marTop w:val="0"/>
      <w:marBottom w:val="0"/>
      <w:divBdr>
        <w:top w:val="none" w:sz="0" w:space="0" w:color="auto"/>
        <w:left w:val="none" w:sz="0" w:space="0" w:color="auto"/>
        <w:bottom w:val="none" w:sz="0" w:space="0" w:color="auto"/>
        <w:right w:val="none" w:sz="0" w:space="0" w:color="auto"/>
      </w:divBdr>
    </w:div>
    <w:div w:id="1107695161">
      <w:bodyDiv w:val="1"/>
      <w:marLeft w:val="0"/>
      <w:marRight w:val="0"/>
      <w:marTop w:val="0"/>
      <w:marBottom w:val="0"/>
      <w:divBdr>
        <w:top w:val="none" w:sz="0" w:space="0" w:color="auto"/>
        <w:left w:val="none" w:sz="0" w:space="0" w:color="auto"/>
        <w:bottom w:val="none" w:sz="0" w:space="0" w:color="auto"/>
        <w:right w:val="none" w:sz="0" w:space="0" w:color="auto"/>
      </w:divBdr>
    </w:div>
    <w:div w:id="1107965090">
      <w:bodyDiv w:val="1"/>
      <w:marLeft w:val="0"/>
      <w:marRight w:val="0"/>
      <w:marTop w:val="0"/>
      <w:marBottom w:val="0"/>
      <w:divBdr>
        <w:top w:val="none" w:sz="0" w:space="0" w:color="auto"/>
        <w:left w:val="none" w:sz="0" w:space="0" w:color="auto"/>
        <w:bottom w:val="none" w:sz="0" w:space="0" w:color="auto"/>
        <w:right w:val="none" w:sz="0" w:space="0" w:color="auto"/>
      </w:divBdr>
    </w:div>
    <w:div w:id="1107970182">
      <w:bodyDiv w:val="1"/>
      <w:marLeft w:val="0"/>
      <w:marRight w:val="0"/>
      <w:marTop w:val="0"/>
      <w:marBottom w:val="0"/>
      <w:divBdr>
        <w:top w:val="none" w:sz="0" w:space="0" w:color="auto"/>
        <w:left w:val="none" w:sz="0" w:space="0" w:color="auto"/>
        <w:bottom w:val="none" w:sz="0" w:space="0" w:color="auto"/>
        <w:right w:val="none" w:sz="0" w:space="0" w:color="auto"/>
      </w:divBdr>
    </w:div>
    <w:div w:id="1108817161">
      <w:bodyDiv w:val="1"/>
      <w:marLeft w:val="0"/>
      <w:marRight w:val="0"/>
      <w:marTop w:val="0"/>
      <w:marBottom w:val="0"/>
      <w:divBdr>
        <w:top w:val="none" w:sz="0" w:space="0" w:color="auto"/>
        <w:left w:val="none" w:sz="0" w:space="0" w:color="auto"/>
        <w:bottom w:val="none" w:sz="0" w:space="0" w:color="auto"/>
        <w:right w:val="none" w:sz="0" w:space="0" w:color="auto"/>
      </w:divBdr>
    </w:div>
    <w:div w:id="1109809928">
      <w:bodyDiv w:val="1"/>
      <w:marLeft w:val="0"/>
      <w:marRight w:val="0"/>
      <w:marTop w:val="0"/>
      <w:marBottom w:val="0"/>
      <w:divBdr>
        <w:top w:val="none" w:sz="0" w:space="0" w:color="auto"/>
        <w:left w:val="none" w:sz="0" w:space="0" w:color="auto"/>
        <w:bottom w:val="none" w:sz="0" w:space="0" w:color="auto"/>
        <w:right w:val="none" w:sz="0" w:space="0" w:color="auto"/>
      </w:divBdr>
    </w:div>
    <w:div w:id="1109853314">
      <w:bodyDiv w:val="1"/>
      <w:marLeft w:val="0"/>
      <w:marRight w:val="0"/>
      <w:marTop w:val="0"/>
      <w:marBottom w:val="0"/>
      <w:divBdr>
        <w:top w:val="none" w:sz="0" w:space="0" w:color="auto"/>
        <w:left w:val="none" w:sz="0" w:space="0" w:color="auto"/>
        <w:bottom w:val="none" w:sz="0" w:space="0" w:color="auto"/>
        <w:right w:val="none" w:sz="0" w:space="0" w:color="auto"/>
      </w:divBdr>
    </w:div>
    <w:div w:id="1110852255">
      <w:bodyDiv w:val="1"/>
      <w:marLeft w:val="0"/>
      <w:marRight w:val="0"/>
      <w:marTop w:val="0"/>
      <w:marBottom w:val="0"/>
      <w:divBdr>
        <w:top w:val="none" w:sz="0" w:space="0" w:color="auto"/>
        <w:left w:val="none" w:sz="0" w:space="0" w:color="auto"/>
        <w:bottom w:val="none" w:sz="0" w:space="0" w:color="auto"/>
        <w:right w:val="none" w:sz="0" w:space="0" w:color="auto"/>
      </w:divBdr>
    </w:div>
    <w:div w:id="1111360211">
      <w:bodyDiv w:val="1"/>
      <w:marLeft w:val="0"/>
      <w:marRight w:val="0"/>
      <w:marTop w:val="0"/>
      <w:marBottom w:val="0"/>
      <w:divBdr>
        <w:top w:val="none" w:sz="0" w:space="0" w:color="auto"/>
        <w:left w:val="none" w:sz="0" w:space="0" w:color="auto"/>
        <w:bottom w:val="none" w:sz="0" w:space="0" w:color="auto"/>
        <w:right w:val="none" w:sz="0" w:space="0" w:color="auto"/>
      </w:divBdr>
    </w:div>
    <w:div w:id="1111709913">
      <w:bodyDiv w:val="1"/>
      <w:marLeft w:val="0"/>
      <w:marRight w:val="0"/>
      <w:marTop w:val="0"/>
      <w:marBottom w:val="0"/>
      <w:divBdr>
        <w:top w:val="none" w:sz="0" w:space="0" w:color="auto"/>
        <w:left w:val="none" w:sz="0" w:space="0" w:color="auto"/>
        <w:bottom w:val="none" w:sz="0" w:space="0" w:color="auto"/>
        <w:right w:val="none" w:sz="0" w:space="0" w:color="auto"/>
      </w:divBdr>
    </w:div>
    <w:div w:id="1111782851">
      <w:bodyDiv w:val="1"/>
      <w:marLeft w:val="0"/>
      <w:marRight w:val="0"/>
      <w:marTop w:val="0"/>
      <w:marBottom w:val="0"/>
      <w:divBdr>
        <w:top w:val="none" w:sz="0" w:space="0" w:color="auto"/>
        <w:left w:val="none" w:sz="0" w:space="0" w:color="auto"/>
        <w:bottom w:val="none" w:sz="0" w:space="0" w:color="auto"/>
        <w:right w:val="none" w:sz="0" w:space="0" w:color="auto"/>
      </w:divBdr>
    </w:div>
    <w:div w:id="1111821822">
      <w:bodyDiv w:val="1"/>
      <w:marLeft w:val="0"/>
      <w:marRight w:val="0"/>
      <w:marTop w:val="0"/>
      <w:marBottom w:val="0"/>
      <w:divBdr>
        <w:top w:val="none" w:sz="0" w:space="0" w:color="auto"/>
        <w:left w:val="none" w:sz="0" w:space="0" w:color="auto"/>
        <w:bottom w:val="none" w:sz="0" w:space="0" w:color="auto"/>
        <w:right w:val="none" w:sz="0" w:space="0" w:color="auto"/>
      </w:divBdr>
    </w:div>
    <w:div w:id="1111896748">
      <w:bodyDiv w:val="1"/>
      <w:marLeft w:val="0"/>
      <w:marRight w:val="0"/>
      <w:marTop w:val="0"/>
      <w:marBottom w:val="0"/>
      <w:divBdr>
        <w:top w:val="none" w:sz="0" w:space="0" w:color="auto"/>
        <w:left w:val="none" w:sz="0" w:space="0" w:color="auto"/>
        <w:bottom w:val="none" w:sz="0" w:space="0" w:color="auto"/>
        <w:right w:val="none" w:sz="0" w:space="0" w:color="auto"/>
      </w:divBdr>
    </w:div>
    <w:div w:id="1112020212">
      <w:bodyDiv w:val="1"/>
      <w:marLeft w:val="0"/>
      <w:marRight w:val="0"/>
      <w:marTop w:val="0"/>
      <w:marBottom w:val="0"/>
      <w:divBdr>
        <w:top w:val="none" w:sz="0" w:space="0" w:color="auto"/>
        <w:left w:val="none" w:sz="0" w:space="0" w:color="auto"/>
        <w:bottom w:val="none" w:sz="0" w:space="0" w:color="auto"/>
        <w:right w:val="none" w:sz="0" w:space="0" w:color="auto"/>
      </w:divBdr>
    </w:div>
    <w:div w:id="1113131431">
      <w:bodyDiv w:val="1"/>
      <w:marLeft w:val="0"/>
      <w:marRight w:val="0"/>
      <w:marTop w:val="0"/>
      <w:marBottom w:val="0"/>
      <w:divBdr>
        <w:top w:val="none" w:sz="0" w:space="0" w:color="auto"/>
        <w:left w:val="none" w:sz="0" w:space="0" w:color="auto"/>
        <w:bottom w:val="none" w:sz="0" w:space="0" w:color="auto"/>
        <w:right w:val="none" w:sz="0" w:space="0" w:color="auto"/>
      </w:divBdr>
    </w:div>
    <w:div w:id="1113328790">
      <w:bodyDiv w:val="1"/>
      <w:marLeft w:val="0"/>
      <w:marRight w:val="0"/>
      <w:marTop w:val="0"/>
      <w:marBottom w:val="0"/>
      <w:divBdr>
        <w:top w:val="none" w:sz="0" w:space="0" w:color="auto"/>
        <w:left w:val="none" w:sz="0" w:space="0" w:color="auto"/>
        <w:bottom w:val="none" w:sz="0" w:space="0" w:color="auto"/>
        <w:right w:val="none" w:sz="0" w:space="0" w:color="auto"/>
      </w:divBdr>
    </w:div>
    <w:div w:id="1113523559">
      <w:bodyDiv w:val="1"/>
      <w:marLeft w:val="0"/>
      <w:marRight w:val="0"/>
      <w:marTop w:val="0"/>
      <w:marBottom w:val="0"/>
      <w:divBdr>
        <w:top w:val="none" w:sz="0" w:space="0" w:color="auto"/>
        <w:left w:val="none" w:sz="0" w:space="0" w:color="auto"/>
        <w:bottom w:val="none" w:sz="0" w:space="0" w:color="auto"/>
        <w:right w:val="none" w:sz="0" w:space="0" w:color="auto"/>
      </w:divBdr>
    </w:div>
    <w:div w:id="1113742121">
      <w:bodyDiv w:val="1"/>
      <w:marLeft w:val="0"/>
      <w:marRight w:val="0"/>
      <w:marTop w:val="0"/>
      <w:marBottom w:val="0"/>
      <w:divBdr>
        <w:top w:val="none" w:sz="0" w:space="0" w:color="auto"/>
        <w:left w:val="none" w:sz="0" w:space="0" w:color="auto"/>
        <w:bottom w:val="none" w:sz="0" w:space="0" w:color="auto"/>
        <w:right w:val="none" w:sz="0" w:space="0" w:color="auto"/>
      </w:divBdr>
    </w:div>
    <w:div w:id="1113981482">
      <w:bodyDiv w:val="1"/>
      <w:marLeft w:val="0"/>
      <w:marRight w:val="0"/>
      <w:marTop w:val="0"/>
      <w:marBottom w:val="0"/>
      <w:divBdr>
        <w:top w:val="none" w:sz="0" w:space="0" w:color="auto"/>
        <w:left w:val="none" w:sz="0" w:space="0" w:color="auto"/>
        <w:bottom w:val="none" w:sz="0" w:space="0" w:color="auto"/>
        <w:right w:val="none" w:sz="0" w:space="0" w:color="auto"/>
      </w:divBdr>
    </w:div>
    <w:div w:id="1114129821">
      <w:bodyDiv w:val="1"/>
      <w:marLeft w:val="0"/>
      <w:marRight w:val="0"/>
      <w:marTop w:val="0"/>
      <w:marBottom w:val="0"/>
      <w:divBdr>
        <w:top w:val="none" w:sz="0" w:space="0" w:color="auto"/>
        <w:left w:val="none" w:sz="0" w:space="0" w:color="auto"/>
        <w:bottom w:val="none" w:sz="0" w:space="0" w:color="auto"/>
        <w:right w:val="none" w:sz="0" w:space="0" w:color="auto"/>
      </w:divBdr>
    </w:div>
    <w:div w:id="1114130535">
      <w:bodyDiv w:val="1"/>
      <w:marLeft w:val="0"/>
      <w:marRight w:val="0"/>
      <w:marTop w:val="0"/>
      <w:marBottom w:val="0"/>
      <w:divBdr>
        <w:top w:val="none" w:sz="0" w:space="0" w:color="auto"/>
        <w:left w:val="none" w:sz="0" w:space="0" w:color="auto"/>
        <w:bottom w:val="none" w:sz="0" w:space="0" w:color="auto"/>
        <w:right w:val="none" w:sz="0" w:space="0" w:color="auto"/>
      </w:divBdr>
    </w:div>
    <w:div w:id="1114131606">
      <w:bodyDiv w:val="1"/>
      <w:marLeft w:val="0"/>
      <w:marRight w:val="0"/>
      <w:marTop w:val="0"/>
      <w:marBottom w:val="0"/>
      <w:divBdr>
        <w:top w:val="none" w:sz="0" w:space="0" w:color="auto"/>
        <w:left w:val="none" w:sz="0" w:space="0" w:color="auto"/>
        <w:bottom w:val="none" w:sz="0" w:space="0" w:color="auto"/>
        <w:right w:val="none" w:sz="0" w:space="0" w:color="auto"/>
      </w:divBdr>
    </w:div>
    <w:div w:id="1114861067">
      <w:bodyDiv w:val="1"/>
      <w:marLeft w:val="0"/>
      <w:marRight w:val="0"/>
      <w:marTop w:val="0"/>
      <w:marBottom w:val="0"/>
      <w:divBdr>
        <w:top w:val="none" w:sz="0" w:space="0" w:color="auto"/>
        <w:left w:val="none" w:sz="0" w:space="0" w:color="auto"/>
        <w:bottom w:val="none" w:sz="0" w:space="0" w:color="auto"/>
        <w:right w:val="none" w:sz="0" w:space="0" w:color="auto"/>
      </w:divBdr>
    </w:div>
    <w:div w:id="1115440395">
      <w:bodyDiv w:val="1"/>
      <w:marLeft w:val="0"/>
      <w:marRight w:val="0"/>
      <w:marTop w:val="0"/>
      <w:marBottom w:val="0"/>
      <w:divBdr>
        <w:top w:val="none" w:sz="0" w:space="0" w:color="auto"/>
        <w:left w:val="none" w:sz="0" w:space="0" w:color="auto"/>
        <w:bottom w:val="none" w:sz="0" w:space="0" w:color="auto"/>
        <w:right w:val="none" w:sz="0" w:space="0" w:color="auto"/>
      </w:divBdr>
    </w:div>
    <w:div w:id="1115908660">
      <w:bodyDiv w:val="1"/>
      <w:marLeft w:val="0"/>
      <w:marRight w:val="0"/>
      <w:marTop w:val="0"/>
      <w:marBottom w:val="0"/>
      <w:divBdr>
        <w:top w:val="none" w:sz="0" w:space="0" w:color="auto"/>
        <w:left w:val="none" w:sz="0" w:space="0" w:color="auto"/>
        <w:bottom w:val="none" w:sz="0" w:space="0" w:color="auto"/>
        <w:right w:val="none" w:sz="0" w:space="0" w:color="auto"/>
      </w:divBdr>
    </w:div>
    <w:div w:id="1116027110">
      <w:bodyDiv w:val="1"/>
      <w:marLeft w:val="0"/>
      <w:marRight w:val="0"/>
      <w:marTop w:val="0"/>
      <w:marBottom w:val="0"/>
      <w:divBdr>
        <w:top w:val="none" w:sz="0" w:space="0" w:color="auto"/>
        <w:left w:val="none" w:sz="0" w:space="0" w:color="auto"/>
        <w:bottom w:val="none" w:sz="0" w:space="0" w:color="auto"/>
        <w:right w:val="none" w:sz="0" w:space="0" w:color="auto"/>
      </w:divBdr>
    </w:div>
    <w:div w:id="1116291513">
      <w:bodyDiv w:val="1"/>
      <w:marLeft w:val="0"/>
      <w:marRight w:val="0"/>
      <w:marTop w:val="0"/>
      <w:marBottom w:val="0"/>
      <w:divBdr>
        <w:top w:val="none" w:sz="0" w:space="0" w:color="auto"/>
        <w:left w:val="none" w:sz="0" w:space="0" w:color="auto"/>
        <w:bottom w:val="none" w:sz="0" w:space="0" w:color="auto"/>
        <w:right w:val="none" w:sz="0" w:space="0" w:color="auto"/>
      </w:divBdr>
    </w:div>
    <w:div w:id="1116556483">
      <w:bodyDiv w:val="1"/>
      <w:marLeft w:val="0"/>
      <w:marRight w:val="0"/>
      <w:marTop w:val="0"/>
      <w:marBottom w:val="0"/>
      <w:divBdr>
        <w:top w:val="none" w:sz="0" w:space="0" w:color="auto"/>
        <w:left w:val="none" w:sz="0" w:space="0" w:color="auto"/>
        <w:bottom w:val="none" w:sz="0" w:space="0" w:color="auto"/>
        <w:right w:val="none" w:sz="0" w:space="0" w:color="auto"/>
      </w:divBdr>
    </w:div>
    <w:div w:id="1116869859">
      <w:bodyDiv w:val="1"/>
      <w:marLeft w:val="0"/>
      <w:marRight w:val="0"/>
      <w:marTop w:val="0"/>
      <w:marBottom w:val="0"/>
      <w:divBdr>
        <w:top w:val="none" w:sz="0" w:space="0" w:color="auto"/>
        <w:left w:val="none" w:sz="0" w:space="0" w:color="auto"/>
        <w:bottom w:val="none" w:sz="0" w:space="0" w:color="auto"/>
        <w:right w:val="none" w:sz="0" w:space="0" w:color="auto"/>
      </w:divBdr>
    </w:div>
    <w:div w:id="1117141089">
      <w:bodyDiv w:val="1"/>
      <w:marLeft w:val="0"/>
      <w:marRight w:val="0"/>
      <w:marTop w:val="0"/>
      <w:marBottom w:val="0"/>
      <w:divBdr>
        <w:top w:val="none" w:sz="0" w:space="0" w:color="auto"/>
        <w:left w:val="none" w:sz="0" w:space="0" w:color="auto"/>
        <w:bottom w:val="none" w:sz="0" w:space="0" w:color="auto"/>
        <w:right w:val="none" w:sz="0" w:space="0" w:color="auto"/>
      </w:divBdr>
    </w:div>
    <w:div w:id="1117870151">
      <w:bodyDiv w:val="1"/>
      <w:marLeft w:val="0"/>
      <w:marRight w:val="0"/>
      <w:marTop w:val="0"/>
      <w:marBottom w:val="0"/>
      <w:divBdr>
        <w:top w:val="none" w:sz="0" w:space="0" w:color="auto"/>
        <w:left w:val="none" w:sz="0" w:space="0" w:color="auto"/>
        <w:bottom w:val="none" w:sz="0" w:space="0" w:color="auto"/>
        <w:right w:val="none" w:sz="0" w:space="0" w:color="auto"/>
      </w:divBdr>
    </w:div>
    <w:div w:id="1118183269">
      <w:bodyDiv w:val="1"/>
      <w:marLeft w:val="0"/>
      <w:marRight w:val="0"/>
      <w:marTop w:val="0"/>
      <w:marBottom w:val="0"/>
      <w:divBdr>
        <w:top w:val="none" w:sz="0" w:space="0" w:color="auto"/>
        <w:left w:val="none" w:sz="0" w:space="0" w:color="auto"/>
        <w:bottom w:val="none" w:sz="0" w:space="0" w:color="auto"/>
        <w:right w:val="none" w:sz="0" w:space="0" w:color="auto"/>
      </w:divBdr>
    </w:div>
    <w:div w:id="1118718006">
      <w:bodyDiv w:val="1"/>
      <w:marLeft w:val="0"/>
      <w:marRight w:val="0"/>
      <w:marTop w:val="0"/>
      <w:marBottom w:val="0"/>
      <w:divBdr>
        <w:top w:val="none" w:sz="0" w:space="0" w:color="auto"/>
        <w:left w:val="none" w:sz="0" w:space="0" w:color="auto"/>
        <w:bottom w:val="none" w:sz="0" w:space="0" w:color="auto"/>
        <w:right w:val="none" w:sz="0" w:space="0" w:color="auto"/>
      </w:divBdr>
    </w:div>
    <w:div w:id="1119304004">
      <w:bodyDiv w:val="1"/>
      <w:marLeft w:val="0"/>
      <w:marRight w:val="0"/>
      <w:marTop w:val="0"/>
      <w:marBottom w:val="0"/>
      <w:divBdr>
        <w:top w:val="none" w:sz="0" w:space="0" w:color="auto"/>
        <w:left w:val="none" w:sz="0" w:space="0" w:color="auto"/>
        <w:bottom w:val="none" w:sz="0" w:space="0" w:color="auto"/>
        <w:right w:val="none" w:sz="0" w:space="0" w:color="auto"/>
      </w:divBdr>
    </w:div>
    <w:div w:id="1120301189">
      <w:bodyDiv w:val="1"/>
      <w:marLeft w:val="0"/>
      <w:marRight w:val="0"/>
      <w:marTop w:val="0"/>
      <w:marBottom w:val="0"/>
      <w:divBdr>
        <w:top w:val="none" w:sz="0" w:space="0" w:color="auto"/>
        <w:left w:val="none" w:sz="0" w:space="0" w:color="auto"/>
        <w:bottom w:val="none" w:sz="0" w:space="0" w:color="auto"/>
        <w:right w:val="none" w:sz="0" w:space="0" w:color="auto"/>
      </w:divBdr>
    </w:div>
    <w:div w:id="1120534719">
      <w:bodyDiv w:val="1"/>
      <w:marLeft w:val="0"/>
      <w:marRight w:val="0"/>
      <w:marTop w:val="0"/>
      <w:marBottom w:val="0"/>
      <w:divBdr>
        <w:top w:val="none" w:sz="0" w:space="0" w:color="auto"/>
        <w:left w:val="none" w:sz="0" w:space="0" w:color="auto"/>
        <w:bottom w:val="none" w:sz="0" w:space="0" w:color="auto"/>
        <w:right w:val="none" w:sz="0" w:space="0" w:color="auto"/>
      </w:divBdr>
    </w:div>
    <w:div w:id="1120566289">
      <w:bodyDiv w:val="1"/>
      <w:marLeft w:val="0"/>
      <w:marRight w:val="0"/>
      <w:marTop w:val="0"/>
      <w:marBottom w:val="0"/>
      <w:divBdr>
        <w:top w:val="none" w:sz="0" w:space="0" w:color="auto"/>
        <w:left w:val="none" w:sz="0" w:space="0" w:color="auto"/>
        <w:bottom w:val="none" w:sz="0" w:space="0" w:color="auto"/>
        <w:right w:val="none" w:sz="0" w:space="0" w:color="auto"/>
      </w:divBdr>
    </w:div>
    <w:div w:id="1120757933">
      <w:bodyDiv w:val="1"/>
      <w:marLeft w:val="0"/>
      <w:marRight w:val="0"/>
      <w:marTop w:val="0"/>
      <w:marBottom w:val="0"/>
      <w:divBdr>
        <w:top w:val="none" w:sz="0" w:space="0" w:color="auto"/>
        <w:left w:val="none" w:sz="0" w:space="0" w:color="auto"/>
        <w:bottom w:val="none" w:sz="0" w:space="0" w:color="auto"/>
        <w:right w:val="none" w:sz="0" w:space="0" w:color="auto"/>
      </w:divBdr>
    </w:div>
    <w:div w:id="1120881867">
      <w:bodyDiv w:val="1"/>
      <w:marLeft w:val="0"/>
      <w:marRight w:val="0"/>
      <w:marTop w:val="0"/>
      <w:marBottom w:val="0"/>
      <w:divBdr>
        <w:top w:val="none" w:sz="0" w:space="0" w:color="auto"/>
        <w:left w:val="none" w:sz="0" w:space="0" w:color="auto"/>
        <w:bottom w:val="none" w:sz="0" w:space="0" w:color="auto"/>
        <w:right w:val="none" w:sz="0" w:space="0" w:color="auto"/>
      </w:divBdr>
    </w:div>
    <w:div w:id="1121068158">
      <w:bodyDiv w:val="1"/>
      <w:marLeft w:val="0"/>
      <w:marRight w:val="0"/>
      <w:marTop w:val="0"/>
      <w:marBottom w:val="0"/>
      <w:divBdr>
        <w:top w:val="none" w:sz="0" w:space="0" w:color="auto"/>
        <w:left w:val="none" w:sz="0" w:space="0" w:color="auto"/>
        <w:bottom w:val="none" w:sz="0" w:space="0" w:color="auto"/>
        <w:right w:val="none" w:sz="0" w:space="0" w:color="auto"/>
      </w:divBdr>
    </w:div>
    <w:div w:id="1121414033">
      <w:bodyDiv w:val="1"/>
      <w:marLeft w:val="0"/>
      <w:marRight w:val="0"/>
      <w:marTop w:val="0"/>
      <w:marBottom w:val="0"/>
      <w:divBdr>
        <w:top w:val="none" w:sz="0" w:space="0" w:color="auto"/>
        <w:left w:val="none" w:sz="0" w:space="0" w:color="auto"/>
        <w:bottom w:val="none" w:sz="0" w:space="0" w:color="auto"/>
        <w:right w:val="none" w:sz="0" w:space="0" w:color="auto"/>
      </w:divBdr>
    </w:div>
    <w:div w:id="1122382617">
      <w:bodyDiv w:val="1"/>
      <w:marLeft w:val="0"/>
      <w:marRight w:val="0"/>
      <w:marTop w:val="0"/>
      <w:marBottom w:val="0"/>
      <w:divBdr>
        <w:top w:val="none" w:sz="0" w:space="0" w:color="auto"/>
        <w:left w:val="none" w:sz="0" w:space="0" w:color="auto"/>
        <w:bottom w:val="none" w:sz="0" w:space="0" w:color="auto"/>
        <w:right w:val="none" w:sz="0" w:space="0" w:color="auto"/>
      </w:divBdr>
    </w:div>
    <w:div w:id="1122458939">
      <w:bodyDiv w:val="1"/>
      <w:marLeft w:val="0"/>
      <w:marRight w:val="0"/>
      <w:marTop w:val="0"/>
      <w:marBottom w:val="0"/>
      <w:divBdr>
        <w:top w:val="none" w:sz="0" w:space="0" w:color="auto"/>
        <w:left w:val="none" w:sz="0" w:space="0" w:color="auto"/>
        <w:bottom w:val="none" w:sz="0" w:space="0" w:color="auto"/>
        <w:right w:val="none" w:sz="0" w:space="0" w:color="auto"/>
      </w:divBdr>
    </w:div>
    <w:div w:id="1123184814">
      <w:bodyDiv w:val="1"/>
      <w:marLeft w:val="0"/>
      <w:marRight w:val="0"/>
      <w:marTop w:val="0"/>
      <w:marBottom w:val="0"/>
      <w:divBdr>
        <w:top w:val="none" w:sz="0" w:space="0" w:color="auto"/>
        <w:left w:val="none" w:sz="0" w:space="0" w:color="auto"/>
        <w:bottom w:val="none" w:sz="0" w:space="0" w:color="auto"/>
        <w:right w:val="none" w:sz="0" w:space="0" w:color="auto"/>
      </w:divBdr>
    </w:div>
    <w:div w:id="1123186815">
      <w:bodyDiv w:val="1"/>
      <w:marLeft w:val="0"/>
      <w:marRight w:val="0"/>
      <w:marTop w:val="0"/>
      <w:marBottom w:val="0"/>
      <w:divBdr>
        <w:top w:val="none" w:sz="0" w:space="0" w:color="auto"/>
        <w:left w:val="none" w:sz="0" w:space="0" w:color="auto"/>
        <w:bottom w:val="none" w:sz="0" w:space="0" w:color="auto"/>
        <w:right w:val="none" w:sz="0" w:space="0" w:color="auto"/>
      </w:divBdr>
    </w:div>
    <w:div w:id="1123421836">
      <w:bodyDiv w:val="1"/>
      <w:marLeft w:val="0"/>
      <w:marRight w:val="0"/>
      <w:marTop w:val="0"/>
      <w:marBottom w:val="0"/>
      <w:divBdr>
        <w:top w:val="none" w:sz="0" w:space="0" w:color="auto"/>
        <w:left w:val="none" w:sz="0" w:space="0" w:color="auto"/>
        <w:bottom w:val="none" w:sz="0" w:space="0" w:color="auto"/>
        <w:right w:val="none" w:sz="0" w:space="0" w:color="auto"/>
      </w:divBdr>
    </w:div>
    <w:div w:id="1124038699">
      <w:bodyDiv w:val="1"/>
      <w:marLeft w:val="0"/>
      <w:marRight w:val="0"/>
      <w:marTop w:val="0"/>
      <w:marBottom w:val="0"/>
      <w:divBdr>
        <w:top w:val="none" w:sz="0" w:space="0" w:color="auto"/>
        <w:left w:val="none" w:sz="0" w:space="0" w:color="auto"/>
        <w:bottom w:val="none" w:sz="0" w:space="0" w:color="auto"/>
        <w:right w:val="none" w:sz="0" w:space="0" w:color="auto"/>
      </w:divBdr>
    </w:div>
    <w:div w:id="1125541074">
      <w:bodyDiv w:val="1"/>
      <w:marLeft w:val="0"/>
      <w:marRight w:val="0"/>
      <w:marTop w:val="0"/>
      <w:marBottom w:val="0"/>
      <w:divBdr>
        <w:top w:val="none" w:sz="0" w:space="0" w:color="auto"/>
        <w:left w:val="none" w:sz="0" w:space="0" w:color="auto"/>
        <w:bottom w:val="none" w:sz="0" w:space="0" w:color="auto"/>
        <w:right w:val="none" w:sz="0" w:space="0" w:color="auto"/>
      </w:divBdr>
    </w:div>
    <w:div w:id="1125779758">
      <w:bodyDiv w:val="1"/>
      <w:marLeft w:val="0"/>
      <w:marRight w:val="0"/>
      <w:marTop w:val="0"/>
      <w:marBottom w:val="0"/>
      <w:divBdr>
        <w:top w:val="none" w:sz="0" w:space="0" w:color="auto"/>
        <w:left w:val="none" w:sz="0" w:space="0" w:color="auto"/>
        <w:bottom w:val="none" w:sz="0" w:space="0" w:color="auto"/>
        <w:right w:val="none" w:sz="0" w:space="0" w:color="auto"/>
      </w:divBdr>
    </w:div>
    <w:div w:id="1125851511">
      <w:bodyDiv w:val="1"/>
      <w:marLeft w:val="0"/>
      <w:marRight w:val="0"/>
      <w:marTop w:val="0"/>
      <w:marBottom w:val="0"/>
      <w:divBdr>
        <w:top w:val="none" w:sz="0" w:space="0" w:color="auto"/>
        <w:left w:val="none" w:sz="0" w:space="0" w:color="auto"/>
        <w:bottom w:val="none" w:sz="0" w:space="0" w:color="auto"/>
        <w:right w:val="none" w:sz="0" w:space="0" w:color="auto"/>
      </w:divBdr>
    </w:div>
    <w:div w:id="1126044234">
      <w:bodyDiv w:val="1"/>
      <w:marLeft w:val="0"/>
      <w:marRight w:val="0"/>
      <w:marTop w:val="0"/>
      <w:marBottom w:val="0"/>
      <w:divBdr>
        <w:top w:val="none" w:sz="0" w:space="0" w:color="auto"/>
        <w:left w:val="none" w:sz="0" w:space="0" w:color="auto"/>
        <w:bottom w:val="none" w:sz="0" w:space="0" w:color="auto"/>
        <w:right w:val="none" w:sz="0" w:space="0" w:color="auto"/>
      </w:divBdr>
    </w:div>
    <w:div w:id="1126049844">
      <w:bodyDiv w:val="1"/>
      <w:marLeft w:val="0"/>
      <w:marRight w:val="0"/>
      <w:marTop w:val="0"/>
      <w:marBottom w:val="0"/>
      <w:divBdr>
        <w:top w:val="none" w:sz="0" w:space="0" w:color="auto"/>
        <w:left w:val="none" w:sz="0" w:space="0" w:color="auto"/>
        <w:bottom w:val="none" w:sz="0" w:space="0" w:color="auto"/>
        <w:right w:val="none" w:sz="0" w:space="0" w:color="auto"/>
      </w:divBdr>
    </w:div>
    <w:div w:id="1126390262">
      <w:bodyDiv w:val="1"/>
      <w:marLeft w:val="0"/>
      <w:marRight w:val="0"/>
      <w:marTop w:val="0"/>
      <w:marBottom w:val="0"/>
      <w:divBdr>
        <w:top w:val="none" w:sz="0" w:space="0" w:color="auto"/>
        <w:left w:val="none" w:sz="0" w:space="0" w:color="auto"/>
        <w:bottom w:val="none" w:sz="0" w:space="0" w:color="auto"/>
        <w:right w:val="none" w:sz="0" w:space="0" w:color="auto"/>
      </w:divBdr>
    </w:div>
    <w:div w:id="1126629876">
      <w:bodyDiv w:val="1"/>
      <w:marLeft w:val="0"/>
      <w:marRight w:val="0"/>
      <w:marTop w:val="0"/>
      <w:marBottom w:val="0"/>
      <w:divBdr>
        <w:top w:val="none" w:sz="0" w:space="0" w:color="auto"/>
        <w:left w:val="none" w:sz="0" w:space="0" w:color="auto"/>
        <w:bottom w:val="none" w:sz="0" w:space="0" w:color="auto"/>
        <w:right w:val="none" w:sz="0" w:space="0" w:color="auto"/>
      </w:divBdr>
    </w:div>
    <w:div w:id="1126773778">
      <w:bodyDiv w:val="1"/>
      <w:marLeft w:val="0"/>
      <w:marRight w:val="0"/>
      <w:marTop w:val="0"/>
      <w:marBottom w:val="0"/>
      <w:divBdr>
        <w:top w:val="none" w:sz="0" w:space="0" w:color="auto"/>
        <w:left w:val="none" w:sz="0" w:space="0" w:color="auto"/>
        <w:bottom w:val="none" w:sz="0" w:space="0" w:color="auto"/>
        <w:right w:val="none" w:sz="0" w:space="0" w:color="auto"/>
      </w:divBdr>
    </w:div>
    <w:div w:id="1127240307">
      <w:bodyDiv w:val="1"/>
      <w:marLeft w:val="0"/>
      <w:marRight w:val="0"/>
      <w:marTop w:val="0"/>
      <w:marBottom w:val="0"/>
      <w:divBdr>
        <w:top w:val="none" w:sz="0" w:space="0" w:color="auto"/>
        <w:left w:val="none" w:sz="0" w:space="0" w:color="auto"/>
        <w:bottom w:val="none" w:sz="0" w:space="0" w:color="auto"/>
        <w:right w:val="none" w:sz="0" w:space="0" w:color="auto"/>
      </w:divBdr>
    </w:div>
    <w:div w:id="1127549189">
      <w:bodyDiv w:val="1"/>
      <w:marLeft w:val="0"/>
      <w:marRight w:val="0"/>
      <w:marTop w:val="0"/>
      <w:marBottom w:val="0"/>
      <w:divBdr>
        <w:top w:val="none" w:sz="0" w:space="0" w:color="auto"/>
        <w:left w:val="none" w:sz="0" w:space="0" w:color="auto"/>
        <w:bottom w:val="none" w:sz="0" w:space="0" w:color="auto"/>
        <w:right w:val="none" w:sz="0" w:space="0" w:color="auto"/>
      </w:divBdr>
    </w:div>
    <w:div w:id="1128471135">
      <w:bodyDiv w:val="1"/>
      <w:marLeft w:val="0"/>
      <w:marRight w:val="0"/>
      <w:marTop w:val="0"/>
      <w:marBottom w:val="0"/>
      <w:divBdr>
        <w:top w:val="none" w:sz="0" w:space="0" w:color="auto"/>
        <w:left w:val="none" w:sz="0" w:space="0" w:color="auto"/>
        <w:bottom w:val="none" w:sz="0" w:space="0" w:color="auto"/>
        <w:right w:val="none" w:sz="0" w:space="0" w:color="auto"/>
      </w:divBdr>
    </w:div>
    <w:div w:id="1128624523">
      <w:bodyDiv w:val="1"/>
      <w:marLeft w:val="0"/>
      <w:marRight w:val="0"/>
      <w:marTop w:val="0"/>
      <w:marBottom w:val="0"/>
      <w:divBdr>
        <w:top w:val="none" w:sz="0" w:space="0" w:color="auto"/>
        <w:left w:val="none" w:sz="0" w:space="0" w:color="auto"/>
        <w:bottom w:val="none" w:sz="0" w:space="0" w:color="auto"/>
        <w:right w:val="none" w:sz="0" w:space="0" w:color="auto"/>
      </w:divBdr>
    </w:div>
    <w:div w:id="1128818274">
      <w:bodyDiv w:val="1"/>
      <w:marLeft w:val="0"/>
      <w:marRight w:val="0"/>
      <w:marTop w:val="0"/>
      <w:marBottom w:val="0"/>
      <w:divBdr>
        <w:top w:val="none" w:sz="0" w:space="0" w:color="auto"/>
        <w:left w:val="none" w:sz="0" w:space="0" w:color="auto"/>
        <w:bottom w:val="none" w:sz="0" w:space="0" w:color="auto"/>
        <w:right w:val="none" w:sz="0" w:space="0" w:color="auto"/>
      </w:divBdr>
    </w:div>
    <w:div w:id="1129204702">
      <w:bodyDiv w:val="1"/>
      <w:marLeft w:val="0"/>
      <w:marRight w:val="0"/>
      <w:marTop w:val="0"/>
      <w:marBottom w:val="0"/>
      <w:divBdr>
        <w:top w:val="none" w:sz="0" w:space="0" w:color="auto"/>
        <w:left w:val="none" w:sz="0" w:space="0" w:color="auto"/>
        <w:bottom w:val="none" w:sz="0" w:space="0" w:color="auto"/>
        <w:right w:val="none" w:sz="0" w:space="0" w:color="auto"/>
      </w:divBdr>
    </w:div>
    <w:div w:id="1129666584">
      <w:bodyDiv w:val="1"/>
      <w:marLeft w:val="0"/>
      <w:marRight w:val="0"/>
      <w:marTop w:val="0"/>
      <w:marBottom w:val="0"/>
      <w:divBdr>
        <w:top w:val="none" w:sz="0" w:space="0" w:color="auto"/>
        <w:left w:val="none" w:sz="0" w:space="0" w:color="auto"/>
        <w:bottom w:val="none" w:sz="0" w:space="0" w:color="auto"/>
        <w:right w:val="none" w:sz="0" w:space="0" w:color="auto"/>
      </w:divBdr>
    </w:div>
    <w:div w:id="1130127229">
      <w:bodyDiv w:val="1"/>
      <w:marLeft w:val="0"/>
      <w:marRight w:val="0"/>
      <w:marTop w:val="0"/>
      <w:marBottom w:val="0"/>
      <w:divBdr>
        <w:top w:val="none" w:sz="0" w:space="0" w:color="auto"/>
        <w:left w:val="none" w:sz="0" w:space="0" w:color="auto"/>
        <w:bottom w:val="none" w:sz="0" w:space="0" w:color="auto"/>
        <w:right w:val="none" w:sz="0" w:space="0" w:color="auto"/>
      </w:divBdr>
    </w:div>
    <w:div w:id="1130168488">
      <w:bodyDiv w:val="1"/>
      <w:marLeft w:val="0"/>
      <w:marRight w:val="0"/>
      <w:marTop w:val="0"/>
      <w:marBottom w:val="0"/>
      <w:divBdr>
        <w:top w:val="none" w:sz="0" w:space="0" w:color="auto"/>
        <w:left w:val="none" w:sz="0" w:space="0" w:color="auto"/>
        <w:bottom w:val="none" w:sz="0" w:space="0" w:color="auto"/>
        <w:right w:val="none" w:sz="0" w:space="0" w:color="auto"/>
      </w:divBdr>
    </w:div>
    <w:div w:id="1130319331">
      <w:bodyDiv w:val="1"/>
      <w:marLeft w:val="0"/>
      <w:marRight w:val="0"/>
      <w:marTop w:val="0"/>
      <w:marBottom w:val="0"/>
      <w:divBdr>
        <w:top w:val="none" w:sz="0" w:space="0" w:color="auto"/>
        <w:left w:val="none" w:sz="0" w:space="0" w:color="auto"/>
        <w:bottom w:val="none" w:sz="0" w:space="0" w:color="auto"/>
        <w:right w:val="none" w:sz="0" w:space="0" w:color="auto"/>
      </w:divBdr>
    </w:div>
    <w:div w:id="1130323072">
      <w:bodyDiv w:val="1"/>
      <w:marLeft w:val="0"/>
      <w:marRight w:val="0"/>
      <w:marTop w:val="0"/>
      <w:marBottom w:val="0"/>
      <w:divBdr>
        <w:top w:val="none" w:sz="0" w:space="0" w:color="auto"/>
        <w:left w:val="none" w:sz="0" w:space="0" w:color="auto"/>
        <w:bottom w:val="none" w:sz="0" w:space="0" w:color="auto"/>
        <w:right w:val="none" w:sz="0" w:space="0" w:color="auto"/>
      </w:divBdr>
    </w:div>
    <w:div w:id="1131249623">
      <w:bodyDiv w:val="1"/>
      <w:marLeft w:val="0"/>
      <w:marRight w:val="0"/>
      <w:marTop w:val="0"/>
      <w:marBottom w:val="0"/>
      <w:divBdr>
        <w:top w:val="none" w:sz="0" w:space="0" w:color="auto"/>
        <w:left w:val="none" w:sz="0" w:space="0" w:color="auto"/>
        <w:bottom w:val="none" w:sz="0" w:space="0" w:color="auto"/>
        <w:right w:val="none" w:sz="0" w:space="0" w:color="auto"/>
      </w:divBdr>
    </w:div>
    <w:div w:id="1132292083">
      <w:bodyDiv w:val="1"/>
      <w:marLeft w:val="0"/>
      <w:marRight w:val="0"/>
      <w:marTop w:val="0"/>
      <w:marBottom w:val="0"/>
      <w:divBdr>
        <w:top w:val="none" w:sz="0" w:space="0" w:color="auto"/>
        <w:left w:val="none" w:sz="0" w:space="0" w:color="auto"/>
        <w:bottom w:val="none" w:sz="0" w:space="0" w:color="auto"/>
        <w:right w:val="none" w:sz="0" w:space="0" w:color="auto"/>
      </w:divBdr>
    </w:div>
    <w:div w:id="1132407718">
      <w:bodyDiv w:val="1"/>
      <w:marLeft w:val="0"/>
      <w:marRight w:val="0"/>
      <w:marTop w:val="0"/>
      <w:marBottom w:val="0"/>
      <w:divBdr>
        <w:top w:val="none" w:sz="0" w:space="0" w:color="auto"/>
        <w:left w:val="none" w:sz="0" w:space="0" w:color="auto"/>
        <w:bottom w:val="none" w:sz="0" w:space="0" w:color="auto"/>
        <w:right w:val="none" w:sz="0" w:space="0" w:color="auto"/>
      </w:divBdr>
    </w:div>
    <w:div w:id="1132408566">
      <w:bodyDiv w:val="1"/>
      <w:marLeft w:val="0"/>
      <w:marRight w:val="0"/>
      <w:marTop w:val="0"/>
      <w:marBottom w:val="0"/>
      <w:divBdr>
        <w:top w:val="none" w:sz="0" w:space="0" w:color="auto"/>
        <w:left w:val="none" w:sz="0" w:space="0" w:color="auto"/>
        <w:bottom w:val="none" w:sz="0" w:space="0" w:color="auto"/>
        <w:right w:val="none" w:sz="0" w:space="0" w:color="auto"/>
      </w:divBdr>
    </w:div>
    <w:div w:id="1132482018">
      <w:bodyDiv w:val="1"/>
      <w:marLeft w:val="0"/>
      <w:marRight w:val="0"/>
      <w:marTop w:val="0"/>
      <w:marBottom w:val="0"/>
      <w:divBdr>
        <w:top w:val="none" w:sz="0" w:space="0" w:color="auto"/>
        <w:left w:val="none" w:sz="0" w:space="0" w:color="auto"/>
        <w:bottom w:val="none" w:sz="0" w:space="0" w:color="auto"/>
        <w:right w:val="none" w:sz="0" w:space="0" w:color="auto"/>
      </w:divBdr>
    </w:div>
    <w:div w:id="1133795415">
      <w:bodyDiv w:val="1"/>
      <w:marLeft w:val="0"/>
      <w:marRight w:val="0"/>
      <w:marTop w:val="0"/>
      <w:marBottom w:val="0"/>
      <w:divBdr>
        <w:top w:val="none" w:sz="0" w:space="0" w:color="auto"/>
        <w:left w:val="none" w:sz="0" w:space="0" w:color="auto"/>
        <w:bottom w:val="none" w:sz="0" w:space="0" w:color="auto"/>
        <w:right w:val="none" w:sz="0" w:space="0" w:color="auto"/>
      </w:divBdr>
    </w:div>
    <w:div w:id="1134180698">
      <w:bodyDiv w:val="1"/>
      <w:marLeft w:val="0"/>
      <w:marRight w:val="0"/>
      <w:marTop w:val="0"/>
      <w:marBottom w:val="0"/>
      <w:divBdr>
        <w:top w:val="none" w:sz="0" w:space="0" w:color="auto"/>
        <w:left w:val="none" w:sz="0" w:space="0" w:color="auto"/>
        <w:bottom w:val="none" w:sz="0" w:space="0" w:color="auto"/>
        <w:right w:val="none" w:sz="0" w:space="0" w:color="auto"/>
      </w:divBdr>
    </w:div>
    <w:div w:id="1134324986">
      <w:bodyDiv w:val="1"/>
      <w:marLeft w:val="0"/>
      <w:marRight w:val="0"/>
      <w:marTop w:val="0"/>
      <w:marBottom w:val="0"/>
      <w:divBdr>
        <w:top w:val="none" w:sz="0" w:space="0" w:color="auto"/>
        <w:left w:val="none" w:sz="0" w:space="0" w:color="auto"/>
        <w:bottom w:val="none" w:sz="0" w:space="0" w:color="auto"/>
        <w:right w:val="none" w:sz="0" w:space="0" w:color="auto"/>
      </w:divBdr>
    </w:div>
    <w:div w:id="1135757499">
      <w:bodyDiv w:val="1"/>
      <w:marLeft w:val="0"/>
      <w:marRight w:val="0"/>
      <w:marTop w:val="0"/>
      <w:marBottom w:val="0"/>
      <w:divBdr>
        <w:top w:val="none" w:sz="0" w:space="0" w:color="auto"/>
        <w:left w:val="none" w:sz="0" w:space="0" w:color="auto"/>
        <w:bottom w:val="none" w:sz="0" w:space="0" w:color="auto"/>
        <w:right w:val="none" w:sz="0" w:space="0" w:color="auto"/>
      </w:divBdr>
    </w:div>
    <w:div w:id="1136920354">
      <w:bodyDiv w:val="1"/>
      <w:marLeft w:val="0"/>
      <w:marRight w:val="0"/>
      <w:marTop w:val="0"/>
      <w:marBottom w:val="0"/>
      <w:divBdr>
        <w:top w:val="none" w:sz="0" w:space="0" w:color="auto"/>
        <w:left w:val="none" w:sz="0" w:space="0" w:color="auto"/>
        <w:bottom w:val="none" w:sz="0" w:space="0" w:color="auto"/>
        <w:right w:val="none" w:sz="0" w:space="0" w:color="auto"/>
      </w:divBdr>
    </w:div>
    <w:div w:id="1137063896">
      <w:bodyDiv w:val="1"/>
      <w:marLeft w:val="0"/>
      <w:marRight w:val="0"/>
      <w:marTop w:val="0"/>
      <w:marBottom w:val="0"/>
      <w:divBdr>
        <w:top w:val="none" w:sz="0" w:space="0" w:color="auto"/>
        <w:left w:val="none" w:sz="0" w:space="0" w:color="auto"/>
        <w:bottom w:val="none" w:sz="0" w:space="0" w:color="auto"/>
        <w:right w:val="none" w:sz="0" w:space="0" w:color="auto"/>
      </w:divBdr>
    </w:div>
    <w:div w:id="1137138794">
      <w:bodyDiv w:val="1"/>
      <w:marLeft w:val="0"/>
      <w:marRight w:val="0"/>
      <w:marTop w:val="0"/>
      <w:marBottom w:val="0"/>
      <w:divBdr>
        <w:top w:val="none" w:sz="0" w:space="0" w:color="auto"/>
        <w:left w:val="none" w:sz="0" w:space="0" w:color="auto"/>
        <w:bottom w:val="none" w:sz="0" w:space="0" w:color="auto"/>
        <w:right w:val="none" w:sz="0" w:space="0" w:color="auto"/>
      </w:divBdr>
    </w:div>
    <w:div w:id="1138035587">
      <w:bodyDiv w:val="1"/>
      <w:marLeft w:val="0"/>
      <w:marRight w:val="0"/>
      <w:marTop w:val="0"/>
      <w:marBottom w:val="0"/>
      <w:divBdr>
        <w:top w:val="none" w:sz="0" w:space="0" w:color="auto"/>
        <w:left w:val="none" w:sz="0" w:space="0" w:color="auto"/>
        <w:bottom w:val="none" w:sz="0" w:space="0" w:color="auto"/>
        <w:right w:val="none" w:sz="0" w:space="0" w:color="auto"/>
      </w:divBdr>
    </w:div>
    <w:div w:id="1138259448">
      <w:bodyDiv w:val="1"/>
      <w:marLeft w:val="0"/>
      <w:marRight w:val="0"/>
      <w:marTop w:val="0"/>
      <w:marBottom w:val="0"/>
      <w:divBdr>
        <w:top w:val="none" w:sz="0" w:space="0" w:color="auto"/>
        <w:left w:val="none" w:sz="0" w:space="0" w:color="auto"/>
        <w:bottom w:val="none" w:sz="0" w:space="0" w:color="auto"/>
        <w:right w:val="none" w:sz="0" w:space="0" w:color="auto"/>
      </w:divBdr>
    </w:div>
    <w:div w:id="1138455047">
      <w:bodyDiv w:val="1"/>
      <w:marLeft w:val="0"/>
      <w:marRight w:val="0"/>
      <w:marTop w:val="0"/>
      <w:marBottom w:val="0"/>
      <w:divBdr>
        <w:top w:val="none" w:sz="0" w:space="0" w:color="auto"/>
        <w:left w:val="none" w:sz="0" w:space="0" w:color="auto"/>
        <w:bottom w:val="none" w:sz="0" w:space="0" w:color="auto"/>
        <w:right w:val="none" w:sz="0" w:space="0" w:color="auto"/>
      </w:divBdr>
    </w:div>
    <w:div w:id="1138763813">
      <w:bodyDiv w:val="1"/>
      <w:marLeft w:val="0"/>
      <w:marRight w:val="0"/>
      <w:marTop w:val="0"/>
      <w:marBottom w:val="0"/>
      <w:divBdr>
        <w:top w:val="none" w:sz="0" w:space="0" w:color="auto"/>
        <w:left w:val="none" w:sz="0" w:space="0" w:color="auto"/>
        <w:bottom w:val="none" w:sz="0" w:space="0" w:color="auto"/>
        <w:right w:val="none" w:sz="0" w:space="0" w:color="auto"/>
      </w:divBdr>
    </w:div>
    <w:div w:id="1139303979">
      <w:bodyDiv w:val="1"/>
      <w:marLeft w:val="0"/>
      <w:marRight w:val="0"/>
      <w:marTop w:val="0"/>
      <w:marBottom w:val="0"/>
      <w:divBdr>
        <w:top w:val="none" w:sz="0" w:space="0" w:color="auto"/>
        <w:left w:val="none" w:sz="0" w:space="0" w:color="auto"/>
        <w:bottom w:val="none" w:sz="0" w:space="0" w:color="auto"/>
        <w:right w:val="none" w:sz="0" w:space="0" w:color="auto"/>
      </w:divBdr>
    </w:div>
    <w:div w:id="1139348196">
      <w:bodyDiv w:val="1"/>
      <w:marLeft w:val="0"/>
      <w:marRight w:val="0"/>
      <w:marTop w:val="0"/>
      <w:marBottom w:val="0"/>
      <w:divBdr>
        <w:top w:val="none" w:sz="0" w:space="0" w:color="auto"/>
        <w:left w:val="none" w:sz="0" w:space="0" w:color="auto"/>
        <w:bottom w:val="none" w:sz="0" w:space="0" w:color="auto"/>
        <w:right w:val="none" w:sz="0" w:space="0" w:color="auto"/>
      </w:divBdr>
    </w:div>
    <w:div w:id="1139421718">
      <w:bodyDiv w:val="1"/>
      <w:marLeft w:val="0"/>
      <w:marRight w:val="0"/>
      <w:marTop w:val="0"/>
      <w:marBottom w:val="0"/>
      <w:divBdr>
        <w:top w:val="none" w:sz="0" w:space="0" w:color="auto"/>
        <w:left w:val="none" w:sz="0" w:space="0" w:color="auto"/>
        <w:bottom w:val="none" w:sz="0" w:space="0" w:color="auto"/>
        <w:right w:val="none" w:sz="0" w:space="0" w:color="auto"/>
      </w:divBdr>
    </w:div>
    <w:div w:id="1140920953">
      <w:bodyDiv w:val="1"/>
      <w:marLeft w:val="0"/>
      <w:marRight w:val="0"/>
      <w:marTop w:val="0"/>
      <w:marBottom w:val="0"/>
      <w:divBdr>
        <w:top w:val="none" w:sz="0" w:space="0" w:color="auto"/>
        <w:left w:val="none" w:sz="0" w:space="0" w:color="auto"/>
        <w:bottom w:val="none" w:sz="0" w:space="0" w:color="auto"/>
        <w:right w:val="none" w:sz="0" w:space="0" w:color="auto"/>
      </w:divBdr>
    </w:div>
    <w:div w:id="1141311440">
      <w:bodyDiv w:val="1"/>
      <w:marLeft w:val="0"/>
      <w:marRight w:val="0"/>
      <w:marTop w:val="0"/>
      <w:marBottom w:val="0"/>
      <w:divBdr>
        <w:top w:val="none" w:sz="0" w:space="0" w:color="auto"/>
        <w:left w:val="none" w:sz="0" w:space="0" w:color="auto"/>
        <w:bottom w:val="none" w:sz="0" w:space="0" w:color="auto"/>
        <w:right w:val="none" w:sz="0" w:space="0" w:color="auto"/>
      </w:divBdr>
    </w:div>
    <w:div w:id="1141581337">
      <w:bodyDiv w:val="1"/>
      <w:marLeft w:val="0"/>
      <w:marRight w:val="0"/>
      <w:marTop w:val="0"/>
      <w:marBottom w:val="0"/>
      <w:divBdr>
        <w:top w:val="none" w:sz="0" w:space="0" w:color="auto"/>
        <w:left w:val="none" w:sz="0" w:space="0" w:color="auto"/>
        <w:bottom w:val="none" w:sz="0" w:space="0" w:color="auto"/>
        <w:right w:val="none" w:sz="0" w:space="0" w:color="auto"/>
      </w:divBdr>
    </w:div>
    <w:div w:id="1141730536">
      <w:bodyDiv w:val="1"/>
      <w:marLeft w:val="0"/>
      <w:marRight w:val="0"/>
      <w:marTop w:val="0"/>
      <w:marBottom w:val="0"/>
      <w:divBdr>
        <w:top w:val="none" w:sz="0" w:space="0" w:color="auto"/>
        <w:left w:val="none" w:sz="0" w:space="0" w:color="auto"/>
        <w:bottom w:val="none" w:sz="0" w:space="0" w:color="auto"/>
        <w:right w:val="none" w:sz="0" w:space="0" w:color="auto"/>
      </w:divBdr>
    </w:div>
    <w:div w:id="1141922408">
      <w:bodyDiv w:val="1"/>
      <w:marLeft w:val="0"/>
      <w:marRight w:val="0"/>
      <w:marTop w:val="0"/>
      <w:marBottom w:val="0"/>
      <w:divBdr>
        <w:top w:val="none" w:sz="0" w:space="0" w:color="auto"/>
        <w:left w:val="none" w:sz="0" w:space="0" w:color="auto"/>
        <w:bottom w:val="none" w:sz="0" w:space="0" w:color="auto"/>
        <w:right w:val="none" w:sz="0" w:space="0" w:color="auto"/>
      </w:divBdr>
    </w:div>
    <w:div w:id="1142886790">
      <w:bodyDiv w:val="1"/>
      <w:marLeft w:val="0"/>
      <w:marRight w:val="0"/>
      <w:marTop w:val="0"/>
      <w:marBottom w:val="0"/>
      <w:divBdr>
        <w:top w:val="none" w:sz="0" w:space="0" w:color="auto"/>
        <w:left w:val="none" w:sz="0" w:space="0" w:color="auto"/>
        <w:bottom w:val="none" w:sz="0" w:space="0" w:color="auto"/>
        <w:right w:val="none" w:sz="0" w:space="0" w:color="auto"/>
      </w:divBdr>
    </w:div>
    <w:div w:id="1143156242">
      <w:bodyDiv w:val="1"/>
      <w:marLeft w:val="0"/>
      <w:marRight w:val="0"/>
      <w:marTop w:val="0"/>
      <w:marBottom w:val="0"/>
      <w:divBdr>
        <w:top w:val="none" w:sz="0" w:space="0" w:color="auto"/>
        <w:left w:val="none" w:sz="0" w:space="0" w:color="auto"/>
        <w:bottom w:val="none" w:sz="0" w:space="0" w:color="auto"/>
        <w:right w:val="none" w:sz="0" w:space="0" w:color="auto"/>
      </w:divBdr>
    </w:div>
    <w:div w:id="1143699708">
      <w:bodyDiv w:val="1"/>
      <w:marLeft w:val="0"/>
      <w:marRight w:val="0"/>
      <w:marTop w:val="0"/>
      <w:marBottom w:val="0"/>
      <w:divBdr>
        <w:top w:val="none" w:sz="0" w:space="0" w:color="auto"/>
        <w:left w:val="none" w:sz="0" w:space="0" w:color="auto"/>
        <w:bottom w:val="none" w:sz="0" w:space="0" w:color="auto"/>
        <w:right w:val="none" w:sz="0" w:space="0" w:color="auto"/>
      </w:divBdr>
    </w:div>
    <w:div w:id="1145010003">
      <w:bodyDiv w:val="1"/>
      <w:marLeft w:val="0"/>
      <w:marRight w:val="0"/>
      <w:marTop w:val="0"/>
      <w:marBottom w:val="0"/>
      <w:divBdr>
        <w:top w:val="none" w:sz="0" w:space="0" w:color="auto"/>
        <w:left w:val="none" w:sz="0" w:space="0" w:color="auto"/>
        <w:bottom w:val="none" w:sz="0" w:space="0" w:color="auto"/>
        <w:right w:val="none" w:sz="0" w:space="0" w:color="auto"/>
      </w:divBdr>
    </w:div>
    <w:div w:id="1145391015">
      <w:bodyDiv w:val="1"/>
      <w:marLeft w:val="0"/>
      <w:marRight w:val="0"/>
      <w:marTop w:val="0"/>
      <w:marBottom w:val="0"/>
      <w:divBdr>
        <w:top w:val="none" w:sz="0" w:space="0" w:color="auto"/>
        <w:left w:val="none" w:sz="0" w:space="0" w:color="auto"/>
        <w:bottom w:val="none" w:sz="0" w:space="0" w:color="auto"/>
        <w:right w:val="none" w:sz="0" w:space="0" w:color="auto"/>
      </w:divBdr>
    </w:div>
    <w:div w:id="1145392306">
      <w:bodyDiv w:val="1"/>
      <w:marLeft w:val="0"/>
      <w:marRight w:val="0"/>
      <w:marTop w:val="0"/>
      <w:marBottom w:val="0"/>
      <w:divBdr>
        <w:top w:val="none" w:sz="0" w:space="0" w:color="auto"/>
        <w:left w:val="none" w:sz="0" w:space="0" w:color="auto"/>
        <w:bottom w:val="none" w:sz="0" w:space="0" w:color="auto"/>
        <w:right w:val="none" w:sz="0" w:space="0" w:color="auto"/>
      </w:divBdr>
    </w:div>
    <w:div w:id="1145508713">
      <w:bodyDiv w:val="1"/>
      <w:marLeft w:val="0"/>
      <w:marRight w:val="0"/>
      <w:marTop w:val="0"/>
      <w:marBottom w:val="0"/>
      <w:divBdr>
        <w:top w:val="none" w:sz="0" w:space="0" w:color="auto"/>
        <w:left w:val="none" w:sz="0" w:space="0" w:color="auto"/>
        <w:bottom w:val="none" w:sz="0" w:space="0" w:color="auto"/>
        <w:right w:val="none" w:sz="0" w:space="0" w:color="auto"/>
      </w:divBdr>
    </w:div>
    <w:div w:id="1146050897">
      <w:bodyDiv w:val="1"/>
      <w:marLeft w:val="0"/>
      <w:marRight w:val="0"/>
      <w:marTop w:val="0"/>
      <w:marBottom w:val="0"/>
      <w:divBdr>
        <w:top w:val="none" w:sz="0" w:space="0" w:color="auto"/>
        <w:left w:val="none" w:sz="0" w:space="0" w:color="auto"/>
        <w:bottom w:val="none" w:sz="0" w:space="0" w:color="auto"/>
        <w:right w:val="none" w:sz="0" w:space="0" w:color="auto"/>
      </w:divBdr>
    </w:div>
    <w:div w:id="1149055729">
      <w:bodyDiv w:val="1"/>
      <w:marLeft w:val="0"/>
      <w:marRight w:val="0"/>
      <w:marTop w:val="0"/>
      <w:marBottom w:val="0"/>
      <w:divBdr>
        <w:top w:val="none" w:sz="0" w:space="0" w:color="auto"/>
        <w:left w:val="none" w:sz="0" w:space="0" w:color="auto"/>
        <w:bottom w:val="none" w:sz="0" w:space="0" w:color="auto"/>
        <w:right w:val="none" w:sz="0" w:space="0" w:color="auto"/>
      </w:divBdr>
    </w:div>
    <w:div w:id="1149134595">
      <w:bodyDiv w:val="1"/>
      <w:marLeft w:val="0"/>
      <w:marRight w:val="0"/>
      <w:marTop w:val="0"/>
      <w:marBottom w:val="0"/>
      <w:divBdr>
        <w:top w:val="none" w:sz="0" w:space="0" w:color="auto"/>
        <w:left w:val="none" w:sz="0" w:space="0" w:color="auto"/>
        <w:bottom w:val="none" w:sz="0" w:space="0" w:color="auto"/>
        <w:right w:val="none" w:sz="0" w:space="0" w:color="auto"/>
      </w:divBdr>
    </w:div>
    <w:div w:id="1149397652">
      <w:bodyDiv w:val="1"/>
      <w:marLeft w:val="0"/>
      <w:marRight w:val="0"/>
      <w:marTop w:val="0"/>
      <w:marBottom w:val="0"/>
      <w:divBdr>
        <w:top w:val="none" w:sz="0" w:space="0" w:color="auto"/>
        <w:left w:val="none" w:sz="0" w:space="0" w:color="auto"/>
        <w:bottom w:val="none" w:sz="0" w:space="0" w:color="auto"/>
        <w:right w:val="none" w:sz="0" w:space="0" w:color="auto"/>
      </w:divBdr>
    </w:div>
    <w:div w:id="1149636594">
      <w:bodyDiv w:val="1"/>
      <w:marLeft w:val="0"/>
      <w:marRight w:val="0"/>
      <w:marTop w:val="0"/>
      <w:marBottom w:val="0"/>
      <w:divBdr>
        <w:top w:val="none" w:sz="0" w:space="0" w:color="auto"/>
        <w:left w:val="none" w:sz="0" w:space="0" w:color="auto"/>
        <w:bottom w:val="none" w:sz="0" w:space="0" w:color="auto"/>
        <w:right w:val="none" w:sz="0" w:space="0" w:color="auto"/>
      </w:divBdr>
    </w:div>
    <w:div w:id="1149983447">
      <w:bodyDiv w:val="1"/>
      <w:marLeft w:val="0"/>
      <w:marRight w:val="0"/>
      <w:marTop w:val="0"/>
      <w:marBottom w:val="0"/>
      <w:divBdr>
        <w:top w:val="none" w:sz="0" w:space="0" w:color="auto"/>
        <w:left w:val="none" w:sz="0" w:space="0" w:color="auto"/>
        <w:bottom w:val="none" w:sz="0" w:space="0" w:color="auto"/>
        <w:right w:val="none" w:sz="0" w:space="0" w:color="auto"/>
      </w:divBdr>
    </w:div>
    <w:div w:id="1150094770">
      <w:bodyDiv w:val="1"/>
      <w:marLeft w:val="0"/>
      <w:marRight w:val="0"/>
      <w:marTop w:val="0"/>
      <w:marBottom w:val="0"/>
      <w:divBdr>
        <w:top w:val="none" w:sz="0" w:space="0" w:color="auto"/>
        <w:left w:val="none" w:sz="0" w:space="0" w:color="auto"/>
        <w:bottom w:val="none" w:sz="0" w:space="0" w:color="auto"/>
        <w:right w:val="none" w:sz="0" w:space="0" w:color="auto"/>
      </w:divBdr>
    </w:div>
    <w:div w:id="1150441474">
      <w:bodyDiv w:val="1"/>
      <w:marLeft w:val="0"/>
      <w:marRight w:val="0"/>
      <w:marTop w:val="0"/>
      <w:marBottom w:val="0"/>
      <w:divBdr>
        <w:top w:val="none" w:sz="0" w:space="0" w:color="auto"/>
        <w:left w:val="none" w:sz="0" w:space="0" w:color="auto"/>
        <w:bottom w:val="none" w:sz="0" w:space="0" w:color="auto"/>
        <w:right w:val="none" w:sz="0" w:space="0" w:color="auto"/>
      </w:divBdr>
    </w:div>
    <w:div w:id="1150441844">
      <w:bodyDiv w:val="1"/>
      <w:marLeft w:val="0"/>
      <w:marRight w:val="0"/>
      <w:marTop w:val="0"/>
      <w:marBottom w:val="0"/>
      <w:divBdr>
        <w:top w:val="none" w:sz="0" w:space="0" w:color="auto"/>
        <w:left w:val="none" w:sz="0" w:space="0" w:color="auto"/>
        <w:bottom w:val="none" w:sz="0" w:space="0" w:color="auto"/>
        <w:right w:val="none" w:sz="0" w:space="0" w:color="auto"/>
      </w:divBdr>
    </w:div>
    <w:div w:id="1151673307">
      <w:bodyDiv w:val="1"/>
      <w:marLeft w:val="0"/>
      <w:marRight w:val="0"/>
      <w:marTop w:val="0"/>
      <w:marBottom w:val="0"/>
      <w:divBdr>
        <w:top w:val="none" w:sz="0" w:space="0" w:color="auto"/>
        <w:left w:val="none" w:sz="0" w:space="0" w:color="auto"/>
        <w:bottom w:val="none" w:sz="0" w:space="0" w:color="auto"/>
        <w:right w:val="none" w:sz="0" w:space="0" w:color="auto"/>
      </w:divBdr>
    </w:div>
    <w:div w:id="1151868472">
      <w:bodyDiv w:val="1"/>
      <w:marLeft w:val="0"/>
      <w:marRight w:val="0"/>
      <w:marTop w:val="0"/>
      <w:marBottom w:val="0"/>
      <w:divBdr>
        <w:top w:val="none" w:sz="0" w:space="0" w:color="auto"/>
        <w:left w:val="none" w:sz="0" w:space="0" w:color="auto"/>
        <w:bottom w:val="none" w:sz="0" w:space="0" w:color="auto"/>
        <w:right w:val="none" w:sz="0" w:space="0" w:color="auto"/>
      </w:divBdr>
    </w:div>
    <w:div w:id="1152408439">
      <w:bodyDiv w:val="1"/>
      <w:marLeft w:val="0"/>
      <w:marRight w:val="0"/>
      <w:marTop w:val="0"/>
      <w:marBottom w:val="0"/>
      <w:divBdr>
        <w:top w:val="none" w:sz="0" w:space="0" w:color="auto"/>
        <w:left w:val="none" w:sz="0" w:space="0" w:color="auto"/>
        <w:bottom w:val="none" w:sz="0" w:space="0" w:color="auto"/>
        <w:right w:val="none" w:sz="0" w:space="0" w:color="auto"/>
      </w:divBdr>
    </w:div>
    <w:div w:id="1152914887">
      <w:bodyDiv w:val="1"/>
      <w:marLeft w:val="0"/>
      <w:marRight w:val="0"/>
      <w:marTop w:val="0"/>
      <w:marBottom w:val="0"/>
      <w:divBdr>
        <w:top w:val="none" w:sz="0" w:space="0" w:color="auto"/>
        <w:left w:val="none" w:sz="0" w:space="0" w:color="auto"/>
        <w:bottom w:val="none" w:sz="0" w:space="0" w:color="auto"/>
        <w:right w:val="none" w:sz="0" w:space="0" w:color="auto"/>
      </w:divBdr>
    </w:div>
    <w:div w:id="1153058067">
      <w:bodyDiv w:val="1"/>
      <w:marLeft w:val="0"/>
      <w:marRight w:val="0"/>
      <w:marTop w:val="0"/>
      <w:marBottom w:val="0"/>
      <w:divBdr>
        <w:top w:val="none" w:sz="0" w:space="0" w:color="auto"/>
        <w:left w:val="none" w:sz="0" w:space="0" w:color="auto"/>
        <w:bottom w:val="none" w:sz="0" w:space="0" w:color="auto"/>
        <w:right w:val="none" w:sz="0" w:space="0" w:color="auto"/>
      </w:divBdr>
    </w:div>
    <w:div w:id="1153134597">
      <w:bodyDiv w:val="1"/>
      <w:marLeft w:val="0"/>
      <w:marRight w:val="0"/>
      <w:marTop w:val="0"/>
      <w:marBottom w:val="0"/>
      <w:divBdr>
        <w:top w:val="none" w:sz="0" w:space="0" w:color="auto"/>
        <w:left w:val="none" w:sz="0" w:space="0" w:color="auto"/>
        <w:bottom w:val="none" w:sz="0" w:space="0" w:color="auto"/>
        <w:right w:val="none" w:sz="0" w:space="0" w:color="auto"/>
      </w:divBdr>
    </w:div>
    <w:div w:id="1153175826">
      <w:bodyDiv w:val="1"/>
      <w:marLeft w:val="0"/>
      <w:marRight w:val="0"/>
      <w:marTop w:val="0"/>
      <w:marBottom w:val="0"/>
      <w:divBdr>
        <w:top w:val="none" w:sz="0" w:space="0" w:color="auto"/>
        <w:left w:val="none" w:sz="0" w:space="0" w:color="auto"/>
        <w:bottom w:val="none" w:sz="0" w:space="0" w:color="auto"/>
        <w:right w:val="none" w:sz="0" w:space="0" w:color="auto"/>
      </w:divBdr>
    </w:div>
    <w:div w:id="1153374940">
      <w:bodyDiv w:val="1"/>
      <w:marLeft w:val="0"/>
      <w:marRight w:val="0"/>
      <w:marTop w:val="0"/>
      <w:marBottom w:val="0"/>
      <w:divBdr>
        <w:top w:val="none" w:sz="0" w:space="0" w:color="auto"/>
        <w:left w:val="none" w:sz="0" w:space="0" w:color="auto"/>
        <w:bottom w:val="none" w:sz="0" w:space="0" w:color="auto"/>
        <w:right w:val="none" w:sz="0" w:space="0" w:color="auto"/>
      </w:divBdr>
    </w:div>
    <w:div w:id="1154954194">
      <w:bodyDiv w:val="1"/>
      <w:marLeft w:val="0"/>
      <w:marRight w:val="0"/>
      <w:marTop w:val="0"/>
      <w:marBottom w:val="0"/>
      <w:divBdr>
        <w:top w:val="none" w:sz="0" w:space="0" w:color="auto"/>
        <w:left w:val="none" w:sz="0" w:space="0" w:color="auto"/>
        <w:bottom w:val="none" w:sz="0" w:space="0" w:color="auto"/>
        <w:right w:val="none" w:sz="0" w:space="0" w:color="auto"/>
      </w:divBdr>
    </w:div>
    <w:div w:id="1155029161">
      <w:bodyDiv w:val="1"/>
      <w:marLeft w:val="0"/>
      <w:marRight w:val="0"/>
      <w:marTop w:val="0"/>
      <w:marBottom w:val="0"/>
      <w:divBdr>
        <w:top w:val="none" w:sz="0" w:space="0" w:color="auto"/>
        <w:left w:val="none" w:sz="0" w:space="0" w:color="auto"/>
        <w:bottom w:val="none" w:sz="0" w:space="0" w:color="auto"/>
        <w:right w:val="none" w:sz="0" w:space="0" w:color="auto"/>
      </w:divBdr>
    </w:div>
    <w:div w:id="1155146802">
      <w:bodyDiv w:val="1"/>
      <w:marLeft w:val="0"/>
      <w:marRight w:val="0"/>
      <w:marTop w:val="0"/>
      <w:marBottom w:val="0"/>
      <w:divBdr>
        <w:top w:val="none" w:sz="0" w:space="0" w:color="auto"/>
        <w:left w:val="none" w:sz="0" w:space="0" w:color="auto"/>
        <w:bottom w:val="none" w:sz="0" w:space="0" w:color="auto"/>
        <w:right w:val="none" w:sz="0" w:space="0" w:color="auto"/>
      </w:divBdr>
    </w:div>
    <w:div w:id="1155299157">
      <w:bodyDiv w:val="1"/>
      <w:marLeft w:val="0"/>
      <w:marRight w:val="0"/>
      <w:marTop w:val="0"/>
      <w:marBottom w:val="0"/>
      <w:divBdr>
        <w:top w:val="none" w:sz="0" w:space="0" w:color="auto"/>
        <w:left w:val="none" w:sz="0" w:space="0" w:color="auto"/>
        <w:bottom w:val="none" w:sz="0" w:space="0" w:color="auto"/>
        <w:right w:val="none" w:sz="0" w:space="0" w:color="auto"/>
      </w:divBdr>
    </w:div>
    <w:div w:id="1155563260">
      <w:bodyDiv w:val="1"/>
      <w:marLeft w:val="0"/>
      <w:marRight w:val="0"/>
      <w:marTop w:val="0"/>
      <w:marBottom w:val="0"/>
      <w:divBdr>
        <w:top w:val="none" w:sz="0" w:space="0" w:color="auto"/>
        <w:left w:val="none" w:sz="0" w:space="0" w:color="auto"/>
        <w:bottom w:val="none" w:sz="0" w:space="0" w:color="auto"/>
        <w:right w:val="none" w:sz="0" w:space="0" w:color="auto"/>
      </w:divBdr>
    </w:div>
    <w:div w:id="1155680983">
      <w:bodyDiv w:val="1"/>
      <w:marLeft w:val="0"/>
      <w:marRight w:val="0"/>
      <w:marTop w:val="0"/>
      <w:marBottom w:val="0"/>
      <w:divBdr>
        <w:top w:val="none" w:sz="0" w:space="0" w:color="auto"/>
        <w:left w:val="none" w:sz="0" w:space="0" w:color="auto"/>
        <w:bottom w:val="none" w:sz="0" w:space="0" w:color="auto"/>
        <w:right w:val="none" w:sz="0" w:space="0" w:color="auto"/>
      </w:divBdr>
    </w:div>
    <w:div w:id="1155758312">
      <w:bodyDiv w:val="1"/>
      <w:marLeft w:val="0"/>
      <w:marRight w:val="0"/>
      <w:marTop w:val="0"/>
      <w:marBottom w:val="0"/>
      <w:divBdr>
        <w:top w:val="none" w:sz="0" w:space="0" w:color="auto"/>
        <w:left w:val="none" w:sz="0" w:space="0" w:color="auto"/>
        <w:bottom w:val="none" w:sz="0" w:space="0" w:color="auto"/>
        <w:right w:val="none" w:sz="0" w:space="0" w:color="auto"/>
      </w:divBdr>
    </w:div>
    <w:div w:id="1155798173">
      <w:bodyDiv w:val="1"/>
      <w:marLeft w:val="0"/>
      <w:marRight w:val="0"/>
      <w:marTop w:val="0"/>
      <w:marBottom w:val="0"/>
      <w:divBdr>
        <w:top w:val="none" w:sz="0" w:space="0" w:color="auto"/>
        <w:left w:val="none" w:sz="0" w:space="0" w:color="auto"/>
        <w:bottom w:val="none" w:sz="0" w:space="0" w:color="auto"/>
        <w:right w:val="none" w:sz="0" w:space="0" w:color="auto"/>
      </w:divBdr>
    </w:div>
    <w:div w:id="1156411440">
      <w:bodyDiv w:val="1"/>
      <w:marLeft w:val="0"/>
      <w:marRight w:val="0"/>
      <w:marTop w:val="0"/>
      <w:marBottom w:val="0"/>
      <w:divBdr>
        <w:top w:val="none" w:sz="0" w:space="0" w:color="auto"/>
        <w:left w:val="none" w:sz="0" w:space="0" w:color="auto"/>
        <w:bottom w:val="none" w:sz="0" w:space="0" w:color="auto"/>
        <w:right w:val="none" w:sz="0" w:space="0" w:color="auto"/>
      </w:divBdr>
    </w:div>
    <w:div w:id="1157191758">
      <w:bodyDiv w:val="1"/>
      <w:marLeft w:val="0"/>
      <w:marRight w:val="0"/>
      <w:marTop w:val="0"/>
      <w:marBottom w:val="0"/>
      <w:divBdr>
        <w:top w:val="none" w:sz="0" w:space="0" w:color="auto"/>
        <w:left w:val="none" w:sz="0" w:space="0" w:color="auto"/>
        <w:bottom w:val="none" w:sz="0" w:space="0" w:color="auto"/>
        <w:right w:val="none" w:sz="0" w:space="0" w:color="auto"/>
      </w:divBdr>
    </w:div>
    <w:div w:id="1157765394">
      <w:bodyDiv w:val="1"/>
      <w:marLeft w:val="0"/>
      <w:marRight w:val="0"/>
      <w:marTop w:val="0"/>
      <w:marBottom w:val="0"/>
      <w:divBdr>
        <w:top w:val="none" w:sz="0" w:space="0" w:color="auto"/>
        <w:left w:val="none" w:sz="0" w:space="0" w:color="auto"/>
        <w:bottom w:val="none" w:sz="0" w:space="0" w:color="auto"/>
        <w:right w:val="none" w:sz="0" w:space="0" w:color="auto"/>
      </w:divBdr>
    </w:div>
    <w:div w:id="1157962545">
      <w:bodyDiv w:val="1"/>
      <w:marLeft w:val="0"/>
      <w:marRight w:val="0"/>
      <w:marTop w:val="0"/>
      <w:marBottom w:val="0"/>
      <w:divBdr>
        <w:top w:val="none" w:sz="0" w:space="0" w:color="auto"/>
        <w:left w:val="none" w:sz="0" w:space="0" w:color="auto"/>
        <w:bottom w:val="none" w:sz="0" w:space="0" w:color="auto"/>
        <w:right w:val="none" w:sz="0" w:space="0" w:color="auto"/>
      </w:divBdr>
    </w:div>
    <w:div w:id="1158226990">
      <w:bodyDiv w:val="1"/>
      <w:marLeft w:val="0"/>
      <w:marRight w:val="0"/>
      <w:marTop w:val="0"/>
      <w:marBottom w:val="0"/>
      <w:divBdr>
        <w:top w:val="none" w:sz="0" w:space="0" w:color="auto"/>
        <w:left w:val="none" w:sz="0" w:space="0" w:color="auto"/>
        <w:bottom w:val="none" w:sz="0" w:space="0" w:color="auto"/>
        <w:right w:val="none" w:sz="0" w:space="0" w:color="auto"/>
      </w:divBdr>
    </w:div>
    <w:div w:id="1158306802">
      <w:bodyDiv w:val="1"/>
      <w:marLeft w:val="0"/>
      <w:marRight w:val="0"/>
      <w:marTop w:val="0"/>
      <w:marBottom w:val="0"/>
      <w:divBdr>
        <w:top w:val="none" w:sz="0" w:space="0" w:color="auto"/>
        <w:left w:val="none" w:sz="0" w:space="0" w:color="auto"/>
        <w:bottom w:val="none" w:sz="0" w:space="0" w:color="auto"/>
        <w:right w:val="none" w:sz="0" w:space="0" w:color="auto"/>
      </w:divBdr>
    </w:div>
    <w:div w:id="1158809116">
      <w:bodyDiv w:val="1"/>
      <w:marLeft w:val="0"/>
      <w:marRight w:val="0"/>
      <w:marTop w:val="0"/>
      <w:marBottom w:val="0"/>
      <w:divBdr>
        <w:top w:val="none" w:sz="0" w:space="0" w:color="auto"/>
        <w:left w:val="none" w:sz="0" w:space="0" w:color="auto"/>
        <w:bottom w:val="none" w:sz="0" w:space="0" w:color="auto"/>
        <w:right w:val="none" w:sz="0" w:space="0" w:color="auto"/>
      </w:divBdr>
    </w:div>
    <w:div w:id="1159155019">
      <w:bodyDiv w:val="1"/>
      <w:marLeft w:val="0"/>
      <w:marRight w:val="0"/>
      <w:marTop w:val="0"/>
      <w:marBottom w:val="0"/>
      <w:divBdr>
        <w:top w:val="none" w:sz="0" w:space="0" w:color="auto"/>
        <w:left w:val="none" w:sz="0" w:space="0" w:color="auto"/>
        <w:bottom w:val="none" w:sz="0" w:space="0" w:color="auto"/>
        <w:right w:val="none" w:sz="0" w:space="0" w:color="auto"/>
      </w:divBdr>
    </w:div>
    <w:div w:id="1159617316">
      <w:bodyDiv w:val="1"/>
      <w:marLeft w:val="0"/>
      <w:marRight w:val="0"/>
      <w:marTop w:val="0"/>
      <w:marBottom w:val="0"/>
      <w:divBdr>
        <w:top w:val="none" w:sz="0" w:space="0" w:color="auto"/>
        <w:left w:val="none" w:sz="0" w:space="0" w:color="auto"/>
        <w:bottom w:val="none" w:sz="0" w:space="0" w:color="auto"/>
        <w:right w:val="none" w:sz="0" w:space="0" w:color="auto"/>
      </w:divBdr>
    </w:div>
    <w:div w:id="1160148724">
      <w:bodyDiv w:val="1"/>
      <w:marLeft w:val="0"/>
      <w:marRight w:val="0"/>
      <w:marTop w:val="0"/>
      <w:marBottom w:val="0"/>
      <w:divBdr>
        <w:top w:val="none" w:sz="0" w:space="0" w:color="auto"/>
        <w:left w:val="none" w:sz="0" w:space="0" w:color="auto"/>
        <w:bottom w:val="none" w:sz="0" w:space="0" w:color="auto"/>
        <w:right w:val="none" w:sz="0" w:space="0" w:color="auto"/>
      </w:divBdr>
    </w:div>
    <w:div w:id="1160265822">
      <w:bodyDiv w:val="1"/>
      <w:marLeft w:val="0"/>
      <w:marRight w:val="0"/>
      <w:marTop w:val="0"/>
      <w:marBottom w:val="0"/>
      <w:divBdr>
        <w:top w:val="none" w:sz="0" w:space="0" w:color="auto"/>
        <w:left w:val="none" w:sz="0" w:space="0" w:color="auto"/>
        <w:bottom w:val="none" w:sz="0" w:space="0" w:color="auto"/>
        <w:right w:val="none" w:sz="0" w:space="0" w:color="auto"/>
      </w:divBdr>
    </w:div>
    <w:div w:id="1160659958">
      <w:bodyDiv w:val="1"/>
      <w:marLeft w:val="0"/>
      <w:marRight w:val="0"/>
      <w:marTop w:val="0"/>
      <w:marBottom w:val="0"/>
      <w:divBdr>
        <w:top w:val="none" w:sz="0" w:space="0" w:color="auto"/>
        <w:left w:val="none" w:sz="0" w:space="0" w:color="auto"/>
        <w:bottom w:val="none" w:sz="0" w:space="0" w:color="auto"/>
        <w:right w:val="none" w:sz="0" w:space="0" w:color="auto"/>
      </w:divBdr>
    </w:div>
    <w:div w:id="1160848919">
      <w:bodyDiv w:val="1"/>
      <w:marLeft w:val="0"/>
      <w:marRight w:val="0"/>
      <w:marTop w:val="0"/>
      <w:marBottom w:val="0"/>
      <w:divBdr>
        <w:top w:val="none" w:sz="0" w:space="0" w:color="auto"/>
        <w:left w:val="none" w:sz="0" w:space="0" w:color="auto"/>
        <w:bottom w:val="none" w:sz="0" w:space="0" w:color="auto"/>
        <w:right w:val="none" w:sz="0" w:space="0" w:color="auto"/>
      </w:divBdr>
    </w:div>
    <w:div w:id="1160927634">
      <w:bodyDiv w:val="1"/>
      <w:marLeft w:val="0"/>
      <w:marRight w:val="0"/>
      <w:marTop w:val="0"/>
      <w:marBottom w:val="0"/>
      <w:divBdr>
        <w:top w:val="none" w:sz="0" w:space="0" w:color="auto"/>
        <w:left w:val="none" w:sz="0" w:space="0" w:color="auto"/>
        <w:bottom w:val="none" w:sz="0" w:space="0" w:color="auto"/>
        <w:right w:val="none" w:sz="0" w:space="0" w:color="auto"/>
      </w:divBdr>
    </w:div>
    <w:div w:id="1161430471">
      <w:bodyDiv w:val="1"/>
      <w:marLeft w:val="0"/>
      <w:marRight w:val="0"/>
      <w:marTop w:val="0"/>
      <w:marBottom w:val="0"/>
      <w:divBdr>
        <w:top w:val="none" w:sz="0" w:space="0" w:color="auto"/>
        <w:left w:val="none" w:sz="0" w:space="0" w:color="auto"/>
        <w:bottom w:val="none" w:sz="0" w:space="0" w:color="auto"/>
        <w:right w:val="none" w:sz="0" w:space="0" w:color="auto"/>
      </w:divBdr>
    </w:div>
    <w:div w:id="1161508333">
      <w:bodyDiv w:val="1"/>
      <w:marLeft w:val="0"/>
      <w:marRight w:val="0"/>
      <w:marTop w:val="0"/>
      <w:marBottom w:val="0"/>
      <w:divBdr>
        <w:top w:val="none" w:sz="0" w:space="0" w:color="auto"/>
        <w:left w:val="none" w:sz="0" w:space="0" w:color="auto"/>
        <w:bottom w:val="none" w:sz="0" w:space="0" w:color="auto"/>
        <w:right w:val="none" w:sz="0" w:space="0" w:color="auto"/>
      </w:divBdr>
    </w:div>
    <w:div w:id="1161845258">
      <w:bodyDiv w:val="1"/>
      <w:marLeft w:val="0"/>
      <w:marRight w:val="0"/>
      <w:marTop w:val="0"/>
      <w:marBottom w:val="0"/>
      <w:divBdr>
        <w:top w:val="none" w:sz="0" w:space="0" w:color="auto"/>
        <w:left w:val="none" w:sz="0" w:space="0" w:color="auto"/>
        <w:bottom w:val="none" w:sz="0" w:space="0" w:color="auto"/>
        <w:right w:val="none" w:sz="0" w:space="0" w:color="auto"/>
      </w:divBdr>
    </w:div>
    <w:div w:id="1162695041">
      <w:bodyDiv w:val="1"/>
      <w:marLeft w:val="0"/>
      <w:marRight w:val="0"/>
      <w:marTop w:val="0"/>
      <w:marBottom w:val="0"/>
      <w:divBdr>
        <w:top w:val="none" w:sz="0" w:space="0" w:color="auto"/>
        <w:left w:val="none" w:sz="0" w:space="0" w:color="auto"/>
        <w:bottom w:val="none" w:sz="0" w:space="0" w:color="auto"/>
        <w:right w:val="none" w:sz="0" w:space="0" w:color="auto"/>
      </w:divBdr>
    </w:div>
    <w:div w:id="1164005772">
      <w:bodyDiv w:val="1"/>
      <w:marLeft w:val="0"/>
      <w:marRight w:val="0"/>
      <w:marTop w:val="0"/>
      <w:marBottom w:val="0"/>
      <w:divBdr>
        <w:top w:val="none" w:sz="0" w:space="0" w:color="auto"/>
        <w:left w:val="none" w:sz="0" w:space="0" w:color="auto"/>
        <w:bottom w:val="none" w:sz="0" w:space="0" w:color="auto"/>
        <w:right w:val="none" w:sz="0" w:space="0" w:color="auto"/>
      </w:divBdr>
    </w:div>
    <w:div w:id="1164123699">
      <w:bodyDiv w:val="1"/>
      <w:marLeft w:val="0"/>
      <w:marRight w:val="0"/>
      <w:marTop w:val="0"/>
      <w:marBottom w:val="0"/>
      <w:divBdr>
        <w:top w:val="none" w:sz="0" w:space="0" w:color="auto"/>
        <w:left w:val="none" w:sz="0" w:space="0" w:color="auto"/>
        <w:bottom w:val="none" w:sz="0" w:space="0" w:color="auto"/>
        <w:right w:val="none" w:sz="0" w:space="0" w:color="auto"/>
      </w:divBdr>
    </w:div>
    <w:div w:id="1165051583">
      <w:bodyDiv w:val="1"/>
      <w:marLeft w:val="0"/>
      <w:marRight w:val="0"/>
      <w:marTop w:val="0"/>
      <w:marBottom w:val="0"/>
      <w:divBdr>
        <w:top w:val="none" w:sz="0" w:space="0" w:color="auto"/>
        <w:left w:val="none" w:sz="0" w:space="0" w:color="auto"/>
        <w:bottom w:val="none" w:sz="0" w:space="0" w:color="auto"/>
        <w:right w:val="none" w:sz="0" w:space="0" w:color="auto"/>
      </w:divBdr>
    </w:div>
    <w:div w:id="1165168260">
      <w:bodyDiv w:val="1"/>
      <w:marLeft w:val="0"/>
      <w:marRight w:val="0"/>
      <w:marTop w:val="0"/>
      <w:marBottom w:val="0"/>
      <w:divBdr>
        <w:top w:val="none" w:sz="0" w:space="0" w:color="auto"/>
        <w:left w:val="none" w:sz="0" w:space="0" w:color="auto"/>
        <w:bottom w:val="none" w:sz="0" w:space="0" w:color="auto"/>
        <w:right w:val="none" w:sz="0" w:space="0" w:color="auto"/>
      </w:divBdr>
    </w:div>
    <w:div w:id="1165970143">
      <w:bodyDiv w:val="1"/>
      <w:marLeft w:val="0"/>
      <w:marRight w:val="0"/>
      <w:marTop w:val="0"/>
      <w:marBottom w:val="0"/>
      <w:divBdr>
        <w:top w:val="none" w:sz="0" w:space="0" w:color="auto"/>
        <w:left w:val="none" w:sz="0" w:space="0" w:color="auto"/>
        <w:bottom w:val="none" w:sz="0" w:space="0" w:color="auto"/>
        <w:right w:val="none" w:sz="0" w:space="0" w:color="auto"/>
      </w:divBdr>
    </w:div>
    <w:div w:id="1166244487">
      <w:bodyDiv w:val="1"/>
      <w:marLeft w:val="0"/>
      <w:marRight w:val="0"/>
      <w:marTop w:val="0"/>
      <w:marBottom w:val="0"/>
      <w:divBdr>
        <w:top w:val="none" w:sz="0" w:space="0" w:color="auto"/>
        <w:left w:val="none" w:sz="0" w:space="0" w:color="auto"/>
        <w:bottom w:val="none" w:sz="0" w:space="0" w:color="auto"/>
        <w:right w:val="none" w:sz="0" w:space="0" w:color="auto"/>
      </w:divBdr>
    </w:div>
    <w:div w:id="1166365484">
      <w:bodyDiv w:val="1"/>
      <w:marLeft w:val="0"/>
      <w:marRight w:val="0"/>
      <w:marTop w:val="0"/>
      <w:marBottom w:val="0"/>
      <w:divBdr>
        <w:top w:val="none" w:sz="0" w:space="0" w:color="auto"/>
        <w:left w:val="none" w:sz="0" w:space="0" w:color="auto"/>
        <w:bottom w:val="none" w:sz="0" w:space="0" w:color="auto"/>
        <w:right w:val="none" w:sz="0" w:space="0" w:color="auto"/>
      </w:divBdr>
    </w:div>
    <w:div w:id="1166704448">
      <w:bodyDiv w:val="1"/>
      <w:marLeft w:val="0"/>
      <w:marRight w:val="0"/>
      <w:marTop w:val="0"/>
      <w:marBottom w:val="0"/>
      <w:divBdr>
        <w:top w:val="none" w:sz="0" w:space="0" w:color="auto"/>
        <w:left w:val="none" w:sz="0" w:space="0" w:color="auto"/>
        <w:bottom w:val="none" w:sz="0" w:space="0" w:color="auto"/>
        <w:right w:val="none" w:sz="0" w:space="0" w:color="auto"/>
      </w:divBdr>
    </w:div>
    <w:div w:id="1166820017">
      <w:bodyDiv w:val="1"/>
      <w:marLeft w:val="0"/>
      <w:marRight w:val="0"/>
      <w:marTop w:val="0"/>
      <w:marBottom w:val="0"/>
      <w:divBdr>
        <w:top w:val="none" w:sz="0" w:space="0" w:color="auto"/>
        <w:left w:val="none" w:sz="0" w:space="0" w:color="auto"/>
        <w:bottom w:val="none" w:sz="0" w:space="0" w:color="auto"/>
        <w:right w:val="none" w:sz="0" w:space="0" w:color="auto"/>
      </w:divBdr>
    </w:div>
    <w:div w:id="1166895531">
      <w:bodyDiv w:val="1"/>
      <w:marLeft w:val="0"/>
      <w:marRight w:val="0"/>
      <w:marTop w:val="0"/>
      <w:marBottom w:val="0"/>
      <w:divBdr>
        <w:top w:val="none" w:sz="0" w:space="0" w:color="auto"/>
        <w:left w:val="none" w:sz="0" w:space="0" w:color="auto"/>
        <w:bottom w:val="none" w:sz="0" w:space="0" w:color="auto"/>
        <w:right w:val="none" w:sz="0" w:space="0" w:color="auto"/>
      </w:divBdr>
    </w:div>
    <w:div w:id="1167479483">
      <w:bodyDiv w:val="1"/>
      <w:marLeft w:val="0"/>
      <w:marRight w:val="0"/>
      <w:marTop w:val="0"/>
      <w:marBottom w:val="0"/>
      <w:divBdr>
        <w:top w:val="none" w:sz="0" w:space="0" w:color="auto"/>
        <w:left w:val="none" w:sz="0" w:space="0" w:color="auto"/>
        <w:bottom w:val="none" w:sz="0" w:space="0" w:color="auto"/>
        <w:right w:val="none" w:sz="0" w:space="0" w:color="auto"/>
      </w:divBdr>
    </w:div>
    <w:div w:id="1167676443">
      <w:bodyDiv w:val="1"/>
      <w:marLeft w:val="0"/>
      <w:marRight w:val="0"/>
      <w:marTop w:val="0"/>
      <w:marBottom w:val="0"/>
      <w:divBdr>
        <w:top w:val="none" w:sz="0" w:space="0" w:color="auto"/>
        <w:left w:val="none" w:sz="0" w:space="0" w:color="auto"/>
        <w:bottom w:val="none" w:sz="0" w:space="0" w:color="auto"/>
        <w:right w:val="none" w:sz="0" w:space="0" w:color="auto"/>
      </w:divBdr>
    </w:div>
    <w:div w:id="1167789910">
      <w:bodyDiv w:val="1"/>
      <w:marLeft w:val="0"/>
      <w:marRight w:val="0"/>
      <w:marTop w:val="0"/>
      <w:marBottom w:val="0"/>
      <w:divBdr>
        <w:top w:val="none" w:sz="0" w:space="0" w:color="auto"/>
        <w:left w:val="none" w:sz="0" w:space="0" w:color="auto"/>
        <w:bottom w:val="none" w:sz="0" w:space="0" w:color="auto"/>
        <w:right w:val="none" w:sz="0" w:space="0" w:color="auto"/>
      </w:divBdr>
    </w:div>
    <w:div w:id="1167790411">
      <w:bodyDiv w:val="1"/>
      <w:marLeft w:val="0"/>
      <w:marRight w:val="0"/>
      <w:marTop w:val="0"/>
      <w:marBottom w:val="0"/>
      <w:divBdr>
        <w:top w:val="none" w:sz="0" w:space="0" w:color="auto"/>
        <w:left w:val="none" w:sz="0" w:space="0" w:color="auto"/>
        <w:bottom w:val="none" w:sz="0" w:space="0" w:color="auto"/>
        <w:right w:val="none" w:sz="0" w:space="0" w:color="auto"/>
      </w:divBdr>
    </w:div>
    <w:div w:id="1167943541">
      <w:bodyDiv w:val="1"/>
      <w:marLeft w:val="0"/>
      <w:marRight w:val="0"/>
      <w:marTop w:val="0"/>
      <w:marBottom w:val="0"/>
      <w:divBdr>
        <w:top w:val="none" w:sz="0" w:space="0" w:color="auto"/>
        <w:left w:val="none" w:sz="0" w:space="0" w:color="auto"/>
        <w:bottom w:val="none" w:sz="0" w:space="0" w:color="auto"/>
        <w:right w:val="none" w:sz="0" w:space="0" w:color="auto"/>
      </w:divBdr>
    </w:div>
    <w:div w:id="1168206205">
      <w:bodyDiv w:val="1"/>
      <w:marLeft w:val="0"/>
      <w:marRight w:val="0"/>
      <w:marTop w:val="0"/>
      <w:marBottom w:val="0"/>
      <w:divBdr>
        <w:top w:val="none" w:sz="0" w:space="0" w:color="auto"/>
        <w:left w:val="none" w:sz="0" w:space="0" w:color="auto"/>
        <w:bottom w:val="none" w:sz="0" w:space="0" w:color="auto"/>
        <w:right w:val="none" w:sz="0" w:space="0" w:color="auto"/>
      </w:divBdr>
    </w:div>
    <w:div w:id="1168209359">
      <w:bodyDiv w:val="1"/>
      <w:marLeft w:val="0"/>
      <w:marRight w:val="0"/>
      <w:marTop w:val="0"/>
      <w:marBottom w:val="0"/>
      <w:divBdr>
        <w:top w:val="none" w:sz="0" w:space="0" w:color="auto"/>
        <w:left w:val="none" w:sz="0" w:space="0" w:color="auto"/>
        <w:bottom w:val="none" w:sz="0" w:space="0" w:color="auto"/>
        <w:right w:val="none" w:sz="0" w:space="0" w:color="auto"/>
      </w:divBdr>
    </w:div>
    <w:div w:id="1168402355">
      <w:bodyDiv w:val="1"/>
      <w:marLeft w:val="0"/>
      <w:marRight w:val="0"/>
      <w:marTop w:val="0"/>
      <w:marBottom w:val="0"/>
      <w:divBdr>
        <w:top w:val="none" w:sz="0" w:space="0" w:color="auto"/>
        <w:left w:val="none" w:sz="0" w:space="0" w:color="auto"/>
        <w:bottom w:val="none" w:sz="0" w:space="0" w:color="auto"/>
        <w:right w:val="none" w:sz="0" w:space="0" w:color="auto"/>
      </w:divBdr>
    </w:div>
    <w:div w:id="1168986559">
      <w:bodyDiv w:val="1"/>
      <w:marLeft w:val="0"/>
      <w:marRight w:val="0"/>
      <w:marTop w:val="0"/>
      <w:marBottom w:val="0"/>
      <w:divBdr>
        <w:top w:val="none" w:sz="0" w:space="0" w:color="auto"/>
        <w:left w:val="none" w:sz="0" w:space="0" w:color="auto"/>
        <w:bottom w:val="none" w:sz="0" w:space="0" w:color="auto"/>
        <w:right w:val="none" w:sz="0" w:space="0" w:color="auto"/>
      </w:divBdr>
    </w:div>
    <w:div w:id="1169446035">
      <w:bodyDiv w:val="1"/>
      <w:marLeft w:val="0"/>
      <w:marRight w:val="0"/>
      <w:marTop w:val="0"/>
      <w:marBottom w:val="0"/>
      <w:divBdr>
        <w:top w:val="none" w:sz="0" w:space="0" w:color="auto"/>
        <w:left w:val="none" w:sz="0" w:space="0" w:color="auto"/>
        <w:bottom w:val="none" w:sz="0" w:space="0" w:color="auto"/>
        <w:right w:val="none" w:sz="0" w:space="0" w:color="auto"/>
      </w:divBdr>
    </w:div>
    <w:div w:id="1170870776">
      <w:bodyDiv w:val="1"/>
      <w:marLeft w:val="0"/>
      <w:marRight w:val="0"/>
      <w:marTop w:val="0"/>
      <w:marBottom w:val="0"/>
      <w:divBdr>
        <w:top w:val="none" w:sz="0" w:space="0" w:color="auto"/>
        <w:left w:val="none" w:sz="0" w:space="0" w:color="auto"/>
        <w:bottom w:val="none" w:sz="0" w:space="0" w:color="auto"/>
        <w:right w:val="none" w:sz="0" w:space="0" w:color="auto"/>
      </w:divBdr>
    </w:div>
    <w:div w:id="1171601403">
      <w:bodyDiv w:val="1"/>
      <w:marLeft w:val="0"/>
      <w:marRight w:val="0"/>
      <w:marTop w:val="0"/>
      <w:marBottom w:val="0"/>
      <w:divBdr>
        <w:top w:val="none" w:sz="0" w:space="0" w:color="auto"/>
        <w:left w:val="none" w:sz="0" w:space="0" w:color="auto"/>
        <w:bottom w:val="none" w:sz="0" w:space="0" w:color="auto"/>
        <w:right w:val="none" w:sz="0" w:space="0" w:color="auto"/>
      </w:divBdr>
    </w:div>
    <w:div w:id="1173495523">
      <w:bodyDiv w:val="1"/>
      <w:marLeft w:val="0"/>
      <w:marRight w:val="0"/>
      <w:marTop w:val="0"/>
      <w:marBottom w:val="0"/>
      <w:divBdr>
        <w:top w:val="none" w:sz="0" w:space="0" w:color="auto"/>
        <w:left w:val="none" w:sz="0" w:space="0" w:color="auto"/>
        <w:bottom w:val="none" w:sz="0" w:space="0" w:color="auto"/>
        <w:right w:val="none" w:sz="0" w:space="0" w:color="auto"/>
      </w:divBdr>
    </w:div>
    <w:div w:id="1173951444">
      <w:bodyDiv w:val="1"/>
      <w:marLeft w:val="0"/>
      <w:marRight w:val="0"/>
      <w:marTop w:val="0"/>
      <w:marBottom w:val="0"/>
      <w:divBdr>
        <w:top w:val="none" w:sz="0" w:space="0" w:color="auto"/>
        <w:left w:val="none" w:sz="0" w:space="0" w:color="auto"/>
        <w:bottom w:val="none" w:sz="0" w:space="0" w:color="auto"/>
        <w:right w:val="none" w:sz="0" w:space="0" w:color="auto"/>
      </w:divBdr>
    </w:div>
    <w:div w:id="1174881465">
      <w:bodyDiv w:val="1"/>
      <w:marLeft w:val="0"/>
      <w:marRight w:val="0"/>
      <w:marTop w:val="0"/>
      <w:marBottom w:val="0"/>
      <w:divBdr>
        <w:top w:val="none" w:sz="0" w:space="0" w:color="auto"/>
        <w:left w:val="none" w:sz="0" w:space="0" w:color="auto"/>
        <w:bottom w:val="none" w:sz="0" w:space="0" w:color="auto"/>
        <w:right w:val="none" w:sz="0" w:space="0" w:color="auto"/>
      </w:divBdr>
    </w:div>
    <w:div w:id="1175336959">
      <w:bodyDiv w:val="1"/>
      <w:marLeft w:val="0"/>
      <w:marRight w:val="0"/>
      <w:marTop w:val="0"/>
      <w:marBottom w:val="0"/>
      <w:divBdr>
        <w:top w:val="none" w:sz="0" w:space="0" w:color="auto"/>
        <w:left w:val="none" w:sz="0" w:space="0" w:color="auto"/>
        <w:bottom w:val="none" w:sz="0" w:space="0" w:color="auto"/>
        <w:right w:val="none" w:sz="0" w:space="0" w:color="auto"/>
      </w:divBdr>
    </w:div>
    <w:div w:id="1175606460">
      <w:bodyDiv w:val="1"/>
      <w:marLeft w:val="0"/>
      <w:marRight w:val="0"/>
      <w:marTop w:val="0"/>
      <w:marBottom w:val="0"/>
      <w:divBdr>
        <w:top w:val="none" w:sz="0" w:space="0" w:color="auto"/>
        <w:left w:val="none" w:sz="0" w:space="0" w:color="auto"/>
        <w:bottom w:val="none" w:sz="0" w:space="0" w:color="auto"/>
        <w:right w:val="none" w:sz="0" w:space="0" w:color="auto"/>
      </w:divBdr>
    </w:div>
    <w:div w:id="1175726114">
      <w:bodyDiv w:val="1"/>
      <w:marLeft w:val="0"/>
      <w:marRight w:val="0"/>
      <w:marTop w:val="0"/>
      <w:marBottom w:val="0"/>
      <w:divBdr>
        <w:top w:val="none" w:sz="0" w:space="0" w:color="auto"/>
        <w:left w:val="none" w:sz="0" w:space="0" w:color="auto"/>
        <w:bottom w:val="none" w:sz="0" w:space="0" w:color="auto"/>
        <w:right w:val="none" w:sz="0" w:space="0" w:color="auto"/>
      </w:divBdr>
    </w:div>
    <w:div w:id="1175802163">
      <w:bodyDiv w:val="1"/>
      <w:marLeft w:val="0"/>
      <w:marRight w:val="0"/>
      <w:marTop w:val="0"/>
      <w:marBottom w:val="0"/>
      <w:divBdr>
        <w:top w:val="none" w:sz="0" w:space="0" w:color="auto"/>
        <w:left w:val="none" w:sz="0" w:space="0" w:color="auto"/>
        <w:bottom w:val="none" w:sz="0" w:space="0" w:color="auto"/>
        <w:right w:val="none" w:sz="0" w:space="0" w:color="auto"/>
      </w:divBdr>
    </w:div>
    <w:div w:id="1176075243">
      <w:bodyDiv w:val="1"/>
      <w:marLeft w:val="0"/>
      <w:marRight w:val="0"/>
      <w:marTop w:val="0"/>
      <w:marBottom w:val="0"/>
      <w:divBdr>
        <w:top w:val="none" w:sz="0" w:space="0" w:color="auto"/>
        <w:left w:val="none" w:sz="0" w:space="0" w:color="auto"/>
        <w:bottom w:val="none" w:sz="0" w:space="0" w:color="auto"/>
        <w:right w:val="none" w:sz="0" w:space="0" w:color="auto"/>
      </w:divBdr>
    </w:div>
    <w:div w:id="1177304511">
      <w:bodyDiv w:val="1"/>
      <w:marLeft w:val="0"/>
      <w:marRight w:val="0"/>
      <w:marTop w:val="0"/>
      <w:marBottom w:val="0"/>
      <w:divBdr>
        <w:top w:val="none" w:sz="0" w:space="0" w:color="auto"/>
        <w:left w:val="none" w:sz="0" w:space="0" w:color="auto"/>
        <w:bottom w:val="none" w:sz="0" w:space="0" w:color="auto"/>
        <w:right w:val="none" w:sz="0" w:space="0" w:color="auto"/>
      </w:divBdr>
    </w:div>
    <w:div w:id="1177767182">
      <w:bodyDiv w:val="1"/>
      <w:marLeft w:val="0"/>
      <w:marRight w:val="0"/>
      <w:marTop w:val="0"/>
      <w:marBottom w:val="0"/>
      <w:divBdr>
        <w:top w:val="none" w:sz="0" w:space="0" w:color="auto"/>
        <w:left w:val="none" w:sz="0" w:space="0" w:color="auto"/>
        <w:bottom w:val="none" w:sz="0" w:space="0" w:color="auto"/>
        <w:right w:val="none" w:sz="0" w:space="0" w:color="auto"/>
      </w:divBdr>
    </w:div>
    <w:div w:id="1178500360">
      <w:bodyDiv w:val="1"/>
      <w:marLeft w:val="0"/>
      <w:marRight w:val="0"/>
      <w:marTop w:val="0"/>
      <w:marBottom w:val="0"/>
      <w:divBdr>
        <w:top w:val="none" w:sz="0" w:space="0" w:color="auto"/>
        <w:left w:val="none" w:sz="0" w:space="0" w:color="auto"/>
        <w:bottom w:val="none" w:sz="0" w:space="0" w:color="auto"/>
        <w:right w:val="none" w:sz="0" w:space="0" w:color="auto"/>
      </w:divBdr>
    </w:div>
    <w:div w:id="1178929769">
      <w:bodyDiv w:val="1"/>
      <w:marLeft w:val="0"/>
      <w:marRight w:val="0"/>
      <w:marTop w:val="0"/>
      <w:marBottom w:val="0"/>
      <w:divBdr>
        <w:top w:val="none" w:sz="0" w:space="0" w:color="auto"/>
        <w:left w:val="none" w:sz="0" w:space="0" w:color="auto"/>
        <w:bottom w:val="none" w:sz="0" w:space="0" w:color="auto"/>
        <w:right w:val="none" w:sz="0" w:space="0" w:color="auto"/>
      </w:divBdr>
    </w:div>
    <w:div w:id="1180041952">
      <w:bodyDiv w:val="1"/>
      <w:marLeft w:val="0"/>
      <w:marRight w:val="0"/>
      <w:marTop w:val="0"/>
      <w:marBottom w:val="0"/>
      <w:divBdr>
        <w:top w:val="none" w:sz="0" w:space="0" w:color="auto"/>
        <w:left w:val="none" w:sz="0" w:space="0" w:color="auto"/>
        <w:bottom w:val="none" w:sz="0" w:space="0" w:color="auto"/>
        <w:right w:val="none" w:sz="0" w:space="0" w:color="auto"/>
      </w:divBdr>
    </w:div>
    <w:div w:id="1180042168">
      <w:bodyDiv w:val="1"/>
      <w:marLeft w:val="0"/>
      <w:marRight w:val="0"/>
      <w:marTop w:val="0"/>
      <w:marBottom w:val="0"/>
      <w:divBdr>
        <w:top w:val="none" w:sz="0" w:space="0" w:color="auto"/>
        <w:left w:val="none" w:sz="0" w:space="0" w:color="auto"/>
        <w:bottom w:val="none" w:sz="0" w:space="0" w:color="auto"/>
        <w:right w:val="none" w:sz="0" w:space="0" w:color="auto"/>
      </w:divBdr>
    </w:div>
    <w:div w:id="1180503892">
      <w:bodyDiv w:val="1"/>
      <w:marLeft w:val="0"/>
      <w:marRight w:val="0"/>
      <w:marTop w:val="0"/>
      <w:marBottom w:val="0"/>
      <w:divBdr>
        <w:top w:val="none" w:sz="0" w:space="0" w:color="auto"/>
        <w:left w:val="none" w:sz="0" w:space="0" w:color="auto"/>
        <w:bottom w:val="none" w:sz="0" w:space="0" w:color="auto"/>
        <w:right w:val="none" w:sz="0" w:space="0" w:color="auto"/>
      </w:divBdr>
    </w:div>
    <w:div w:id="1180579942">
      <w:bodyDiv w:val="1"/>
      <w:marLeft w:val="0"/>
      <w:marRight w:val="0"/>
      <w:marTop w:val="0"/>
      <w:marBottom w:val="0"/>
      <w:divBdr>
        <w:top w:val="none" w:sz="0" w:space="0" w:color="auto"/>
        <w:left w:val="none" w:sz="0" w:space="0" w:color="auto"/>
        <w:bottom w:val="none" w:sz="0" w:space="0" w:color="auto"/>
        <w:right w:val="none" w:sz="0" w:space="0" w:color="auto"/>
      </w:divBdr>
    </w:div>
    <w:div w:id="1181352235">
      <w:bodyDiv w:val="1"/>
      <w:marLeft w:val="0"/>
      <w:marRight w:val="0"/>
      <w:marTop w:val="0"/>
      <w:marBottom w:val="0"/>
      <w:divBdr>
        <w:top w:val="none" w:sz="0" w:space="0" w:color="auto"/>
        <w:left w:val="none" w:sz="0" w:space="0" w:color="auto"/>
        <w:bottom w:val="none" w:sz="0" w:space="0" w:color="auto"/>
        <w:right w:val="none" w:sz="0" w:space="0" w:color="auto"/>
      </w:divBdr>
    </w:div>
    <w:div w:id="1181551077">
      <w:bodyDiv w:val="1"/>
      <w:marLeft w:val="0"/>
      <w:marRight w:val="0"/>
      <w:marTop w:val="0"/>
      <w:marBottom w:val="0"/>
      <w:divBdr>
        <w:top w:val="none" w:sz="0" w:space="0" w:color="auto"/>
        <w:left w:val="none" w:sz="0" w:space="0" w:color="auto"/>
        <w:bottom w:val="none" w:sz="0" w:space="0" w:color="auto"/>
        <w:right w:val="none" w:sz="0" w:space="0" w:color="auto"/>
      </w:divBdr>
    </w:div>
    <w:div w:id="1182351836">
      <w:bodyDiv w:val="1"/>
      <w:marLeft w:val="0"/>
      <w:marRight w:val="0"/>
      <w:marTop w:val="0"/>
      <w:marBottom w:val="0"/>
      <w:divBdr>
        <w:top w:val="none" w:sz="0" w:space="0" w:color="auto"/>
        <w:left w:val="none" w:sz="0" w:space="0" w:color="auto"/>
        <w:bottom w:val="none" w:sz="0" w:space="0" w:color="auto"/>
        <w:right w:val="none" w:sz="0" w:space="0" w:color="auto"/>
      </w:divBdr>
    </w:div>
    <w:div w:id="1182351998">
      <w:bodyDiv w:val="1"/>
      <w:marLeft w:val="0"/>
      <w:marRight w:val="0"/>
      <w:marTop w:val="0"/>
      <w:marBottom w:val="0"/>
      <w:divBdr>
        <w:top w:val="none" w:sz="0" w:space="0" w:color="auto"/>
        <w:left w:val="none" w:sz="0" w:space="0" w:color="auto"/>
        <w:bottom w:val="none" w:sz="0" w:space="0" w:color="auto"/>
        <w:right w:val="none" w:sz="0" w:space="0" w:color="auto"/>
      </w:divBdr>
    </w:div>
    <w:div w:id="1182938932">
      <w:bodyDiv w:val="1"/>
      <w:marLeft w:val="0"/>
      <w:marRight w:val="0"/>
      <w:marTop w:val="0"/>
      <w:marBottom w:val="0"/>
      <w:divBdr>
        <w:top w:val="none" w:sz="0" w:space="0" w:color="auto"/>
        <w:left w:val="none" w:sz="0" w:space="0" w:color="auto"/>
        <w:bottom w:val="none" w:sz="0" w:space="0" w:color="auto"/>
        <w:right w:val="none" w:sz="0" w:space="0" w:color="auto"/>
      </w:divBdr>
    </w:div>
    <w:div w:id="1183201278">
      <w:bodyDiv w:val="1"/>
      <w:marLeft w:val="0"/>
      <w:marRight w:val="0"/>
      <w:marTop w:val="0"/>
      <w:marBottom w:val="0"/>
      <w:divBdr>
        <w:top w:val="none" w:sz="0" w:space="0" w:color="auto"/>
        <w:left w:val="none" w:sz="0" w:space="0" w:color="auto"/>
        <w:bottom w:val="none" w:sz="0" w:space="0" w:color="auto"/>
        <w:right w:val="none" w:sz="0" w:space="0" w:color="auto"/>
      </w:divBdr>
    </w:div>
    <w:div w:id="1183519606">
      <w:bodyDiv w:val="1"/>
      <w:marLeft w:val="0"/>
      <w:marRight w:val="0"/>
      <w:marTop w:val="0"/>
      <w:marBottom w:val="0"/>
      <w:divBdr>
        <w:top w:val="none" w:sz="0" w:space="0" w:color="auto"/>
        <w:left w:val="none" w:sz="0" w:space="0" w:color="auto"/>
        <w:bottom w:val="none" w:sz="0" w:space="0" w:color="auto"/>
        <w:right w:val="none" w:sz="0" w:space="0" w:color="auto"/>
      </w:divBdr>
    </w:div>
    <w:div w:id="1183668072">
      <w:bodyDiv w:val="1"/>
      <w:marLeft w:val="0"/>
      <w:marRight w:val="0"/>
      <w:marTop w:val="0"/>
      <w:marBottom w:val="0"/>
      <w:divBdr>
        <w:top w:val="none" w:sz="0" w:space="0" w:color="auto"/>
        <w:left w:val="none" w:sz="0" w:space="0" w:color="auto"/>
        <w:bottom w:val="none" w:sz="0" w:space="0" w:color="auto"/>
        <w:right w:val="none" w:sz="0" w:space="0" w:color="auto"/>
      </w:divBdr>
    </w:div>
    <w:div w:id="1183741335">
      <w:bodyDiv w:val="1"/>
      <w:marLeft w:val="0"/>
      <w:marRight w:val="0"/>
      <w:marTop w:val="0"/>
      <w:marBottom w:val="0"/>
      <w:divBdr>
        <w:top w:val="none" w:sz="0" w:space="0" w:color="auto"/>
        <w:left w:val="none" w:sz="0" w:space="0" w:color="auto"/>
        <w:bottom w:val="none" w:sz="0" w:space="0" w:color="auto"/>
        <w:right w:val="none" w:sz="0" w:space="0" w:color="auto"/>
      </w:divBdr>
    </w:div>
    <w:div w:id="1183936259">
      <w:bodyDiv w:val="1"/>
      <w:marLeft w:val="0"/>
      <w:marRight w:val="0"/>
      <w:marTop w:val="0"/>
      <w:marBottom w:val="0"/>
      <w:divBdr>
        <w:top w:val="none" w:sz="0" w:space="0" w:color="auto"/>
        <w:left w:val="none" w:sz="0" w:space="0" w:color="auto"/>
        <w:bottom w:val="none" w:sz="0" w:space="0" w:color="auto"/>
        <w:right w:val="none" w:sz="0" w:space="0" w:color="auto"/>
      </w:divBdr>
    </w:div>
    <w:div w:id="1185095130">
      <w:bodyDiv w:val="1"/>
      <w:marLeft w:val="0"/>
      <w:marRight w:val="0"/>
      <w:marTop w:val="0"/>
      <w:marBottom w:val="0"/>
      <w:divBdr>
        <w:top w:val="none" w:sz="0" w:space="0" w:color="auto"/>
        <w:left w:val="none" w:sz="0" w:space="0" w:color="auto"/>
        <w:bottom w:val="none" w:sz="0" w:space="0" w:color="auto"/>
        <w:right w:val="none" w:sz="0" w:space="0" w:color="auto"/>
      </w:divBdr>
    </w:div>
    <w:div w:id="1185632200">
      <w:bodyDiv w:val="1"/>
      <w:marLeft w:val="0"/>
      <w:marRight w:val="0"/>
      <w:marTop w:val="0"/>
      <w:marBottom w:val="0"/>
      <w:divBdr>
        <w:top w:val="none" w:sz="0" w:space="0" w:color="auto"/>
        <w:left w:val="none" w:sz="0" w:space="0" w:color="auto"/>
        <w:bottom w:val="none" w:sz="0" w:space="0" w:color="auto"/>
        <w:right w:val="none" w:sz="0" w:space="0" w:color="auto"/>
      </w:divBdr>
      <w:divsChild>
        <w:div w:id="264776416">
          <w:marLeft w:val="0"/>
          <w:marRight w:val="0"/>
          <w:marTop w:val="0"/>
          <w:marBottom w:val="0"/>
          <w:divBdr>
            <w:top w:val="none" w:sz="0" w:space="0" w:color="auto"/>
            <w:left w:val="none" w:sz="0" w:space="0" w:color="auto"/>
            <w:bottom w:val="none" w:sz="0" w:space="0" w:color="auto"/>
            <w:right w:val="none" w:sz="0" w:space="0" w:color="auto"/>
          </w:divBdr>
        </w:div>
        <w:div w:id="1425691657">
          <w:marLeft w:val="0"/>
          <w:marRight w:val="0"/>
          <w:marTop w:val="0"/>
          <w:marBottom w:val="0"/>
          <w:divBdr>
            <w:top w:val="none" w:sz="0" w:space="0" w:color="auto"/>
            <w:left w:val="none" w:sz="0" w:space="0" w:color="auto"/>
            <w:bottom w:val="none" w:sz="0" w:space="0" w:color="auto"/>
            <w:right w:val="none" w:sz="0" w:space="0" w:color="auto"/>
          </w:divBdr>
        </w:div>
        <w:div w:id="1632394189">
          <w:marLeft w:val="0"/>
          <w:marRight w:val="0"/>
          <w:marTop w:val="0"/>
          <w:marBottom w:val="0"/>
          <w:divBdr>
            <w:top w:val="none" w:sz="0" w:space="0" w:color="auto"/>
            <w:left w:val="none" w:sz="0" w:space="0" w:color="auto"/>
            <w:bottom w:val="none" w:sz="0" w:space="0" w:color="auto"/>
            <w:right w:val="none" w:sz="0" w:space="0" w:color="auto"/>
          </w:divBdr>
        </w:div>
        <w:div w:id="1644582289">
          <w:marLeft w:val="0"/>
          <w:marRight w:val="0"/>
          <w:marTop w:val="0"/>
          <w:marBottom w:val="0"/>
          <w:divBdr>
            <w:top w:val="none" w:sz="0" w:space="0" w:color="auto"/>
            <w:left w:val="none" w:sz="0" w:space="0" w:color="auto"/>
            <w:bottom w:val="none" w:sz="0" w:space="0" w:color="auto"/>
            <w:right w:val="none" w:sz="0" w:space="0" w:color="auto"/>
          </w:divBdr>
        </w:div>
      </w:divsChild>
    </w:div>
    <w:div w:id="1185898478">
      <w:bodyDiv w:val="1"/>
      <w:marLeft w:val="0"/>
      <w:marRight w:val="0"/>
      <w:marTop w:val="0"/>
      <w:marBottom w:val="0"/>
      <w:divBdr>
        <w:top w:val="none" w:sz="0" w:space="0" w:color="auto"/>
        <w:left w:val="none" w:sz="0" w:space="0" w:color="auto"/>
        <w:bottom w:val="none" w:sz="0" w:space="0" w:color="auto"/>
        <w:right w:val="none" w:sz="0" w:space="0" w:color="auto"/>
      </w:divBdr>
    </w:div>
    <w:div w:id="1186407873">
      <w:bodyDiv w:val="1"/>
      <w:marLeft w:val="0"/>
      <w:marRight w:val="0"/>
      <w:marTop w:val="0"/>
      <w:marBottom w:val="0"/>
      <w:divBdr>
        <w:top w:val="none" w:sz="0" w:space="0" w:color="auto"/>
        <w:left w:val="none" w:sz="0" w:space="0" w:color="auto"/>
        <w:bottom w:val="none" w:sz="0" w:space="0" w:color="auto"/>
        <w:right w:val="none" w:sz="0" w:space="0" w:color="auto"/>
      </w:divBdr>
    </w:div>
    <w:div w:id="1186481880">
      <w:bodyDiv w:val="1"/>
      <w:marLeft w:val="0"/>
      <w:marRight w:val="0"/>
      <w:marTop w:val="0"/>
      <w:marBottom w:val="0"/>
      <w:divBdr>
        <w:top w:val="none" w:sz="0" w:space="0" w:color="auto"/>
        <w:left w:val="none" w:sz="0" w:space="0" w:color="auto"/>
        <w:bottom w:val="none" w:sz="0" w:space="0" w:color="auto"/>
        <w:right w:val="none" w:sz="0" w:space="0" w:color="auto"/>
      </w:divBdr>
    </w:div>
    <w:div w:id="1186553096">
      <w:bodyDiv w:val="1"/>
      <w:marLeft w:val="0"/>
      <w:marRight w:val="0"/>
      <w:marTop w:val="0"/>
      <w:marBottom w:val="0"/>
      <w:divBdr>
        <w:top w:val="none" w:sz="0" w:space="0" w:color="auto"/>
        <w:left w:val="none" w:sz="0" w:space="0" w:color="auto"/>
        <w:bottom w:val="none" w:sz="0" w:space="0" w:color="auto"/>
        <w:right w:val="none" w:sz="0" w:space="0" w:color="auto"/>
      </w:divBdr>
    </w:div>
    <w:div w:id="1187329959">
      <w:bodyDiv w:val="1"/>
      <w:marLeft w:val="0"/>
      <w:marRight w:val="0"/>
      <w:marTop w:val="0"/>
      <w:marBottom w:val="0"/>
      <w:divBdr>
        <w:top w:val="none" w:sz="0" w:space="0" w:color="auto"/>
        <w:left w:val="none" w:sz="0" w:space="0" w:color="auto"/>
        <w:bottom w:val="none" w:sz="0" w:space="0" w:color="auto"/>
        <w:right w:val="none" w:sz="0" w:space="0" w:color="auto"/>
      </w:divBdr>
    </w:div>
    <w:div w:id="1187479399">
      <w:bodyDiv w:val="1"/>
      <w:marLeft w:val="0"/>
      <w:marRight w:val="0"/>
      <w:marTop w:val="0"/>
      <w:marBottom w:val="0"/>
      <w:divBdr>
        <w:top w:val="none" w:sz="0" w:space="0" w:color="auto"/>
        <w:left w:val="none" w:sz="0" w:space="0" w:color="auto"/>
        <w:bottom w:val="none" w:sz="0" w:space="0" w:color="auto"/>
        <w:right w:val="none" w:sz="0" w:space="0" w:color="auto"/>
      </w:divBdr>
    </w:div>
    <w:div w:id="1187602054">
      <w:bodyDiv w:val="1"/>
      <w:marLeft w:val="0"/>
      <w:marRight w:val="0"/>
      <w:marTop w:val="0"/>
      <w:marBottom w:val="0"/>
      <w:divBdr>
        <w:top w:val="none" w:sz="0" w:space="0" w:color="auto"/>
        <w:left w:val="none" w:sz="0" w:space="0" w:color="auto"/>
        <w:bottom w:val="none" w:sz="0" w:space="0" w:color="auto"/>
        <w:right w:val="none" w:sz="0" w:space="0" w:color="auto"/>
      </w:divBdr>
    </w:div>
    <w:div w:id="1188106475">
      <w:bodyDiv w:val="1"/>
      <w:marLeft w:val="0"/>
      <w:marRight w:val="0"/>
      <w:marTop w:val="0"/>
      <w:marBottom w:val="0"/>
      <w:divBdr>
        <w:top w:val="none" w:sz="0" w:space="0" w:color="auto"/>
        <w:left w:val="none" w:sz="0" w:space="0" w:color="auto"/>
        <w:bottom w:val="none" w:sz="0" w:space="0" w:color="auto"/>
        <w:right w:val="none" w:sz="0" w:space="0" w:color="auto"/>
      </w:divBdr>
    </w:div>
    <w:div w:id="1188178901">
      <w:bodyDiv w:val="1"/>
      <w:marLeft w:val="0"/>
      <w:marRight w:val="0"/>
      <w:marTop w:val="0"/>
      <w:marBottom w:val="0"/>
      <w:divBdr>
        <w:top w:val="none" w:sz="0" w:space="0" w:color="auto"/>
        <w:left w:val="none" w:sz="0" w:space="0" w:color="auto"/>
        <w:bottom w:val="none" w:sz="0" w:space="0" w:color="auto"/>
        <w:right w:val="none" w:sz="0" w:space="0" w:color="auto"/>
      </w:divBdr>
    </w:div>
    <w:div w:id="1188180852">
      <w:bodyDiv w:val="1"/>
      <w:marLeft w:val="0"/>
      <w:marRight w:val="0"/>
      <w:marTop w:val="0"/>
      <w:marBottom w:val="0"/>
      <w:divBdr>
        <w:top w:val="none" w:sz="0" w:space="0" w:color="auto"/>
        <w:left w:val="none" w:sz="0" w:space="0" w:color="auto"/>
        <w:bottom w:val="none" w:sz="0" w:space="0" w:color="auto"/>
        <w:right w:val="none" w:sz="0" w:space="0" w:color="auto"/>
      </w:divBdr>
    </w:div>
    <w:div w:id="1188371664">
      <w:bodyDiv w:val="1"/>
      <w:marLeft w:val="0"/>
      <w:marRight w:val="0"/>
      <w:marTop w:val="0"/>
      <w:marBottom w:val="0"/>
      <w:divBdr>
        <w:top w:val="none" w:sz="0" w:space="0" w:color="auto"/>
        <w:left w:val="none" w:sz="0" w:space="0" w:color="auto"/>
        <w:bottom w:val="none" w:sz="0" w:space="0" w:color="auto"/>
        <w:right w:val="none" w:sz="0" w:space="0" w:color="auto"/>
      </w:divBdr>
    </w:div>
    <w:div w:id="1188715243">
      <w:bodyDiv w:val="1"/>
      <w:marLeft w:val="0"/>
      <w:marRight w:val="0"/>
      <w:marTop w:val="0"/>
      <w:marBottom w:val="0"/>
      <w:divBdr>
        <w:top w:val="none" w:sz="0" w:space="0" w:color="auto"/>
        <w:left w:val="none" w:sz="0" w:space="0" w:color="auto"/>
        <w:bottom w:val="none" w:sz="0" w:space="0" w:color="auto"/>
        <w:right w:val="none" w:sz="0" w:space="0" w:color="auto"/>
      </w:divBdr>
    </w:div>
    <w:div w:id="1188906418">
      <w:bodyDiv w:val="1"/>
      <w:marLeft w:val="0"/>
      <w:marRight w:val="0"/>
      <w:marTop w:val="0"/>
      <w:marBottom w:val="0"/>
      <w:divBdr>
        <w:top w:val="none" w:sz="0" w:space="0" w:color="auto"/>
        <w:left w:val="none" w:sz="0" w:space="0" w:color="auto"/>
        <w:bottom w:val="none" w:sz="0" w:space="0" w:color="auto"/>
        <w:right w:val="none" w:sz="0" w:space="0" w:color="auto"/>
      </w:divBdr>
    </w:div>
    <w:div w:id="1189443540">
      <w:bodyDiv w:val="1"/>
      <w:marLeft w:val="0"/>
      <w:marRight w:val="0"/>
      <w:marTop w:val="0"/>
      <w:marBottom w:val="0"/>
      <w:divBdr>
        <w:top w:val="none" w:sz="0" w:space="0" w:color="auto"/>
        <w:left w:val="none" w:sz="0" w:space="0" w:color="auto"/>
        <w:bottom w:val="none" w:sz="0" w:space="0" w:color="auto"/>
        <w:right w:val="none" w:sz="0" w:space="0" w:color="auto"/>
      </w:divBdr>
    </w:div>
    <w:div w:id="1190146925">
      <w:bodyDiv w:val="1"/>
      <w:marLeft w:val="0"/>
      <w:marRight w:val="0"/>
      <w:marTop w:val="0"/>
      <w:marBottom w:val="0"/>
      <w:divBdr>
        <w:top w:val="none" w:sz="0" w:space="0" w:color="auto"/>
        <w:left w:val="none" w:sz="0" w:space="0" w:color="auto"/>
        <w:bottom w:val="none" w:sz="0" w:space="0" w:color="auto"/>
        <w:right w:val="none" w:sz="0" w:space="0" w:color="auto"/>
      </w:divBdr>
    </w:div>
    <w:div w:id="1190559150">
      <w:bodyDiv w:val="1"/>
      <w:marLeft w:val="0"/>
      <w:marRight w:val="0"/>
      <w:marTop w:val="0"/>
      <w:marBottom w:val="0"/>
      <w:divBdr>
        <w:top w:val="none" w:sz="0" w:space="0" w:color="auto"/>
        <w:left w:val="none" w:sz="0" w:space="0" w:color="auto"/>
        <w:bottom w:val="none" w:sz="0" w:space="0" w:color="auto"/>
        <w:right w:val="none" w:sz="0" w:space="0" w:color="auto"/>
      </w:divBdr>
    </w:div>
    <w:div w:id="1190952443">
      <w:bodyDiv w:val="1"/>
      <w:marLeft w:val="0"/>
      <w:marRight w:val="0"/>
      <w:marTop w:val="0"/>
      <w:marBottom w:val="0"/>
      <w:divBdr>
        <w:top w:val="none" w:sz="0" w:space="0" w:color="auto"/>
        <w:left w:val="none" w:sz="0" w:space="0" w:color="auto"/>
        <w:bottom w:val="none" w:sz="0" w:space="0" w:color="auto"/>
        <w:right w:val="none" w:sz="0" w:space="0" w:color="auto"/>
      </w:divBdr>
    </w:div>
    <w:div w:id="1191063298">
      <w:bodyDiv w:val="1"/>
      <w:marLeft w:val="0"/>
      <w:marRight w:val="0"/>
      <w:marTop w:val="0"/>
      <w:marBottom w:val="0"/>
      <w:divBdr>
        <w:top w:val="none" w:sz="0" w:space="0" w:color="auto"/>
        <w:left w:val="none" w:sz="0" w:space="0" w:color="auto"/>
        <w:bottom w:val="none" w:sz="0" w:space="0" w:color="auto"/>
        <w:right w:val="none" w:sz="0" w:space="0" w:color="auto"/>
      </w:divBdr>
    </w:div>
    <w:div w:id="1191264923">
      <w:bodyDiv w:val="1"/>
      <w:marLeft w:val="0"/>
      <w:marRight w:val="0"/>
      <w:marTop w:val="0"/>
      <w:marBottom w:val="0"/>
      <w:divBdr>
        <w:top w:val="none" w:sz="0" w:space="0" w:color="auto"/>
        <w:left w:val="none" w:sz="0" w:space="0" w:color="auto"/>
        <w:bottom w:val="none" w:sz="0" w:space="0" w:color="auto"/>
        <w:right w:val="none" w:sz="0" w:space="0" w:color="auto"/>
      </w:divBdr>
    </w:div>
    <w:div w:id="1191379539">
      <w:bodyDiv w:val="1"/>
      <w:marLeft w:val="0"/>
      <w:marRight w:val="0"/>
      <w:marTop w:val="0"/>
      <w:marBottom w:val="0"/>
      <w:divBdr>
        <w:top w:val="none" w:sz="0" w:space="0" w:color="auto"/>
        <w:left w:val="none" w:sz="0" w:space="0" w:color="auto"/>
        <w:bottom w:val="none" w:sz="0" w:space="0" w:color="auto"/>
        <w:right w:val="none" w:sz="0" w:space="0" w:color="auto"/>
      </w:divBdr>
    </w:div>
    <w:div w:id="1191408793">
      <w:bodyDiv w:val="1"/>
      <w:marLeft w:val="0"/>
      <w:marRight w:val="0"/>
      <w:marTop w:val="0"/>
      <w:marBottom w:val="0"/>
      <w:divBdr>
        <w:top w:val="none" w:sz="0" w:space="0" w:color="auto"/>
        <w:left w:val="none" w:sz="0" w:space="0" w:color="auto"/>
        <w:bottom w:val="none" w:sz="0" w:space="0" w:color="auto"/>
        <w:right w:val="none" w:sz="0" w:space="0" w:color="auto"/>
      </w:divBdr>
    </w:div>
    <w:div w:id="1191455171">
      <w:bodyDiv w:val="1"/>
      <w:marLeft w:val="0"/>
      <w:marRight w:val="0"/>
      <w:marTop w:val="0"/>
      <w:marBottom w:val="0"/>
      <w:divBdr>
        <w:top w:val="none" w:sz="0" w:space="0" w:color="auto"/>
        <w:left w:val="none" w:sz="0" w:space="0" w:color="auto"/>
        <w:bottom w:val="none" w:sz="0" w:space="0" w:color="auto"/>
        <w:right w:val="none" w:sz="0" w:space="0" w:color="auto"/>
      </w:divBdr>
    </w:div>
    <w:div w:id="1191722799">
      <w:bodyDiv w:val="1"/>
      <w:marLeft w:val="0"/>
      <w:marRight w:val="0"/>
      <w:marTop w:val="0"/>
      <w:marBottom w:val="0"/>
      <w:divBdr>
        <w:top w:val="none" w:sz="0" w:space="0" w:color="auto"/>
        <w:left w:val="none" w:sz="0" w:space="0" w:color="auto"/>
        <w:bottom w:val="none" w:sz="0" w:space="0" w:color="auto"/>
        <w:right w:val="none" w:sz="0" w:space="0" w:color="auto"/>
      </w:divBdr>
    </w:div>
    <w:div w:id="1192186095">
      <w:bodyDiv w:val="1"/>
      <w:marLeft w:val="0"/>
      <w:marRight w:val="0"/>
      <w:marTop w:val="0"/>
      <w:marBottom w:val="0"/>
      <w:divBdr>
        <w:top w:val="none" w:sz="0" w:space="0" w:color="auto"/>
        <w:left w:val="none" w:sz="0" w:space="0" w:color="auto"/>
        <w:bottom w:val="none" w:sz="0" w:space="0" w:color="auto"/>
        <w:right w:val="none" w:sz="0" w:space="0" w:color="auto"/>
      </w:divBdr>
    </w:div>
    <w:div w:id="1192524514">
      <w:bodyDiv w:val="1"/>
      <w:marLeft w:val="0"/>
      <w:marRight w:val="0"/>
      <w:marTop w:val="0"/>
      <w:marBottom w:val="0"/>
      <w:divBdr>
        <w:top w:val="none" w:sz="0" w:space="0" w:color="auto"/>
        <w:left w:val="none" w:sz="0" w:space="0" w:color="auto"/>
        <w:bottom w:val="none" w:sz="0" w:space="0" w:color="auto"/>
        <w:right w:val="none" w:sz="0" w:space="0" w:color="auto"/>
      </w:divBdr>
    </w:div>
    <w:div w:id="1193036920">
      <w:bodyDiv w:val="1"/>
      <w:marLeft w:val="0"/>
      <w:marRight w:val="0"/>
      <w:marTop w:val="0"/>
      <w:marBottom w:val="0"/>
      <w:divBdr>
        <w:top w:val="none" w:sz="0" w:space="0" w:color="auto"/>
        <w:left w:val="none" w:sz="0" w:space="0" w:color="auto"/>
        <w:bottom w:val="none" w:sz="0" w:space="0" w:color="auto"/>
        <w:right w:val="none" w:sz="0" w:space="0" w:color="auto"/>
      </w:divBdr>
    </w:div>
    <w:div w:id="1193415949">
      <w:bodyDiv w:val="1"/>
      <w:marLeft w:val="0"/>
      <w:marRight w:val="0"/>
      <w:marTop w:val="0"/>
      <w:marBottom w:val="0"/>
      <w:divBdr>
        <w:top w:val="none" w:sz="0" w:space="0" w:color="auto"/>
        <w:left w:val="none" w:sz="0" w:space="0" w:color="auto"/>
        <w:bottom w:val="none" w:sz="0" w:space="0" w:color="auto"/>
        <w:right w:val="none" w:sz="0" w:space="0" w:color="auto"/>
      </w:divBdr>
    </w:div>
    <w:div w:id="1194347535">
      <w:bodyDiv w:val="1"/>
      <w:marLeft w:val="0"/>
      <w:marRight w:val="0"/>
      <w:marTop w:val="0"/>
      <w:marBottom w:val="0"/>
      <w:divBdr>
        <w:top w:val="none" w:sz="0" w:space="0" w:color="auto"/>
        <w:left w:val="none" w:sz="0" w:space="0" w:color="auto"/>
        <w:bottom w:val="none" w:sz="0" w:space="0" w:color="auto"/>
        <w:right w:val="none" w:sz="0" w:space="0" w:color="auto"/>
      </w:divBdr>
    </w:div>
    <w:div w:id="1195194464">
      <w:bodyDiv w:val="1"/>
      <w:marLeft w:val="0"/>
      <w:marRight w:val="0"/>
      <w:marTop w:val="0"/>
      <w:marBottom w:val="0"/>
      <w:divBdr>
        <w:top w:val="none" w:sz="0" w:space="0" w:color="auto"/>
        <w:left w:val="none" w:sz="0" w:space="0" w:color="auto"/>
        <w:bottom w:val="none" w:sz="0" w:space="0" w:color="auto"/>
        <w:right w:val="none" w:sz="0" w:space="0" w:color="auto"/>
      </w:divBdr>
    </w:div>
    <w:div w:id="1195313074">
      <w:bodyDiv w:val="1"/>
      <w:marLeft w:val="0"/>
      <w:marRight w:val="0"/>
      <w:marTop w:val="0"/>
      <w:marBottom w:val="0"/>
      <w:divBdr>
        <w:top w:val="none" w:sz="0" w:space="0" w:color="auto"/>
        <w:left w:val="none" w:sz="0" w:space="0" w:color="auto"/>
        <w:bottom w:val="none" w:sz="0" w:space="0" w:color="auto"/>
        <w:right w:val="none" w:sz="0" w:space="0" w:color="auto"/>
      </w:divBdr>
    </w:div>
    <w:div w:id="1195388341">
      <w:bodyDiv w:val="1"/>
      <w:marLeft w:val="0"/>
      <w:marRight w:val="0"/>
      <w:marTop w:val="0"/>
      <w:marBottom w:val="0"/>
      <w:divBdr>
        <w:top w:val="none" w:sz="0" w:space="0" w:color="auto"/>
        <w:left w:val="none" w:sz="0" w:space="0" w:color="auto"/>
        <w:bottom w:val="none" w:sz="0" w:space="0" w:color="auto"/>
        <w:right w:val="none" w:sz="0" w:space="0" w:color="auto"/>
      </w:divBdr>
    </w:div>
    <w:div w:id="1196163547">
      <w:bodyDiv w:val="1"/>
      <w:marLeft w:val="0"/>
      <w:marRight w:val="0"/>
      <w:marTop w:val="0"/>
      <w:marBottom w:val="0"/>
      <w:divBdr>
        <w:top w:val="none" w:sz="0" w:space="0" w:color="auto"/>
        <w:left w:val="none" w:sz="0" w:space="0" w:color="auto"/>
        <w:bottom w:val="none" w:sz="0" w:space="0" w:color="auto"/>
        <w:right w:val="none" w:sz="0" w:space="0" w:color="auto"/>
      </w:divBdr>
    </w:div>
    <w:div w:id="1196651507">
      <w:bodyDiv w:val="1"/>
      <w:marLeft w:val="0"/>
      <w:marRight w:val="0"/>
      <w:marTop w:val="0"/>
      <w:marBottom w:val="0"/>
      <w:divBdr>
        <w:top w:val="none" w:sz="0" w:space="0" w:color="auto"/>
        <w:left w:val="none" w:sz="0" w:space="0" w:color="auto"/>
        <w:bottom w:val="none" w:sz="0" w:space="0" w:color="auto"/>
        <w:right w:val="none" w:sz="0" w:space="0" w:color="auto"/>
      </w:divBdr>
    </w:div>
    <w:div w:id="1197162747">
      <w:bodyDiv w:val="1"/>
      <w:marLeft w:val="0"/>
      <w:marRight w:val="0"/>
      <w:marTop w:val="0"/>
      <w:marBottom w:val="0"/>
      <w:divBdr>
        <w:top w:val="none" w:sz="0" w:space="0" w:color="auto"/>
        <w:left w:val="none" w:sz="0" w:space="0" w:color="auto"/>
        <w:bottom w:val="none" w:sz="0" w:space="0" w:color="auto"/>
        <w:right w:val="none" w:sz="0" w:space="0" w:color="auto"/>
      </w:divBdr>
    </w:div>
    <w:div w:id="1197542062">
      <w:bodyDiv w:val="1"/>
      <w:marLeft w:val="0"/>
      <w:marRight w:val="0"/>
      <w:marTop w:val="0"/>
      <w:marBottom w:val="0"/>
      <w:divBdr>
        <w:top w:val="none" w:sz="0" w:space="0" w:color="auto"/>
        <w:left w:val="none" w:sz="0" w:space="0" w:color="auto"/>
        <w:bottom w:val="none" w:sz="0" w:space="0" w:color="auto"/>
        <w:right w:val="none" w:sz="0" w:space="0" w:color="auto"/>
      </w:divBdr>
    </w:div>
    <w:div w:id="1198006099">
      <w:bodyDiv w:val="1"/>
      <w:marLeft w:val="0"/>
      <w:marRight w:val="0"/>
      <w:marTop w:val="0"/>
      <w:marBottom w:val="0"/>
      <w:divBdr>
        <w:top w:val="none" w:sz="0" w:space="0" w:color="auto"/>
        <w:left w:val="none" w:sz="0" w:space="0" w:color="auto"/>
        <w:bottom w:val="none" w:sz="0" w:space="0" w:color="auto"/>
        <w:right w:val="none" w:sz="0" w:space="0" w:color="auto"/>
      </w:divBdr>
    </w:div>
    <w:div w:id="1198081873">
      <w:bodyDiv w:val="1"/>
      <w:marLeft w:val="0"/>
      <w:marRight w:val="0"/>
      <w:marTop w:val="0"/>
      <w:marBottom w:val="0"/>
      <w:divBdr>
        <w:top w:val="none" w:sz="0" w:space="0" w:color="auto"/>
        <w:left w:val="none" w:sz="0" w:space="0" w:color="auto"/>
        <w:bottom w:val="none" w:sz="0" w:space="0" w:color="auto"/>
        <w:right w:val="none" w:sz="0" w:space="0" w:color="auto"/>
      </w:divBdr>
    </w:div>
    <w:div w:id="1198543082">
      <w:bodyDiv w:val="1"/>
      <w:marLeft w:val="0"/>
      <w:marRight w:val="0"/>
      <w:marTop w:val="0"/>
      <w:marBottom w:val="0"/>
      <w:divBdr>
        <w:top w:val="none" w:sz="0" w:space="0" w:color="auto"/>
        <w:left w:val="none" w:sz="0" w:space="0" w:color="auto"/>
        <w:bottom w:val="none" w:sz="0" w:space="0" w:color="auto"/>
        <w:right w:val="none" w:sz="0" w:space="0" w:color="auto"/>
      </w:divBdr>
    </w:div>
    <w:div w:id="1198588473">
      <w:bodyDiv w:val="1"/>
      <w:marLeft w:val="0"/>
      <w:marRight w:val="0"/>
      <w:marTop w:val="0"/>
      <w:marBottom w:val="0"/>
      <w:divBdr>
        <w:top w:val="none" w:sz="0" w:space="0" w:color="auto"/>
        <w:left w:val="none" w:sz="0" w:space="0" w:color="auto"/>
        <w:bottom w:val="none" w:sz="0" w:space="0" w:color="auto"/>
        <w:right w:val="none" w:sz="0" w:space="0" w:color="auto"/>
      </w:divBdr>
    </w:div>
    <w:div w:id="1198590868">
      <w:bodyDiv w:val="1"/>
      <w:marLeft w:val="0"/>
      <w:marRight w:val="0"/>
      <w:marTop w:val="0"/>
      <w:marBottom w:val="0"/>
      <w:divBdr>
        <w:top w:val="none" w:sz="0" w:space="0" w:color="auto"/>
        <w:left w:val="none" w:sz="0" w:space="0" w:color="auto"/>
        <w:bottom w:val="none" w:sz="0" w:space="0" w:color="auto"/>
        <w:right w:val="none" w:sz="0" w:space="0" w:color="auto"/>
      </w:divBdr>
    </w:div>
    <w:div w:id="1198619732">
      <w:bodyDiv w:val="1"/>
      <w:marLeft w:val="0"/>
      <w:marRight w:val="0"/>
      <w:marTop w:val="0"/>
      <w:marBottom w:val="0"/>
      <w:divBdr>
        <w:top w:val="none" w:sz="0" w:space="0" w:color="auto"/>
        <w:left w:val="none" w:sz="0" w:space="0" w:color="auto"/>
        <w:bottom w:val="none" w:sz="0" w:space="0" w:color="auto"/>
        <w:right w:val="none" w:sz="0" w:space="0" w:color="auto"/>
      </w:divBdr>
    </w:div>
    <w:div w:id="1199200547">
      <w:bodyDiv w:val="1"/>
      <w:marLeft w:val="0"/>
      <w:marRight w:val="0"/>
      <w:marTop w:val="0"/>
      <w:marBottom w:val="0"/>
      <w:divBdr>
        <w:top w:val="none" w:sz="0" w:space="0" w:color="auto"/>
        <w:left w:val="none" w:sz="0" w:space="0" w:color="auto"/>
        <w:bottom w:val="none" w:sz="0" w:space="0" w:color="auto"/>
        <w:right w:val="none" w:sz="0" w:space="0" w:color="auto"/>
      </w:divBdr>
    </w:div>
    <w:div w:id="1199320725">
      <w:bodyDiv w:val="1"/>
      <w:marLeft w:val="0"/>
      <w:marRight w:val="0"/>
      <w:marTop w:val="0"/>
      <w:marBottom w:val="0"/>
      <w:divBdr>
        <w:top w:val="none" w:sz="0" w:space="0" w:color="auto"/>
        <w:left w:val="none" w:sz="0" w:space="0" w:color="auto"/>
        <w:bottom w:val="none" w:sz="0" w:space="0" w:color="auto"/>
        <w:right w:val="none" w:sz="0" w:space="0" w:color="auto"/>
      </w:divBdr>
    </w:div>
    <w:div w:id="1199900305">
      <w:bodyDiv w:val="1"/>
      <w:marLeft w:val="0"/>
      <w:marRight w:val="0"/>
      <w:marTop w:val="0"/>
      <w:marBottom w:val="0"/>
      <w:divBdr>
        <w:top w:val="none" w:sz="0" w:space="0" w:color="auto"/>
        <w:left w:val="none" w:sz="0" w:space="0" w:color="auto"/>
        <w:bottom w:val="none" w:sz="0" w:space="0" w:color="auto"/>
        <w:right w:val="none" w:sz="0" w:space="0" w:color="auto"/>
      </w:divBdr>
    </w:div>
    <w:div w:id="1199927734">
      <w:bodyDiv w:val="1"/>
      <w:marLeft w:val="0"/>
      <w:marRight w:val="0"/>
      <w:marTop w:val="0"/>
      <w:marBottom w:val="0"/>
      <w:divBdr>
        <w:top w:val="none" w:sz="0" w:space="0" w:color="auto"/>
        <w:left w:val="none" w:sz="0" w:space="0" w:color="auto"/>
        <w:bottom w:val="none" w:sz="0" w:space="0" w:color="auto"/>
        <w:right w:val="none" w:sz="0" w:space="0" w:color="auto"/>
      </w:divBdr>
    </w:div>
    <w:div w:id="1200583166">
      <w:bodyDiv w:val="1"/>
      <w:marLeft w:val="0"/>
      <w:marRight w:val="0"/>
      <w:marTop w:val="0"/>
      <w:marBottom w:val="0"/>
      <w:divBdr>
        <w:top w:val="none" w:sz="0" w:space="0" w:color="auto"/>
        <w:left w:val="none" w:sz="0" w:space="0" w:color="auto"/>
        <w:bottom w:val="none" w:sz="0" w:space="0" w:color="auto"/>
        <w:right w:val="none" w:sz="0" w:space="0" w:color="auto"/>
      </w:divBdr>
    </w:div>
    <w:div w:id="1200628514">
      <w:bodyDiv w:val="1"/>
      <w:marLeft w:val="0"/>
      <w:marRight w:val="0"/>
      <w:marTop w:val="0"/>
      <w:marBottom w:val="0"/>
      <w:divBdr>
        <w:top w:val="none" w:sz="0" w:space="0" w:color="auto"/>
        <w:left w:val="none" w:sz="0" w:space="0" w:color="auto"/>
        <w:bottom w:val="none" w:sz="0" w:space="0" w:color="auto"/>
        <w:right w:val="none" w:sz="0" w:space="0" w:color="auto"/>
      </w:divBdr>
    </w:div>
    <w:div w:id="1200631199">
      <w:bodyDiv w:val="1"/>
      <w:marLeft w:val="0"/>
      <w:marRight w:val="0"/>
      <w:marTop w:val="0"/>
      <w:marBottom w:val="0"/>
      <w:divBdr>
        <w:top w:val="none" w:sz="0" w:space="0" w:color="auto"/>
        <w:left w:val="none" w:sz="0" w:space="0" w:color="auto"/>
        <w:bottom w:val="none" w:sz="0" w:space="0" w:color="auto"/>
        <w:right w:val="none" w:sz="0" w:space="0" w:color="auto"/>
      </w:divBdr>
    </w:div>
    <w:div w:id="1201436303">
      <w:bodyDiv w:val="1"/>
      <w:marLeft w:val="0"/>
      <w:marRight w:val="0"/>
      <w:marTop w:val="0"/>
      <w:marBottom w:val="0"/>
      <w:divBdr>
        <w:top w:val="none" w:sz="0" w:space="0" w:color="auto"/>
        <w:left w:val="none" w:sz="0" w:space="0" w:color="auto"/>
        <w:bottom w:val="none" w:sz="0" w:space="0" w:color="auto"/>
        <w:right w:val="none" w:sz="0" w:space="0" w:color="auto"/>
      </w:divBdr>
    </w:div>
    <w:div w:id="1202940586">
      <w:bodyDiv w:val="1"/>
      <w:marLeft w:val="0"/>
      <w:marRight w:val="0"/>
      <w:marTop w:val="0"/>
      <w:marBottom w:val="0"/>
      <w:divBdr>
        <w:top w:val="none" w:sz="0" w:space="0" w:color="auto"/>
        <w:left w:val="none" w:sz="0" w:space="0" w:color="auto"/>
        <w:bottom w:val="none" w:sz="0" w:space="0" w:color="auto"/>
        <w:right w:val="none" w:sz="0" w:space="0" w:color="auto"/>
      </w:divBdr>
    </w:div>
    <w:div w:id="1203203771">
      <w:bodyDiv w:val="1"/>
      <w:marLeft w:val="0"/>
      <w:marRight w:val="0"/>
      <w:marTop w:val="0"/>
      <w:marBottom w:val="0"/>
      <w:divBdr>
        <w:top w:val="none" w:sz="0" w:space="0" w:color="auto"/>
        <w:left w:val="none" w:sz="0" w:space="0" w:color="auto"/>
        <w:bottom w:val="none" w:sz="0" w:space="0" w:color="auto"/>
        <w:right w:val="none" w:sz="0" w:space="0" w:color="auto"/>
      </w:divBdr>
    </w:div>
    <w:div w:id="1203439496">
      <w:bodyDiv w:val="1"/>
      <w:marLeft w:val="0"/>
      <w:marRight w:val="0"/>
      <w:marTop w:val="0"/>
      <w:marBottom w:val="0"/>
      <w:divBdr>
        <w:top w:val="none" w:sz="0" w:space="0" w:color="auto"/>
        <w:left w:val="none" w:sz="0" w:space="0" w:color="auto"/>
        <w:bottom w:val="none" w:sz="0" w:space="0" w:color="auto"/>
        <w:right w:val="none" w:sz="0" w:space="0" w:color="auto"/>
      </w:divBdr>
    </w:div>
    <w:div w:id="1203710550">
      <w:bodyDiv w:val="1"/>
      <w:marLeft w:val="0"/>
      <w:marRight w:val="0"/>
      <w:marTop w:val="0"/>
      <w:marBottom w:val="0"/>
      <w:divBdr>
        <w:top w:val="none" w:sz="0" w:space="0" w:color="auto"/>
        <w:left w:val="none" w:sz="0" w:space="0" w:color="auto"/>
        <w:bottom w:val="none" w:sz="0" w:space="0" w:color="auto"/>
        <w:right w:val="none" w:sz="0" w:space="0" w:color="auto"/>
      </w:divBdr>
    </w:div>
    <w:div w:id="1204294910">
      <w:bodyDiv w:val="1"/>
      <w:marLeft w:val="0"/>
      <w:marRight w:val="0"/>
      <w:marTop w:val="0"/>
      <w:marBottom w:val="0"/>
      <w:divBdr>
        <w:top w:val="none" w:sz="0" w:space="0" w:color="auto"/>
        <w:left w:val="none" w:sz="0" w:space="0" w:color="auto"/>
        <w:bottom w:val="none" w:sz="0" w:space="0" w:color="auto"/>
        <w:right w:val="none" w:sz="0" w:space="0" w:color="auto"/>
      </w:divBdr>
    </w:div>
    <w:div w:id="1206327931">
      <w:bodyDiv w:val="1"/>
      <w:marLeft w:val="0"/>
      <w:marRight w:val="0"/>
      <w:marTop w:val="0"/>
      <w:marBottom w:val="0"/>
      <w:divBdr>
        <w:top w:val="none" w:sz="0" w:space="0" w:color="auto"/>
        <w:left w:val="none" w:sz="0" w:space="0" w:color="auto"/>
        <w:bottom w:val="none" w:sz="0" w:space="0" w:color="auto"/>
        <w:right w:val="none" w:sz="0" w:space="0" w:color="auto"/>
      </w:divBdr>
    </w:div>
    <w:div w:id="1206409689">
      <w:bodyDiv w:val="1"/>
      <w:marLeft w:val="0"/>
      <w:marRight w:val="0"/>
      <w:marTop w:val="0"/>
      <w:marBottom w:val="0"/>
      <w:divBdr>
        <w:top w:val="none" w:sz="0" w:space="0" w:color="auto"/>
        <w:left w:val="none" w:sz="0" w:space="0" w:color="auto"/>
        <w:bottom w:val="none" w:sz="0" w:space="0" w:color="auto"/>
        <w:right w:val="none" w:sz="0" w:space="0" w:color="auto"/>
      </w:divBdr>
    </w:div>
    <w:div w:id="1206870087">
      <w:bodyDiv w:val="1"/>
      <w:marLeft w:val="0"/>
      <w:marRight w:val="0"/>
      <w:marTop w:val="0"/>
      <w:marBottom w:val="0"/>
      <w:divBdr>
        <w:top w:val="none" w:sz="0" w:space="0" w:color="auto"/>
        <w:left w:val="none" w:sz="0" w:space="0" w:color="auto"/>
        <w:bottom w:val="none" w:sz="0" w:space="0" w:color="auto"/>
        <w:right w:val="none" w:sz="0" w:space="0" w:color="auto"/>
      </w:divBdr>
    </w:div>
    <w:div w:id="1207566457">
      <w:bodyDiv w:val="1"/>
      <w:marLeft w:val="0"/>
      <w:marRight w:val="0"/>
      <w:marTop w:val="0"/>
      <w:marBottom w:val="0"/>
      <w:divBdr>
        <w:top w:val="none" w:sz="0" w:space="0" w:color="auto"/>
        <w:left w:val="none" w:sz="0" w:space="0" w:color="auto"/>
        <w:bottom w:val="none" w:sz="0" w:space="0" w:color="auto"/>
        <w:right w:val="none" w:sz="0" w:space="0" w:color="auto"/>
      </w:divBdr>
    </w:div>
    <w:div w:id="1207638410">
      <w:bodyDiv w:val="1"/>
      <w:marLeft w:val="0"/>
      <w:marRight w:val="0"/>
      <w:marTop w:val="0"/>
      <w:marBottom w:val="0"/>
      <w:divBdr>
        <w:top w:val="none" w:sz="0" w:space="0" w:color="auto"/>
        <w:left w:val="none" w:sz="0" w:space="0" w:color="auto"/>
        <w:bottom w:val="none" w:sz="0" w:space="0" w:color="auto"/>
        <w:right w:val="none" w:sz="0" w:space="0" w:color="auto"/>
      </w:divBdr>
    </w:div>
    <w:div w:id="1207720335">
      <w:bodyDiv w:val="1"/>
      <w:marLeft w:val="0"/>
      <w:marRight w:val="0"/>
      <w:marTop w:val="0"/>
      <w:marBottom w:val="0"/>
      <w:divBdr>
        <w:top w:val="none" w:sz="0" w:space="0" w:color="auto"/>
        <w:left w:val="none" w:sz="0" w:space="0" w:color="auto"/>
        <w:bottom w:val="none" w:sz="0" w:space="0" w:color="auto"/>
        <w:right w:val="none" w:sz="0" w:space="0" w:color="auto"/>
      </w:divBdr>
    </w:div>
    <w:div w:id="1207722251">
      <w:bodyDiv w:val="1"/>
      <w:marLeft w:val="0"/>
      <w:marRight w:val="0"/>
      <w:marTop w:val="0"/>
      <w:marBottom w:val="0"/>
      <w:divBdr>
        <w:top w:val="none" w:sz="0" w:space="0" w:color="auto"/>
        <w:left w:val="none" w:sz="0" w:space="0" w:color="auto"/>
        <w:bottom w:val="none" w:sz="0" w:space="0" w:color="auto"/>
        <w:right w:val="none" w:sz="0" w:space="0" w:color="auto"/>
      </w:divBdr>
    </w:div>
    <w:div w:id="1207834736">
      <w:bodyDiv w:val="1"/>
      <w:marLeft w:val="0"/>
      <w:marRight w:val="0"/>
      <w:marTop w:val="0"/>
      <w:marBottom w:val="0"/>
      <w:divBdr>
        <w:top w:val="none" w:sz="0" w:space="0" w:color="auto"/>
        <w:left w:val="none" w:sz="0" w:space="0" w:color="auto"/>
        <w:bottom w:val="none" w:sz="0" w:space="0" w:color="auto"/>
        <w:right w:val="none" w:sz="0" w:space="0" w:color="auto"/>
      </w:divBdr>
    </w:div>
    <w:div w:id="1207907951">
      <w:bodyDiv w:val="1"/>
      <w:marLeft w:val="0"/>
      <w:marRight w:val="0"/>
      <w:marTop w:val="0"/>
      <w:marBottom w:val="0"/>
      <w:divBdr>
        <w:top w:val="none" w:sz="0" w:space="0" w:color="auto"/>
        <w:left w:val="none" w:sz="0" w:space="0" w:color="auto"/>
        <w:bottom w:val="none" w:sz="0" w:space="0" w:color="auto"/>
        <w:right w:val="none" w:sz="0" w:space="0" w:color="auto"/>
      </w:divBdr>
    </w:div>
    <w:div w:id="1208226337">
      <w:bodyDiv w:val="1"/>
      <w:marLeft w:val="0"/>
      <w:marRight w:val="0"/>
      <w:marTop w:val="0"/>
      <w:marBottom w:val="0"/>
      <w:divBdr>
        <w:top w:val="none" w:sz="0" w:space="0" w:color="auto"/>
        <w:left w:val="none" w:sz="0" w:space="0" w:color="auto"/>
        <w:bottom w:val="none" w:sz="0" w:space="0" w:color="auto"/>
        <w:right w:val="none" w:sz="0" w:space="0" w:color="auto"/>
      </w:divBdr>
    </w:div>
    <w:div w:id="1208371464">
      <w:bodyDiv w:val="1"/>
      <w:marLeft w:val="0"/>
      <w:marRight w:val="0"/>
      <w:marTop w:val="0"/>
      <w:marBottom w:val="0"/>
      <w:divBdr>
        <w:top w:val="none" w:sz="0" w:space="0" w:color="auto"/>
        <w:left w:val="none" w:sz="0" w:space="0" w:color="auto"/>
        <w:bottom w:val="none" w:sz="0" w:space="0" w:color="auto"/>
        <w:right w:val="none" w:sz="0" w:space="0" w:color="auto"/>
      </w:divBdr>
    </w:div>
    <w:div w:id="1209806224">
      <w:bodyDiv w:val="1"/>
      <w:marLeft w:val="0"/>
      <w:marRight w:val="0"/>
      <w:marTop w:val="0"/>
      <w:marBottom w:val="0"/>
      <w:divBdr>
        <w:top w:val="none" w:sz="0" w:space="0" w:color="auto"/>
        <w:left w:val="none" w:sz="0" w:space="0" w:color="auto"/>
        <w:bottom w:val="none" w:sz="0" w:space="0" w:color="auto"/>
        <w:right w:val="none" w:sz="0" w:space="0" w:color="auto"/>
      </w:divBdr>
    </w:div>
    <w:div w:id="1211190678">
      <w:bodyDiv w:val="1"/>
      <w:marLeft w:val="0"/>
      <w:marRight w:val="0"/>
      <w:marTop w:val="0"/>
      <w:marBottom w:val="0"/>
      <w:divBdr>
        <w:top w:val="none" w:sz="0" w:space="0" w:color="auto"/>
        <w:left w:val="none" w:sz="0" w:space="0" w:color="auto"/>
        <w:bottom w:val="none" w:sz="0" w:space="0" w:color="auto"/>
        <w:right w:val="none" w:sz="0" w:space="0" w:color="auto"/>
      </w:divBdr>
    </w:div>
    <w:div w:id="1211764704">
      <w:bodyDiv w:val="1"/>
      <w:marLeft w:val="0"/>
      <w:marRight w:val="0"/>
      <w:marTop w:val="0"/>
      <w:marBottom w:val="0"/>
      <w:divBdr>
        <w:top w:val="none" w:sz="0" w:space="0" w:color="auto"/>
        <w:left w:val="none" w:sz="0" w:space="0" w:color="auto"/>
        <w:bottom w:val="none" w:sz="0" w:space="0" w:color="auto"/>
        <w:right w:val="none" w:sz="0" w:space="0" w:color="auto"/>
      </w:divBdr>
    </w:div>
    <w:div w:id="1211958007">
      <w:bodyDiv w:val="1"/>
      <w:marLeft w:val="0"/>
      <w:marRight w:val="0"/>
      <w:marTop w:val="0"/>
      <w:marBottom w:val="0"/>
      <w:divBdr>
        <w:top w:val="none" w:sz="0" w:space="0" w:color="auto"/>
        <w:left w:val="none" w:sz="0" w:space="0" w:color="auto"/>
        <w:bottom w:val="none" w:sz="0" w:space="0" w:color="auto"/>
        <w:right w:val="none" w:sz="0" w:space="0" w:color="auto"/>
      </w:divBdr>
    </w:div>
    <w:div w:id="1212419781">
      <w:bodyDiv w:val="1"/>
      <w:marLeft w:val="0"/>
      <w:marRight w:val="0"/>
      <w:marTop w:val="0"/>
      <w:marBottom w:val="0"/>
      <w:divBdr>
        <w:top w:val="none" w:sz="0" w:space="0" w:color="auto"/>
        <w:left w:val="none" w:sz="0" w:space="0" w:color="auto"/>
        <w:bottom w:val="none" w:sz="0" w:space="0" w:color="auto"/>
        <w:right w:val="none" w:sz="0" w:space="0" w:color="auto"/>
      </w:divBdr>
    </w:div>
    <w:div w:id="1213999420">
      <w:bodyDiv w:val="1"/>
      <w:marLeft w:val="0"/>
      <w:marRight w:val="0"/>
      <w:marTop w:val="0"/>
      <w:marBottom w:val="0"/>
      <w:divBdr>
        <w:top w:val="none" w:sz="0" w:space="0" w:color="auto"/>
        <w:left w:val="none" w:sz="0" w:space="0" w:color="auto"/>
        <w:bottom w:val="none" w:sz="0" w:space="0" w:color="auto"/>
        <w:right w:val="none" w:sz="0" w:space="0" w:color="auto"/>
      </w:divBdr>
    </w:div>
    <w:div w:id="1214387496">
      <w:bodyDiv w:val="1"/>
      <w:marLeft w:val="0"/>
      <w:marRight w:val="0"/>
      <w:marTop w:val="0"/>
      <w:marBottom w:val="0"/>
      <w:divBdr>
        <w:top w:val="none" w:sz="0" w:space="0" w:color="auto"/>
        <w:left w:val="none" w:sz="0" w:space="0" w:color="auto"/>
        <w:bottom w:val="none" w:sz="0" w:space="0" w:color="auto"/>
        <w:right w:val="none" w:sz="0" w:space="0" w:color="auto"/>
      </w:divBdr>
    </w:div>
    <w:div w:id="1214390314">
      <w:bodyDiv w:val="1"/>
      <w:marLeft w:val="0"/>
      <w:marRight w:val="0"/>
      <w:marTop w:val="0"/>
      <w:marBottom w:val="0"/>
      <w:divBdr>
        <w:top w:val="none" w:sz="0" w:space="0" w:color="auto"/>
        <w:left w:val="none" w:sz="0" w:space="0" w:color="auto"/>
        <w:bottom w:val="none" w:sz="0" w:space="0" w:color="auto"/>
        <w:right w:val="none" w:sz="0" w:space="0" w:color="auto"/>
      </w:divBdr>
    </w:div>
    <w:div w:id="1214660014">
      <w:bodyDiv w:val="1"/>
      <w:marLeft w:val="0"/>
      <w:marRight w:val="0"/>
      <w:marTop w:val="0"/>
      <w:marBottom w:val="0"/>
      <w:divBdr>
        <w:top w:val="none" w:sz="0" w:space="0" w:color="auto"/>
        <w:left w:val="none" w:sz="0" w:space="0" w:color="auto"/>
        <w:bottom w:val="none" w:sz="0" w:space="0" w:color="auto"/>
        <w:right w:val="none" w:sz="0" w:space="0" w:color="auto"/>
      </w:divBdr>
    </w:div>
    <w:div w:id="1215193493">
      <w:bodyDiv w:val="1"/>
      <w:marLeft w:val="0"/>
      <w:marRight w:val="0"/>
      <w:marTop w:val="0"/>
      <w:marBottom w:val="0"/>
      <w:divBdr>
        <w:top w:val="none" w:sz="0" w:space="0" w:color="auto"/>
        <w:left w:val="none" w:sz="0" w:space="0" w:color="auto"/>
        <w:bottom w:val="none" w:sz="0" w:space="0" w:color="auto"/>
        <w:right w:val="none" w:sz="0" w:space="0" w:color="auto"/>
      </w:divBdr>
    </w:div>
    <w:div w:id="1215391179">
      <w:bodyDiv w:val="1"/>
      <w:marLeft w:val="0"/>
      <w:marRight w:val="0"/>
      <w:marTop w:val="0"/>
      <w:marBottom w:val="0"/>
      <w:divBdr>
        <w:top w:val="none" w:sz="0" w:space="0" w:color="auto"/>
        <w:left w:val="none" w:sz="0" w:space="0" w:color="auto"/>
        <w:bottom w:val="none" w:sz="0" w:space="0" w:color="auto"/>
        <w:right w:val="none" w:sz="0" w:space="0" w:color="auto"/>
      </w:divBdr>
    </w:div>
    <w:div w:id="1216086399">
      <w:bodyDiv w:val="1"/>
      <w:marLeft w:val="0"/>
      <w:marRight w:val="0"/>
      <w:marTop w:val="0"/>
      <w:marBottom w:val="0"/>
      <w:divBdr>
        <w:top w:val="none" w:sz="0" w:space="0" w:color="auto"/>
        <w:left w:val="none" w:sz="0" w:space="0" w:color="auto"/>
        <w:bottom w:val="none" w:sz="0" w:space="0" w:color="auto"/>
        <w:right w:val="none" w:sz="0" w:space="0" w:color="auto"/>
      </w:divBdr>
    </w:div>
    <w:div w:id="1216624414">
      <w:bodyDiv w:val="1"/>
      <w:marLeft w:val="0"/>
      <w:marRight w:val="0"/>
      <w:marTop w:val="0"/>
      <w:marBottom w:val="0"/>
      <w:divBdr>
        <w:top w:val="none" w:sz="0" w:space="0" w:color="auto"/>
        <w:left w:val="none" w:sz="0" w:space="0" w:color="auto"/>
        <w:bottom w:val="none" w:sz="0" w:space="0" w:color="auto"/>
        <w:right w:val="none" w:sz="0" w:space="0" w:color="auto"/>
      </w:divBdr>
    </w:div>
    <w:div w:id="1216694452">
      <w:bodyDiv w:val="1"/>
      <w:marLeft w:val="0"/>
      <w:marRight w:val="0"/>
      <w:marTop w:val="0"/>
      <w:marBottom w:val="0"/>
      <w:divBdr>
        <w:top w:val="none" w:sz="0" w:space="0" w:color="auto"/>
        <w:left w:val="none" w:sz="0" w:space="0" w:color="auto"/>
        <w:bottom w:val="none" w:sz="0" w:space="0" w:color="auto"/>
        <w:right w:val="none" w:sz="0" w:space="0" w:color="auto"/>
      </w:divBdr>
    </w:div>
    <w:div w:id="1217470332">
      <w:bodyDiv w:val="1"/>
      <w:marLeft w:val="0"/>
      <w:marRight w:val="0"/>
      <w:marTop w:val="0"/>
      <w:marBottom w:val="0"/>
      <w:divBdr>
        <w:top w:val="none" w:sz="0" w:space="0" w:color="auto"/>
        <w:left w:val="none" w:sz="0" w:space="0" w:color="auto"/>
        <w:bottom w:val="none" w:sz="0" w:space="0" w:color="auto"/>
        <w:right w:val="none" w:sz="0" w:space="0" w:color="auto"/>
      </w:divBdr>
    </w:div>
    <w:div w:id="1217669390">
      <w:bodyDiv w:val="1"/>
      <w:marLeft w:val="0"/>
      <w:marRight w:val="0"/>
      <w:marTop w:val="0"/>
      <w:marBottom w:val="0"/>
      <w:divBdr>
        <w:top w:val="none" w:sz="0" w:space="0" w:color="auto"/>
        <w:left w:val="none" w:sz="0" w:space="0" w:color="auto"/>
        <w:bottom w:val="none" w:sz="0" w:space="0" w:color="auto"/>
        <w:right w:val="none" w:sz="0" w:space="0" w:color="auto"/>
      </w:divBdr>
    </w:div>
    <w:div w:id="1217814506">
      <w:bodyDiv w:val="1"/>
      <w:marLeft w:val="0"/>
      <w:marRight w:val="0"/>
      <w:marTop w:val="0"/>
      <w:marBottom w:val="0"/>
      <w:divBdr>
        <w:top w:val="none" w:sz="0" w:space="0" w:color="auto"/>
        <w:left w:val="none" w:sz="0" w:space="0" w:color="auto"/>
        <w:bottom w:val="none" w:sz="0" w:space="0" w:color="auto"/>
        <w:right w:val="none" w:sz="0" w:space="0" w:color="auto"/>
      </w:divBdr>
    </w:div>
    <w:div w:id="1217938693">
      <w:bodyDiv w:val="1"/>
      <w:marLeft w:val="0"/>
      <w:marRight w:val="0"/>
      <w:marTop w:val="0"/>
      <w:marBottom w:val="0"/>
      <w:divBdr>
        <w:top w:val="none" w:sz="0" w:space="0" w:color="auto"/>
        <w:left w:val="none" w:sz="0" w:space="0" w:color="auto"/>
        <w:bottom w:val="none" w:sz="0" w:space="0" w:color="auto"/>
        <w:right w:val="none" w:sz="0" w:space="0" w:color="auto"/>
      </w:divBdr>
    </w:div>
    <w:div w:id="1218669538">
      <w:bodyDiv w:val="1"/>
      <w:marLeft w:val="0"/>
      <w:marRight w:val="0"/>
      <w:marTop w:val="0"/>
      <w:marBottom w:val="0"/>
      <w:divBdr>
        <w:top w:val="none" w:sz="0" w:space="0" w:color="auto"/>
        <w:left w:val="none" w:sz="0" w:space="0" w:color="auto"/>
        <w:bottom w:val="none" w:sz="0" w:space="0" w:color="auto"/>
        <w:right w:val="none" w:sz="0" w:space="0" w:color="auto"/>
      </w:divBdr>
    </w:div>
    <w:div w:id="1219049396">
      <w:bodyDiv w:val="1"/>
      <w:marLeft w:val="0"/>
      <w:marRight w:val="0"/>
      <w:marTop w:val="0"/>
      <w:marBottom w:val="0"/>
      <w:divBdr>
        <w:top w:val="none" w:sz="0" w:space="0" w:color="auto"/>
        <w:left w:val="none" w:sz="0" w:space="0" w:color="auto"/>
        <w:bottom w:val="none" w:sz="0" w:space="0" w:color="auto"/>
        <w:right w:val="none" w:sz="0" w:space="0" w:color="auto"/>
      </w:divBdr>
    </w:div>
    <w:div w:id="1219322198">
      <w:bodyDiv w:val="1"/>
      <w:marLeft w:val="0"/>
      <w:marRight w:val="0"/>
      <w:marTop w:val="0"/>
      <w:marBottom w:val="0"/>
      <w:divBdr>
        <w:top w:val="none" w:sz="0" w:space="0" w:color="auto"/>
        <w:left w:val="none" w:sz="0" w:space="0" w:color="auto"/>
        <w:bottom w:val="none" w:sz="0" w:space="0" w:color="auto"/>
        <w:right w:val="none" w:sz="0" w:space="0" w:color="auto"/>
      </w:divBdr>
    </w:div>
    <w:div w:id="1219706399">
      <w:bodyDiv w:val="1"/>
      <w:marLeft w:val="0"/>
      <w:marRight w:val="0"/>
      <w:marTop w:val="0"/>
      <w:marBottom w:val="0"/>
      <w:divBdr>
        <w:top w:val="none" w:sz="0" w:space="0" w:color="auto"/>
        <w:left w:val="none" w:sz="0" w:space="0" w:color="auto"/>
        <w:bottom w:val="none" w:sz="0" w:space="0" w:color="auto"/>
        <w:right w:val="none" w:sz="0" w:space="0" w:color="auto"/>
      </w:divBdr>
    </w:div>
    <w:div w:id="1220050677">
      <w:bodyDiv w:val="1"/>
      <w:marLeft w:val="0"/>
      <w:marRight w:val="0"/>
      <w:marTop w:val="0"/>
      <w:marBottom w:val="0"/>
      <w:divBdr>
        <w:top w:val="none" w:sz="0" w:space="0" w:color="auto"/>
        <w:left w:val="none" w:sz="0" w:space="0" w:color="auto"/>
        <w:bottom w:val="none" w:sz="0" w:space="0" w:color="auto"/>
        <w:right w:val="none" w:sz="0" w:space="0" w:color="auto"/>
      </w:divBdr>
    </w:div>
    <w:div w:id="1220823432">
      <w:bodyDiv w:val="1"/>
      <w:marLeft w:val="0"/>
      <w:marRight w:val="0"/>
      <w:marTop w:val="0"/>
      <w:marBottom w:val="0"/>
      <w:divBdr>
        <w:top w:val="none" w:sz="0" w:space="0" w:color="auto"/>
        <w:left w:val="none" w:sz="0" w:space="0" w:color="auto"/>
        <w:bottom w:val="none" w:sz="0" w:space="0" w:color="auto"/>
        <w:right w:val="none" w:sz="0" w:space="0" w:color="auto"/>
      </w:divBdr>
    </w:div>
    <w:div w:id="1221135164">
      <w:bodyDiv w:val="1"/>
      <w:marLeft w:val="0"/>
      <w:marRight w:val="0"/>
      <w:marTop w:val="0"/>
      <w:marBottom w:val="0"/>
      <w:divBdr>
        <w:top w:val="none" w:sz="0" w:space="0" w:color="auto"/>
        <w:left w:val="none" w:sz="0" w:space="0" w:color="auto"/>
        <w:bottom w:val="none" w:sz="0" w:space="0" w:color="auto"/>
        <w:right w:val="none" w:sz="0" w:space="0" w:color="auto"/>
      </w:divBdr>
    </w:div>
    <w:div w:id="1221360916">
      <w:bodyDiv w:val="1"/>
      <w:marLeft w:val="0"/>
      <w:marRight w:val="0"/>
      <w:marTop w:val="0"/>
      <w:marBottom w:val="0"/>
      <w:divBdr>
        <w:top w:val="none" w:sz="0" w:space="0" w:color="auto"/>
        <w:left w:val="none" w:sz="0" w:space="0" w:color="auto"/>
        <w:bottom w:val="none" w:sz="0" w:space="0" w:color="auto"/>
        <w:right w:val="none" w:sz="0" w:space="0" w:color="auto"/>
      </w:divBdr>
    </w:div>
    <w:div w:id="1222403535">
      <w:bodyDiv w:val="1"/>
      <w:marLeft w:val="0"/>
      <w:marRight w:val="0"/>
      <w:marTop w:val="0"/>
      <w:marBottom w:val="0"/>
      <w:divBdr>
        <w:top w:val="none" w:sz="0" w:space="0" w:color="auto"/>
        <w:left w:val="none" w:sz="0" w:space="0" w:color="auto"/>
        <w:bottom w:val="none" w:sz="0" w:space="0" w:color="auto"/>
        <w:right w:val="none" w:sz="0" w:space="0" w:color="auto"/>
      </w:divBdr>
    </w:div>
    <w:div w:id="1222786447">
      <w:bodyDiv w:val="1"/>
      <w:marLeft w:val="0"/>
      <w:marRight w:val="0"/>
      <w:marTop w:val="0"/>
      <w:marBottom w:val="0"/>
      <w:divBdr>
        <w:top w:val="none" w:sz="0" w:space="0" w:color="auto"/>
        <w:left w:val="none" w:sz="0" w:space="0" w:color="auto"/>
        <w:bottom w:val="none" w:sz="0" w:space="0" w:color="auto"/>
        <w:right w:val="none" w:sz="0" w:space="0" w:color="auto"/>
      </w:divBdr>
    </w:div>
    <w:div w:id="1225485204">
      <w:bodyDiv w:val="1"/>
      <w:marLeft w:val="0"/>
      <w:marRight w:val="0"/>
      <w:marTop w:val="0"/>
      <w:marBottom w:val="0"/>
      <w:divBdr>
        <w:top w:val="none" w:sz="0" w:space="0" w:color="auto"/>
        <w:left w:val="none" w:sz="0" w:space="0" w:color="auto"/>
        <w:bottom w:val="none" w:sz="0" w:space="0" w:color="auto"/>
        <w:right w:val="none" w:sz="0" w:space="0" w:color="auto"/>
      </w:divBdr>
    </w:div>
    <w:div w:id="1225722952">
      <w:bodyDiv w:val="1"/>
      <w:marLeft w:val="0"/>
      <w:marRight w:val="0"/>
      <w:marTop w:val="0"/>
      <w:marBottom w:val="0"/>
      <w:divBdr>
        <w:top w:val="none" w:sz="0" w:space="0" w:color="auto"/>
        <w:left w:val="none" w:sz="0" w:space="0" w:color="auto"/>
        <w:bottom w:val="none" w:sz="0" w:space="0" w:color="auto"/>
        <w:right w:val="none" w:sz="0" w:space="0" w:color="auto"/>
      </w:divBdr>
    </w:div>
    <w:div w:id="1226256115">
      <w:bodyDiv w:val="1"/>
      <w:marLeft w:val="0"/>
      <w:marRight w:val="0"/>
      <w:marTop w:val="0"/>
      <w:marBottom w:val="0"/>
      <w:divBdr>
        <w:top w:val="none" w:sz="0" w:space="0" w:color="auto"/>
        <w:left w:val="none" w:sz="0" w:space="0" w:color="auto"/>
        <w:bottom w:val="none" w:sz="0" w:space="0" w:color="auto"/>
        <w:right w:val="none" w:sz="0" w:space="0" w:color="auto"/>
      </w:divBdr>
    </w:div>
    <w:div w:id="1226530314">
      <w:bodyDiv w:val="1"/>
      <w:marLeft w:val="0"/>
      <w:marRight w:val="0"/>
      <w:marTop w:val="0"/>
      <w:marBottom w:val="0"/>
      <w:divBdr>
        <w:top w:val="none" w:sz="0" w:space="0" w:color="auto"/>
        <w:left w:val="none" w:sz="0" w:space="0" w:color="auto"/>
        <w:bottom w:val="none" w:sz="0" w:space="0" w:color="auto"/>
        <w:right w:val="none" w:sz="0" w:space="0" w:color="auto"/>
      </w:divBdr>
    </w:div>
    <w:div w:id="1226602969">
      <w:bodyDiv w:val="1"/>
      <w:marLeft w:val="0"/>
      <w:marRight w:val="0"/>
      <w:marTop w:val="0"/>
      <w:marBottom w:val="0"/>
      <w:divBdr>
        <w:top w:val="none" w:sz="0" w:space="0" w:color="auto"/>
        <w:left w:val="none" w:sz="0" w:space="0" w:color="auto"/>
        <w:bottom w:val="none" w:sz="0" w:space="0" w:color="auto"/>
        <w:right w:val="none" w:sz="0" w:space="0" w:color="auto"/>
      </w:divBdr>
    </w:div>
    <w:div w:id="1227181732">
      <w:bodyDiv w:val="1"/>
      <w:marLeft w:val="0"/>
      <w:marRight w:val="0"/>
      <w:marTop w:val="0"/>
      <w:marBottom w:val="0"/>
      <w:divBdr>
        <w:top w:val="none" w:sz="0" w:space="0" w:color="auto"/>
        <w:left w:val="none" w:sz="0" w:space="0" w:color="auto"/>
        <w:bottom w:val="none" w:sz="0" w:space="0" w:color="auto"/>
        <w:right w:val="none" w:sz="0" w:space="0" w:color="auto"/>
      </w:divBdr>
    </w:div>
    <w:div w:id="1227570949">
      <w:bodyDiv w:val="1"/>
      <w:marLeft w:val="0"/>
      <w:marRight w:val="0"/>
      <w:marTop w:val="0"/>
      <w:marBottom w:val="0"/>
      <w:divBdr>
        <w:top w:val="none" w:sz="0" w:space="0" w:color="auto"/>
        <w:left w:val="none" w:sz="0" w:space="0" w:color="auto"/>
        <w:bottom w:val="none" w:sz="0" w:space="0" w:color="auto"/>
        <w:right w:val="none" w:sz="0" w:space="0" w:color="auto"/>
      </w:divBdr>
    </w:div>
    <w:div w:id="1227758979">
      <w:bodyDiv w:val="1"/>
      <w:marLeft w:val="0"/>
      <w:marRight w:val="0"/>
      <w:marTop w:val="0"/>
      <w:marBottom w:val="0"/>
      <w:divBdr>
        <w:top w:val="none" w:sz="0" w:space="0" w:color="auto"/>
        <w:left w:val="none" w:sz="0" w:space="0" w:color="auto"/>
        <w:bottom w:val="none" w:sz="0" w:space="0" w:color="auto"/>
        <w:right w:val="none" w:sz="0" w:space="0" w:color="auto"/>
      </w:divBdr>
    </w:div>
    <w:div w:id="1228102913">
      <w:bodyDiv w:val="1"/>
      <w:marLeft w:val="0"/>
      <w:marRight w:val="0"/>
      <w:marTop w:val="0"/>
      <w:marBottom w:val="0"/>
      <w:divBdr>
        <w:top w:val="none" w:sz="0" w:space="0" w:color="auto"/>
        <w:left w:val="none" w:sz="0" w:space="0" w:color="auto"/>
        <w:bottom w:val="none" w:sz="0" w:space="0" w:color="auto"/>
        <w:right w:val="none" w:sz="0" w:space="0" w:color="auto"/>
      </w:divBdr>
    </w:div>
    <w:div w:id="1229028701">
      <w:bodyDiv w:val="1"/>
      <w:marLeft w:val="0"/>
      <w:marRight w:val="0"/>
      <w:marTop w:val="0"/>
      <w:marBottom w:val="0"/>
      <w:divBdr>
        <w:top w:val="none" w:sz="0" w:space="0" w:color="auto"/>
        <w:left w:val="none" w:sz="0" w:space="0" w:color="auto"/>
        <w:bottom w:val="none" w:sz="0" w:space="0" w:color="auto"/>
        <w:right w:val="none" w:sz="0" w:space="0" w:color="auto"/>
      </w:divBdr>
    </w:div>
    <w:div w:id="1229531375">
      <w:bodyDiv w:val="1"/>
      <w:marLeft w:val="0"/>
      <w:marRight w:val="0"/>
      <w:marTop w:val="0"/>
      <w:marBottom w:val="0"/>
      <w:divBdr>
        <w:top w:val="none" w:sz="0" w:space="0" w:color="auto"/>
        <w:left w:val="none" w:sz="0" w:space="0" w:color="auto"/>
        <w:bottom w:val="none" w:sz="0" w:space="0" w:color="auto"/>
        <w:right w:val="none" w:sz="0" w:space="0" w:color="auto"/>
      </w:divBdr>
    </w:div>
    <w:div w:id="1230074629">
      <w:bodyDiv w:val="1"/>
      <w:marLeft w:val="0"/>
      <w:marRight w:val="0"/>
      <w:marTop w:val="0"/>
      <w:marBottom w:val="0"/>
      <w:divBdr>
        <w:top w:val="none" w:sz="0" w:space="0" w:color="auto"/>
        <w:left w:val="none" w:sz="0" w:space="0" w:color="auto"/>
        <w:bottom w:val="none" w:sz="0" w:space="0" w:color="auto"/>
        <w:right w:val="none" w:sz="0" w:space="0" w:color="auto"/>
      </w:divBdr>
    </w:div>
    <w:div w:id="1230114868">
      <w:bodyDiv w:val="1"/>
      <w:marLeft w:val="0"/>
      <w:marRight w:val="0"/>
      <w:marTop w:val="0"/>
      <w:marBottom w:val="0"/>
      <w:divBdr>
        <w:top w:val="none" w:sz="0" w:space="0" w:color="auto"/>
        <w:left w:val="none" w:sz="0" w:space="0" w:color="auto"/>
        <w:bottom w:val="none" w:sz="0" w:space="0" w:color="auto"/>
        <w:right w:val="none" w:sz="0" w:space="0" w:color="auto"/>
      </w:divBdr>
    </w:div>
    <w:div w:id="1230118808">
      <w:bodyDiv w:val="1"/>
      <w:marLeft w:val="0"/>
      <w:marRight w:val="0"/>
      <w:marTop w:val="0"/>
      <w:marBottom w:val="0"/>
      <w:divBdr>
        <w:top w:val="none" w:sz="0" w:space="0" w:color="auto"/>
        <w:left w:val="none" w:sz="0" w:space="0" w:color="auto"/>
        <w:bottom w:val="none" w:sz="0" w:space="0" w:color="auto"/>
        <w:right w:val="none" w:sz="0" w:space="0" w:color="auto"/>
      </w:divBdr>
    </w:div>
    <w:div w:id="1230383060">
      <w:bodyDiv w:val="1"/>
      <w:marLeft w:val="0"/>
      <w:marRight w:val="0"/>
      <w:marTop w:val="0"/>
      <w:marBottom w:val="0"/>
      <w:divBdr>
        <w:top w:val="none" w:sz="0" w:space="0" w:color="auto"/>
        <w:left w:val="none" w:sz="0" w:space="0" w:color="auto"/>
        <w:bottom w:val="none" w:sz="0" w:space="0" w:color="auto"/>
        <w:right w:val="none" w:sz="0" w:space="0" w:color="auto"/>
      </w:divBdr>
    </w:div>
    <w:div w:id="1230534022">
      <w:bodyDiv w:val="1"/>
      <w:marLeft w:val="0"/>
      <w:marRight w:val="0"/>
      <w:marTop w:val="0"/>
      <w:marBottom w:val="0"/>
      <w:divBdr>
        <w:top w:val="none" w:sz="0" w:space="0" w:color="auto"/>
        <w:left w:val="none" w:sz="0" w:space="0" w:color="auto"/>
        <w:bottom w:val="none" w:sz="0" w:space="0" w:color="auto"/>
        <w:right w:val="none" w:sz="0" w:space="0" w:color="auto"/>
      </w:divBdr>
    </w:div>
    <w:div w:id="1230651195">
      <w:bodyDiv w:val="1"/>
      <w:marLeft w:val="0"/>
      <w:marRight w:val="0"/>
      <w:marTop w:val="0"/>
      <w:marBottom w:val="0"/>
      <w:divBdr>
        <w:top w:val="none" w:sz="0" w:space="0" w:color="auto"/>
        <w:left w:val="none" w:sz="0" w:space="0" w:color="auto"/>
        <w:bottom w:val="none" w:sz="0" w:space="0" w:color="auto"/>
        <w:right w:val="none" w:sz="0" w:space="0" w:color="auto"/>
      </w:divBdr>
    </w:div>
    <w:div w:id="1231161129">
      <w:bodyDiv w:val="1"/>
      <w:marLeft w:val="0"/>
      <w:marRight w:val="0"/>
      <w:marTop w:val="0"/>
      <w:marBottom w:val="0"/>
      <w:divBdr>
        <w:top w:val="none" w:sz="0" w:space="0" w:color="auto"/>
        <w:left w:val="none" w:sz="0" w:space="0" w:color="auto"/>
        <w:bottom w:val="none" w:sz="0" w:space="0" w:color="auto"/>
        <w:right w:val="none" w:sz="0" w:space="0" w:color="auto"/>
      </w:divBdr>
    </w:div>
    <w:div w:id="1231698090">
      <w:bodyDiv w:val="1"/>
      <w:marLeft w:val="0"/>
      <w:marRight w:val="0"/>
      <w:marTop w:val="0"/>
      <w:marBottom w:val="0"/>
      <w:divBdr>
        <w:top w:val="none" w:sz="0" w:space="0" w:color="auto"/>
        <w:left w:val="none" w:sz="0" w:space="0" w:color="auto"/>
        <w:bottom w:val="none" w:sz="0" w:space="0" w:color="auto"/>
        <w:right w:val="none" w:sz="0" w:space="0" w:color="auto"/>
      </w:divBdr>
    </w:div>
    <w:div w:id="1231766985">
      <w:bodyDiv w:val="1"/>
      <w:marLeft w:val="0"/>
      <w:marRight w:val="0"/>
      <w:marTop w:val="0"/>
      <w:marBottom w:val="0"/>
      <w:divBdr>
        <w:top w:val="none" w:sz="0" w:space="0" w:color="auto"/>
        <w:left w:val="none" w:sz="0" w:space="0" w:color="auto"/>
        <w:bottom w:val="none" w:sz="0" w:space="0" w:color="auto"/>
        <w:right w:val="none" w:sz="0" w:space="0" w:color="auto"/>
      </w:divBdr>
    </w:div>
    <w:div w:id="1231888108">
      <w:bodyDiv w:val="1"/>
      <w:marLeft w:val="0"/>
      <w:marRight w:val="0"/>
      <w:marTop w:val="0"/>
      <w:marBottom w:val="0"/>
      <w:divBdr>
        <w:top w:val="none" w:sz="0" w:space="0" w:color="auto"/>
        <w:left w:val="none" w:sz="0" w:space="0" w:color="auto"/>
        <w:bottom w:val="none" w:sz="0" w:space="0" w:color="auto"/>
        <w:right w:val="none" w:sz="0" w:space="0" w:color="auto"/>
      </w:divBdr>
    </w:div>
    <w:div w:id="1232422829">
      <w:bodyDiv w:val="1"/>
      <w:marLeft w:val="0"/>
      <w:marRight w:val="0"/>
      <w:marTop w:val="0"/>
      <w:marBottom w:val="0"/>
      <w:divBdr>
        <w:top w:val="none" w:sz="0" w:space="0" w:color="auto"/>
        <w:left w:val="none" w:sz="0" w:space="0" w:color="auto"/>
        <w:bottom w:val="none" w:sz="0" w:space="0" w:color="auto"/>
        <w:right w:val="none" w:sz="0" w:space="0" w:color="auto"/>
      </w:divBdr>
    </w:div>
    <w:div w:id="1232620603">
      <w:bodyDiv w:val="1"/>
      <w:marLeft w:val="0"/>
      <w:marRight w:val="0"/>
      <w:marTop w:val="0"/>
      <w:marBottom w:val="0"/>
      <w:divBdr>
        <w:top w:val="none" w:sz="0" w:space="0" w:color="auto"/>
        <w:left w:val="none" w:sz="0" w:space="0" w:color="auto"/>
        <w:bottom w:val="none" w:sz="0" w:space="0" w:color="auto"/>
        <w:right w:val="none" w:sz="0" w:space="0" w:color="auto"/>
      </w:divBdr>
    </w:div>
    <w:div w:id="1232932423">
      <w:bodyDiv w:val="1"/>
      <w:marLeft w:val="0"/>
      <w:marRight w:val="0"/>
      <w:marTop w:val="0"/>
      <w:marBottom w:val="0"/>
      <w:divBdr>
        <w:top w:val="none" w:sz="0" w:space="0" w:color="auto"/>
        <w:left w:val="none" w:sz="0" w:space="0" w:color="auto"/>
        <w:bottom w:val="none" w:sz="0" w:space="0" w:color="auto"/>
        <w:right w:val="none" w:sz="0" w:space="0" w:color="auto"/>
      </w:divBdr>
    </w:div>
    <w:div w:id="1233276442">
      <w:bodyDiv w:val="1"/>
      <w:marLeft w:val="0"/>
      <w:marRight w:val="0"/>
      <w:marTop w:val="0"/>
      <w:marBottom w:val="0"/>
      <w:divBdr>
        <w:top w:val="none" w:sz="0" w:space="0" w:color="auto"/>
        <w:left w:val="none" w:sz="0" w:space="0" w:color="auto"/>
        <w:bottom w:val="none" w:sz="0" w:space="0" w:color="auto"/>
        <w:right w:val="none" w:sz="0" w:space="0" w:color="auto"/>
      </w:divBdr>
    </w:div>
    <w:div w:id="1233278096">
      <w:bodyDiv w:val="1"/>
      <w:marLeft w:val="0"/>
      <w:marRight w:val="0"/>
      <w:marTop w:val="0"/>
      <w:marBottom w:val="0"/>
      <w:divBdr>
        <w:top w:val="none" w:sz="0" w:space="0" w:color="auto"/>
        <w:left w:val="none" w:sz="0" w:space="0" w:color="auto"/>
        <w:bottom w:val="none" w:sz="0" w:space="0" w:color="auto"/>
        <w:right w:val="none" w:sz="0" w:space="0" w:color="auto"/>
      </w:divBdr>
    </w:div>
    <w:div w:id="1233613321">
      <w:bodyDiv w:val="1"/>
      <w:marLeft w:val="0"/>
      <w:marRight w:val="0"/>
      <w:marTop w:val="0"/>
      <w:marBottom w:val="0"/>
      <w:divBdr>
        <w:top w:val="none" w:sz="0" w:space="0" w:color="auto"/>
        <w:left w:val="none" w:sz="0" w:space="0" w:color="auto"/>
        <w:bottom w:val="none" w:sz="0" w:space="0" w:color="auto"/>
        <w:right w:val="none" w:sz="0" w:space="0" w:color="auto"/>
      </w:divBdr>
    </w:div>
    <w:div w:id="1234050584">
      <w:bodyDiv w:val="1"/>
      <w:marLeft w:val="0"/>
      <w:marRight w:val="0"/>
      <w:marTop w:val="0"/>
      <w:marBottom w:val="0"/>
      <w:divBdr>
        <w:top w:val="none" w:sz="0" w:space="0" w:color="auto"/>
        <w:left w:val="none" w:sz="0" w:space="0" w:color="auto"/>
        <w:bottom w:val="none" w:sz="0" w:space="0" w:color="auto"/>
        <w:right w:val="none" w:sz="0" w:space="0" w:color="auto"/>
      </w:divBdr>
    </w:div>
    <w:div w:id="1234661057">
      <w:bodyDiv w:val="1"/>
      <w:marLeft w:val="0"/>
      <w:marRight w:val="0"/>
      <w:marTop w:val="0"/>
      <w:marBottom w:val="0"/>
      <w:divBdr>
        <w:top w:val="none" w:sz="0" w:space="0" w:color="auto"/>
        <w:left w:val="none" w:sz="0" w:space="0" w:color="auto"/>
        <w:bottom w:val="none" w:sz="0" w:space="0" w:color="auto"/>
        <w:right w:val="none" w:sz="0" w:space="0" w:color="auto"/>
      </w:divBdr>
    </w:div>
    <w:div w:id="1235047701">
      <w:bodyDiv w:val="1"/>
      <w:marLeft w:val="0"/>
      <w:marRight w:val="0"/>
      <w:marTop w:val="0"/>
      <w:marBottom w:val="0"/>
      <w:divBdr>
        <w:top w:val="none" w:sz="0" w:space="0" w:color="auto"/>
        <w:left w:val="none" w:sz="0" w:space="0" w:color="auto"/>
        <w:bottom w:val="none" w:sz="0" w:space="0" w:color="auto"/>
        <w:right w:val="none" w:sz="0" w:space="0" w:color="auto"/>
      </w:divBdr>
    </w:div>
    <w:div w:id="1235166759">
      <w:bodyDiv w:val="1"/>
      <w:marLeft w:val="0"/>
      <w:marRight w:val="0"/>
      <w:marTop w:val="0"/>
      <w:marBottom w:val="0"/>
      <w:divBdr>
        <w:top w:val="none" w:sz="0" w:space="0" w:color="auto"/>
        <w:left w:val="none" w:sz="0" w:space="0" w:color="auto"/>
        <w:bottom w:val="none" w:sz="0" w:space="0" w:color="auto"/>
        <w:right w:val="none" w:sz="0" w:space="0" w:color="auto"/>
      </w:divBdr>
    </w:div>
    <w:div w:id="1235355550">
      <w:bodyDiv w:val="1"/>
      <w:marLeft w:val="0"/>
      <w:marRight w:val="0"/>
      <w:marTop w:val="0"/>
      <w:marBottom w:val="0"/>
      <w:divBdr>
        <w:top w:val="none" w:sz="0" w:space="0" w:color="auto"/>
        <w:left w:val="none" w:sz="0" w:space="0" w:color="auto"/>
        <w:bottom w:val="none" w:sz="0" w:space="0" w:color="auto"/>
        <w:right w:val="none" w:sz="0" w:space="0" w:color="auto"/>
      </w:divBdr>
    </w:div>
    <w:div w:id="1235890994">
      <w:bodyDiv w:val="1"/>
      <w:marLeft w:val="0"/>
      <w:marRight w:val="0"/>
      <w:marTop w:val="0"/>
      <w:marBottom w:val="0"/>
      <w:divBdr>
        <w:top w:val="none" w:sz="0" w:space="0" w:color="auto"/>
        <w:left w:val="none" w:sz="0" w:space="0" w:color="auto"/>
        <w:bottom w:val="none" w:sz="0" w:space="0" w:color="auto"/>
        <w:right w:val="none" w:sz="0" w:space="0" w:color="auto"/>
      </w:divBdr>
    </w:div>
    <w:div w:id="1236086334">
      <w:bodyDiv w:val="1"/>
      <w:marLeft w:val="0"/>
      <w:marRight w:val="0"/>
      <w:marTop w:val="0"/>
      <w:marBottom w:val="0"/>
      <w:divBdr>
        <w:top w:val="none" w:sz="0" w:space="0" w:color="auto"/>
        <w:left w:val="none" w:sz="0" w:space="0" w:color="auto"/>
        <w:bottom w:val="none" w:sz="0" w:space="0" w:color="auto"/>
        <w:right w:val="none" w:sz="0" w:space="0" w:color="auto"/>
      </w:divBdr>
    </w:div>
    <w:div w:id="1236277301">
      <w:bodyDiv w:val="1"/>
      <w:marLeft w:val="0"/>
      <w:marRight w:val="0"/>
      <w:marTop w:val="0"/>
      <w:marBottom w:val="0"/>
      <w:divBdr>
        <w:top w:val="none" w:sz="0" w:space="0" w:color="auto"/>
        <w:left w:val="none" w:sz="0" w:space="0" w:color="auto"/>
        <w:bottom w:val="none" w:sz="0" w:space="0" w:color="auto"/>
        <w:right w:val="none" w:sz="0" w:space="0" w:color="auto"/>
      </w:divBdr>
    </w:div>
    <w:div w:id="1236554618">
      <w:bodyDiv w:val="1"/>
      <w:marLeft w:val="0"/>
      <w:marRight w:val="0"/>
      <w:marTop w:val="0"/>
      <w:marBottom w:val="0"/>
      <w:divBdr>
        <w:top w:val="none" w:sz="0" w:space="0" w:color="auto"/>
        <w:left w:val="none" w:sz="0" w:space="0" w:color="auto"/>
        <w:bottom w:val="none" w:sz="0" w:space="0" w:color="auto"/>
        <w:right w:val="none" w:sz="0" w:space="0" w:color="auto"/>
      </w:divBdr>
    </w:div>
    <w:div w:id="1236862373">
      <w:bodyDiv w:val="1"/>
      <w:marLeft w:val="0"/>
      <w:marRight w:val="0"/>
      <w:marTop w:val="0"/>
      <w:marBottom w:val="0"/>
      <w:divBdr>
        <w:top w:val="none" w:sz="0" w:space="0" w:color="auto"/>
        <w:left w:val="none" w:sz="0" w:space="0" w:color="auto"/>
        <w:bottom w:val="none" w:sz="0" w:space="0" w:color="auto"/>
        <w:right w:val="none" w:sz="0" w:space="0" w:color="auto"/>
      </w:divBdr>
    </w:div>
    <w:div w:id="1237206911">
      <w:bodyDiv w:val="1"/>
      <w:marLeft w:val="0"/>
      <w:marRight w:val="0"/>
      <w:marTop w:val="0"/>
      <w:marBottom w:val="0"/>
      <w:divBdr>
        <w:top w:val="none" w:sz="0" w:space="0" w:color="auto"/>
        <w:left w:val="none" w:sz="0" w:space="0" w:color="auto"/>
        <w:bottom w:val="none" w:sz="0" w:space="0" w:color="auto"/>
        <w:right w:val="none" w:sz="0" w:space="0" w:color="auto"/>
      </w:divBdr>
    </w:div>
    <w:div w:id="1237351756">
      <w:bodyDiv w:val="1"/>
      <w:marLeft w:val="0"/>
      <w:marRight w:val="0"/>
      <w:marTop w:val="0"/>
      <w:marBottom w:val="0"/>
      <w:divBdr>
        <w:top w:val="none" w:sz="0" w:space="0" w:color="auto"/>
        <w:left w:val="none" w:sz="0" w:space="0" w:color="auto"/>
        <w:bottom w:val="none" w:sz="0" w:space="0" w:color="auto"/>
        <w:right w:val="none" w:sz="0" w:space="0" w:color="auto"/>
      </w:divBdr>
    </w:div>
    <w:div w:id="1237934530">
      <w:bodyDiv w:val="1"/>
      <w:marLeft w:val="0"/>
      <w:marRight w:val="0"/>
      <w:marTop w:val="0"/>
      <w:marBottom w:val="0"/>
      <w:divBdr>
        <w:top w:val="none" w:sz="0" w:space="0" w:color="auto"/>
        <w:left w:val="none" w:sz="0" w:space="0" w:color="auto"/>
        <w:bottom w:val="none" w:sz="0" w:space="0" w:color="auto"/>
        <w:right w:val="none" w:sz="0" w:space="0" w:color="auto"/>
      </w:divBdr>
    </w:div>
    <w:div w:id="1238632316">
      <w:bodyDiv w:val="1"/>
      <w:marLeft w:val="0"/>
      <w:marRight w:val="0"/>
      <w:marTop w:val="0"/>
      <w:marBottom w:val="0"/>
      <w:divBdr>
        <w:top w:val="none" w:sz="0" w:space="0" w:color="auto"/>
        <w:left w:val="none" w:sz="0" w:space="0" w:color="auto"/>
        <w:bottom w:val="none" w:sz="0" w:space="0" w:color="auto"/>
        <w:right w:val="none" w:sz="0" w:space="0" w:color="auto"/>
      </w:divBdr>
    </w:div>
    <w:div w:id="1238977586">
      <w:bodyDiv w:val="1"/>
      <w:marLeft w:val="0"/>
      <w:marRight w:val="0"/>
      <w:marTop w:val="0"/>
      <w:marBottom w:val="0"/>
      <w:divBdr>
        <w:top w:val="none" w:sz="0" w:space="0" w:color="auto"/>
        <w:left w:val="none" w:sz="0" w:space="0" w:color="auto"/>
        <w:bottom w:val="none" w:sz="0" w:space="0" w:color="auto"/>
        <w:right w:val="none" w:sz="0" w:space="0" w:color="auto"/>
      </w:divBdr>
    </w:div>
    <w:div w:id="1240021592">
      <w:bodyDiv w:val="1"/>
      <w:marLeft w:val="0"/>
      <w:marRight w:val="0"/>
      <w:marTop w:val="0"/>
      <w:marBottom w:val="0"/>
      <w:divBdr>
        <w:top w:val="none" w:sz="0" w:space="0" w:color="auto"/>
        <w:left w:val="none" w:sz="0" w:space="0" w:color="auto"/>
        <w:bottom w:val="none" w:sz="0" w:space="0" w:color="auto"/>
        <w:right w:val="none" w:sz="0" w:space="0" w:color="auto"/>
      </w:divBdr>
    </w:div>
    <w:div w:id="1240482952">
      <w:bodyDiv w:val="1"/>
      <w:marLeft w:val="0"/>
      <w:marRight w:val="0"/>
      <w:marTop w:val="0"/>
      <w:marBottom w:val="0"/>
      <w:divBdr>
        <w:top w:val="none" w:sz="0" w:space="0" w:color="auto"/>
        <w:left w:val="none" w:sz="0" w:space="0" w:color="auto"/>
        <w:bottom w:val="none" w:sz="0" w:space="0" w:color="auto"/>
        <w:right w:val="none" w:sz="0" w:space="0" w:color="auto"/>
      </w:divBdr>
    </w:div>
    <w:div w:id="1240556246">
      <w:bodyDiv w:val="1"/>
      <w:marLeft w:val="0"/>
      <w:marRight w:val="0"/>
      <w:marTop w:val="0"/>
      <w:marBottom w:val="0"/>
      <w:divBdr>
        <w:top w:val="none" w:sz="0" w:space="0" w:color="auto"/>
        <w:left w:val="none" w:sz="0" w:space="0" w:color="auto"/>
        <w:bottom w:val="none" w:sz="0" w:space="0" w:color="auto"/>
        <w:right w:val="none" w:sz="0" w:space="0" w:color="auto"/>
      </w:divBdr>
    </w:div>
    <w:div w:id="1241135150">
      <w:bodyDiv w:val="1"/>
      <w:marLeft w:val="0"/>
      <w:marRight w:val="0"/>
      <w:marTop w:val="0"/>
      <w:marBottom w:val="0"/>
      <w:divBdr>
        <w:top w:val="none" w:sz="0" w:space="0" w:color="auto"/>
        <w:left w:val="none" w:sz="0" w:space="0" w:color="auto"/>
        <w:bottom w:val="none" w:sz="0" w:space="0" w:color="auto"/>
        <w:right w:val="none" w:sz="0" w:space="0" w:color="auto"/>
      </w:divBdr>
    </w:div>
    <w:div w:id="1241208163">
      <w:bodyDiv w:val="1"/>
      <w:marLeft w:val="0"/>
      <w:marRight w:val="0"/>
      <w:marTop w:val="0"/>
      <w:marBottom w:val="0"/>
      <w:divBdr>
        <w:top w:val="none" w:sz="0" w:space="0" w:color="auto"/>
        <w:left w:val="none" w:sz="0" w:space="0" w:color="auto"/>
        <w:bottom w:val="none" w:sz="0" w:space="0" w:color="auto"/>
        <w:right w:val="none" w:sz="0" w:space="0" w:color="auto"/>
      </w:divBdr>
    </w:div>
    <w:div w:id="1241449995">
      <w:bodyDiv w:val="1"/>
      <w:marLeft w:val="0"/>
      <w:marRight w:val="0"/>
      <w:marTop w:val="0"/>
      <w:marBottom w:val="0"/>
      <w:divBdr>
        <w:top w:val="none" w:sz="0" w:space="0" w:color="auto"/>
        <w:left w:val="none" w:sz="0" w:space="0" w:color="auto"/>
        <w:bottom w:val="none" w:sz="0" w:space="0" w:color="auto"/>
        <w:right w:val="none" w:sz="0" w:space="0" w:color="auto"/>
      </w:divBdr>
    </w:div>
    <w:div w:id="1242059242">
      <w:bodyDiv w:val="1"/>
      <w:marLeft w:val="0"/>
      <w:marRight w:val="0"/>
      <w:marTop w:val="0"/>
      <w:marBottom w:val="0"/>
      <w:divBdr>
        <w:top w:val="none" w:sz="0" w:space="0" w:color="auto"/>
        <w:left w:val="none" w:sz="0" w:space="0" w:color="auto"/>
        <w:bottom w:val="none" w:sz="0" w:space="0" w:color="auto"/>
        <w:right w:val="none" w:sz="0" w:space="0" w:color="auto"/>
      </w:divBdr>
    </w:div>
    <w:div w:id="1242325412">
      <w:bodyDiv w:val="1"/>
      <w:marLeft w:val="0"/>
      <w:marRight w:val="0"/>
      <w:marTop w:val="0"/>
      <w:marBottom w:val="0"/>
      <w:divBdr>
        <w:top w:val="none" w:sz="0" w:space="0" w:color="auto"/>
        <w:left w:val="none" w:sz="0" w:space="0" w:color="auto"/>
        <w:bottom w:val="none" w:sz="0" w:space="0" w:color="auto"/>
        <w:right w:val="none" w:sz="0" w:space="0" w:color="auto"/>
      </w:divBdr>
    </w:div>
    <w:div w:id="1242375908">
      <w:bodyDiv w:val="1"/>
      <w:marLeft w:val="0"/>
      <w:marRight w:val="0"/>
      <w:marTop w:val="0"/>
      <w:marBottom w:val="0"/>
      <w:divBdr>
        <w:top w:val="none" w:sz="0" w:space="0" w:color="auto"/>
        <w:left w:val="none" w:sz="0" w:space="0" w:color="auto"/>
        <w:bottom w:val="none" w:sz="0" w:space="0" w:color="auto"/>
        <w:right w:val="none" w:sz="0" w:space="0" w:color="auto"/>
      </w:divBdr>
    </w:div>
    <w:div w:id="1242787023">
      <w:bodyDiv w:val="1"/>
      <w:marLeft w:val="0"/>
      <w:marRight w:val="0"/>
      <w:marTop w:val="0"/>
      <w:marBottom w:val="0"/>
      <w:divBdr>
        <w:top w:val="none" w:sz="0" w:space="0" w:color="auto"/>
        <w:left w:val="none" w:sz="0" w:space="0" w:color="auto"/>
        <w:bottom w:val="none" w:sz="0" w:space="0" w:color="auto"/>
        <w:right w:val="none" w:sz="0" w:space="0" w:color="auto"/>
      </w:divBdr>
    </w:div>
    <w:div w:id="1242909244">
      <w:bodyDiv w:val="1"/>
      <w:marLeft w:val="0"/>
      <w:marRight w:val="0"/>
      <w:marTop w:val="0"/>
      <w:marBottom w:val="0"/>
      <w:divBdr>
        <w:top w:val="none" w:sz="0" w:space="0" w:color="auto"/>
        <w:left w:val="none" w:sz="0" w:space="0" w:color="auto"/>
        <w:bottom w:val="none" w:sz="0" w:space="0" w:color="auto"/>
        <w:right w:val="none" w:sz="0" w:space="0" w:color="auto"/>
      </w:divBdr>
    </w:div>
    <w:div w:id="1243177638">
      <w:bodyDiv w:val="1"/>
      <w:marLeft w:val="0"/>
      <w:marRight w:val="0"/>
      <w:marTop w:val="0"/>
      <w:marBottom w:val="0"/>
      <w:divBdr>
        <w:top w:val="none" w:sz="0" w:space="0" w:color="auto"/>
        <w:left w:val="none" w:sz="0" w:space="0" w:color="auto"/>
        <w:bottom w:val="none" w:sz="0" w:space="0" w:color="auto"/>
        <w:right w:val="none" w:sz="0" w:space="0" w:color="auto"/>
      </w:divBdr>
    </w:div>
    <w:div w:id="1243638199">
      <w:bodyDiv w:val="1"/>
      <w:marLeft w:val="0"/>
      <w:marRight w:val="0"/>
      <w:marTop w:val="0"/>
      <w:marBottom w:val="0"/>
      <w:divBdr>
        <w:top w:val="none" w:sz="0" w:space="0" w:color="auto"/>
        <w:left w:val="none" w:sz="0" w:space="0" w:color="auto"/>
        <w:bottom w:val="none" w:sz="0" w:space="0" w:color="auto"/>
        <w:right w:val="none" w:sz="0" w:space="0" w:color="auto"/>
      </w:divBdr>
    </w:div>
    <w:div w:id="1244144078">
      <w:bodyDiv w:val="1"/>
      <w:marLeft w:val="0"/>
      <w:marRight w:val="0"/>
      <w:marTop w:val="0"/>
      <w:marBottom w:val="0"/>
      <w:divBdr>
        <w:top w:val="none" w:sz="0" w:space="0" w:color="auto"/>
        <w:left w:val="none" w:sz="0" w:space="0" w:color="auto"/>
        <w:bottom w:val="none" w:sz="0" w:space="0" w:color="auto"/>
        <w:right w:val="none" w:sz="0" w:space="0" w:color="auto"/>
      </w:divBdr>
    </w:div>
    <w:div w:id="1244224706">
      <w:bodyDiv w:val="1"/>
      <w:marLeft w:val="0"/>
      <w:marRight w:val="0"/>
      <w:marTop w:val="0"/>
      <w:marBottom w:val="0"/>
      <w:divBdr>
        <w:top w:val="none" w:sz="0" w:space="0" w:color="auto"/>
        <w:left w:val="none" w:sz="0" w:space="0" w:color="auto"/>
        <w:bottom w:val="none" w:sz="0" w:space="0" w:color="auto"/>
        <w:right w:val="none" w:sz="0" w:space="0" w:color="auto"/>
      </w:divBdr>
    </w:div>
    <w:div w:id="1244609218">
      <w:bodyDiv w:val="1"/>
      <w:marLeft w:val="0"/>
      <w:marRight w:val="0"/>
      <w:marTop w:val="0"/>
      <w:marBottom w:val="0"/>
      <w:divBdr>
        <w:top w:val="none" w:sz="0" w:space="0" w:color="auto"/>
        <w:left w:val="none" w:sz="0" w:space="0" w:color="auto"/>
        <w:bottom w:val="none" w:sz="0" w:space="0" w:color="auto"/>
        <w:right w:val="none" w:sz="0" w:space="0" w:color="auto"/>
      </w:divBdr>
    </w:div>
    <w:div w:id="1245334987">
      <w:bodyDiv w:val="1"/>
      <w:marLeft w:val="0"/>
      <w:marRight w:val="0"/>
      <w:marTop w:val="0"/>
      <w:marBottom w:val="0"/>
      <w:divBdr>
        <w:top w:val="none" w:sz="0" w:space="0" w:color="auto"/>
        <w:left w:val="none" w:sz="0" w:space="0" w:color="auto"/>
        <w:bottom w:val="none" w:sz="0" w:space="0" w:color="auto"/>
        <w:right w:val="none" w:sz="0" w:space="0" w:color="auto"/>
      </w:divBdr>
    </w:div>
    <w:div w:id="1245644029">
      <w:bodyDiv w:val="1"/>
      <w:marLeft w:val="0"/>
      <w:marRight w:val="0"/>
      <w:marTop w:val="0"/>
      <w:marBottom w:val="0"/>
      <w:divBdr>
        <w:top w:val="none" w:sz="0" w:space="0" w:color="auto"/>
        <w:left w:val="none" w:sz="0" w:space="0" w:color="auto"/>
        <w:bottom w:val="none" w:sz="0" w:space="0" w:color="auto"/>
        <w:right w:val="none" w:sz="0" w:space="0" w:color="auto"/>
      </w:divBdr>
    </w:div>
    <w:div w:id="1245912888">
      <w:bodyDiv w:val="1"/>
      <w:marLeft w:val="0"/>
      <w:marRight w:val="0"/>
      <w:marTop w:val="0"/>
      <w:marBottom w:val="0"/>
      <w:divBdr>
        <w:top w:val="none" w:sz="0" w:space="0" w:color="auto"/>
        <w:left w:val="none" w:sz="0" w:space="0" w:color="auto"/>
        <w:bottom w:val="none" w:sz="0" w:space="0" w:color="auto"/>
        <w:right w:val="none" w:sz="0" w:space="0" w:color="auto"/>
      </w:divBdr>
    </w:div>
    <w:div w:id="1246719729">
      <w:bodyDiv w:val="1"/>
      <w:marLeft w:val="0"/>
      <w:marRight w:val="0"/>
      <w:marTop w:val="0"/>
      <w:marBottom w:val="0"/>
      <w:divBdr>
        <w:top w:val="none" w:sz="0" w:space="0" w:color="auto"/>
        <w:left w:val="none" w:sz="0" w:space="0" w:color="auto"/>
        <w:bottom w:val="none" w:sz="0" w:space="0" w:color="auto"/>
        <w:right w:val="none" w:sz="0" w:space="0" w:color="auto"/>
      </w:divBdr>
    </w:div>
    <w:div w:id="1247690058">
      <w:bodyDiv w:val="1"/>
      <w:marLeft w:val="0"/>
      <w:marRight w:val="0"/>
      <w:marTop w:val="0"/>
      <w:marBottom w:val="0"/>
      <w:divBdr>
        <w:top w:val="none" w:sz="0" w:space="0" w:color="auto"/>
        <w:left w:val="none" w:sz="0" w:space="0" w:color="auto"/>
        <w:bottom w:val="none" w:sz="0" w:space="0" w:color="auto"/>
        <w:right w:val="none" w:sz="0" w:space="0" w:color="auto"/>
      </w:divBdr>
    </w:div>
    <w:div w:id="1247765186">
      <w:bodyDiv w:val="1"/>
      <w:marLeft w:val="0"/>
      <w:marRight w:val="0"/>
      <w:marTop w:val="0"/>
      <w:marBottom w:val="0"/>
      <w:divBdr>
        <w:top w:val="none" w:sz="0" w:space="0" w:color="auto"/>
        <w:left w:val="none" w:sz="0" w:space="0" w:color="auto"/>
        <w:bottom w:val="none" w:sz="0" w:space="0" w:color="auto"/>
        <w:right w:val="none" w:sz="0" w:space="0" w:color="auto"/>
      </w:divBdr>
    </w:div>
    <w:div w:id="1248034017">
      <w:bodyDiv w:val="1"/>
      <w:marLeft w:val="0"/>
      <w:marRight w:val="0"/>
      <w:marTop w:val="0"/>
      <w:marBottom w:val="0"/>
      <w:divBdr>
        <w:top w:val="none" w:sz="0" w:space="0" w:color="auto"/>
        <w:left w:val="none" w:sz="0" w:space="0" w:color="auto"/>
        <w:bottom w:val="none" w:sz="0" w:space="0" w:color="auto"/>
        <w:right w:val="none" w:sz="0" w:space="0" w:color="auto"/>
      </w:divBdr>
    </w:div>
    <w:div w:id="1248657783">
      <w:bodyDiv w:val="1"/>
      <w:marLeft w:val="0"/>
      <w:marRight w:val="0"/>
      <w:marTop w:val="0"/>
      <w:marBottom w:val="0"/>
      <w:divBdr>
        <w:top w:val="none" w:sz="0" w:space="0" w:color="auto"/>
        <w:left w:val="none" w:sz="0" w:space="0" w:color="auto"/>
        <w:bottom w:val="none" w:sz="0" w:space="0" w:color="auto"/>
        <w:right w:val="none" w:sz="0" w:space="0" w:color="auto"/>
      </w:divBdr>
    </w:div>
    <w:div w:id="1248686304">
      <w:bodyDiv w:val="1"/>
      <w:marLeft w:val="0"/>
      <w:marRight w:val="0"/>
      <w:marTop w:val="0"/>
      <w:marBottom w:val="0"/>
      <w:divBdr>
        <w:top w:val="none" w:sz="0" w:space="0" w:color="auto"/>
        <w:left w:val="none" w:sz="0" w:space="0" w:color="auto"/>
        <w:bottom w:val="none" w:sz="0" w:space="0" w:color="auto"/>
        <w:right w:val="none" w:sz="0" w:space="0" w:color="auto"/>
      </w:divBdr>
    </w:div>
    <w:div w:id="1248926554">
      <w:bodyDiv w:val="1"/>
      <w:marLeft w:val="0"/>
      <w:marRight w:val="0"/>
      <w:marTop w:val="0"/>
      <w:marBottom w:val="0"/>
      <w:divBdr>
        <w:top w:val="none" w:sz="0" w:space="0" w:color="auto"/>
        <w:left w:val="none" w:sz="0" w:space="0" w:color="auto"/>
        <w:bottom w:val="none" w:sz="0" w:space="0" w:color="auto"/>
        <w:right w:val="none" w:sz="0" w:space="0" w:color="auto"/>
      </w:divBdr>
    </w:div>
    <w:div w:id="1249267621">
      <w:bodyDiv w:val="1"/>
      <w:marLeft w:val="0"/>
      <w:marRight w:val="0"/>
      <w:marTop w:val="0"/>
      <w:marBottom w:val="0"/>
      <w:divBdr>
        <w:top w:val="none" w:sz="0" w:space="0" w:color="auto"/>
        <w:left w:val="none" w:sz="0" w:space="0" w:color="auto"/>
        <w:bottom w:val="none" w:sz="0" w:space="0" w:color="auto"/>
        <w:right w:val="none" w:sz="0" w:space="0" w:color="auto"/>
      </w:divBdr>
    </w:div>
    <w:div w:id="1249274006">
      <w:bodyDiv w:val="1"/>
      <w:marLeft w:val="0"/>
      <w:marRight w:val="0"/>
      <w:marTop w:val="0"/>
      <w:marBottom w:val="0"/>
      <w:divBdr>
        <w:top w:val="none" w:sz="0" w:space="0" w:color="auto"/>
        <w:left w:val="none" w:sz="0" w:space="0" w:color="auto"/>
        <w:bottom w:val="none" w:sz="0" w:space="0" w:color="auto"/>
        <w:right w:val="none" w:sz="0" w:space="0" w:color="auto"/>
      </w:divBdr>
    </w:div>
    <w:div w:id="1249342640">
      <w:bodyDiv w:val="1"/>
      <w:marLeft w:val="0"/>
      <w:marRight w:val="0"/>
      <w:marTop w:val="0"/>
      <w:marBottom w:val="0"/>
      <w:divBdr>
        <w:top w:val="none" w:sz="0" w:space="0" w:color="auto"/>
        <w:left w:val="none" w:sz="0" w:space="0" w:color="auto"/>
        <w:bottom w:val="none" w:sz="0" w:space="0" w:color="auto"/>
        <w:right w:val="none" w:sz="0" w:space="0" w:color="auto"/>
      </w:divBdr>
    </w:div>
    <w:div w:id="1249654627">
      <w:bodyDiv w:val="1"/>
      <w:marLeft w:val="0"/>
      <w:marRight w:val="0"/>
      <w:marTop w:val="0"/>
      <w:marBottom w:val="0"/>
      <w:divBdr>
        <w:top w:val="none" w:sz="0" w:space="0" w:color="auto"/>
        <w:left w:val="none" w:sz="0" w:space="0" w:color="auto"/>
        <w:bottom w:val="none" w:sz="0" w:space="0" w:color="auto"/>
        <w:right w:val="none" w:sz="0" w:space="0" w:color="auto"/>
      </w:divBdr>
    </w:div>
    <w:div w:id="1249853812">
      <w:bodyDiv w:val="1"/>
      <w:marLeft w:val="0"/>
      <w:marRight w:val="0"/>
      <w:marTop w:val="0"/>
      <w:marBottom w:val="0"/>
      <w:divBdr>
        <w:top w:val="none" w:sz="0" w:space="0" w:color="auto"/>
        <w:left w:val="none" w:sz="0" w:space="0" w:color="auto"/>
        <w:bottom w:val="none" w:sz="0" w:space="0" w:color="auto"/>
        <w:right w:val="none" w:sz="0" w:space="0" w:color="auto"/>
      </w:divBdr>
    </w:div>
    <w:div w:id="1250311937">
      <w:bodyDiv w:val="1"/>
      <w:marLeft w:val="0"/>
      <w:marRight w:val="0"/>
      <w:marTop w:val="0"/>
      <w:marBottom w:val="0"/>
      <w:divBdr>
        <w:top w:val="none" w:sz="0" w:space="0" w:color="auto"/>
        <w:left w:val="none" w:sz="0" w:space="0" w:color="auto"/>
        <w:bottom w:val="none" w:sz="0" w:space="0" w:color="auto"/>
        <w:right w:val="none" w:sz="0" w:space="0" w:color="auto"/>
      </w:divBdr>
    </w:div>
    <w:div w:id="1250768097">
      <w:bodyDiv w:val="1"/>
      <w:marLeft w:val="0"/>
      <w:marRight w:val="0"/>
      <w:marTop w:val="0"/>
      <w:marBottom w:val="0"/>
      <w:divBdr>
        <w:top w:val="none" w:sz="0" w:space="0" w:color="auto"/>
        <w:left w:val="none" w:sz="0" w:space="0" w:color="auto"/>
        <w:bottom w:val="none" w:sz="0" w:space="0" w:color="auto"/>
        <w:right w:val="none" w:sz="0" w:space="0" w:color="auto"/>
      </w:divBdr>
    </w:div>
    <w:div w:id="1251037758">
      <w:bodyDiv w:val="1"/>
      <w:marLeft w:val="0"/>
      <w:marRight w:val="0"/>
      <w:marTop w:val="0"/>
      <w:marBottom w:val="0"/>
      <w:divBdr>
        <w:top w:val="none" w:sz="0" w:space="0" w:color="auto"/>
        <w:left w:val="none" w:sz="0" w:space="0" w:color="auto"/>
        <w:bottom w:val="none" w:sz="0" w:space="0" w:color="auto"/>
        <w:right w:val="none" w:sz="0" w:space="0" w:color="auto"/>
      </w:divBdr>
    </w:div>
    <w:div w:id="1251279837">
      <w:bodyDiv w:val="1"/>
      <w:marLeft w:val="0"/>
      <w:marRight w:val="0"/>
      <w:marTop w:val="0"/>
      <w:marBottom w:val="0"/>
      <w:divBdr>
        <w:top w:val="none" w:sz="0" w:space="0" w:color="auto"/>
        <w:left w:val="none" w:sz="0" w:space="0" w:color="auto"/>
        <w:bottom w:val="none" w:sz="0" w:space="0" w:color="auto"/>
        <w:right w:val="none" w:sz="0" w:space="0" w:color="auto"/>
      </w:divBdr>
    </w:div>
    <w:div w:id="1251432334">
      <w:bodyDiv w:val="1"/>
      <w:marLeft w:val="0"/>
      <w:marRight w:val="0"/>
      <w:marTop w:val="0"/>
      <w:marBottom w:val="0"/>
      <w:divBdr>
        <w:top w:val="none" w:sz="0" w:space="0" w:color="auto"/>
        <w:left w:val="none" w:sz="0" w:space="0" w:color="auto"/>
        <w:bottom w:val="none" w:sz="0" w:space="0" w:color="auto"/>
        <w:right w:val="none" w:sz="0" w:space="0" w:color="auto"/>
      </w:divBdr>
    </w:div>
    <w:div w:id="1253127872">
      <w:bodyDiv w:val="1"/>
      <w:marLeft w:val="0"/>
      <w:marRight w:val="0"/>
      <w:marTop w:val="0"/>
      <w:marBottom w:val="0"/>
      <w:divBdr>
        <w:top w:val="none" w:sz="0" w:space="0" w:color="auto"/>
        <w:left w:val="none" w:sz="0" w:space="0" w:color="auto"/>
        <w:bottom w:val="none" w:sz="0" w:space="0" w:color="auto"/>
        <w:right w:val="none" w:sz="0" w:space="0" w:color="auto"/>
      </w:divBdr>
    </w:div>
    <w:div w:id="1253314733">
      <w:bodyDiv w:val="1"/>
      <w:marLeft w:val="0"/>
      <w:marRight w:val="0"/>
      <w:marTop w:val="0"/>
      <w:marBottom w:val="0"/>
      <w:divBdr>
        <w:top w:val="none" w:sz="0" w:space="0" w:color="auto"/>
        <w:left w:val="none" w:sz="0" w:space="0" w:color="auto"/>
        <w:bottom w:val="none" w:sz="0" w:space="0" w:color="auto"/>
        <w:right w:val="none" w:sz="0" w:space="0" w:color="auto"/>
      </w:divBdr>
    </w:div>
    <w:div w:id="1253586019">
      <w:bodyDiv w:val="1"/>
      <w:marLeft w:val="0"/>
      <w:marRight w:val="0"/>
      <w:marTop w:val="0"/>
      <w:marBottom w:val="0"/>
      <w:divBdr>
        <w:top w:val="none" w:sz="0" w:space="0" w:color="auto"/>
        <w:left w:val="none" w:sz="0" w:space="0" w:color="auto"/>
        <w:bottom w:val="none" w:sz="0" w:space="0" w:color="auto"/>
        <w:right w:val="none" w:sz="0" w:space="0" w:color="auto"/>
      </w:divBdr>
    </w:div>
    <w:div w:id="1253735041">
      <w:bodyDiv w:val="1"/>
      <w:marLeft w:val="0"/>
      <w:marRight w:val="0"/>
      <w:marTop w:val="0"/>
      <w:marBottom w:val="0"/>
      <w:divBdr>
        <w:top w:val="none" w:sz="0" w:space="0" w:color="auto"/>
        <w:left w:val="none" w:sz="0" w:space="0" w:color="auto"/>
        <w:bottom w:val="none" w:sz="0" w:space="0" w:color="auto"/>
        <w:right w:val="none" w:sz="0" w:space="0" w:color="auto"/>
      </w:divBdr>
    </w:div>
    <w:div w:id="1253976529">
      <w:bodyDiv w:val="1"/>
      <w:marLeft w:val="0"/>
      <w:marRight w:val="0"/>
      <w:marTop w:val="0"/>
      <w:marBottom w:val="0"/>
      <w:divBdr>
        <w:top w:val="none" w:sz="0" w:space="0" w:color="auto"/>
        <w:left w:val="none" w:sz="0" w:space="0" w:color="auto"/>
        <w:bottom w:val="none" w:sz="0" w:space="0" w:color="auto"/>
        <w:right w:val="none" w:sz="0" w:space="0" w:color="auto"/>
      </w:divBdr>
    </w:div>
    <w:div w:id="1254315286">
      <w:bodyDiv w:val="1"/>
      <w:marLeft w:val="0"/>
      <w:marRight w:val="0"/>
      <w:marTop w:val="0"/>
      <w:marBottom w:val="0"/>
      <w:divBdr>
        <w:top w:val="none" w:sz="0" w:space="0" w:color="auto"/>
        <w:left w:val="none" w:sz="0" w:space="0" w:color="auto"/>
        <w:bottom w:val="none" w:sz="0" w:space="0" w:color="auto"/>
        <w:right w:val="none" w:sz="0" w:space="0" w:color="auto"/>
      </w:divBdr>
    </w:div>
    <w:div w:id="1254435291">
      <w:bodyDiv w:val="1"/>
      <w:marLeft w:val="0"/>
      <w:marRight w:val="0"/>
      <w:marTop w:val="0"/>
      <w:marBottom w:val="0"/>
      <w:divBdr>
        <w:top w:val="none" w:sz="0" w:space="0" w:color="auto"/>
        <w:left w:val="none" w:sz="0" w:space="0" w:color="auto"/>
        <w:bottom w:val="none" w:sz="0" w:space="0" w:color="auto"/>
        <w:right w:val="none" w:sz="0" w:space="0" w:color="auto"/>
      </w:divBdr>
    </w:div>
    <w:div w:id="1254971644">
      <w:bodyDiv w:val="1"/>
      <w:marLeft w:val="0"/>
      <w:marRight w:val="0"/>
      <w:marTop w:val="0"/>
      <w:marBottom w:val="0"/>
      <w:divBdr>
        <w:top w:val="none" w:sz="0" w:space="0" w:color="auto"/>
        <w:left w:val="none" w:sz="0" w:space="0" w:color="auto"/>
        <w:bottom w:val="none" w:sz="0" w:space="0" w:color="auto"/>
        <w:right w:val="none" w:sz="0" w:space="0" w:color="auto"/>
      </w:divBdr>
    </w:div>
    <w:div w:id="1255165254">
      <w:bodyDiv w:val="1"/>
      <w:marLeft w:val="0"/>
      <w:marRight w:val="0"/>
      <w:marTop w:val="0"/>
      <w:marBottom w:val="0"/>
      <w:divBdr>
        <w:top w:val="none" w:sz="0" w:space="0" w:color="auto"/>
        <w:left w:val="none" w:sz="0" w:space="0" w:color="auto"/>
        <w:bottom w:val="none" w:sz="0" w:space="0" w:color="auto"/>
        <w:right w:val="none" w:sz="0" w:space="0" w:color="auto"/>
      </w:divBdr>
    </w:div>
    <w:div w:id="1256861868">
      <w:bodyDiv w:val="1"/>
      <w:marLeft w:val="0"/>
      <w:marRight w:val="0"/>
      <w:marTop w:val="0"/>
      <w:marBottom w:val="0"/>
      <w:divBdr>
        <w:top w:val="none" w:sz="0" w:space="0" w:color="auto"/>
        <w:left w:val="none" w:sz="0" w:space="0" w:color="auto"/>
        <w:bottom w:val="none" w:sz="0" w:space="0" w:color="auto"/>
        <w:right w:val="none" w:sz="0" w:space="0" w:color="auto"/>
      </w:divBdr>
    </w:div>
    <w:div w:id="1256985570">
      <w:bodyDiv w:val="1"/>
      <w:marLeft w:val="0"/>
      <w:marRight w:val="0"/>
      <w:marTop w:val="0"/>
      <w:marBottom w:val="0"/>
      <w:divBdr>
        <w:top w:val="none" w:sz="0" w:space="0" w:color="auto"/>
        <w:left w:val="none" w:sz="0" w:space="0" w:color="auto"/>
        <w:bottom w:val="none" w:sz="0" w:space="0" w:color="auto"/>
        <w:right w:val="none" w:sz="0" w:space="0" w:color="auto"/>
      </w:divBdr>
    </w:div>
    <w:div w:id="1257405889">
      <w:bodyDiv w:val="1"/>
      <w:marLeft w:val="0"/>
      <w:marRight w:val="0"/>
      <w:marTop w:val="0"/>
      <w:marBottom w:val="0"/>
      <w:divBdr>
        <w:top w:val="none" w:sz="0" w:space="0" w:color="auto"/>
        <w:left w:val="none" w:sz="0" w:space="0" w:color="auto"/>
        <w:bottom w:val="none" w:sz="0" w:space="0" w:color="auto"/>
        <w:right w:val="none" w:sz="0" w:space="0" w:color="auto"/>
      </w:divBdr>
    </w:div>
    <w:div w:id="1258172432">
      <w:bodyDiv w:val="1"/>
      <w:marLeft w:val="0"/>
      <w:marRight w:val="0"/>
      <w:marTop w:val="0"/>
      <w:marBottom w:val="0"/>
      <w:divBdr>
        <w:top w:val="none" w:sz="0" w:space="0" w:color="auto"/>
        <w:left w:val="none" w:sz="0" w:space="0" w:color="auto"/>
        <w:bottom w:val="none" w:sz="0" w:space="0" w:color="auto"/>
        <w:right w:val="none" w:sz="0" w:space="0" w:color="auto"/>
      </w:divBdr>
    </w:div>
    <w:div w:id="1258248132">
      <w:bodyDiv w:val="1"/>
      <w:marLeft w:val="0"/>
      <w:marRight w:val="0"/>
      <w:marTop w:val="0"/>
      <w:marBottom w:val="0"/>
      <w:divBdr>
        <w:top w:val="none" w:sz="0" w:space="0" w:color="auto"/>
        <w:left w:val="none" w:sz="0" w:space="0" w:color="auto"/>
        <w:bottom w:val="none" w:sz="0" w:space="0" w:color="auto"/>
        <w:right w:val="none" w:sz="0" w:space="0" w:color="auto"/>
      </w:divBdr>
    </w:div>
    <w:div w:id="1258441676">
      <w:bodyDiv w:val="1"/>
      <w:marLeft w:val="0"/>
      <w:marRight w:val="0"/>
      <w:marTop w:val="0"/>
      <w:marBottom w:val="0"/>
      <w:divBdr>
        <w:top w:val="none" w:sz="0" w:space="0" w:color="auto"/>
        <w:left w:val="none" w:sz="0" w:space="0" w:color="auto"/>
        <w:bottom w:val="none" w:sz="0" w:space="0" w:color="auto"/>
        <w:right w:val="none" w:sz="0" w:space="0" w:color="auto"/>
      </w:divBdr>
    </w:div>
    <w:div w:id="1258710628">
      <w:bodyDiv w:val="1"/>
      <w:marLeft w:val="0"/>
      <w:marRight w:val="0"/>
      <w:marTop w:val="0"/>
      <w:marBottom w:val="0"/>
      <w:divBdr>
        <w:top w:val="none" w:sz="0" w:space="0" w:color="auto"/>
        <w:left w:val="none" w:sz="0" w:space="0" w:color="auto"/>
        <w:bottom w:val="none" w:sz="0" w:space="0" w:color="auto"/>
        <w:right w:val="none" w:sz="0" w:space="0" w:color="auto"/>
      </w:divBdr>
    </w:div>
    <w:div w:id="1258711162">
      <w:bodyDiv w:val="1"/>
      <w:marLeft w:val="0"/>
      <w:marRight w:val="0"/>
      <w:marTop w:val="0"/>
      <w:marBottom w:val="0"/>
      <w:divBdr>
        <w:top w:val="none" w:sz="0" w:space="0" w:color="auto"/>
        <w:left w:val="none" w:sz="0" w:space="0" w:color="auto"/>
        <w:bottom w:val="none" w:sz="0" w:space="0" w:color="auto"/>
        <w:right w:val="none" w:sz="0" w:space="0" w:color="auto"/>
      </w:divBdr>
    </w:div>
    <w:div w:id="1258714019">
      <w:bodyDiv w:val="1"/>
      <w:marLeft w:val="0"/>
      <w:marRight w:val="0"/>
      <w:marTop w:val="0"/>
      <w:marBottom w:val="0"/>
      <w:divBdr>
        <w:top w:val="none" w:sz="0" w:space="0" w:color="auto"/>
        <w:left w:val="none" w:sz="0" w:space="0" w:color="auto"/>
        <w:bottom w:val="none" w:sz="0" w:space="0" w:color="auto"/>
        <w:right w:val="none" w:sz="0" w:space="0" w:color="auto"/>
      </w:divBdr>
    </w:div>
    <w:div w:id="1258756283">
      <w:bodyDiv w:val="1"/>
      <w:marLeft w:val="0"/>
      <w:marRight w:val="0"/>
      <w:marTop w:val="0"/>
      <w:marBottom w:val="0"/>
      <w:divBdr>
        <w:top w:val="none" w:sz="0" w:space="0" w:color="auto"/>
        <w:left w:val="none" w:sz="0" w:space="0" w:color="auto"/>
        <w:bottom w:val="none" w:sz="0" w:space="0" w:color="auto"/>
        <w:right w:val="none" w:sz="0" w:space="0" w:color="auto"/>
      </w:divBdr>
    </w:div>
    <w:div w:id="1259949710">
      <w:bodyDiv w:val="1"/>
      <w:marLeft w:val="0"/>
      <w:marRight w:val="0"/>
      <w:marTop w:val="0"/>
      <w:marBottom w:val="0"/>
      <w:divBdr>
        <w:top w:val="none" w:sz="0" w:space="0" w:color="auto"/>
        <w:left w:val="none" w:sz="0" w:space="0" w:color="auto"/>
        <w:bottom w:val="none" w:sz="0" w:space="0" w:color="auto"/>
        <w:right w:val="none" w:sz="0" w:space="0" w:color="auto"/>
      </w:divBdr>
    </w:div>
    <w:div w:id="1260135919">
      <w:bodyDiv w:val="1"/>
      <w:marLeft w:val="0"/>
      <w:marRight w:val="0"/>
      <w:marTop w:val="0"/>
      <w:marBottom w:val="0"/>
      <w:divBdr>
        <w:top w:val="none" w:sz="0" w:space="0" w:color="auto"/>
        <w:left w:val="none" w:sz="0" w:space="0" w:color="auto"/>
        <w:bottom w:val="none" w:sz="0" w:space="0" w:color="auto"/>
        <w:right w:val="none" w:sz="0" w:space="0" w:color="auto"/>
      </w:divBdr>
    </w:div>
    <w:div w:id="1260797876">
      <w:bodyDiv w:val="1"/>
      <w:marLeft w:val="0"/>
      <w:marRight w:val="0"/>
      <w:marTop w:val="0"/>
      <w:marBottom w:val="0"/>
      <w:divBdr>
        <w:top w:val="none" w:sz="0" w:space="0" w:color="auto"/>
        <w:left w:val="none" w:sz="0" w:space="0" w:color="auto"/>
        <w:bottom w:val="none" w:sz="0" w:space="0" w:color="auto"/>
        <w:right w:val="none" w:sz="0" w:space="0" w:color="auto"/>
      </w:divBdr>
    </w:div>
    <w:div w:id="1261134868">
      <w:bodyDiv w:val="1"/>
      <w:marLeft w:val="0"/>
      <w:marRight w:val="0"/>
      <w:marTop w:val="0"/>
      <w:marBottom w:val="0"/>
      <w:divBdr>
        <w:top w:val="none" w:sz="0" w:space="0" w:color="auto"/>
        <w:left w:val="none" w:sz="0" w:space="0" w:color="auto"/>
        <w:bottom w:val="none" w:sz="0" w:space="0" w:color="auto"/>
        <w:right w:val="none" w:sz="0" w:space="0" w:color="auto"/>
      </w:divBdr>
    </w:div>
    <w:div w:id="1261138080">
      <w:bodyDiv w:val="1"/>
      <w:marLeft w:val="0"/>
      <w:marRight w:val="0"/>
      <w:marTop w:val="0"/>
      <w:marBottom w:val="0"/>
      <w:divBdr>
        <w:top w:val="none" w:sz="0" w:space="0" w:color="auto"/>
        <w:left w:val="none" w:sz="0" w:space="0" w:color="auto"/>
        <w:bottom w:val="none" w:sz="0" w:space="0" w:color="auto"/>
        <w:right w:val="none" w:sz="0" w:space="0" w:color="auto"/>
      </w:divBdr>
    </w:div>
    <w:div w:id="1261183349">
      <w:bodyDiv w:val="1"/>
      <w:marLeft w:val="0"/>
      <w:marRight w:val="0"/>
      <w:marTop w:val="0"/>
      <w:marBottom w:val="0"/>
      <w:divBdr>
        <w:top w:val="none" w:sz="0" w:space="0" w:color="auto"/>
        <w:left w:val="none" w:sz="0" w:space="0" w:color="auto"/>
        <w:bottom w:val="none" w:sz="0" w:space="0" w:color="auto"/>
        <w:right w:val="none" w:sz="0" w:space="0" w:color="auto"/>
      </w:divBdr>
    </w:div>
    <w:div w:id="1261258803">
      <w:bodyDiv w:val="1"/>
      <w:marLeft w:val="0"/>
      <w:marRight w:val="0"/>
      <w:marTop w:val="0"/>
      <w:marBottom w:val="0"/>
      <w:divBdr>
        <w:top w:val="none" w:sz="0" w:space="0" w:color="auto"/>
        <w:left w:val="none" w:sz="0" w:space="0" w:color="auto"/>
        <w:bottom w:val="none" w:sz="0" w:space="0" w:color="auto"/>
        <w:right w:val="none" w:sz="0" w:space="0" w:color="auto"/>
      </w:divBdr>
    </w:div>
    <w:div w:id="1261379196">
      <w:bodyDiv w:val="1"/>
      <w:marLeft w:val="0"/>
      <w:marRight w:val="0"/>
      <w:marTop w:val="0"/>
      <w:marBottom w:val="0"/>
      <w:divBdr>
        <w:top w:val="none" w:sz="0" w:space="0" w:color="auto"/>
        <w:left w:val="none" w:sz="0" w:space="0" w:color="auto"/>
        <w:bottom w:val="none" w:sz="0" w:space="0" w:color="auto"/>
        <w:right w:val="none" w:sz="0" w:space="0" w:color="auto"/>
      </w:divBdr>
    </w:div>
    <w:div w:id="1261791087">
      <w:bodyDiv w:val="1"/>
      <w:marLeft w:val="0"/>
      <w:marRight w:val="0"/>
      <w:marTop w:val="0"/>
      <w:marBottom w:val="0"/>
      <w:divBdr>
        <w:top w:val="none" w:sz="0" w:space="0" w:color="auto"/>
        <w:left w:val="none" w:sz="0" w:space="0" w:color="auto"/>
        <w:bottom w:val="none" w:sz="0" w:space="0" w:color="auto"/>
        <w:right w:val="none" w:sz="0" w:space="0" w:color="auto"/>
      </w:divBdr>
    </w:div>
    <w:div w:id="1261908092">
      <w:bodyDiv w:val="1"/>
      <w:marLeft w:val="0"/>
      <w:marRight w:val="0"/>
      <w:marTop w:val="0"/>
      <w:marBottom w:val="0"/>
      <w:divBdr>
        <w:top w:val="none" w:sz="0" w:space="0" w:color="auto"/>
        <w:left w:val="none" w:sz="0" w:space="0" w:color="auto"/>
        <w:bottom w:val="none" w:sz="0" w:space="0" w:color="auto"/>
        <w:right w:val="none" w:sz="0" w:space="0" w:color="auto"/>
      </w:divBdr>
    </w:div>
    <w:div w:id="1262032194">
      <w:bodyDiv w:val="1"/>
      <w:marLeft w:val="0"/>
      <w:marRight w:val="0"/>
      <w:marTop w:val="0"/>
      <w:marBottom w:val="0"/>
      <w:divBdr>
        <w:top w:val="none" w:sz="0" w:space="0" w:color="auto"/>
        <w:left w:val="none" w:sz="0" w:space="0" w:color="auto"/>
        <w:bottom w:val="none" w:sz="0" w:space="0" w:color="auto"/>
        <w:right w:val="none" w:sz="0" w:space="0" w:color="auto"/>
      </w:divBdr>
    </w:div>
    <w:div w:id="1262033896">
      <w:bodyDiv w:val="1"/>
      <w:marLeft w:val="0"/>
      <w:marRight w:val="0"/>
      <w:marTop w:val="0"/>
      <w:marBottom w:val="0"/>
      <w:divBdr>
        <w:top w:val="none" w:sz="0" w:space="0" w:color="auto"/>
        <w:left w:val="none" w:sz="0" w:space="0" w:color="auto"/>
        <w:bottom w:val="none" w:sz="0" w:space="0" w:color="auto"/>
        <w:right w:val="none" w:sz="0" w:space="0" w:color="auto"/>
      </w:divBdr>
    </w:div>
    <w:div w:id="1262494260">
      <w:bodyDiv w:val="1"/>
      <w:marLeft w:val="0"/>
      <w:marRight w:val="0"/>
      <w:marTop w:val="0"/>
      <w:marBottom w:val="0"/>
      <w:divBdr>
        <w:top w:val="none" w:sz="0" w:space="0" w:color="auto"/>
        <w:left w:val="none" w:sz="0" w:space="0" w:color="auto"/>
        <w:bottom w:val="none" w:sz="0" w:space="0" w:color="auto"/>
        <w:right w:val="none" w:sz="0" w:space="0" w:color="auto"/>
      </w:divBdr>
    </w:div>
    <w:div w:id="1263225727">
      <w:bodyDiv w:val="1"/>
      <w:marLeft w:val="0"/>
      <w:marRight w:val="0"/>
      <w:marTop w:val="0"/>
      <w:marBottom w:val="0"/>
      <w:divBdr>
        <w:top w:val="none" w:sz="0" w:space="0" w:color="auto"/>
        <w:left w:val="none" w:sz="0" w:space="0" w:color="auto"/>
        <w:bottom w:val="none" w:sz="0" w:space="0" w:color="auto"/>
        <w:right w:val="none" w:sz="0" w:space="0" w:color="auto"/>
      </w:divBdr>
    </w:div>
    <w:div w:id="1264650354">
      <w:bodyDiv w:val="1"/>
      <w:marLeft w:val="0"/>
      <w:marRight w:val="0"/>
      <w:marTop w:val="0"/>
      <w:marBottom w:val="0"/>
      <w:divBdr>
        <w:top w:val="none" w:sz="0" w:space="0" w:color="auto"/>
        <w:left w:val="none" w:sz="0" w:space="0" w:color="auto"/>
        <w:bottom w:val="none" w:sz="0" w:space="0" w:color="auto"/>
        <w:right w:val="none" w:sz="0" w:space="0" w:color="auto"/>
      </w:divBdr>
    </w:div>
    <w:div w:id="1265303585">
      <w:bodyDiv w:val="1"/>
      <w:marLeft w:val="0"/>
      <w:marRight w:val="0"/>
      <w:marTop w:val="0"/>
      <w:marBottom w:val="0"/>
      <w:divBdr>
        <w:top w:val="none" w:sz="0" w:space="0" w:color="auto"/>
        <w:left w:val="none" w:sz="0" w:space="0" w:color="auto"/>
        <w:bottom w:val="none" w:sz="0" w:space="0" w:color="auto"/>
        <w:right w:val="none" w:sz="0" w:space="0" w:color="auto"/>
      </w:divBdr>
    </w:div>
    <w:div w:id="1265768731">
      <w:bodyDiv w:val="1"/>
      <w:marLeft w:val="0"/>
      <w:marRight w:val="0"/>
      <w:marTop w:val="0"/>
      <w:marBottom w:val="0"/>
      <w:divBdr>
        <w:top w:val="none" w:sz="0" w:space="0" w:color="auto"/>
        <w:left w:val="none" w:sz="0" w:space="0" w:color="auto"/>
        <w:bottom w:val="none" w:sz="0" w:space="0" w:color="auto"/>
        <w:right w:val="none" w:sz="0" w:space="0" w:color="auto"/>
      </w:divBdr>
    </w:div>
    <w:div w:id="1266424641">
      <w:bodyDiv w:val="1"/>
      <w:marLeft w:val="0"/>
      <w:marRight w:val="0"/>
      <w:marTop w:val="0"/>
      <w:marBottom w:val="0"/>
      <w:divBdr>
        <w:top w:val="none" w:sz="0" w:space="0" w:color="auto"/>
        <w:left w:val="none" w:sz="0" w:space="0" w:color="auto"/>
        <w:bottom w:val="none" w:sz="0" w:space="0" w:color="auto"/>
        <w:right w:val="none" w:sz="0" w:space="0" w:color="auto"/>
      </w:divBdr>
    </w:div>
    <w:div w:id="1266575973">
      <w:bodyDiv w:val="1"/>
      <w:marLeft w:val="0"/>
      <w:marRight w:val="0"/>
      <w:marTop w:val="0"/>
      <w:marBottom w:val="0"/>
      <w:divBdr>
        <w:top w:val="none" w:sz="0" w:space="0" w:color="auto"/>
        <w:left w:val="none" w:sz="0" w:space="0" w:color="auto"/>
        <w:bottom w:val="none" w:sz="0" w:space="0" w:color="auto"/>
        <w:right w:val="none" w:sz="0" w:space="0" w:color="auto"/>
      </w:divBdr>
    </w:div>
    <w:div w:id="1266689502">
      <w:bodyDiv w:val="1"/>
      <w:marLeft w:val="0"/>
      <w:marRight w:val="0"/>
      <w:marTop w:val="0"/>
      <w:marBottom w:val="0"/>
      <w:divBdr>
        <w:top w:val="none" w:sz="0" w:space="0" w:color="auto"/>
        <w:left w:val="none" w:sz="0" w:space="0" w:color="auto"/>
        <w:bottom w:val="none" w:sz="0" w:space="0" w:color="auto"/>
        <w:right w:val="none" w:sz="0" w:space="0" w:color="auto"/>
      </w:divBdr>
    </w:div>
    <w:div w:id="1267276526">
      <w:bodyDiv w:val="1"/>
      <w:marLeft w:val="0"/>
      <w:marRight w:val="0"/>
      <w:marTop w:val="0"/>
      <w:marBottom w:val="0"/>
      <w:divBdr>
        <w:top w:val="none" w:sz="0" w:space="0" w:color="auto"/>
        <w:left w:val="none" w:sz="0" w:space="0" w:color="auto"/>
        <w:bottom w:val="none" w:sz="0" w:space="0" w:color="auto"/>
        <w:right w:val="none" w:sz="0" w:space="0" w:color="auto"/>
      </w:divBdr>
    </w:div>
    <w:div w:id="1267545299">
      <w:bodyDiv w:val="1"/>
      <w:marLeft w:val="0"/>
      <w:marRight w:val="0"/>
      <w:marTop w:val="0"/>
      <w:marBottom w:val="0"/>
      <w:divBdr>
        <w:top w:val="none" w:sz="0" w:space="0" w:color="auto"/>
        <w:left w:val="none" w:sz="0" w:space="0" w:color="auto"/>
        <w:bottom w:val="none" w:sz="0" w:space="0" w:color="auto"/>
        <w:right w:val="none" w:sz="0" w:space="0" w:color="auto"/>
      </w:divBdr>
    </w:div>
    <w:div w:id="1267545636">
      <w:bodyDiv w:val="1"/>
      <w:marLeft w:val="0"/>
      <w:marRight w:val="0"/>
      <w:marTop w:val="0"/>
      <w:marBottom w:val="0"/>
      <w:divBdr>
        <w:top w:val="none" w:sz="0" w:space="0" w:color="auto"/>
        <w:left w:val="none" w:sz="0" w:space="0" w:color="auto"/>
        <w:bottom w:val="none" w:sz="0" w:space="0" w:color="auto"/>
        <w:right w:val="none" w:sz="0" w:space="0" w:color="auto"/>
      </w:divBdr>
    </w:div>
    <w:div w:id="1267687801">
      <w:bodyDiv w:val="1"/>
      <w:marLeft w:val="0"/>
      <w:marRight w:val="0"/>
      <w:marTop w:val="0"/>
      <w:marBottom w:val="0"/>
      <w:divBdr>
        <w:top w:val="none" w:sz="0" w:space="0" w:color="auto"/>
        <w:left w:val="none" w:sz="0" w:space="0" w:color="auto"/>
        <w:bottom w:val="none" w:sz="0" w:space="0" w:color="auto"/>
        <w:right w:val="none" w:sz="0" w:space="0" w:color="auto"/>
      </w:divBdr>
    </w:div>
    <w:div w:id="1268580717">
      <w:bodyDiv w:val="1"/>
      <w:marLeft w:val="0"/>
      <w:marRight w:val="0"/>
      <w:marTop w:val="0"/>
      <w:marBottom w:val="0"/>
      <w:divBdr>
        <w:top w:val="none" w:sz="0" w:space="0" w:color="auto"/>
        <w:left w:val="none" w:sz="0" w:space="0" w:color="auto"/>
        <w:bottom w:val="none" w:sz="0" w:space="0" w:color="auto"/>
        <w:right w:val="none" w:sz="0" w:space="0" w:color="auto"/>
      </w:divBdr>
    </w:div>
    <w:div w:id="1269849597">
      <w:bodyDiv w:val="1"/>
      <w:marLeft w:val="0"/>
      <w:marRight w:val="0"/>
      <w:marTop w:val="0"/>
      <w:marBottom w:val="0"/>
      <w:divBdr>
        <w:top w:val="none" w:sz="0" w:space="0" w:color="auto"/>
        <w:left w:val="none" w:sz="0" w:space="0" w:color="auto"/>
        <w:bottom w:val="none" w:sz="0" w:space="0" w:color="auto"/>
        <w:right w:val="none" w:sz="0" w:space="0" w:color="auto"/>
      </w:divBdr>
    </w:div>
    <w:div w:id="1269966544">
      <w:bodyDiv w:val="1"/>
      <w:marLeft w:val="0"/>
      <w:marRight w:val="0"/>
      <w:marTop w:val="0"/>
      <w:marBottom w:val="0"/>
      <w:divBdr>
        <w:top w:val="none" w:sz="0" w:space="0" w:color="auto"/>
        <w:left w:val="none" w:sz="0" w:space="0" w:color="auto"/>
        <w:bottom w:val="none" w:sz="0" w:space="0" w:color="auto"/>
        <w:right w:val="none" w:sz="0" w:space="0" w:color="auto"/>
      </w:divBdr>
    </w:div>
    <w:div w:id="1270314594">
      <w:bodyDiv w:val="1"/>
      <w:marLeft w:val="0"/>
      <w:marRight w:val="0"/>
      <w:marTop w:val="0"/>
      <w:marBottom w:val="0"/>
      <w:divBdr>
        <w:top w:val="none" w:sz="0" w:space="0" w:color="auto"/>
        <w:left w:val="none" w:sz="0" w:space="0" w:color="auto"/>
        <w:bottom w:val="none" w:sz="0" w:space="0" w:color="auto"/>
        <w:right w:val="none" w:sz="0" w:space="0" w:color="auto"/>
      </w:divBdr>
    </w:div>
    <w:div w:id="1270433009">
      <w:bodyDiv w:val="1"/>
      <w:marLeft w:val="0"/>
      <w:marRight w:val="0"/>
      <w:marTop w:val="0"/>
      <w:marBottom w:val="0"/>
      <w:divBdr>
        <w:top w:val="none" w:sz="0" w:space="0" w:color="auto"/>
        <w:left w:val="none" w:sz="0" w:space="0" w:color="auto"/>
        <w:bottom w:val="none" w:sz="0" w:space="0" w:color="auto"/>
        <w:right w:val="none" w:sz="0" w:space="0" w:color="auto"/>
      </w:divBdr>
    </w:div>
    <w:div w:id="1270771097">
      <w:bodyDiv w:val="1"/>
      <w:marLeft w:val="0"/>
      <w:marRight w:val="0"/>
      <w:marTop w:val="0"/>
      <w:marBottom w:val="0"/>
      <w:divBdr>
        <w:top w:val="none" w:sz="0" w:space="0" w:color="auto"/>
        <w:left w:val="none" w:sz="0" w:space="0" w:color="auto"/>
        <w:bottom w:val="none" w:sz="0" w:space="0" w:color="auto"/>
        <w:right w:val="none" w:sz="0" w:space="0" w:color="auto"/>
      </w:divBdr>
    </w:div>
    <w:div w:id="1270890223">
      <w:bodyDiv w:val="1"/>
      <w:marLeft w:val="0"/>
      <w:marRight w:val="0"/>
      <w:marTop w:val="0"/>
      <w:marBottom w:val="0"/>
      <w:divBdr>
        <w:top w:val="none" w:sz="0" w:space="0" w:color="auto"/>
        <w:left w:val="none" w:sz="0" w:space="0" w:color="auto"/>
        <w:bottom w:val="none" w:sz="0" w:space="0" w:color="auto"/>
        <w:right w:val="none" w:sz="0" w:space="0" w:color="auto"/>
      </w:divBdr>
    </w:div>
    <w:div w:id="1271888806">
      <w:bodyDiv w:val="1"/>
      <w:marLeft w:val="0"/>
      <w:marRight w:val="0"/>
      <w:marTop w:val="0"/>
      <w:marBottom w:val="0"/>
      <w:divBdr>
        <w:top w:val="none" w:sz="0" w:space="0" w:color="auto"/>
        <w:left w:val="none" w:sz="0" w:space="0" w:color="auto"/>
        <w:bottom w:val="none" w:sz="0" w:space="0" w:color="auto"/>
        <w:right w:val="none" w:sz="0" w:space="0" w:color="auto"/>
      </w:divBdr>
    </w:div>
    <w:div w:id="1272008281">
      <w:bodyDiv w:val="1"/>
      <w:marLeft w:val="0"/>
      <w:marRight w:val="0"/>
      <w:marTop w:val="0"/>
      <w:marBottom w:val="0"/>
      <w:divBdr>
        <w:top w:val="none" w:sz="0" w:space="0" w:color="auto"/>
        <w:left w:val="none" w:sz="0" w:space="0" w:color="auto"/>
        <w:bottom w:val="none" w:sz="0" w:space="0" w:color="auto"/>
        <w:right w:val="none" w:sz="0" w:space="0" w:color="auto"/>
      </w:divBdr>
    </w:div>
    <w:div w:id="1272319424">
      <w:bodyDiv w:val="1"/>
      <w:marLeft w:val="0"/>
      <w:marRight w:val="0"/>
      <w:marTop w:val="0"/>
      <w:marBottom w:val="0"/>
      <w:divBdr>
        <w:top w:val="none" w:sz="0" w:space="0" w:color="auto"/>
        <w:left w:val="none" w:sz="0" w:space="0" w:color="auto"/>
        <w:bottom w:val="none" w:sz="0" w:space="0" w:color="auto"/>
        <w:right w:val="none" w:sz="0" w:space="0" w:color="auto"/>
      </w:divBdr>
    </w:div>
    <w:div w:id="1272396692">
      <w:bodyDiv w:val="1"/>
      <w:marLeft w:val="0"/>
      <w:marRight w:val="0"/>
      <w:marTop w:val="0"/>
      <w:marBottom w:val="0"/>
      <w:divBdr>
        <w:top w:val="none" w:sz="0" w:space="0" w:color="auto"/>
        <w:left w:val="none" w:sz="0" w:space="0" w:color="auto"/>
        <w:bottom w:val="none" w:sz="0" w:space="0" w:color="auto"/>
        <w:right w:val="none" w:sz="0" w:space="0" w:color="auto"/>
      </w:divBdr>
    </w:div>
    <w:div w:id="1272855490">
      <w:bodyDiv w:val="1"/>
      <w:marLeft w:val="0"/>
      <w:marRight w:val="0"/>
      <w:marTop w:val="0"/>
      <w:marBottom w:val="0"/>
      <w:divBdr>
        <w:top w:val="none" w:sz="0" w:space="0" w:color="auto"/>
        <w:left w:val="none" w:sz="0" w:space="0" w:color="auto"/>
        <w:bottom w:val="none" w:sz="0" w:space="0" w:color="auto"/>
        <w:right w:val="none" w:sz="0" w:space="0" w:color="auto"/>
      </w:divBdr>
    </w:div>
    <w:div w:id="1272936168">
      <w:bodyDiv w:val="1"/>
      <w:marLeft w:val="0"/>
      <w:marRight w:val="0"/>
      <w:marTop w:val="0"/>
      <w:marBottom w:val="0"/>
      <w:divBdr>
        <w:top w:val="none" w:sz="0" w:space="0" w:color="auto"/>
        <w:left w:val="none" w:sz="0" w:space="0" w:color="auto"/>
        <w:bottom w:val="none" w:sz="0" w:space="0" w:color="auto"/>
        <w:right w:val="none" w:sz="0" w:space="0" w:color="auto"/>
      </w:divBdr>
    </w:div>
    <w:div w:id="1273249715">
      <w:bodyDiv w:val="1"/>
      <w:marLeft w:val="0"/>
      <w:marRight w:val="0"/>
      <w:marTop w:val="0"/>
      <w:marBottom w:val="0"/>
      <w:divBdr>
        <w:top w:val="none" w:sz="0" w:space="0" w:color="auto"/>
        <w:left w:val="none" w:sz="0" w:space="0" w:color="auto"/>
        <w:bottom w:val="none" w:sz="0" w:space="0" w:color="auto"/>
        <w:right w:val="none" w:sz="0" w:space="0" w:color="auto"/>
      </w:divBdr>
    </w:div>
    <w:div w:id="1273319564">
      <w:bodyDiv w:val="1"/>
      <w:marLeft w:val="0"/>
      <w:marRight w:val="0"/>
      <w:marTop w:val="0"/>
      <w:marBottom w:val="0"/>
      <w:divBdr>
        <w:top w:val="none" w:sz="0" w:space="0" w:color="auto"/>
        <w:left w:val="none" w:sz="0" w:space="0" w:color="auto"/>
        <w:bottom w:val="none" w:sz="0" w:space="0" w:color="auto"/>
        <w:right w:val="none" w:sz="0" w:space="0" w:color="auto"/>
      </w:divBdr>
    </w:div>
    <w:div w:id="1273365877">
      <w:bodyDiv w:val="1"/>
      <w:marLeft w:val="0"/>
      <w:marRight w:val="0"/>
      <w:marTop w:val="0"/>
      <w:marBottom w:val="0"/>
      <w:divBdr>
        <w:top w:val="none" w:sz="0" w:space="0" w:color="auto"/>
        <w:left w:val="none" w:sz="0" w:space="0" w:color="auto"/>
        <w:bottom w:val="none" w:sz="0" w:space="0" w:color="auto"/>
        <w:right w:val="none" w:sz="0" w:space="0" w:color="auto"/>
      </w:divBdr>
    </w:div>
    <w:div w:id="1274096061">
      <w:bodyDiv w:val="1"/>
      <w:marLeft w:val="0"/>
      <w:marRight w:val="0"/>
      <w:marTop w:val="0"/>
      <w:marBottom w:val="0"/>
      <w:divBdr>
        <w:top w:val="none" w:sz="0" w:space="0" w:color="auto"/>
        <w:left w:val="none" w:sz="0" w:space="0" w:color="auto"/>
        <w:bottom w:val="none" w:sz="0" w:space="0" w:color="auto"/>
        <w:right w:val="none" w:sz="0" w:space="0" w:color="auto"/>
      </w:divBdr>
    </w:div>
    <w:div w:id="1274168465">
      <w:bodyDiv w:val="1"/>
      <w:marLeft w:val="0"/>
      <w:marRight w:val="0"/>
      <w:marTop w:val="0"/>
      <w:marBottom w:val="0"/>
      <w:divBdr>
        <w:top w:val="none" w:sz="0" w:space="0" w:color="auto"/>
        <w:left w:val="none" w:sz="0" w:space="0" w:color="auto"/>
        <w:bottom w:val="none" w:sz="0" w:space="0" w:color="auto"/>
        <w:right w:val="none" w:sz="0" w:space="0" w:color="auto"/>
      </w:divBdr>
    </w:div>
    <w:div w:id="1274283628">
      <w:bodyDiv w:val="1"/>
      <w:marLeft w:val="0"/>
      <w:marRight w:val="0"/>
      <w:marTop w:val="0"/>
      <w:marBottom w:val="0"/>
      <w:divBdr>
        <w:top w:val="none" w:sz="0" w:space="0" w:color="auto"/>
        <w:left w:val="none" w:sz="0" w:space="0" w:color="auto"/>
        <w:bottom w:val="none" w:sz="0" w:space="0" w:color="auto"/>
        <w:right w:val="none" w:sz="0" w:space="0" w:color="auto"/>
      </w:divBdr>
    </w:div>
    <w:div w:id="1274287255">
      <w:bodyDiv w:val="1"/>
      <w:marLeft w:val="0"/>
      <w:marRight w:val="0"/>
      <w:marTop w:val="0"/>
      <w:marBottom w:val="0"/>
      <w:divBdr>
        <w:top w:val="none" w:sz="0" w:space="0" w:color="auto"/>
        <w:left w:val="none" w:sz="0" w:space="0" w:color="auto"/>
        <w:bottom w:val="none" w:sz="0" w:space="0" w:color="auto"/>
        <w:right w:val="none" w:sz="0" w:space="0" w:color="auto"/>
      </w:divBdr>
    </w:div>
    <w:div w:id="1276450982">
      <w:bodyDiv w:val="1"/>
      <w:marLeft w:val="0"/>
      <w:marRight w:val="0"/>
      <w:marTop w:val="0"/>
      <w:marBottom w:val="0"/>
      <w:divBdr>
        <w:top w:val="none" w:sz="0" w:space="0" w:color="auto"/>
        <w:left w:val="none" w:sz="0" w:space="0" w:color="auto"/>
        <w:bottom w:val="none" w:sz="0" w:space="0" w:color="auto"/>
        <w:right w:val="none" w:sz="0" w:space="0" w:color="auto"/>
      </w:divBdr>
    </w:div>
    <w:div w:id="1276907811">
      <w:bodyDiv w:val="1"/>
      <w:marLeft w:val="0"/>
      <w:marRight w:val="0"/>
      <w:marTop w:val="0"/>
      <w:marBottom w:val="0"/>
      <w:divBdr>
        <w:top w:val="none" w:sz="0" w:space="0" w:color="auto"/>
        <w:left w:val="none" w:sz="0" w:space="0" w:color="auto"/>
        <w:bottom w:val="none" w:sz="0" w:space="0" w:color="auto"/>
        <w:right w:val="none" w:sz="0" w:space="0" w:color="auto"/>
      </w:divBdr>
    </w:div>
    <w:div w:id="1276910864">
      <w:bodyDiv w:val="1"/>
      <w:marLeft w:val="0"/>
      <w:marRight w:val="0"/>
      <w:marTop w:val="0"/>
      <w:marBottom w:val="0"/>
      <w:divBdr>
        <w:top w:val="none" w:sz="0" w:space="0" w:color="auto"/>
        <w:left w:val="none" w:sz="0" w:space="0" w:color="auto"/>
        <w:bottom w:val="none" w:sz="0" w:space="0" w:color="auto"/>
        <w:right w:val="none" w:sz="0" w:space="0" w:color="auto"/>
      </w:divBdr>
    </w:div>
    <w:div w:id="1277057530">
      <w:bodyDiv w:val="1"/>
      <w:marLeft w:val="0"/>
      <w:marRight w:val="0"/>
      <w:marTop w:val="0"/>
      <w:marBottom w:val="0"/>
      <w:divBdr>
        <w:top w:val="none" w:sz="0" w:space="0" w:color="auto"/>
        <w:left w:val="none" w:sz="0" w:space="0" w:color="auto"/>
        <w:bottom w:val="none" w:sz="0" w:space="0" w:color="auto"/>
        <w:right w:val="none" w:sz="0" w:space="0" w:color="auto"/>
      </w:divBdr>
    </w:div>
    <w:div w:id="1278416370">
      <w:bodyDiv w:val="1"/>
      <w:marLeft w:val="0"/>
      <w:marRight w:val="0"/>
      <w:marTop w:val="0"/>
      <w:marBottom w:val="0"/>
      <w:divBdr>
        <w:top w:val="none" w:sz="0" w:space="0" w:color="auto"/>
        <w:left w:val="none" w:sz="0" w:space="0" w:color="auto"/>
        <w:bottom w:val="none" w:sz="0" w:space="0" w:color="auto"/>
        <w:right w:val="none" w:sz="0" w:space="0" w:color="auto"/>
      </w:divBdr>
    </w:div>
    <w:div w:id="1279416223">
      <w:bodyDiv w:val="1"/>
      <w:marLeft w:val="0"/>
      <w:marRight w:val="0"/>
      <w:marTop w:val="0"/>
      <w:marBottom w:val="0"/>
      <w:divBdr>
        <w:top w:val="none" w:sz="0" w:space="0" w:color="auto"/>
        <w:left w:val="none" w:sz="0" w:space="0" w:color="auto"/>
        <w:bottom w:val="none" w:sz="0" w:space="0" w:color="auto"/>
        <w:right w:val="none" w:sz="0" w:space="0" w:color="auto"/>
      </w:divBdr>
    </w:div>
    <w:div w:id="1279484029">
      <w:bodyDiv w:val="1"/>
      <w:marLeft w:val="0"/>
      <w:marRight w:val="0"/>
      <w:marTop w:val="0"/>
      <w:marBottom w:val="0"/>
      <w:divBdr>
        <w:top w:val="none" w:sz="0" w:space="0" w:color="auto"/>
        <w:left w:val="none" w:sz="0" w:space="0" w:color="auto"/>
        <w:bottom w:val="none" w:sz="0" w:space="0" w:color="auto"/>
        <w:right w:val="none" w:sz="0" w:space="0" w:color="auto"/>
      </w:divBdr>
    </w:div>
    <w:div w:id="1280336976">
      <w:bodyDiv w:val="1"/>
      <w:marLeft w:val="0"/>
      <w:marRight w:val="0"/>
      <w:marTop w:val="0"/>
      <w:marBottom w:val="0"/>
      <w:divBdr>
        <w:top w:val="none" w:sz="0" w:space="0" w:color="auto"/>
        <w:left w:val="none" w:sz="0" w:space="0" w:color="auto"/>
        <w:bottom w:val="none" w:sz="0" w:space="0" w:color="auto"/>
        <w:right w:val="none" w:sz="0" w:space="0" w:color="auto"/>
      </w:divBdr>
    </w:div>
    <w:div w:id="1280449520">
      <w:bodyDiv w:val="1"/>
      <w:marLeft w:val="0"/>
      <w:marRight w:val="0"/>
      <w:marTop w:val="0"/>
      <w:marBottom w:val="0"/>
      <w:divBdr>
        <w:top w:val="none" w:sz="0" w:space="0" w:color="auto"/>
        <w:left w:val="none" w:sz="0" w:space="0" w:color="auto"/>
        <w:bottom w:val="none" w:sz="0" w:space="0" w:color="auto"/>
        <w:right w:val="none" w:sz="0" w:space="0" w:color="auto"/>
      </w:divBdr>
    </w:div>
    <w:div w:id="1281571820">
      <w:bodyDiv w:val="1"/>
      <w:marLeft w:val="0"/>
      <w:marRight w:val="0"/>
      <w:marTop w:val="0"/>
      <w:marBottom w:val="0"/>
      <w:divBdr>
        <w:top w:val="none" w:sz="0" w:space="0" w:color="auto"/>
        <w:left w:val="none" w:sz="0" w:space="0" w:color="auto"/>
        <w:bottom w:val="none" w:sz="0" w:space="0" w:color="auto"/>
        <w:right w:val="none" w:sz="0" w:space="0" w:color="auto"/>
      </w:divBdr>
    </w:div>
    <w:div w:id="1281886649">
      <w:bodyDiv w:val="1"/>
      <w:marLeft w:val="0"/>
      <w:marRight w:val="0"/>
      <w:marTop w:val="0"/>
      <w:marBottom w:val="0"/>
      <w:divBdr>
        <w:top w:val="none" w:sz="0" w:space="0" w:color="auto"/>
        <w:left w:val="none" w:sz="0" w:space="0" w:color="auto"/>
        <w:bottom w:val="none" w:sz="0" w:space="0" w:color="auto"/>
        <w:right w:val="none" w:sz="0" w:space="0" w:color="auto"/>
      </w:divBdr>
    </w:div>
    <w:div w:id="1281962038">
      <w:bodyDiv w:val="1"/>
      <w:marLeft w:val="0"/>
      <w:marRight w:val="0"/>
      <w:marTop w:val="0"/>
      <w:marBottom w:val="0"/>
      <w:divBdr>
        <w:top w:val="none" w:sz="0" w:space="0" w:color="auto"/>
        <w:left w:val="none" w:sz="0" w:space="0" w:color="auto"/>
        <w:bottom w:val="none" w:sz="0" w:space="0" w:color="auto"/>
        <w:right w:val="none" w:sz="0" w:space="0" w:color="auto"/>
      </w:divBdr>
    </w:div>
    <w:div w:id="1284195548">
      <w:bodyDiv w:val="1"/>
      <w:marLeft w:val="0"/>
      <w:marRight w:val="0"/>
      <w:marTop w:val="0"/>
      <w:marBottom w:val="0"/>
      <w:divBdr>
        <w:top w:val="none" w:sz="0" w:space="0" w:color="auto"/>
        <w:left w:val="none" w:sz="0" w:space="0" w:color="auto"/>
        <w:bottom w:val="none" w:sz="0" w:space="0" w:color="auto"/>
        <w:right w:val="none" w:sz="0" w:space="0" w:color="auto"/>
      </w:divBdr>
    </w:div>
    <w:div w:id="1284537576">
      <w:bodyDiv w:val="1"/>
      <w:marLeft w:val="0"/>
      <w:marRight w:val="0"/>
      <w:marTop w:val="0"/>
      <w:marBottom w:val="0"/>
      <w:divBdr>
        <w:top w:val="none" w:sz="0" w:space="0" w:color="auto"/>
        <w:left w:val="none" w:sz="0" w:space="0" w:color="auto"/>
        <w:bottom w:val="none" w:sz="0" w:space="0" w:color="auto"/>
        <w:right w:val="none" w:sz="0" w:space="0" w:color="auto"/>
      </w:divBdr>
    </w:div>
    <w:div w:id="1284768791">
      <w:bodyDiv w:val="1"/>
      <w:marLeft w:val="0"/>
      <w:marRight w:val="0"/>
      <w:marTop w:val="0"/>
      <w:marBottom w:val="0"/>
      <w:divBdr>
        <w:top w:val="none" w:sz="0" w:space="0" w:color="auto"/>
        <w:left w:val="none" w:sz="0" w:space="0" w:color="auto"/>
        <w:bottom w:val="none" w:sz="0" w:space="0" w:color="auto"/>
        <w:right w:val="none" w:sz="0" w:space="0" w:color="auto"/>
      </w:divBdr>
    </w:div>
    <w:div w:id="1285045035">
      <w:bodyDiv w:val="1"/>
      <w:marLeft w:val="0"/>
      <w:marRight w:val="0"/>
      <w:marTop w:val="0"/>
      <w:marBottom w:val="0"/>
      <w:divBdr>
        <w:top w:val="none" w:sz="0" w:space="0" w:color="auto"/>
        <w:left w:val="none" w:sz="0" w:space="0" w:color="auto"/>
        <w:bottom w:val="none" w:sz="0" w:space="0" w:color="auto"/>
        <w:right w:val="none" w:sz="0" w:space="0" w:color="auto"/>
      </w:divBdr>
    </w:div>
    <w:div w:id="1285187801">
      <w:bodyDiv w:val="1"/>
      <w:marLeft w:val="0"/>
      <w:marRight w:val="0"/>
      <w:marTop w:val="0"/>
      <w:marBottom w:val="0"/>
      <w:divBdr>
        <w:top w:val="none" w:sz="0" w:space="0" w:color="auto"/>
        <w:left w:val="none" w:sz="0" w:space="0" w:color="auto"/>
        <w:bottom w:val="none" w:sz="0" w:space="0" w:color="auto"/>
        <w:right w:val="none" w:sz="0" w:space="0" w:color="auto"/>
      </w:divBdr>
    </w:div>
    <w:div w:id="1285231994">
      <w:bodyDiv w:val="1"/>
      <w:marLeft w:val="0"/>
      <w:marRight w:val="0"/>
      <w:marTop w:val="0"/>
      <w:marBottom w:val="0"/>
      <w:divBdr>
        <w:top w:val="none" w:sz="0" w:space="0" w:color="auto"/>
        <w:left w:val="none" w:sz="0" w:space="0" w:color="auto"/>
        <w:bottom w:val="none" w:sz="0" w:space="0" w:color="auto"/>
        <w:right w:val="none" w:sz="0" w:space="0" w:color="auto"/>
      </w:divBdr>
    </w:div>
    <w:div w:id="1286931486">
      <w:bodyDiv w:val="1"/>
      <w:marLeft w:val="0"/>
      <w:marRight w:val="0"/>
      <w:marTop w:val="0"/>
      <w:marBottom w:val="0"/>
      <w:divBdr>
        <w:top w:val="none" w:sz="0" w:space="0" w:color="auto"/>
        <w:left w:val="none" w:sz="0" w:space="0" w:color="auto"/>
        <w:bottom w:val="none" w:sz="0" w:space="0" w:color="auto"/>
        <w:right w:val="none" w:sz="0" w:space="0" w:color="auto"/>
      </w:divBdr>
    </w:div>
    <w:div w:id="1286934917">
      <w:bodyDiv w:val="1"/>
      <w:marLeft w:val="0"/>
      <w:marRight w:val="0"/>
      <w:marTop w:val="0"/>
      <w:marBottom w:val="0"/>
      <w:divBdr>
        <w:top w:val="none" w:sz="0" w:space="0" w:color="auto"/>
        <w:left w:val="none" w:sz="0" w:space="0" w:color="auto"/>
        <w:bottom w:val="none" w:sz="0" w:space="0" w:color="auto"/>
        <w:right w:val="none" w:sz="0" w:space="0" w:color="auto"/>
      </w:divBdr>
    </w:div>
    <w:div w:id="1287346124">
      <w:bodyDiv w:val="1"/>
      <w:marLeft w:val="0"/>
      <w:marRight w:val="0"/>
      <w:marTop w:val="0"/>
      <w:marBottom w:val="0"/>
      <w:divBdr>
        <w:top w:val="none" w:sz="0" w:space="0" w:color="auto"/>
        <w:left w:val="none" w:sz="0" w:space="0" w:color="auto"/>
        <w:bottom w:val="none" w:sz="0" w:space="0" w:color="auto"/>
        <w:right w:val="none" w:sz="0" w:space="0" w:color="auto"/>
      </w:divBdr>
    </w:div>
    <w:div w:id="1287351744">
      <w:bodyDiv w:val="1"/>
      <w:marLeft w:val="0"/>
      <w:marRight w:val="0"/>
      <w:marTop w:val="0"/>
      <w:marBottom w:val="0"/>
      <w:divBdr>
        <w:top w:val="none" w:sz="0" w:space="0" w:color="auto"/>
        <w:left w:val="none" w:sz="0" w:space="0" w:color="auto"/>
        <w:bottom w:val="none" w:sz="0" w:space="0" w:color="auto"/>
        <w:right w:val="none" w:sz="0" w:space="0" w:color="auto"/>
      </w:divBdr>
    </w:div>
    <w:div w:id="1287467755">
      <w:bodyDiv w:val="1"/>
      <w:marLeft w:val="0"/>
      <w:marRight w:val="0"/>
      <w:marTop w:val="0"/>
      <w:marBottom w:val="0"/>
      <w:divBdr>
        <w:top w:val="none" w:sz="0" w:space="0" w:color="auto"/>
        <w:left w:val="none" w:sz="0" w:space="0" w:color="auto"/>
        <w:bottom w:val="none" w:sz="0" w:space="0" w:color="auto"/>
        <w:right w:val="none" w:sz="0" w:space="0" w:color="auto"/>
      </w:divBdr>
    </w:div>
    <w:div w:id="1288702304">
      <w:bodyDiv w:val="1"/>
      <w:marLeft w:val="0"/>
      <w:marRight w:val="0"/>
      <w:marTop w:val="0"/>
      <w:marBottom w:val="0"/>
      <w:divBdr>
        <w:top w:val="none" w:sz="0" w:space="0" w:color="auto"/>
        <w:left w:val="none" w:sz="0" w:space="0" w:color="auto"/>
        <w:bottom w:val="none" w:sz="0" w:space="0" w:color="auto"/>
        <w:right w:val="none" w:sz="0" w:space="0" w:color="auto"/>
      </w:divBdr>
    </w:div>
    <w:div w:id="1288856062">
      <w:bodyDiv w:val="1"/>
      <w:marLeft w:val="0"/>
      <w:marRight w:val="0"/>
      <w:marTop w:val="0"/>
      <w:marBottom w:val="0"/>
      <w:divBdr>
        <w:top w:val="none" w:sz="0" w:space="0" w:color="auto"/>
        <w:left w:val="none" w:sz="0" w:space="0" w:color="auto"/>
        <w:bottom w:val="none" w:sz="0" w:space="0" w:color="auto"/>
        <w:right w:val="none" w:sz="0" w:space="0" w:color="auto"/>
      </w:divBdr>
    </w:div>
    <w:div w:id="1289240009">
      <w:bodyDiv w:val="1"/>
      <w:marLeft w:val="0"/>
      <w:marRight w:val="0"/>
      <w:marTop w:val="0"/>
      <w:marBottom w:val="0"/>
      <w:divBdr>
        <w:top w:val="none" w:sz="0" w:space="0" w:color="auto"/>
        <w:left w:val="none" w:sz="0" w:space="0" w:color="auto"/>
        <w:bottom w:val="none" w:sz="0" w:space="0" w:color="auto"/>
        <w:right w:val="none" w:sz="0" w:space="0" w:color="auto"/>
      </w:divBdr>
    </w:div>
    <w:div w:id="1290863244">
      <w:bodyDiv w:val="1"/>
      <w:marLeft w:val="0"/>
      <w:marRight w:val="0"/>
      <w:marTop w:val="0"/>
      <w:marBottom w:val="0"/>
      <w:divBdr>
        <w:top w:val="none" w:sz="0" w:space="0" w:color="auto"/>
        <w:left w:val="none" w:sz="0" w:space="0" w:color="auto"/>
        <w:bottom w:val="none" w:sz="0" w:space="0" w:color="auto"/>
        <w:right w:val="none" w:sz="0" w:space="0" w:color="auto"/>
      </w:divBdr>
    </w:div>
    <w:div w:id="1290895175">
      <w:bodyDiv w:val="1"/>
      <w:marLeft w:val="0"/>
      <w:marRight w:val="0"/>
      <w:marTop w:val="0"/>
      <w:marBottom w:val="0"/>
      <w:divBdr>
        <w:top w:val="none" w:sz="0" w:space="0" w:color="auto"/>
        <w:left w:val="none" w:sz="0" w:space="0" w:color="auto"/>
        <w:bottom w:val="none" w:sz="0" w:space="0" w:color="auto"/>
        <w:right w:val="none" w:sz="0" w:space="0" w:color="auto"/>
      </w:divBdr>
    </w:div>
    <w:div w:id="1291322651">
      <w:bodyDiv w:val="1"/>
      <w:marLeft w:val="0"/>
      <w:marRight w:val="0"/>
      <w:marTop w:val="0"/>
      <w:marBottom w:val="0"/>
      <w:divBdr>
        <w:top w:val="none" w:sz="0" w:space="0" w:color="auto"/>
        <w:left w:val="none" w:sz="0" w:space="0" w:color="auto"/>
        <w:bottom w:val="none" w:sz="0" w:space="0" w:color="auto"/>
        <w:right w:val="none" w:sz="0" w:space="0" w:color="auto"/>
      </w:divBdr>
    </w:div>
    <w:div w:id="1291593013">
      <w:bodyDiv w:val="1"/>
      <w:marLeft w:val="0"/>
      <w:marRight w:val="0"/>
      <w:marTop w:val="0"/>
      <w:marBottom w:val="0"/>
      <w:divBdr>
        <w:top w:val="none" w:sz="0" w:space="0" w:color="auto"/>
        <w:left w:val="none" w:sz="0" w:space="0" w:color="auto"/>
        <w:bottom w:val="none" w:sz="0" w:space="0" w:color="auto"/>
        <w:right w:val="none" w:sz="0" w:space="0" w:color="auto"/>
      </w:divBdr>
    </w:div>
    <w:div w:id="1291857543">
      <w:bodyDiv w:val="1"/>
      <w:marLeft w:val="0"/>
      <w:marRight w:val="0"/>
      <w:marTop w:val="0"/>
      <w:marBottom w:val="0"/>
      <w:divBdr>
        <w:top w:val="none" w:sz="0" w:space="0" w:color="auto"/>
        <w:left w:val="none" w:sz="0" w:space="0" w:color="auto"/>
        <w:bottom w:val="none" w:sz="0" w:space="0" w:color="auto"/>
        <w:right w:val="none" w:sz="0" w:space="0" w:color="auto"/>
      </w:divBdr>
    </w:div>
    <w:div w:id="1292129617">
      <w:bodyDiv w:val="1"/>
      <w:marLeft w:val="0"/>
      <w:marRight w:val="0"/>
      <w:marTop w:val="0"/>
      <w:marBottom w:val="0"/>
      <w:divBdr>
        <w:top w:val="none" w:sz="0" w:space="0" w:color="auto"/>
        <w:left w:val="none" w:sz="0" w:space="0" w:color="auto"/>
        <w:bottom w:val="none" w:sz="0" w:space="0" w:color="auto"/>
        <w:right w:val="none" w:sz="0" w:space="0" w:color="auto"/>
      </w:divBdr>
    </w:div>
    <w:div w:id="1292662837">
      <w:bodyDiv w:val="1"/>
      <w:marLeft w:val="0"/>
      <w:marRight w:val="0"/>
      <w:marTop w:val="0"/>
      <w:marBottom w:val="0"/>
      <w:divBdr>
        <w:top w:val="none" w:sz="0" w:space="0" w:color="auto"/>
        <w:left w:val="none" w:sz="0" w:space="0" w:color="auto"/>
        <w:bottom w:val="none" w:sz="0" w:space="0" w:color="auto"/>
        <w:right w:val="none" w:sz="0" w:space="0" w:color="auto"/>
      </w:divBdr>
    </w:div>
    <w:div w:id="1293368081">
      <w:bodyDiv w:val="1"/>
      <w:marLeft w:val="0"/>
      <w:marRight w:val="0"/>
      <w:marTop w:val="0"/>
      <w:marBottom w:val="0"/>
      <w:divBdr>
        <w:top w:val="none" w:sz="0" w:space="0" w:color="auto"/>
        <w:left w:val="none" w:sz="0" w:space="0" w:color="auto"/>
        <w:bottom w:val="none" w:sz="0" w:space="0" w:color="auto"/>
        <w:right w:val="none" w:sz="0" w:space="0" w:color="auto"/>
      </w:divBdr>
    </w:div>
    <w:div w:id="1293516247">
      <w:bodyDiv w:val="1"/>
      <w:marLeft w:val="0"/>
      <w:marRight w:val="0"/>
      <w:marTop w:val="0"/>
      <w:marBottom w:val="0"/>
      <w:divBdr>
        <w:top w:val="none" w:sz="0" w:space="0" w:color="auto"/>
        <w:left w:val="none" w:sz="0" w:space="0" w:color="auto"/>
        <w:bottom w:val="none" w:sz="0" w:space="0" w:color="auto"/>
        <w:right w:val="none" w:sz="0" w:space="0" w:color="auto"/>
      </w:divBdr>
    </w:div>
    <w:div w:id="1293635416">
      <w:bodyDiv w:val="1"/>
      <w:marLeft w:val="0"/>
      <w:marRight w:val="0"/>
      <w:marTop w:val="0"/>
      <w:marBottom w:val="0"/>
      <w:divBdr>
        <w:top w:val="none" w:sz="0" w:space="0" w:color="auto"/>
        <w:left w:val="none" w:sz="0" w:space="0" w:color="auto"/>
        <w:bottom w:val="none" w:sz="0" w:space="0" w:color="auto"/>
        <w:right w:val="none" w:sz="0" w:space="0" w:color="auto"/>
      </w:divBdr>
    </w:div>
    <w:div w:id="1294680515">
      <w:bodyDiv w:val="1"/>
      <w:marLeft w:val="0"/>
      <w:marRight w:val="0"/>
      <w:marTop w:val="0"/>
      <w:marBottom w:val="0"/>
      <w:divBdr>
        <w:top w:val="none" w:sz="0" w:space="0" w:color="auto"/>
        <w:left w:val="none" w:sz="0" w:space="0" w:color="auto"/>
        <w:bottom w:val="none" w:sz="0" w:space="0" w:color="auto"/>
        <w:right w:val="none" w:sz="0" w:space="0" w:color="auto"/>
      </w:divBdr>
    </w:div>
    <w:div w:id="1295138077">
      <w:bodyDiv w:val="1"/>
      <w:marLeft w:val="0"/>
      <w:marRight w:val="0"/>
      <w:marTop w:val="0"/>
      <w:marBottom w:val="0"/>
      <w:divBdr>
        <w:top w:val="none" w:sz="0" w:space="0" w:color="auto"/>
        <w:left w:val="none" w:sz="0" w:space="0" w:color="auto"/>
        <w:bottom w:val="none" w:sz="0" w:space="0" w:color="auto"/>
        <w:right w:val="none" w:sz="0" w:space="0" w:color="auto"/>
      </w:divBdr>
    </w:div>
    <w:div w:id="1295714314">
      <w:bodyDiv w:val="1"/>
      <w:marLeft w:val="0"/>
      <w:marRight w:val="0"/>
      <w:marTop w:val="0"/>
      <w:marBottom w:val="0"/>
      <w:divBdr>
        <w:top w:val="none" w:sz="0" w:space="0" w:color="auto"/>
        <w:left w:val="none" w:sz="0" w:space="0" w:color="auto"/>
        <w:bottom w:val="none" w:sz="0" w:space="0" w:color="auto"/>
        <w:right w:val="none" w:sz="0" w:space="0" w:color="auto"/>
      </w:divBdr>
    </w:div>
    <w:div w:id="1296183079">
      <w:bodyDiv w:val="1"/>
      <w:marLeft w:val="0"/>
      <w:marRight w:val="0"/>
      <w:marTop w:val="0"/>
      <w:marBottom w:val="0"/>
      <w:divBdr>
        <w:top w:val="none" w:sz="0" w:space="0" w:color="auto"/>
        <w:left w:val="none" w:sz="0" w:space="0" w:color="auto"/>
        <w:bottom w:val="none" w:sz="0" w:space="0" w:color="auto"/>
        <w:right w:val="none" w:sz="0" w:space="0" w:color="auto"/>
      </w:divBdr>
    </w:div>
    <w:div w:id="1296259555">
      <w:bodyDiv w:val="1"/>
      <w:marLeft w:val="0"/>
      <w:marRight w:val="0"/>
      <w:marTop w:val="0"/>
      <w:marBottom w:val="0"/>
      <w:divBdr>
        <w:top w:val="none" w:sz="0" w:space="0" w:color="auto"/>
        <w:left w:val="none" w:sz="0" w:space="0" w:color="auto"/>
        <w:bottom w:val="none" w:sz="0" w:space="0" w:color="auto"/>
        <w:right w:val="none" w:sz="0" w:space="0" w:color="auto"/>
      </w:divBdr>
    </w:div>
    <w:div w:id="1297879466">
      <w:bodyDiv w:val="1"/>
      <w:marLeft w:val="0"/>
      <w:marRight w:val="0"/>
      <w:marTop w:val="0"/>
      <w:marBottom w:val="0"/>
      <w:divBdr>
        <w:top w:val="none" w:sz="0" w:space="0" w:color="auto"/>
        <w:left w:val="none" w:sz="0" w:space="0" w:color="auto"/>
        <w:bottom w:val="none" w:sz="0" w:space="0" w:color="auto"/>
        <w:right w:val="none" w:sz="0" w:space="0" w:color="auto"/>
      </w:divBdr>
    </w:div>
    <w:div w:id="1298222296">
      <w:bodyDiv w:val="1"/>
      <w:marLeft w:val="0"/>
      <w:marRight w:val="0"/>
      <w:marTop w:val="0"/>
      <w:marBottom w:val="0"/>
      <w:divBdr>
        <w:top w:val="none" w:sz="0" w:space="0" w:color="auto"/>
        <w:left w:val="none" w:sz="0" w:space="0" w:color="auto"/>
        <w:bottom w:val="none" w:sz="0" w:space="0" w:color="auto"/>
        <w:right w:val="none" w:sz="0" w:space="0" w:color="auto"/>
      </w:divBdr>
    </w:div>
    <w:div w:id="1298487211">
      <w:bodyDiv w:val="1"/>
      <w:marLeft w:val="0"/>
      <w:marRight w:val="0"/>
      <w:marTop w:val="0"/>
      <w:marBottom w:val="0"/>
      <w:divBdr>
        <w:top w:val="none" w:sz="0" w:space="0" w:color="auto"/>
        <w:left w:val="none" w:sz="0" w:space="0" w:color="auto"/>
        <w:bottom w:val="none" w:sz="0" w:space="0" w:color="auto"/>
        <w:right w:val="none" w:sz="0" w:space="0" w:color="auto"/>
      </w:divBdr>
    </w:div>
    <w:div w:id="1298534874">
      <w:bodyDiv w:val="1"/>
      <w:marLeft w:val="0"/>
      <w:marRight w:val="0"/>
      <w:marTop w:val="0"/>
      <w:marBottom w:val="0"/>
      <w:divBdr>
        <w:top w:val="none" w:sz="0" w:space="0" w:color="auto"/>
        <w:left w:val="none" w:sz="0" w:space="0" w:color="auto"/>
        <w:bottom w:val="none" w:sz="0" w:space="0" w:color="auto"/>
        <w:right w:val="none" w:sz="0" w:space="0" w:color="auto"/>
      </w:divBdr>
    </w:div>
    <w:div w:id="1299529062">
      <w:bodyDiv w:val="1"/>
      <w:marLeft w:val="0"/>
      <w:marRight w:val="0"/>
      <w:marTop w:val="0"/>
      <w:marBottom w:val="0"/>
      <w:divBdr>
        <w:top w:val="none" w:sz="0" w:space="0" w:color="auto"/>
        <w:left w:val="none" w:sz="0" w:space="0" w:color="auto"/>
        <w:bottom w:val="none" w:sz="0" w:space="0" w:color="auto"/>
        <w:right w:val="none" w:sz="0" w:space="0" w:color="auto"/>
      </w:divBdr>
    </w:div>
    <w:div w:id="1299872402">
      <w:bodyDiv w:val="1"/>
      <w:marLeft w:val="0"/>
      <w:marRight w:val="0"/>
      <w:marTop w:val="0"/>
      <w:marBottom w:val="0"/>
      <w:divBdr>
        <w:top w:val="none" w:sz="0" w:space="0" w:color="auto"/>
        <w:left w:val="none" w:sz="0" w:space="0" w:color="auto"/>
        <w:bottom w:val="none" w:sz="0" w:space="0" w:color="auto"/>
        <w:right w:val="none" w:sz="0" w:space="0" w:color="auto"/>
      </w:divBdr>
    </w:div>
    <w:div w:id="1300037643">
      <w:bodyDiv w:val="1"/>
      <w:marLeft w:val="0"/>
      <w:marRight w:val="0"/>
      <w:marTop w:val="0"/>
      <w:marBottom w:val="0"/>
      <w:divBdr>
        <w:top w:val="none" w:sz="0" w:space="0" w:color="auto"/>
        <w:left w:val="none" w:sz="0" w:space="0" w:color="auto"/>
        <w:bottom w:val="none" w:sz="0" w:space="0" w:color="auto"/>
        <w:right w:val="none" w:sz="0" w:space="0" w:color="auto"/>
      </w:divBdr>
    </w:div>
    <w:div w:id="1300038175">
      <w:bodyDiv w:val="1"/>
      <w:marLeft w:val="0"/>
      <w:marRight w:val="0"/>
      <w:marTop w:val="0"/>
      <w:marBottom w:val="0"/>
      <w:divBdr>
        <w:top w:val="none" w:sz="0" w:space="0" w:color="auto"/>
        <w:left w:val="none" w:sz="0" w:space="0" w:color="auto"/>
        <w:bottom w:val="none" w:sz="0" w:space="0" w:color="auto"/>
        <w:right w:val="none" w:sz="0" w:space="0" w:color="auto"/>
      </w:divBdr>
    </w:div>
    <w:div w:id="1300109471">
      <w:bodyDiv w:val="1"/>
      <w:marLeft w:val="0"/>
      <w:marRight w:val="0"/>
      <w:marTop w:val="0"/>
      <w:marBottom w:val="0"/>
      <w:divBdr>
        <w:top w:val="none" w:sz="0" w:space="0" w:color="auto"/>
        <w:left w:val="none" w:sz="0" w:space="0" w:color="auto"/>
        <w:bottom w:val="none" w:sz="0" w:space="0" w:color="auto"/>
        <w:right w:val="none" w:sz="0" w:space="0" w:color="auto"/>
      </w:divBdr>
    </w:div>
    <w:div w:id="1300914845">
      <w:bodyDiv w:val="1"/>
      <w:marLeft w:val="0"/>
      <w:marRight w:val="0"/>
      <w:marTop w:val="0"/>
      <w:marBottom w:val="0"/>
      <w:divBdr>
        <w:top w:val="none" w:sz="0" w:space="0" w:color="auto"/>
        <w:left w:val="none" w:sz="0" w:space="0" w:color="auto"/>
        <w:bottom w:val="none" w:sz="0" w:space="0" w:color="auto"/>
        <w:right w:val="none" w:sz="0" w:space="0" w:color="auto"/>
      </w:divBdr>
    </w:div>
    <w:div w:id="1300921898">
      <w:bodyDiv w:val="1"/>
      <w:marLeft w:val="0"/>
      <w:marRight w:val="0"/>
      <w:marTop w:val="0"/>
      <w:marBottom w:val="0"/>
      <w:divBdr>
        <w:top w:val="none" w:sz="0" w:space="0" w:color="auto"/>
        <w:left w:val="none" w:sz="0" w:space="0" w:color="auto"/>
        <w:bottom w:val="none" w:sz="0" w:space="0" w:color="auto"/>
        <w:right w:val="none" w:sz="0" w:space="0" w:color="auto"/>
      </w:divBdr>
    </w:div>
    <w:div w:id="1302925191">
      <w:bodyDiv w:val="1"/>
      <w:marLeft w:val="0"/>
      <w:marRight w:val="0"/>
      <w:marTop w:val="0"/>
      <w:marBottom w:val="0"/>
      <w:divBdr>
        <w:top w:val="none" w:sz="0" w:space="0" w:color="auto"/>
        <w:left w:val="none" w:sz="0" w:space="0" w:color="auto"/>
        <w:bottom w:val="none" w:sz="0" w:space="0" w:color="auto"/>
        <w:right w:val="none" w:sz="0" w:space="0" w:color="auto"/>
      </w:divBdr>
    </w:div>
    <w:div w:id="1303004452">
      <w:bodyDiv w:val="1"/>
      <w:marLeft w:val="0"/>
      <w:marRight w:val="0"/>
      <w:marTop w:val="0"/>
      <w:marBottom w:val="0"/>
      <w:divBdr>
        <w:top w:val="none" w:sz="0" w:space="0" w:color="auto"/>
        <w:left w:val="none" w:sz="0" w:space="0" w:color="auto"/>
        <w:bottom w:val="none" w:sz="0" w:space="0" w:color="auto"/>
        <w:right w:val="none" w:sz="0" w:space="0" w:color="auto"/>
      </w:divBdr>
    </w:div>
    <w:div w:id="1303392450">
      <w:bodyDiv w:val="1"/>
      <w:marLeft w:val="0"/>
      <w:marRight w:val="0"/>
      <w:marTop w:val="0"/>
      <w:marBottom w:val="0"/>
      <w:divBdr>
        <w:top w:val="none" w:sz="0" w:space="0" w:color="auto"/>
        <w:left w:val="none" w:sz="0" w:space="0" w:color="auto"/>
        <w:bottom w:val="none" w:sz="0" w:space="0" w:color="auto"/>
        <w:right w:val="none" w:sz="0" w:space="0" w:color="auto"/>
      </w:divBdr>
    </w:div>
    <w:div w:id="1303462819">
      <w:bodyDiv w:val="1"/>
      <w:marLeft w:val="0"/>
      <w:marRight w:val="0"/>
      <w:marTop w:val="0"/>
      <w:marBottom w:val="0"/>
      <w:divBdr>
        <w:top w:val="none" w:sz="0" w:space="0" w:color="auto"/>
        <w:left w:val="none" w:sz="0" w:space="0" w:color="auto"/>
        <w:bottom w:val="none" w:sz="0" w:space="0" w:color="auto"/>
        <w:right w:val="none" w:sz="0" w:space="0" w:color="auto"/>
      </w:divBdr>
    </w:div>
    <w:div w:id="1304776224">
      <w:bodyDiv w:val="1"/>
      <w:marLeft w:val="0"/>
      <w:marRight w:val="0"/>
      <w:marTop w:val="0"/>
      <w:marBottom w:val="0"/>
      <w:divBdr>
        <w:top w:val="none" w:sz="0" w:space="0" w:color="auto"/>
        <w:left w:val="none" w:sz="0" w:space="0" w:color="auto"/>
        <w:bottom w:val="none" w:sz="0" w:space="0" w:color="auto"/>
        <w:right w:val="none" w:sz="0" w:space="0" w:color="auto"/>
      </w:divBdr>
    </w:div>
    <w:div w:id="1304847118">
      <w:bodyDiv w:val="1"/>
      <w:marLeft w:val="0"/>
      <w:marRight w:val="0"/>
      <w:marTop w:val="0"/>
      <w:marBottom w:val="0"/>
      <w:divBdr>
        <w:top w:val="none" w:sz="0" w:space="0" w:color="auto"/>
        <w:left w:val="none" w:sz="0" w:space="0" w:color="auto"/>
        <w:bottom w:val="none" w:sz="0" w:space="0" w:color="auto"/>
        <w:right w:val="none" w:sz="0" w:space="0" w:color="auto"/>
      </w:divBdr>
    </w:div>
    <w:div w:id="1305426714">
      <w:bodyDiv w:val="1"/>
      <w:marLeft w:val="0"/>
      <w:marRight w:val="0"/>
      <w:marTop w:val="0"/>
      <w:marBottom w:val="0"/>
      <w:divBdr>
        <w:top w:val="none" w:sz="0" w:space="0" w:color="auto"/>
        <w:left w:val="none" w:sz="0" w:space="0" w:color="auto"/>
        <w:bottom w:val="none" w:sz="0" w:space="0" w:color="auto"/>
        <w:right w:val="none" w:sz="0" w:space="0" w:color="auto"/>
      </w:divBdr>
    </w:div>
    <w:div w:id="1306080335">
      <w:bodyDiv w:val="1"/>
      <w:marLeft w:val="0"/>
      <w:marRight w:val="0"/>
      <w:marTop w:val="0"/>
      <w:marBottom w:val="0"/>
      <w:divBdr>
        <w:top w:val="none" w:sz="0" w:space="0" w:color="auto"/>
        <w:left w:val="none" w:sz="0" w:space="0" w:color="auto"/>
        <w:bottom w:val="none" w:sz="0" w:space="0" w:color="auto"/>
        <w:right w:val="none" w:sz="0" w:space="0" w:color="auto"/>
      </w:divBdr>
    </w:div>
    <w:div w:id="1306861073">
      <w:bodyDiv w:val="1"/>
      <w:marLeft w:val="0"/>
      <w:marRight w:val="0"/>
      <w:marTop w:val="0"/>
      <w:marBottom w:val="0"/>
      <w:divBdr>
        <w:top w:val="none" w:sz="0" w:space="0" w:color="auto"/>
        <w:left w:val="none" w:sz="0" w:space="0" w:color="auto"/>
        <w:bottom w:val="none" w:sz="0" w:space="0" w:color="auto"/>
        <w:right w:val="none" w:sz="0" w:space="0" w:color="auto"/>
      </w:divBdr>
    </w:div>
    <w:div w:id="1307315991">
      <w:bodyDiv w:val="1"/>
      <w:marLeft w:val="0"/>
      <w:marRight w:val="0"/>
      <w:marTop w:val="0"/>
      <w:marBottom w:val="0"/>
      <w:divBdr>
        <w:top w:val="none" w:sz="0" w:space="0" w:color="auto"/>
        <w:left w:val="none" w:sz="0" w:space="0" w:color="auto"/>
        <w:bottom w:val="none" w:sz="0" w:space="0" w:color="auto"/>
        <w:right w:val="none" w:sz="0" w:space="0" w:color="auto"/>
      </w:divBdr>
    </w:div>
    <w:div w:id="1307513138">
      <w:bodyDiv w:val="1"/>
      <w:marLeft w:val="0"/>
      <w:marRight w:val="0"/>
      <w:marTop w:val="0"/>
      <w:marBottom w:val="0"/>
      <w:divBdr>
        <w:top w:val="none" w:sz="0" w:space="0" w:color="auto"/>
        <w:left w:val="none" w:sz="0" w:space="0" w:color="auto"/>
        <w:bottom w:val="none" w:sz="0" w:space="0" w:color="auto"/>
        <w:right w:val="none" w:sz="0" w:space="0" w:color="auto"/>
      </w:divBdr>
    </w:div>
    <w:div w:id="1308513446">
      <w:bodyDiv w:val="1"/>
      <w:marLeft w:val="0"/>
      <w:marRight w:val="0"/>
      <w:marTop w:val="0"/>
      <w:marBottom w:val="0"/>
      <w:divBdr>
        <w:top w:val="none" w:sz="0" w:space="0" w:color="auto"/>
        <w:left w:val="none" w:sz="0" w:space="0" w:color="auto"/>
        <w:bottom w:val="none" w:sz="0" w:space="0" w:color="auto"/>
        <w:right w:val="none" w:sz="0" w:space="0" w:color="auto"/>
      </w:divBdr>
    </w:div>
    <w:div w:id="1308584899">
      <w:bodyDiv w:val="1"/>
      <w:marLeft w:val="0"/>
      <w:marRight w:val="0"/>
      <w:marTop w:val="0"/>
      <w:marBottom w:val="0"/>
      <w:divBdr>
        <w:top w:val="none" w:sz="0" w:space="0" w:color="auto"/>
        <w:left w:val="none" w:sz="0" w:space="0" w:color="auto"/>
        <w:bottom w:val="none" w:sz="0" w:space="0" w:color="auto"/>
        <w:right w:val="none" w:sz="0" w:space="0" w:color="auto"/>
      </w:divBdr>
    </w:div>
    <w:div w:id="1309289418">
      <w:bodyDiv w:val="1"/>
      <w:marLeft w:val="0"/>
      <w:marRight w:val="0"/>
      <w:marTop w:val="0"/>
      <w:marBottom w:val="0"/>
      <w:divBdr>
        <w:top w:val="none" w:sz="0" w:space="0" w:color="auto"/>
        <w:left w:val="none" w:sz="0" w:space="0" w:color="auto"/>
        <w:bottom w:val="none" w:sz="0" w:space="0" w:color="auto"/>
        <w:right w:val="none" w:sz="0" w:space="0" w:color="auto"/>
      </w:divBdr>
    </w:div>
    <w:div w:id="1309358715">
      <w:bodyDiv w:val="1"/>
      <w:marLeft w:val="0"/>
      <w:marRight w:val="0"/>
      <w:marTop w:val="0"/>
      <w:marBottom w:val="0"/>
      <w:divBdr>
        <w:top w:val="none" w:sz="0" w:space="0" w:color="auto"/>
        <w:left w:val="none" w:sz="0" w:space="0" w:color="auto"/>
        <w:bottom w:val="none" w:sz="0" w:space="0" w:color="auto"/>
        <w:right w:val="none" w:sz="0" w:space="0" w:color="auto"/>
      </w:divBdr>
    </w:div>
    <w:div w:id="1309507357">
      <w:bodyDiv w:val="1"/>
      <w:marLeft w:val="0"/>
      <w:marRight w:val="0"/>
      <w:marTop w:val="0"/>
      <w:marBottom w:val="0"/>
      <w:divBdr>
        <w:top w:val="none" w:sz="0" w:space="0" w:color="auto"/>
        <w:left w:val="none" w:sz="0" w:space="0" w:color="auto"/>
        <w:bottom w:val="none" w:sz="0" w:space="0" w:color="auto"/>
        <w:right w:val="none" w:sz="0" w:space="0" w:color="auto"/>
      </w:divBdr>
    </w:div>
    <w:div w:id="1309554318">
      <w:bodyDiv w:val="1"/>
      <w:marLeft w:val="0"/>
      <w:marRight w:val="0"/>
      <w:marTop w:val="0"/>
      <w:marBottom w:val="0"/>
      <w:divBdr>
        <w:top w:val="none" w:sz="0" w:space="0" w:color="auto"/>
        <w:left w:val="none" w:sz="0" w:space="0" w:color="auto"/>
        <w:bottom w:val="none" w:sz="0" w:space="0" w:color="auto"/>
        <w:right w:val="none" w:sz="0" w:space="0" w:color="auto"/>
      </w:divBdr>
    </w:div>
    <w:div w:id="1309943329">
      <w:bodyDiv w:val="1"/>
      <w:marLeft w:val="0"/>
      <w:marRight w:val="0"/>
      <w:marTop w:val="0"/>
      <w:marBottom w:val="0"/>
      <w:divBdr>
        <w:top w:val="none" w:sz="0" w:space="0" w:color="auto"/>
        <w:left w:val="none" w:sz="0" w:space="0" w:color="auto"/>
        <w:bottom w:val="none" w:sz="0" w:space="0" w:color="auto"/>
        <w:right w:val="none" w:sz="0" w:space="0" w:color="auto"/>
      </w:divBdr>
    </w:div>
    <w:div w:id="1310017632">
      <w:bodyDiv w:val="1"/>
      <w:marLeft w:val="0"/>
      <w:marRight w:val="0"/>
      <w:marTop w:val="0"/>
      <w:marBottom w:val="0"/>
      <w:divBdr>
        <w:top w:val="none" w:sz="0" w:space="0" w:color="auto"/>
        <w:left w:val="none" w:sz="0" w:space="0" w:color="auto"/>
        <w:bottom w:val="none" w:sz="0" w:space="0" w:color="auto"/>
        <w:right w:val="none" w:sz="0" w:space="0" w:color="auto"/>
      </w:divBdr>
    </w:div>
    <w:div w:id="1310592634">
      <w:bodyDiv w:val="1"/>
      <w:marLeft w:val="0"/>
      <w:marRight w:val="0"/>
      <w:marTop w:val="0"/>
      <w:marBottom w:val="0"/>
      <w:divBdr>
        <w:top w:val="none" w:sz="0" w:space="0" w:color="auto"/>
        <w:left w:val="none" w:sz="0" w:space="0" w:color="auto"/>
        <w:bottom w:val="none" w:sz="0" w:space="0" w:color="auto"/>
        <w:right w:val="none" w:sz="0" w:space="0" w:color="auto"/>
      </w:divBdr>
    </w:div>
    <w:div w:id="1310670603">
      <w:bodyDiv w:val="1"/>
      <w:marLeft w:val="0"/>
      <w:marRight w:val="0"/>
      <w:marTop w:val="0"/>
      <w:marBottom w:val="0"/>
      <w:divBdr>
        <w:top w:val="none" w:sz="0" w:space="0" w:color="auto"/>
        <w:left w:val="none" w:sz="0" w:space="0" w:color="auto"/>
        <w:bottom w:val="none" w:sz="0" w:space="0" w:color="auto"/>
        <w:right w:val="none" w:sz="0" w:space="0" w:color="auto"/>
      </w:divBdr>
    </w:div>
    <w:div w:id="1311397181">
      <w:bodyDiv w:val="1"/>
      <w:marLeft w:val="0"/>
      <w:marRight w:val="0"/>
      <w:marTop w:val="0"/>
      <w:marBottom w:val="0"/>
      <w:divBdr>
        <w:top w:val="none" w:sz="0" w:space="0" w:color="auto"/>
        <w:left w:val="none" w:sz="0" w:space="0" w:color="auto"/>
        <w:bottom w:val="none" w:sz="0" w:space="0" w:color="auto"/>
        <w:right w:val="none" w:sz="0" w:space="0" w:color="auto"/>
      </w:divBdr>
    </w:div>
    <w:div w:id="1311521817">
      <w:bodyDiv w:val="1"/>
      <w:marLeft w:val="0"/>
      <w:marRight w:val="0"/>
      <w:marTop w:val="0"/>
      <w:marBottom w:val="0"/>
      <w:divBdr>
        <w:top w:val="none" w:sz="0" w:space="0" w:color="auto"/>
        <w:left w:val="none" w:sz="0" w:space="0" w:color="auto"/>
        <w:bottom w:val="none" w:sz="0" w:space="0" w:color="auto"/>
        <w:right w:val="none" w:sz="0" w:space="0" w:color="auto"/>
      </w:divBdr>
    </w:div>
    <w:div w:id="1311666724">
      <w:bodyDiv w:val="1"/>
      <w:marLeft w:val="0"/>
      <w:marRight w:val="0"/>
      <w:marTop w:val="0"/>
      <w:marBottom w:val="0"/>
      <w:divBdr>
        <w:top w:val="none" w:sz="0" w:space="0" w:color="auto"/>
        <w:left w:val="none" w:sz="0" w:space="0" w:color="auto"/>
        <w:bottom w:val="none" w:sz="0" w:space="0" w:color="auto"/>
        <w:right w:val="none" w:sz="0" w:space="0" w:color="auto"/>
      </w:divBdr>
    </w:div>
    <w:div w:id="1312755419">
      <w:bodyDiv w:val="1"/>
      <w:marLeft w:val="0"/>
      <w:marRight w:val="0"/>
      <w:marTop w:val="0"/>
      <w:marBottom w:val="0"/>
      <w:divBdr>
        <w:top w:val="none" w:sz="0" w:space="0" w:color="auto"/>
        <w:left w:val="none" w:sz="0" w:space="0" w:color="auto"/>
        <w:bottom w:val="none" w:sz="0" w:space="0" w:color="auto"/>
        <w:right w:val="none" w:sz="0" w:space="0" w:color="auto"/>
      </w:divBdr>
    </w:div>
    <w:div w:id="1313287619">
      <w:bodyDiv w:val="1"/>
      <w:marLeft w:val="0"/>
      <w:marRight w:val="0"/>
      <w:marTop w:val="0"/>
      <w:marBottom w:val="0"/>
      <w:divBdr>
        <w:top w:val="none" w:sz="0" w:space="0" w:color="auto"/>
        <w:left w:val="none" w:sz="0" w:space="0" w:color="auto"/>
        <w:bottom w:val="none" w:sz="0" w:space="0" w:color="auto"/>
        <w:right w:val="none" w:sz="0" w:space="0" w:color="auto"/>
      </w:divBdr>
    </w:div>
    <w:div w:id="1313288151">
      <w:bodyDiv w:val="1"/>
      <w:marLeft w:val="0"/>
      <w:marRight w:val="0"/>
      <w:marTop w:val="0"/>
      <w:marBottom w:val="0"/>
      <w:divBdr>
        <w:top w:val="none" w:sz="0" w:space="0" w:color="auto"/>
        <w:left w:val="none" w:sz="0" w:space="0" w:color="auto"/>
        <w:bottom w:val="none" w:sz="0" w:space="0" w:color="auto"/>
        <w:right w:val="none" w:sz="0" w:space="0" w:color="auto"/>
      </w:divBdr>
    </w:div>
    <w:div w:id="1313412644">
      <w:bodyDiv w:val="1"/>
      <w:marLeft w:val="0"/>
      <w:marRight w:val="0"/>
      <w:marTop w:val="0"/>
      <w:marBottom w:val="0"/>
      <w:divBdr>
        <w:top w:val="none" w:sz="0" w:space="0" w:color="auto"/>
        <w:left w:val="none" w:sz="0" w:space="0" w:color="auto"/>
        <w:bottom w:val="none" w:sz="0" w:space="0" w:color="auto"/>
        <w:right w:val="none" w:sz="0" w:space="0" w:color="auto"/>
      </w:divBdr>
    </w:div>
    <w:div w:id="1313483083">
      <w:bodyDiv w:val="1"/>
      <w:marLeft w:val="0"/>
      <w:marRight w:val="0"/>
      <w:marTop w:val="0"/>
      <w:marBottom w:val="0"/>
      <w:divBdr>
        <w:top w:val="none" w:sz="0" w:space="0" w:color="auto"/>
        <w:left w:val="none" w:sz="0" w:space="0" w:color="auto"/>
        <w:bottom w:val="none" w:sz="0" w:space="0" w:color="auto"/>
        <w:right w:val="none" w:sz="0" w:space="0" w:color="auto"/>
      </w:divBdr>
    </w:div>
    <w:div w:id="1313830511">
      <w:bodyDiv w:val="1"/>
      <w:marLeft w:val="0"/>
      <w:marRight w:val="0"/>
      <w:marTop w:val="0"/>
      <w:marBottom w:val="0"/>
      <w:divBdr>
        <w:top w:val="none" w:sz="0" w:space="0" w:color="auto"/>
        <w:left w:val="none" w:sz="0" w:space="0" w:color="auto"/>
        <w:bottom w:val="none" w:sz="0" w:space="0" w:color="auto"/>
        <w:right w:val="none" w:sz="0" w:space="0" w:color="auto"/>
      </w:divBdr>
    </w:div>
    <w:div w:id="1314213131">
      <w:bodyDiv w:val="1"/>
      <w:marLeft w:val="0"/>
      <w:marRight w:val="0"/>
      <w:marTop w:val="0"/>
      <w:marBottom w:val="0"/>
      <w:divBdr>
        <w:top w:val="none" w:sz="0" w:space="0" w:color="auto"/>
        <w:left w:val="none" w:sz="0" w:space="0" w:color="auto"/>
        <w:bottom w:val="none" w:sz="0" w:space="0" w:color="auto"/>
        <w:right w:val="none" w:sz="0" w:space="0" w:color="auto"/>
      </w:divBdr>
    </w:div>
    <w:div w:id="1314793971">
      <w:bodyDiv w:val="1"/>
      <w:marLeft w:val="0"/>
      <w:marRight w:val="0"/>
      <w:marTop w:val="0"/>
      <w:marBottom w:val="0"/>
      <w:divBdr>
        <w:top w:val="none" w:sz="0" w:space="0" w:color="auto"/>
        <w:left w:val="none" w:sz="0" w:space="0" w:color="auto"/>
        <w:bottom w:val="none" w:sz="0" w:space="0" w:color="auto"/>
        <w:right w:val="none" w:sz="0" w:space="0" w:color="auto"/>
      </w:divBdr>
    </w:div>
    <w:div w:id="1315841502">
      <w:bodyDiv w:val="1"/>
      <w:marLeft w:val="0"/>
      <w:marRight w:val="0"/>
      <w:marTop w:val="0"/>
      <w:marBottom w:val="0"/>
      <w:divBdr>
        <w:top w:val="none" w:sz="0" w:space="0" w:color="auto"/>
        <w:left w:val="none" w:sz="0" w:space="0" w:color="auto"/>
        <w:bottom w:val="none" w:sz="0" w:space="0" w:color="auto"/>
        <w:right w:val="none" w:sz="0" w:space="0" w:color="auto"/>
      </w:divBdr>
    </w:div>
    <w:div w:id="1315989808">
      <w:bodyDiv w:val="1"/>
      <w:marLeft w:val="0"/>
      <w:marRight w:val="0"/>
      <w:marTop w:val="0"/>
      <w:marBottom w:val="0"/>
      <w:divBdr>
        <w:top w:val="none" w:sz="0" w:space="0" w:color="auto"/>
        <w:left w:val="none" w:sz="0" w:space="0" w:color="auto"/>
        <w:bottom w:val="none" w:sz="0" w:space="0" w:color="auto"/>
        <w:right w:val="none" w:sz="0" w:space="0" w:color="auto"/>
      </w:divBdr>
    </w:div>
    <w:div w:id="1316374957">
      <w:bodyDiv w:val="1"/>
      <w:marLeft w:val="0"/>
      <w:marRight w:val="0"/>
      <w:marTop w:val="0"/>
      <w:marBottom w:val="0"/>
      <w:divBdr>
        <w:top w:val="none" w:sz="0" w:space="0" w:color="auto"/>
        <w:left w:val="none" w:sz="0" w:space="0" w:color="auto"/>
        <w:bottom w:val="none" w:sz="0" w:space="0" w:color="auto"/>
        <w:right w:val="none" w:sz="0" w:space="0" w:color="auto"/>
      </w:divBdr>
    </w:div>
    <w:div w:id="1316447318">
      <w:bodyDiv w:val="1"/>
      <w:marLeft w:val="0"/>
      <w:marRight w:val="0"/>
      <w:marTop w:val="0"/>
      <w:marBottom w:val="0"/>
      <w:divBdr>
        <w:top w:val="none" w:sz="0" w:space="0" w:color="auto"/>
        <w:left w:val="none" w:sz="0" w:space="0" w:color="auto"/>
        <w:bottom w:val="none" w:sz="0" w:space="0" w:color="auto"/>
        <w:right w:val="none" w:sz="0" w:space="0" w:color="auto"/>
      </w:divBdr>
    </w:div>
    <w:div w:id="1316648078">
      <w:bodyDiv w:val="1"/>
      <w:marLeft w:val="0"/>
      <w:marRight w:val="0"/>
      <w:marTop w:val="0"/>
      <w:marBottom w:val="0"/>
      <w:divBdr>
        <w:top w:val="none" w:sz="0" w:space="0" w:color="auto"/>
        <w:left w:val="none" w:sz="0" w:space="0" w:color="auto"/>
        <w:bottom w:val="none" w:sz="0" w:space="0" w:color="auto"/>
        <w:right w:val="none" w:sz="0" w:space="0" w:color="auto"/>
      </w:divBdr>
    </w:div>
    <w:div w:id="1317108658">
      <w:bodyDiv w:val="1"/>
      <w:marLeft w:val="0"/>
      <w:marRight w:val="0"/>
      <w:marTop w:val="0"/>
      <w:marBottom w:val="0"/>
      <w:divBdr>
        <w:top w:val="none" w:sz="0" w:space="0" w:color="auto"/>
        <w:left w:val="none" w:sz="0" w:space="0" w:color="auto"/>
        <w:bottom w:val="none" w:sz="0" w:space="0" w:color="auto"/>
        <w:right w:val="none" w:sz="0" w:space="0" w:color="auto"/>
      </w:divBdr>
    </w:div>
    <w:div w:id="1317493416">
      <w:bodyDiv w:val="1"/>
      <w:marLeft w:val="0"/>
      <w:marRight w:val="0"/>
      <w:marTop w:val="0"/>
      <w:marBottom w:val="0"/>
      <w:divBdr>
        <w:top w:val="none" w:sz="0" w:space="0" w:color="auto"/>
        <w:left w:val="none" w:sz="0" w:space="0" w:color="auto"/>
        <w:bottom w:val="none" w:sz="0" w:space="0" w:color="auto"/>
        <w:right w:val="none" w:sz="0" w:space="0" w:color="auto"/>
      </w:divBdr>
    </w:div>
    <w:div w:id="1317613558">
      <w:bodyDiv w:val="1"/>
      <w:marLeft w:val="0"/>
      <w:marRight w:val="0"/>
      <w:marTop w:val="0"/>
      <w:marBottom w:val="0"/>
      <w:divBdr>
        <w:top w:val="none" w:sz="0" w:space="0" w:color="auto"/>
        <w:left w:val="none" w:sz="0" w:space="0" w:color="auto"/>
        <w:bottom w:val="none" w:sz="0" w:space="0" w:color="auto"/>
        <w:right w:val="none" w:sz="0" w:space="0" w:color="auto"/>
      </w:divBdr>
    </w:div>
    <w:div w:id="1319309568">
      <w:bodyDiv w:val="1"/>
      <w:marLeft w:val="0"/>
      <w:marRight w:val="0"/>
      <w:marTop w:val="0"/>
      <w:marBottom w:val="0"/>
      <w:divBdr>
        <w:top w:val="none" w:sz="0" w:space="0" w:color="auto"/>
        <w:left w:val="none" w:sz="0" w:space="0" w:color="auto"/>
        <w:bottom w:val="none" w:sz="0" w:space="0" w:color="auto"/>
        <w:right w:val="none" w:sz="0" w:space="0" w:color="auto"/>
      </w:divBdr>
    </w:div>
    <w:div w:id="1319379396">
      <w:bodyDiv w:val="1"/>
      <w:marLeft w:val="0"/>
      <w:marRight w:val="0"/>
      <w:marTop w:val="0"/>
      <w:marBottom w:val="0"/>
      <w:divBdr>
        <w:top w:val="none" w:sz="0" w:space="0" w:color="auto"/>
        <w:left w:val="none" w:sz="0" w:space="0" w:color="auto"/>
        <w:bottom w:val="none" w:sz="0" w:space="0" w:color="auto"/>
        <w:right w:val="none" w:sz="0" w:space="0" w:color="auto"/>
      </w:divBdr>
    </w:div>
    <w:div w:id="1319461936">
      <w:bodyDiv w:val="1"/>
      <w:marLeft w:val="0"/>
      <w:marRight w:val="0"/>
      <w:marTop w:val="0"/>
      <w:marBottom w:val="0"/>
      <w:divBdr>
        <w:top w:val="none" w:sz="0" w:space="0" w:color="auto"/>
        <w:left w:val="none" w:sz="0" w:space="0" w:color="auto"/>
        <w:bottom w:val="none" w:sz="0" w:space="0" w:color="auto"/>
        <w:right w:val="none" w:sz="0" w:space="0" w:color="auto"/>
      </w:divBdr>
    </w:div>
    <w:div w:id="1320383148">
      <w:bodyDiv w:val="1"/>
      <w:marLeft w:val="0"/>
      <w:marRight w:val="0"/>
      <w:marTop w:val="0"/>
      <w:marBottom w:val="0"/>
      <w:divBdr>
        <w:top w:val="none" w:sz="0" w:space="0" w:color="auto"/>
        <w:left w:val="none" w:sz="0" w:space="0" w:color="auto"/>
        <w:bottom w:val="none" w:sz="0" w:space="0" w:color="auto"/>
        <w:right w:val="none" w:sz="0" w:space="0" w:color="auto"/>
      </w:divBdr>
    </w:div>
    <w:div w:id="1320764183">
      <w:bodyDiv w:val="1"/>
      <w:marLeft w:val="0"/>
      <w:marRight w:val="0"/>
      <w:marTop w:val="0"/>
      <w:marBottom w:val="0"/>
      <w:divBdr>
        <w:top w:val="none" w:sz="0" w:space="0" w:color="auto"/>
        <w:left w:val="none" w:sz="0" w:space="0" w:color="auto"/>
        <w:bottom w:val="none" w:sz="0" w:space="0" w:color="auto"/>
        <w:right w:val="none" w:sz="0" w:space="0" w:color="auto"/>
      </w:divBdr>
    </w:div>
    <w:div w:id="1321009578">
      <w:bodyDiv w:val="1"/>
      <w:marLeft w:val="0"/>
      <w:marRight w:val="0"/>
      <w:marTop w:val="0"/>
      <w:marBottom w:val="0"/>
      <w:divBdr>
        <w:top w:val="none" w:sz="0" w:space="0" w:color="auto"/>
        <w:left w:val="none" w:sz="0" w:space="0" w:color="auto"/>
        <w:bottom w:val="none" w:sz="0" w:space="0" w:color="auto"/>
        <w:right w:val="none" w:sz="0" w:space="0" w:color="auto"/>
      </w:divBdr>
    </w:div>
    <w:div w:id="1321040638">
      <w:bodyDiv w:val="1"/>
      <w:marLeft w:val="0"/>
      <w:marRight w:val="0"/>
      <w:marTop w:val="0"/>
      <w:marBottom w:val="0"/>
      <w:divBdr>
        <w:top w:val="none" w:sz="0" w:space="0" w:color="auto"/>
        <w:left w:val="none" w:sz="0" w:space="0" w:color="auto"/>
        <w:bottom w:val="none" w:sz="0" w:space="0" w:color="auto"/>
        <w:right w:val="none" w:sz="0" w:space="0" w:color="auto"/>
      </w:divBdr>
    </w:div>
    <w:div w:id="1321274018">
      <w:bodyDiv w:val="1"/>
      <w:marLeft w:val="0"/>
      <w:marRight w:val="0"/>
      <w:marTop w:val="0"/>
      <w:marBottom w:val="0"/>
      <w:divBdr>
        <w:top w:val="none" w:sz="0" w:space="0" w:color="auto"/>
        <w:left w:val="none" w:sz="0" w:space="0" w:color="auto"/>
        <w:bottom w:val="none" w:sz="0" w:space="0" w:color="auto"/>
        <w:right w:val="none" w:sz="0" w:space="0" w:color="auto"/>
      </w:divBdr>
    </w:div>
    <w:div w:id="1322078200">
      <w:bodyDiv w:val="1"/>
      <w:marLeft w:val="0"/>
      <w:marRight w:val="0"/>
      <w:marTop w:val="0"/>
      <w:marBottom w:val="0"/>
      <w:divBdr>
        <w:top w:val="none" w:sz="0" w:space="0" w:color="auto"/>
        <w:left w:val="none" w:sz="0" w:space="0" w:color="auto"/>
        <w:bottom w:val="none" w:sz="0" w:space="0" w:color="auto"/>
        <w:right w:val="none" w:sz="0" w:space="0" w:color="auto"/>
      </w:divBdr>
    </w:div>
    <w:div w:id="1322659298">
      <w:bodyDiv w:val="1"/>
      <w:marLeft w:val="0"/>
      <w:marRight w:val="0"/>
      <w:marTop w:val="0"/>
      <w:marBottom w:val="0"/>
      <w:divBdr>
        <w:top w:val="none" w:sz="0" w:space="0" w:color="auto"/>
        <w:left w:val="none" w:sz="0" w:space="0" w:color="auto"/>
        <w:bottom w:val="none" w:sz="0" w:space="0" w:color="auto"/>
        <w:right w:val="none" w:sz="0" w:space="0" w:color="auto"/>
      </w:divBdr>
    </w:div>
    <w:div w:id="1322739187">
      <w:bodyDiv w:val="1"/>
      <w:marLeft w:val="0"/>
      <w:marRight w:val="0"/>
      <w:marTop w:val="0"/>
      <w:marBottom w:val="0"/>
      <w:divBdr>
        <w:top w:val="none" w:sz="0" w:space="0" w:color="auto"/>
        <w:left w:val="none" w:sz="0" w:space="0" w:color="auto"/>
        <w:bottom w:val="none" w:sz="0" w:space="0" w:color="auto"/>
        <w:right w:val="none" w:sz="0" w:space="0" w:color="auto"/>
      </w:divBdr>
    </w:div>
    <w:div w:id="1323049521">
      <w:bodyDiv w:val="1"/>
      <w:marLeft w:val="0"/>
      <w:marRight w:val="0"/>
      <w:marTop w:val="0"/>
      <w:marBottom w:val="0"/>
      <w:divBdr>
        <w:top w:val="none" w:sz="0" w:space="0" w:color="auto"/>
        <w:left w:val="none" w:sz="0" w:space="0" w:color="auto"/>
        <w:bottom w:val="none" w:sz="0" w:space="0" w:color="auto"/>
        <w:right w:val="none" w:sz="0" w:space="0" w:color="auto"/>
      </w:divBdr>
    </w:div>
    <w:div w:id="1323701996">
      <w:bodyDiv w:val="1"/>
      <w:marLeft w:val="0"/>
      <w:marRight w:val="0"/>
      <w:marTop w:val="0"/>
      <w:marBottom w:val="0"/>
      <w:divBdr>
        <w:top w:val="none" w:sz="0" w:space="0" w:color="auto"/>
        <w:left w:val="none" w:sz="0" w:space="0" w:color="auto"/>
        <w:bottom w:val="none" w:sz="0" w:space="0" w:color="auto"/>
        <w:right w:val="none" w:sz="0" w:space="0" w:color="auto"/>
      </w:divBdr>
    </w:div>
    <w:div w:id="1324502270">
      <w:bodyDiv w:val="1"/>
      <w:marLeft w:val="0"/>
      <w:marRight w:val="0"/>
      <w:marTop w:val="0"/>
      <w:marBottom w:val="0"/>
      <w:divBdr>
        <w:top w:val="none" w:sz="0" w:space="0" w:color="auto"/>
        <w:left w:val="none" w:sz="0" w:space="0" w:color="auto"/>
        <w:bottom w:val="none" w:sz="0" w:space="0" w:color="auto"/>
        <w:right w:val="none" w:sz="0" w:space="0" w:color="auto"/>
      </w:divBdr>
    </w:div>
    <w:div w:id="1324511810">
      <w:bodyDiv w:val="1"/>
      <w:marLeft w:val="0"/>
      <w:marRight w:val="0"/>
      <w:marTop w:val="0"/>
      <w:marBottom w:val="0"/>
      <w:divBdr>
        <w:top w:val="none" w:sz="0" w:space="0" w:color="auto"/>
        <w:left w:val="none" w:sz="0" w:space="0" w:color="auto"/>
        <w:bottom w:val="none" w:sz="0" w:space="0" w:color="auto"/>
        <w:right w:val="none" w:sz="0" w:space="0" w:color="auto"/>
      </w:divBdr>
    </w:div>
    <w:div w:id="1324964923">
      <w:bodyDiv w:val="1"/>
      <w:marLeft w:val="0"/>
      <w:marRight w:val="0"/>
      <w:marTop w:val="0"/>
      <w:marBottom w:val="0"/>
      <w:divBdr>
        <w:top w:val="none" w:sz="0" w:space="0" w:color="auto"/>
        <w:left w:val="none" w:sz="0" w:space="0" w:color="auto"/>
        <w:bottom w:val="none" w:sz="0" w:space="0" w:color="auto"/>
        <w:right w:val="none" w:sz="0" w:space="0" w:color="auto"/>
      </w:divBdr>
    </w:div>
    <w:div w:id="1325089527">
      <w:bodyDiv w:val="1"/>
      <w:marLeft w:val="0"/>
      <w:marRight w:val="0"/>
      <w:marTop w:val="0"/>
      <w:marBottom w:val="0"/>
      <w:divBdr>
        <w:top w:val="none" w:sz="0" w:space="0" w:color="auto"/>
        <w:left w:val="none" w:sz="0" w:space="0" w:color="auto"/>
        <w:bottom w:val="none" w:sz="0" w:space="0" w:color="auto"/>
        <w:right w:val="none" w:sz="0" w:space="0" w:color="auto"/>
      </w:divBdr>
    </w:div>
    <w:div w:id="1325403049">
      <w:bodyDiv w:val="1"/>
      <w:marLeft w:val="0"/>
      <w:marRight w:val="0"/>
      <w:marTop w:val="0"/>
      <w:marBottom w:val="0"/>
      <w:divBdr>
        <w:top w:val="none" w:sz="0" w:space="0" w:color="auto"/>
        <w:left w:val="none" w:sz="0" w:space="0" w:color="auto"/>
        <w:bottom w:val="none" w:sz="0" w:space="0" w:color="auto"/>
        <w:right w:val="none" w:sz="0" w:space="0" w:color="auto"/>
      </w:divBdr>
    </w:div>
    <w:div w:id="1325627232">
      <w:bodyDiv w:val="1"/>
      <w:marLeft w:val="0"/>
      <w:marRight w:val="0"/>
      <w:marTop w:val="0"/>
      <w:marBottom w:val="0"/>
      <w:divBdr>
        <w:top w:val="none" w:sz="0" w:space="0" w:color="auto"/>
        <w:left w:val="none" w:sz="0" w:space="0" w:color="auto"/>
        <w:bottom w:val="none" w:sz="0" w:space="0" w:color="auto"/>
        <w:right w:val="none" w:sz="0" w:space="0" w:color="auto"/>
      </w:divBdr>
    </w:div>
    <w:div w:id="1326543629">
      <w:bodyDiv w:val="1"/>
      <w:marLeft w:val="0"/>
      <w:marRight w:val="0"/>
      <w:marTop w:val="0"/>
      <w:marBottom w:val="0"/>
      <w:divBdr>
        <w:top w:val="none" w:sz="0" w:space="0" w:color="auto"/>
        <w:left w:val="none" w:sz="0" w:space="0" w:color="auto"/>
        <w:bottom w:val="none" w:sz="0" w:space="0" w:color="auto"/>
        <w:right w:val="none" w:sz="0" w:space="0" w:color="auto"/>
      </w:divBdr>
    </w:div>
    <w:div w:id="1326593660">
      <w:bodyDiv w:val="1"/>
      <w:marLeft w:val="0"/>
      <w:marRight w:val="0"/>
      <w:marTop w:val="0"/>
      <w:marBottom w:val="0"/>
      <w:divBdr>
        <w:top w:val="none" w:sz="0" w:space="0" w:color="auto"/>
        <w:left w:val="none" w:sz="0" w:space="0" w:color="auto"/>
        <w:bottom w:val="none" w:sz="0" w:space="0" w:color="auto"/>
        <w:right w:val="none" w:sz="0" w:space="0" w:color="auto"/>
      </w:divBdr>
    </w:div>
    <w:div w:id="1326780309">
      <w:bodyDiv w:val="1"/>
      <w:marLeft w:val="0"/>
      <w:marRight w:val="0"/>
      <w:marTop w:val="0"/>
      <w:marBottom w:val="0"/>
      <w:divBdr>
        <w:top w:val="none" w:sz="0" w:space="0" w:color="auto"/>
        <w:left w:val="none" w:sz="0" w:space="0" w:color="auto"/>
        <w:bottom w:val="none" w:sz="0" w:space="0" w:color="auto"/>
        <w:right w:val="none" w:sz="0" w:space="0" w:color="auto"/>
      </w:divBdr>
    </w:div>
    <w:div w:id="1326934818">
      <w:bodyDiv w:val="1"/>
      <w:marLeft w:val="0"/>
      <w:marRight w:val="0"/>
      <w:marTop w:val="0"/>
      <w:marBottom w:val="0"/>
      <w:divBdr>
        <w:top w:val="none" w:sz="0" w:space="0" w:color="auto"/>
        <w:left w:val="none" w:sz="0" w:space="0" w:color="auto"/>
        <w:bottom w:val="none" w:sz="0" w:space="0" w:color="auto"/>
        <w:right w:val="none" w:sz="0" w:space="0" w:color="auto"/>
      </w:divBdr>
    </w:div>
    <w:div w:id="1327906109">
      <w:bodyDiv w:val="1"/>
      <w:marLeft w:val="0"/>
      <w:marRight w:val="0"/>
      <w:marTop w:val="0"/>
      <w:marBottom w:val="0"/>
      <w:divBdr>
        <w:top w:val="none" w:sz="0" w:space="0" w:color="auto"/>
        <w:left w:val="none" w:sz="0" w:space="0" w:color="auto"/>
        <w:bottom w:val="none" w:sz="0" w:space="0" w:color="auto"/>
        <w:right w:val="none" w:sz="0" w:space="0" w:color="auto"/>
      </w:divBdr>
    </w:div>
    <w:div w:id="1328360492">
      <w:bodyDiv w:val="1"/>
      <w:marLeft w:val="0"/>
      <w:marRight w:val="0"/>
      <w:marTop w:val="0"/>
      <w:marBottom w:val="0"/>
      <w:divBdr>
        <w:top w:val="none" w:sz="0" w:space="0" w:color="auto"/>
        <w:left w:val="none" w:sz="0" w:space="0" w:color="auto"/>
        <w:bottom w:val="none" w:sz="0" w:space="0" w:color="auto"/>
        <w:right w:val="none" w:sz="0" w:space="0" w:color="auto"/>
      </w:divBdr>
    </w:div>
    <w:div w:id="1328971388">
      <w:bodyDiv w:val="1"/>
      <w:marLeft w:val="0"/>
      <w:marRight w:val="0"/>
      <w:marTop w:val="0"/>
      <w:marBottom w:val="0"/>
      <w:divBdr>
        <w:top w:val="none" w:sz="0" w:space="0" w:color="auto"/>
        <w:left w:val="none" w:sz="0" w:space="0" w:color="auto"/>
        <w:bottom w:val="none" w:sz="0" w:space="0" w:color="auto"/>
        <w:right w:val="none" w:sz="0" w:space="0" w:color="auto"/>
      </w:divBdr>
    </w:div>
    <w:div w:id="1329678125">
      <w:bodyDiv w:val="1"/>
      <w:marLeft w:val="0"/>
      <w:marRight w:val="0"/>
      <w:marTop w:val="0"/>
      <w:marBottom w:val="0"/>
      <w:divBdr>
        <w:top w:val="none" w:sz="0" w:space="0" w:color="auto"/>
        <w:left w:val="none" w:sz="0" w:space="0" w:color="auto"/>
        <w:bottom w:val="none" w:sz="0" w:space="0" w:color="auto"/>
        <w:right w:val="none" w:sz="0" w:space="0" w:color="auto"/>
      </w:divBdr>
    </w:div>
    <w:div w:id="1329942386">
      <w:bodyDiv w:val="1"/>
      <w:marLeft w:val="0"/>
      <w:marRight w:val="0"/>
      <w:marTop w:val="0"/>
      <w:marBottom w:val="0"/>
      <w:divBdr>
        <w:top w:val="none" w:sz="0" w:space="0" w:color="auto"/>
        <w:left w:val="none" w:sz="0" w:space="0" w:color="auto"/>
        <w:bottom w:val="none" w:sz="0" w:space="0" w:color="auto"/>
        <w:right w:val="none" w:sz="0" w:space="0" w:color="auto"/>
      </w:divBdr>
    </w:div>
    <w:div w:id="1330137875">
      <w:bodyDiv w:val="1"/>
      <w:marLeft w:val="0"/>
      <w:marRight w:val="0"/>
      <w:marTop w:val="0"/>
      <w:marBottom w:val="0"/>
      <w:divBdr>
        <w:top w:val="none" w:sz="0" w:space="0" w:color="auto"/>
        <w:left w:val="none" w:sz="0" w:space="0" w:color="auto"/>
        <w:bottom w:val="none" w:sz="0" w:space="0" w:color="auto"/>
        <w:right w:val="none" w:sz="0" w:space="0" w:color="auto"/>
      </w:divBdr>
    </w:div>
    <w:div w:id="1330913071">
      <w:bodyDiv w:val="1"/>
      <w:marLeft w:val="0"/>
      <w:marRight w:val="0"/>
      <w:marTop w:val="0"/>
      <w:marBottom w:val="0"/>
      <w:divBdr>
        <w:top w:val="none" w:sz="0" w:space="0" w:color="auto"/>
        <w:left w:val="none" w:sz="0" w:space="0" w:color="auto"/>
        <w:bottom w:val="none" w:sz="0" w:space="0" w:color="auto"/>
        <w:right w:val="none" w:sz="0" w:space="0" w:color="auto"/>
      </w:divBdr>
    </w:div>
    <w:div w:id="1330913660">
      <w:bodyDiv w:val="1"/>
      <w:marLeft w:val="0"/>
      <w:marRight w:val="0"/>
      <w:marTop w:val="0"/>
      <w:marBottom w:val="0"/>
      <w:divBdr>
        <w:top w:val="none" w:sz="0" w:space="0" w:color="auto"/>
        <w:left w:val="none" w:sz="0" w:space="0" w:color="auto"/>
        <w:bottom w:val="none" w:sz="0" w:space="0" w:color="auto"/>
        <w:right w:val="none" w:sz="0" w:space="0" w:color="auto"/>
      </w:divBdr>
    </w:div>
    <w:div w:id="1331714219">
      <w:bodyDiv w:val="1"/>
      <w:marLeft w:val="0"/>
      <w:marRight w:val="0"/>
      <w:marTop w:val="0"/>
      <w:marBottom w:val="0"/>
      <w:divBdr>
        <w:top w:val="none" w:sz="0" w:space="0" w:color="auto"/>
        <w:left w:val="none" w:sz="0" w:space="0" w:color="auto"/>
        <w:bottom w:val="none" w:sz="0" w:space="0" w:color="auto"/>
        <w:right w:val="none" w:sz="0" w:space="0" w:color="auto"/>
      </w:divBdr>
    </w:div>
    <w:div w:id="1331715199">
      <w:bodyDiv w:val="1"/>
      <w:marLeft w:val="0"/>
      <w:marRight w:val="0"/>
      <w:marTop w:val="0"/>
      <w:marBottom w:val="0"/>
      <w:divBdr>
        <w:top w:val="none" w:sz="0" w:space="0" w:color="auto"/>
        <w:left w:val="none" w:sz="0" w:space="0" w:color="auto"/>
        <w:bottom w:val="none" w:sz="0" w:space="0" w:color="auto"/>
        <w:right w:val="none" w:sz="0" w:space="0" w:color="auto"/>
      </w:divBdr>
    </w:div>
    <w:div w:id="1331719934">
      <w:bodyDiv w:val="1"/>
      <w:marLeft w:val="0"/>
      <w:marRight w:val="0"/>
      <w:marTop w:val="0"/>
      <w:marBottom w:val="0"/>
      <w:divBdr>
        <w:top w:val="none" w:sz="0" w:space="0" w:color="auto"/>
        <w:left w:val="none" w:sz="0" w:space="0" w:color="auto"/>
        <w:bottom w:val="none" w:sz="0" w:space="0" w:color="auto"/>
        <w:right w:val="none" w:sz="0" w:space="0" w:color="auto"/>
      </w:divBdr>
    </w:div>
    <w:div w:id="1332369583">
      <w:bodyDiv w:val="1"/>
      <w:marLeft w:val="0"/>
      <w:marRight w:val="0"/>
      <w:marTop w:val="0"/>
      <w:marBottom w:val="0"/>
      <w:divBdr>
        <w:top w:val="none" w:sz="0" w:space="0" w:color="auto"/>
        <w:left w:val="none" w:sz="0" w:space="0" w:color="auto"/>
        <w:bottom w:val="none" w:sz="0" w:space="0" w:color="auto"/>
        <w:right w:val="none" w:sz="0" w:space="0" w:color="auto"/>
      </w:divBdr>
    </w:div>
    <w:div w:id="1332416963">
      <w:bodyDiv w:val="1"/>
      <w:marLeft w:val="0"/>
      <w:marRight w:val="0"/>
      <w:marTop w:val="0"/>
      <w:marBottom w:val="0"/>
      <w:divBdr>
        <w:top w:val="none" w:sz="0" w:space="0" w:color="auto"/>
        <w:left w:val="none" w:sz="0" w:space="0" w:color="auto"/>
        <w:bottom w:val="none" w:sz="0" w:space="0" w:color="auto"/>
        <w:right w:val="none" w:sz="0" w:space="0" w:color="auto"/>
      </w:divBdr>
    </w:div>
    <w:div w:id="1332953564">
      <w:bodyDiv w:val="1"/>
      <w:marLeft w:val="0"/>
      <w:marRight w:val="0"/>
      <w:marTop w:val="0"/>
      <w:marBottom w:val="0"/>
      <w:divBdr>
        <w:top w:val="none" w:sz="0" w:space="0" w:color="auto"/>
        <w:left w:val="none" w:sz="0" w:space="0" w:color="auto"/>
        <w:bottom w:val="none" w:sz="0" w:space="0" w:color="auto"/>
        <w:right w:val="none" w:sz="0" w:space="0" w:color="auto"/>
      </w:divBdr>
    </w:div>
    <w:div w:id="1333096447">
      <w:bodyDiv w:val="1"/>
      <w:marLeft w:val="0"/>
      <w:marRight w:val="0"/>
      <w:marTop w:val="0"/>
      <w:marBottom w:val="0"/>
      <w:divBdr>
        <w:top w:val="none" w:sz="0" w:space="0" w:color="auto"/>
        <w:left w:val="none" w:sz="0" w:space="0" w:color="auto"/>
        <w:bottom w:val="none" w:sz="0" w:space="0" w:color="auto"/>
        <w:right w:val="none" w:sz="0" w:space="0" w:color="auto"/>
      </w:divBdr>
    </w:div>
    <w:div w:id="1333217323">
      <w:bodyDiv w:val="1"/>
      <w:marLeft w:val="0"/>
      <w:marRight w:val="0"/>
      <w:marTop w:val="0"/>
      <w:marBottom w:val="0"/>
      <w:divBdr>
        <w:top w:val="none" w:sz="0" w:space="0" w:color="auto"/>
        <w:left w:val="none" w:sz="0" w:space="0" w:color="auto"/>
        <w:bottom w:val="none" w:sz="0" w:space="0" w:color="auto"/>
        <w:right w:val="none" w:sz="0" w:space="0" w:color="auto"/>
      </w:divBdr>
    </w:div>
    <w:div w:id="1333334568">
      <w:bodyDiv w:val="1"/>
      <w:marLeft w:val="0"/>
      <w:marRight w:val="0"/>
      <w:marTop w:val="0"/>
      <w:marBottom w:val="0"/>
      <w:divBdr>
        <w:top w:val="none" w:sz="0" w:space="0" w:color="auto"/>
        <w:left w:val="none" w:sz="0" w:space="0" w:color="auto"/>
        <w:bottom w:val="none" w:sz="0" w:space="0" w:color="auto"/>
        <w:right w:val="none" w:sz="0" w:space="0" w:color="auto"/>
      </w:divBdr>
    </w:div>
    <w:div w:id="1333605306">
      <w:bodyDiv w:val="1"/>
      <w:marLeft w:val="0"/>
      <w:marRight w:val="0"/>
      <w:marTop w:val="0"/>
      <w:marBottom w:val="0"/>
      <w:divBdr>
        <w:top w:val="none" w:sz="0" w:space="0" w:color="auto"/>
        <w:left w:val="none" w:sz="0" w:space="0" w:color="auto"/>
        <w:bottom w:val="none" w:sz="0" w:space="0" w:color="auto"/>
        <w:right w:val="none" w:sz="0" w:space="0" w:color="auto"/>
      </w:divBdr>
    </w:div>
    <w:div w:id="1333873419">
      <w:bodyDiv w:val="1"/>
      <w:marLeft w:val="0"/>
      <w:marRight w:val="0"/>
      <w:marTop w:val="0"/>
      <w:marBottom w:val="0"/>
      <w:divBdr>
        <w:top w:val="none" w:sz="0" w:space="0" w:color="auto"/>
        <w:left w:val="none" w:sz="0" w:space="0" w:color="auto"/>
        <w:bottom w:val="none" w:sz="0" w:space="0" w:color="auto"/>
        <w:right w:val="none" w:sz="0" w:space="0" w:color="auto"/>
      </w:divBdr>
    </w:div>
    <w:div w:id="1333920854">
      <w:bodyDiv w:val="1"/>
      <w:marLeft w:val="0"/>
      <w:marRight w:val="0"/>
      <w:marTop w:val="0"/>
      <w:marBottom w:val="0"/>
      <w:divBdr>
        <w:top w:val="none" w:sz="0" w:space="0" w:color="auto"/>
        <w:left w:val="none" w:sz="0" w:space="0" w:color="auto"/>
        <w:bottom w:val="none" w:sz="0" w:space="0" w:color="auto"/>
        <w:right w:val="none" w:sz="0" w:space="0" w:color="auto"/>
      </w:divBdr>
    </w:div>
    <w:div w:id="1334063217">
      <w:bodyDiv w:val="1"/>
      <w:marLeft w:val="0"/>
      <w:marRight w:val="0"/>
      <w:marTop w:val="0"/>
      <w:marBottom w:val="0"/>
      <w:divBdr>
        <w:top w:val="none" w:sz="0" w:space="0" w:color="auto"/>
        <w:left w:val="none" w:sz="0" w:space="0" w:color="auto"/>
        <w:bottom w:val="none" w:sz="0" w:space="0" w:color="auto"/>
        <w:right w:val="none" w:sz="0" w:space="0" w:color="auto"/>
      </w:divBdr>
    </w:div>
    <w:div w:id="1334724310">
      <w:bodyDiv w:val="1"/>
      <w:marLeft w:val="0"/>
      <w:marRight w:val="0"/>
      <w:marTop w:val="0"/>
      <w:marBottom w:val="0"/>
      <w:divBdr>
        <w:top w:val="none" w:sz="0" w:space="0" w:color="auto"/>
        <w:left w:val="none" w:sz="0" w:space="0" w:color="auto"/>
        <w:bottom w:val="none" w:sz="0" w:space="0" w:color="auto"/>
        <w:right w:val="none" w:sz="0" w:space="0" w:color="auto"/>
      </w:divBdr>
    </w:div>
    <w:div w:id="1334868874">
      <w:bodyDiv w:val="1"/>
      <w:marLeft w:val="0"/>
      <w:marRight w:val="0"/>
      <w:marTop w:val="0"/>
      <w:marBottom w:val="0"/>
      <w:divBdr>
        <w:top w:val="none" w:sz="0" w:space="0" w:color="auto"/>
        <w:left w:val="none" w:sz="0" w:space="0" w:color="auto"/>
        <w:bottom w:val="none" w:sz="0" w:space="0" w:color="auto"/>
        <w:right w:val="none" w:sz="0" w:space="0" w:color="auto"/>
      </w:divBdr>
    </w:div>
    <w:div w:id="1336300756">
      <w:bodyDiv w:val="1"/>
      <w:marLeft w:val="0"/>
      <w:marRight w:val="0"/>
      <w:marTop w:val="0"/>
      <w:marBottom w:val="0"/>
      <w:divBdr>
        <w:top w:val="none" w:sz="0" w:space="0" w:color="auto"/>
        <w:left w:val="none" w:sz="0" w:space="0" w:color="auto"/>
        <w:bottom w:val="none" w:sz="0" w:space="0" w:color="auto"/>
        <w:right w:val="none" w:sz="0" w:space="0" w:color="auto"/>
      </w:divBdr>
    </w:div>
    <w:div w:id="1338845451">
      <w:bodyDiv w:val="1"/>
      <w:marLeft w:val="0"/>
      <w:marRight w:val="0"/>
      <w:marTop w:val="0"/>
      <w:marBottom w:val="0"/>
      <w:divBdr>
        <w:top w:val="none" w:sz="0" w:space="0" w:color="auto"/>
        <w:left w:val="none" w:sz="0" w:space="0" w:color="auto"/>
        <w:bottom w:val="none" w:sz="0" w:space="0" w:color="auto"/>
        <w:right w:val="none" w:sz="0" w:space="0" w:color="auto"/>
      </w:divBdr>
    </w:div>
    <w:div w:id="1339119036">
      <w:bodyDiv w:val="1"/>
      <w:marLeft w:val="0"/>
      <w:marRight w:val="0"/>
      <w:marTop w:val="0"/>
      <w:marBottom w:val="0"/>
      <w:divBdr>
        <w:top w:val="none" w:sz="0" w:space="0" w:color="auto"/>
        <w:left w:val="none" w:sz="0" w:space="0" w:color="auto"/>
        <w:bottom w:val="none" w:sz="0" w:space="0" w:color="auto"/>
        <w:right w:val="none" w:sz="0" w:space="0" w:color="auto"/>
      </w:divBdr>
    </w:div>
    <w:div w:id="1339119572">
      <w:bodyDiv w:val="1"/>
      <w:marLeft w:val="0"/>
      <w:marRight w:val="0"/>
      <w:marTop w:val="0"/>
      <w:marBottom w:val="0"/>
      <w:divBdr>
        <w:top w:val="none" w:sz="0" w:space="0" w:color="auto"/>
        <w:left w:val="none" w:sz="0" w:space="0" w:color="auto"/>
        <w:bottom w:val="none" w:sz="0" w:space="0" w:color="auto"/>
        <w:right w:val="none" w:sz="0" w:space="0" w:color="auto"/>
      </w:divBdr>
    </w:div>
    <w:div w:id="1339771358">
      <w:bodyDiv w:val="1"/>
      <w:marLeft w:val="0"/>
      <w:marRight w:val="0"/>
      <w:marTop w:val="0"/>
      <w:marBottom w:val="0"/>
      <w:divBdr>
        <w:top w:val="none" w:sz="0" w:space="0" w:color="auto"/>
        <w:left w:val="none" w:sz="0" w:space="0" w:color="auto"/>
        <w:bottom w:val="none" w:sz="0" w:space="0" w:color="auto"/>
        <w:right w:val="none" w:sz="0" w:space="0" w:color="auto"/>
      </w:divBdr>
    </w:div>
    <w:div w:id="1340694379">
      <w:bodyDiv w:val="1"/>
      <w:marLeft w:val="0"/>
      <w:marRight w:val="0"/>
      <w:marTop w:val="0"/>
      <w:marBottom w:val="0"/>
      <w:divBdr>
        <w:top w:val="none" w:sz="0" w:space="0" w:color="auto"/>
        <w:left w:val="none" w:sz="0" w:space="0" w:color="auto"/>
        <w:bottom w:val="none" w:sz="0" w:space="0" w:color="auto"/>
        <w:right w:val="none" w:sz="0" w:space="0" w:color="auto"/>
      </w:divBdr>
    </w:div>
    <w:div w:id="1341152971">
      <w:bodyDiv w:val="1"/>
      <w:marLeft w:val="0"/>
      <w:marRight w:val="0"/>
      <w:marTop w:val="0"/>
      <w:marBottom w:val="0"/>
      <w:divBdr>
        <w:top w:val="none" w:sz="0" w:space="0" w:color="auto"/>
        <w:left w:val="none" w:sz="0" w:space="0" w:color="auto"/>
        <w:bottom w:val="none" w:sz="0" w:space="0" w:color="auto"/>
        <w:right w:val="none" w:sz="0" w:space="0" w:color="auto"/>
      </w:divBdr>
    </w:div>
    <w:div w:id="1341544345">
      <w:bodyDiv w:val="1"/>
      <w:marLeft w:val="0"/>
      <w:marRight w:val="0"/>
      <w:marTop w:val="0"/>
      <w:marBottom w:val="0"/>
      <w:divBdr>
        <w:top w:val="none" w:sz="0" w:space="0" w:color="auto"/>
        <w:left w:val="none" w:sz="0" w:space="0" w:color="auto"/>
        <w:bottom w:val="none" w:sz="0" w:space="0" w:color="auto"/>
        <w:right w:val="none" w:sz="0" w:space="0" w:color="auto"/>
      </w:divBdr>
    </w:div>
    <w:div w:id="1342509104">
      <w:bodyDiv w:val="1"/>
      <w:marLeft w:val="0"/>
      <w:marRight w:val="0"/>
      <w:marTop w:val="0"/>
      <w:marBottom w:val="0"/>
      <w:divBdr>
        <w:top w:val="none" w:sz="0" w:space="0" w:color="auto"/>
        <w:left w:val="none" w:sz="0" w:space="0" w:color="auto"/>
        <w:bottom w:val="none" w:sz="0" w:space="0" w:color="auto"/>
        <w:right w:val="none" w:sz="0" w:space="0" w:color="auto"/>
      </w:divBdr>
    </w:div>
    <w:div w:id="1342657363">
      <w:bodyDiv w:val="1"/>
      <w:marLeft w:val="0"/>
      <w:marRight w:val="0"/>
      <w:marTop w:val="0"/>
      <w:marBottom w:val="0"/>
      <w:divBdr>
        <w:top w:val="none" w:sz="0" w:space="0" w:color="auto"/>
        <w:left w:val="none" w:sz="0" w:space="0" w:color="auto"/>
        <w:bottom w:val="none" w:sz="0" w:space="0" w:color="auto"/>
        <w:right w:val="none" w:sz="0" w:space="0" w:color="auto"/>
      </w:divBdr>
    </w:div>
    <w:div w:id="1344092600">
      <w:bodyDiv w:val="1"/>
      <w:marLeft w:val="0"/>
      <w:marRight w:val="0"/>
      <w:marTop w:val="0"/>
      <w:marBottom w:val="0"/>
      <w:divBdr>
        <w:top w:val="none" w:sz="0" w:space="0" w:color="auto"/>
        <w:left w:val="none" w:sz="0" w:space="0" w:color="auto"/>
        <w:bottom w:val="none" w:sz="0" w:space="0" w:color="auto"/>
        <w:right w:val="none" w:sz="0" w:space="0" w:color="auto"/>
      </w:divBdr>
    </w:div>
    <w:div w:id="1344354113">
      <w:bodyDiv w:val="1"/>
      <w:marLeft w:val="0"/>
      <w:marRight w:val="0"/>
      <w:marTop w:val="0"/>
      <w:marBottom w:val="0"/>
      <w:divBdr>
        <w:top w:val="none" w:sz="0" w:space="0" w:color="auto"/>
        <w:left w:val="none" w:sz="0" w:space="0" w:color="auto"/>
        <w:bottom w:val="none" w:sz="0" w:space="0" w:color="auto"/>
        <w:right w:val="none" w:sz="0" w:space="0" w:color="auto"/>
      </w:divBdr>
    </w:div>
    <w:div w:id="1344667759">
      <w:bodyDiv w:val="1"/>
      <w:marLeft w:val="0"/>
      <w:marRight w:val="0"/>
      <w:marTop w:val="0"/>
      <w:marBottom w:val="0"/>
      <w:divBdr>
        <w:top w:val="none" w:sz="0" w:space="0" w:color="auto"/>
        <w:left w:val="none" w:sz="0" w:space="0" w:color="auto"/>
        <w:bottom w:val="none" w:sz="0" w:space="0" w:color="auto"/>
        <w:right w:val="none" w:sz="0" w:space="0" w:color="auto"/>
      </w:divBdr>
    </w:div>
    <w:div w:id="1345088654">
      <w:bodyDiv w:val="1"/>
      <w:marLeft w:val="0"/>
      <w:marRight w:val="0"/>
      <w:marTop w:val="0"/>
      <w:marBottom w:val="0"/>
      <w:divBdr>
        <w:top w:val="none" w:sz="0" w:space="0" w:color="auto"/>
        <w:left w:val="none" w:sz="0" w:space="0" w:color="auto"/>
        <w:bottom w:val="none" w:sz="0" w:space="0" w:color="auto"/>
        <w:right w:val="none" w:sz="0" w:space="0" w:color="auto"/>
      </w:divBdr>
    </w:div>
    <w:div w:id="1345135585">
      <w:bodyDiv w:val="1"/>
      <w:marLeft w:val="0"/>
      <w:marRight w:val="0"/>
      <w:marTop w:val="0"/>
      <w:marBottom w:val="0"/>
      <w:divBdr>
        <w:top w:val="none" w:sz="0" w:space="0" w:color="auto"/>
        <w:left w:val="none" w:sz="0" w:space="0" w:color="auto"/>
        <w:bottom w:val="none" w:sz="0" w:space="0" w:color="auto"/>
        <w:right w:val="none" w:sz="0" w:space="0" w:color="auto"/>
      </w:divBdr>
    </w:div>
    <w:div w:id="1345353569">
      <w:bodyDiv w:val="1"/>
      <w:marLeft w:val="0"/>
      <w:marRight w:val="0"/>
      <w:marTop w:val="0"/>
      <w:marBottom w:val="0"/>
      <w:divBdr>
        <w:top w:val="none" w:sz="0" w:space="0" w:color="auto"/>
        <w:left w:val="none" w:sz="0" w:space="0" w:color="auto"/>
        <w:bottom w:val="none" w:sz="0" w:space="0" w:color="auto"/>
        <w:right w:val="none" w:sz="0" w:space="0" w:color="auto"/>
      </w:divBdr>
    </w:div>
    <w:div w:id="1346127517">
      <w:bodyDiv w:val="1"/>
      <w:marLeft w:val="0"/>
      <w:marRight w:val="0"/>
      <w:marTop w:val="0"/>
      <w:marBottom w:val="0"/>
      <w:divBdr>
        <w:top w:val="none" w:sz="0" w:space="0" w:color="auto"/>
        <w:left w:val="none" w:sz="0" w:space="0" w:color="auto"/>
        <w:bottom w:val="none" w:sz="0" w:space="0" w:color="auto"/>
        <w:right w:val="none" w:sz="0" w:space="0" w:color="auto"/>
      </w:divBdr>
    </w:div>
    <w:div w:id="1346706911">
      <w:bodyDiv w:val="1"/>
      <w:marLeft w:val="0"/>
      <w:marRight w:val="0"/>
      <w:marTop w:val="0"/>
      <w:marBottom w:val="0"/>
      <w:divBdr>
        <w:top w:val="none" w:sz="0" w:space="0" w:color="auto"/>
        <w:left w:val="none" w:sz="0" w:space="0" w:color="auto"/>
        <w:bottom w:val="none" w:sz="0" w:space="0" w:color="auto"/>
        <w:right w:val="none" w:sz="0" w:space="0" w:color="auto"/>
      </w:divBdr>
    </w:div>
    <w:div w:id="1346905809">
      <w:bodyDiv w:val="1"/>
      <w:marLeft w:val="0"/>
      <w:marRight w:val="0"/>
      <w:marTop w:val="0"/>
      <w:marBottom w:val="0"/>
      <w:divBdr>
        <w:top w:val="none" w:sz="0" w:space="0" w:color="auto"/>
        <w:left w:val="none" w:sz="0" w:space="0" w:color="auto"/>
        <w:bottom w:val="none" w:sz="0" w:space="0" w:color="auto"/>
        <w:right w:val="none" w:sz="0" w:space="0" w:color="auto"/>
      </w:divBdr>
    </w:div>
    <w:div w:id="1347486663">
      <w:bodyDiv w:val="1"/>
      <w:marLeft w:val="0"/>
      <w:marRight w:val="0"/>
      <w:marTop w:val="0"/>
      <w:marBottom w:val="0"/>
      <w:divBdr>
        <w:top w:val="none" w:sz="0" w:space="0" w:color="auto"/>
        <w:left w:val="none" w:sz="0" w:space="0" w:color="auto"/>
        <w:bottom w:val="none" w:sz="0" w:space="0" w:color="auto"/>
        <w:right w:val="none" w:sz="0" w:space="0" w:color="auto"/>
      </w:divBdr>
    </w:div>
    <w:div w:id="1348361312">
      <w:bodyDiv w:val="1"/>
      <w:marLeft w:val="0"/>
      <w:marRight w:val="0"/>
      <w:marTop w:val="0"/>
      <w:marBottom w:val="0"/>
      <w:divBdr>
        <w:top w:val="none" w:sz="0" w:space="0" w:color="auto"/>
        <w:left w:val="none" w:sz="0" w:space="0" w:color="auto"/>
        <w:bottom w:val="none" w:sz="0" w:space="0" w:color="auto"/>
        <w:right w:val="none" w:sz="0" w:space="0" w:color="auto"/>
      </w:divBdr>
    </w:div>
    <w:div w:id="1348947701">
      <w:bodyDiv w:val="1"/>
      <w:marLeft w:val="0"/>
      <w:marRight w:val="0"/>
      <w:marTop w:val="0"/>
      <w:marBottom w:val="0"/>
      <w:divBdr>
        <w:top w:val="none" w:sz="0" w:space="0" w:color="auto"/>
        <w:left w:val="none" w:sz="0" w:space="0" w:color="auto"/>
        <w:bottom w:val="none" w:sz="0" w:space="0" w:color="auto"/>
        <w:right w:val="none" w:sz="0" w:space="0" w:color="auto"/>
      </w:divBdr>
    </w:div>
    <w:div w:id="1349063421">
      <w:bodyDiv w:val="1"/>
      <w:marLeft w:val="0"/>
      <w:marRight w:val="0"/>
      <w:marTop w:val="0"/>
      <w:marBottom w:val="0"/>
      <w:divBdr>
        <w:top w:val="none" w:sz="0" w:space="0" w:color="auto"/>
        <w:left w:val="none" w:sz="0" w:space="0" w:color="auto"/>
        <w:bottom w:val="none" w:sz="0" w:space="0" w:color="auto"/>
        <w:right w:val="none" w:sz="0" w:space="0" w:color="auto"/>
      </w:divBdr>
    </w:div>
    <w:div w:id="1350721070">
      <w:bodyDiv w:val="1"/>
      <w:marLeft w:val="0"/>
      <w:marRight w:val="0"/>
      <w:marTop w:val="0"/>
      <w:marBottom w:val="0"/>
      <w:divBdr>
        <w:top w:val="none" w:sz="0" w:space="0" w:color="auto"/>
        <w:left w:val="none" w:sz="0" w:space="0" w:color="auto"/>
        <w:bottom w:val="none" w:sz="0" w:space="0" w:color="auto"/>
        <w:right w:val="none" w:sz="0" w:space="0" w:color="auto"/>
      </w:divBdr>
    </w:div>
    <w:div w:id="1351302219">
      <w:bodyDiv w:val="1"/>
      <w:marLeft w:val="0"/>
      <w:marRight w:val="0"/>
      <w:marTop w:val="0"/>
      <w:marBottom w:val="0"/>
      <w:divBdr>
        <w:top w:val="none" w:sz="0" w:space="0" w:color="auto"/>
        <w:left w:val="none" w:sz="0" w:space="0" w:color="auto"/>
        <w:bottom w:val="none" w:sz="0" w:space="0" w:color="auto"/>
        <w:right w:val="none" w:sz="0" w:space="0" w:color="auto"/>
      </w:divBdr>
    </w:div>
    <w:div w:id="1351445654">
      <w:bodyDiv w:val="1"/>
      <w:marLeft w:val="0"/>
      <w:marRight w:val="0"/>
      <w:marTop w:val="0"/>
      <w:marBottom w:val="0"/>
      <w:divBdr>
        <w:top w:val="none" w:sz="0" w:space="0" w:color="auto"/>
        <w:left w:val="none" w:sz="0" w:space="0" w:color="auto"/>
        <w:bottom w:val="none" w:sz="0" w:space="0" w:color="auto"/>
        <w:right w:val="none" w:sz="0" w:space="0" w:color="auto"/>
      </w:divBdr>
    </w:div>
    <w:div w:id="1352759323">
      <w:bodyDiv w:val="1"/>
      <w:marLeft w:val="0"/>
      <w:marRight w:val="0"/>
      <w:marTop w:val="0"/>
      <w:marBottom w:val="0"/>
      <w:divBdr>
        <w:top w:val="none" w:sz="0" w:space="0" w:color="auto"/>
        <w:left w:val="none" w:sz="0" w:space="0" w:color="auto"/>
        <w:bottom w:val="none" w:sz="0" w:space="0" w:color="auto"/>
        <w:right w:val="none" w:sz="0" w:space="0" w:color="auto"/>
      </w:divBdr>
    </w:div>
    <w:div w:id="1353455270">
      <w:bodyDiv w:val="1"/>
      <w:marLeft w:val="0"/>
      <w:marRight w:val="0"/>
      <w:marTop w:val="0"/>
      <w:marBottom w:val="0"/>
      <w:divBdr>
        <w:top w:val="none" w:sz="0" w:space="0" w:color="auto"/>
        <w:left w:val="none" w:sz="0" w:space="0" w:color="auto"/>
        <w:bottom w:val="none" w:sz="0" w:space="0" w:color="auto"/>
        <w:right w:val="none" w:sz="0" w:space="0" w:color="auto"/>
      </w:divBdr>
    </w:div>
    <w:div w:id="1354528104">
      <w:bodyDiv w:val="1"/>
      <w:marLeft w:val="0"/>
      <w:marRight w:val="0"/>
      <w:marTop w:val="0"/>
      <w:marBottom w:val="0"/>
      <w:divBdr>
        <w:top w:val="none" w:sz="0" w:space="0" w:color="auto"/>
        <w:left w:val="none" w:sz="0" w:space="0" w:color="auto"/>
        <w:bottom w:val="none" w:sz="0" w:space="0" w:color="auto"/>
        <w:right w:val="none" w:sz="0" w:space="0" w:color="auto"/>
      </w:divBdr>
    </w:div>
    <w:div w:id="1354770130">
      <w:bodyDiv w:val="1"/>
      <w:marLeft w:val="0"/>
      <w:marRight w:val="0"/>
      <w:marTop w:val="0"/>
      <w:marBottom w:val="0"/>
      <w:divBdr>
        <w:top w:val="none" w:sz="0" w:space="0" w:color="auto"/>
        <w:left w:val="none" w:sz="0" w:space="0" w:color="auto"/>
        <w:bottom w:val="none" w:sz="0" w:space="0" w:color="auto"/>
        <w:right w:val="none" w:sz="0" w:space="0" w:color="auto"/>
      </w:divBdr>
    </w:div>
    <w:div w:id="1355887260">
      <w:bodyDiv w:val="1"/>
      <w:marLeft w:val="0"/>
      <w:marRight w:val="0"/>
      <w:marTop w:val="0"/>
      <w:marBottom w:val="0"/>
      <w:divBdr>
        <w:top w:val="none" w:sz="0" w:space="0" w:color="auto"/>
        <w:left w:val="none" w:sz="0" w:space="0" w:color="auto"/>
        <w:bottom w:val="none" w:sz="0" w:space="0" w:color="auto"/>
        <w:right w:val="none" w:sz="0" w:space="0" w:color="auto"/>
      </w:divBdr>
    </w:div>
    <w:div w:id="1356536167">
      <w:bodyDiv w:val="1"/>
      <w:marLeft w:val="0"/>
      <w:marRight w:val="0"/>
      <w:marTop w:val="0"/>
      <w:marBottom w:val="0"/>
      <w:divBdr>
        <w:top w:val="none" w:sz="0" w:space="0" w:color="auto"/>
        <w:left w:val="none" w:sz="0" w:space="0" w:color="auto"/>
        <w:bottom w:val="none" w:sz="0" w:space="0" w:color="auto"/>
        <w:right w:val="none" w:sz="0" w:space="0" w:color="auto"/>
      </w:divBdr>
    </w:div>
    <w:div w:id="1357119842">
      <w:bodyDiv w:val="1"/>
      <w:marLeft w:val="0"/>
      <w:marRight w:val="0"/>
      <w:marTop w:val="0"/>
      <w:marBottom w:val="0"/>
      <w:divBdr>
        <w:top w:val="none" w:sz="0" w:space="0" w:color="auto"/>
        <w:left w:val="none" w:sz="0" w:space="0" w:color="auto"/>
        <w:bottom w:val="none" w:sz="0" w:space="0" w:color="auto"/>
        <w:right w:val="none" w:sz="0" w:space="0" w:color="auto"/>
      </w:divBdr>
    </w:div>
    <w:div w:id="1357582755">
      <w:bodyDiv w:val="1"/>
      <w:marLeft w:val="0"/>
      <w:marRight w:val="0"/>
      <w:marTop w:val="0"/>
      <w:marBottom w:val="0"/>
      <w:divBdr>
        <w:top w:val="none" w:sz="0" w:space="0" w:color="auto"/>
        <w:left w:val="none" w:sz="0" w:space="0" w:color="auto"/>
        <w:bottom w:val="none" w:sz="0" w:space="0" w:color="auto"/>
        <w:right w:val="none" w:sz="0" w:space="0" w:color="auto"/>
      </w:divBdr>
    </w:div>
    <w:div w:id="1357775673">
      <w:bodyDiv w:val="1"/>
      <w:marLeft w:val="0"/>
      <w:marRight w:val="0"/>
      <w:marTop w:val="0"/>
      <w:marBottom w:val="0"/>
      <w:divBdr>
        <w:top w:val="none" w:sz="0" w:space="0" w:color="auto"/>
        <w:left w:val="none" w:sz="0" w:space="0" w:color="auto"/>
        <w:bottom w:val="none" w:sz="0" w:space="0" w:color="auto"/>
        <w:right w:val="none" w:sz="0" w:space="0" w:color="auto"/>
      </w:divBdr>
    </w:div>
    <w:div w:id="1357971491">
      <w:bodyDiv w:val="1"/>
      <w:marLeft w:val="0"/>
      <w:marRight w:val="0"/>
      <w:marTop w:val="0"/>
      <w:marBottom w:val="0"/>
      <w:divBdr>
        <w:top w:val="none" w:sz="0" w:space="0" w:color="auto"/>
        <w:left w:val="none" w:sz="0" w:space="0" w:color="auto"/>
        <w:bottom w:val="none" w:sz="0" w:space="0" w:color="auto"/>
        <w:right w:val="none" w:sz="0" w:space="0" w:color="auto"/>
      </w:divBdr>
    </w:div>
    <w:div w:id="1358920471">
      <w:bodyDiv w:val="1"/>
      <w:marLeft w:val="0"/>
      <w:marRight w:val="0"/>
      <w:marTop w:val="0"/>
      <w:marBottom w:val="0"/>
      <w:divBdr>
        <w:top w:val="none" w:sz="0" w:space="0" w:color="auto"/>
        <w:left w:val="none" w:sz="0" w:space="0" w:color="auto"/>
        <w:bottom w:val="none" w:sz="0" w:space="0" w:color="auto"/>
        <w:right w:val="none" w:sz="0" w:space="0" w:color="auto"/>
      </w:divBdr>
    </w:div>
    <w:div w:id="1358920699">
      <w:bodyDiv w:val="1"/>
      <w:marLeft w:val="0"/>
      <w:marRight w:val="0"/>
      <w:marTop w:val="0"/>
      <w:marBottom w:val="0"/>
      <w:divBdr>
        <w:top w:val="none" w:sz="0" w:space="0" w:color="auto"/>
        <w:left w:val="none" w:sz="0" w:space="0" w:color="auto"/>
        <w:bottom w:val="none" w:sz="0" w:space="0" w:color="auto"/>
        <w:right w:val="none" w:sz="0" w:space="0" w:color="auto"/>
      </w:divBdr>
    </w:div>
    <w:div w:id="1359433864">
      <w:bodyDiv w:val="1"/>
      <w:marLeft w:val="0"/>
      <w:marRight w:val="0"/>
      <w:marTop w:val="0"/>
      <w:marBottom w:val="0"/>
      <w:divBdr>
        <w:top w:val="none" w:sz="0" w:space="0" w:color="auto"/>
        <w:left w:val="none" w:sz="0" w:space="0" w:color="auto"/>
        <w:bottom w:val="none" w:sz="0" w:space="0" w:color="auto"/>
        <w:right w:val="none" w:sz="0" w:space="0" w:color="auto"/>
      </w:divBdr>
    </w:div>
    <w:div w:id="1359576651">
      <w:bodyDiv w:val="1"/>
      <w:marLeft w:val="0"/>
      <w:marRight w:val="0"/>
      <w:marTop w:val="0"/>
      <w:marBottom w:val="0"/>
      <w:divBdr>
        <w:top w:val="none" w:sz="0" w:space="0" w:color="auto"/>
        <w:left w:val="none" w:sz="0" w:space="0" w:color="auto"/>
        <w:bottom w:val="none" w:sz="0" w:space="0" w:color="auto"/>
        <w:right w:val="none" w:sz="0" w:space="0" w:color="auto"/>
      </w:divBdr>
    </w:div>
    <w:div w:id="1361516923">
      <w:bodyDiv w:val="1"/>
      <w:marLeft w:val="0"/>
      <w:marRight w:val="0"/>
      <w:marTop w:val="0"/>
      <w:marBottom w:val="0"/>
      <w:divBdr>
        <w:top w:val="none" w:sz="0" w:space="0" w:color="auto"/>
        <w:left w:val="none" w:sz="0" w:space="0" w:color="auto"/>
        <w:bottom w:val="none" w:sz="0" w:space="0" w:color="auto"/>
        <w:right w:val="none" w:sz="0" w:space="0" w:color="auto"/>
      </w:divBdr>
    </w:div>
    <w:div w:id="1363440405">
      <w:bodyDiv w:val="1"/>
      <w:marLeft w:val="0"/>
      <w:marRight w:val="0"/>
      <w:marTop w:val="0"/>
      <w:marBottom w:val="0"/>
      <w:divBdr>
        <w:top w:val="none" w:sz="0" w:space="0" w:color="auto"/>
        <w:left w:val="none" w:sz="0" w:space="0" w:color="auto"/>
        <w:bottom w:val="none" w:sz="0" w:space="0" w:color="auto"/>
        <w:right w:val="none" w:sz="0" w:space="0" w:color="auto"/>
      </w:divBdr>
    </w:div>
    <w:div w:id="1363557469">
      <w:bodyDiv w:val="1"/>
      <w:marLeft w:val="0"/>
      <w:marRight w:val="0"/>
      <w:marTop w:val="0"/>
      <w:marBottom w:val="0"/>
      <w:divBdr>
        <w:top w:val="none" w:sz="0" w:space="0" w:color="auto"/>
        <w:left w:val="none" w:sz="0" w:space="0" w:color="auto"/>
        <w:bottom w:val="none" w:sz="0" w:space="0" w:color="auto"/>
        <w:right w:val="none" w:sz="0" w:space="0" w:color="auto"/>
      </w:divBdr>
    </w:div>
    <w:div w:id="1364404580">
      <w:bodyDiv w:val="1"/>
      <w:marLeft w:val="0"/>
      <w:marRight w:val="0"/>
      <w:marTop w:val="0"/>
      <w:marBottom w:val="0"/>
      <w:divBdr>
        <w:top w:val="none" w:sz="0" w:space="0" w:color="auto"/>
        <w:left w:val="none" w:sz="0" w:space="0" w:color="auto"/>
        <w:bottom w:val="none" w:sz="0" w:space="0" w:color="auto"/>
        <w:right w:val="none" w:sz="0" w:space="0" w:color="auto"/>
      </w:divBdr>
    </w:div>
    <w:div w:id="1364819296">
      <w:bodyDiv w:val="1"/>
      <w:marLeft w:val="0"/>
      <w:marRight w:val="0"/>
      <w:marTop w:val="0"/>
      <w:marBottom w:val="0"/>
      <w:divBdr>
        <w:top w:val="none" w:sz="0" w:space="0" w:color="auto"/>
        <w:left w:val="none" w:sz="0" w:space="0" w:color="auto"/>
        <w:bottom w:val="none" w:sz="0" w:space="0" w:color="auto"/>
        <w:right w:val="none" w:sz="0" w:space="0" w:color="auto"/>
      </w:divBdr>
    </w:div>
    <w:div w:id="1365474376">
      <w:bodyDiv w:val="1"/>
      <w:marLeft w:val="0"/>
      <w:marRight w:val="0"/>
      <w:marTop w:val="0"/>
      <w:marBottom w:val="0"/>
      <w:divBdr>
        <w:top w:val="none" w:sz="0" w:space="0" w:color="auto"/>
        <w:left w:val="none" w:sz="0" w:space="0" w:color="auto"/>
        <w:bottom w:val="none" w:sz="0" w:space="0" w:color="auto"/>
        <w:right w:val="none" w:sz="0" w:space="0" w:color="auto"/>
      </w:divBdr>
    </w:div>
    <w:div w:id="1365865200">
      <w:bodyDiv w:val="1"/>
      <w:marLeft w:val="0"/>
      <w:marRight w:val="0"/>
      <w:marTop w:val="0"/>
      <w:marBottom w:val="0"/>
      <w:divBdr>
        <w:top w:val="none" w:sz="0" w:space="0" w:color="auto"/>
        <w:left w:val="none" w:sz="0" w:space="0" w:color="auto"/>
        <w:bottom w:val="none" w:sz="0" w:space="0" w:color="auto"/>
        <w:right w:val="none" w:sz="0" w:space="0" w:color="auto"/>
      </w:divBdr>
    </w:div>
    <w:div w:id="1365865610">
      <w:bodyDiv w:val="1"/>
      <w:marLeft w:val="0"/>
      <w:marRight w:val="0"/>
      <w:marTop w:val="0"/>
      <w:marBottom w:val="0"/>
      <w:divBdr>
        <w:top w:val="none" w:sz="0" w:space="0" w:color="auto"/>
        <w:left w:val="none" w:sz="0" w:space="0" w:color="auto"/>
        <w:bottom w:val="none" w:sz="0" w:space="0" w:color="auto"/>
        <w:right w:val="none" w:sz="0" w:space="0" w:color="auto"/>
      </w:divBdr>
    </w:div>
    <w:div w:id="1365867040">
      <w:bodyDiv w:val="1"/>
      <w:marLeft w:val="0"/>
      <w:marRight w:val="0"/>
      <w:marTop w:val="0"/>
      <w:marBottom w:val="0"/>
      <w:divBdr>
        <w:top w:val="none" w:sz="0" w:space="0" w:color="auto"/>
        <w:left w:val="none" w:sz="0" w:space="0" w:color="auto"/>
        <w:bottom w:val="none" w:sz="0" w:space="0" w:color="auto"/>
        <w:right w:val="none" w:sz="0" w:space="0" w:color="auto"/>
      </w:divBdr>
    </w:div>
    <w:div w:id="1365979936">
      <w:bodyDiv w:val="1"/>
      <w:marLeft w:val="0"/>
      <w:marRight w:val="0"/>
      <w:marTop w:val="0"/>
      <w:marBottom w:val="0"/>
      <w:divBdr>
        <w:top w:val="none" w:sz="0" w:space="0" w:color="auto"/>
        <w:left w:val="none" w:sz="0" w:space="0" w:color="auto"/>
        <w:bottom w:val="none" w:sz="0" w:space="0" w:color="auto"/>
        <w:right w:val="none" w:sz="0" w:space="0" w:color="auto"/>
      </w:divBdr>
    </w:div>
    <w:div w:id="1366755578">
      <w:bodyDiv w:val="1"/>
      <w:marLeft w:val="0"/>
      <w:marRight w:val="0"/>
      <w:marTop w:val="0"/>
      <w:marBottom w:val="0"/>
      <w:divBdr>
        <w:top w:val="none" w:sz="0" w:space="0" w:color="auto"/>
        <w:left w:val="none" w:sz="0" w:space="0" w:color="auto"/>
        <w:bottom w:val="none" w:sz="0" w:space="0" w:color="auto"/>
        <w:right w:val="none" w:sz="0" w:space="0" w:color="auto"/>
      </w:divBdr>
    </w:div>
    <w:div w:id="1367751985">
      <w:bodyDiv w:val="1"/>
      <w:marLeft w:val="0"/>
      <w:marRight w:val="0"/>
      <w:marTop w:val="0"/>
      <w:marBottom w:val="0"/>
      <w:divBdr>
        <w:top w:val="none" w:sz="0" w:space="0" w:color="auto"/>
        <w:left w:val="none" w:sz="0" w:space="0" w:color="auto"/>
        <w:bottom w:val="none" w:sz="0" w:space="0" w:color="auto"/>
        <w:right w:val="none" w:sz="0" w:space="0" w:color="auto"/>
      </w:divBdr>
    </w:div>
    <w:div w:id="1368213428">
      <w:bodyDiv w:val="1"/>
      <w:marLeft w:val="0"/>
      <w:marRight w:val="0"/>
      <w:marTop w:val="0"/>
      <w:marBottom w:val="0"/>
      <w:divBdr>
        <w:top w:val="none" w:sz="0" w:space="0" w:color="auto"/>
        <w:left w:val="none" w:sz="0" w:space="0" w:color="auto"/>
        <w:bottom w:val="none" w:sz="0" w:space="0" w:color="auto"/>
        <w:right w:val="none" w:sz="0" w:space="0" w:color="auto"/>
      </w:divBdr>
    </w:div>
    <w:div w:id="1368262679">
      <w:bodyDiv w:val="1"/>
      <w:marLeft w:val="0"/>
      <w:marRight w:val="0"/>
      <w:marTop w:val="0"/>
      <w:marBottom w:val="0"/>
      <w:divBdr>
        <w:top w:val="none" w:sz="0" w:space="0" w:color="auto"/>
        <w:left w:val="none" w:sz="0" w:space="0" w:color="auto"/>
        <w:bottom w:val="none" w:sz="0" w:space="0" w:color="auto"/>
        <w:right w:val="none" w:sz="0" w:space="0" w:color="auto"/>
      </w:divBdr>
    </w:div>
    <w:div w:id="1368723454">
      <w:bodyDiv w:val="1"/>
      <w:marLeft w:val="0"/>
      <w:marRight w:val="0"/>
      <w:marTop w:val="0"/>
      <w:marBottom w:val="0"/>
      <w:divBdr>
        <w:top w:val="none" w:sz="0" w:space="0" w:color="auto"/>
        <w:left w:val="none" w:sz="0" w:space="0" w:color="auto"/>
        <w:bottom w:val="none" w:sz="0" w:space="0" w:color="auto"/>
        <w:right w:val="none" w:sz="0" w:space="0" w:color="auto"/>
      </w:divBdr>
    </w:div>
    <w:div w:id="1368800422">
      <w:bodyDiv w:val="1"/>
      <w:marLeft w:val="0"/>
      <w:marRight w:val="0"/>
      <w:marTop w:val="0"/>
      <w:marBottom w:val="0"/>
      <w:divBdr>
        <w:top w:val="none" w:sz="0" w:space="0" w:color="auto"/>
        <w:left w:val="none" w:sz="0" w:space="0" w:color="auto"/>
        <w:bottom w:val="none" w:sz="0" w:space="0" w:color="auto"/>
        <w:right w:val="none" w:sz="0" w:space="0" w:color="auto"/>
      </w:divBdr>
    </w:div>
    <w:div w:id="1369530923">
      <w:bodyDiv w:val="1"/>
      <w:marLeft w:val="0"/>
      <w:marRight w:val="0"/>
      <w:marTop w:val="0"/>
      <w:marBottom w:val="0"/>
      <w:divBdr>
        <w:top w:val="none" w:sz="0" w:space="0" w:color="auto"/>
        <w:left w:val="none" w:sz="0" w:space="0" w:color="auto"/>
        <w:bottom w:val="none" w:sz="0" w:space="0" w:color="auto"/>
        <w:right w:val="none" w:sz="0" w:space="0" w:color="auto"/>
      </w:divBdr>
    </w:div>
    <w:div w:id="1371107922">
      <w:bodyDiv w:val="1"/>
      <w:marLeft w:val="0"/>
      <w:marRight w:val="0"/>
      <w:marTop w:val="0"/>
      <w:marBottom w:val="0"/>
      <w:divBdr>
        <w:top w:val="none" w:sz="0" w:space="0" w:color="auto"/>
        <w:left w:val="none" w:sz="0" w:space="0" w:color="auto"/>
        <w:bottom w:val="none" w:sz="0" w:space="0" w:color="auto"/>
        <w:right w:val="none" w:sz="0" w:space="0" w:color="auto"/>
      </w:divBdr>
    </w:div>
    <w:div w:id="1371108166">
      <w:bodyDiv w:val="1"/>
      <w:marLeft w:val="0"/>
      <w:marRight w:val="0"/>
      <w:marTop w:val="0"/>
      <w:marBottom w:val="0"/>
      <w:divBdr>
        <w:top w:val="none" w:sz="0" w:space="0" w:color="auto"/>
        <w:left w:val="none" w:sz="0" w:space="0" w:color="auto"/>
        <w:bottom w:val="none" w:sz="0" w:space="0" w:color="auto"/>
        <w:right w:val="none" w:sz="0" w:space="0" w:color="auto"/>
      </w:divBdr>
    </w:div>
    <w:div w:id="1371488429">
      <w:bodyDiv w:val="1"/>
      <w:marLeft w:val="0"/>
      <w:marRight w:val="0"/>
      <w:marTop w:val="0"/>
      <w:marBottom w:val="0"/>
      <w:divBdr>
        <w:top w:val="none" w:sz="0" w:space="0" w:color="auto"/>
        <w:left w:val="none" w:sz="0" w:space="0" w:color="auto"/>
        <w:bottom w:val="none" w:sz="0" w:space="0" w:color="auto"/>
        <w:right w:val="none" w:sz="0" w:space="0" w:color="auto"/>
      </w:divBdr>
    </w:div>
    <w:div w:id="1373074861">
      <w:bodyDiv w:val="1"/>
      <w:marLeft w:val="0"/>
      <w:marRight w:val="0"/>
      <w:marTop w:val="0"/>
      <w:marBottom w:val="0"/>
      <w:divBdr>
        <w:top w:val="none" w:sz="0" w:space="0" w:color="auto"/>
        <w:left w:val="none" w:sz="0" w:space="0" w:color="auto"/>
        <w:bottom w:val="none" w:sz="0" w:space="0" w:color="auto"/>
        <w:right w:val="none" w:sz="0" w:space="0" w:color="auto"/>
      </w:divBdr>
    </w:div>
    <w:div w:id="1373113426">
      <w:bodyDiv w:val="1"/>
      <w:marLeft w:val="0"/>
      <w:marRight w:val="0"/>
      <w:marTop w:val="0"/>
      <w:marBottom w:val="0"/>
      <w:divBdr>
        <w:top w:val="none" w:sz="0" w:space="0" w:color="auto"/>
        <w:left w:val="none" w:sz="0" w:space="0" w:color="auto"/>
        <w:bottom w:val="none" w:sz="0" w:space="0" w:color="auto"/>
        <w:right w:val="none" w:sz="0" w:space="0" w:color="auto"/>
      </w:divBdr>
    </w:div>
    <w:div w:id="1373190103">
      <w:bodyDiv w:val="1"/>
      <w:marLeft w:val="0"/>
      <w:marRight w:val="0"/>
      <w:marTop w:val="0"/>
      <w:marBottom w:val="0"/>
      <w:divBdr>
        <w:top w:val="none" w:sz="0" w:space="0" w:color="auto"/>
        <w:left w:val="none" w:sz="0" w:space="0" w:color="auto"/>
        <w:bottom w:val="none" w:sz="0" w:space="0" w:color="auto"/>
        <w:right w:val="none" w:sz="0" w:space="0" w:color="auto"/>
      </w:divBdr>
    </w:div>
    <w:div w:id="1373728022">
      <w:bodyDiv w:val="1"/>
      <w:marLeft w:val="0"/>
      <w:marRight w:val="0"/>
      <w:marTop w:val="0"/>
      <w:marBottom w:val="0"/>
      <w:divBdr>
        <w:top w:val="none" w:sz="0" w:space="0" w:color="auto"/>
        <w:left w:val="none" w:sz="0" w:space="0" w:color="auto"/>
        <w:bottom w:val="none" w:sz="0" w:space="0" w:color="auto"/>
        <w:right w:val="none" w:sz="0" w:space="0" w:color="auto"/>
      </w:divBdr>
    </w:div>
    <w:div w:id="1374889959">
      <w:bodyDiv w:val="1"/>
      <w:marLeft w:val="0"/>
      <w:marRight w:val="0"/>
      <w:marTop w:val="0"/>
      <w:marBottom w:val="0"/>
      <w:divBdr>
        <w:top w:val="none" w:sz="0" w:space="0" w:color="auto"/>
        <w:left w:val="none" w:sz="0" w:space="0" w:color="auto"/>
        <w:bottom w:val="none" w:sz="0" w:space="0" w:color="auto"/>
        <w:right w:val="none" w:sz="0" w:space="0" w:color="auto"/>
      </w:divBdr>
    </w:div>
    <w:div w:id="1375076761">
      <w:bodyDiv w:val="1"/>
      <w:marLeft w:val="0"/>
      <w:marRight w:val="0"/>
      <w:marTop w:val="0"/>
      <w:marBottom w:val="0"/>
      <w:divBdr>
        <w:top w:val="none" w:sz="0" w:space="0" w:color="auto"/>
        <w:left w:val="none" w:sz="0" w:space="0" w:color="auto"/>
        <w:bottom w:val="none" w:sz="0" w:space="0" w:color="auto"/>
        <w:right w:val="none" w:sz="0" w:space="0" w:color="auto"/>
      </w:divBdr>
    </w:div>
    <w:div w:id="1375540468">
      <w:bodyDiv w:val="1"/>
      <w:marLeft w:val="0"/>
      <w:marRight w:val="0"/>
      <w:marTop w:val="0"/>
      <w:marBottom w:val="0"/>
      <w:divBdr>
        <w:top w:val="none" w:sz="0" w:space="0" w:color="auto"/>
        <w:left w:val="none" w:sz="0" w:space="0" w:color="auto"/>
        <w:bottom w:val="none" w:sz="0" w:space="0" w:color="auto"/>
        <w:right w:val="none" w:sz="0" w:space="0" w:color="auto"/>
      </w:divBdr>
    </w:div>
    <w:div w:id="1376005848">
      <w:bodyDiv w:val="1"/>
      <w:marLeft w:val="0"/>
      <w:marRight w:val="0"/>
      <w:marTop w:val="0"/>
      <w:marBottom w:val="0"/>
      <w:divBdr>
        <w:top w:val="none" w:sz="0" w:space="0" w:color="auto"/>
        <w:left w:val="none" w:sz="0" w:space="0" w:color="auto"/>
        <w:bottom w:val="none" w:sz="0" w:space="0" w:color="auto"/>
        <w:right w:val="none" w:sz="0" w:space="0" w:color="auto"/>
      </w:divBdr>
    </w:div>
    <w:div w:id="1376081729">
      <w:bodyDiv w:val="1"/>
      <w:marLeft w:val="0"/>
      <w:marRight w:val="0"/>
      <w:marTop w:val="0"/>
      <w:marBottom w:val="0"/>
      <w:divBdr>
        <w:top w:val="none" w:sz="0" w:space="0" w:color="auto"/>
        <w:left w:val="none" w:sz="0" w:space="0" w:color="auto"/>
        <w:bottom w:val="none" w:sz="0" w:space="0" w:color="auto"/>
        <w:right w:val="none" w:sz="0" w:space="0" w:color="auto"/>
      </w:divBdr>
    </w:div>
    <w:div w:id="1376351700">
      <w:bodyDiv w:val="1"/>
      <w:marLeft w:val="0"/>
      <w:marRight w:val="0"/>
      <w:marTop w:val="0"/>
      <w:marBottom w:val="0"/>
      <w:divBdr>
        <w:top w:val="none" w:sz="0" w:space="0" w:color="auto"/>
        <w:left w:val="none" w:sz="0" w:space="0" w:color="auto"/>
        <w:bottom w:val="none" w:sz="0" w:space="0" w:color="auto"/>
        <w:right w:val="none" w:sz="0" w:space="0" w:color="auto"/>
      </w:divBdr>
    </w:div>
    <w:div w:id="1376655196">
      <w:bodyDiv w:val="1"/>
      <w:marLeft w:val="0"/>
      <w:marRight w:val="0"/>
      <w:marTop w:val="0"/>
      <w:marBottom w:val="0"/>
      <w:divBdr>
        <w:top w:val="none" w:sz="0" w:space="0" w:color="auto"/>
        <w:left w:val="none" w:sz="0" w:space="0" w:color="auto"/>
        <w:bottom w:val="none" w:sz="0" w:space="0" w:color="auto"/>
        <w:right w:val="none" w:sz="0" w:space="0" w:color="auto"/>
      </w:divBdr>
    </w:div>
    <w:div w:id="1376780718">
      <w:bodyDiv w:val="1"/>
      <w:marLeft w:val="0"/>
      <w:marRight w:val="0"/>
      <w:marTop w:val="0"/>
      <w:marBottom w:val="0"/>
      <w:divBdr>
        <w:top w:val="none" w:sz="0" w:space="0" w:color="auto"/>
        <w:left w:val="none" w:sz="0" w:space="0" w:color="auto"/>
        <w:bottom w:val="none" w:sz="0" w:space="0" w:color="auto"/>
        <w:right w:val="none" w:sz="0" w:space="0" w:color="auto"/>
      </w:divBdr>
    </w:div>
    <w:div w:id="1376812703">
      <w:bodyDiv w:val="1"/>
      <w:marLeft w:val="0"/>
      <w:marRight w:val="0"/>
      <w:marTop w:val="0"/>
      <w:marBottom w:val="0"/>
      <w:divBdr>
        <w:top w:val="none" w:sz="0" w:space="0" w:color="auto"/>
        <w:left w:val="none" w:sz="0" w:space="0" w:color="auto"/>
        <w:bottom w:val="none" w:sz="0" w:space="0" w:color="auto"/>
        <w:right w:val="none" w:sz="0" w:space="0" w:color="auto"/>
      </w:divBdr>
    </w:div>
    <w:div w:id="1377437282">
      <w:bodyDiv w:val="1"/>
      <w:marLeft w:val="0"/>
      <w:marRight w:val="0"/>
      <w:marTop w:val="0"/>
      <w:marBottom w:val="0"/>
      <w:divBdr>
        <w:top w:val="none" w:sz="0" w:space="0" w:color="auto"/>
        <w:left w:val="none" w:sz="0" w:space="0" w:color="auto"/>
        <w:bottom w:val="none" w:sz="0" w:space="0" w:color="auto"/>
        <w:right w:val="none" w:sz="0" w:space="0" w:color="auto"/>
      </w:divBdr>
    </w:div>
    <w:div w:id="1378315776">
      <w:bodyDiv w:val="1"/>
      <w:marLeft w:val="0"/>
      <w:marRight w:val="0"/>
      <w:marTop w:val="0"/>
      <w:marBottom w:val="0"/>
      <w:divBdr>
        <w:top w:val="none" w:sz="0" w:space="0" w:color="auto"/>
        <w:left w:val="none" w:sz="0" w:space="0" w:color="auto"/>
        <w:bottom w:val="none" w:sz="0" w:space="0" w:color="auto"/>
        <w:right w:val="none" w:sz="0" w:space="0" w:color="auto"/>
      </w:divBdr>
    </w:div>
    <w:div w:id="1378503770">
      <w:bodyDiv w:val="1"/>
      <w:marLeft w:val="0"/>
      <w:marRight w:val="0"/>
      <w:marTop w:val="0"/>
      <w:marBottom w:val="0"/>
      <w:divBdr>
        <w:top w:val="none" w:sz="0" w:space="0" w:color="auto"/>
        <w:left w:val="none" w:sz="0" w:space="0" w:color="auto"/>
        <w:bottom w:val="none" w:sz="0" w:space="0" w:color="auto"/>
        <w:right w:val="none" w:sz="0" w:space="0" w:color="auto"/>
      </w:divBdr>
    </w:div>
    <w:div w:id="1378775220">
      <w:bodyDiv w:val="1"/>
      <w:marLeft w:val="0"/>
      <w:marRight w:val="0"/>
      <w:marTop w:val="0"/>
      <w:marBottom w:val="0"/>
      <w:divBdr>
        <w:top w:val="none" w:sz="0" w:space="0" w:color="auto"/>
        <w:left w:val="none" w:sz="0" w:space="0" w:color="auto"/>
        <w:bottom w:val="none" w:sz="0" w:space="0" w:color="auto"/>
        <w:right w:val="none" w:sz="0" w:space="0" w:color="auto"/>
      </w:divBdr>
    </w:div>
    <w:div w:id="1379431630">
      <w:bodyDiv w:val="1"/>
      <w:marLeft w:val="0"/>
      <w:marRight w:val="0"/>
      <w:marTop w:val="0"/>
      <w:marBottom w:val="0"/>
      <w:divBdr>
        <w:top w:val="none" w:sz="0" w:space="0" w:color="auto"/>
        <w:left w:val="none" w:sz="0" w:space="0" w:color="auto"/>
        <w:bottom w:val="none" w:sz="0" w:space="0" w:color="auto"/>
        <w:right w:val="none" w:sz="0" w:space="0" w:color="auto"/>
      </w:divBdr>
    </w:div>
    <w:div w:id="1379822931">
      <w:bodyDiv w:val="1"/>
      <w:marLeft w:val="0"/>
      <w:marRight w:val="0"/>
      <w:marTop w:val="0"/>
      <w:marBottom w:val="0"/>
      <w:divBdr>
        <w:top w:val="none" w:sz="0" w:space="0" w:color="auto"/>
        <w:left w:val="none" w:sz="0" w:space="0" w:color="auto"/>
        <w:bottom w:val="none" w:sz="0" w:space="0" w:color="auto"/>
        <w:right w:val="none" w:sz="0" w:space="0" w:color="auto"/>
      </w:divBdr>
    </w:div>
    <w:div w:id="1380203577">
      <w:bodyDiv w:val="1"/>
      <w:marLeft w:val="0"/>
      <w:marRight w:val="0"/>
      <w:marTop w:val="0"/>
      <w:marBottom w:val="0"/>
      <w:divBdr>
        <w:top w:val="none" w:sz="0" w:space="0" w:color="auto"/>
        <w:left w:val="none" w:sz="0" w:space="0" w:color="auto"/>
        <w:bottom w:val="none" w:sz="0" w:space="0" w:color="auto"/>
        <w:right w:val="none" w:sz="0" w:space="0" w:color="auto"/>
      </w:divBdr>
    </w:div>
    <w:div w:id="1380401683">
      <w:bodyDiv w:val="1"/>
      <w:marLeft w:val="0"/>
      <w:marRight w:val="0"/>
      <w:marTop w:val="0"/>
      <w:marBottom w:val="0"/>
      <w:divBdr>
        <w:top w:val="none" w:sz="0" w:space="0" w:color="auto"/>
        <w:left w:val="none" w:sz="0" w:space="0" w:color="auto"/>
        <w:bottom w:val="none" w:sz="0" w:space="0" w:color="auto"/>
        <w:right w:val="none" w:sz="0" w:space="0" w:color="auto"/>
      </w:divBdr>
    </w:div>
    <w:div w:id="1380738461">
      <w:bodyDiv w:val="1"/>
      <w:marLeft w:val="0"/>
      <w:marRight w:val="0"/>
      <w:marTop w:val="0"/>
      <w:marBottom w:val="0"/>
      <w:divBdr>
        <w:top w:val="none" w:sz="0" w:space="0" w:color="auto"/>
        <w:left w:val="none" w:sz="0" w:space="0" w:color="auto"/>
        <w:bottom w:val="none" w:sz="0" w:space="0" w:color="auto"/>
        <w:right w:val="none" w:sz="0" w:space="0" w:color="auto"/>
      </w:divBdr>
    </w:div>
    <w:div w:id="1381710131">
      <w:bodyDiv w:val="1"/>
      <w:marLeft w:val="0"/>
      <w:marRight w:val="0"/>
      <w:marTop w:val="0"/>
      <w:marBottom w:val="0"/>
      <w:divBdr>
        <w:top w:val="none" w:sz="0" w:space="0" w:color="auto"/>
        <w:left w:val="none" w:sz="0" w:space="0" w:color="auto"/>
        <w:bottom w:val="none" w:sz="0" w:space="0" w:color="auto"/>
        <w:right w:val="none" w:sz="0" w:space="0" w:color="auto"/>
      </w:divBdr>
    </w:div>
    <w:div w:id="1381973880">
      <w:bodyDiv w:val="1"/>
      <w:marLeft w:val="0"/>
      <w:marRight w:val="0"/>
      <w:marTop w:val="0"/>
      <w:marBottom w:val="0"/>
      <w:divBdr>
        <w:top w:val="none" w:sz="0" w:space="0" w:color="auto"/>
        <w:left w:val="none" w:sz="0" w:space="0" w:color="auto"/>
        <w:bottom w:val="none" w:sz="0" w:space="0" w:color="auto"/>
        <w:right w:val="none" w:sz="0" w:space="0" w:color="auto"/>
      </w:divBdr>
    </w:div>
    <w:div w:id="1382166819">
      <w:bodyDiv w:val="1"/>
      <w:marLeft w:val="0"/>
      <w:marRight w:val="0"/>
      <w:marTop w:val="0"/>
      <w:marBottom w:val="0"/>
      <w:divBdr>
        <w:top w:val="none" w:sz="0" w:space="0" w:color="auto"/>
        <w:left w:val="none" w:sz="0" w:space="0" w:color="auto"/>
        <w:bottom w:val="none" w:sz="0" w:space="0" w:color="auto"/>
        <w:right w:val="none" w:sz="0" w:space="0" w:color="auto"/>
      </w:divBdr>
    </w:div>
    <w:div w:id="1382285667">
      <w:bodyDiv w:val="1"/>
      <w:marLeft w:val="0"/>
      <w:marRight w:val="0"/>
      <w:marTop w:val="0"/>
      <w:marBottom w:val="0"/>
      <w:divBdr>
        <w:top w:val="none" w:sz="0" w:space="0" w:color="auto"/>
        <w:left w:val="none" w:sz="0" w:space="0" w:color="auto"/>
        <w:bottom w:val="none" w:sz="0" w:space="0" w:color="auto"/>
        <w:right w:val="none" w:sz="0" w:space="0" w:color="auto"/>
      </w:divBdr>
    </w:div>
    <w:div w:id="1382317298">
      <w:bodyDiv w:val="1"/>
      <w:marLeft w:val="0"/>
      <w:marRight w:val="0"/>
      <w:marTop w:val="0"/>
      <w:marBottom w:val="0"/>
      <w:divBdr>
        <w:top w:val="none" w:sz="0" w:space="0" w:color="auto"/>
        <w:left w:val="none" w:sz="0" w:space="0" w:color="auto"/>
        <w:bottom w:val="none" w:sz="0" w:space="0" w:color="auto"/>
        <w:right w:val="none" w:sz="0" w:space="0" w:color="auto"/>
      </w:divBdr>
    </w:div>
    <w:div w:id="1382826396">
      <w:bodyDiv w:val="1"/>
      <w:marLeft w:val="0"/>
      <w:marRight w:val="0"/>
      <w:marTop w:val="0"/>
      <w:marBottom w:val="0"/>
      <w:divBdr>
        <w:top w:val="none" w:sz="0" w:space="0" w:color="auto"/>
        <w:left w:val="none" w:sz="0" w:space="0" w:color="auto"/>
        <w:bottom w:val="none" w:sz="0" w:space="0" w:color="auto"/>
        <w:right w:val="none" w:sz="0" w:space="0" w:color="auto"/>
      </w:divBdr>
    </w:div>
    <w:div w:id="1383018290">
      <w:bodyDiv w:val="1"/>
      <w:marLeft w:val="0"/>
      <w:marRight w:val="0"/>
      <w:marTop w:val="0"/>
      <w:marBottom w:val="0"/>
      <w:divBdr>
        <w:top w:val="none" w:sz="0" w:space="0" w:color="auto"/>
        <w:left w:val="none" w:sz="0" w:space="0" w:color="auto"/>
        <w:bottom w:val="none" w:sz="0" w:space="0" w:color="auto"/>
        <w:right w:val="none" w:sz="0" w:space="0" w:color="auto"/>
      </w:divBdr>
    </w:div>
    <w:div w:id="1383095849">
      <w:bodyDiv w:val="1"/>
      <w:marLeft w:val="0"/>
      <w:marRight w:val="0"/>
      <w:marTop w:val="0"/>
      <w:marBottom w:val="0"/>
      <w:divBdr>
        <w:top w:val="none" w:sz="0" w:space="0" w:color="auto"/>
        <w:left w:val="none" w:sz="0" w:space="0" w:color="auto"/>
        <w:bottom w:val="none" w:sz="0" w:space="0" w:color="auto"/>
        <w:right w:val="none" w:sz="0" w:space="0" w:color="auto"/>
      </w:divBdr>
    </w:div>
    <w:div w:id="1383552955">
      <w:bodyDiv w:val="1"/>
      <w:marLeft w:val="0"/>
      <w:marRight w:val="0"/>
      <w:marTop w:val="0"/>
      <w:marBottom w:val="0"/>
      <w:divBdr>
        <w:top w:val="none" w:sz="0" w:space="0" w:color="auto"/>
        <w:left w:val="none" w:sz="0" w:space="0" w:color="auto"/>
        <w:bottom w:val="none" w:sz="0" w:space="0" w:color="auto"/>
        <w:right w:val="none" w:sz="0" w:space="0" w:color="auto"/>
      </w:divBdr>
    </w:div>
    <w:div w:id="1383678916">
      <w:bodyDiv w:val="1"/>
      <w:marLeft w:val="0"/>
      <w:marRight w:val="0"/>
      <w:marTop w:val="0"/>
      <w:marBottom w:val="0"/>
      <w:divBdr>
        <w:top w:val="none" w:sz="0" w:space="0" w:color="auto"/>
        <w:left w:val="none" w:sz="0" w:space="0" w:color="auto"/>
        <w:bottom w:val="none" w:sz="0" w:space="0" w:color="auto"/>
        <w:right w:val="none" w:sz="0" w:space="0" w:color="auto"/>
      </w:divBdr>
    </w:div>
    <w:div w:id="1384140701">
      <w:bodyDiv w:val="1"/>
      <w:marLeft w:val="0"/>
      <w:marRight w:val="0"/>
      <w:marTop w:val="0"/>
      <w:marBottom w:val="0"/>
      <w:divBdr>
        <w:top w:val="none" w:sz="0" w:space="0" w:color="auto"/>
        <w:left w:val="none" w:sz="0" w:space="0" w:color="auto"/>
        <w:bottom w:val="none" w:sz="0" w:space="0" w:color="auto"/>
        <w:right w:val="none" w:sz="0" w:space="0" w:color="auto"/>
      </w:divBdr>
    </w:div>
    <w:div w:id="1384251422">
      <w:bodyDiv w:val="1"/>
      <w:marLeft w:val="0"/>
      <w:marRight w:val="0"/>
      <w:marTop w:val="0"/>
      <w:marBottom w:val="0"/>
      <w:divBdr>
        <w:top w:val="none" w:sz="0" w:space="0" w:color="auto"/>
        <w:left w:val="none" w:sz="0" w:space="0" w:color="auto"/>
        <w:bottom w:val="none" w:sz="0" w:space="0" w:color="auto"/>
        <w:right w:val="none" w:sz="0" w:space="0" w:color="auto"/>
      </w:divBdr>
    </w:div>
    <w:div w:id="1384449905">
      <w:bodyDiv w:val="1"/>
      <w:marLeft w:val="0"/>
      <w:marRight w:val="0"/>
      <w:marTop w:val="0"/>
      <w:marBottom w:val="0"/>
      <w:divBdr>
        <w:top w:val="none" w:sz="0" w:space="0" w:color="auto"/>
        <w:left w:val="none" w:sz="0" w:space="0" w:color="auto"/>
        <w:bottom w:val="none" w:sz="0" w:space="0" w:color="auto"/>
        <w:right w:val="none" w:sz="0" w:space="0" w:color="auto"/>
      </w:divBdr>
    </w:div>
    <w:div w:id="1385718756">
      <w:bodyDiv w:val="1"/>
      <w:marLeft w:val="0"/>
      <w:marRight w:val="0"/>
      <w:marTop w:val="0"/>
      <w:marBottom w:val="0"/>
      <w:divBdr>
        <w:top w:val="none" w:sz="0" w:space="0" w:color="auto"/>
        <w:left w:val="none" w:sz="0" w:space="0" w:color="auto"/>
        <w:bottom w:val="none" w:sz="0" w:space="0" w:color="auto"/>
        <w:right w:val="none" w:sz="0" w:space="0" w:color="auto"/>
      </w:divBdr>
    </w:div>
    <w:div w:id="1385791436">
      <w:bodyDiv w:val="1"/>
      <w:marLeft w:val="0"/>
      <w:marRight w:val="0"/>
      <w:marTop w:val="0"/>
      <w:marBottom w:val="0"/>
      <w:divBdr>
        <w:top w:val="none" w:sz="0" w:space="0" w:color="auto"/>
        <w:left w:val="none" w:sz="0" w:space="0" w:color="auto"/>
        <w:bottom w:val="none" w:sz="0" w:space="0" w:color="auto"/>
        <w:right w:val="none" w:sz="0" w:space="0" w:color="auto"/>
      </w:divBdr>
    </w:div>
    <w:div w:id="1386177901">
      <w:bodyDiv w:val="1"/>
      <w:marLeft w:val="0"/>
      <w:marRight w:val="0"/>
      <w:marTop w:val="0"/>
      <w:marBottom w:val="0"/>
      <w:divBdr>
        <w:top w:val="none" w:sz="0" w:space="0" w:color="auto"/>
        <w:left w:val="none" w:sz="0" w:space="0" w:color="auto"/>
        <w:bottom w:val="none" w:sz="0" w:space="0" w:color="auto"/>
        <w:right w:val="none" w:sz="0" w:space="0" w:color="auto"/>
      </w:divBdr>
    </w:div>
    <w:div w:id="1386373017">
      <w:bodyDiv w:val="1"/>
      <w:marLeft w:val="0"/>
      <w:marRight w:val="0"/>
      <w:marTop w:val="0"/>
      <w:marBottom w:val="0"/>
      <w:divBdr>
        <w:top w:val="none" w:sz="0" w:space="0" w:color="auto"/>
        <w:left w:val="none" w:sz="0" w:space="0" w:color="auto"/>
        <w:bottom w:val="none" w:sz="0" w:space="0" w:color="auto"/>
        <w:right w:val="none" w:sz="0" w:space="0" w:color="auto"/>
      </w:divBdr>
    </w:div>
    <w:div w:id="1386685908">
      <w:bodyDiv w:val="1"/>
      <w:marLeft w:val="0"/>
      <w:marRight w:val="0"/>
      <w:marTop w:val="0"/>
      <w:marBottom w:val="0"/>
      <w:divBdr>
        <w:top w:val="none" w:sz="0" w:space="0" w:color="auto"/>
        <w:left w:val="none" w:sz="0" w:space="0" w:color="auto"/>
        <w:bottom w:val="none" w:sz="0" w:space="0" w:color="auto"/>
        <w:right w:val="none" w:sz="0" w:space="0" w:color="auto"/>
      </w:divBdr>
    </w:div>
    <w:div w:id="1387415513">
      <w:bodyDiv w:val="1"/>
      <w:marLeft w:val="0"/>
      <w:marRight w:val="0"/>
      <w:marTop w:val="0"/>
      <w:marBottom w:val="0"/>
      <w:divBdr>
        <w:top w:val="none" w:sz="0" w:space="0" w:color="auto"/>
        <w:left w:val="none" w:sz="0" w:space="0" w:color="auto"/>
        <w:bottom w:val="none" w:sz="0" w:space="0" w:color="auto"/>
        <w:right w:val="none" w:sz="0" w:space="0" w:color="auto"/>
      </w:divBdr>
    </w:div>
    <w:div w:id="1387603900">
      <w:bodyDiv w:val="1"/>
      <w:marLeft w:val="0"/>
      <w:marRight w:val="0"/>
      <w:marTop w:val="0"/>
      <w:marBottom w:val="0"/>
      <w:divBdr>
        <w:top w:val="none" w:sz="0" w:space="0" w:color="auto"/>
        <w:left w:val="none" w:sz="0" w:space="0" w:color="auto"/>
        <w:bottom w:val="none" w:sz="0" w:space="0" w:color="auto"/>
        <w:right w:val="none" w:sz="0" w:space="0" w:color="auto"/>
      </w:divBdr>
    </w:div>
    <w:div w:id="1389259971">
      <w:bodyDiv w:val="1"/>
      <w:marLeft w:val="0"/>
      <w:marRight w:val="0"/>
      <w:marTop w:val="0"/>
      <w:marBottom w:val="0"/>
      <w:divBdr>
        <w:top w:val="none" w:sz="0" w:space="0" w:color="auto"/>
        <w:left w:val="none" w:sz="0" w:space="0" w:color="auto"/>
        <w:bottom w:val="none" w:sz="0" w:space="0" w:color="auto"/>
        <w:right w:val="none" w:sz="0" w:space="0" w:color="auto"/>
      </w:divBdr>
    </w:div>
    <w:div w:id="1389298861">
      <w:bodyDiv w:val="1"/>
      <w:marLeft w:val="0"/>
      <w:marRight w:val="0"/>
      <w:marTop w:val="0"/>
      <w:marBottom w:val="0"/>
      <w:divBdr>
        <w:top w:val="none" w:sz="0" w:space="0" w:color="auto"/>
        <w:left w:val="none" w:sz="0" w:space="0" w:color="auto"/>
        <w:bottom w:val="none" w:sz="0" w:space="0" w:color="auto"/>
        <w:right w:val="none" w:sz="0" w:space="0" w:color="auto"/>
      </w:divBdr>
    </w:div>
    <w:div w:id="1389719063">
      <w:bodyDiv w:val="1"/>
      <w:marLeft w:val="0"/>
      <w:marRight w:val="0"/>
      <w:marTop w:val="0"/>
      <w:marBottom w:val="0"/>
      <w:divBdr>
        <w:top w:val="none" w:sz="0" w:space="0" w:color="auto"/>
        <w:left w:val="none" w:sz="0" w:space="0" w:color="auto"/>
        <w:bottom w:val="none" w:sz="0" w:space="0" w:color="auto"/>
        <w:right w:val="none" w:sz="0" w:space="0" w:color="auto"/>
      </w:divBdr>
    </w:div>
    <w:div w:id="1389721439">
      <w:bodyDiv w:val="1"/>
      <w:marLeft w:val="0"/>
      <w:marRight w:val="0"/>
      <w:marTop w:val="0"/>
      <w:marBottom w:val="0"/>
      <w:divBdr>
        <w:top w:val="none" w:sz="0" w:space="0" w:color="auto"/>
        <w:left w:val="none" w:sz="0" w:space="0" w:color="auto"/>
        <w:bottom w:val="none" w:sz="0" w:space="0" w:color="auto"/>
        <w:right w:val="none" w:sz="0" w:space="0" w:color="auto"/>
      </w:divBdr>
    </w:div>
    <w:div w:id="1390805991">
      <w:bodyDiv w:val="1"/>
      <w:marLeft w:val="0"/>
      <w:marRight w:val="0"/>
      <w:marTop w:val="0"/>
      <w:marBottom w:val="0"/>
      <w:divBdr>
        <w:top w:val="none" w:sz="0" w:space="0" w:color="auto"/>
        <w:left w:val="none" w:sz="0" w:space="0" w:color="auto"/>
        <w:bottom w:val="none" w:sz="0" w:space="0" w:color="auto"/>
        <w:right w:val="none" w:sz="0" w:space="0" w:color="auto"/>
      </w:divBdr>
    </w:div>
    <w:div w:id="1391878595">
      <w:bodyDiv w:val="1"/>
      <w:marLeft w:val="0"/>
      <w:marRight w:val="0"/>
      <w:marTop w:val="0"/>
      <w:marBottom w:val="0"/>
      <w:divBdr>
        <w:top w:val="none" w:sz="0" w:space="0" w:color="auto"/>
        <w:left w:val="none" w:sz="0" w:space="0" w:color="auto"/>
        <w:bottom w:val="none" w:sz="0" w:space="0" w:color="auto"/>
        <w:right w:val="none" w:sz="0" w:space="0" w:color="auto"/>
      </w:divBdr>
    </w:div>
    <w:div w:id="1393501298">
      <w:bodyDiv w:val="1"/>
      <w:marLeft w:val="0"/>
      <w:marRight w:val="0"/>
      <w:marTop w:val="0"/>
      <w:marBottom w:val="0"/>
      <w:divBdr>
        <w:top w:val="none" w:sz="0" w:space="0" w:color="auto"/>
        <w:left w:val="none" w:sz="0" w:space="0" w:color="auto"/>
        <w:bottom w:val="none" w:sz="0" w:space="0" w:color="auto"/>
        <w:right w:val="none" w:sz="0" w:space="0" w:color="auto"/>
      </w:divBdr>
    </w:div>
    <w:div w:id="1393575535">
      <w:bodyDiv w:val="1"/>
      <w:marLeft w:val="0"/>
      <w:marRight w:val="0"/>
      <w:marTop w:val="0"/>
      <w:marBottom w:val="0"/>
      <w:divBdr>
        <w:top w:val="none" w:sz="0" w:space="0" w:color="auto"/>
        <w:left w:val="none" w:sz="0" w:space="0" w:color="auto"/>
        <w:bottom w:val="none" w:sz="0" w:space="0" w:color="auto"/>
        <w:right w:val="none" w:sz="0" w:space="0" w:color="auto"/>
      </w:divBdr>
    </w:div>
    <w:div w:id="1393579180">
      <w:bodyDiv w:val="1"/>
      <w:marLeft w:val="0"/>
      <w:marRight w:val="0"/>
      <w:marTop w:val="0"/>
      <w:marBottom w:val="0"/>
      <w:divBdr>
        <w:top w:val="none" w:sz="0" w:space="0" w:color="auto"/>
        <w:left w:val="none" w:sz="0" w:space="0" w:color="auto"/>
        <w:bottom w:val="none" w:sz="0" w:space="0" w:color="auto"/>
        <w:right w:val="none" w:sz="0" w:space="0" w:color="auto"/>
      </w:divBdr>
    </w:div>
    <w:div w:id="1394236938">
      <w:bodyDiv w:val="1"/>
      <w:marLeft w:val="0"/>
      <w:marRight w:val="0"/>
      <w:marTop w:val="0"/>
      <w:marBottom w:val="0"/>
      <w:divBdr>
        <w:top w:val="none" w:sz="0" w:space="0" w:color="auto"/>
        <w:left w:val="none" w:sz="0" w:space="0" w:color="auto"/>
        <w:bottom w:val="none" w:sz="0" w:space="0" w:color="auto"/>
        <w:right w:val="none" w:sz="0" w:space="0" w:color="auto"/>
      </w:divBdr>
    </w:div>
    <w:div w:id="1395161380">
      <w:bodyDiv w:val="1"/>
      <w:marLeft w:val="0"/>
      <w:marRight w:val="0"/>
      <w:marTop w:val="0"/>
      <w:marBottom w:val="0"/>
      <w:divBdr>
        <w:top w:val="none" w:sz="0" w:space="0" w:color="auto"/>
        <w:left w:val="none" w:sz="0" w:space="0" w:color="auto"/>
        <w:bottom w:val="none" w:sz="0" w:space="0" w:color="auto"/>
        <w:right w:val="none" w:sz="0" w:space="0" w:color="auto"/>
      </w:divBdr>
    </w:div>
    <w:div w:id="1395201050">
      <w:bodyDiv w:val="1"/>
      <w:marLeft w:val="0"/>
      <w:marRight w:val="0"/>
      <w:marTop w:val="0"/>
      <w:marBottom w:val="0"/>
      <w:divBdr>
        <w:top w:val="none" w:sz="0" w:space="0" w:color="auto"/>
        <w:left w:val="none" w:sz="0" w:space="0" w:color="auto"/>
        <w:bottom w:val="none" w:sz="0" w:space="0" w:color="auto"/>
        <w:right w:val="none" w:sz="0" w:space="0" w:color="auto"/>
      </w:divBdr>
    </w:div>
    <w:div w:id="1396201294">
      <w:bodyDiv w:val="1"/>
      <w:marLeft w:val="0"/>
      <w:marRight w:val="0"/>
      <w:marTop w:val="0"/>
      <w:marBottom w:val="0"/>
      <w:divBdr>
        <w:top w:val="none" w:sz="0" w:space="0" w:color="auto"/>
        <w:left w:val="none" w:sz="0" w:space="0" w:color="auto"/>
        <w:bottom w:val="none" w:sz="0" w:space="0" w:color="auto"/>
        <w:right w:val="none" w:sz="0" w:space="0" w:color="auto"/>
      </w:divBdr>
    </w:div>
    <w:div w:id="1396397694">
      <w:bodyDiv w:val="1"/>
      <w:marLeft w:val="0"/>
      <w:marRight w:val="0"/>
      <w:marTop w:val="0"/>
      <w:marBottom w:val="0"/>
      <w:divBdr>
        <w:top w:val="none" w:sz="0" w:space="0" w:color="auto"/>
        <w:left w:val="none" w:sz="0" w:space="0" w:color="auto"/>
        <w:bottom w:val="none" w:sz="0" w:space="0" w:color="auto"/>
        <w:right w:val="none" w:sz="0" w:space="0" w:color="auto"/>
      </w:divBdr>
    </w:div>
    <w:div w:id="1396854097">
      <w:bodyDiv w:val="1"/>
      <w:marLeft w:val="0"/>
      <w:marRight w:val="0"/>
      <w:marTop w:val="0"/>
      <w:marBottom w:val="0"/>
      <w:divBdr>
        <w:top w:val="none" w:sz="0" w:space="0" w:color="auto"/>
        <w:left w:val="none" w:sz="0" w:space="0" w:color="auto"/>
        <w:bottom w:val="none" w:sz="0" w:space="0" w:color="auto"/>
        <w:right w:val="none" w:sz="0" w:space="0" w:color="auto"/>
      </w:divBdr>
    </w:div>
    <w:div w:id="1397507801">
      <w:bodyDiv w:val="1"/>
      <w:marLeft w:val="0"/>
      <w:marRight w:val="0"/>
      <w:marTop w:val="0"/>
      <w:marBottom w:val="0"/>
      <w:divBdr>
        <w:top w:val="none" w:sz="0" w:space="0" w:color="auto"/>
        <w:left w:val="none" w:sz="0" w:space="0" w:color="auto"/>
        <w:bottom w:val="none" w:sz="0" w:space="0" w:color="auto"/>
        <w:right w:val="none" w:sz="0" w:space="0" w:color="auto"/>
      </w:divBdr>
    </w:div>
    <w:div w:id="1397512542">
      <w:bodyDiv w:val="1"/>
      <w:marLeft w:val="0"/>
      <w:marRight w:val="0"/>
      <w:marTop w:val="0"/>
      <w:marBottom w:val="0"/>
      <w:divBdr>
        <w:top w:val="none" w:sz="0" w:space="0" w:color="auto"/>
        <w:left w:val="none" w:sz="0" w:space="0" w:color="auto"/>
        <w:bottom w:val="none" w:sz="0" w:space="0" w:color="auto"/>
        <w:right w:val="none" w:sz="0" w:space="0" w:color="auto"/>
      </w:divBdr>
    </w:div>
    <w:div w:id="1399786516">
      <w:bodyDiv w:val="1"/>
      <w:marLeft w:val="0"/>
      <w:marRight w:val="0"/>
      <w:marTop w:val="0"/>
      <w:marBottom w:val="0"/>
      <w:divBdr>
        <w:top w:val="none" w:sz="0" w:space="0" w:color="auto"/>
        <w:left w:val="none" w:sz="0" w:space="0" w:color="auto"/>
        <w:bottom w:val="none" w:sz="0" w:space="0" w:color="auto"/>
        <w:right w:val="none" w:sz="0" w:space="0" w:color="auto"/>
      </w:divBdr>
    </w:div>
    <w:div w:id="1401487588">
      <w:bodyDiv w:val="1"/>
      <w:marLeft w:val="0"/>
      <w:marRight w:val="0"/>
      <w:marTop w:val="0"/>
      <w:marBottom w:val="0"/>
      <w:divBdr>
        <w:top w:val="none" w:sz="0" w:space="0" w:color="auto"/>
        <w:left w:val="none" w:sz="0" w:space="0" w:color="auto"/>
        <w:bottom w:val="none" w:sz="0" w:space="0" w:color="auto"/>
        <w:right w:val="none" w:sz="0" w:space="0" w:color="auto"/>
      </w:divBdr>
    </w:div>
    <w:div w:id="1401517312">
      <w:bodyDiv w:val="1"/>
      <w:marLeft w:val="0"/>
      <w:marRight w:val="0"/>
      <w:marTop w:val="0"/>
      <w:marBottom w:val="0"/>
      <w:divBdr>
        <w:top w:val="none" w:sz="0" w:space="0" w:color="auto"/>
        <w:left w:val="none" w:sz="0" w:space="0" w:color="auto"/>
        <w:bottom w:val="none" w:sz="0" w:space="0" w:color="auto"/>
        <w:right w:val="none" w:sz="0" w:space="0" w:color="auto"/>
      </w:divBdr>
    </w:div>
    <w:div w:id="1401632866">
      <w:bodyDiv w:val="1"/>
      <w:marLeft w:val="0"/>
      <w:marRight w:val="0"/>
      <w:marTop w:val="0"/>
      <w:marBottom w:val="0"/>
      <w:divBdr>
        <w:top w:val="none" w:sz="0" w:space="0" w:color="auto"/>
        <w:left w:val="none" w:sz="0" w:space="0" w:color="auto"/>
        <w:bottom w:val="none" w:sz="0" w:space="0" w:color="auto"/>
        <w:right w:val="none" w:sz="0" w:space="0" w:color="auto"/>
      </w:divBdr>
    </w:div>
    <w:div w:id="1402101881">
      <w:bodyDiv w:val="1"/>
      <w:marLeft w:val="0"/>
      <w:marRight w:val="0"/>
      <w:marTop w:val="0"/>
      <w:marBottom w:val="0"/>
      <w:divBdr>
        <w:top w:val="none" w:sz="0" w:space="0" w:color="auto"/>
        <w:left w:val="none" w:sz="0" w:space="0" w:color="auto"/>
        <w:bottom w:val="none" w:sz="0" w:space="0" w:color="auto"/>
        <w:right w:val="none" w:sz="0" w:space="0" w:color="auto"/>
      </w:divBdr>
    </w:div>
    <w:div w:id="1402292245">
      <w:bodyDiv w:val="1"/>
      <w:marLeft w:val="0"/>
      <w:marRight w:val="0"/>
      <w:marTop w:val="0"/>
      <w:marBottom w:val="0"/>
      <w:divBdr>
        <w:top w:val="none" w:sz="0" w:space="0" w:color="auto"/>
        <w:left w:val="none" w:sz="0" w:space="0" w:color="auto"/>
        <w:bottom w:val="none" w:sz="0" w:space="0" w:color="auto"/>
        <w:right w:val="none" w:sz="0" w:space="0" w:color="auto"/>
      </w:divBdr>
    </w:div>
    <w:div w:id="1402483591">
      <w:bodyDiv w:val="1"/>
      <w:marLeft w:val="0"/>
      <w:marRight w:val="0"/>
      <w:marTop w:val="0"/>
      <w:marBottom w:val="0"/>
      <w:divBdr>
        <w:top w:val="none" w:sz="0" w:space="0" w:color="auto"/>
        <w:left w:val="none" w:sz="0" w:space="0" w:color="auto"/>
        <w:bottom w:val="none" w:sz="0" w:space="0" w:color="auto"/>
        <w:right w:val="none" w:sz="0" w:space="0" w:color="auto"/>
      </w:divBdr>
    </w:div>
    <w:div w:id="1402561103">
      <w:bodyDiv w:val="1"/>
      <w:marLeft w:val="0"/>
      <w:marRight w:val="0"/>
      <w:marTop w:val="0"/>
      <w:marBottom w:val="0"/>
      <w:divBdr>
        <w:top w:val="none" w:sz="0" w:space="0" w:color="auto"/>
        <w:left w:val="none" w:sz="0" w:space="0" w:color="auto"/>
        <w:bottom w:val="none" w:sz="0" w:space="0" w:color="auto"/>
        <w:right w:val="none" w:sz="0" w:space="0" w:color="auto"/>
      </w:divBdr>
    </w:div>
    <w:div w:id="1403484354">
      <w:bodyDiv w:val="1"/>
      <w:marLeft w:val="0"/>
      <w:marRight w:val="0"/>
      <w:marTop w:val="0"/>
      <w:marBottom w:val="0"/>
      <w:divBdr>
        <w:top w:val="none" w:sz="0" w:space="0" w:color="auto"/>
        <w:left w:val="none" w:sz="0" w:space="0" w:color="auto"/>
        <w:bottom w:val="none" w:sz="0" w:space="0" w:color="auto"/>
        <w:right w:val="none" w:sz="0" w:space="0" w:color="auto"/>
      </w:divBdr>
    </w:div>
    <w:div w:id="1403792424">
      <w:bodyDiv w:val="1"/>
      <w:marLeft w:val="0"/>
      <w:marRight w:val="0"/>
      <w:marTop w:val="0"/>
      <w:marBottom w:val="0"/>
      <w:divBdr>
        <w:top w:val="none" w:sz="0" w:space="0" w:color="auto"/>
        <w:left w:val="none" w:sz="0" w:space="0" w:color="auto"/>
        <w:bottom w:val="none" w:sz="0" w:space="0" w:color="auto"/>
        <w:right w:val="none" w:sz="0" w:space="0" w:color="auto"/>
      </w:divBdr>
    </w:div>
    <w:div w:id="1403916306">
      <w:bodyDiv w:val="1"/>
      <w:marLeft w:val="0"/>
      <w:marRight w:val="0"/>
      <w:marTop w:val="0"/>
      <w:marBottom w:val="0"/>
      <w:divBdr>
        <w:top w:val="none" w:sz="0" w:space="0" w:color="auto"/>
        <w:left w:val="none" w:sz="0" w:space="0" w:color="auto"/>
        <w:bottom w:val="none" w:sz="0" w:space="0" w:color="auto"/>
        <w:right w:val="none" w:sz="0" w:space="0" w:color="auto"/>
      </w:divBdr>
    </w:div>
    <w:div w:id="1404521624">
      <w:bodyDiv w:val="1"/>
      <w:marLeft w:val="0"/>
      <w:marRight w:val="0"/>
      <w:marTop w:val="0"/>
      <w:marBottom w:val="0"/>
      <w:divBdr>
        <w:top w:val="none" w:sz="0" w:space="0" w:color="auto"/>
        <w:left w:val="none" w:sz="0" w:space="0" w:color="auto"/>
        <w:bottom w:val="none" w:sz="0" w:space="0" w:color="auto"/>
        <w:right w:val="none" w:sz="0" w:space="0" w:color="auto"/>
      </w:divBdr>
    </w:div>
    <w:div w:id="1404789957">
      <w:bodyDiv w:val="1"/>
      <w:marLeft w:val="0"/>
      <w:marRight w:val="0"/>
      <w:marTop w:val="0"/>
      <w:marBottom w:val="0"/>
      <w:divBdr>
        <w:top w:val="none" w:sz="0" w:space="0" w:color="auto"/>
        <w:left w:val="none" w:sz="0" w:space="0" w:color="auto"/>
        <w:bottom w:val="none" w:sz="0" w:space="0" w:color="auto"/>
        <w:right w:val="none" w:sz="0" w:space="0" w:color="auto"/>
      </w:divBdr>
    </w:div>
    <w:div w:id="1405180428">
      <w:bodyDiv w:val="1"/>
      <w:marLeft w:val="0"/>
      <w:marRight w:val="0"/>
      <w:marTop w:val="0"/>
      <w:marBottom w:val="0"/>
      <w:divBdr>
        <w:top w:val="none" w:sz="0" w:space="0" w:color="auto"/>
        <w:left w:val="none" w:sz="0" w:space="0" w:color="auto"/>
        <w:bottom w:val="none" w:sz="0" w:space="0" w:color="auto"/>
        <w:right w:val="none" w:sz="0" w:space="0" w:color="auto"/>
      </w:divBdr>
    </w:div>
    <w:div w:id="1405493680">
      <w:bodyDiv w:val="1"/>
      <w:marLeft w:val="0"/>
      <w:marRight w:val="0"/>
      <w:marTop w:val="0"/>
      <w:marBottom w:val="0"/>
      <w:divBdr>
        <w:top w:val="none" w:sz="0" w:space="0" w:color="auto"/>
        <w:left w:val="none" w:sz="0" w:space="0" w:color="auto"/>
        <w:bottom w:val="none" w:sz="0" w:space="0" w:color="auto"/>
        <w:right w:val="none" w:sz="0" w:space="0" w:color="auto"/>
      </w:divBdr>
    </w:div>
    <w:div w:id="1405645467">
      <w:bodyDiv w:val="1"/>
      <w:marLeft w:val="0"/>
      <w:marRight w:val="0"/>
      <w:marTop w:val="0"/>
      <w:marBottom w:val="0"/>
      <w:divBdr>
        <w:top w:val="none" w:sz="0" w:space="0" w:color="auto"/>
        <w:left w:val="none" w:sz="0" w:space="0" w:color="auto"/>
        <w:bottom w:val="none" w:sz="0" w:space="0" w:color="auto"/>
        <w:right w:val="none" w:sz="0" w:space="0" w:color="auto"/>
      </w:divBdr>
    </w:div>
    <w:div w:id="1405682925">
      <w:bodyDiv w:val="1"/>
      <w:marLeft w:val="0"/>
      <w:marRight w:val="0"/>
      <w:marTop w:val="0"/>
      <w:marBottom w:val="0"/>
      <w:divBdr>
        <w:top w:val="none" w:sz="0" w:space="0" w:color="auto"/>
        <w:left w:val="none" w:sz="0" w:space="0" w:color="auto"/>
        <w:bottom w:val="none" w:sz="0" w:space="0" w:color="auto"/>
        <w:right w:val="none" w:sz="0" w:space="0" w:color="auto"/>
      </w:divBdr>
    </w:div>
    <w:div w:id="1406218002">
      <w:bodyDiv w:val="1"/>
      <w:marLeft w:val="0"/>
      <w:marRight w:val="0"/>
      <w:marTop w:val="0"/>
      <w:marBottom w:val="0"/>
      <w:divBdr>
        <w:top w:val="none" w:sz="0" w:space="0" w:color="auto"/>
        <w:left w:val="none" w:sz="0" w:space="0" w:color="auto"/>
        <w:bottom w:val="none" w:sz="0" w:space="0" w:color="auto"/>
        <w:right w:val="none" w:sz="0" w:space="0" w:color="auto"/>
      </w:divBdr>
    </w:div>
    <w:div w:id="1406537551">
      <w:bodyDiv w:val="1"/>
      <w:marLeft w:val="0"/>
      <w:marRight w:val="0"/>
      <w:marTop w:val="0"/>
      <w:marBottom w:val="0"/>
      <w:divBdr>
        <w:top w:val="none" w:sz="0" w:space="0" w:color="auto"/>
        <w:left w:val="none" w:sz="0" w:space="0" w:color="auto"/>
        <w:bottom w:val="none" w:sz="0" w:space="0" w:color="auto"/>
        <w:right w:val="none" w:sz="0" w:space="0" w:color="auto"/>
      </w:divBdr>
    </w:div>
    <w:div w:id="1406762629">
      <w:bodyDiv w:val="1"/>
      <w:marLeft w:val="0"/>
      <w:marRight w:val="0"/>
      <w:marTop w:val="0"/>
      <w:marBottom w:val="0"/>
      <w:divBdr>
        <w:top w:val="none" w:sz="0" w:space="0" w:color="auto"/>
        <w:left w:val="none" w:sz="0" w:space="0" w:color="auto"/>
        <w:bottom w:val="none" w:sz="0" w:space="0" w:color="auto"/>
        <w:right w:val="none" w:sz="0" w:space="0" w:color="auto"/>
      </w:divBdr>
    </w:div>
    <w:div w:id="1406949877">
      <w:bodyDiv w:val="1"/>
      <w:marLeft w:val="0"/>
      <w:marRight w:val="0"/>
      <w:marTop w:val="0"/>
      <w:marBottom w:val="0"/>
      <w:divBdr>
        <w:top w:val="none" w:sz="0" w:space="0" w:color="auto"/>
        <w:left w:val="none" w:sz="0" w:space="0" w:color="auto"/>
        <w:bottom w:val="none" w:sz="0" w:space="0" w:color="auto"/>
        <w:right w:val="none" w:sz="0" w:space="0" w:color="auto"/>
      </w:divBdr>
    </w:div>
    <w:div w:id="1406992598">
      <w:bodyDiv w:val="1"/>
      <w:marLeft w:val="0"/>
      <w:marRight w:val="0"/>
      <w:marTop w:val="0"/>
      <w:marBottom w:val="0"/>
      <w:divBdr>
        <w:top w:val="none" w:sz="0" w:space="0" w:color="auto"/>
        <w:left w:val="none" w:sz="0" w:space="0" w:color="auto"/>
        <w:bottom w:val="none" w:sz="0" w:space="0" w:color="auto"/>
        <w:right w:val="none" w:sz="0" w:space="0" w:color="auto"/>
      </w:divBdr>
    </w:div>
    <w:div w:id="1406993718">
      <w:bodyDiv w:val="1"/>
      <w:marLeft w:val="0"/>
      <w:marRight w:val="0"/>
      <w:marTop w:val="0"/>
      <w:marBottom w:val="0"/>
      <w:divBdr>
        <w:top w:val="none" w:sz="0" w:space="0" w:color="auto"/>
        <w:left w:val="none" w:sz="0" w:space="0" w:color="auto"/>
        <w:bottom w:val="none" w:sz="0" w:space="0" w:color="auto"/>
        <w:right w:val="none" w:sz="0" w:space="0" w:color="auto"/>
      </w:divBdr>
    </w:div>
    <w:div w:id="1408309646">
      <w:bodyDiv w:val="1"/>
      <w:marLeft w:val="0"/>
      <w:marRight w:val="0"/>
      <w:marTop w:val="0"/>
      <w:marBottom w:val="0"/>
      <w:divBdr>
        <w:top w:val="none" w:sz="0" w:space="0" w:color="auto"/>
        <w:left w:val="none" w:sz="0" w:space="0" w:color="auto"/>
        <w:bottom w:val="none" w:sz="0" w:space="0" w:color="auto"/>
        <w:right w:val="none" w:sz="0" w:space="0" w:color="auto"/>
      </w:divBdr>
    </w:div>
    <w:div w:id="1408723693">
      <w:bodyDiv w:val="1"/>
      <w:marLeft w:val="0"/>
      <w:marRight w:val="0"/>
      <w:marTop w:val="0"/>
      <w:marBottom w:val="0"/>
      <w:divBdr>
        <w:top w:val="none" w:sz="0" w:space="0" w:color="auto"/>
        <w:left w:val="none" w:sz="0" w:space="0" w:color="auto"/>
        <w:bottom w:val="none" w:sz="0" w:space="0" w:color="auto"/>
        <w:right w:val="none" w:sz="0" w:space="0" w:color="auto"/>
      </w:divBdr>
    </w:div>
    <w:div w:id="1409109000">
      <w:bodyDiv w:val="1"/>
      <w:marLeft w:val="0"/>
      <w:marRight w:val="0"/>
      <w:marTop w:val="0"/>
      <w:marBottom w:val="0"/>
      <w:divBdr>
        <w:top w:val="none" w:sz="0" w:space="0" w:color="auto"/>
        <w:left w:val="none" w:sz="0" w:space="0" w:color="auto"/>
        <w:bottom w:val="none" w:sz="0" w:space="0" w:color="auto"/>
        <w:right w:val="none" w:sz="0" w:space="0" w:color="auto"/>
      </w:divBdr>
    </w:div>
    <w:div w:id="1410612783">
      <w:bodyDiv w:val="1"/>
      <w:marLeft w:val="0"/>
      <w:marRight w:val="0"/>
      <w:marTop w:val="0"/>
      <w:marBottom w:val="0"/>
      <w:divBdr>
        <w:top w:val="none" w:sz="0" w:space="0" w:color="auto"/>
        <w:left w:val="none" w:sz="0" w:space="0" w:color="auto"/>
        <w:bottom w:val="none" w:sz="0" w:space="0" w:color="auto"/>
        <w:right w:val="none" w:sz="0" w:space="0" w:color="auto"/>
      </w:divBdr>
    </w:div>
    <w:div w:id="1411121306">
      <w:bodyDiv w:val="1"/>
      <w:marLeft w:val="0"/>
      <w:marRight w:val="0"/>
      <w:marTop w:val="0"/>
      <w:marBottom w:val="0"/>
      <w:divBdr>
        <w:top w:val="none" w:sz="0" w:space="0" w:color="auto"/>
        <w:left w:val="none" w:sz="0" w:space="0" w:color="auto"/>
        <w:bottom w:val="none" w:sz="0" w:space="0" w:color="auto"/>
        <w:right w:val="none" w:sz="0" w:space="0" w:color="auto"/>
      </w:divBdr>
    </w:div>
    <w:div w:id="1411121661">
      <w:bodyDiv w:val="1"/>
      <w:marLeft w:val="0"/>
      <w:marRight w:val="0"/>
      <w:marTop w:val="0"/>
      <w:marBottom w:val="0"/>
      <w:divBdr>
        <w:top w:val="none" w:sz="0" w:space="0" w:color="auto"/>
        <w:left w:val="none" w:sz="0" w:space="0" w:color="auto"/>
        <w:bottom w:val="none" w:sz="0" w:space="0" w:color="auto"/>
        <w:right w:val="none" w:sz="0" w:space="0" w:color="auto"/>
      </w:divBdr>
    </w:div>
    <w:div w:id="1411389793">
      <w:bodyDiv w:val="1"/>
      <w:marLeft w:val="0"/>
      <w:marRight w:val="0"/>
      <w:marTop w:val="0"/>
      <w:marBottom w:val="0"/>
      <w:divBdr>
        <w:top w:val="none" w:sz="0" w:space="0" w:color="auto"/>
        <w:left w:val="none" w:sz="0" w:space="0" w:color="auto"/>
        <w:bottom w:val="none" w:sz="0" w:space="0" w:color="auto"/>
        <w:right w:val="none" w:sz="0" w:space="0" w:color="auto"/>
      </w:divBdr>
    </w:div>
    <w:div w:id="1411542932">
      <w:bodyDiv w:val="1"/>
      <w:marLeft w:val="0"/>
      <w:marRight w:val="0"/>
      <w:marTop w:val="0"/>
      <w:marBottom w:val="0"/>
      <w:divBdr>
        <w:top w:val="none" w:sz="0" w:space="0" w:color="auto"/>
        <w:left w:val="none" w:sz="0" w:space="0" w:color="auto"/>
        <w:bottom w:val="none" w:sz="0" w:space="0" w:color="auto"/>
        <w:right w:val="none" w:sz="0" w:space="0" w:color="auto"/>
      </w:divBdr>
    </w:div>
    <w:div w:id="1413509963">
      <w:bodyDiv w:val="1"/>
      <w:marLeft w:val="0"/>
      <w:marRight w:val="0"/>
      <w:marTop w:val="0"/>
      <w:marBottom w:val="0"/>
      <w:divBdr>
        <w:top w:val="none" w:sz="0" w:space="0" w:color="auto"/>
        <w:left w:val="none" w:sz="0" w:space="0" w:color="auto"/>
        <w:bottom w:val="none" w:sz="0" w:space="0" w:color="auto"/>
        <w:right w:val="none" w:sz="0" w:space="0" w:color="auto"/>
      </w:divBdr>
    </w:div>
    <w:div w:id="1413546556">
      <w:bodyDiv w:val="1"/>
      <w:marLeft w:val="0"/>
      <w:marRight w:val="0"/>
      <w:marTop w:val="0"/>
      <w:marBottom w:val="0"/>
      <w:divBdr>
        <w:top w:val="none" w:sz="0" w:space="0" w:color="auto"/>
        <w:left w:val="none" w:sz="0" w:space="0" w:color="auto"/>
        <w:bottom w:val="none" w:sz="0" w:space="0" w:color="auto"/>
        <w:right w:val="none" w:sz="0" w:space="0" w:color="auto"/>
      </w:divBdr>
    </w:div>
    <w:div w:id="1413746009">
      <w:bodyDiv w:val="1"/>
      <w:marLeft w:val="0"/>
      <w:marRight w:val="0"/>
      <w:marTop w:val="0"/>
      <w:marBottom w:val="0"/>
      <w:divBdr>
        <w:top w:val="none" w:sz="0" w:space="0" w:color="auto"/>
        <w:left w:val="none" w:sz="0" w:space="0" w:color="auto"/>
        <w:bottom w:val="none" w:sz="0" w:space="0" w:color="auto"/>
        <w:right w:val="none" w:sz="0" w:space="0" w:color="auto"/>
      </w:divBdr>
    </w:div>
    <w:div w:id="1415010390">
      <w:bodyDiv w:val="1"/>
      <w:marLeft w:val="0"/>
      <w:marRight w:val="0"/>
      <w:marTop w:val="0"/>
      <w:marBottom w:val="0"/>
      <w:divBdr>
        <w:top w:val="none" w:sz="0" w:space="0" w:color="auto"/>
        <w:left w:val="none" w:sz="0" w:space="0" w:color="auto"/>
        <w:bottom w:val="none" w:sz="0" w:space="0" w:color="auto"/>
        <w:right w:val="none" w:sz="0" w:space="0" w:color="auto"/>
      </w:divBdr>
    </w:div>
    <w:div w:id="1416049460">
      <w:bodyDiv w:val="1"/>
      <w:marLeft w:val="0"/>
      <w:marRight w:val="0"/>
      <w:marTop w:val="0"/>
      <w:marBottom w:val="0"/>
      <w:divBdr>
        <w:top w:val="none" w:sz="0" w:space="0" w:color="auto"/>
        <w:left w:val="none" w:sz="0" w:space="0" w:color="auto"/>
        <w:bottom w:val="none" w:sz="0" w:space="0" w:color="auto"/>
        <w:right w:val="none" w:sz="0" w:space="0" w:color="auto"/>
      </w:divBdr>
    </w:div>
    <w:div w:id="1416366940">
      <w:bodyDiv w:val="1"/>
      <w:marLeft w:val="0"/>
      <w:marRight w:val="0"/>
      <w:marTop w:val="0"/>
      <w:marBottom w:val="0"/>
      <w:divBdr>
        <w:top w:val="none" w:sz="0" w:space="0" w:color="auto"/>
        <w:left w:val="none" w:sz="0" w:space="0" w:color="auto"/>
        <w:bottom w:val="none" w:sz="0" w:space="0" w:color="auto"/>
        <w:right w:val="none" w:sz="0" w:space="0" w:color="auto"/>
      </w:divBdr>
    </w:div>
    <w:div w:id="1417172655">
      <w:bodyDiv w:val="1"/>
      <w:marLeft w:val="0"/>
      <w:marRight w:val="0"/>
      <w:marTop w:val="0"/>
      <w:marBottom w:val="0"/>
      <w:divBdr>
        <w:top w:val="none" w:sz="0" w:space="0" w:color="auto"/>
        <w:left w:val="none" w:sz="0" w:space="0" w:color="auto"/>
        <w:bottom w:val="none" w:sz="0" w:space="0" w:color="auto"/>
        <w:right w:val="none" w:sz="0" w:space="0" w:color="auto"/>
      </w:divBdr>
    </w:div>
    <w:div w:id="1417358529">
      <w:bodyDiv w:val="1"/>
      <w:marLeft w:val="0"/>
      <w:marRight w:val="0"/>
      <w:marTop w:val="0"/>
      <w:marBottom w:val="0"/>
      <w:divBdr>
        <w:top w:val="none" w:sz="0" w:space="0" w:color="auto"/>
        <w:left w:val="none" w:sz="0" w:space="0" w:color="auto"/>
        <w:bottom w:val="none" w:sz="0" w:space="0" w:color="auto"/>
        <w:right w:val="none" w:sz="0" w:space="0" w:color="auto"/>
      </w:divBdr>
    </w:div>
    <w:div w:id="1418091062">
      <w:bodyDiv w:val="1"/>
      <w:marLeft w:val="0"/>
      <w:marRight w:val="0"/>
      <w:marTop w:val="0"/>
      <w:marBottom w:val="0"/>
      <w:divBdr>
        <w:top w:val="none" w:sz="0" w:space="0" w:color="auto"/>
        <w:left w:val="none" w:sz="0" w:space="0" w:color="auto"/>
        <w:bottom w:val="none" w:sz="0" w:space="0" w:color="auto"/>
        <w:right w:val="none" w:sz="0" w:space="0" w:color="auto"/>
      </w:divBdr>
    </w:div>
    <w:div w:id="1418094882">
      <w:bodyDiv w:val="1"/>
      <w:marLeft w:val="0"/>
      <w:marRight w:val="0"/>
      <w:marTop w:val="0"/>
      <w:marBottom w:val="0"/>
      <w:divBdr>
        <w:top w:val="none" w:sz="0" w:space="0" w:color="auto"/>
        <w:left w:val="none" w:sz="0" w:space="0" w:color="auto"/>
        <w:bottom w:val="none" w:sz="0" w:space="0" w:color="auto"/>
        <w:right w:val="none" w:sz="0" w:space="0" w:color="auto"/>
      </w:divBdr>
    </w:div>
    <w:div w:id="1418600598">
      <w:bodyDiv w:val="1"/>
      <w:marLeft w:val="0"/>
      <w:marRight w:val="0"/>
      <w:marTop w:val="0"/>
      <w:marBottom w:val="0"/>
      <w:divBdr>
        <w:top w:val="none" w:sz="0" w:space="0" w:color="auto"/>
        <w:left w:val="none" w:sz="0" w:space="0" w:color="auto"/>
        <w:bottom w:val="none" w:sz="0" w:space="0" w:color="auto"/>
        <w:right w:val="none" w:sz="0" w:space="0" w:color="auto"/>
      </w:divBdr>
    </w:div>
    <w:div w:id="1418600885">
      <w:bodyDiv w:val="1"/>
      <w:marLeft w:val="0"/>
      <w:marRight w:val="0"/>
      <w:marTop w:val="0"/>
      <w:marBottom w:val="0"/>
      <w:divBdr>
        <w:top w:val="none" w:sz="0" w:space="0" w:color="auto"/>
        <w:left w:val="none" w:sz="0" w:space="0" w:color="auto"/>
        <w:bottom w:val="none" w:sz="0" w:space="0" w:color="auto"/>
        <w:right w:val="none" w:sz="0" w:space="0" w:color="auto"/>
      </w:divBdr>
    </w:div>
    <w:div w:id="1419205797">
      <w:bodyDiv w:val="1"/>
      <w:marLeft w:val="0"/>
      <w:marRight w:val="0"/>
      <w:marTop w:val="0"/>
      <w:marBottom w:val="0"/>
      <w:divBdr>
        <w:top w:val="none" w:sz="0" w:space="0" w:color="auto"/>
        <w:left w:val="none" w:sz="0" w:space="0" w:color="auto"/>
        <w:bottom w:val="none" w:sz="0" w:space="0" w:color="auto"/>
        <w:right w:val="none" w:sz="0" w:space="0" w:color="auto"/>
      </w:divBdr>
    </w:div>
    <w:div w:id="1419399152">
      <w:bodyDiv w:val="1"/>
      <w:marLeft w:val="0"/>
      <w:marRight w:val="0"/>
      <w:marTop w:val="0"/>
      <w:marBottom w:val="0"/>
      <w:divBdr>
        <w:top w:val="none" w:sz="0" w:space="0" w:color="auto"/>
        <w:left w:val="none" w:sz="0" w:space="0" w:color="auto"/>
        <w:bottom w:val="none" w:sz="0" w:space="0" w:color="auto"/>
        <w:right w:val="none" w:sz="0" w:space="0" w:color="auto"/>
      </w:divBdr>
    </w:div>
    <w:div w:id="1419869163">
      <w:bodyDiv w:val="1"/>
      <w:marLeft w:val="0"/>
      <w:marRight w:val="0"/>
      <w:marTop w:val="0"/>
      <w:marBottom w:val="0"/>
      <w:divBdr>
        <w:top w:val="none" w:sz="0" w:space="0" w:color="auto"/>
        <w:left w:val="none" w:sz="0" w:space="0" w:color="auto"/>
        <w:bottom w:val="none" w:sz="0" w:space="0" w:color="auto"/>
        <w:right w:val="none" w:sz="0" w:space="0" w:color="auto"/>
      </w:divBdr>
    </w:div>
    <w:div w:id="1420323283">
      <w:bodyDiv w:val="1"/>
      <w:marLeft w:val="0"/>
      <w:marRight w:val="0"/>
      <w:marTop w:val="0"/>
      <w:marBottom w:val="0"/>
      <w:divBdr>
        <w:top w:val="none" w:sz="0" w:space="0" w:color="auto"/>
        <w:left w:val="none" w:sz="0" w:space="0" w:color="auto"/>
        <w:bottom w:val="none" w:sz="0" w:space="0" w:color="auto"/>
        <w:right w:val="none" w:sz="0" w:space="0" w:color="auto"/>
      </w:divBdr>
    </w:div>
    <w:div w:id="1421095778">
      <w:bodyDiv w:val="1"/>
      <w:marLeft w:val="0"/>
      <w:marRight w:val="0"/>
      <w:marTop w:val="0"/>
      <w:marBottom w:val="0"/>
      <w:divBdr>
        <w:top w:val="none" w:sz="0" w:space="0" w:color="auto"/>
        <w:left w:val="none" w:sz="0" w:space="0" w:color="auto"/>
        <w:bottom w:val="none" w:sz="0" w:space="0" w:color="auto"/>
        <w:right w:val="none" w:sz="0" w:space="0" w:color="auto"/>
      </w:divBdr>
    </w:div>
    <w:div w:id="1422220760">
      <w:bodyDiv w:val="1"/>
      <w:marLeft w:val="0"/>
      <w:marRight w:val="0"/>
      <w:marTop w:val="0"/>
      <w:marBottom w:val="0"/>
      <w:divBdr>
        <w:top w:val="none" w:sz="0" w:space="0" w:color="auto"/>
        <w:left w:val="none" w:sz="0" w:space="0" w:color="auto"/>
        <w:bottom w:val="none" w:sz="0" w:space="0" w:color="auto"/>
        <w:right w:val="none" w:sz="0" w:space="0" w:color="auto"/>
      </w:divBdr>
    </w:div>
    <w:div w:id="1422408721">
      <w:bodyDiv w:val="1"/>
      <w:marLeft w:val="0"/>
      <w:marRight w:val="0"/>
      <w:marTop w:val="0"/>
      <w:marBottom w:val="0"/>
      <w:divBdr>
        <w:top w:val="none" w:sz="0" w:space="0" w:color="auto"/>
        <w:left w:val="none" w:sz="0" w:space="0" w:color="auto"/>
        <w:bottom w:val="none" w:sz="0" w:space="0" w:color="auto"/>
        <w:right w:val="none" w:sz="0" w:space="0" w:color="auto"/>
      </w:divBdr>
    </w:div>
    <w:div w:id="1423068531">
      <w:bodyDiv w:val="1"/>
      <w:marLeft w:val="0"/>
      <w:marRight w:val="0"/>
      <w:marTop w:val="0"/>
      <w:marBottom w:val="0"/>
      <w:divBdr>
        <w:top w:val="none" w:sz="0" w:space="0" w:color="auto"/>
        <w:left w:val="none" w:sz="0" w:space="0" w:color="auto"/>
        <w:bottom w:val="none" w:sz="0" w:space="0" w:color="auto"/>
        <w:right w:val="none" w:sz="0" w:space="0" w:color="auto"/>
      </w:divBdr>
    </w:div>
    <w:div w:id="1423918787">
      <w:bodyDiv w:val="1"/>
      <w:marLeft w:val="0"/>
      <w:marRight w:val="0"/>
      <w:marTop w:val="0"/>
      <w:marBottom w:val="0"/>
      <w:divBdr>
        <w:top w:val="none" w:sz="0" w:space="0" w:color="auto"/>
        <w:left w:val="none" w:sz="0" w:space="0" w:color="auto"/>
        <w:bottom w:val="none" w:sz="0" w:space="0" w:color="auto"/>
        <w:right w:val="none" w:sz="0" w:space="0" w:color="auto"/>
      </w:divBdr>
    </w:div>
    <w:div w:id="1424691418">
      <w:bodyDiv w:val="1"/>
      <w:marLeft w:val="0"/>
      <w:marRight w:val="0"/>
      <w:marTop w:val="0"/>
      <w:marBottom w:val="0"/>
      <w:divBdr>
        <w:top w:val="none" w:sz="0" w:space="0" w:color="auto"/>
        <w:left w:val="none" w:sz="0" w:space="0" w:color="auto"/>
        <w:bottom w:val="none" w:sz="0" w:space="0" w:color="auto"/>
        <w:right w:val="none" w:sz="0" w:space="0" w:color="auto"/>
      </w:divBdr>
    </w:div>
    <w:div w:id="1424839484">
      <w:bodyDiv w:val="1"/>
      <w:marLeft w:val="0"/>
      <w:marRight w:val="0"/>
      <w:marTop w:val="0"/>
      <w:marBottom w:val="0"/>
      <w:divBdr>
        <w:top w:val="none" w:sz="0" w:space="0" w:color="auto"/>
        <w:left w:val="none" w:sz="0" w:space="0" w:color="auto"/>
        <w:bottom w:val="none" w:sz="0" w:space="0" w:color="auto"/>
        <w:right w:val="none" w:sz="0" w:space="0" w:color="auto"/>
      </w:divBdr>
    </w:div>
    <w:div w:id="1425299345">
      <w:bodyDiv w:val="1"/>
      <w:marLeft w:val="0"/>
      <w:marRight w:val="0"/>
      <w:marTop w:val="0"/>
      <w:marBottom w:val="0"/>
      <w:divBdr>
        <w:top w:val="none" w:sz="0" w:space="0" w:color="auto"/>
        <w:left w:val="none" w:sz="0" w:space="0" w:color="auto"/>
        <w:bottom w:val="none" w:sz="0" w:space="0" w:color="auto"/>
        <w:right w:val="none" w:sz="0" w:space="0" w:color="auto"/>
      </w:divBdr>
    </w:div>
    <w:div w:id="1425372260">
      <w:bodyDiv w:val="1"/>
      <w:marLeft w:val="0"/>
      <w:marRight w:val="0"/>
      <w:marTop w:val="0"/>
      <w:marBottom w:val="0"/>
      <w:divBdr>
        <w:top w:val="none" w:sz="0" w:space="0" w:color="auto"/>
        <w:left w:val="none" w:sz="0" w:space="0" w:color="auto"/>
        <w:bottom w:val="none" w:sz="0" w:space="0" w:color="auto"/>
        <w:right w:val="none" w:sz="0" w:space="0" w:color="auto"/>
      </w:divBdr>
    </w:div>
    <w:div w:id="1425568963">
      <w:bodyDiv w:val="1"/>
      <w:marLeft w:val="0"/>
      <w:marRight w:val="0"/>
      <w:marTop w:val="0"/>
      <w:marBottom w:val="0"/>
      <w:divBdr>
        <w:top w:val="none" w:sz="0" w:space="0" w:color="auto"/>
        <w:left w:val="none" w:sz="0" w:space="0" w:color="auto"/>
        <w:bottom w:val="none" w:sz="0" w:space="0" w:color="auto"/>
        <w:right w:val="none" w:sz="0" w:space="0" w:color="auto"/>
      </w:divBdr>
    </w:div>
    <w:div w:id="1426225577">
      <w:bodyDiv w:val="1"/>
      <w:marLeft w:val="0"/>
      <w:marRight w:val="0"/>
      <w:marTop w:val="0"/>
      <w:marBottom w:val="0"/>
      <w:divBdr>
        <w:top w:val="none" w:sz="0" w:space="0" w:color="auto"/>
        <w:left w:val="none" w:sz="0" w:space="0" w:color="auto"/>
        <w:bottom w:val="none" w:sz="0" w:space="0" w:color="auto"/>
        <w:right w:val="none" w:sz="0" w:space="0" w:color="auto"/>
      </w:divBdr>
    </w:div>
    <w:div w:id="1426457583">
      <w:bodyDiv w:val="1"/>
      <w:marLeft w:val="0"/>
      <w:marRight w:val="0"/>
      <w:marTop w:val="0"/>
      <w:marBottom w:val="0"/>
      <w:divBdr>
        <w:top w:val="none" w:sz="0" w:space="0" w:color="auto"/>
        <w:left w:val="none" w:sz="0" w:space="0" w:color="auto"/>
        <w:bottom w:val="none" w:sz="0" w:space="0" w:color="auto"/>
        <w:right w:val="none" w:sz="0" w:space="0" w:color="auto"/>
      </w:divBdr>
    </w:div>
    <w:div w:id="1426531634">
      <w:bodyDiv w:val="1"/>
      <w:marLeft w:val="0"/>
      <w:marRight w:val="0"/>
      <w:marTop w:val="0"/>
      <w:marBottom w:val="0"/>
      <w:divBdr>
        <w:top w:val="none" w:sz="0" w:space="0" w:color="auto"/>
        <w:left w:val="none" w:sz="0" w:space="0" w:color="auto"/>
        <w:bottom w:val="none" w:sz="0" w:space="0" w:color="auto"/>
        <w:right w:val="none" w:sz="0" w:space="0" w:color="auto"/>
      </w:divBdr>
    </w:div>
    <w:div w:id="1426607625">
      <w:bodyDiv w:val="1"/>
      <w:marLeft w:val="0"/>
      <w:marRight w:val="0"/>
      <w:marTop w:val="0"/>
      <w:marBottom w:val="0"/>
      <w:divBdr>
        <w:top w:val="none" w:sz="0" w:space="0" w:color="auto"/>
        <w:left w:val="none" w:sz="0" w:space="0" w:color="auto"/>
        <w:bottom w:val="none" w:sz="0" w:space="0" w:color="auto"/>
        <w:right w:val="none" w:sz="0" w:space="0" w:color="auto"/>
      </w:divBdr>
    </w:div>
    <w:div w:id="1427799329">
      <w:bodyDiv w:val="1"/>
      <w:marLeft w:val="0"/>
      <w:marRight w:val="0"/>
      <w:marTop w:val="0"/>
      <w:marBottom w:val="0"/>
      <w:divBdr>
        <w:top w:val="none" w:sz="0" w:space="0" w:color="auto"/>
        <w:left w:val="none" w:sz="0" w:space="0" w:color="auto"/>
        <w:bottom w:val="none" w:sz="0" w:space="0" w:color="auto"/>
        <w:right w:val="none" w:sz="0" w:space="0" w:color="auto"/>
      </w:divBdr>
    </w:div>
    <w:div w:id="1428188087">
      <w:bodyDiv w:val="1"/>
      <w:marLeft w:val="0"/>
      <w:marRight w:val="0"/>
      <w:marTop w:val="0"/>
      <w:marBottom w:val="0"/>
      <w:divBdr>
        <w:top w:val="none" w:sz="0" w:space="0" w:color="auto"/>
        <w:left w:val="none" w:sz="0" w:space="0" w:color="auto"/>
        <w:bottom w:val="none" w:sz="0" w:space="0" w:color="auto"/>
        <w:right w:val="none" w:sz="0" w:space="0" w:color="auto"/>
      </w:divBdr>
    </w:div>
    <w:div w:id="1428842845">
      <w:bodyDiv w:val="1"/>
      <w:marLeft w:val="0"/>
      <w:marRight w:val="0"/>
      <w:marTop w:val="0"/>
      <w:marBottom w:val="0"/>
      <w:divBdr>
        <w:top w:val="none" w:sz="0" w:space="0" w:color="auto"/>
        <w:left w:val="none" w:sz="0" w:space="0" w:color="auto"/>
        <w:bottom w:val="none" w:sz="0" w:space="0" w:color="auto"/>
        <w:right w:val="none" w:sz="0" w:space="0" w:color="auto"/>
      </w:divBdr>
    </w:div>
    <w:div w:id="1429157815">
      <w:bodyDiv w:val="1"/>
      <w:marLeft w:val="0"/>
      <w:marRight w:val="0"/>
      <w:marTop w:val="0"/>
      <w:marBottom w:val="0"/>
      <w:divBdr>
        <w:top w:val="none" w:sz="0" w:space="0" w:color="auto"/>
        <w:left w:val="none" w:sz="0" w:space="0" w:color="auto"/>
        <w:bottom w:val="none" w:sz="0" w:space="0" w:color="auto"/>
        <w:right w:val="none" w:sz="0" w:space="0" w:color="auto"/>
      </w:divBdr>
    </w:div>
    <w:div w:id="1429159141">
      <w:bodyDiv w:val="1"/>
      <w:marLeft w:val="0"/>
      <w:marRight w:val="0"/>
      <w:marTop w:val="0"/>
      <w:marBottom w:val="0"/>
      <w:divBdr>
        <w:top w:val="none" w:sz="0" w:space="0" w:color="auto"/>
        <w:left w:val="none" w:sz="0" w:space="0" w:color="auto"/>
        <w:bottom w:val="none" w:sz="0" w:space="0" w:color="auto"/>
        <w:right w:val="none" w:sz="0" w:space="0" w:color="auto"/>
      </w:divBdr>
    </w:div>
    <w:div w:id="1429931174">
      <w:bodyDiv w:val="1"/>
      <w:marLeft w:val="0"/>
      <w:marRight w:val="0"/>
      <w:marTop w:val="0"/>
      <w:marBottom w:val="0"/>
      <w:divBdr>
        <w:top w:val="none" w:sz="0" w:space="0" w:color="auto"/>
        <w:left w:val="none" w:sz="0" w:space="0" w:color="auto"/>
        <w:bottom w:val="none" w:sz="0" w:space="0" w:color="auto"/>
        <w:right w:val="none" w:sz="0" w:space="0" w:color="auto"/>
      </w:divBdr>
    </w:div>
    <w:div w:id="1431197473">
      <w:bodyDiv w:val="1"/>
      <w:marLeft w:val="0"/>
      <w:marRight w:val="0"/>
      <w:marTop w:val="0"/>
      <w:marBottom w:val="0"/>
      <w:divBdr>
        <w:top w:val="none" w:sz="0" w:space="0" w:color="auto"/>
        <w:left w:val="none" w:sz="0" w:space="0" w:color="auto"/>
        <w:bottom w:val="none" w:sz="0" w:space="0" w:color="auto"/>
        <w:right w:val="none" w:sz="0" w:space="0" w:color="auto"/>
      </w:divBdr>
    </w:div>
    <w:div w:id="1431311755">
      <w:bodyDiv w:val="1"/>
      <w:marLeft w:val="0"/>
      <w:marRight w:val="0"/>
      <w:marTop w:val="0"/>
      <w:marBottom w:val="0"/>
      <w:divBdr>
        <w:top w:val="none" w:sz="0" w:space="0" w:color="auto"/>
        <w:left w:val="none" w:sz="0" w:space="0" w:color="auto"/>
        <w:bottom w:val="none" w:sz="0" w:space="0" w:color="auto"/>
        <w:right w:val="none" w:sz="0" w:space="0" w:color="auto"/>
      </w:divBdr>
    </w:div>
    <w:div w:id="1431778626">
      <w:bodyDiv w:val="1"/>
      <w:marLeft w:val="0"/>
      <w:marRight w:val="0"/>
      <w:marTop w:val="0"/>
      <w:marBottom w:val="0"/>
      <w:divBdr>
        <w:top w:val="none" w:sz="0" w:space="0" w:color="auto"/>
        <w:left w:val="none" w:sz="0" w:space="0" w:color="auto"/>
        <w:bottom w:val="none" w:sz="0" w:space="0" w:color="auto"/>
        <w:right w:val="none" w:sz="0" w:space="0" w:color="auto"/>
      </w:divBdr>
    </w:div>
    <w:div w:id="1431967934">
      <w:bodyDiv w:val="1"/>
      <w:marLeft w:val="0"/>
      <w:marRight w:val="0"/>
      <w:marTop w:val="0"/>
      <w:marBottom w:val="0"/>
      <w:divBdr>
        <w:top w:val="none" w:sz="0" w:space="0" w:color="auto"/>
        <w:left w:val="none" w:sz="0" w:space="0" w:color="auto"/>
        <w:bottom w:val="none" w:sz="0" w:space="0" w:color="auto"/>
        <w:right w:val="none" w:sz="0" w:space="0" w:color="auto"/>
      </w:divBdr>
    </w:div>
    <w:div w:id="1432968364">
      <w:bodyDiv w:val="1"/>
      <w:marLeft w:val="0"/>
      <w:marRight w:val="0"/>
      <w:marTop w:val="0"/>
      <w:marBottom w:val="0"/>
      <w:divBdr>
        <w:top w:val="none" w:sz="0" w:space="0" w:color="auto"/>
        <w:left w:val="none" w:sz="0" w:space="0" w:color="auto"/>
        <w:bottom w:val="none" w:sz="0" w:space="0" w:color="auto"/>
        <w:right w:val="none" w:sz="0" w:space="0" w:color="auto"/>
      </w:divBdr>
    </w:div>
    <w:div w:id="1433550892">
      <w:bodyDiv w:val="1"/>
      <w:marLeft w:val="0"/>
      <w:marRight w:val="0"/>
      <w:marTop w:val="0"/>
      <w:marBottom w:val="0"/>
      <w:divBdr>
        <w:top w:val="none" w:sz="0" w:space="0" w:color="auto"/>
        <w:left w:val="none" w:sz="0" w:space="0" w:color="auto"/>
        <w:bottom w:val="none" w:sz="0" w:space="0" w:color="auto"/>
        <w:right w:val="none" w:sz="0" w:space="0" w:color="auto"/>
      </w:divBdr>
    </w:div>
    <w:div w:id="1433667201">
      <w:bodyDiv w:val="1"/>
      <w:marLeft w:val="0"/>
      <w:marRight w:val="0"/>
      <w:marTop w:val="0"/>
      <w:marBottom w:val="0"/>
      <w:divBdr>
        <w:top w:val="none" w:sz="0" w:space="0" w:color="auto"/>
        <w:left w:val="none" w:sz="0" w:space="0" w:color="auto"/>
        <w:bottom w:val="none" w:sz="0" w:space="0" w:color="auto"/>
        <w:right w:val="none" w:sz="0" w:space="0" w:color="auto"/>
      </w:divBdr>
    </w:div>
    <w:div w:id="1433932547">
      <w:bodyDiv w:val="1"/>
      <w:marLeft w:val="0"/>
      <w:marRight w:val="0"/>
      <w:marTop w:val="0"/>
      <w:marBottom w:val="0"/>
      <w:divBdr>
        <w:top w:val="none" w:sz="0" w:space="0" w:color="auto"/>
        <w:left w:val="none" w:sz="0" w:space="0" w:color="auto"/>
        <w:bottom w:val="none" w:sz="0" w:space="0" w:color="auto"/>
        <w:right w:val="none" w:sz="0" w:space="0" w:color="auto"/>
      </w:divBdr>
    </w:div>
    <w:div w:id="1434403228">
      <w:bodyDiv w:val="1"/>
      <w:marLeft w:val="0"/>
      <w:marRight w:val="0"/>
      <w:marTop w:val="0"/>
      <w:marBottom w:val="0"/>
      <w:divBdr>
        <w:top w:val="none" w:sz="0" w:space="0" w:color="auto"/>
        <w:left w:val="none" w:sz="0" w:space="0" w:color="auto"/>
        <w:bottom w:val="none" w:sz="0" w:space="0" w:color="auto"/>
        <w:right w:val="none" w:sz="0" w:space="0" w:color="auto"/>
      </w:divBdr>
    </w:div>
    <w:div w:id="1434478589">
      <w:bodyDiv w:val="1"/>
      <w:marLeft w:val="0"/>
      <w:marRight w:val="0"/>
      <w:marTop w:val="0"/>
      <w:marBottom w:val="0"/>
      <w:divBdr>
        <w:top w:val="none" w:sz="0" w:space="0" w:color="auto"/>
        <w:left w:val="none" w:sz="0" w:space="0" w:color="auto"/>
        <w:bottom w:val="none" w:sz="0" w:space="0" w:color="auto"/>
        <w:right w:val="none" w:sz="0" w:space="0" w:color="auto"/>
      </w:divBdr>
    </w:div>
    <w:div w:id="1434521097">
      <w:bodyDiv w:val="1"/>
      <w:marLeft w:val="0"/>
      <w:marRight w:val="0"/>
      <w:marTop w:val="0"/>
      <w:marBottom w:val="0"/>
      <w:divBdr>
        <w:top w:val="none" w:sz="0" w:space="0" w:color="auto"/>
        <w:left w:val="none" w:sz="0" w:space="0" w:color="auto"/>
        <w:bottom w:val="none" w:sz="0" w:space="0" w:color="auto"/>
        <w:right w:val="none" w:sz="0" w:space="0" w:color="auto"/>
      </w:divBdr>
    </w:div>
    <w:div w:id="1434745171">
      <w:bodyDiv w:val="1"/>
      <w:marLeft w:val="0"/>
      <w:marRight w:val="0"/>
      <w:marTop w:val="0"/>
      <w:marBottom w:val="0"/>
      <w:divBdr>
        <w:top w:val="none" w:sz="0" w:space="0" w:color="auto"/>
        <w:left w:val="none" w:sz="0" w:space="0" w:color="auto"/>
        <w:bottom w:val="none" w:sz="0" w:space="0" w:color="auto"/>
        <w:right w:val="none" w:sz="0" w:space="0" w:color="auto"/>
      </w:divBdr>
    </w:div>
    <w:div w:id="1435126030">
      <w:bodyDiv w:val="1"/>
      <w:marLeft w:val="0"/>
      <w:marRight w:val="0"/>
      <w:marTop w:val="0"/>
      <w:marBottom w:val="0"/>
      <w:divBdr>
        <w:top w:val="none" w:sz="0" w:space="0" w:color="auto"/>
        <w:left w:val="none" w:sz="0" w:space="0" w:color="auto"/>
        <w:bottom w:val="none" w:sz="0" w:space="0" w:color="auto"/>
        <w:right w:val="none" w:sz="0" w:space="0" w:color="auto"/>
      </w:divBdr>
    </w:div>
    <w:div w:id="1435711488">
      <w:bodyDiv w:val="1"/>
      <w:marLeft w:val="0"/>
      <w:marRight w:val="0"/>
      <w:marTop w:val="0"/>
      <w:marBottom w:val="0"/>
      <w:divBdr>
        <w:top w:val="none" w:sz="0" w:space="0" w:color="auto"/>
        <w:left w:val="none" w:sz="0" w:space="0" w:color="auto"/>
        <w:bottom w:val="none" w:sz="0" w:space="0" w:color="auto"/>
        <w:right w:val="none" w:sz="0" w:space="0" w:color="auto"/>
      </w:divBdr>
    </w:div>
    <w:div w:id="1435903854">
      <w:bodyDiv w:val="1"/>
      <w:marLeft w:val="0"/>
      <w:marRight w:val="0"/>
      <w:marTop w:val="0"/>
      <w:marBottom w:val="0"/>
      <w:divBdr>
        <w:top w:val="none" w:sz="0" w:space="0" w:color="auto"/>
        <w:left w:val="none" w:sz="0" w:space="0" w:color="auto"/>
        <w:bottom w:val="none" w:sz="0" w:space="0" w:color="auto"/>
        <w:right w:val="none" w:sz="0" w:space="0" w:color="auto"/>
      </w:divBdr>
    </w:div>
    <w:div w:id="1435978929">
      <w:bodyDiv w:val="1"/>
      <w:marLeft w:val="0"/>
      <w:marRight w:val="0"/>
      <w:marTop w:val="0"/>
      <w:marBottom w:val="0"/>
      <w:divBdr>
        <w:top w:val="none" w:sz="0" w:space="0" w:color="auto"/>
        <w:left w:val="none" w:sz="0" w:space="0" w:color="auto"/>
        <w:bottom w:val="none" w:sz="0" w:space="0" w:color="auto"/>
        <w:right w:val="none" w:sz="0" w:space="0" w:color="auto"/>
      </w:divBdr>
    </w:div>
    <w:div w:id="1436099884">
      <w:bodyDiv w:val="1"/>
      <w:marLeft w:val="0"/>
      <w:marRight w:val="0"/>
      <w:marTop w:val="0"/>
      <w:marBottom w:val="0"/>
      <w:divBdr>
        <w:top w:val="none" w:sz="0" w:space="0" w:color="auto"/>
        <w:left w:val="none" w:sz="0" w:space="0" w:color="auto"/>
        <w:bottom w:val="none" w:sz="0" w:space="0" w:color="auto"/>
        <w:right w:val="none" w:sz="0" w:space="0" w:color="auto"/>
      </w:divBdr>
    </w:div>
    <w:div w:id="1436172401">
      <w:bodyDiv w:val="1"/>
      <w:marLeft w:val="0"/>
      <w:marRight w:val="0"/>
      <w:marTop w:val="0"/>
      <w:marBottom w:val="0"/>
      <w:divBdr>
        <w:top w:val="none" w:sz="0" w:space="0" w:color="auto"/>
        <w:left w:val="none" w:sz="0" w:space="0" w:color="auto"/>
        <w:bottom w:val="none" w:sz="0" w:space="0" w:color="auto"/>
        <w:right w:val="none" w:sz="0" w:space="0" w:color="auto"/>
      </w:divBdr>
    </w:div>
    <w:div w:id="1436251355">
      <w:bodyDiv w:val="1"/>
      <w:marLeft w:val="0"/>
      <w:marRight w:val="0"/>
      <w:marTop w:val="0"/>
      <w:marBottom w:val="0"/>
      <w:divBdr>
        <w:top w:val="none" w:sz="0" w:space="0" w:color="auto"/>
        <w:left w:val="none" w:sz="0" w:space="0" w:color="auto"/>
        <w:bottom w:val="none" w:sz="0" w:space="0" w:color="auto"/>
        <w:right w:val="none" w:sz="0" w:space="0" w:color="auto"/>
      </w:divBdr>
    </w:div>
    <w:div w:id="1436558952">
      <w:bodyDiv w:val="1"/>
      <w:marLeft w:val="0"/>
      <w:marRight w:val="0"/>
      <w:marTop w:val="0"/>
      <w:marBottom w:val="0"/>
      <w:divBdr>
        <w:top w:val="none" w:sz="0" w:space="0" w:color="auto"/>
        <w:left w:val="none" w:sz="0" w:space="0" w:color="auto"/>
        <w:bottom w:val="none" w:sz="0" w:space="0" w:color="auto"/>
        <w:right w:val="none" w:sz="0" w:space="0" w:color="auto"/>
      </w:divBdr>
    </w:div>
    <w:div w:id="1437944074">
      <w:bodyDiv w:val="1"/>
      <w:marLeft w:val="0"/>
      <w:marRight w:val="0"/>
      <w:marTop w:val="0"/>
      <w:marBottom w:val="0"/>
      <w:divBdr>
        <w:top w:val="none" w:sz="0" w:space="0" w:color="auto"/>
        <w:left w:val="none" w:sz="0" w:space="0" w:color="auto"/>
        <w:bottom w:val="none" w:sz="0" w:space="0" w:color="auto"/>
        <w:right w:val="none" w:sz="0" w:space="0" w:color="auto"/>
      </w:divBdr>
    </w:div>
    <w:div w:id="1438062945">
      <w:bodyDiv w:val="1"/>
      <w:marLeft w:val="0"/>
      <w:marRight w:val="0"/>
      <w:marTop w:val="0"/>
      <w:marBottom w:val="0"/>
      <w:divBdr>
        <w:top w:val="none" w:sz="0" w:space="0" w:color="auto"/>
        <w:left w:val="none" w:sz="0" w:space="0" w:color="auto"/>
        <w:bottom w:val="none" w:sz="0" w:space="0" w:color="auto"/>
        <w:right w:val="none" w:sz="0" w:space="0" w:color="auto"/>
      </w:divBdr>
    </w:div>
    <w:div w:id="1438210463">
      <w:bodyDiv w:val="1"/>
      <w:marLeft w:val="0"/>
      <w:marRight w:val="0"/>
      <w:marTop w:val="0"/>
      <w:marBottom w:val="0"/>
      <w:divBdr>
        <w:top w:val="none" w:sz="0" w:space="0" w:color="auto"/>
        <w:left w:val="none" w:sz="0" w:space="0" w:color="auto"/>
        <w:bottom w:val="none" w:sz="0" w:space="0" w:color="auto"/>
        <w:right w:val="none" w:sz="0" w:space="0" w:color="auto"/>
      </w:divBdr>
    </w:div>
    <w:div w:id="1438332375">
      <w:bodyDiv w:val="1"/>
      <w:marLeft w:val="0"/>
      <w:marRight w:val="0"/>
      <w:marTop w:val="0"/>
      <w:marBottom w:val="0"/>
      <w:divBdr>
        <w:top w:val="none" w:sz="0" w:space="0" w:color="auto"/>
        <w:left w:val="none" w:sz="0" w:space="0" w:color="auto"/>
        <w:bottom w:val="none" w:sz="0" w:space="0" w:color="auto"/>
        <w:right w:val="none" w:sz="0" w:space="0" w:color="auto"/>
      </w:divBdr>
    </w:div>
    <w:div w:id="1438524891">
      <w:bodyDiv w:val="1"/>
      <w:marLeft w:val="0"/>
      <w:marRight w:val="0"/>
      <w:marTop w:val="0"/>
      <w:marBottom w:val="0"/>
      <w:divBdr>
        <w:top w:val="none" w:sz="0" w:space="0" w:color="auto"/>
        <w:left w:val="none" w:sz="0" w:space="0" w:color="auto"/>
        <w:bottom w:val="none" w:sz="0" w:space="0" w:color="auto"/>
        <w:right w:val="none" w:sz="0" w:space="0" w:color="auto"/>
      </w:divBdr>
    </w:div>
    <w:div w:id="1438527081">
      <w:bodyDiv w:val="1"/>
      <w:marLeft w:val="0"/>
      <w:marRight w:val="0"/>
      <w:marTop w:val="0"/>
      <w:marBottom w:val="0"/>
      <w:divBdr>
        <w:top w:val="none" w:sz="0" w:space="0" w:color="auto"/>
        <w:left w:val="none" w:sz="0" w:space="0" w:color="auto"/>
        <w:bottom w:val="none" w:sz="0" w:space="0" w:color="auto"/>
        <w:right w:val="none" w:sz="0" w:space="0" w:color="auto"/>
      </w:divBdr>
    </w:div>
    <w:div w:id="1439106415">
      <w:bodyDiv w:val="1"/>
      <w:marLeft w:val="0"/>
      <w:marRight w:val="0"/>
      <w:marTop w:val="0"/>
      <w:marBottom w:val="0"/>
      <w:divBdr>
        <w:top w:val="none" w:sz="0" w:space="0" w:color="auto"/>
        <w:left w:val="none" w:sz="0" w:space="0" w:color="auto"/>
        <w:bottom w:val="none" w:sz="0" w:space="0" w:color="auto"/>
        <w:right w:val="none" w:sz="0" w:space="0" w:color="auto"/>
      </w:divBdr>
    </w:div>
    <w:div w:id="1439250840">
      <w:bodyDiv w:val="1"/>
      <w:marLeft w:val="0"/>
      <w:marRight w:val="0"/>
      <w:marTop w:val="0"/>
      <w:marBottom w:val="0"/>
      <w:divBdr>
        <w:top w:val="none" w:sz="0" w:space="0" w:color="auto"/>
        <w:left w:val="none" w:sz="0" w:space="0" w:color="auto"/>
        <w:bottom w:val="none" w:sz="0" w:space="0" w:color="auto"/>
        <w:right w:val="none" w:sz="0" w:space="0" w:color="auto"/>
      </w:divBdr>
    </w:div>
    <w:div w:id="1439372914">
      <w:bodyDiv w:val="1"/>
      <w:marLeft w:val="0"/>
      <w:marRight w:val="0"/>
      <w:marTop w:val="0"/>
      <w:marBottom w:val="0"/>
      <w:divBdr>
        <w:top w:val="none" w:sz="0" w:space="0" w:color="auto"/>
        <w:left w:val="none" w:sz="0" w:space="0" w:color="auto"/>
        <w:bottom w:val="none" w:sz="0" w:space="0" w:color="auto"/>
        <w:right w:val="none" w:sz="0" w:space="0" w:color="auto"/>
      </w:divBdr>
    </w:div>
    <w:div w:id="1440373428">
      <w:bodyDiv w:val="1"/>
      <w:marLeft w:val="0"/>
      <w:marRight w:val="0"/>
      <w:marTop w:val="0"/>
      <w:marBottom w:val="0"/>
      <w:divBdr>
        <w:top w:val="none" w:sz="0" w:space="0" w:color="auto"/>
        <w:left w:val="none" w:sz="0" w:space="0" w:color="auto"/>
        <w:bottom w:val="none" w:sz="0" w:space="0" w:color="auto"/>
        <w:right w:val="none" w:sz="0" w:space="0" w:color="auto"/>
      </w:divBdr>
    </w:div>
    <w:div w:id="1440837419">
      <w:bodyDiv w:val="1"/>
      <w:marLeft w:val="0"/>
      <w:marRight w:val="0"/>
      <w:marTop w:val="0"/>
      <w:marBottom w:val="0"/>
      <w:divBdr>
        <w:top w:val="none" w:sz="0" w:space="0" w:color="auto"/>
        <w:left w:val="none" w:sz="0" w:space="0" w:color="auto"/>
        <w:bottom w:val="none" w:sz="0" w:space="0" w:color="auto"/>
        <w:right w:val="none" w:sz="0" w:space="0" w:color="auto"/>
      </w:divBdr>
    </w:div>
    <w:div w:id="1441562379">
      <w:bodyDiv w:val="1"/>
      <w:marLeft w:val="0"/>
      <w:marRight w:val="0"/>
      <w:marTop w:val="0"/>
      <w:marBottom w:val="0"/>
      <w:divBdr>
        <w:top w:val="none" w:sz="0" w:space="0" w:color="auto"/>
        <w:left w:val="none" w:sz="0" w:space="0" w:color="auto"/>
        <w:bottom w:val="none" w:sz="0" w:space="0" w:color="auto"/>
        <w:right w:val="none" w:sz="0" w:space="0" w:color="auto"/>
      </w:divBdr>
    </w:div>
    <w:div w:id="1441878773">
      <w:bodyDiv w:val="1"/>
      <w:marLeft w:val="0"/>
      <w:marRight w:val="0"/>
      <w:marTop w:val="0"/>
      <w:marBottom w:val="0"/>
      <w:divBdr>
        <w:top w:val="none" w:sz="0" w:space="0" w:color="auto"/>
        <w:left w:val="none" w:sz="0" w:space="0" w:color="auto"/>
        <w:bottom w:val="none" w:sz="0" w:space="0" w:color="auto"/>
        <w:right w:val="none" w:sz="0" w:space="0" w:color="auto"/>
      </w:divBdr>
    </w:div>
    <w:div w:id="1442723331">
      <w:bodyDiv w:val="1"/>
      <w:marLeft w:val="0"/>
      <w:marRight w:val="0"/>
      <w:marTop w:val="0"/>
      <w:marBottom w:val="0"/>
      <w:divBdr>
        <w:top w:val="none" w:sz="0" w:space="0" w:color="auto"/>
        <w:left w:val="none" w:sz="0" w:space="0" w:color="auto"/>
        <w:bottom w:val="none" w:sz="0" w:space="0" w:color="auto"/>
        <w:right w:val="none" w:sz="0" w:space="0" w:color="auto"/>
      </w:divBdr>
    </w:div>
    <w:div w:id="1443264997">
      <w:bodyDiv w:val="1"/>
      <w:marLeft w:val="0"/>
      <w:marRight w:val="0"/>
      <w:marTop w:val="0"/>
      <w:marBottom w:val="0"/>
      <w:divBdr>
        <w:top w:val="none" w:sz="0" w:space="0" w:color="auto"/>
        <w:left w:val="none" w:sz="0" w:space="0" w:color="auto"/>
        <w:bottom w:val="none" w:sz="0" w:space="0" w:color="auto"/>
        <w:right w:val="none" w:sz="0" w:space="0" w:color="auto"/>
      </w:divBdr>
    </w:div>
    <w:div w:id="1443569766">
      <w:bodyDiv w:val="1"/>
      <w:marLeft w:val="0"/>
      <w:marRight w:val="0"/>
      <w:marTop w:val="0"/>
      <w:marBottom w:val="0"/>
      <w:divBdr>
        <w:top w:val="none" w:sz="0" w:space="0" w:color="auto"/>
        <w:left w:val="none" w:sz="0" w:space="0" w:color="auto"/>
        <w:bottom w:val="none" w:sz="0" w:space="0" w:color="auto"/>
        <w:right w:val="none" w:sz="0" w:space="0" w:color="auto"/>
      </w:divBdr>
    </w:div>
    <w:div w:id="1443842739">
      <w:bodyDiv w:val="1"/>
      <w:marLeft w:val="0"/>
      <w:marRight w:val="0"/>
      <w:marTop w:val="0"/>
      <w:marBottom w:val="0"/>
      <w:divBdr>
        <w:top w:val="none" w:sz="0" w:space="0" w:color="auto"/>
        <w:left w:val="none" w:sz="0" w:space="0" w:color="auto"/>
        <w:bottom w:val="none" w:sz="0" w:space="0" w:color="auto"/>
        <w:right w:val="none" w:sz="0" w:space="0" w:color="auto"/>
      </w:divBdr>
    </w:div>
    <w:div w:id="1444034120">
      <w:bodyDiv w:val="1"/>
      <w:marLeft w:val="0"/>
      <w:marRight w:val="0"/>
      <w:marTop w:val="0"/>
      <w:marBottom w:val="0"/>
      <w:divBdr>
        <w:top w:val="none" w:sz="0" w:space="0" w:color="auto"/>
        <w:left w:val="none" w:sz="0" w:space="0" w:color="auto"/>
        <w:bottom w:val="none" w:sz="0" w:space="0" w:color="auto"/>
        <w:right w:val="none" w:sz="0" w:space="0" w:color="auto"/>
      </w:divBdr>
    </w:div>
    <w:div w:id="1444183656">
      <w:bodyDiv w:val="1"/>
      <w:marLeft w:val="0"/>
      <w:marRight w:val="0"/>
      <w:marTop w:val="0"/>
      <w:marBottom w:val="0"/>
      <w:divBdr>
        <w:top w:val="none" w:sz="0" w:space="0" w:color="auto"/>
        <w:left w:val="none" w:sz="0" w:space="0" w:color="auto"/>
        <w:bottom w:val="none" w:sz="0" w:space="0" w:color="auto"/>
        <w:right w:val="none" w:sz="0" w:space="0" w:color="auto"/>
      </w:divBdr>
    </w:div>
    <w:div w:id="1444378590">
      <w:bodyDiv w:val="1"/>
      <w:marLeft w:val="0"/>
      <w:marRight w:val="0"/>
      <w:marTop w:val="0"/>
      <w:marBottom w:val="0"/>
      <w:divBdr>
        <w:top w:val="none" w:sz="0" w:space="0" w:color="auto"/>
        <w:left w:val="none" w:sz="0" w:space="0" w:color="auto"/>
        <w:bottom w:val="none" w:sz="0" w:space="0" w:color="auto"/>
        <w:right w:val="none" w:sz="0" w:space="0" w:color="auto"/>
      </w:divBdr>
    </w:div>
    <w:div w:id="1444615278">
      <w:bodyDiv w:val="1"/>
      <w:marLeft w:val="0"/>
      <w:marRight w:val="0"/>
      <w:marTop w:val="0"/>
      <w:marBottom w:val="0"/>
      <w:divBdr>
        <w:top w:val="none" w:sz="0" w:space="0" w:color="auto"/>
        <w:left w:val="none" w:sz="0" w:space="0" w:color="auto"/>
        <w:bottom w:val="none" w:sz="0" w:space="0" w:color="auto"/>
        <w:right w:val="none" w:sz="0" w:space="0" w:color="auto"/>
      </w:divBdr>
    </w:div>
    <w:div w:id="1444955941">
      <w:bodyDiv w:val="1"/>
      <w:marLeft w:val="0"/>
      <w:marRight w:val="0"/>
      <w:marTop w:val="0"/>
      <w:marBottom w:val="0"/>
      <w:divBdr>
        <w:top w:val="none" w:sz="0" w:space="0" w:color="auto"/>
        <w:left w:val="none" w:sz="0" w:space="0" w:color="auto"/>
        <w:bottom w:val="none" w:sz="0" w:space="0" w:color="auto"/>
        <w:right w:val="none" w:sz="0" w:space="0" w:color="auto"/>
      </w:divBdr>
    </w:div>
    <w:div w:id="1445878933">
      <w:bodyDiv w:val="1"/>
      <w:marLeft w:val="0"/>
      <w:marRight w:val="0"/>
      <w:marTop w:val="0"/>
      <w:marBottom w:val="0"/>
      <w:divBdr>
        <w:top w:val="none" w:sz="0" w:space="0" w:color="auto"/>
        <w:left w:val="none" w:sz="0" w:space="0" w:color="auto"/>
        <w:bottom w:val="none" w:sz="0" w:space="0" w:color="auto"/>
        <w:right w:val="none" w:sz="0" w:space="0" w:color="auto"/>
      </w:divBdr>
    </w:div>
    <w:div w:id="1445927429">
      <w:bodyDiv w:val="1"/>
      <w:marLeft w:val="0"/>
      <w:marRight w:val="0"/>
      <w:marTop w:val="0"/>
      <w:marBottom w:val="0"/>
      <w:divBdr>
        <w:top w:val="none" w:sz="0" w:space="0" w:color="auto"/>
        <w:left w:val="none" w:sz="0" w:space="0" w:color="auto"/>
        <w:bottom w:val="none" w:sz="0" w:space="0" w:color="auto"/>
        <w:right w:val="none" w:sz="0" w:space="0" w:color="auto"/>
      </w:divBdr>
    </w:div>
    <w:div w:id="1446264904">
      <w:bodyDiv w:val="1"/>
      <w:marLeft w:val="0"/>
      <w:marRight w:val="0"/>
      <w:marTop w:val="0"/>
      <w:marBottom w:val="0"/>
      <w:divBdr>
        <w:top w:val="none" w:sz="0" w:space="0" w:color="auto"/>
        <w:left w:val="none" w:sz="0" w:space="0" w:color="auto"/>
        <w:bottom w:val="none" w:sz="0" w:space="0" w:color="auto"/>
        <w:right w:val="none" w:sz="0" w:space="0" w:color="auto"/>
      </w:divBdr>
    </w:div>
    <w:div w:id="1446735386">
      <w:bodyDiv w:val="1"/>
      <w:marLeft w:val="0"/>
      <w:marRight w:val="0"/>
      <w:marTop w:val="0"/>
      <w:marBottom w:val="0"/>
      <w:divBdr>
        <w:top w:val="none" w:sz="0" w:space="0" w:color="auto"/>
        <w:left w:val="none" w:sz="0" w:space="0" w:color="auto"/>
        <w:bottom w:val="none" w:sz="0" w:space="0" w:color="auto"/>
        <w:right w:val="none" w:sz="0" w:space="0" w:color="auto"/>
      </w:divBdr>
    </w:div>
    <w:div w:id="1447576210">
      <w:bodyDiv w:val="1"/>
      <w:marLeft w:val="0"/>
      <w:marRight w:val="0"/>
      <w:marTop w:val="0"/>
      <w:marBottom w:val="0"/>
      <w:divBdr>
        <w:top w:val="none" w:sz="0" w:space="0" w:color="auto"/>
        <w:left w:val="none" w:sz="0" w:space="0" w:color="auto"/>
        <w:bottom w:val="none" w:sz="0" w:space="0" w:color="auto"/>
        <w:right w:val="none" w:sz="0" w:space="0" w:color="auto"/>
      </w:divBdr>
    </w:div>
    <w:div w:id="1447887739">
      <w:bodyDiv w:val="1"/>
      <w:marLeft w:val="0"/>
      <w:marRight w:val="0"/>
      <w:marTop w:val="0"/>
      <w:marBottom w:val="0"/>
      <w:divBdr>
        <w:top w:val="none" w:sz="0" w:space="0" w:color="auto"/>
        <w:left w:val="none" w:sz="0" w:space="0" w:color="auto"/>
        <w:bottom w:val="none" w:sz="0" w:space="0" w:color="auto"/>
        <w:right w:val="none" w:sz="0" w:space="0" w:color="auto"/>
      </w:divBdr>
    </w:div>
    <w:div w:id="1448502219">
      <w:bodyDiv w:val="1"/>
      <w:marLeft w:val="0"/>
      <w:marRight w:val="0"/>
      <w:marTop w:val="0"/>
      <w:marBottom w:val="0"/>
      <w:divBdr>
        <w:top w:val="none" w:sz="0" w:space="0" w:color="auto"/>
        <w:left w:val="none" w:sz="0" w:space="0" w:color="auto"/>
        <w:bottom w:val="none" w:sz="0" w:space="0" w:color="auto"/>
        <w:right w:val="none" w:sz="0" w:space="0" w:color="auto"/>
      </w:divBdr>
    </w:div>
    <w:div w:id="1449009417">
      <w:bodyDiv w:val="1"/>
      <w:marLeft w:val="0"/>
      <w:marRight w:val="0"/>
      <w:marTop w:val="0"/>
      <w:marBottom w:val="0"/>
      <w:divBdr>
        <w:top w:val="none" w:sz="0" w:space="0" w:color="auto"/>
        <w:left w:val="none" w:sz="0" w:space="0" w:color="auto"/>
        <w:bottom w:val="none" w:sz="0" w:space="0" w:color="auto"/>
        <w:right w:val="none" w:sz="0" w:space="0" w:color="auto"/>
      </w:divBdr>
    </w:div>
    <w:div w:id="1449088382">
      <w:bodyDiv w:val="1"/>
      <w:marLeft w:val="0"/>
      <w:marRight w:val="0"/>
      <w:marTop w:val="0"/>
      <w:marBottom w:val="0"/>
      <w:divBdr>
        <w:top w:val="none" w:sz="0" w:space="0" w:color="auto"/>
        <w:left w:val="none" w:sz="0" w:space="0" w:color="auto"/>
        <w:bottom w:val="none" w:sz="0" w:space="0" w:color="auto"/>
        <w:right w:val="none" w:sz="0" w:space="0" w:color="auto"/>
      </w:divBdr>
    </w:div>
    <w:div w:id="1449549190">
      <w:bodyDiv w:val="1"/>
      <w:marLeft w:val="0"/>
      <w:marRight w:val="0"/>
      <w:marTop w:val="0"/>
      <w:marBottom w:val="0"/>
      <w:divBdr>
        <w:top w:val="none" w:sz="0" w:space="0" w:color="auto"/>
        <w:left w:val="none" w:sz="0" w:space="0" w:color="auto"/>
        <w:bottom w:val="none" w:sz="0" w:space="0" w:color="auto"/>
        <w:right w:val="none" w:sz="0" w:space="0" w:color="auto"/>
      </w:divBdr>
    </w:div>
    <w:div w:id="1450007962">
      <w:bodyDiv w:val="1"/>
      <w:marLeft w:val="0"/>
      <w:marRight w:val="0"/>
      <w:marTop w:val="0"/>
      <w:marBottom w:val="0"/>
      <w:divBdr>
        <w:top w:val="none" w:sz="0" w:space="0" w:color="auto"/>
        <w:left w:val="none" w:sz="0" w:space="0" w:color="auto"/>
        <w:bottom w:val="none" w:sz="0" w:space="0" w:color="auto"/>
        <w:right w:val="none" w:sz="0" w:space="0" w:color="auto"/>
      </w:divBdr>
    </w:div>
    <w:div w:id="1450467750">
      <w:bodyDiv w:val="1"/>
      <w:marLeft w:val="0"/>
      <w:marRight w:val="0"/>
      <w:marTop w:val="0"/>
      <w:marBottom w:val="0"/>
      <w:divBdr>
        <w:top w:val="none" w:sz="0" w:space="0" w:color="auto"/>
        <w:left w:val="none" w:sz="0" w:space="0" w:color="auto"/>
        <w:bottom w:val="none" w:sz="0" w:space="0" w:color="auto"/>
        <w:right w:val="none" w:sz="0" w:space="0" w:color="auto"/>
      </w:divBdr>
    </w:div>
    <w:div w:id="1451049392">
      <w:bodyDiv w:val="1"/>
      <w:marLeft w:val="0"/>
      <w:marRight w:val="0"/>
      <w:marTop w:val="0"/>
      <w:marBottom w:val="0"/>
      <w:divBdr>
        <w:top w:val="none" w:sz="0" w:space="0" w:color="auto"/>
        <w:left w:val="none" w:sz="0" w:space="0" w:color="auto"/>
        <w:bottom w:val="none" w:sz="0" w:space="0" w:color="auto"/>
        <w:right w:val="none" w:sz="0" w:space="0" w:color="auto"/>
      </w:divBdr>
    </w:div>
    <w:div w:id="1451049796">
      <w:bodyDiv w:val="1"/>
      <w:marLeft w:val="0"/>
      <w:marRight w:val="0"/>
      <w:marTop w:val="0"/>
      <w:marBottom w:val="0"/>
      <w:divBdr>
        <w:top w:val="none" w:sz="0" w:space="0" w:color="auto"/>
        <w:left w:val="none" w:sz="0" w:space="0" w:color="auto"/>
        <w:bottom w:val="none" w:sz="0" w:space="0" w:color="auto"/>
        <w:right w:val="none" w:sz="0" w:space="0" w:color="auto"/>
      </w:divBdr>
    </w:div>
    <w:div w:id="1451163976">
      <w:bodyDiv w:val="1"/>
      <w:marLeft w:val="0"/>
      <w:marRight w:val="0"/>
      <w:marTop w:val="0"/>
      <w:marBottom w:val="0"/>
      <w:divBdr>
        <w:top w:val="none" w:sz="0" w:space="0" w:color="auto"/>
        <w:left w:val="none" w:sz="0" w:space="0" w:color="auto"/>
        <w:bottom w:val="none" w:sz="0" w:space="0" w:color="auto"/>
        <w:right w:val="none" w:sz="0" w:space="0" w:color="auto"/>
      </w:divBdr>
    </w:div>
    <w:div w:id="1452436784">
      <w:bodyDiv w:val="1"/>
      <w:marLeft w:val="0"/>
      <w:marRight w:val="0"/>
      <w:marTop w:val="0"/>
      <w:marBottom w:val="0"/>
      <w:divBdr>
        <w:top w:val="none" w:sz="0" w:space="0" w:color="auto"/>
        <w:left w:val="none" w:sz="0" w:space="0" w:color="auto"/>
        <w:bottom w:val="none" w:sz="0" w:space="0" w:color="auto"/>
        <w:right w:val="none" w:sz="0" w:space="0" w:color="auto"/>
      </w:divBdr>
    </w:div>
    <w:div w:id="1453210852">
      <w:bodyDiv w:val="1"/>
      <w:marLeft w:val="0"/>
      <w:marRight w:val="0"/>
      <w:marTop w:val="0"/>
      <w:marBottom w:val="0"/>
      <w:divBdr>
        <w:top w:val="none" w:sz="0" w:space="0" w:color="auto"/>
        <w:left w:val="none" w:sz="0" w:space="0" w:color="auto"/>
        <w:bottom w:val="none" w:sz="0" w:space="0" w:color="auto"/>
        <w:right w:val="none" w:sz="0" w:space="0" w:color="auto"/>
      </w:divBdr>
    </w:div>
    <w:div w:id="1453473638">
      <w:bodyDiv w:val="1"/>
      <w:marLeft w:val="0"/>
      <w:marRight w:val="0"/>
      <w:marTop w:val="0"/>
      <w:marBottom w:val="0"/>
      <w:divBdr>
        <w:top w:val="none" w:sz="0" w:space="0" w:color="auto"/>
        <w:left w:val="none" w:sz="0" w:space="0" w:color="auto"/>
        <w:bottom w:val="none" w:sz="0" w:space="0" w:color="auto"/>
        <w:right w:val="none" w:sz="0" w:space="0" w:color="auto"/>
      </w:divBdr>
    </w:div>
    <w:div w:id="1453478455">
      <w:bodyDiv w:val="1"/>
      <w:marLeft w:val="0"/>
      <w:marRight w:val="0"/>
      <w:marTop w:val="0"/>
      <w:marBottom w:val="0"/>
      <w:divBdr>
        <w:top w:val="none" w:sz="0" w:space="0" w:color="auto"/>
        <w:left w:val="none" w:sz="0" w:space="0" w:color="auto"/>
        <w:bottom w:val="none" w:sz="0" w:space="0" w:color="auto"/>
        <w:right w:val="none" w:sz="0" w:space="0" w:color="auto"/>
      </w:divBdr>
    </w:div>
    <w:div w:id="1453671484">
      <w:bodyDiv w:val="1"/>
      <w:marLeft w:val="0"/>
      <w:marRight w:val="0"/>
      <w:marTop w:val="0"/>
      <w:marBottom w:val="0"/>
      <w:divBdr>
        <w:top w:val="none" w:sz="0" w:space="0" w:color="auto"/>
        <w:left w:val="none" w:sz="0" w:space="0" w:color="auto"/>
        <w:bottom w:val="none" w:sz="0" w:space="0" w:color="auto"/>
        <w:right w:val="none" w:sz="0" w:space="0" w:color="auto"/>
      </w:divBdr>
    </w:div>
    <w:div w:id="1454448412">
      <w:bodyDiv w:val="1"/>
      <w:marLeft w:val="0"/>
      <w:marRight w:val="0"/>
      <w:marTop w:val="0"/>
      <w:marBottom w:val="0"/>
      <w:divBdr>
        <w:top w:val="none" w:sz="0" w:space="0" w:color="auto"/>
        <w:left w:val="none" w:sz="0" w:space="0" w:color="auto"/>
        <w:bottom w:val="none" w:sz="0" w:space="0" w:color="auto"/>
        <w:right w:val="none" w:sz="0" w:space="0" w:color="auto"/>
      </w:divBdr>
    </w:div>
    <w:div w:id="1455635686">
      <w:bodyDiv w:val="1"/>
      <w:marLeft w:val="0"/>
      <w:marRight w:val="0"/>
      <w:marTop w:val="0"/>
      <w:marBottom w:val="0"/>
      <w:divBdr>
        <w:top w:val="none" w:sz="0" w:space="0" w:color="auto"/>
        <w:left w:val="none" w:sz="0" w:space="0" w:color="auto"/>
        <w:bottom w:val="none" w:sz="0" w:space="0" w:color="auto"/>
        <w:right w:val="none" w:sz="0" w:space="0" w:color="auto"/>
      </w:divBdr>
    </w:div>
    <w:div w:id="1455903600">
      <w:bodyDiv w:val="1"/>
      <w:marLeft w:val="0"/>
      <w:marRight w:val="0"/>
      <w:marTop w:val="0"/>
      <w:marBottom w:val="0"/>
      <w:divBdr>
        <w:top w:val="none" w:sz="0" w:space="0" w:color="auto"/>
        <w:left w:val="none" w:sz="0" w:space="0" w:color="auto"/>
        <w:bottom w:val="none" w:sz="0" w:space="0" w:color="auto"/>
        <w:right w:val="none" w:sz="0" w:space="0" w:color="auto"/>
      </w:divBdr>
    </w:div>
    <w:div w:id="1456025650">
      <w:bodyDiv w:val="1"/>
      <w:marLeft w:val="0"/>
      <w:marRight w:val="0"/>
      <w:marTop w:val="0"/>
      <w:marBottom w:val="0"/>
      <w:divBdr>
        <w:top w:val="none" w:sz="0" w:space="0" w:color="auto"/>
        <w:left w:val="none" w:sz="0" w:space="0" w:color="auto"/>
        <w:bottom w:val="none" w:sz="0" w:space="0" w:color="auto"/>
        <w:right w:val="none" w:sz="0" w:space="0" w:color="auto"/>
      </w:divBdr>
    </w:div>
    <w:div w:id="1456368993">
      <w:bodyDiv w:val="1"/>
      <w:marLeft w:val="0"/>
      <w:marRight w:val="0"/>
      <w:marTop w:val="0"/>
      <w:marBottom w:val="0"/>
      <w:divBdr>
        <w:top w:val="none" w:sz="0" w:space="0" w:color="auto"/>
        <w:left w:val="none" w:sz="0" w:space="0" w:color="auto"/>
        <w:bottom w:val="none" w:sz="0" w:space="0" w:color="auto"/>
        <w:right w:val="none" w:sz="0" w:space="0" w:color="auto"/>
      </w:divBdr>
    </w:div>
    <w:div w:id="1456483095">
      <w:bodyDiv w:val="1"/>
      <w:marLeft w:val="0"/>
      <w:marRight w:val="0"/>
      <w:marTop w:val="0"/>
      <w:marBottom w:val="0"/>
      <w:divBdr>
        <w:top w:val="none" w:sz="0" w:space="0" w:color="auto"/>
        <w:left w:val="none" w:sz="0" w:space="0" w:color="auto"/>
        <w:bottom w:val="none" w:sz="0" w:space="0" w:color="auto"/>
        <w:right w:val="none" w:sz="0" w:space="0" w:color="auto"/>
      </w:divBdr>
    </w:div>
    <w:div w:id="1457262102">
      <w:bodyDiv w:val="1"/>
      <w:marLeft w:val="0"/>
      <w:marRight w:val="0"/>
      <w:marTop w:val="0"/>
      <w:marBottom w:val="0"/>
      <w:divBdr>
        <w:top w:val="none" w:sz="0" w:space="0" w:color="auto"/>
        <w:left w:val="none" w:sz="0" w:space="0" w:color="auto"/>
        <w:bottom w:val="none" w:sz="0" w:space="0" w:color="auto"/>
        <w:right w:val="none" w:sz="0" w:space="0" w:color="auto"/>
      </w:divBdr>
    </w:div>
    <w:div w:id="1457673425">
      <w:bodyDiv w:val="1"/>
      <w:marLeft w:val="0"/>
      <w:marRight w:val="0"/>
      <w:marTop w:val="0"/>
      <w:marBottom w:val="0"/>
      <w:divBdr>
        <w:top w:val="none" w:sz="0" w:space="0" w:color="auto"/>
        <w:left w:val="none" w:sz="0" w:space="0" w:color="auto"/>
        <w:bottom w:val="none" w:sz="0" w:space="0" w:color="auto"/>
        <w:right w:val="none" w:sz="0" w:space="0" w:color="auto"/>
      </w:divBdr>
    </w:div>
    <w:div w:id="1458530135">
      <w:bodyDiv w:val="1"/>
      <w:marLeft w:val="0"/>
      <w:marRight w:val="0"/>
      <w:marTop w:val="0"/>
      <w:marBottom w:val="0"/>
      <w:divBdr>
        <w:top w:val="none" w:sz="0" w:space="0" w:color="auto"/>
        <w:left w:val="none" w:sz="0" w:space="0" w:color="auto"/>
        <w:bottom w:val="none" w:sz="0" w:space="0" w:color="auto"/>
        <w:right w:val="none" w:sz="0" w:space="0" w:color="auto"/>
      </w:divBdr>
    </w:div>
    <w:div w:id="1458648055">
      <w:bodyDiv w:val="1"/>
      <w:marLeft w:val="0"/>
      <w:marRight w:val="0"/>
      <w:marTop w:val="0"/>
      <w:marBottom w:val="0"/>
      <w:divBdr>
        <w:top w:val="none" w:sz="0" w:space="0" w:color="auto"/>
        <w:left w:val="none" w:sz="0" w:space="0" w:color="auto"/>
        <w:bottom w:val="none" w:sz="0" w:space="0" w:color="auto"/>
        <w:right w:val="none" w:sz="0" w:space="0" w:color="auto"/>
      </w:divBdr>
    </w:div>
    <w:div w:id="1458984695">
      <w:bodyDiv w:val="1"/>
      <w:marLeft w:val="0"/>
      <w:marRight w:val="0"/>
      <w:marTop w:val="0"/>
      <w:marBottom w:val="0"/>
      <w:divBdr>
        <w:top w:val="none" w:sz="0" w:space="0" w:color="auto"/>
        <w:left w:val="none" w:sz="0" w:space="0" w:color="auto"/>
        <w:bottom w:val="none" w:sz="0" w:space="0" w:color="auto"/>
        <w:right w:val="none" w:sz="0" w:space="0" w:color="auto"/>
      </w:divBdr>
    </w:div>
    <w:div w:id="1459033036">
      <w:bodyDiv w:val="1"/>
      <w:marLeft w:val="0"/>
      <w:marRight w:val="0"/>
      <w:marTop w:val="0"/>
      <w:marBottom w:val="0"/>
      <w:divBdr>
        <w:top w:val="none" w:sz="0" w:space="0" w:color="auto"/>
        <w:left w:val="none" w:sz="0" w:space="0" w:color="auto"/>
        <w:bottom w:val="none" w:sz="0" w:space="0" w:color="auto"/>
        <w:right w:val="none" w:sz="0" w:space="0" w:color="auto"/>
      </w:divBdr>
    </w:div>
    <w:div w:id="1460564231">
      <w:bodyDiv w:val="1"/>
      <w:marLeft w:val="0"/>
      <w:marRight w:val="0"/>
      <w:marTop w:val="0"/>
      <w:marBottom w:val="0"/>
      <w:divBdr>
        <w:top w:val="none" w:sz="0" w:space="0" w:color="auto"/>
        <w:left w:val="none" w:sz="0" w:space="0" w:color="auto"/>
        <w:bottom w:val="none" w:sz="0" w:space="0" w:color="auto"/>
        <w:right w:val="none" w:sz="0" w:space="0" w:color="auto"/>
      </w:divBdr>
    </w:div>
    <w:div w:id="1461074512">
      <w:bodyDiv w:val="1"/>
      <w:marLeft w:val="0"/>
      <w:marRight w:val="0"/>
      <w:marTop w:val="0"/>
      <w:marBottom w:val="0"/>
      <w:divBdr>
        <w:top w:val="none" w:sz="0" w:space="0" w:color="auto"/>
        <w:left w:val="none" w:sz="0" w:space="0" w:color="auto"/>
        <w:bottom w:val="none" w:sz="0" w:space="0" w:color="auto"/>
        <w:right w:val="none" w:sz="0" w:space="0" w:color="auto"/>
      </w:divBdr>
    </w:div>
    <w:div w:id="1461266580">
      <w:bodyDiv w:val="1"/>
      <w:marLeft w:val="0"/>
      <w:marRight w:val="0"/>
      <w:marTop w:val="0"/>
      <w:marBottom w:val="0"/>
      <w:divBdr>
        <w:top w:val="none" w:sz="0" w:space="0" w:color="auto"/>
        <w:left w:val="none" w:sz="0" w:space="0" w:color="auto"/>
        <w:bottom w:val="none" w:sz="0" w:space="0" w:color="auto"/>
        <w:right w:val="none" w:sz="0" w:space="0" w:color="auto"/>
      </w:divBdr>
    </w:div>
    <w:div w:id="1461679542">
      <w:bodyDiv w:val="1"/>
      <w:marLeft w:val="0"/>
      <w:marRight w:val="0"/>
      <w:marTop w:val="0"/>
      <w:marBottom w:val="0"/>
      <w:divBdr>
        <w:top w:val="none" w:sz="0" w:space="0" w:color="auto"/>
        <w:left w:val="none" w:sz="0" w:space="0" w:color="auto"/>
        <w:bottom w:val="none" w:sz="0" w:space="0" w:color="auto"/>
        <w:right w:val="none" w:sz="0" w:space="0" w:color="auto"/>
      </w:divBdr>
    </w:div>
    <w:div w:id="1461924700">
      <w:bodyDiv w:val="1"/>
      <w:marLeft w:val="0"/>
      <w:marRight w:val="0"/>
      <w:marTop w:val="0"/>
      <w:marBottom w:val="0"/>
      <w:divBdr>
        <w:top w:val="none" w:sz="0" w:space="0" w:color="auto"/>
        <w:left w:val="none" w:sz="0" w:space="0" w:color="auto"/>
        <w:bottom w:val="none" w:sz="0" w:space="0" w:color="auto"/>
        <w:right w:val="none" w:sz="0" w:space="0" w:color="auto"/>
      </w:divBdr>
    </w:div>
    <w:div w:id="1462111035">
      <w:bodyDiv w:val="1"/>
      <w:marLeft w:val="0"/>
      <w:marRight w:val="0"/>
      <w:marTop w:val="0"/>
      <w:marBottom w:val="0"/>
      <w:divBdr>
        <w:top w:val="none" w:sz="0" w:space="0" w:color="auto"/>
        <w:left w:val="none" w:sz="0" w:space="0" w:color="auto"/>
        <w:bottom w:val="none" w:sz="0" w:space="0" w:color="auto"/>
        <w:right w:val="none" w:sz="0" w:space="0" w:color="auto"/>
      </w:divBdr>
    </w:div>
    <w:div w:id="1462378718">
      <w:bodyDiv w:val="1"/>
      <w:marLeft w:val="0"/>
      <w:marRight w:val="0"/>
      <w:marTop w:val="0"/>
      <w:marBottom w:val="0"/>
      <w:divBdr>
        <w:top w:val="none" w:sz="0" w:space="0" w:color="auto"/>
        <w:left w:val="none" w:sz="0" w:space="0" w:color="auto"/>
        <w:bottom w:val="none" w:sz="0" w:space="0" w:color="auto"/>
        <w:right w:val="none" w:sz="0" w:space="0" w:color="auto"/>
      </w:divBdr>
    </w:div>
    <w:div w:id="1462386071">
      <w:bodyDiv w:val="1"/>
      <w:marLeft w:val="0"/>
      <w:marRight w:val="0"/>
      <w:marTop w:val="0"/>
      <w:marBottom w:val="0"/>
      <w:divBdr>
        <w:top w:val="none" w:sz="0" w:space="0" w:color="auto"/>
        <w:left w:val="none" w:sz="0" w:space="0" w:color="auto"/>
        <w:bottom w:val="none" w:sz="0" w:space="0" w:color="auto"/>
        <w:right w:val="none" w:sz="0" w:space="0" w:color="auto"/>
      </w:divBdr>
    </w:div>
    <w:div w:id="1462571426">
      <w:bodyDiv w:val="1"/>
      <w:marLeft w:val="0"/>
      <w:marRight w:val="0"/>
      <w:marTop w:val="0"/>
      <w:marBottom w:val="0"/>
      <w:divBdr>
        <w:top w:val="none" w:sz="0" w:space="0" w:color="auto"/>
        <w:left w:val="none" w:sz="0" w:space="0" w:color="auto"/>
        <w:bottom w:val="none" w:sz="0" w:space="0" w:color="auto"/>
        <w:right w:val="none" w:sz="0" w:space="0" w:color="auto"/>
      </w:divBdr>
    </w:div>
    <w:div w:id="1462916227">
      <w:bodyDiv w:val="1"/>
      <w:marLeft w:val="0"/>
      <w:marRight w:val="0"/>
      <w:marTop w:val="0"/>
      <w:marBottom w:val="0"/>
      <w:divBdr>
        <w:top w:val="none" w:sz="0" w:space="0" w:color="auto"/>
        <w:left w:val="none" w:sz="0" w:space="0" w:color="auto"/>
        <w:bottom w:val="none" w:sz="0" w:space="0" w:color="auto"/>
        <w:right w:val="none" w:sz="0" w:space="0" w:color="auto"/>
      </w:divBdr>
    </w:div>
    <w:div w:id="1462921697">
      <w:bodyDiv w:val="1"/>
      <w:marLeft w:val="0"/>
      <w:marRight w:val="0"/>
      <w:marTop w:val="0"/>
      <w:marBottom w:val="0"/>
      <w:divBdr>
        <w:top w:val="none" w:sz="0" w:space="0" w:color="auto"/>
        <w:left w:val="none" w:sz="0" w:space="0" w:color="auto"/>
        <w:bottom w:val="none" w:sz="0" w:space="0" w:color="auto"/>
        <w:right w:val="none" w:sz="0" w:space="0" w:color="auto"/>
      </w:divBdr>
    </w:div>
    <w:div w:id="1463230644">
      <w:bodyDiv w:val="1"/>
      <w:marLeft w:val="0"/>
      <w:marRight w:val="0"/>
      <w:marTop w:val="0"/>
      <w:marBottom w:val="0"/>
      <w:divBdr>
        <w:top w:val="none" w:sz="0" w:space="0" w:color="auto"/>
        <w:left w:val="none" w:sz="0" w:space="0" w:color="auto"/>
        <w:bottom w:val="none" w:sz="0" w:space="0" w:color="auto"/>
        <w:right w:val="none" w:sz="0" w:space="0" w:color="auto"/>
      </w:divBdr>
    </w:div>
    <w:div w:id="1463693332">
      <w:bodyDiv w:val="1"/>
      <w:marLeft w:val="0"/>
      <w:marRight w:val="0"/>
      <w:marTop w:val="0"/>
      <w:marBottom w:val="0"/>
      <w:divBdr>
        <w:top w:val="none" w:sz="0" w:space="0" w:color="auto"/>
        <w:left w:val="none" w:sz="0" w:space="0" w:color="auto"/>
        <w:bottom w:val="none" w:sz="0" w:space="0" w:color="auto"/>
        <w:right w:val="none" w:sz="0" w:space="0" w:color="auto"/>
      </w:divBdr>
    </w:div>
    <w:div w:id="1464034596">
      <w:bodyDiv w:val="1"/>
      <w:marLeft w:val="0"/>
      <w:marRight w:val="0"/>
      <w:marTop w:val="0"/>
      <w:marBottom w:val="0"/>
      <w:divBdr>
        <w:top w:val="none" w:sz="0" w:space="0" w:color="auto"/>
        <w:left w:val="none" w:sz="0" w:space="0" w:color="auto"/>
        <w:bottom w:val="none" w:sz="0" w:space="0" w:color="auto"/>
        <w:right w:val="none" w:sz="0" w:space="0" w:color="auto"/>
      </w:divBdr>
    </w:div>
    <w:div w:id="1464810854">
      <w:bodyDiv w:val="1"/>
      <w:marLeft w:val="0"/>
      <w:marRight w:val="0"/>
      <w:marTop w:val="0"/>
      <w:marBottom w:val="0"/>
      <w:divBdr>
        <w:top w:val="none" w:sz="0" w:space="0" w:color="auto"/>
        <w:left w:val="none" w:sz="0" w:space="0" w:color="auto"/>
        <w:bottom w:val="none" w:sz="0" w:space="0" w:color="auto"/>
        <w:right w:val="none" w:sz="0" w:space="0" w:color="auto"/>
      </w:divBdr>
    </w:div>
    <w:div w:id="1464890210">
      <w:bodyDiv w:val="1"/>
      <w:marLeft w:val="0"/>
      <w:marRight w:val="0"/>
      <w:marTop w:val="0"/>
      <w:marBottom w:val="0"/>
      <w:divBdr>
        <w:top w:val="none" w:sz="0" w:space="0" w:color="auto"/>
        <w:left w:val="none" w:sz="0" w:space="0" w:color="auto"/>
        <w:bottom w:val="none" w:sz="0" w:space="0" w:color="auto"/>
        <w:right w:val="none" w:sz="0" w:space="0" w:color="auto"/>
      </w:divBdr>
    </w:div>
    <w:div w:id="1464926641">
      <w:bodyDiv w:val="1"/>
      <w:marLeft w:val="0"/>
      <w:marRight w:val="0"/>
      <w:marTop w:val="0"/>
      <w:marBottom w:val="0"/>
      <w:divBdr>
        <w:top w:val="none" w:sz="0" w:space="0" w:color="auto"/>
        <w:left w:val="none" w:sz="0" w:space="0" w:color="auto"/>
        <w:bottom w:val="none" w:sz="0" w:space="0" w:color="auto"/>
        <w:right w:val="none" w:sz="0" w:space="0" w:color="auto"/>
      </w:divBdr>
    </w:div>
    <w:div w:id="1465734621">
      <w:bodyDiv w:val="1"/>
      <w:marLeft w:val="0"/>
      <w:marRight w:val="0"/>
      <w:marTop w:val="0"/>
      <w:marBottom w:val="0"/>
      <w:divBdr>
        <w:top w:val="none" w:sz="0" w:space="0" w:color="auto"/>
        <w:left w:val="none" w:sz="0" w:space="0" w:color="auto"/>
        <w:bottom w:val="none" w:sz="0" w:space="0" w:color="auto"/>
        <w:right w:val="none" w:sz="0" w:space="0" w:color="auto"/>
      </w:divBdr>
    </w:div>
    <w:div w:id="1466041546">
      <w:bodyDiv w:val="1"/>
      <w:marLeft w:val="0"/>
      <w:marRight w:val="0"/>
      <w:marTop w:val="0"/>
      <w:marBottom w:val="0"/>
      <w:divBdr>
        <w:top w:val="none" w:sz="0" w:space="0" w:color="auto"/>
        <w:left w:val="none" w:sz="0" w:space="0" w:color="auto"/>
        <w:bottom w:val="none" w:sz="0" w:space="0" w:color="auto"/>
        <w:right w:val="none" w:sz="0" w:space="0" w:color="auto"/>
      </w:divBdr>
    </w:div>
    <w:div w:id="1466698601">
      <w:bodyDiv w:val="1"/>
      <w:marLeft w:val="0"/>
      <w:marRight w:val="0"/>
      <w:marTop w:val="0"/>
      <w:marBottom w:val="0"/>
      <w:divBdr>
        <w:top w:val="none" w:sz="0" w:space="0" w:color="auto"/>
        <w:left w:val="none" w:sz="0" w:space="0" w:color="auto"/>
        <w:bottom w:val="none" w:sz="0" w:space="0" w:color="auto"/>
        <w:right w:val="none" w:sz="0" w:space="0" w:color="auto"/>
      </w:divBdr>
    </w:div>
    <w:div w:id="1467971087">
      <w:bodyDiv w:val="1"/>
      <w:marLeft w:val="0"/>
      <w:marRight w:val="0"/>
      <w:marTop w:val="0"/>
      <w:marBottom w:val="0"/>
      <w:divBdr>
        <w:top w:val="none" w:sz="0" w:space="0" w:color="auto"/>
        <w:left w:val="none" w:sz="0" w:space="0" w:color="auto"/>
        <w:bottom w:val="none" w:sz="0" w:space="0" w:color="auto"/>
        <w:right w:val="none" w:sz="0" w:space="0" w:color="auto"/>
      </w:divBdr>
    </w:div>
    <w:div w:id="1468086138">
      <w:bodyDiv w:val="1"/>
      <w:marLeft w:val="0"/>
      <w:marRight w:val="0"/>
      <w:marTop w:val="0"/>
      <w:marBottom w:val="0"/>
      <w:divBdr>
        <w:top w:val="none" w:sz="0" w:space="0" w:color="auto"/>
        <w:left w:val="none" w:sz="0" w:space="0" w:color="auto"/>
        <w:bottom w:val="none" w:sz="0" w:space="0" w:color="auto"/>
        <w:right w:val="none" w:sz="0" w:space="0" w:color="auto"/>
      </w:divBdr>
    </w:div>
    <w:div w:id="1468742649">
      <w:bodyDiv w:val="1"/>
      <w:marLeft w:val="0"/>
      <w:marRight w:val="0"/>
      <w:marTop w:val="0"/>
      <w:marBottom w:val="0"/>
      <w:divBdr>
        <w:top w:val="none" w:sz="0" w:space="0" w:color="auto"/>
        <w:left w:val="none" w:sz="0" w:space="0" w:color="auto"/>
        <w:bottom w:val="none" w:sz="0" w:space="0" w:color="auto"/>
        <w:right w:val="none" w:sz="0" w:space="0" w:color="auto"/>
      </w:divBdr>
    </w:div>
    <w:div w:id="1468744574">
      <w:bodyDiv w:val="1"/>
      <w:marLeft w:val="0"/>
      <w:marRight w:val="0"/>
      <w:marTop w:val="0"/>
      <w:marBottom w:val="0"/>
      <w:divBdr>
        <w:top w:val="none" w:sz="0" w:space="0" w:color="auto"/>
        <w:left w:val="none" w:sz="0" w:space="0" w:color="auto"/>
        <w:bottom w:val="none" w:sz="0" w:space="0" w:color="auto"/>
        <w:right w:val="none" w:sz="0" w:space="0" w:color="auto"/>
      </w:divBdr>
    </w:div>
    <w:div w:id="1470438660">
      <w:bodyDiv w:val="1"/>
      <w:marLeft w:val="0"/>
      <w:marRight w:val="0"/>
      <w:marTop w:val="0"/>
      <w:marBottom w:val="0"/>
      <w:divBdr>
        <w:top w:val="none" w:sz="0" w:space="0" w:color="auto"/>
        <w:left w:val="none" w:sz="0" w:space="0" w:color="auto"/>
        <w:bottom w:val="none" w:sz="0" w:space="0" w:color="auto"/>
        <w:right w:val="none" w:sz="0" w:space="0" w:color="auto"/>
      </w:divBdr>
    </w:div>
    <w:div w:id="1471050759">
      <w:bodyDiv w:val="1"/>
      <w:marLeft w:val="0"/>
      <w:marRight w:val="0"/>
      <w:marTop w:val="0"/>
      <w:marBottom w:val="0"/>
      <w:divBdr>
        <w:top w:val="none" w:sz="0" w:space="0" w:color="auto"/>
        <w:left w:val="none" w:sz="0" w:space="0" w:color="auto"/>
        <w:bottom w:val="none" w:sz="0" w:space="0" w:color="auto"/>
        <w:right w:val="none" w:sz="0" w:space="0" w:color="auto"/>
      </w:divBdr>
    </w:div>
    <w:div w:id="1471555002">
      <w:bodyDiv w:val="1"/>
      <w:marLeft w:val="0"/>
      <w:marRight w:val="0"/>
      <w:marTop w:val="0"/>
      <w:marBottom w:val="0"/>
      <w:divBdr>
        <w:top w:val="none" w:sz="0" w:space="0" w:color="auto"/>
        <w:left w:val="none" w:sz="0" w:space="0" w:color="auto"/>
        <w:bottom w:val="none" w:sz="0" w:space="0" w:color="auto"/>
        <w:right w:val="none" w:sz="0" w:space="0" w:color="auto"/>
      </w:divBdr>
    </w:div>
    <w:div w:id="1471746465">
      <w:bodyDiv w:val="1"/>
      <w:marLeft w:val="0"/>
      <w:marRight w:val="0"/>
      <w:marTop w:val="0"/>
      <w:marBottom w:val="0"/>
      <w:divBdr>
        <w:top w:val="none" w:sz="0" w:space="0" w:color="auto"/>
        <w:left w:val="none" w:sz="0" w:space="0" w:color="auto"/>
        <w:bottom w:val="none" w:sz="0" w:space="0" w:color="auto"/>
        <w:right w:val="none" w:sz="0" w:space="0" w:color="auto"/>
      </w:divBdr>
    </w:div>
    <w:div w:id="1471823117">
      <w:bodyDiv w:val="1"/>
      <w:marLeft w:val="0"/>
      <w:marRight w:val="0"/>
      <w:marTop w:val="0"/>
      <w:marBottom w:val="0"/>
      <w:divBdr>
        <w:top w:val="none" w:sz="0" w:space="0" w:color="auto"/>
        <w:left w:val="none" w:sz="0" w:space="0" w:color="auto"/>
        <w:bottom w:val="none" w:sz="0" w:space="0" w:color="auto"/>
        <w:right w:val="none" w:sz="0" w:space="0" w:color="auto"/>
      </w:divBdr>
    </w:div>
    <w:div w:id="1471942952">
      <w:bodyDiv w:val="1"/>
      <w:marLeft w:val="0"/>
      <w:marRight w:val="0"/>
      <w:marTop w:val="0"/>
      <w:marBottom w:val="0"/>
      <w:divBdr>
        <w:top w:val="none" w:sz="0" w:space="0" w:color="auto"/>
        <w:left w:val="none" w:sz="0" w:space="0" w:color="auto"/>
        <w:bottom w:val="none" w:sz="0" w:space="0" w:color="auto"/>
        <w:right w:val="none" w:sz="0" w:space="0" w:color="auto"/>
      </w:divBdr>
    </w:div>
    <w:div w:id="1472334115">
      <w:bodyDiv w:val="1"/>
      <w:marLeft w:val="0"/>
      <w:marRight w:val="0"/>
      <w:marTop w:val="0"/>
      <w:marBottom w:val="0"/>
      <w:divBdr>
        <w:top w:val="none" w:sz="0" w:space="0" w:color="auto"/>
        <w:left w:val="none" w:sz="0" w:space="0" w:color="auto"/>
        <w:bottom w:val="none" w:sz="0" w:space="0" w:color="auto"/>
        <w:right w:val="none" w:sz="0" w:space="0" w:color="auto"/>
      </w:divBdr>
    </w:div>
    <w:div w:id="1472594570">
      <w:bodyDiv w:val="1"/>
      <w:marLeft w:val="0"/>
      <w:marRight w:val="0"/>
      <w:marTop w:val="0"/>
      <w:marBottom w:val="0"/>
      <w:divBdr>
        <w:top w:val="none" w:sz="0" w:space="0" w:color="auto"/>
        <w:left w:val="none" w:sz="0" w:space="0" w:color="auto"/>
        <w:bottom w:val="none" w:sz="0" w:space="0" w:color="auto"/>
        <w:right w:val="none" w:sz="0" w:space="0" w:color="auto"/>
      </w:divBdr>
    </w:div>
    <w:div w:id="1473061098">
      <w:bodyDiv w:val="1"/>
      <w:marLeft w:val="0"/>
      <w:marRight w:val="0"/>
      <w:marTop w:val="0"/>
      <w:marBottom w:val="0"/>
      <w:divBdr>
        <w:top w:val="none" w:sz="0" w:space="0" w:color="auto"/>
        <w:left w:val="none" w:sz="0" w:space="0" w:color="auto"/>
        <w:bottom w:val="none" w:sz="0" w:space="0" w:color="auto"/>
        <w:right w:val="none" w:sz="0" w:space="0" w:color="auto"/>
      </w:divBdr>
    </w:div>
    <w:div w:id="1473214255">
      <w:bodyDiv w:val="1"/>
      <w:marLeft w:val="0"/>
      <w:marRight w:val="0"/>
      <w:marTop w:val="0"/>
      <w:marBottom w:val="0"/>
      <w:divBdr>
        <w:top w:val="none" w:sz="0" w:space="0" w:color="auto"/>
        <w:left w:val="none" w:sz="0" w:space="0" w:color="auto"/>
        <w:bottom w:val="none" w:sz="0" w:space="0" w:color="auto"/>
        <w:right w:val="none" w:sz="0" w:space="0" w:color="auto"/>
      </w:divBdr>
    </w:div>
    <w:div w:id="1473979181">
      <w:bodyDiv w:val="1"/>
      <w:marLeft w:val="0"/>
      <w:marRight w:val="0"/>
      <w:marTop w:val="0"/>
      <w:marBottom w:val="0"/>
      <w:divBdr>
        <w:top w:val="none" w:sz="0" w:space="0" w:color="auto"/>
        <w:left w:val="none" w:sz="0" w:space="0" w:color="auto"/>
        <w:bottom w:val="none" w:sz="0" w:space="0" w:color="auto"/>
        <w:right w:val="none" w:sz="0" w:space="0" w:color="auto"/>
      </w:divBdr>
    </w:div>
    <w:div w:id="1474373835">
      <w:bodyDiv w:val="1"/>
      <w:marLeft w:val="0"/>
      <w:marRight w:val="0"/>
      <w:marTop w:val="0"/>
      <w:marBottom w:val="0"/>
      <w:divBdr>
        <w:top w:val="none" w:sz="0" w:space="0" w:color="auto"/>
        <w:left w:val="none" w:sz="0" w:space="0" w:color="auto"/>
        <w:bottom w:val="none" w:sz="0" w:space="0" w:color="auto"/>
        <w:right w:val="none" w:sz="0" w:space="0" w:color="auto"/>
      </w:divBdr>
    </w:div>
    <w:div w:id="1474375253">
      <w:bodyDiv w:val="1"/>
      <w:marLeft w:val="0"/>
      <w:marRight w:val="0"/>
      <w:marTop w:val="0"/>
      <w:marBottom w:val="0"/>
      <w:divBdr>
        <w:top w:val="none" w:sz="0" w:space="0" w:color="auto"/>
        <w:left w:val="none" w:sz="0" w:space="0" w:color="auto"/>
        <w:bottom w:val="none" w:sz="0" w:space="0" w:color="auto"/>
        <w:right w:val="none" w:sz="0" w:space="0" w:color="auto"/>
      </w:divBdr>
    </w:div>
    <w:div w:id="1475364796">
      <w:bodyDiv w:val="1"/>
      <w:marLeft w:val="0"/>
      <w:marRight w:val="0"/>
      <w:marTop w:val="0"/>
      <w:marBottom w:val="0"/>
      <w:divBdr>
        <w:top w:val="none" w:sz="0" w:space="0" w:color="auto"/>
        <w:left w:val="none" w:sz="0" w:space="0" w:color="auto"/>
        <w:bottom w:val="none" w:sz="0" w:space="0" w:color="auto"/>
        <w:right w:val="none" w:sz="0" w:space="0" w:color="auto"/>
      </w:divBdr>
    </w:div>
    <w:div w:id="1475830982">
      <w:bodyDiv w:val="1"/>
      <w:marLeft w:val="0"/>
      <w:marRight w:val="0"/>
      <w:marTop w:val="0"/>
      <w:marBottom w:val="0"/>
      <w:divBdr>
        <w:top w:val="none" w:sz="0" w:space="0" w:color="auto"/>
        <w:left w:val="none" w:sz="0" w:space="0" w:color="auto"/>
        <w:bottom w:val="none" w:sz="0" w:space="0" w:color="auto"/>
        <w:right w:val="none" w:sz="0" w:space="0" w:color="auto"/>
      </w:divBdr>
    </w:div>
    <w:div w:id="1476679991">
      <w:bodyDiv w:val="1"/>
      <w:marLeft w:val="0"/>
      <w:marRight w:val="0"/>
      <w:marTop w:val="0"/>
      <w:marBottom w:val="0"/>
      <w:divBdr>
        <w:top w:val="none" w:sz="0" w:space="0" w:color="auto"/>
        <w:left w:val="none" w:sz="0" w:space="0" w:color="auto"/>
        <w:bottom w:val="none" w:sz="0" w:space="0" w:color="auto"/>
        <w:right w:val="none" w:sz="0" w:space="0" w:color="auto"/>
      </w:divBdr>
    </w:div>
    <w:div w:id="1477139967">
      <w:bodyDiv w:val="1"/>
      <w:marLeft w:val="0"/>
      <w:marRight w:val="0"/>
      <w:marTop w:val="0"/>
      <w:marBottom w:val="0"/>
      <w:divBdr>
        <w:top w:val="none" w:sz="0" w:space="0" w:color="auto"/>
        <w:left w:val="none" w:sz="0" w:space="0" w:color="auto"/>
        <w:bottom w:val="none" w:sz="0" w:space="0" w:color="auto"/>
        <w:right w:val="none" w:sz="0" w:space="0" w:color="auto"/>
      </w:divBdr>
    </w:div>
    <w:div w:id="1477915789">
      <w:bodyDiv w:val="1"/>
      <w:marLeft w:val="0"/>
      <w:marRight w:val="0"/>
      <w:marTop w:val="0"/>
      <w:marBottom w:val="0"/>
      <w:divBdr>
        <w:top w:val="none" w:sz="0" w:space="0" w:color="auto"/>
        <w:left w:val="none" w:sz="0" w:space="0" w:color="auto"/>
        <w:bottom w:val="none" w:sz="0" w:space="0" w:color="auto"/>
        <w:right w:val="none" w:sz="0" w:space="0" w:color="auto"/>
      </w:divBdr>
    </w:div>
    <w:div w:id="1478567745">
      <w:bodyDiv w:val="1"/>
      <w:marLeft w:val="0"/>
      <w:marRight w:val="0"/>
      <w:marTop w:val="0"/>
      <w:marBottom w:val="0"/>
      <w:divBdr>
        <w:top w:val="none" w:sz="0" w:space="0" w:color="auto"/>
        <w:left w:val="none" w:sz="0" w:space="0" w:color="auto"/>
        <w:bottom w:val="none" w:sz="0" w:space="0" w:color="auto"/>
        <w:right w:val="none" w:sz="0" w:space="0" w:color="auto"/>
      </w:divBdr>
    </w:div>
    <w:div w:id="1478719560">
      <w:bodyDiv w:val="1"/>
      <w:marLeft w:val="0"/>
      <w:marRight w:val="0"/>
      <w:marTop w:val="0"/>
      <w:marBottom w:val="0"/>
      <w:divBdr>
        <w:top w:val="none" w:sz="0" w:space="0" w:color="auto"/>
        <w:left w:val="none" w:sz="0" w:space="0" w:color="auto"/>
        <w:bottom w:val="none" w:sz="0" w:space="0" w:color="auto"/>
        <w:right w:val="none" w:sz="0" w:space="0" w:color="auto"/>
      </w:divBdr>
    </w:div>
    <w:div w:id="1478762684">
      <w:bodyDiv w:val="1"/>
      <w:marLeft w:val="0"/>
      <w:marRight w:val="0"/>
      <w:marTop w:val="0"/>
      <w:marBottom w:val="0"/>
      <w:divBdr>
        <w:top w:val="none" w:sz="0" w:space="0" w:color="auto"/>
        <w:left w:val="none" w:sz="0" w:space="0" w:color="auto"/>
        <w:bottom w:val="none" w:sz="0" w:space="0" w:color="auto"/>
        <w:right w:val="none" w:sz="0" w:space="0" w:color="auto"/>
      </w:divBdr>
    </w:div>
    <w:div w:id="1479416351">
      <w:bodyDiv w:val="1"/>
      <w:marLeft w:val="0"/>
      <w:marRight w:val="0"/>
      <w:marTop w:val="0"/>
      <w:marBottom w:val="0"/>
      <w:divBdr>
        <w:top w:val="none" w:sz="0" w:space="0" w:color="auto"/>
        <w:left w:val="none" w:sz="0" w:space="0" w:color="auto"/>
        <w:bottom w:val="none" w:sz="0" w:space="0" w:color="auto"/>
        <w:right w:val="none" w:sz="0" w:space="0" w:color="auto"/>
      </w:divBdr>
    </w:div>
    <w:div w:id="1479494128">
      <w:bodyDiv w:val="1"/>
      <w:marLeft w:val="0"/>
      <w:marRight w:val="0"/>
      <w:marTop w:val="0"/>
      <w:marBottom w:val="0"/>
      <w:divBdr>
        <w:top w:val="none" w:sz="0" w:space="0" w:color="auto"/>
        <w:left w:val="none" w:sz="0" w:space="0" w:color="auto"/>
        <w:bottom w:val="none" w:sz="0" w:space="0" w:color="auto"/>
        <w:right w:val="none" w:sz="0" w:space="0" w:color="auto"/>
      </w:divBdr>
    </w:div>
    <w:div w:id="1480340418">
      <w:bodyDiv w:val="1"/>
      <w:marLeft w:val="0"/>
      <w:marRight w:val="0"/>
      <w:marTop w:val="0"/>
      <w:marBottom w:val="0"/>
      <w:divBdr>
        <w:top w:val="none" w:sz="0" w:space="0" w:color="auto"/>
        <w:left w:val="none" w:sz="0" w:space="0" w:color="auto"/>
        <w:bottom w:val="none" w:sz="0" w:space="0" w:color="auto"/>
        <w:right w:val="none" w:sz="0" w:space="0" w:color="auto"/>
      </w:divBdr>
    </w:div>
    <w:div w:id="1480656963">
      <w:bodyDiv w:val="1"/>
      <w:marLeft w:val="0"/>
      <w:marRight w:val="0"/>
      <w:marTop w:val="0"/>
      <w:marBottom w:val="0"/>
      <w:divBdr>
        <w:top w:val="none" w:sz="0" w:space="0" w:color="auto"/>
        <w:left w:val="none" w:sz="0" w:space="0" w:color="auto"/>
        <w:bottom w:val="none" w:sz="0" w:space="0" w:color="auto"/>
        <w:right w:val="none" w:sz="0" w:space="0" w:color="auto"/>
      </w:divBdr>
    </w:div>
    <w:div w:id="1481341121">
      <w:bodyDiv w:val="1"/>
      <w:marLeft w:val="0"/>
      <w:marRight w:val="0"/>
      <w:marTop w:val="0"/>
      <w:marBottom w:val="0"/>
      <w:divBdr>
        <w:top w:val="none" w:sz="0" w:space="0" w:color="auto"/>
        <w:left w:val="none" w:sz="0" w:space="0" w:color="auto"/>
        <w:bottom w:val="none" w:sz="0" w:space="0" w:color="auto"/>
        <w:right w:val="none" w:sz="0" w:space="0" w:color="auto"/>
      </w:divBdr>
    </w:div>
    <w:div w:id="1482041572">
      <w:bodyDiv w:val="1"/>
      <w:marLeft w:val="0"/>
      <w:marRight w:val="0"/>
      <w:marTop w:val="0"/>
      <w:marBottom w:val="0"/>
      <w:divBdr>
        <w:top w:val="none" w:sz="0" w:space="0" w:color="auto"/>
        <w:left w:val="none" w:sz="0" w:space="0" w:color="auto"/>
        <w:bottom w:val="none" w:sz="0" w:space="0" w:color="auto"/>
        <w:right w:val="none" w:sz="0" w:space="0" w:color="auto"/>
      </w:divBdr>
    </w:div>
    <w:div w:id="1482117435">
      <w:bodyDiv w:val="1"/>
      <w:marLeft w:val="0"/>
      <w:marRight w:val="0"/>
      <w:marTop w:val="0"/>
      <w:marBottom w:val="0"/>
      <w:divBdr>
        <w:top w:val="none" w:sz="0" w:space="0" w:color="auto"/>
        <w:left w:val="none" w:sz="0" w:space="0" w:color="auto"/>
        <w:bottom w:val="none" w:sz="0" w:space="0" w:color="auto"/>
        <w:right w:val="none" w:sz="0" w:space="0" w:color="auto"/>
      </w:divBdr>
    </w:div>
    <w:div w:id="1482698804">
      <w:bodyDiv w:val="1"/>
      <w:marLeft w:val="0"/>
      <w:marRight w:val="0"/>
      <w:marTop w:val="0"/>
      <w:marBottom w:val="0"/>
      <w:divBdr>
        <w:top w:val="none" w:sz="0" w:space="0" w:color="auto"/>
        <w:left w:val="none" w:sz="0" w:space="0" w:color="auto"/>
        <w:bottom w:val="none" w:sz="0" w:space="0" w:color="auto"/>
        <w:right w:val="none" w:sz="0" w:space="0" w:color="auto"/>
      </w:divBdr>
    </w:div>
    <w:div w:id="1482962450">
      <w:bodyDiv w:val="1"/>
      <w:marLeft w:val="0"/>
      <w:marRight w:val="0"/>
      <w:marTop w:val="0"/>
      <w:marBottom w:val="0"/>
      <w:divBdr>
        <w:top w:val="none" w:sz="0" w:space="0" w:color="auto"/>
        <w:left w:val="none" w:sz="0" w:space="0" w:color="auto"/>
        <w:bottom w:val="none" w:sz="0" w:space="0" w:color="auto"/>
        <w:right w:val="none" w:sz="0" w:space="0" w:color="auto"/>
      </w:divBdr>
    </w:div>
    <w:div w:id="1483155893">
      <w:bodyDiv w:val="1"/>
      <w:marLeft w:val="0"/>
      <w:marRight w:val="0"/>
      <w:marTop w:val="0"/>
      <w:marBottom w:val="0"/>
      <w:divBdr>
        <w:top w:val="none" w:sz="0" w:space="0" w:color="auto"/>
        <w:left w:val="none" w:sz="0" w:space="0" w:color="auto"/>
        <w:bottom w:val="none" w:sz="0" w:space="0" w:color="auto"/>
        <w:right w:val="none" w:sz="0" w:space="0" w:color="auto"/>
      </w:divBdr>
    </w:div>
    <w:div w:id="1483539795">
      <w:bodyDiv w:val="1"/>
      <w:marLeft w:val="0"/>
      <w:marRight w:val="0"/>
      <w:marTop w:val="0"/>
      <w:marBottom w:val="0"/>
      <w:divBdr>
        <w:top w:val="none" w:sz="0" w:space="0" w:color="auto"/>
        <w:left w:val="none" w:sz="0" w:space="0" w:color="auto"/>
        <w:bottom w:val="none" w:sz="0" w:space="0" w:color="auto"/>
        <w:right w:val="none" w:sz="0" w:space="0" w:color="auto"/>
      </w:divBdr>
    </w:div>
    <w:div w:id="1483617958">
      <w:bodyDiv w:val="1"/>
      <w:marLeft w:val="0"/>
      <w:marRight w:val="0"/>
      <w:marTop w:val="0"/>
      <w:marBottom w:val="0"/>
      <w:divBdr>
        <w:top w:val="none" w:sz="0" w:space="0" w:color="auto"/>
        <w:left w:val="none" w:sz="0" w:space="0" w:color="auto"/>
        <w:bottom w:val="none" w:sz="0" w:space="0" w:color="auto"/>
        <w:right w:val="none" w:sz="0" w:space="0" w:color="auto"/>
      </w:divBdr>
    </w:div>
    <w:div w:id="1483618898">
      <w:bodyDiv w:val="1"/>
      <w:marLeft w:val="0"/>
      <w:marRight w:val="0"/>
      <w:marTop w:val="0"/>
      <w:marBottom w:val="0"/>
      <w:divBdr>
        <w:top w:val="none" w:sz="0" w:space="0" w:color="auto"/>
        <w:left w:val="none" w:sz="0" w:space="0" w:color="auto"/>
        <w:bottom w:val="none" w:sz="0" w:space="0" w:color="auto"/>
        <w:right w:val="none" w:sz="0" w:space="0" w:color="auto"/>
      </w:divBdr>
    </w:div>
    <w:div w:id="1483766726">
      <w:bodyDiv w:val="1"/>
      <w:marLeft w:val="0"/>
      <w:marRight w:val="0"/>
      <w:marTop w:val="0"/>
      <w:marBottom w:val="0"/>
      <w:divBdr>
        <w:top w:val="none" w:sz="0" w:space="0" w:color="auto"/>
        <w:left w:val="none" w:sz="0" w:space="0" w:color="auto"/>
        <w:bottom w:val="none" w:sz="0" w:space="0" w:color="auto"/>
        <w:right w:val="none" w:sz="0" w:space="0" w:color="auto"/>
      </w:divBdr>
    </w:div>
    <w:div w:id="1484422060">
      <w:bodyDiv w:val="1"/>
      <w:marLeft w:val="0"/>
      <w:marRight w:val="0"/>
      <w:marTop w:val="0"/>
      <w:marBottom w:val="0"/>
      <w:divBdr>
        <w:top w:val="none" w:sz="0" w:space="0" w:color="auto"/>
        <w:left w:val="none" w:sz="0" w:space="0" w:color="auto"/>
        <w:bottom w:val="none" w:sz="0" w:space="0" w:color="auto"/>
        <w:right w:val="none" w:sz="0" w:space="0" w:color="auto"/>
      </w:divBdr>
    </w:div>
    <w:div w:id="1486581179">
      <w:bodyDiv w:val="1"/>
      <w:marLeft w:val="0"/>
      <w:marRight w:val="0"/>
      <w:marTop w:val="0"/>
      <w:marBottom w:val="0"/>
      <w:divBdr>
        <w:top w:val="none" w:sz="0" w:space="0" w:color="auto"/>
        <w:left w:val="none" w:sz="0" w:space="0" w:color="auto"/>
        <w:bottom w:val="none" w:sz="0" w:space="0" w:color="auto"/>
        <w:right w:val="none" w:sz="0" w:space="0" w:color="auto"/>
      </w:divBdr>
    </w:div>
    <w:div w:id="1486780124">
      <w:bodyDiv w:val="1"/>
      <w:marLeft w:val="0"/>
      <w:marRight w:val="0"/>
      <w:marTop w:val="0"/>
      <w:marBottom w:val="0"/>
      <w:divBdr>
        <w:top w:val="none" w:sz="0" w:space="0" w:color="auto"/>
        <w:left w:val="none" w:sz="0" w:space="0" w:color="auto"/>
        <w:bottom w:val="none" w:sz="0" w:space="0" w:color="auto"/>
        <w:right w:val="none" w:sz="0" w:space="0" w:color="auto"/>
      </w:divBdr>
    </w:div>
    <w:div w:id="1486970591">
      <w:bodyDiv w:val="1"/>
      <w:marLeft w:val="0"/>
      <w:marRight w:val="0"/>
      <w:marTop w:val="0"/>
      <w:marBottom w:val="0"/>
      <w:divBdr>
        <w:top w:val="none" w:sz="0" w:space="0" w:color="auto"/>
        <w:left w:val="none" w:sz="0" w:space="0" w:color="auto"/>
        <w:bottom w:val="none" w:sz="0" w:space="0" w:color="auto"/>
        <w:right w:val="none" w:sz="0" w:space="0" w:color="auto"/>
      </w:divBdr>
    </w:div>
    <w:div w:id="1487240026">
      <w:bodyDiv w:val="1"/>
      <w:marLeft w:val="0"/>
      <w:marRight w:val="0"/>
      <w:marTop w:val="0"/>
      <w:marBottom w:val="0"/>
      <w:divBdr>
        <w:top w:val="none" w:sz="0" w:space="0" w:color="auto"/>
        <w:left w:val="none" w:sz="0" w:space="0" w:color="auto"/>
        <w:bottom w:val="none" w:sz="0" w:space="0" w:color="auto"/>
        <w:right w:val="none" w:sz="0" w:space="0" w:color="auto"/>
      </w:divBdr>
    </w:div>
    <w:div w:id="1487629728">
      <w:bodyDiv w:val="1"/>
      <w:marLeft w:val="0"/>
      <w:marRight w:val="0"/>
      <w:marTop w:val="0"/>
      <w:marBottom w:val="0"/>
      <w:divBdr>
        <w:top w:val="none" w:sz="0" w:space="0" w:color="auto"/>
        <w:left w:val="none" w:sz="0" w:space="0" w:color="auto"/>
        <w:bottom w:val="none" w:sz="0" w:space="0" w:color="auto"/>
        <w:right w:val="none" w:sz="0" w:space="0" w:color="auto"/>
      </w:divBdr>
    </w:div>
    <w:div w:id="1488201688">
      <w:bodyDiv w:val="1"/>
      <w:marLeft w:val="0"/>
      <w:marRight w:val="0"/>
      <w:marTop w:val="0"/>
      <w:marBottom w:val="0"/>
      <w:divBdr>
        <w:top w:val="none" w:sz="0" w:space="0" w:color="auto"/>
        <w:left w:val="none" w:sz="0" w:space="0" w:color="auto"/>
        <w:bottom w:val="none" w:sz="0" w:space="0" w:color="auto"/>
        <w:right w:val="none" w:sz="0" w:space="0" w:color="auto"/>
      </w:divBdr>
    </w:div>
    <w:div w:id="1488479133">
      <w:bodyDiv w:val="1"/>
      <w:marLeft w:val="0"/>
      <w:marRight w:val="0"/>
      <w:marTop w:val="0"/>
      <w:marBottom w:val="0"/>
      <w:divBdr>
        <w:top w:val="none" w:sz="0" w:space="0" w:color="auto"/>
        <w:left w:val="none" w:sz="0" w:space="0" w:color="auto"/>
        <w:bottom w:val="none" w:sz="0" w:space="0" w:color="auto"/>
        <w:right w:val="none" w:sz="0" w:space="0" w:color="auto"/>
      </w:divBdr>
    </w:div>
    <w:div w:id="1488982723">
      <w:bodyDiv w:val="1"/>
      <w:marLeft w:val="0"/>
      <w:marRight w:val="0"/>
      <w:marTop w:val="0"/>
      <w:marBottom w:val="0"/>
      <w:divBdr>
        <w:top w:val="none" w:sz="0" w:space="0" w:color="auto"/>
        <w:left w:val="none" w:sz="0" w:space="0" w:color="auto"/>
        <w:bottom w:val="none" w:sz="0" w:space="0" w:color="auto"/>
        <w:right w:val="none" w:sz="0" w:space="0" w:color="auto"/>
      </w:divBdr>
    </w:div>
    <w:div w:id="1489397877">
      <w:bodyDiv w:val="1"/>
      <w:marLeft w:val="0"/>
      <w:marRight w:val="0"/>
      <w:marTop w:val="0"/>
      <w:marBottom w:val="0"/>
      <w:divBdr>
        <w:top w:val="none" w:sz="0" w:space="0" w:color="auto"/>
        <w:left w:val="none" w:sz="0" w:space="0" w:color="auto"/>
        <w:bottom w:val="none" w:sz="0" w:space="0" w:color="auto"/>
        <w:right w:val="none" w:sz="0" w:space="0" w:color="auto"/>
      </w:divBdr>
    </w:div>
    <w:div w:id="1489398890">
      <w:bodyDiv w:val="1"/>
      <w:marLeft w:val="0"/>
      <w:marRight w:val="0"/>
      <w:marTop w:val="0"/>
      <w:marBottom w:val="0"/>
      <w:divBdr>
        <w:top w:val="none" w:sz="0" w:space="0" w:color="auto"/>
        <w:left w:val="none" w:sz="0" w:space="0" w:color="auto"/>
        <w:bottom w:val="none" w:sz="0" w:space="0" w:color="auto"/>
        <w:right w:val="none" w:sz="0" w:space="0" w:color="auto"/>
      </w:divBdr>
    </w:div>
    <w:div w:id="1490365654">
      <w:bodyDiv w:val="1"/>
      <w:marLeft w:val="0"/>
      <w:marRight w:val="0"/>
      <w:marTop w:val="0"/>
      <w:marBottom w:val="0"/>
      <w:divBdr>
        <w:top w:val="none" w:sz="0" w:space="0" w:color="auto"/>
        <w:left w:val="none" w:sz="0" w:space="0" w:color="auto"/>
        <w:bottom w:val="none" w:sz="0" w:space="0" w:color="auto"/>
        <w:right w:val="none" w:sz="0" w:space="0" w:color="auto"/>
      </w:divBdr>
    </w:div>
    <w:div w:id="1490713415">
      <w:bodyDiv w:val="1"/>
      <w:marLeft w:val="0"/>
      <w:marRight w:val="0"/>
      <w:marTop w:val="0"/>
      <w:marBottom w:val="0"/>
      <w:divBdr>
        <w:top w:val="none" w:sz="0" w:space="0" w:color="auto"/>
        <w:left w:val="none" w:sz="0" w:space="0" w:color="auto"/>
        <w:bottom w:val="none" w:sz="0" w:space="0" w:color="auto"/>
        <w:right w:val="none" w:sz="0" w:space="0" w:color="auto"/>
      </w:divBdr>
    </w:div>
    <w:div w:id="1490828233">
      <w:bodyDiv w:val="1"/>
      <w:marLeft w:val="0"/>
      <w:marRight w:val="0"/>
      <w:marTop w:val="0"/>
      <w:marBottom w:val="0"/>
      <w:divBdr>
        <w:top w:val="none" w:sz="0" w:space="0" w:color="auto"/>
        <w:left w:val="none" w:sz="0" w:space="0" w:color="auto"/>
        <w:bottom w:val="none" w:sz="0" w:space="0" w:color="auto"/>
        <w:right w:val="none" w:sz="0" w:space="0" w:color="auto"/>
      </w:divBdr>
    </w:div>
    <w:div w:id="1491631933">
      <w:bodyDiv w:val="1"/>
      <w:marLeft w:val="0"/>
      <w:marRight w:val="0"/>
      <w:marTop w:val="0"/>
      <w:marBottom w:val="0"/>
      <w:divBdr>
        <w:top w:val="none" w:sz="0" w:space="0" w:color="auto"/>
        <w:left w:val="none" w:sz="0" w:space="0" w:color="auto"/>
        <w:bottom w:val="none" w:sz="0" w:space="0" w:color="auto"/>
        <w:right w:val="none" w:sz="0" w:space="0" w:color="auto"/>
      </w:divBdr>
    </w:div>
    <w:div w:id="1493981928">
      <w:bodyDiv w:val="1"/>
      <w:marLeft w:val="0"/>
      <w:marRight w:val="0"/>
      <w:marTop w:val="0"/>
      <w:marBottom w:val="0"/>
      <w:divBdr>
        <w:top w:val="none" w:sz="0" w:space="0" w:color="auto"/>
        <w:left w:val="none" w:sz="0" w:space="0" w:color="auto"/>
        <w:bottom w:val="none" w:sz="0" w:space="0" w:color="auto"/>
        <w:right w:val="none" w:sz="0" w:space="0" w:color="auto"/>
      </w:divBdr>
    </w:div>
    <w:div w:id="1494295012">
      <w:bodyDiv w:val="1"/>
      <w:marLeft w:val="0"/>
      <w:marRight w:val="0"/>
      <w:marTop w:val="0"/>
      <w:marBottom w:val="0"/>
      <w:divBdr>
        <w:top w:val="none" w:sz="0" w:space="0" w:color="auto"/>
        <w:left w:val="none" w:sz="0" w:space="0" w:color="auto"/>
        <w:bottom w:val="none" w:sz="0" w:space="0" w:color="auto"/>
        <w:right w:val="none" w:sz="0" w:space="0" w:color="auto"/>
      </w:divBdr>
    </w:div>
    <w:div w:id="1494295597">
      <w:bodyDiv w:val="1"/>
      <w:marLeft w:val="0"/>
      <w:marRight w:val="0"/>
      <w:marTop w:val="0"/>
      <w:marBottom w:val="0"/>
      <w:divBdr>
        <w:top w:val="none" w:sz="0" w:space="0" w:color="auto"/>
        <w:left w:val="none" w:sz="0" w:space="0" w:color="auto"/>
        <w:bottom w:val="none" w:sz="0" w:space="0" w:color="auto"/>
        <w:right w:val="none" w:sz="0" w:space="0" w:color="auto"/>
      </w:divBdr>
    </w:div>
    <w:div w:id="1494685595">
      <w:bodyDiv w:val="1"/>
      <w:marLeft w:val="0"/>
      <w:marRight w:val="0"/>
      <w:marTop w:val="0"/>
      <w:marBottom w:val="0"/>
      <w:divBdr>
        <w:top w:val="none" w:sz="0" w:space="0" w:color="auto"/>
        <w:left w:val="none" w:sz="0" w:space="0" w:color="auto"/>
        <w:bottom w:val="none" w:sz="0" w:space="0" w:color="auto"/>
        <w:right w:val="none" w:sz="0" w:space="0" w:color="auto"/>
      </w:divBdr>
    </w:div>
    <w:div w:id="1494686793">
      <w:bodyDiv w:val="1"/>
      <w:marLeft w:val="0"/>
      <w:marRight w:val="0"/>
      <w:marTop w:val="0"/>
      <w:marBottom w:val="0"/>
      <w:divBdr>
        <w:top w:val="none" w:sz="0" w:space="0" w:color="auto"/>
        <w:left w:val="none" w:sz="0" w:space="0" w:color="auto"/>
        <w:bottom w:val="none" w:sz="0" w:space="0" w:color="auto"/>
        <w:right w:val="none" w:sz="0" w:space="0" w:color="auto"/>
      </w:divBdr>
    </w:div>
    <w:div w:id="1495992335">
      <w:bodyDiv w:val="1"/>
      <w:marLeft w:val="0"/>
      <w:marRight w:val="0"/>
      <w:marTop w:val="0"/>
      <w:marBottom w:val="0"/>
      <w:divBdr>
        <w:top w:val="none" w:sz="0" w:space="0" w:color="auto"/>
        <w:left w:val="none" w:sz="0" w:space="0" w:color="auto"/>
        <w:bottom w:val="none" w:sz="0" w:space="0" w:color="auto"/>
        <w:right w:val="none" w:sz="0" w:space="0" w:color="auto"/>
      </w:divBdr>
    </w:div>
    <w:div w:id="1496529819">
      <w:bodyDiv w:val="1"/>
      <w:marLeft w:val="0"/>
      <w:marRight w:val="0"/>
      <w:marTop w:val="0"/>
      <w:marBottom w:val="0"/>
      <w:divBdr>
        <w:top w:val="none" w:sz="0" w:space="0" w:color="auto"/>
        <w:left w:val="none" w:sz="0" w:space="0" w:color="auto"/>
        <w:bottom w:val="none" w:sz="0" w:space="0" w:color="auto"/>
        <w:right w:val="none" w:sz="0" w:space="0" w:color="auto"/>
      </w:divBdr>
    </w:div>
    <w:div w:id="1496647662">
      <w:bodyDiv w:val="1"/>
      <w:marLeft w:val="0"/>
      <w:marRight w:val="0"/>
      <w:marTop w:val="0"/>
      <w:marBottom w:val="0"/>
      <w:divBdr>
        <w:top w:val="none" w:sz="0" w:space="0" w:color="auto"/>
        <w:left w:val="none" w:sz="0" w:space="0" w:color="auto"/>
        <w:bottom w:val="none" w:sz="0" w:space="0" w:color="auto"/>
        <w:right w:val="none" w:sz="0" w:space="0" w:color="auto"/>
      </w:divBdr>
    </w:div>
    <w:div w:id="1496726035">
      <w:bodyDiv w:val="1"/>
      <w:marLeft w:val="0"/>
      <w:marRight w:val="0"/>
      <w:marTop w:val="0"/>
      <w:marBottom w:val="0"/>
      <w:divBdr>
        <w:top w:val="none" w:sz="0" w:space="0" w:color="auto"/>
        <w:left w:val="none" w:sz="0" w:space="0" w:color="auto"/>
        <w:bottom w:val="none" w:sz="0" w:space="0" w:color="auto"/>
        <w:right w:val="none" w:sz="0" w:space="0" w:color="auto"/>
      </w:divBdr>
    </w:div>
    <w:div w:id="1496922327">
      <w:bodyDiv w:val="1"/>
      <w:marLeft w:val="0"/>
      <w:marRight w:val="0"/>
      <w:marTop w:val="0"/>
      <w:marBottom w:val="0"/>
      <w:divBdr>
        <w:top w:val="none" w:sz="0" w:space="0" w:color="auto"/>
        <w:left w:val="none" w:sz="0" w:space="0" w:color="auto"/>
        <w:bottom w:val="none" w:sz="0" w:space="0" w:color="auto"/>
        <w:right w:val="none" w:sz="0" w:space="0" w:color="auto"/>
      </w:divBdr>
    </w:div>
    <w:div w:id="1497453041">
      <w:bodyDiv w:val="1"/>
      <w:marLeft w:val="0"/>
      <w:marRight w:val="0"/>
      <w:marTop w:val="0"/>
      <w:marBottom w:val="0"/>
      <w:divBdr>
        <w:top w:val="none" w:sz="0" w:space="0" w:color="auto"/>
        <w:left w:val="none" w:sz="0" w:space="0" w:color="auto"/>
        <w:bottom w:val="none" w:sz="0" w:space="0" w:color="auto"/>
        <w:right w:val="none" w:sz="0" w:space="0" w:color="auto"/>
      </w:divBdr>
    </w:div>
    <w:div w:id="1497500829">
      <w:bodyDiv w:val="1"/>
      <w:marLeft w:val="0"/>
      <w:marRight w:val="0"/>
      <w:marTop w:val="0"/>
      <w:marBottom w:val="0"/>
      <w:divBdr>
        <w:top w:val="none" w:sz="0" w:space="0" w:color="auto"/>
        <w:left w:val="none" w:sz="0" w:space="0" w:color="auto"/>
        <w:bottom w:val="none" w:sz="0" w:space="0" w:color="auto"/>
        <w:right w:val="none" w:sz="0" w:space="0" w:color="auto"/>
      </w:divBdr>
    </w:div>
    <w:div w:id="1498500052">
      <w:bodyDiv w:val="1"/>
      <w:marLeft w:val="0"/>
      <w:marRight w:val="0"/>
      <w:marTop w:val="0"/>
      <w:marBottom w:val="0"/>
      <w:divBdr>
        <w:top w:val="none" w:sz="0" w:space="0" w:color="auto"/>
        <w:left w:val="none" w:sz="0" w:space="0" w:color="auto"/>
        <w:bottom w:val="none" w:sz="0" w:space="0" w:color="auto"/>
        <w:right w:val="none" w:sz="0" w:space="0" w:color="auto"/>
      </w:divBdr>
    </w:div>
    <w:div w:id="1498762402">
      <w:bodyDiv w:val="1"/>
      <w:marLeft w:val="0"/>
      <w:marRight w:val="0"/>
      <w:marTop w:val="0"/>
      <w:marBottom w:val="0"/>
      <w:divBdr>
        <w:top w:val="none" w:sz="0" w:space="0" w:color="auto"/>
        <w:left w:val="none" w:sz="0" w:space="0" w:color="auto"/>
        <w:bottom w:val="none" w:sz="0" w:space="0" w:color="auto"/>
        <w:right w:val="none" w:sz="0" w:space="0" w:color="auto"/>
      </w:divBdr>
    </w:div>
    <w:div w:id="1498770286">
      <w:bodyDiv w:val="1"/>
      <w:marLeft w:val="0"/>
      <w:marRight w:val="0"/>
      <w:marTop w:val="0"/>
      <w:marBottom w:val="0"/>
      <w:divBdr>
        <w:top w:val="none" w:sz="0" w:space="0" w:color="auto"/>
        <w:left w:val="none" w:sz="0" w:space="0" w:color="auto"/>
        <w:bottom w:val="none" w:sz="0" w:space="0" w:color="auto"/>
        <w:right w:val="none" w:sz="0" w:space="0" w:color="auto"/>
      </w:divBdr>
    </w:div>
    <w:div w:id="1498810079">
      <w:bodyDiv w:val="1"/>
      <w:marLeft w:val="0"/>
      <w:marRight w:val="0"/>
      <w:marTop w:val="0"/>
      <w:marBottom w:val="0"/>
      <w:divBdr>
        <w:top w:val="none" w:sz="0" w:space="0" w:color="auto"/>
        <w:left w:val="none" w:sz="0" w:space="0" w:color="auto"/>
        <w:bottom w:val="none" w:sz="0" w:space="0" w:color="auto"/>
        <w:right w:val="none" w:sz="0" w:space="0" w:color="auto"/>
      </w:divBdr>
    </w:div>
    <w:div w:id="1499341526">
      <w:bodyDiv w:val="1"/>
      <w:marLeft w:val="0"/>
      <w:marRight w:val="0"/>
      <w:marTop w:val="0"/>
      <w:marBottom w:val="0"/>
      <w:divBdr>
        <w:top w:val="none" w:sz="0" w:space="0" w:color="auto"/>
        <w:left w:val="none" w:sz="0" w:space="0" w:color="auto"/>
        <w:bottom w:val="none" w:sz="0" w:space="0" w:color="auto"/>
        <w:right w:val="none" w:sz="0" w:space="0" w:color="auto"/>
      </w:divBdr>
    </w:div>
    <w:div w:id="1499729231">
      <w:bodyDiv w:val="1"/>
      <w:marLeft w:val="0"/>
      <w:marRight w:val="0"/>
      <w:marTop w:val="0"/>
      <w:marBottom w:val="0"/>
      <w:divBdr>
        <w:top w:val="none" w:sz="0" w:space="0" w:color="auto"/>
        <w:left w:val="none" w:sz="0" w:space="0" w:color="auto"/>
        <w:bottom w:val="none" w:sz="0" w:space="0" w:color="auto"/>
        <w:right w:val="none" w:sz="0" w:space="0" w:color="auto"/>
      </w:divBdr>
    </w:div>
    <w:div w:id="1499804972">
      <w:bodyDiv w:val="1"/>
      <w:marLeft w:val="0"/>
      <w:marRight w:val="0"/>
      <w:marTop w:val="0"/>
      <w:marBottom w:val="0"/>
      <w:divBdr>
        <w:top w:val="none" w:sz="0" w:space="0" w:color="auto"/>
        <w:left w:val="none" w:sz="0" w:space="0" w:color="auto"/>
        <w:bottom w:val="none" w:sz="0" w:space="0" w:color="auto"/>
        <w:right w:val="none" w:sz="0" w:space="0" w:color="auto"/>
      </w:divBdr>
    </w:div>
    <w:div w:id="1500119381">
      <w:bodyDiv w:val="1"/>
      <w:marLeft w:val="0"/>
      <w:marRight w:val="0"/>
      <w:marTop w:val="0"/>
      <w:marBottom w:val="0"/>
      <w:divBdr>
        <w:top w:val="none" w:sz="0" w:space="0" w:color="auto"/>
        <w:left w:val="none" w:sz="0" w:space="0" w:color="auto"/>
        <w:bottom w:val="none" w:sz="0" w:space="0" w:color="auto"/>
        <w:right w:val="none" w:sz="0" w:space="0" w:color="auto"/>
      </w:divBdr>
    </w:div>
    <w:div w:id="1501504034">
      <w:bodyDiv w:val="1"/>
      <w:marLeft w:val="0"/>
      <w:marRight w:val="0"/>
      <w:marTop w:val="0"/>
      <w:marBottom w:val="0"/>
      <w:divBdr>
        <w:top w:val="none" w:sz="0" w:space="0" w:color="auto"/>
        <w:left w:val="none" w:sz="0" w:space="0" w:color="auto"/>
        <w:bottom w:val="none" w:sz="0" w:space="0" w:color="auto"/>
        <w:right w:val="none" w:sz="0" w:space="0" w:color="auto"/>
      </w:divBdr>
    </w:div>
    <w:div w:id="1501627647">
      <w:bodyDiv w:val="1"/>
      <w:marLeft w:val="0"/>
      <w:marRight w:val="0"/>
      <w:marTop w:val="0"/>
      <w:marBottom w:val="0"/>
      <w:divBdr>
        <w:top w:val="none" w:sz="0" w:space="0" w:color="auto"/>
        <w:left w:val="none" w:sz="0" w:space="0" w:color="auto"/>
        <w:bottom w:val="none" w:sz="0" w:space="0" w:color="auto"/>
        <w:right w:val="none" w:sz="0" w:space="0" w:color="auto"/>
      </w:divBdr>
    </w:div>
    <w:div w:id="1501697187">
      <w:bodyDiv w:val="1"/>
      <w:marLeft w:val="0"/>
      <w:marRight w:val="0"/>
      <w:marTop w:val="0"/>
      <w:marBottom w:val="0"/>
      <w:divBdr>
        <w:top w:val="none" w:sz="0" w:space="0" w:color="auto"/>
        <w:left w:val="none" w:sz="0" w:space="0" w:color="auto"/>
        <w:bottom w:val="none" w:sz="0" w:space="0" w:color="auto"/>
        <w:right w:val="none" w:sz="0" w:space="0" w:color="auto"/>
      </w:divBdr>
    </w:div>
    <w:div w:id="1502232961">
      <w:bodyDiv w:val="1"/>
      <w:marLeft w:val="0"/>
      <w:marRight w:val="0"/>
      <w:marTop w:val="0"/>
      <w:marBottom w:val="0"/>
      <w:divBdr>
        <w:top w:val="none" w:sz="0" w:space="0" w:color="auto"/>
        <w:left w:val="none" w:sz="0" w:space="0" w:color="auto"/>
        <w:bottom w:val="none" w:sz="0" w:space="0" w:color="auto"/>
        <w:right w:val="none" w:sz="0" w:space="0" w:color="auto"/>
      </w:divBdr>
    </w:div>
    <w:div w:id="1502237819">
      <w:bodyDiv w:val="1"/>
      <w:marLeft w:val="0"/>
      <w:marRight w:val="0"/>
      <w:marTop w:val="0"/>
      <w:marBottom w:val="0"/>
      <w:divBdr>
        <w:top w:val="none" w:sz="0" w:space="0" w:color="auto"/>
        <w:left w:val="none" w:sz="0" w:space="0" w:color="auto"/>
        <w:bottom w:val="none" w:sz="0" w:space="0" w:color="auto"/>
        <w:right w:val="none" w:sz="0" w:space="0" w:color="auto"/>
      </w:divBdr>
    </w:div>
    <w:div w:id="1502702294">
      <w:bodyDiv w:val="1"/>
      <w:marLeft w:val="0"/>
      <w:marRight w:val="0"/>
      <w:marTop w:val="0"/>
      <w:marBottom w:val="0"/>
      <w:divBdr>
        <w:top w:val="none" w:sz="0" w:space="0" w:color="auto"/>
        <w:left w:val="none" w:sz="0" w:space="0" w:color="auto"/>
        <w:bottom w:val="none" w:sz="0" w:space="0" w:color="auto"/>
        <w:right w:val="none" w:sz="0" w:space="0" w:color="auto"/>
      </w:divBdr>
    </w:div>
    <w:div w:id="1502742194">
      <w:bodyDiv w:val="1"/>
      <w:marLeft w:val="0"/>
      <w:marRight w:val="0"/>
      <w:marTop w:val="0"/>
      <w:marBottom w:val="0"/>
      <w:divBdr>
        <w:top w:val="none" w:sz="0" w:space="0" w:color="auto"/>
        <w:left w:val="none" w:sz="0" w:space="0" w:color="auto"/>
        <w:bottom w:val="none" w:sz="0" w:space="0" w:color="auto"/>
        <w:right w:val="none" w:sz="0" w:space="0" w:color="auto"/>
      </w:divBdr>
    </w:div>
    <w:div w:id="1502814079">
      <w:bodyDiv w:val="1"/>
      <w:marLeft w:val="0"/>
      <w:marRight w:val="0"/>
      <w:marTop w:val="0"/>
      <w:marBottom w:val="0"/>
      <w:divBdr>
        <w:top w:val="none" w:sz="0" w:space="0" w:color="auto"/>
        <w:left w:val="none" w:sz="0" w:space="0" w:color="auto"/>
        <w:bottom w:val="none" w:sz="0" w:space="0" w:color="auto"/>
        <w:right w:val="none" w:sz="0" w:space="0" w:color="auto"/>
      </w:divBdr>
    </w:div>
    <w:div w:id="1502888401">
      <w:bodyDiv w:val="1"/>
      <w:marLeft w:val="0"/>
      <w:marRight w:val="0"/>
      <w:marTop w:val="0"/>
      <w:marBottom w:val="0"/>
      <w:divBdr>
        <w:top w:val="none" w:sz="0" w:space="0" w:color="auto"/>
        <w:left w:val="none" w:sz="0" w:space="0" w:color="auto"/>
        <w:bottom w:val="none" w:sz="0" w:space="0" w:color="auto"/>
        <w:right w:val="none" w:sz="0" w:space="0" w:color="auto"/>
      </w:divBdr>
    </w:div>
    <w:div w:id="1503470493">
      <w:bodyDiv w:val="1"/>
      <w:marLeft w:val="0"/>
      <w:marRight w:val="0"/>
      <w:marTop w:val="0"/>
      <w:marBottom w:val="0"/>
      <w:divBdr>
        <w:top w:val="none" w:sz="0" w:space="0" w:color="auto"/>
        <w:left w:val="none" w:sz="0" w:space="0" w:color="auto"/>
        <w:bottom w:val="none" w:sz="0" w:space="0" w:color="auto"/>
        <w:right w:val="none" w:sz="0" w:space="0" w:color="auto"/>
      </w:divBdr>
    </w:div>
    <w:div w:id="1503472616">
      <w:bodyDiv w:val="1"/>
      <w:marLeft w:val="0"/>
      <w:marRight w:val="0"/>
      <w:marTop w:val="0"/>
      <w:marBottom w:val="0"/>
      <w:divBdr>
        <w:top w:val="none" w:sz="0" w:space="0" w:color="auto"/>
        <w:left w:val="none" w:sz="0" w:space="0" w:color="auto"/>
        <w:bottom w:val="none" w:sz="0" w:space="0" w:color="auto"/>
        <w:right w:val="none" w:sz="0" w:space="0" w:color="auto"/>
      </w:divBdr>
    </w:div>
    <w:div w:id="1503743586">
      <w:bodyDiv w:val="1"/>
      <w:marLeft w:val="0"/>
      <w:marRight w:val="0"/>
      <w:marTop w:val="0"/>
      <w:marBottom w:val="0"/>
      <w:divBdr>
        <w:top w:val="none" w:sz="0" w:space="0" w:color="auto"/>
        <w:left w:val="none" w:sz="0" w:space="0" w:color="auto"/>
        <w:bottom w:val="none" w:sz="0" w:space="0" w:color="auto"/>
        <w:right w:val="none" w:sz="0" w:space="0" w:color="auto"/>
      </w:divBdr>
    </w:div>
    <w:div w:id="1504509995">
      <w:bodyDiv w:val="1"/>
      <w:marLeft w:val="0"/>
      <w:marRight w:val="0"/>
      <w:marTop w:val="0"/>
      <w:marBottom w:val="0"/>
      <w:divBdr>
        <w:top w:val="none" w:sz="0" w:space="0" w:color="auto"/>
        <w:left w:val="none" w:sz="0" w:space="0" w:color="auto"/>
        <w:bottom w:val="none" w:sz="0" w:space="0" w:color="auto"/>
        <w:right w:val="none" w:sz="0" w:space="0" w:color="auto"/>
      </w:divBdr>
    </w:div>
    <w:div w:id="1505124038">
      <w:bodyDiv w:val="1"/>
      <w:marLeft w:val="0"/>
      <w:marRight w:val="0"/>
      <w:marTop w:val="0"/>
      <w:marBottom w:val="0"/>
      <w:divBdr>
        <w:top w:val="none" w:sz="0" w:space="0" w:color="auto"/>
        <w:left w:val="none" w:sz="0" w:space="0" w:color="auto"/>
        <w:bottom w:val="none" w:sz="0" w:space="0" w:color="auto"/>
        <w:right w:val="none" w:sz="0" w:space="0" w:color="auto"/>
      </w:divBdr>
    </w:div>
    <w:div w:id="1505127483">
      <w:bodyDiv w:val="1"/>
      <w:marLeft w:val="0"/>
      <w:marRight w:val="0"/>
      <w:marTop w:val="0"/>
      <w:marBottom w:val="0"/>
      <w:divBdr>
        <w:top w:val="none" w:sz="0" w:space="0" w:color="auto"/>
        <w:left w:val="none" w:sz="0" w:space="0" w:color="auto"/>
        <w:bottom w:val="none" w:sz="0" w:space="0" w:color="auto"/>
        <w:right w:val="none" w:sz="0" w:space="0" w:color="auto"/>
      </w:divBdr>
    </w:div>
    <w:div w:id="1505391587">
      <w:bodyDiv w:val="1"/>
      <w:marLeft w:val="0"/>
      <w:marRight w:val="0"/>
      <w:marTop w:val="0"/>
      <w:marBottom w:val="0"/>
      <w:divBdr>
        <w:top w:val="none" w:sz="0" w:space="0" w:color="auto"/>
        <w:left w:val="none" w:sz="0" w:space="0" w:color="auto"/>
        <w:bottom w:val="none" w:sz="0" w:space="0" w:color="auto"/>
        <w:right w:val="none" w:sz="0" w:space="0" w:color="auto"/>
      </w:divBdr>
    </w:div>
    <w:div w:id="1505591214">
      <w:bodyDiv w:val="1"/>
      <w:marLeft w:val="0"/>
      <w:marRight w:val="0"/>
      <w:marTop w:val="0"/>
      <w:marBottom w:val="0"/>
      <w:divBdr>
        <w:top w:val="none" w:sz="0" w:space="0" w:color="auto"/>
        <w:left w:val="none" w:sz="0" w:space="0" w:color="auto"/>
        <w:bottom w:val="none" w:sz="0" w:space="0" w:color="auto"/>
        <w:right w:val="none" w:sz="0" w:space="0" w:color="auto"/>
      </w:divBdr>
    </w:div>
    <w:div w:id="1505702198">
      <w:bodyDiv w:val="1"/>
      <w:marLeft w:val="0"/>
      <w:marRight w:val="0"/>
      <w:marTop w:val="0"/>
      <w:marBottom w:val="0"/>
      <w:divBdr>
        <w:top w:val="none" w:sz="0" w:space="0" w:color="auto"/>
        <w:left w:val="none" w:sz="0" w:space="0" w:color="auto"/>
        <w:bottom w:val="none" w:sz="0" w:space="0" w:color="auto"/>
        <w:right w:val="none" w:sz="0" w:space="0" w:color="auto"/>
      </w:divBdr>
    </w:div>
    <w:div w:id="1506020748">
      <w:bodyDiv w:val="1"/>
      <w:marLeft w:val="0"/>
      <w:marRight w:val="0"/>
      <w:marTop w:val="0"/>
      <w:marBottom w:val="0"/>
      <w:divBdr>
        <w:top w:val="none" w:sz="0" w:space="0" w:color="auto"/>
        <w:left w:val="none" w:sz="0" w:space="0" w:color="auto"/>
        <w:bottom w:val="none" w:sz="0" w:space="0" w:color="auto"/>
        <w:right w:val="none" w:sz="0" w:space="0" w:color="auto"/>
      </w:divBdr>
    </w:div>
    <w:div w:id="1506162666">
      <w:bodyDiv w:val="1"/>
      <w:marLeft w:val="0"/>
      <w:marRight w:val="0"/>
      <w:marTop w:val="0"/>
      <w:marBottom w:val="0"/>
      <w:divBdr>
        <w:top w:val="none" w:sz="0" w:space="0" w:color="auto"/>
        <w:left w:val="none" w:sz="0" w:space="0" w:color="auto"/>
        <w:bottom w:val="none" w:sz="0" w:space="0" w:color="auto"/>
        <w:right w:val="none" w:sz="0" w:space="0" w:color="auto"/>
      </w:divBdr>
    </w:div>
    <w:div w:id="1507132417">
      <w:bodyDiv w:val="1"/>
      <w:marLeft w:val="0"/>
      <w:marRight w:val="0"/>
      <w:marTop w:val="0"/>
      <w:marBottom w:val="0"/>
      <w:divBdr>
        <w:top w:val="none" w:sz="0" w:space="0" w:color="auto"/>
        <w:left w:val="none" w:sz="0" w:space="0" w:color="auto"/>
        <w:bottom w:val="none" w:sz="0" w:space="0" w:color="auto"/>
        <w:right w:val="none" w:sz="0" w:space="0" w:color="auto"/>
      </w:divBdr>
    </w:div>
    <w:div w:id="1507597974">
      <w:bodyDiv w:val="1"/>
      <w:marLeft w:val="0"/>
      <w:marRight w:val="0"/>
      <w:marTop w:val="0"/>
      <w:marBottom w:val="0"/>
      <w:divBdr>
        <w:top w:val="none" w:sz="0" w:space="0" w:color="auto"/>
        <w:left w:val="none" w:sz="0" w:space="0" w:color="auto"/>
        <w:bottom w:val="none" w:sz="0" w:space="0" w:color="auto"/>
        <w:right w:val="none" w:sz="0" w:space="0" w:color="auto"/>
      </w:divBdr>
    </w:div>
    <w:div w:id="1507866746">
      <w:bodyDiv w:val="1"/>
      <w:marLeft w:val="0"/>
      <w:marRight w:val="0"/>
      <w:marTop w:val="0"/>
      <w:marBottom w:val="0"/>
      <w:divBdr>
        <w:top w:val="none" w:sz="0" w:space="0" w:color="auto"/>
        <w:left w:val="none" w:sz="0" w:space="0" w:color="auto"/>
        <w:bottom w:val="none" w:sz="0" w:space="0" w:color="auto"/>
        <w:right w:val="none" w:sz="0" w:space="0" w:color="auto"/>
      </w:divBdr>
    </w:div>
    <w:div w:id="1508329310">
      <w:bodyDiv w:val="1"/>
      <w:marLeft w:val="0"/>
      <w:marRight w:val="0"/>
      <w:marTop w:val="0"/>
      <w:marBottom w:val="0"/>
      <w:divBdr>
        <w:top w:val="none" w:sz="0" w:space="0" w:color="auto"/>
        <w:left w:val="none" w:sz="0" w:space="0" w:color="auto"/>
        <w:bottom w:val="none" w:sz="0" w:space="0" w:color="auto"/>
        <w:right w:val="none" w:sz="0" w:space="0" w:color="auto"/>
      </w:divBdr>
    </w:div>
    <w:div w:id="1508785386">
      <w:bodyDiv w:val="1"/>
      <w:marLeft w:val="0"/>
      <w:marRight w:val="0"/>
      <w:marTop w:val="0"/>
      <w:marBottom w:val="0"/>
      <w:divBdr>
        <w:top w:val="none" w:sz="0" w:space="0" w:color="auto"/>
        <w:left w:val="none" w:sz="0" w:space="0" w:color="auto"/>
        <w:bottom w:val="none" w:sz="0" w:space="0" w:color="auto"/>
        <w:right w:val="none" w:sz="0" w:space="0" w:color="auto"/>
      </w:divBdr>
    </w:div>
    <w:div w:id="1508902251">
      <w:bodyDiv w:val="1"/>
      <w:marLeft w:val="0"/>
      <w:marRight w:val="0"/>
      <w:marTop w:val="0"/>
      <w:marBottom w:val="0"/>
      <w:divBdr>
        <w:top w:val="none" w:sz="0" w:space="0" w:color="auto"/>
        <w:left w:val="none" w:sz="0" w:space="0" w:color="auto"/>
        <w:bottom w:val="none" w:sz="0" w:space="0" w:color="auto"/>
        <w:right w:val="none" w:sz="0" w:space="0" w:color="auto"/>
      </w:divBdr>
    </w:div>
    <w:div w:id="1509177655">
      <w:bodyDiv w:val="1"/>
      <w:marLeft w:val="0"/>
      <w:marRight w:val="0"/>
      <w:marTop w:val="0"/>
      <w:marBottom w:val="0"/>
      <w:divBdr>
        <w:top w:val="none" w:sz="0" w:space="0" w:color="auto"/>
        <w:left w:val="none" w:sz="0" w:space="0" w:color="auto"/>
        <w:bottom w:val="none" w:sz="0" w:space="0" w:color="auto"/>
        <w:right w:val="none" w:sz="0" w:space="0" w:color="auto"/>
      </w:divBdr>
    </w:div>
    <w:div w:id="1510635098">
      <w:bodyDiv w:val="1"/>
      <w:marLeft w:val="0"/>
      <w:marRight w:val="0"/>
      <w:marTop w:val="0"/>
      <w:marBottom w:val="0"/>
      <w:divBdr>
        <w:top w:val="none" w:sz="0" w:space="0" w:color="auto"/>
        <w:left w:val="none" w:sz="0" w:space="0" w:color="auto"/>
        <w:bottom w:val="none" w:sz="0" w:space="0" w:color="auto"/>
        <w:right w:val="none" w:sz="0" w:space="0" w:color="auto"/>
      </w:divBdr>
    </w:div>
    <w:div w:id="1510674664">
      <w:bodyDiv w:val="1"/>
      <w:marLeft w:val="0"/>
      <w:marRight w:val="0"/>
      <w:marTop w:val="0"/>
      <w:marBottom w:val="0"/>
      <w:divBdr>
        <w:top w:val="none" w:sz="0" w:space="0" w:color="auto"/>
        <w:left w:val="none" w:sz="0" w:space="0" w:color="auto"/>
        <w:bottom w:val="none" w:sz="0" w:space="0" w:color="auto"/>
        <w:right w:val="none" w:sz="0" w:space="0" w:color="auto"/>
      </w:divBdr>
    </w:div>
    <w:div w:id="1511406328">
      <w:bodyDiv w:val="1"/>
      <w:marLeft w:val="0"/>
      <w:marRight w:val="0"/>
      <w:marTop w:val="0"/>
      <w:marBottom w:val="0"/>
      <w:divBdr>
        <w:top w:val="none" w:sz="0" w:space="0" w:color="auto"/>
        <w:left w:val="none" w:sz="0" w:space="0" w:color="auto"/>
        <w:bottom w:val="none" w:sz="0" w:space="0" w:color="auto"/>
        <w:right w:val="none" w:sz="0" w:space="0" w:color="auto"/>
      </w:divBdr>
    </w:div>
    <w:div w:id="1511799835">
      <w:bodyDiv w:val="1"/>
      <w:marLeft w:val="0"/>
      <w:marRight w:val="0"/>
      <w:marTop w:val="0"/>
      <w:marBottom w:val="0"/>
      <w:divBdr>
        <w:top w:val="none" w:sz="0" w:space="0" w:color="auto"/>
        <w:left w:val="none" w:sz="0" w:space="0" w:color="auto"/>
        <w:bottom w:val="none" w:sz="0" w:space="0" w:color="auto"/>
        <w:right w:val="none" w:sz="0" w:space="0" w:color="auto"/>
      </w:divBdr>
    </w:div>
    <w:div w:id="1514228406">
      <w:bodyDiv w:val="1"/>
      <w:marLeft w:val="0"/>
      <w:marRight w:val="0"/>
      <w:marTop w:val="0"/>
      <w:marBottom w:val="0"/>
      <w:divBdr>
        <w:top w:val="none" w:sz="0" w:space="0" w:color="auto"/>
        <w:left w:val="none" w:sz="0" w:space="0" w:color="auto"/>
        <w:bottom w:val="none" w:sz="0" w:space="0" w:color="auto"/>
        <w:right w:val="none" w:sz="0" w:space="0" w:color="auto"/>
      </w:divBdr>
    </w:div>
    <w:div w:id="1515608579">
      <w:bodyDiv w:val="1"/>
      <w:marLeft w:val="0"/>
      <w:marRight w:val="0"/>
      <w:marTop w:val="0"/>
      <w:marBottom w:val="0"/>
      <w:divBdr>
        <w:top w:val="none" w:sz="0" w:space="0" w:color="auto"/>
        <w:left w:val="none" w:sz="0" w:space="0" w:color="auto"/>
        <w:bottom w:val="none" w:sz="0" w:space="0" w:color="auto"/>
        <w:right w:val="none" w:sz="0" w:space="0" w:color="auto"/>
      </w:divBdr>
    </w:div>
    <w:div w:id="1515612637">
      <w:bodyDiv w:val="1"/>
      <w:marLeft w:val="0"/>
      <w:marRight w:val="0"/>
      <w:marTop w:val="0"/>
      <w:marBottom w:val="0"/>
      <w:divBdr>
        <w:top w:val="none" w:sz="0" w:space="0" w:color="auto"/>
        <w:left w:val="none" w:sz="0" w:space="0" w:color="auto"/>
        <w:bottom w:val="none" w:sz="0" w:space="0" w:color="auto"/>
        <w:right w:val="none" w:sz="0" w:space="0" w:color="auto"/>
      </w:divBdr>
    </w:div>
    <w:div w:id="1515725938">
      <w:bodyDiv w:val="1"/>
      <w:marLeft w:val="0"/>
      <w:marRight w:val="0"/>
      <w:marTop w:val="0"/>
      <w:marBottom w:val="0"/>
      <w:divBdr>
        <w:top w:val="none" w:sz="0" w:space="0" w:color="auto"/>
        <w:left w:val="none" w:sz="0" w:space="0" w:color="auto"/>
        <w:bottom w:val="none" w:sz="0" w:space="0" w:color="auto"/>
        <w:right w:val="none" w:sz="0" w:space="0" w:color="auto"/>
      </w:divBdr>
    </w:div>
    <w:div w:id="1516076235">
      <w:bodyDiv w:val="1"/>
      <w:marLeft w:val="0"/>
      <w:marRight w:val="0"/>
      <w:marTop w:val="0"/>
      <w:marBottom w:val="0"/>
      <w:divBdr>
        <w:top w:val="none" w:sz="0" w:space="0" w:color="auto"/>
        <w:left w:val="none" w:sz="0" w:space="0" w:color="auto"/>
        <w:bottom w:val="none" w:sz="0" w:space="0" w:color="auto"/>
        <w:right w:val="none" w:sz="0" w:space="0" w:color="auto"/>
      </w:divBdr>
    </w:div>
    <w:div w:id="1516260456">
      <w:bodyDiv w:val="1"/>
      <w:marLeft w:val="0"/>
      <w:marRight w:val="0"/>
      <w:marTop w:val="0"/>
      <w:marBottom w:val="0"/>
      <w:divBdr>
        <w:top w:val="none" w:sz="0" w:space="0" w:color="auto"/>
        <w:left w:val="none" w:sz="0" w:space="0" w:color="auto"/>
        <w:bottom w:val="none" w:sz="0" w:space="0" w:color="auto"/>
        <w:right w:val="none" w:sz="0" w:space="0" w:color="auto"/>
      </w:divBdr>
    </w:div>
    <w:div w:id="1516379424">
      <w:bodyDiv w:val="1"/>
      <w:marLeft w:val="0"/>
      <w:marRight w:val="0"/>
      <w:marTop w:val="0"/>
      <w:marBottom w:val="0"/>
      <w:divBdr>
        <w:top w:val="none" w:sz="0" w:space="0" w:color="auto"/>
        <w:left w:val="none" w:sz="0" w:space="0" w:color="auto"/>
        <w:bottom w:val="none" w:sz="0" w:space="0" w:color="auto"/>
        <w:right w:val="none" w:sz="0" w:space="0" w:color="auto"/>
      </w:divBdr>
    </w:div>
    <w:div w:id="1516456412">
      <w:bodyDiv w:val="1"/>
      <w:marLeft w:val="0"/>
      <w:marRight w:val="0"/>
      <w:marTop w:val="0"/>
      <w:marBottom w:val="0"/>
      <w:divBdr>
        <w:top w:val="none" w:sz="0" w:space="0" w:color="auto"/>
        <w:left w:val="none" w:sz="0" w:space="0" w:color="auto"/>
        <w:bottom w:val="none" w:sz="0" w:space="0" w:color="auto"/>
        <w:right w:val="none" w:sz="0" w:space="0" w:color="auto"/>
      </w:divBdr>
    </w:div>
    <w:div w:id="1516532002">
      <w:bodyDiv w:val="1"/>
      <w:marLeft w:val="0"/>
      <w:marRight w:val="0"/>
      <w:marTop w:val="0"/>
      <w:marBottom w:val="0"/>
      <w:divBdr>
        <w:top w:val="none" w:sz="0" w:space="0" w:color="auto"/>
        <w:left w:val="none" w:sz="0" w:space="0" w:color="auto"/>
        <w:bottom w:val="none" w:sz="0" w:space="0" w:color="auto"/>
        <w:right w:val="none" w:sz="0" w:space="0" w:color="auto"/>
      </w:divBdr>
    </w:div>
    <w:div w:id="1517188853">
      <w:bodyDiv w:val="1"/>
      <w:marLeft w:val="0"/>
      <w:marRight w:val="0"/>
      <w:marTop w:val="0"/>
      <w:marBottom w:val="0"/>
      <w:divBdr>
        <w:top w:val="none" w:sz="0" w:space="0" w:color="auto"/>
        <w:left w:val="none" w:sz="0" w:space="0" w:color="auto"/>
        <w:bottom w:val="none" w:sz="0" w:space="0" w:color="auto"/>
        <w:right w:val="none" w:sz="0" w:space="0" w:color="auto"/>
      </w:divBdr>
    </w:div>
    <w:div w:id="1517688814">
      <w:bodyDiv w:val="1"/>
      <w:marLeft w:val="0"/>
      <w:marRight w:val="0"/>
      <w:marTop w:val="0"/>
      <w:marBottom w:val="0"/>
      <w:divBdr>
        <w:top w:val="none" w:sz="0" w:space="0" w:color="auto"/>
        <w:left w:val="none" w:sz="0" w:space="0" w:color="auto"/>
        <w:bottom w:val="none" w:sz="0" w:space="0" w:color="auto"/>
        <w:right w:val="none" w:sz="0" w:space="0" w:color="auto"/>
      </w:divBdr>
    </w:div>
    <w:div w:id="1518929038">
      <w:bodyDiv w:val="1"/>
      <w:marLeft w:val="0"/>
      <w:marRight w:val="0"/>
      <w:marTop w:val="0"/>
      <w:marBottom w:val="0"/>
      <w:divBdr>
        <w:top w:val="none" w:sz="0" w:space="0" w:color="auto"/>
        <w:left w:val="none" w:sz="0" w:space="0" w:color="auto"/>
        <w:bottom w:val="none" w:sz="0" w:space="0" w:color="auto"/>
        <w:right w:val="none" w:sz="0" w:space="0" w:color="auto"/>
      </w:divBdr>
    </w:div>
    <w:div w:id="1518930168">
      <w:bodyDiv w:val="1"/>
      <w:marLeft w:val="0"/>
      <w:marRight w:val="0"/>
      <w:marTop w:val="0"/>
      <w:marBottom w:val="0"/>
      <w:divBdr>
        <w:top w:val="none" w:sz="0" w:space="0" w:color="auto"/>
        <w:left w:val="none" w:sz="0" w:space="0" w:color="auto"/>
        <w:bottom w:val="none" w:sz="0" w:space="0" w:color="auto"/>
        <w:right w:val="none" w:sz="0" w:space="0" w:color="auto"/>
      </w:divBdr>
    </w:div>
    <w:div w:id="1519350469">
      <w:bodyDiv w:val="1"/>
      <w:marLeft w:val="0"/>
      <w:marRight w:val="0"/>
      <w:marTop w:val="0"/>
      <w:marBottom w:val="0"/>
      <w:divBdr>
        <w:top w:val="none" w:sz="0" w:space="0" w:color="auto"/>
        <w:left w:val="none" w:sz="0" w:space="0" w:color="auto"/>
        <w:bottom w:val="none" w:sz="0" w:space="0" w:color="auto"/>
        <w:right w:val="none" w:sz="0" w:space="0" w:color="auto"/>
      </w:divBdr>
    </w:div>
    <w:div w:id="1519805413">
      <w:bodyDiv w:val="1"/>
      <w:marLeft w:val="0"/>
      <w:marRight w:val="0"/>
      <w:marTop w:val="0"/>
      <w:marBottom w:val="0"/>
      <w:divBdr>
        <w:top w:val="none" w:sz="0" w:space="0" w:color="auto"/>
        <w:left w:val="none" w:sz="0" w:space="0" w:color="auto"/>
        <w:bottom w:val="none" w:sz="0" w:space="0" w:color="auto"/>
        <w:right w:val="none" w:sz="0" w:space="0" w:color="auto"/>
      </w:divBdr>
    </w:div>
    <w:div w:id="1520000407">
      <w:bodyDiv w:val="1"/>
      <w:marLeft w:val="0"/>
      <w:marRight w:val="0"/>
      <w:marTop w:val="0"/>
      <w:marBottom w:val="0"/>
      <w:divBdr>
        <w:top w:val="none" w:sz="0" w:space="0" w:color="auto"/>
        <w:left w:val="none" w:sz="0" w:space="0" w:color="auto"/>
        <w:bottom w:val="none" w:sz="0" w:space="0" w:color="auto"/>
        <w:right w:val="none" w:sz="0" w:space="0" w:color="auto"/>
      </w:divBdr>
    </w:div>
    <w:div w:id="1520315894">
      <w:bodyDiv w:val="1"/>
      <w:marLeft w:val="0"/>
      <w:marRight w:val="0"/>
      <w:marTop w:val="0"/>
      <w:marBottom w:val="0"/>
      <w:divBdr>
        <w:top w:val="none" w:sz="0" w:space="0" w:color="auto"/>
        <w:left w:val="none" w:sz="0" w:space="0" w:color="auto"/>
        <w:bottom w:val="none" w:sz="0" w:space="0" w:color="auto"/>
        <w:right w:val="none" w:sz="0" w:space="0" w:color="auto"/>
      </w:divBdr>
    </w:div>
    <w:div w:id="1520316538">
      <w:bodyDiv w:val="1"/>
      <w:marLeft w:val="0"/>
      <w:marRight w:val="0"/>
      <w:marTop w:val="0"/>
      <w:marBottom w:val="0"/>
      <w:divBdr>
        <w:top w:val="none" w:sz="0" w:space="0" w:color="auto"/>
        <w:left w:val="none" w:sz="0" w:space="0" w:color="auto"/>
        <w:bottom w:val="none" w:sz="0" w:space="0" w:color="auto"/>
        <w:right w:val="none" w:sz="0" w:space="0" w:color="auto"/>
      </w:divBdr>
    </w:div>
    <w:div w:id="1520583877">
      <w:bodyDiv w:val="1"/>
      <w:marLeft w:val="0"/>
      <w:marRight w:val="0"/>
      <w:marTop w:val="0"/>
      <w:marBottom w:val="0"/>
      <w:divBdr>
        <w:top w:val="none" w:sz="0" w:space="0" w:color="auto"/>
        <w:left w:val="none" w:sz="0" w:space="0" w:color="auto"/>
        <w:bottom w:val="none" w:sz="0" w:space="0" w:color="auto"/>
        <w:right w:val="none" w:sz="0" w:space="0" w:color="auto"/>
      </w:divBdr>
    </w:div>
    <w:div w:id="1520586756">
      <w:bodyDiv w:val="1"/>
      <w:marLeft w:val="0"/>
      <w:marRight w:val="0"/>
      <w:marTop w:val="0"/>
      <w:marBottom w:val="0"/>
      <w:divBdr>
        <w:top w:val="none" w:sz="0" w:space="0" w:color="auto"/>
        <w:left w:val="none" w:sz="0" w:space="0" w:color="auto"/>
        <w:bottom w:val="none" w:sz="0" w:space="0" w:color="auto"/>
        <w:right w:val="none" w:sz="0" w:space="0" w:color="auto"/>
      </w:divBdr>
    </w:div>
    <w:div w:id="1521579574">
      <w:bodyDiv w:val="1"/>
      <w:marLeft w:val="0"/>
      <w:marRight w:val="0"/>
      <w:marTop w:val="0"/>
      <w:marBottom w:val="0"/>
      <w:divBdr>
        <w:top w:val="none" w:sz="0" w:space="0" w:color="auto"/>
        <w:left w:val="none" w:sz="0" w:space="0" w:color="auto"/>
        <w:bottom w:val="none" w:sz="0" w:space="0" w:color="auto"/>
        <w:right w:val="none" w:sz="0" w:space="0" w:color="auto"/>
      </w:divBdr>
    </w:div>
    <w:div w:id="1522010607">
      <w:bodyDiv w:val="1"/>
      <w:marLeft w:val="0"/>
      <w:marRight w:val="0"/>
      <w:marTop w:val="0"/>
      <w:marBottom w:val="0"/>
      <w:divBdr>
        <w:top w:val="none" w:sz="0" w:space="0" w:color="auto"/>
        <w:left w:val="none" w:sz="0" w:space="0" w:color="auto"/>
        <w:bottom w:val="none" w:sz="0" w:space="0" w:color="auto"/>
        <w:right w:val="none" w:sz="0" w:space="0" w:color="auto"/>
      </w:divBdr>
    </w:div>
    <w:div w:id="1522161162">
      <w:bodyDiv w:val="1"/>
      <w:marLeft w:val="0"/>
      <w:marRight w:val="0"/>
      <w:marTop w:val="0"/>
      <w:marBottom w:val="0"/>
      <w:divBdr>
        <w:top w:val="none" w:sz="0" w:space="0" w:color="auto"/>
        <w:left w:val="none" w:sz="0" w:space="0" w:color="auto"/>
        <w:bottom w:val="none" w:sz="0" w:space="0" w:color="auto"/>
        <w:right w:val="none" w:sz="0" w:space="0" w:color="auto"/>
      </w:divBdr>
    </w:div>
    <w:div w:id="1522627967">
      <w:bodyDiv w:val="1"/>
      <w:marLeft w:val="0"/>
      <w:marRight w:val="0"/>
      <w:marTop w:val="0"/>
      <w:marBottom w:val="0"/>
      <w:divBdr>
        <w:top w:val="none" w:sz="0" w:space="0" w:color="auto"/>
        <w:left w:val="none" w:sz="0" w:space="0" w:color="auto"/>
        <w:bottom w:val="none" w:sz="0" w:space="0" w:color="auto"/>
        <w:right w:val="none" w:sz="0" w:space="0" w:color="auto"/>
      </w:divBdr>
    </w:div>
    <w:div w:id="1523544780">
      <w:bodyDiv w:val="1"/>
      <w:marLeft w:val="0"/>
      <w:marRight w:val="0"/>
      <w:marTop w:val="0"/>
      <w:marBottom w:val="0"/>
      <w:divBdr>
        <w:top w:val="none" w:sz="0" w:space="0" w:color="auto"/>
        <w:left w:val="none" w:sz="0" w:space="0" w:color="auto"/>
        <w:bottom w:val="none" w:sz="0" w:space="0" w:color="auto"/>
        <w:right w:val="none" w:sz="0" w:space="0" w:color="auto"/>
      </w:divBdr>
    </w:div>
    <w:div w:id="1524052240">
      <w:bodyDiv w:val="1"/>
      <w:marLeft w:val="0"/>
      <w:marRight w:val="0"/>
      <w:marTop w:val="0"/>
      <w:marBottom w:val="0"/>
      <w:divBdr>
        <w:top w:val="none" w:sz="0" w:space="0" w:color="auto"/>
        <w:left w:val="none" w:sz="0" w:space="0" w:color="auto"/>
        <w:bottom w:val="none" w:sz="0" w:space="0" w:color="auto"/>
        <w:right w:val="none" w:sz="0" w:space="0" w:color="auto"/>
      </w:divBdr>
    </w:div>
    <w:div w:id="1524441089">
      <w:bodyDiv w:val="1"/>
      <w:marLeft w:val="0"/>
      <w:marRight w:val="0"/>
      <w:marTop w:val="0"/>
      <w:marBottom w:val="0"/>
      <w:divBdr>
        <w:top w:val="none" w:sz="0" w:space="0" w:color="auto"/>
        <w:left w:val="none" w:sz="0" w:space="0" w:color="auto"/>
        <w:bottom w:val="none" w:sz="0" w:space="0" w:color="auto"/>
        <w:right w:val="none" w:sz="0" w:space="0" w:color="auto"/>
      </w:divBdr>
    </w:div>
    <w:div w:id="1524510958">
      <w:bodyDiv w:val="1"/>
      <w:marLeft w:val="0"/>
      <w:marRight w:val="0"/>
      <w:marTop w:val="0"/>
      <w:marBottom w:val="0"/>
      <w:divBdr>
        <w:top w:val="none" w:sz="0" w:space="0" w:color="auto"/>
        <w:left w:val="none" w:sz="0" w:space="0" w:color="auto"/>
        <w:bottom w:val="none" w:sz="0" w:space="0" w:color="auto"/>
        <w:right w:val="none" w:sz="0" w:space="0" w:color="auto"/>
      </w:divBdr>
    </w:div>
    <w:div w:id="1524858156">
      <w:bodyDiv w:val="1"/>
      <w:marLeft w:val="0"/>
      <w:marRight w:val="0"/>
      <w:marTop w:val="0"/>
      <w:marBottom w:val="0"/>
      <w:divBdr>
        <w:top w:val="none" w:sz="0" w:space="0" w:color="auto"/>
        <w:left w:val="none" w:sz="0" w:space="0" w:color="auto"/>
        <w:bottom w:val="none" w:sz="0" w:space="0" w:color="auto"/>
        <w:right w:val="none" w:sz="0" w:space="0" w:color="auto"/>
      </w:divBdr>
    </w:div>
    <w:div w:id="1525097406">
      <w:bodyDiv w:val="1"/>
      <w:marLeft w:val="0"/>
      <w:marRight w:val="0"/>
      <w:marTop w:val="0"/>
      <w:marBottom w:val="0"/>
      <w:divBdr>
        <w:top w:val="none" w:sz="0" w:space="0" w:color="auto"/>
        <w:left w:val="none" w:sz="0" w:space="0" w:color="auto"/>
        <w:bottom w:val="none" w:sz="0" w:space="0" w:color="auto"/>
        <w:right w:val="none" w:sz="0" w:space="0" w:color="auto"/>
      </w:divBdr>
    </w:div>
    <w:div w:id="1525287184">
      <w:bodyDiv w:val="1"/>
      <w:marLeft w:val="0"/>
      <w:marRight w:val="0"/>
      <w:marTop w:val="0"/>
      <w:marBottom w:val="0"/>
      <w:divBdr>
        <w:top w:val="none" w:sz="0" w:space="0" w:color="auto"/>
        <w:left w:val="none" w:sz="0" w:space="0" w:color="auto"/>
        <w:bottom w:val="none" w:sz="0" w:space="0" w:color="auto"/>
        <w:right w:val="none" w:sz="0" w:space="0" w:color="auto"/>
      </w:divBdr>
    </w:div>
    <w:div w:id="1525636452">
      <w:bodyDiv w:val="1"/>
      <w:marLeft w:val="0"/>
      <w:marRight w:val="0"/>
      <w:marTop w:val="0"/>
      <w:marBottom w:val="0"/>
      <w:divBdr>
        <w:top w:val="none" w:sz="0" w:space="0" w:color="auto"/>
        <w:left w:val="none" w:sz="0" w:space="0" w:color="auto"/>
        <w:bottom w:val="none" w:sz="0" w:space="0" w:color="auto"/>
        <w:right w:val="none" w:sz="0" w:space="0" w:color="auto"/>
      </w:divBdr>
    </w:div>
    <w:div w:id="1526166408">
      <w:bodyDiv w:val="1"/>
      <w:marLeft w:val="0"/>
      <w:marRight w:val="0"/>
      <w:marTop w:val="0"/>
      <w:marBottom w:val="0"/>
      <w:divBdr>
        <w:top w:val="none" w:sz="0" w:space="0" w:color="auto"/>
        <w:left w:val="none" w:sz="0" w:space="0" w:color="auto"/>
        <w:bottom w:val="none" w:sz="0" w:space="0" w:color="auto"/>
        <w:right w:val="none" w:sz="0" w:space="0" w:color="auto"/>
      </w:divBdr>
    </w:div>
    <w:div w:id="1526333902">
      <w:bodyDiv w:val="1"/>
      <w:marLeft w:val="0"/>
      <w:marRight w:val="0"/>
      <w:marTop w:val="0"/>
      <w:marBottom w:val="0"/>
      <w:divBdr>
        <w:top w:val="none" w:sz="0" w:space="0" w:color="auto"/>
        <w:left w:val="none" w:sz="0" w:space="0" w:color="auto"/>
        <w:bottom w:val="none" w:sz="0" w:space="0" w:color="auto"/>
        <w:right w:val="none" w:sz="0" w:space="0" w:color="auto"/>
      </w:divBdr>
    </w:div>
    <w:div w:id="1526480595">
      <w:bodyDiv w:val="1"/>
      <w:marLeft w:val="0"/>
      <w:marRight w:val="0"/>
      <w:marTop w:val="0"/>
      <w:marBottom w:val="0"/>
      <w:divBdr>
        <w:top w:val="none" w:sz="0" w:space="0" w:color="auto"/>
        <w:left w:val="none" w:sz="0" w:space="0" w:color="auto"/>
        <w:bottom w:val="none" w:sz="0" w:space="0" w:color="auto"/>
        <w:right w:val="none" w:sz="0" w:space="0" w:color="auto"/>
      </w:divBdr>
    </w:div>
    <w:div w:id="1526600743">
      <w:bodyDiv w:val="1"/>
      <w:marLeft w:val="0"/>
      <w:marRight w:val="0"/>
      <w:marTop w:val="0"/>
      <w:marBottom w:val="0"/>
      <w:divBdr>
        <w:top w:val="none" w:sz="0" w:space="0" w:color="auto"/>
        <w:left w:val="none" w:sz="0" w:space="0" w:color="auto"/>
        <w:bottom w:val="none" w:sz="0" w:space="0" w:color="auto"/>
        <w:right w:val="none" w:sz="0" w:space="0" w:color="auto"/>
      </w:divBdr>
    </w:div>
    <w:div w:id="1526627728">
      <w:bodyDiv w:val="1"/>
      <w:marLeft w:val="0"/>
      <w:marRight w:val="0"/>
      <w:marTop w:val="0"/>
      <w:marBottom w:val="0"/>
      <w:divBdr>
        <w:top w:val="none" w:sz="0" w:space="0" w:color="auto"/>
        <w:left w:val="none" w:sz="0" w:space="0" w:color="auto"/>
        <w:bottom w:val="none" w:sz="0" w:space="0" w:color="auto"/>
        <w:right w:val="none" w:sz="0" w:space="0" w:color="auto"/>
      </w:divBdr>
    </w:div>
    <w:div w:id="1526677753">
      <w:bodyDiv w:val="1"/>
      <w:marLeft w:val="0"/>
      <w:marRight w:val="0"/>
      <w:marTop w:val="0"/>
      <w:marBottom w:val="0"/>
      <w:divBdr>
        <w:top w:val="none" w:sz="0" w:space="0" w:color="auto"/>
        <w:left w:val="none" w:sz="0" w:space="0" w:color="auto"/>
        <w:bottom w:val="none" w:sz="0" w:space="0" w:color="auto"/>
        <w:right w:val="none" w:sz="0" w:space="0" w:color="auto"/>
      </w:divBdr>
    </w:div>
    <w:div w:id="1527133082">
      <w:bodyDiv w:val="1"/>
      <w:marLeft w:val="0"/>
      <w:marRight w:val="0"/>
      <w:marTop w:val="0"/>
      <w:marBottom w:val="0"/>
      <w:divBdr>
        <w:top w:val="none" w:sz="0" w:space="0" w:color="auto"/>
        <w:left w:val="none" w:sz="0" w:space="0" w:color="auto"/>
        <w:bottom w:val="none" w:sz="0" w:space="0" w:color="auto"/>
        <w:right w:val="none" w:sz="0" w:space="0" w:color="auto"/>
      </w:divBdr>
    </w:div>
    <w:div w:id="1527449417">
      <w:bodyDiv w:val="1"/>
      <w:marLeft w:val="0"/>
      <w:marRight w:val="0"/>
      <w:marTop w:val="0"/>
      <w:marBottom w:val="0"/>
      <w:divBdr>
        <w:top w:val="none" w:sz="0" w:space="0" w:color="auto"/>
        <w:left w:val="none" w:sz="0" w:space="0" w:color="auto"/>
        <w:bottom w:val="none" w:sz="0" w:space="0" w:color="auto"/>
        <w:right w:val="none" w:sz="0" w:space="0" w:color="auto"/>
      </w:divBdr>
    </w:div>
    <w:div w:id="1527987817">
      <w:bodyDiv w:val="1"/>
      <w:marLeft w:val="0"/>
      <w:marRight w:val="0"/>
      <w:marTop w:val="0"/>
      <w:marBottom w:val="0"/>
      <w:divBdr>
        <w:top w:val="none" w:sz="0" w:space="0" w:color="auto"/>
        <w:left w:val="none" w:sz="0" w:space="0" w:color="auto"/>
        <w:bottom w:val="none" w:sz="0" w:space="0" w:color="auto"/>
        <w:right w:val="none" w:sz="0" w:space="0" w:color="auto"/>
      </w:divBdr>
    </w:div>
    <w:div w:id="1528565544">
      <w:bodyDiv w:val="1"/>
      <w:marLeft w:val="0"/>
      <w:marRight w:val="0"/>
      <w:marTop w:val="0"/>
      <w:marBottom w:val="0"/>
      <w:divBdr>
        <w:top w:val="none" w:sz="0" w:space="0" w:color="auto"/>
        <w:left w:val="none" w:sz="0" w:space="0" w:color="auto"/>
        <w:bottom w:val="none" w:sz="0" w:space="0" w:color="auto"/>
        <w:right w:val="none" w:sz="0" w:space="0" w:color="auto"/>
      </w:divBdr>
    </w:div>
    <w:div w:id="1528566810">
      <w:bodyDiv w:val="1"/>
      <w:marLeft w:val="0"/>
      <w:marRight w:val="0"/>
      <w:marTop w:val="0"/>
      <w:marBottom w:val="0"/>
      <w:divBdr>
        <w:top w:val="none" w:sz="0" w:space="0" w:color="auto"/>
        <w:left w:val="none" w:sz="0" w:space="0" w:color="auto"/>
        <w:bottom w:val="none" w:sz="0" w:space="0" w:color="auto"/>
        <w:right w:val="none" w:sz="0" w:space="0" w:color="auto"/>
      </w:divBdr>
    </w:div>
    <w:div w:id="1528911214">
      <w:bodyDiv w:val="1"/>
      <w:marLeft w:val="0"/>
      <w:marRight w:val="0"/>
      <w:marTop w:val="0"/>
      <w:marBottom w:val="0"/>
      <w:divBdr>
        <w:top w:val="none" w:sz="0" w:space="0" w:color="auto"/>
        <w:left w:val="none" w:sz="0" w:space="0" w:color="auto"/>
        <w:bottom w:val="none" w:sz="0" w:space="0" w:color="auto"/>
        <w:right w:val="none" w:sz="0" w:space="0" w:color="auto"/>
      </w:divBdr>
    </w:div>
    <w:div w:id="1529025441">
      <w:bodyDiv w:val="1"/>
      <w:marLeft w:val="0"/>
      <w:marRight w:val="0"/>
      <w:marTop w:val="0"/>
      <w:marBottom w:val="0"/>
      <w:divBdr>
        <w:top w:val="none" w:sz="0" w:space="0" w:color="auto"/>
        <w:left w:val="none" w:sz="0" w:space="0" w:color="auto"/>
        <w:bottom w:val="none" w:sz="0" w:space="0" w:color="auto"/>
        <w:right w:val="none" w:sz="0" w:space="0" w:color="auto"/>
      </w:divBdr>
    </w:div>
    <w:div w:id="1529292277">
      <w:bodyDiv w:val="1"/>
      <w:marLeft w:val="0"/>
      <w:marRight w:val="0"/>
      <w:marTop w:val="0"/>
      <w:marBottom w:val="0"/>
      <w:divBdr>
        <w:top w:val="none" w:sz="0" w:space="0" w:color="auto"/>
        <w:left w:val="none" w:sz="0" w:space="0" w:color="auto"/>
        <w:bottom w:val="none" w:sz="0" w:space="0" w:color="auto"/>
        <w:right w:val="none" w:sz="0" w:space="0" w:color="auto"/>
      </w:divBdr>
    </w:div>
    <w:div w:id="1529758353">
      <w:bodyDiv w:val="1"/>
      <w:marLeft w:val="0"/>
      <w:marRight w:val="0"/>
      <w:marTop w:val="0"/>
      <w:marBottom w:val="0"/>
      <w:divBdr>
        <w:top w:val="none" w:sz="0" w:space="0" w:color="auto"/>
        <w:left w:val="none" w:sz="0" w:space="0" w:color="auto"/>
        <w:bottom w:val="none" w:sz="0" w:space="0" w:color="auto"/>
        <w:right w:val="none" w:sz="0" w:space="0" w:color="auto"/>
      </w:divBdr>
    </w:div>
    <w:div w:id="1529833423">
      <w:bodyDiv w:val="1"/>
      <w:marLeft w:val="0"/>
      <w:marRight w:val="0"/>
      <w:marTop w:val="0"/>
      <w:marBottom w:val="0"/>
      <w:divBdr>
        <w:top w:val="none" w:sz="0" w:space="0" w:color="auto"/>
        <w:left w:val="none" w:sz="0" w:space="0" w:color="auto"/>
        <w:bottom w:val="none" w:sz="0" w:space="0" w:color="auto"/>
        <w:right w:val="none" w:sz="0" w:space="0" w:color="auto"/>
      </w:divBdr>
    </w:div>
    <w:div w:id="1532063328">
      <w:bodyDiv w:val="1"/>
      <w:marLeft w:val="0"/>
      <w:marRight w:val="0"/>
      <w:marTop w:val="0"/>
      <w:marBottom w:val="0"/>
      <w:divBdr>
        <w:top w:val="none" w:sz="0" w:space="0" w:color="auto"/>
        <w:left w:val="none" w:sz="0" w:space="0" w:color="auto"/>
        <w:bottom w:val="none" w:sz="0" w:space="0" w:color="auto"/>
        <w:right w:val="none" w:sz="0" w:space="0" w:color="auto"/>
      </w:divBdr>
    </w:div>
    <w:div w:id="1532066790">
      <w:bodyDiv w:val="1"/>
      <w:marLeft w:val="0"/>
      <w:marRight w:val="0"/>
      <w:marTop w:val="0"/>
      <w:marBottom w:val="0"/>
      <w:divBdr>
        <w:top w:val="none" w:sz="0" w:space="0" w:color="auto"/>
        <w:left w:val="none" w:sz="0" w:space="0" w:color="auto"/>
        <w:bottom w:val="none" w:sz="0" w:space="0" w:color="auto"/>
        <w:right w:val="none" w:sz="0" w:space="0" w:color="auto"/>
      </w:divBdr>
    </w:div>
    <w:div w:id="1532114136">
      <w:bodyDiv w:val="1"/>
      <w:marLeft w:val="0"/>
      <w:marRight w:val="0"/>
      <w:marTop w:val="0"/>
      <w:marBottom w:val="0"/>
      <w:divBdr>
        <w:top w:val="none" w:sz="0" w:space="0" w:color="auto"/>
        <w:left w:val="none" w:sz="0" w:space="0" w:color="auto"/>
        <w:bottom w:val="none" w:sz="0" w:space="0" w:color="auto"/>
        <w:right w:val="none" w:sz="0" w:space="0" w:color="auto"/>
      </w:divBdr>
    </w:div>
    <w:div w:id="1532231696">
      <w:bodyDiv w:val="1"/>
      <w:marLeft w:val="0"/>
      <w:marRight w:val="0"/>
      <w:marTop w:val="0"/>
      <w:marBottom w:val="0"/>
      <w:divBdr>
        <w:top w:val="none" w:sz="0" w:space="0" w:color="auto"/>
        <w:left w:val="none" w:sz="0" w:space="0" w:color="auto"/>
        <w:bottom w:val="none" w:sz="0" w:space="0" w:color="auto"/>
        <w:right w:val="none" w:sz="0" w:space="0" w:color="auto"/>
      </w:divBdr>
    </w:div>
    <w:div w:id="1532452383">
      <w:bodyDiv w:val="1"/>
      <w:marLeft w:val="0"/>
      <w:marRight w:val="0"/>
      <w:marTop w:val="0"/>
      <w:marBottom w:val="0"/>
      <w:divBdr>
        <w:top w:val="none" w:sz="0" w:space="0" w:color="auto"/>
        <w:left w:val="none" w:sz="0" w:space="0" w:color="auto"/>
        <w:bottom w:val="none" w:sz="0" w:space="0" w:color="auto"/>
        <w:right w:val="none" w:sz="0" w:space="0" w:color="auto"/>
      </w:divBdr>
    </w:div>
    <w:div w:id="1532650360">
      <w:bodyDiv w:val="1"/>
      <w:marLeft w:val="0"/>
      <w:marRight w:val="0"/>
      <w:marTop w:val="0"/>
      <w:marBottom w:val="0"/>
      <w:divBdr>
        <w:top w:val="none" w:sz="0" w:space="0" w:color="auto"/>
        <w:left w:val="none" w:sz="0" w:space="0" w:color="auto"/>
        <w:bottom w:val="none" w:sz="0" w:space="0" w:color="auto"/>
        <w:right w:val="none" w:sz="0" w:space="0" w:color="auto"/>
      </w:divBdr>
    </w:div>
    <w:div w:id="1533150285">
      <w:bodyDiv w:val="1"/>
      <w:marLeft w:val="0"/>
      <w:marRight w:val="0"/>
      <w:marTop w:val="0"/>
      <w:marBottom w:val="0"/>
      <w:divBdr>
        <w:top w:val="none" w:sz="0" w:space="0" w:color="auto"/>
        <w:left w:val="none" w:sz="0" w:space="0" w:color="auto"/>
        <w:bottom w:val="none" w:sz="0" w:space="0" w:color="auto"/>
        <w:right w:val="none" w:sz="0" w:space="0" w:color="auto"/>
      </w:divBdr>
    </w:div>
    <w:div w:id="1533495677">
      <w:bodyDiv w:val="1"/>
      <w:marLeft w:val="0"/>
      <w:marRight w:val="0"/>
      <w:marTop w:val="0"/>
      <w:marBottom w:val="0"/>
      <w:divBdr>
        <w:top w:val="none" w:sz="0" w:space="0" w:color="auto"/>
        <w:left w:val="none" w:sz="0" w:space="0" w:color="auto"/>
        <w:bottom w:val="none" w:sz="0" w:space="0" w:color="auto"/>
        <w:right w:val="none" w:sz="0" w:space="0" w:color="auto"/>
      </w:divBdr>
    </w:div>
    <w:div w:id="1533498565">
      <w:bodyDiv w:val="1"/>
      <w:marLeft w:val="0"/>
      <w:marRight w:val="0"/>
      <w:marTop w:val="0"/>
      <w:marBottom w:val="0"/>
      <w:divBdr>
        <w:top w:val="none" w:sz="0" w:space="0" w:color="auto"/>
        <w:left w:val="none" w:sz="0" w:space="0" w:color="auto"/>
        <w:bottom w:val="none" w:sz="0" w:space="0" w:color="auto"/>
        <w:right w:val="none" w:sz="0" w:space="0" w:color="auto"/>
      </w:divBdr>
    </w:div>
    <w:div w:id="1533811421">
      <w:bodyDiv w:val="1"/>
      <w:marLeft w:val="0"/>
      <w:marRight w:val="0"/>
      <w:marTop w:val="0"/>
      <w:marBottom w:val="0"/>
      <w:divBdr>
        <w:top w:val="none" w:sz="0" w:space="0" w:color="auto"/>
        <w:left w:val="none" w:sz="0" w:space="0" w:color="auto"/>
        <w:bottom w:val="none" w:sz="0" w:space="0" w:color="auto"/>
        <w:right w:val="none" w:sz="0" w:space="0" w:color="auto"/>
      </w:divBdr>
    </w:div>
    <w:div w:id="1535538018">
      <w:bodyDiv w:val="1"/>
      <w:marLeft w:val="0"/>
      <w:marRight w:val="0"/>
      <w:marTop w:val="0"/>
      <w:marBottom w:val="0"/>
      <w:divBdr>
        <w:top w:val="none" w:sz="0" w:space="0" w:color="auto"/>
        <w:left w:val="none" w:sz="0" w:space="0" w:color="auto"/>
        <w:bottom w:val="none" w:sz="0" w:space="0" w:color="auto"/>
        <w:right w:val="none" w:sz="0" w:space="0" w:color="auto"/>
      </w:divBdr>
    </w:div>
    <w:div w:id="1535847564">
      <w:bodyDiv w:val="1"/>
      <w:marLeft w:val="0"/>
      <w:marRight w:val="0"/>
      <w:marTop w:val="0"/>
      <w:marBottom w:val="0"/>
      <w:divBdr>
        <w:top w:val="none" w:sz="0" w:space="0" w:color="auto"/>
        <w:left w:val="none" w:sz="0" w:space="0" w:color="auto"/>
        <w:bottom w:val="none" w:sz="0" w:space="0" w:color="auto"/>
        <w:right w:val="none" w:sz="0" w:space="0" w:color="auto"/>
      </w:divBdr>
    </w:div>
    <w:div w:id="1535927415">
      <w:bodyDiv w:val="1"/>
      <w:marLeft w:val="0"/>
      <w:marRight w:val="0"/>
      <w:marTop w:val="0"/>
      <w:marBottom w:val="0"/>
      <w:divBdr>
        <w:top w:val="none" w:sz="0" w:space="0" w:color="auto"/>
        <w:left w:val="none" w:sz="0" w:space="0" w:color="auto"/>
        <w:bottom w:val="none" w:sz="0" w:space="0" w:color="auto"/>
        <w:right w:val="none" w:sz="0" w:space="0" w:color="auto"/>
      </w:divBdr>
    </w:div>
    <w:div w:id="1535998424">
      <w:bodyDiv w:val="1"/>
      <w:marLeft w:val="0"/>
      <w:marRight w:val="0"/>
      <w:marTop w:val="0"/>
      <w:marBottom w:val="0"/>
      <w:divBdr>
        <w:top w:val="none" w:sz="0" w:space="0" w:color="auto"/>
        <w:left w:val="none" w:sz="0" w:space="0" w:color="auto"/>
        <w:bottom w:val="none" w:sz="0" w:space="0" w:color="auto"/>
        <w:right w:val="none" w:sz="0" w:space="0" w:color="auto"/>
      </w:divBdr>
    </w:div>
    <w:div w:id="1536229743">
      <w:bodyDiv w:val="1"/>
      <w:marLeft w:val="0"/>
      <w:marRight w:val="0"/>
      <w:marTop w:val="0"/>
      <w:marBottom w:val="0"/>
      <w:divBdr>
        <w:top w:val="none" w:sz="0" w:space="0" w:color="auto"/>
        <w:left w:val="none" w:sz="0" w:space="0" w:color="auto"/>
        <w:bottom w:val="none" w:sz="0" w:space="0" w:color="auto"/>
        <w:right w:val="none" w:sz="0" w:space="0" w:color="auto"/>
      </w:divBdr>
    </w:div>
    <w:div w:id="1536309450">
      <w:bodyDiv w:val="1"/>
      <w:marLeft w:val="0"/>
      <w:marRight w:val="0"/>
      <w:marTop w:val="0"/>
      <w:marBottom w:val="0"/>
      <w:divBdr>
        <w:top w:val="none" w:sz="0" w:space="0" w:color="auto"/>
        <w:left w:val="none" w:sz="0" w:space="0" w:color="auto"/>
        <w:bottom w:val="none" w:sz="0" w:space="0" w:color="auto"/>
        <w:right w:val="none" w:sz="0" w:space="0" w:color="auto"/>
      </w:divBdr>
    </w:div>
    <w:div w:id="1536386192">
      <w:bodyDiv w:val="1"/>
      <w:marLeft w:val="0"/>
      <w:marRight w:val="0"/>
      <w:marTop w:val="0"/>
      <w:marBottom w:val="0"/>
      <w:divBdr>
        <w:top w:val="none" w:sz="0" w:space="0" w:color="auto"/>
        <w:left w:val="none" w:sz="0" w:space="0" w:color="auto"/>
        <w:bottom w:val="none" w:sz="0" w:space="0" w:color="auto"/>
        <w:right w:val="none" w:sz="0" w:space="0" w:color="auto"/>
      </w:divBdr>
    </w:div>
    <w:div w:id="1536772549">
      <w:bodyDiv w:val="1"/>
      <w:marLeft w:val="0"/>
      <w:marRight w:val="0"/>
      <w:marTop w:val="0"/>
      <w:marBottom w:val="0"/>
      <w:divBdr>
        <w:top w:val="none" w:sz="0" w:space="0" w:color="auto"/>
        <w:left w:val="none" w:sz="0" w:space="0" w:color="auto"/>
        <w:bottom w:val="none" w:sz="0" w:space="0" w:color="auto"/>
        <w:right w:val="none" w:sz="0" w:space="0" w:color="auto"/>
      </w:divBdr>
    </w:div>
    <w:div w:id="1536969598">
      <w:bodyDiv w:val="1"/>
      <w:marLeft w:val="0"/>
      <w:marRight w:val="0"/>
      <w:marTop w:val="0"/>
      <w:marBottom w:val="0"/>
      <w:divBdr>
        <w:top w:val="none" w:sz="0" w:space="0" w:color="auto"/>
        <w:left w:val="none" w:sz="0" w:space="0" w:color="auto"/>
        <w:bottom w:val="none" w:sz="0" w:space="0" w:color="auto"/>
        <w:right w:val="none" w:sz="0" w:space="0" w:color="auto"/>
      </w:divBdr>
    </w:div>
    <w:div w:id="1537308948">
      <w:bodyDiv w:val="1"/>
      <w:marLeft w:val="0"/>
      <w:marRight w:val="0"/>
      <w:marTop w:val="0"/>
      <w:marBottom w:val="0"/>
      <w:divBdr>
        <w:top w:val="none" w:sz="0" w:space="0" w:color="auto"/>
        <w:left w:val="none" w:sz="0" w:space="0" w:color="auto"/>
        <w:bottom w:val="none" w:sz="0" w:space="0" w:color="auto"/>
        <w:right w:val="none" w:sz="0" w:space="0" w:color="auto"/>
      </w:divBdr>
    </w:div>
    <w:div w:id="1537424077">
      <w:bodyDiv w:val="1"/>
      <w:marLeft w:val="0"/>
      <w:marRight w:val="0"/>
      <w:marTop w:val="0"/>
      <w:marBottom w:val="0"/>
      <w:divBdr>
        <w:top w:val="none" w:sz="0" w:space="0" w:color="auto"/>
        <w:left w:val="none" w:sz="0" w:space="0" w:color="auto"/>
        <w:bottom w:val="none" w:sz="0" w:space="0" w:color="auto"/>
        <w:right w:val="none" w:sz="0" w:space="0" w:color="auto"/>
      </w:divBdr>
    </w:div>
    <w:div w:id="1537811294">
      <w:bodyDiv w:val="1"/>
      <w:marLeft w:val="0"/>
      <w:marRight w:val="0"/>
      <w:marTop w:val="0"/>
      <w:marBottom w:val="0"/>
      <w:divBdr>
        <w:top w:val="none" w:sz="0" w:space="0" w:color="auto"/>
        <w:left w:val="none" w:sz="0" w:space="0" w:color="auto"/>
        <w:bottom w:val="none" w:sz="0" w:space="0" w:color="auto"/>
        <w:right w:val="none" w:sz="0" w:space="0" w:color="auto"/>
      </w:divBdr>
    </w:div>
    <w:div w:id="1537816097">
      <w:bodyDiv w:val="1"/>
      <w:marLeft w:val="0"/>
      <w:marRight w:val="0"/>
      <w:marTop w:val="0"/>
      <w:marBottom w:val="0"/>
      <w:divBdr>
        <w:top w:val="none" w:sz="0" w:space="0" w:color="auto"/>
        <w:left w:val="none" w:sz="0" w:space="0" w:color="auto"/>
        <w:bottom w:val="none" w:sz="0" w:space="0" w:color="auto"/>
        <w:right w:val="none" w:sz="0" w:space="0" w:color="auto"/>
      </w:divBdr>
    </w:div>
    <w:div w:id="1539198601">
      <w:bodyDiv w:val="1"/>
      <w:marLeft w:val="0"/>
      <w:marRight w:val="0"/>
      <w:marTop w:val="0"/>
      <w:marBottom w:val="0"/>
      <w:divBdr>
        <w:top w:val="none" w:sz="0" w:space="0" w:color="auto"/>
        <w:left w:val="none" w:sz="0" w:space="0" w:color="auto"/>
        <w:bottom w:val="none" w:sz="0" w:space="0" w:color="auto"/>
        <w:right w:val="none" w:sz="0" w:space="0" w:color="auto"/>
      </w:divBdr>
    </w:div>
    <w:div w:id="1539465728">
      <w:bodyDiv w:val="1"/>
      <w:marLeft w:val="0"/>
      <w:marRight w:val="0"/>
      <w:marTop w:val="0"/>
      <w:marBottom w:val="0"/>
      <w:divBdr>
        <w:top w:val="none" w:sz="0" w:space="0" w:color="auto"/>
        <w:left w:val="none" w:sz="0" w:space="0" w:color="auto"/>
        <w:bottom w:val="none" w:sz="0" w:space="0" w:color="auto"/>
        <w:right w:val="none" w:sz="0" w:space="0" w:color="auto"/>
      </w:divBdr>
    </w:div>
    <w:div w:id="1539582669">
      <w:bodyDiv w:val="1"/>
      <w:marLeft w:val="0"/>
      <w:marRight w:val="0"/>
      <w:marTop w:val="0"/>
      <w:marBottom w:val="0"/>
      <w:divBdr>
        <w:top w:val="none" w:sz="0" w:space="0" w:color="auto"/>
        <w:left w:val="none" w:sz="0" w:space="0" w:color="auto"/>
        <w:bottom w:val="none" w:sz="0" w:space="0" w:color="auto"/>
        <w:right w:val="none" w:sz="0" w:space="0" w:color="auto"/>
      </w:divBdr>
    </w:div>
    <w:div w:id="1540821628">
      <w:bodyDiv w:val="1"/>
      <w:marLeft w:val="0"/>
      <w:marRight w:val="0"/>
      <w:marTop w:val="0"/>
      <w:marBottom w:val="0"/>
      <w:divBdr>
        <w:top w:val="none" w:sz="0" w:space="0" w:color="auto"/>
        <w:left w:val="none" w:sz="0" w:space="0" w:color="auto"/>
        <w:bottom w:val="none" w:sz="0" w:space="0" w:color="auto"/>
        <w:right w:val="none" w:sz="0" w:space="0" w:color="auto"/>
      </w:divBdr>
    </w:div>
    <w:div w:id="1541627201">
      <w:bodyDiv w:val="1"/>
      <w:marLeft w:val="0"/>
      <w:marRight w:val="0"/>
      <w:marTop w:val="0"/>
      <w:marBottom w:val="0"/>
      <w:divBdr>
        <w:top w:val="none" w:sz="0" w:space="0" w:color="auto"/>
        <w:left w:val="none" w:sz="0" w:space="0" w:color="auto"/>
        <w:bottom w:val="none" w:sz="0" w:space="0" w:color="auto"/>
        <w:right w:val="none" w:sz="0" w:space="0" w:color="auto"/>
      </w:divBdr>
    </w:div>
    <w:div w:id="1542203744">
      <w:bodyDiv w:val="1"/>
      <w:marLeft w:val="0"/>
      <w:marRight w:val="0"/>
      <w:marTop w:val="0"/>
      <w:marBottom w:val="0"/>
      <w:divBdr>
        <w:top w:val="none" w:sz="0" w:space="0" w:color="auto"/>
        <w:left w:val="none" w:sz="0" w:space="0" w:color="auto"/>
        <w:bottom w:val="none" w:sz="0" w:space="0" w:color="auto"/>
        <w:right w:val="none" w:sz="0" w:space="0" w:color="auto"/>
      </w:divBdr>
    </w:div>
    <w:div w:id="1543786325">
      <w:bodyDiv w:val="1"/>
      <w:marLeft w:val="0"/>
      <w:marRight w:val="0"/>
      <w:marTop w:val="0"/>
      <w:marBottom w:val="0"/>
      <w:divBdr>
        <w:top w:val="none" w:sz="0" w:space="0" w:color="auto"/>
        <w:left w:val="none" w:sz="0" w:space="0" w:color="auto"/>
        <w:bottom w:val="none" w:sz="0" w:space="0" w:color="auto"/>
        <w:right w:val="none" w:sz="0" w:space="0" w:color="auto"/>
      </w:divBdr>
    </w:div>
    <w:div w:id="1543907737">
      <w:bodyDiv w:val="1"/>
      <w:marLeft w:val="0"/>
      <w:marRight w:val="0"/>
      <w:marTop w:val="0"/>
      <w:marBottom w:val="0"/>
      <w:divBdr>
        <w:top w:val="none" w:sz="0" w:space="0" w:color="auto"/>
        <w:left w:val="none" w:sz="0" w:space="0" w:color="auto"/>
        <w:bottom w:val="none" w:sz="0" w:space="0" w:color="auto"/>
        <w:right w:val="none" w:sz="0" w:space="0" w:color="auto"/>
      </w:divBdr>
    </w:div>
    <w:div w:id="1544295679">
      <w:bodyDiv w:val="1"/>
      <w:marLeft w:val="0"/>
      <w:marRight w:val="0"/>
      <w:marTop w:val="0"/>
      <w:marBottom w:val="0"/>
      <w:divBdr>
        <w:top w:val="none" w:sz="0" w:space="0" w:color="auto"/>
        <w:left w:val="none" w:sz="0" w:space="0" w:color="auto"/>
        <w:bottom w:val="none" w:sz="0" w:space="0" w:color="auto"/>
        <w:right w:val="none" w:sz="0" w:space="0" w:color="auto"/>
      </w:divBdr>
    </w:div>
    <w:div w:id="1544365290">
      <w:bodyDiv w:val="1"/>
      <w:marLeft w:val="0"/>
      <w:marRight w:val="0"/>
      <w:marTop w:val="0"/>
      <w:marBottom w:val="0"/>
      <w:divBdr>
        <w:top w:val="none" w:sz="0" w:space="0" w:color="auto"/>
        <w:left w:val="none" w:sz="0" w:space="0" w:color="auto"/>
        <w:bottom w:val="none" w:sz="0" w:space="0" w:color="auto"/>
        <w:right w:val="none" w:sz="0" w:space="0" w:color="auto"/>
      </w:divBdr>
    </w:div>
    <w:div w:id="1544513701">
      <w:bodyDiv w:val="1"/>
      <w:marLeft w:val="0"/>
      <w:marRight w:val="0"/>
      <w:marTop w:val="0"/>
      <w:marBottom w:val="0"/>
      <w:divBdr>
        <w:top w:val="none" w:sz="0" w:space="0" w:color="auto"/>
        <w:left w:val="none" w:sz="0" w:space="0" w:color="auto"/>
        <w:bottom w:val="none" w:sz="0" w:space="0" w:color="auto"/>
        <w:right w:val="none" w:sz="0" w:space="0" w:color="auto"/>
      </w:divBdr>
    </w:div>
    <w:div w:id="1544560059">
      <w:bodyDiv w:val="1"/>
      <w:marLeft w:val="0"/>
      <w:marRight w:val="0"/>
      <w:marTop w:val="0"/>
      <w:marBottom w:val="0"/>
      <w:divBdr>
        <w:top w:val="none" w:sz="0" w:space="0" w:color="auto"/>
        <w:left w:val="none" w:sz="0" w:space="0" w:color="auto"/>
        <w:bottom w:val="none" w:sz="0" w:space="0" w:color="auto"/>
        <w:right w:val="none" w:sz="0" w:space="0" w:color="auto"/>
      </w:divBdr>
    </w:div>
    <w:div w:id="1544755202">
      <w:bodyDiv w:val="1"/>
      <w:marLeft w:val="0"/>
      <w:marRight w:val="0"/>
      <w:marTop w:val="0"/>
      <w:marBottom w:val="0"/>
      <w:divBdr>
        <w:top w:val="none" w:sz="0" w:space="0" w:color="auto"/>
        <w:left w:val="none" w:sz="0" w:space="0" w:color="auto"/>
        <w:bottom w:val="none" w:sz="0" w:space="0" w:color="auto"/>
        <w:right w:val="none" w:sz="0" w:space="0" w:color="auto"/>
      </w:divBdr>
    </w:div>
    <w:div w:id="1544902719">
      <w:bodyDiv w:val="1"/>
      <w:marLeft w:val="0"/>
      <w:marRight w:val="0"/>
      <w:marTop w:val="0"/>
      <w:marBottom w:val="0"/>
      <w:divBdr>
        <w:top w:val="none" w:sz="0" w:space="0" w:color="auto"/>
        <w:left w:val="none" w:sz="0" w:space="0" w:color="auto"/>
        <w:bottom w:val="none" w:sz="0" w:space="0" w:color="auto"/>
        <w:right w:val="none" w:sz="0" w:space="0" w:color="auto"/>
      </w:divBdr>
    </w:div>
    <w:div w:id="1545219459">
      <w:bodyDiv w:val="1"/>
      <w:marLeft w:val="0"/>
      <w:marRight w:val="0"/>
      <w:marTop w:val="0"/>
      <w:marBottom w:val="0"/>
      <w:divBdr>
        <w:top w:val="none" w:sz="0" w:space="0" w:color="auto"/>
        <w:left w:val="none" w:sz="0" w:space="0" w:color="auto"/>
        <w:bottom w:val="none" w:sz="0" w:space="0" w:color="auto"/>
        <w:right w:val="none" w:sz="0" w:space="0" w:color="auto"/>
      </w:divBdr>
    </w:div>
    <w:div w:id="1545555857">
      <w:bodyDiv w:val="1"/>
      <w:marLeft w:val="0"/>
      <w:marRight w:val="0"/>
      <w:marTop w:val="0"/>
      <w:marBottom w:val="0"/>
      <w:divBdr>
        <w:top w:val="none" w:sz="0" w:space="0" w:color="auto"/>
        <w:left w:val="none" w:sz="0" w:space="0" w:color="auto"/>
        <w:bottom w:val="none" w:sz="0" w:space="0" w:color="auto"/>
        <w:right w:val="none" w:sz="0" w:space="0" w:color="auto"/>
      </w:divBdr>
    </w:div>
    <w:div w:id="1545561339">
      <w:bodyDiv w:val="1"/>
      <w:marLeft w:val="0"/>
      <w:marRight w:val="0"/>
      <w:marTop w:val="0"/>
      <w:marBottom w:val="0"/>
      <w:divBdr>
        <w:top w:val="none" w:sz="0" w:space="0" w:color="auto"/>
        <w:left w:val="none" w:sz="0" w:space="0" w:color="auto"/>
        <w:bottom w:val="none" w:sz="0" w:space="0" w:color="auto"/>
        <w:right w:val="none" w:sz="0" w:space="0" w:color="auto"/>
      </w:divBdr>
    </w:div>
    <w:div w:id="1545630183">
      <w:bodyDiv w:val="1"/>
      <w:marLeft w:val="0"/>
      <w:marRight w:val="0"/>
      <w:marTop w:val="0"/>
      <w:marBottom w:val="0"/>
      <w:divBdr>
        <w:top w:val="none" w:sz="0" w:space="0" w:color="auto"/>
        <w:left w:val="none" w:sz="0" w:space="0" w:color="auto"/>
        <w:bottom w:val="none" w:sz="0" w:space="0" w:color="auto"/>
        <w:right w:val="none" w:sz="0" w:space="0" w:color="auto"/>
      </w:divBdr>
    </w:div>
    <w:div w:id="1545630467">
      <w:bodyDiv w:val="1"/>
      <w:marLeft w:val="0"/>
      <w:marRight w:val="0"/>
      <w:marTop w:val="0"/>
      <w:marBottom w:val="0"/>
      <w:divBdr>
        <w:top w:val="none" w:sz="0" w:space="0" w:color="auto"/>
        <w:left w:val="none" w:sz="0" w:space="0" w:color="auto"/>
        <w:bottom w:val="none" w:sz="0" w:space="0" w:color="auto"/>
        <w:right w:val="none" w:sz="0" w:space="0" w:color="auto"/>
      </w:divBdr>
    </w:div>
    <w:div w:id="1545830362">
      <w:bodyDiv w:val="1"/>
      <w:marLeft w:val="0"/>
      <w:marRight w:val="0"/>
      <w:marTop w:val="0"/>
      <w:marBottom w:val="0"/>
      <w:divBdr>
        <w:top w:val="none" w:sz="0" w:space="0" w:color="auto"/>
        <w:left w:val="none" w:sz="0" w:space="0" w:color="auto"/>
        <w:bottom w:val="none" w:sz="0" w:space="0" w:color="auto"/>
        <w:right w:val="none" w:sz="0" w:space="0" w:color="auto"/>
      </w:divBdr>
    </w:div>
    <w:div w:id="1546407366">
      <w:bodyDiv w:val="1"/>
      <w:marLeft w:val="0"/>
      <w:marRight w:val="0"/>
      <w:marTop w:val="0"/>
      <w:marBottom w:val="0"/>
      <w:divBdr>
        <w:top w:val="none" w:sz="0" w:space="0" w:color="auto"/>
        <w:left w:val="none" w:sz="0" w:space="0" w:color="auto"/>
        <w:bottom w:val="none" w:sz="0" w:space="0" w:color="auto"/>
        <w:right w:val="none" w:sz="0" w:space="0" w:color="auto"/>
      </w:divBdr>
    </w:div>
    <w:div w:id="1547108939">
      <w:bodyDiv w:val="1"/>
      <w:marLeft w:val="0"/>
      <w:marRight w:val="0"/>
      <w:marTop w:val="0"/>
      <w:marBottom w:val="0"/>
      <w:divBdr>
        <w:top w:val="none" w:sz="0" w:space="0" w:color="auto"/>
        <w:left w:val="none" w:sz="0" w:space="0" w:color="auto"/>
        <w:bottom w:val="none" w:sz="0" w:space="0" w:color="auto"/>
        <w:right w:val="none" w:sz="0" w:space="0" w:color="auto"/>
      </w:divBdr>
    </w:div>
    <w:div w:id="1547256729">
      <w:bodyDiv w:val="1"/>
      <w:marLeft w:val="0"/>
      <w:marRight w:val="0"/>
      <w:marTop w:val="0"/>
      <w:marBottom w:val="0"/>
      <w:divBdr>
        <w:top w:val="none" w:sz="0" w:space="0" w:color="auto"/>
        <w:left w:val="none" w:sz="0" w:space="0" w:color="auto"/>
        <w:bottom w:val="none" w:sz="0" w:space="0" w:color="auto"/>
        <w:right w:val="none" w:sz="0" w:space="0" w:color="auto"/>
      </w:divBdr>
    </w:div>
    <w:div w:id="1547838963">
      <w:bodyDiv w:val="1"/>
      <w:marLeft w:val="0"/>
      <w:marRight w:val="0"/>
      <w:marTop w:val="0"/>
      <w:marBottom w:val="0"/>
      <w:divBdr>
        <w:top w:val="none" w:sz="0" w:space="0" w:color="auto"/>
        <w:left w:val="none" w:sz="0" w:space="0" w:color="auto"/>
        <w:bottom w:val="none" w:sz="0" w:space="0" w:color="auto"/>
        <w:right w:val="none" w:sz="0" w:space="0" w:color="auto"/>
      </w:divBdr>
    </w:div>
    <w:div w:id="1549950913">
      <w:bodyDiv w:val="1"/>
      <w:marLeft w:val="0"/>
      <w:marRight w:val="0"/>
      <w:marTop w:val="0"/>
      <w:marBottom w:val="0"/>
      <w:divBdr>
        <w:top w:val="none" w:sz="0" w:space="0" w:color="auto"/>
        <w:left w:val="none" w:sz="0" w:space="0" w:color="auto"/>
        <w:bottom w:val="none" w:sz="0" w:space="0" w:color="auto"/>
        <w:right w:val="none" w:sz="0" w:space="0" w:color="auto"/>
      </w:divBdr>
    </w:div>
    <w:div w:id="1550454312">
      <w:bodyDiv w:val="1"/>
      <w:marLeft w:val="0"/>
      <w:marRight w:val="0"/>
      <w:marTop w:val="0"/>
      <w:marBottom w:val="0"/>
      <w:divBdr>
        <w:top w:val="none" w:sz="0" w:space="0" w:color="auto"/>
        <w:left w:val="none" w:sz="0" w:space="0" w:color="auto"/>
        <w:bottom w:val="none" w:sz="0" w:space="0" w:color="auto"/>
        <w:right w:val="none" w:sz="0" w:space="0" w:color="auto"/>
      </w:divBdr>
    </w:div>
    <w:div w:id="1550798882">
      <w:bodyDiv w:val="1"/>
      <w:marLeft w:val="0"/>
      <w:marRight w:val="0"/>
      <w:marTop w:val="0"/>
      <w:marBottom w:val="0"/>
      <w:divBdr>
        <w:top w:val="none" w:sz="0" w:space="0" w:color="auto"/>
        <w:left w:val="none" w:sz="0" w:space="0" w:color="auto"/>
        <w:bottom w:val="none" w:sz="0" w:space="0" w:color="auto"/>
        <w:right w:val="none" w:sz="0" w:space="0" w:color="auto"/>
      </w:divBdr>
    </w:div>
    <w:div w:id="1551041213">
      <w:bodyDiv w:val="1"/>
      <w:marLeft w:val="0"/>
      <w:marRight w:val="0"/>
      <w:marTop w:val="0"/>
      <w:marBottom w:val="0"/>
      <w:divBdr>
        <w:top w:val="none" w:sz="0" w:space="0" w:color="auto"/>
        <w:left w:val="none" w:sz="0" w:space="0" w:color="auto"/>
        <w:bottom w:val="none" w:sz="0" w:space="0" w:color="auto"/>
        <w:right w:val="none" w:sz="0" w:space="0" w:color="auto"/>
      </w:divBdr>
    </w:div>
    <w:div w:id="1552420670">
      <w:bodyDiv w:val="1"/>
      <w:marLeft w:val="0"/>
      <w:marRight w:val="0"/>
      <w:marTop w:val="0"/>
      <w:marBottom w:val="0"/>
      <w:divBdr>
        <w:top w:val="none" w:sz="0" w:space="0" w:color="auto"/>
        <w:left w:val="none" w:sz="0" w:space="0" w:color="auto"/>
        <w:bottom w:val="none" w:sz="0" w:space="0" w:color="auto"/>
        <w:right w:val="none" w:sz="0" w:space="0" w:color="auto"/>
      </w:divBdr>
    </w:div>
    <w:div w:id="1553930314">
      <w:bodyDiv w:val="1"/>
      <w:marLeft w:val="0"/>
      <w:marRight w:val="0"/>
      <w:marTop w:val="0"/>
      <w:marBottom w:val="0"/>
      <w:divBdr>
        <w:top w:val="none" w:sz="0" w:space="0" w:color="auto"/>
        <w:left w:val="none" w:sz="0" w:space="0" w:color="auto"/>
        <w:bottom w:val="none" w:sz="0" w:space="0" w:color="auto"/>
        <w:right w:val="none" w:sz="0" w:space="0" w:color="auto"/>
      </w:divBdr>
    </w:div>
    <w:div w:id="1554465034">
      <w:bodyDiv w:val="1"/>
      <w:marLeft w:val="0"/>
      <w:marRight w:val="0"/>
      <w:marTop w:val="0"/>
      <w:marBottom w:val="0"/>
      <w:divBdr>
        <w:top w:val="none" w:sz="0" w:space="0" w:color="auto"/>
        <w:left w:val="none" w:sz="0" w:space="0" w:color="auto"/>
        <w:bottom w:val="none" w:sz="0" w:space="0" w:color="auto"/>
        <w:right w:val="none" w:sz="0" w:space="0" w:color="auto"/>
      </w:divBdr>
    </w:div>
    <w:div w:id="1555043257">
      <w:bodyDiv w:val="1"/>
      <w:marLeft w:val="0"/>
      <w:marRight w:val="0"/>
      <w:marTop w:val="0"/>
      <w:marBottom w:val="0"/>
      <w:divBdr>
        <w:top w:val="none" w:sz="0" w:space="0" w:color="auto"/>
        <w:left w:val="none" w:sz="0" w:space="0" w:color="auto"/>
        <w:bottom w:val="none" w:sz="0" w:space="0" w:color="auto"/>
        <w:right w:val="none" w:sz="0" w:space="0" w:color="auto"/>
      </w:divBdr>
    </w:div>
    <w:div w:id="1555116564">
      <w:bodyDiv w:val="1"/>
      <w:marLeft w:val="0"/>
      <w:marRight w:val="0"/>
      <w:marTop w:val="0"/>
      <w:marBottom w:val="0"/>
      <w:divBdr>
        <w:top w:val="none" w:sz="0" w:space="0" w:color="auto"/>
        <w:left w:val="none" w:sz="0" w:space="0" w:color="auto"/>
        <w:bottom w:val="none" w:sz="0" w:space="0" w:color="auto"/>
        <w:right w:val="none" w:sz="0" w:space="0" w:color="auto"/>
      </w:divBdr>
    </w:div>
    <w:div w:id="1555195655">
      <w:bodyDiv w:val="1"/>
      <w:marLeft w:val="0"/>
      <w:marRight w:val="0"/>
      <w:marTop w:val="0"/>
      <w:marBottom w:val="0"/>
      <w:divBdr>
        <w:top w:val="none" w:sz="0" w:space="0" w:color="auto"/>
        <w:left w:val="none" w:sz="0" w:space="0" w:color="auto"/>
        <w:bottom w:val="none" w:sz="0" w:space="0" w:color="auto"/>
        <w:right w:val="none" w:sz="0" w:space="0" w:color="auto"/>
      </w:divBdr>
    </w:div>
    <w:div w:id="1555236465">
      <w:bodyDiv w:val="1"/>
      <w:marLeft w:val="0"/>
      <w:marRight w:val="0"/>
      <w:marTop w:val="0"/>
      <w:marBottom w:val="0"/>
      <w:divBdr>
        <w:top w:val="none" w:sz="0" w:space="0" w:color="auto"/>
        <w:left w:val="none" w:sz="0" w:space="0" w:color="auto"/>
        <w:bottom w:val="none" w:sz="0" w:space="0" w:color="auto"/>
        <w:right w:val="none" w:sz="0" w:space="0" w:color="auto"/>
      </w:divBdr>
    </w:div>
    <w:div w:id="1555241785">
      <w:bodyDiv w:val="1"/>
      <w:marLeft w:val="0"/>
      <w:marRight w:val="0"/>
      <w:marTop w:val="0"/>
      <w:marBottom w:val="0"/>
      <w:divBdr>
        <w:top w:val="none" w:sz="0" w:space="0" w:color="auto"/>
        <w:left w:val="none" w:sz="0" w:space="0" w:color="auto"/>
        <w:bottom w:val="none" w:sz="0" w:space="0" w:color="auto"/>
        <w:right w:val="none" w:sz="0" w:space="0" w:color="auto"/>
      </w:divBdr>
    </w:div>
    <w:div w:id="1556043496">
      <w:bodyDiv w:val="1"/>
      <w:marLeft w:val="0"/>
      <w:marRight w:val="0"/>
      <w:marTop w:val="0"/>
      <w:marBottom w:val="0"/>
      <w:divBdr>
        <w:top w:val="none" w:sz="0" w:space="0" w:color="auto"/>
        <w:left w:val="none" w:sz="0" w:space="0" w:color="auto"/>
        <w:bottom w:val="none" w:sz="0" w:space="0" w:color="auto"/>
        <w:right w:val="none" w:sz="0" w:space="0" w:color="auto"/>
      </w:divBdr>
    </w:div>
    <w:div w:id="1556551236">
      <w:bodyDiv w:val="1"/>
      <w:marLeft w:val="0"/>
      <w:marRight w:val="0"/>
      <w:marTop w:val="0"/>
      <w:marBottom w:val="0"/>
      <w:divBdr>
        <w:top w:val="none" w:sz="0" w:space="0" w:color="auto"/>
        <w:left w:val="none" w:sz="0" w:space="0" w:color="auto"/>
        <w:bottom w:val="none" w:sz="0" w:space="0" w:color="auto"/>
        <w:right w:val="none" w:sz="0" w:space="0" w:color="auto"/>
      </w:divBdr>
    </w:div>
    <w:div w:id="1556620371">
      <w:bodyDiv w:val="1"/>
      <w:marLeft w:val="0"/>
      <w:marRight w:val="0"/>
      <w:marTop w:val="0"/>
      <w:marBottom w:val="0"/>
      <w:divBdr>
        <w:top w:val="none" w:sz="0" w:space="0" w:color="auto"/>
        <w:left w:val="none" w:sz="0" w:space="0" w:color="auto"/>
        <w:bottom w:val="none" w:sz="0" w:space="0" w:color="auto"/>
        <w:right w:val="none" w:sz="0" w:space="0" w:color="auto"/>
      </w:divBdr>
    </w:div>
    <w:div w:id="1556815512">
      <w:bodyDiv w:val="1"/>
      <w:marLeft w:val="0"/>
      <w:marRight w:val="0"/>
      <w:marTop w:val="0"/>
      <w:marBottom w:val="0"/>
      <w:divBdr>
        <w:top w:val="none" w:sz="0" w:space="0" w:color="auto"/>
        <w:left w:val="none" w:sz="0" w:space="0" w:color="auto"/>
        <w:bottom w:val="none" w:sz="0" w:space="0" w:color="auto"/>
        <w:right w:val="none" w:sz="0" w:space="0" w:color="auto"/>
      </w:divBdr>
    </w:div>
    <w:div w:id="1556969919">
      <w:bodyDiv w:val="1"/>
      <w:marLeft w:val="0"/>
      <w:marRight w:val="0"/>
      <w:marTop w:val="0"/>
      <w:marBottom w:val="0"/>
      <w:divBdr>
        <w:top w:val="none" w:sz="0" w:space="0" w:color="auto"/>
        <w:left w:val="none" w:sz="0" w:space="0" w:color="auto"/>
        <w:bottom w:val="none" w:sz="0" w:space="0" w:color="auto"/>
        <w:right w:val="none" w:sz="0" w:space="0" w:color="auto"/>
      </w:divBdr>
    </w:div>
    <w:div w:id="1557005455">
      <w:bodyDiv w:val="1"/>
      <w:marLeft w:val="0"/>
      <w:marRight w:val="0"/>
      <w:marTop w:val="0"/>
      <w:marBottom w:val="0"/>
      <w:divBdr>
        <w:top w:val="none" w:sz="0" w:space="0" w:color="auto"/>
        <w:left w:val="none" w:sz="0" w:space="0" w:color="auto"/>
        <w:bottom w:val="none" w:sz="0" w:space="0" w:color="auto"/>
        <w:right w:val="none" w:sz="0" w:space="0" w:color="auto"/>
      </w:divBdr>
    </w:div>
    <w:div w:id="1557231803">
      <w:bodyDiv w:val="1"/>
      <w:marLeft w:val="0"/>
      <w:marRight w:val="0"/>
      <w:marTop w:val="0"/>
      <w:marBottom w:val="0"/>
      <w:divBdr>
        <w:top w:val="none" w:sz="0" w:space="0" w:color="auto"/>
        <w:left w:val="none" w:sz="0" w:space="0" w:color="auto"/>
        <w:bottom w:val="none" w:sz="0" w:space="0" w:color="auto"/>
        <w:right w:val="none" w:sz="0" w:space="0" w:color="auto"/>
      </w:divBdr>
    </w:div>
    <w:div w:id="1557425147">
      <w:bodyDiv w:val="1"/>
      <w:marLeft w:val="0"/>
      <w:marRight w:val="0"/>
      <w:marTop w:val="0"/>
      <w:marBottom w:val="0"/>
      <w:divBdr>
        <w:top w:val="none" w:sz="0" w:space="0" w:color="auto"/>
        <w:left w:val="none" w:sz="0" w:space="0" w:color="auto"/>
        <w:bottom w:val="none" w:sz="0" w:space="0" w:color="auto"/>
        <w:right w:val="none" w:sz="0" w:space="0" w:color="auto"/>
      </w:divBdr>
    </w:div>
    <w:div w:id="1557622215">
      <w:bodyDiv w:val="1"/>
      <w:marLeft w:val="0"/>
      <w:marRight w:val="0"/>
      <w:marTop w:val="0"/>
      <w:marBottom w:val="0"/>
      <w:divBdr>
        <w:top w:val="none" w:sz="0" w:space="0" w:color="auto"/>
        <w:left w:val="none" w:sz="0" w:space="0" w:color="auto"/>
        <w:bottom w:val="none" w:sz="0" w:space="0" w:color="auto"/>
        <w:right w:val="none" w:sz="0" w:space="0" w:color="auto"/>
      </w:divBdr>
    </w:div>
    <w:div w:id="1557858599">
      <w:bodyDiv w:val="1"/>
      <w:marLeft w:val="0"/>
      <w:marRight w:val="0"/>
      <w:marTop w:val="0"/>
      <w:marBottom w:val="0"/>
      <w:divBdr>
        <w:top w:val="none" w:sz="0" w:space="0" w:color="auto"/>
        <w:left w:val="none" w:sz="0" w:space="0" w:color="auto"/>
        <w:bottom w:val="none" w:sz="0" w:space="0" w:color="auto"/>
        <w:right w:val="none" w:sz="0" w:space="0" w:color="auto"/>
      </w:divBdr>
    </w:div>
    <w:div w:id="1557931308">
      <w:bodyDiv w:val="1"/>
      <w:marLeft w:val="0"/>
      <w:marRight w:val="0"/>
      <w:marTop w:val="0"/>
      <w:marBottom w:val="0"/>
      <w:divBdr>
        <w:top w:val="none" w:sz="0" w:space="0" w:color="auto"/>
        <w:left w:val="none" w:sz="0" w:space="0" w:color="auto"/>
        <w:bottom w:val="none" w:sz="0" w:space="0" w:color="auto"/>
        <w:right w:val="none" w:sz="0" w:space="0" w:color="auto"/>
      </w:divBdr>
    </w:div>
    <w:div w:id="1558470470">
      <w:bodyDiv w:val="1"/>
      <w:marLeft w:val="0"/>
      <w:marRight w:val="0"/>
      <w:marTop w:val="0"/>
      <w:marBottom w:val="0"/>
      <w:divBdr>
        <w:top w:val="none" w:sz="0" w:space="0" w:color="auto"/>
        <w:left w:val="none" w:sz="0" w:space="0" w:color="auto"/>
        <w:bottom w:val="none" w:sz="0" w:space="0" w:color="auto"/>
        <w:right w:val="none" w:sz="0" w:space="0" w:color="auto"/>
      </w:divBdr>
    </w:div>
    <w:div w:id="1558668775">
      <w:bodyDiv w:val="1"/>
      <w:marLeft w:val="0"/>
      <w:marRight w:val="0"/>
      <w:marTop w:val="0"/>
      <w:marBottom w:val="0"/>
      <w:divBdr>
        <w:top w:val="none" w:sz="0" w:space="0" w:color="auto"/>
        <w:left w:val="none" w:sz="0" w:space="0" w:color="auto"/>
        <w:bottom w:val="none" w:sz="0" w:space="0" w:color="auto"/>
        <w:right w:val="none" w:sz="0" w:space="0" w:color="auto"/>
      </w:divBdr>
    </w:div>
    <w:div w:id="1558709651">
      <w:bodyDiv w:val="1"/>
      <w:marLeft w:val="0"/>
      <w:marRight w:val="0"/>
      <w:marTop w:val="0"/>
      <w:marBottom w:val="0"/>
      <w:divBdr>
        <w:top w:val="none" w:sz="0" w:space="0" w:color="auto"/>
        <w:left w:val="none" w:sz="0" w:space="0" w:color="auto"/>
        <w:bottom w:val="none" w:sz="0" w:space="0" w:color="auto"/>
        <w:right w:val="none" w:sz="0" w:space="0" w:color="auto"/>
      </w:divBdr>
    </w:div>
    <w:div w:id="1558778952">
      <w:bodyDiv w:val="1"/>
      <w:marLeft w:val="0"/>
      <w:marRight w:val="0"/>
      <w:marTop w:val="0"/>
      <w:marBottom w:val="0"/>
      <w:divBdr>
        <w:top w:val="none" w:sz="0" w:space="0" w:color="auto"/>
        <w:left w:val="none" w:sz="0" w:space="0" w:color="auto"/>
        <w:bottom w:val="none" w:sz="0" w:space="0" w:color="auto"/>
        <w:right w:val="none" w:sz="0" w:space="0" w:color="auto"/>
      </w:divBdr>
    </w:div>
    <w:div w:id="1558860388">
      <w:bodyDiv w:val="1"/>
      <w:marLeft w:val="0"/>
      <w:marRight w:val="0"/>
      <w:marTop w:val="0"/>
      <w:marBottom w:val="0"/>
      <w:divBdr>
        <w:top w:val="none" w:sz="0" w:space="0" w:color="auto"/>
        <w:left w:val="none" w:sz="0" w:space="0" w:color="auto"/>
        <w:bottom w:val="none" w:sz="0" w:space="0" w:color="auto"/>
        <w:right w:val="none" w:sz="0" w:space="0" w:color="auto"/>
      </w:divBdr>
    </w:div>
    <w:div w:id="1560239165">
      <w:bodyDiv w:val="1"/>
      <w:marLeft w:val="0"/>
      <w:marRight w:val="0"/>
      <w:marTop w:val="0"/>
      <w:marBottom w:val="0"/>
      <w:divBdr>
        <w:top w:val="none" w:sz="0" w:space="0" w:color="auto"/>
        <w:left w:val="none" w:sz="0" w:space="0" w:color="auto"/>
        <w:bottom w:val="none" w:sz="0" w:space="0" w:color="auto"/>
        <w:right w:val="none" w:sz="0" w:space="0" w:color="auto"/>
      </w:divBdr>
    </w:div>
    <w:div w:id="1560439002">
      <w:bodyDiv w:val="1"/>
      <w:marLeft w:val="0"/>
      <w:marRight w:val="0"/>
      <w:marTop w:val="0"/>
      <w:marBottom w:val="0"/>
      <w:divBdr>
        <w:top w:val="none" w:sz="0" w:space="0" w:color="auto"/>
        <w:left w:val="none" w:sz="0" w:space="0" w:color="auto"/>
        <w:bottom w:val="none" w:sz="0" w:space="0" w:color="auto"/>
        <w:right w:val="none" w:sz="0" w:space="0" w:color="auto"/>
      </w:divBdr>
    </w:div>
    <w:div w:id="1560675009">
      <w:bodyDiv w:val="1"/>
      <w:marLeft w:val="0"/>
      <w:marRight w:val="0"/>
      <w:marTop w:val="0"/>
      <w:marBottom w:val="0"/>
      <w:divBdr>
        <w:top w:val="none" w:sz="0" w:space="0" w:color="auto"/>
        <w:left w:val="none" w:sz="0" w:space="0" w:color="auto"/>
        <w:bottom w:val="none" w:sz="0" w:space="0" w:color="auto"/>
        <w:right w:val="none" w:sz="0" w:space="0" w:color="auto"/>
      </w:divBdr>
    </w:div>
    <w:div w:id="1561595643">
      <w:bodyDiv w:val="1"/>
      <w:marLeft w:val="0"/>
      <w:marRight w:val="0"/>
      <w:marTop w:val="0"/>
      <w:marBottom w:val="0"/>
      <w:divBdr>
        <w:top w:val="none" w:sz="0" w:space="0" w:color="auto"/>
        <w:left w:val="none" w:sz="0" w:space="0" w:color="auto"/>
        <w:bottom w:val="none" w:sz="0" w:space="0" w:color="auto"/>
        <w:right w:val="none" w:sz="0" w:space="0" w:color="auto"/>
      </w:divBdr>
    </w:div>
    <w:div w:id="1562058282">
      <w:bodyDiv w:val="1"/>
      <w:marLeft w:val="0"/>
      <w:marRight w:val="0"/>
      <w:marTop w:val="0"/>
      <w:marBottom w:val="0"/>
      <w:divBdr>
        <w:top w:val="none" w:sz="0" w:space="0" w:color="auto"/>
        <w:left w:val="none" w:sz="0" w:space="0" w:color="auto"/>
        <w:bottom w:val="none" w:sz="0" w:space="0" w:color="auto"/>
        <w:right w:val="none" w:sz="0" w:space="0" w:color="auto"/>
      </w:divBdr>
    </w:div>
    <w:div w:id="1562520940">
      <w:bodyDiv w:val="1"/>
      <w:marLeft w:val="0"/>
      <w:marRight w:val="0"/>
      <w:marTop w:val="0"/>
      <w:marBottom w:val="0"/>
      <w:divBdr>
        <w:top w:val="none" w:sz="0" w:space="0" w:color="auto"/>
        <w:left w:val="none" w:sz="0" w:space="0" w:color="auto"/>
        <w:bottom w:val="none" w:sz="0" w:space="0" w:color="auto"/>
        <w:right w:val="none" w:sz="0" w:space="0" w:color="auto"/>
      </w:divBdr>
    </w:div>
    <w:div w:id="1562593803">
      <w:bodyDiv w:val="1"/>
      <w:marLeft w:val="0"/>
      <w:marRight w:val="0"/>
      <w:marTop w:val="0"/>
      <w:marBottom w:val="0"/>
      <w:divBdr>
        <w:top w:val="none" w:sz="0" w:space="0" w:color="auto"/>
        <w:left w:val="none" w:sz="0" w:space="0" w:color="auto"/>
        <w:bottom w:val="none" w:sz="0" w:space="0" w:color="auto"/>
        <w:right w:val="none" w:sz="0" w:space="0" w:color="auto"/>
      </w:divBdr>
    </w:div>
    <w:div w:id="1562905195">
      <w:bodyDiv w:val="1"/>
      <w:marLeft w:val="0"/>
      <w:marRight w:val="0"/>
      <w:marTop w:val="0"/>
      <w:marBottom w:val="0"/>
      <w:divBdr>
        <w:top w:val="none" w:sz="0" w:space="0" w:color="auto"/>
        <w:left w:val="none" w:sz="0" w:space="0" w:color="auto"/>
        <w:bottom w:val="none" w:sz="0" w:space="0" w:color="auto"/>
        <w:right w:val="none" w:sz="0" w:space="0" w:color="auto"/>
      </w:divBdr>
    </w:div>
    <w:div w:id="1563756532">
      <w:bodyDiv w:val="1"/>
      <w:marLeft w:val="0"/>
      <w:marRight w:val="0"/>
      <w:marTop w:val="0"/>
      <w:marBottom w:val="0"/>
      <w:divBdr>
        <w:top w:val="none" w:sz="0" w:space="0" w:color="auto"/>
        <w:left w:val="none" w:sz="0" w:space="0" w:color="auto"/>
        <w:bottom w:val="none" w:sz="0" w:space="0" w:color="auto"/>
        <w:right w:val="none" w:sz="0" w:space="0" w:color="auto"/>
      </w:divBdr>
    </w:div>
    <w:div w:id="1564100507">
      <w:bodyDiv w:val="1"/>
      <w:marLeft w:val="0"/>
      <w:marRight w:val="0"/>
      <w:marTop w:val="0"/>
      <w:marBottom w:val="0"/>
      <w:divBdr>
        <w:top w:val="none" w:sz="0" w:space="0" w:color="auto"/>
        <w:left w:val="none" w:sz="0" w:space="0" w:color="auto"/>
        <w:bottom w:val="none" w:sz="0" w:space="0" w:color="auto"/>
        <w:right w:val="none" w:sz="0" w:space="0" w:color="auto"/>
      </w:divBdr>
    </w:div>
    <w:div w:id="1564217758">
      <w:bodyDiv w:val="1"/>
      <w:marLeft w:val="0"/>
      <w:marRight w:val="0"/>
      <w:marTop w:val="0"/>
      <w:marBottom w:val="0"/>
      <w:divBdr>
        <w:top w:val="none" w:sz="0" w:space="0" w:color="auto"/>
        <w:left w:val="none" w:sz="0" w:space="0" w:color="auto"/>
        <w:bottom w:val="none" w:sz="0" w:space="0" w:color="auto"/>
        <w:right w:val="none" w:sz="0" w:space="0" w:color="auto"/>
      </w:divBdr>
    </w:div>
    <w:div w:id="1564442580">
      <w:bodyDiv w:val="1"/>
      <w:marLeft w:val="0"/>
      <w:marRight w:val="0"/>
      <w:marTop w:val="0"/>
      <w:marBottom w:val="0"/>
      <w:divBdr>
        <w:top w:val="none" w:sz="0" w:space="0" w:color="auto"/>
        <w:left w:val="none" w:sz="0" w:space="0" w:color="auto"/>
        <w:bottom w:val="none" w:sz="0" w:space="0" w:color="auto"/>
        <w:right w:val="none" w:sz="0" w:space="0" w:color="auto"/>
      </w:divBdr>
    </w:div>
    <w:div w:id="1564557457">
      <w:bodyDiv w:val="1"/>
      <w:marLeft w:val="0"/>
      <w:marRight w:val="0"/>
      <w:marTop w:val="0"/>
      <w:marBottom w:val="0"/>
      <w:divBdr>
        <w:top w:val="none" w:sz="0" w:space="0" w:color="auto"/>
        <w:left w:val="none" w:sz="0" w:space="0" w:color="auto"/>
        <w:bottom w:val="none" w:sz="0" w:space="0" w:color="auto"/>
        <w:right w:val="none" w:sz="0" w:space="0" w:color="auto"/>
      </w:divBdr>
    </w:div>
    <w:div w:id="1564952876">
      <w:bodyDiv w:val="1"/>
      <w:marLeft w:val="0"/>
      <w:marRight w:val="0"/>
      <w:marTop w:val="0"/>
      <w:marBottom w:val="0"/>
      <w:divBdr>
        <w:top w:val="none" w:sz="0" w:space="0" w:color="auto"/>
        <w:left w:val="none" w:sz="0" w:space="0" w:color="auto"/>
        <w:bottom w:val="none" w:sz="0" w:space="0" w:color="auto"/>
        <w:right w:val="none" w:sz="0" w:space="0" w:color="auto"/>
      </w:divBdr>
    </w:div>
    <w:div w:id="1566064575">
      <w:bodyDiv w:val="1"/>
      <w:marLeft w:val="0"/>
      <w:marRight w:val="0"/>
      <w:marTop w:val="0"/>
      <w:marBottom w:val="0"/>
      <w:divBdr>
        <w:top w:val="none" w:sz="0" w:space="0" w:color="auto"/>
        <w:left w:val="none" w:sz="0" w:space="0" w:color="auto"/>
        <w:bottom w:val="none" w:sz="0" w:space="0" w:color="auto"/>
        <w:right w:val="none" w:sz="0" w:space="0" w:color="auto"/>
      </w:divBdr>
    </w:div>
    <w:div w:id="1566070238">
      <w:bodyDiv w:val="1"/>
      <w:marLeft w:val="0"/>
      <w:marRight w:val="0"/>
      <w:marTop w:val="0"/>
      <w:marBottom w:val="0"/>
      <w:divBdr>
        <w:top w:val="none" w:sz="0" w:space="0" w:color="auto"/>
        <w:left w:val="none" w:sz="0" w:space="0" w:color="auto"/>
        <w:bottom w:val="none" w:sz="0" w:space="0" w:color="auto"/>
        <w:right w:val="none" w:sz="0" w:space="0" w:color="auto"/>
      </w:divBdr>
    </w:div>
    <w:div w:id="1566136198">
      <w:bodyDiv w:val="1"/>
      <w:marLeft w:val="0"/>
      <w:marRight w:val="0"/>
      <w:marTop w:val="0"/>
      <w:marBottom w:val="0"/>
      <w:divBdr>
        <w:top w:val="none" w:sz="0" w:space="0" w:color="auto"/>
        <w:left w:val="none" w:sz="0" w:space="0" w:color="auto"/>
        <w:bottom w:val="none" w:sz="0" w:space="0" w:color="auto"/>
        <w:right w:val="none" w:sz="0" w:space="0" w:color="auto"/>
      </w:divBdr>
    </w:div>
    <w:div w:id="1566644945">
      <w:bodyDiv w:val="1"/>
      <w:marLeft w:val="0"/>
      <w:marRight w:val="0"/>
      <w:marTop w:val="0"/>
      <w:marBottom w:val="0"/>
      <w:divBdr>
        <w:top w:val="none" w:sz="0" w:space="0" w:color="auto"/>
        <w:left w:val="none" w:sz="0" w:space="0" w:color="auto"/>
        <w:bottom w:val="none" w:sz="0" w:space="0" w:color="auto"/>
        <w:right w:val="none" w:sz="0" w:space="0" w:color="auto"/>
      </w:divBdr>
    </w:div>
    <w:div w:id="1566910163">
      <w:bodyDiv w:val="1"/>
      <w:marLeft w:val="0"/>
      <w:marRight w:val="0"/>
      <w:marTop w:val="0"/>
      <w:marBottom w:val="0"/>
      <w:divBdr>
        <w:top w:val="none" w:sz="0" w:space="0" w:color="auto"/>
        <w:left w:val="none" w:sz="0" w:space="0" w:color="auto"/>
        <w:bottom w:val="none" w:sz="0" w:space="0" w:color="auto"/>
        <w:right w:val="none" w:sz="0" w:space="0" w:color="auto"/>
      </w:divBdr>
    </w:div>
    <w:div w:id="1567109236">
      <w:bodyDiv w:val="1"/>
      <w:marLeft w:val="0"/>
      <w:marRight w:val="0"/>
      <w:marTop w:val="0"/>
      <w:marBottom w:val="0"/>
      <w:divBdr>
        <w:top w:val="none" w:sz="0" w:space="0" w:color="auto"/>
        <w:left w:val="none" w:sz="0" w:space="0" w:color="auto"/>
        <w:bottom w:val="none" w:sz="0" w:space="0" w:color="auto"/>
        <w:right w:val="none" w:sz="0" w:space="0" w:color="auto"/>
      </w:divBdr>
    </w:div>
    <w:div w:id="1567178706">
      <w:bodyDiv w:val="1"/>
      <w:marLeft w:val="0"/>
      <w:marRight w:val="0"/>
      <w:marTop w:val="0"/>
      <w:marBottom w:val="0"/>
      <w:divBdr>
        <w:top w:val="none" w:sz="0" w:space="0" w:color="auto"/>
        <w:left w:val="none" w:sz="0" w:space="0" w:color="auto"/>
        <w:bottom w:val="none" w:sz="0" w:space="0" w:color="auto"/>
        <w:right w:val="none" w:sz="0" w:space="0" w:color="auto"/>
      </w:divBdr>
    </w:div>
    <w:div w:id="1567374093">
      <w:bodyDiv w:val="1"/>
      <w:marLeft w:val="0"/>
      <w:marRight w:val="0"/>
      <w:marTop w:val="0"/>
      <w:marBottom w:val="0"/>
      <w:divBdr>
        <w:top w:val="none" w:sz="0" w:space="0" w:color="auto"/>
        <w:left w:val="none" w:sz="0" w:space="0" w:color="auto"/>
        <w:bottom w:val="none" w:sz="0" w:space="0" w:color="auto"/>
        <w:right w:val="none" w:sz="0" w:space="0" w:color="auto"/>
      </w:divBdr>
    </w:div>
    <w:div w:id="1567688126">
      <w:bodyDiv w:val="1"/>
      <w:marLeft w:val="0"/>
      <w:marRight w:val="0"/>
      <w:marTop w:val="0"/>
      <w:marBottom w:val="0"/>
      <w:divBdr>
        <w:top w:val="none" w:sz="0" w:space="0" w:color="auto"/>
        <w:left w:val="none" w:sz="0" w:space="0" w:color="auto"/>
        <w:bottom w:val="none" w:sz="0" w:space="0" w:color="auto"/>
        <w:right w:val="none" w:sz="0" w:space="0" w:color="auto"/>
      </w:divBdr>
    </w:div>
    <w:div w:id="1568108127">
      <w:bodyDiv w:val="1"/>
      <w:marLeft w:val="0"/>
      <w:marRight w:val="0"/>
      <w:marTop w:val="0"/>
      <w:marBottom w:val="0"/>
      <w:divBdr>
        <w:top w:val="none" w:sz="0" w:space="0" w:color="auto"/>
        <w:left w:val="none" w:sz="0" w:space="0" w:color="auto"/>
        <w:bottom w:val="none" w:sz="0" w:space="0" w:color="auto"/>
        <w:right w:val="none" w:sz="0" w:space="0" w:color="auto"/>
      </w:divBdr>
    </w:div>
    <w:div w:id="1568149512">
      <w:bodyDiv w:val="1"/>
      <w:marLeft w:val="0"/>
      <w:marRight w:val="0"/>
      <w:marTop w:val="0"/>
      <w:marBottom w:val="0"/>
      <w:divBdr>
        <w:top w:val="none" w:sz="0" w:space="0" w:color="auto"/>
        <w:left w:val="none" w:sz="0" w:space="0" w:color="auto"/>
        <w:bottom w:val="none" w:sz="0" w:space="0" w:color="auto"/>
        <w:right w:val="none" w:sz="0" w:space="0" w:color="auto"/>
      </w:divBdr>
    </w:div>
    <w:div w:id="1568297127">
      <w:bodyDiv w:val="1"/>
      <w:marLeft w:val="0"/>
      <w:marRight w:val="0"/>
      <w:marTop w:val="0"/>
      <w:marBottom w:val="0"/>
      <w:divBdr>
        <w:top w:val="none" w:sz="0" w:space="0" w:color="auto"/>
        <w:left w:val="none" w:sz="0" w:space="0" w:color="auto"/>
        <w:bottom w:val="none" w:sz="0" w:space="0" w:color="auto"/>
        <w:right w:val="none" w:sz="0" w:space="0" w:color="auto"/>
      </w:divBdr>
    </w:div>
    <w:div w:id="1568491865">
      <w:bodyDiv w:val="1"/>
      <w:marLeft w:val="0"/>
      <w:marRight w:val="0"/>
      <w:marTop w:val="0"/>
      <w:marBottom w:val="0"/>
      <w:divBdr>
        <w:top w:val="none" w:sz="0" w:space="0" w:color="auto"/>
        <w:left w:val="none" w:sz="0" w:space="0" w:color="auto"/>
        <w:bottom w:val="none" w:sz="0" w:space="0" w:color="auto"/>
        <w:right w:val="none" w:sz="0" w:space="0" w:color="auto"/>
      </w:divBdr>
    </w:div>
    <w:div w:id="1569069541">
      <w:bodyDiv w:val="1"/>
      <w:marLeft w:val="0"/>
      <w:marRight w:val="0"/>
      <w:marTop w:val="0"/>
      <w:marBottom w:val="0"/>
      <w:divBdr>
        <w:top w:val="none" w:sz="0" w:space="0" w:color="auto"/>
        <w:left w:val="none" w:sz="0" w:space="0" w:color="auto"/>
        <w:bottom w:val="none" w:sz="0" w:space="0" w:color="auto"/>
        <w:right w:val="none" w:sz="0" w:space="0" w:color="auto"/>
      </w:divBdr>
    </w:div>
    <w:div w:id="1569994019">
      <w:bodyDiv w:val="1"/>
      <w:marLeft w:val="0"/>
      <w:marRight w:val="0"/>
      <w:marTop w:val="0"/>
      <w:marBottom w:val="0"/>
      <w:divBdr>
        <w:top w:val="none" w:sz="0" w:space="0" w:color="auto"/>
        <w:left w:val="none" w:sz="0" w:space="0" w:color="auto"/>
        <w:bottom w:val="none" w:sz="0" w:space="0" w:color="auto"/>
        <w:right w:val="none" w:sz="0" w:space="0" w:color="auto"/>
      </w:divBdr>
    </w:div>
    <w:div w:id="1570456694">
      <w:bodyDiv w:val="1"/>
      <w:marLeft w:val="0"/>
      <w:marRight w:val="0"/>
      <w:marTop w:val="0"/>
      <w:marBottom w:val="0"/>
      <w:divBdr>
        <w:top w:val="none" w:sz="0" w:space="0" w:color="auto"/>
        <w:left w:val="none" w:sz="0" w:space="0" w:color="auto"/>
        <w:bottom w:val="none" w:sz="0" w:space="0" w:color="auto"/>
        <w:right w:val="none" w:sz="0" w:space="0" w:color="auto"/>
      </w:divBdr>
    </w:div>
    <w:div w:id="1570651195">
      <w:bodyDiv w:val="1"/>
      <w:marLeft w:val="0"/>
      <w:marRight w:val="0"/>
      <w:marTop w:val="0"/>
      <w:marBottom w:val="0"/>
      <w:divBdr>
        <w:top w:val="none" w:sz="0" w:space="0" w:color="auto"/>
        <w:left w:val="none" w:sz="0" w:space="0" w:color="auto"/>
        <w:bottom w:val="none" w:sz="0" w:space="0" w:color="auto"/>
        <w:right w:val="none" w:sz="0" w:space="0" w:color="auto"/>
      </w:divBdr>
    </w:div>
    <w:div w:id="1570727051">
      <w:bodyDiv w:val="1"/>
      <w:marLeft w:val="0"/>
      <w:marRight w:val="0"/>
      <w:marTop w:val="0"/>
      <w:marBottom w:val="0"/>
      <w:divBdr>
        <w:top w:val="none" w:sz="0" w:space="0" w:color="auto"/>
        <w:left w:val="none" w:sz="0" w:space="0" w:color="auto"/>
        <w:bottom w:val="none" w:sz="0" w:space="0" w:color="auto"/>
        <w:right w:val="none" w:sz="0" w:space="0" w:color="auto"/>
      </w:divBdr>
    </w:div>
    <w:div w:id="1570965009">
      <w:bodyDiv w:val="1"/>
      <w:marLeft w:val="0"/>
      <w:marRight w:val="0"/>
      <w:marTop w:val="0"/>
      <w:marBottom w:val="0"/>
      <w:divBdr>
        <w:top w:val="none" w:sz="0" w:space="0" w:color="auto"/>
        <w:left w:val="none" w:sz="0" w:space="0" w:color="auto"/>
        <w:bottom w:val="none" w:sz="0" w:space="0" w:color="auto"/>
        <w:right w:val="none" w:sz="0" w:space="0" w:color="auto"/>
      </w:divBdr>
    </w:div>
    <w:div w:id="1571454097">
      <w:bodyDiv w:val="1"/>
      <w:marLeft w:val="0"/>
      <w:marRight w:val="0"/>
      <w:marTop w:val="0"/>
      <w:marBottom w:val="0"/>
      <w:divBdr>
        <w:top w:val="none" w:sz="0" w:space="0" w:color="auto"/>
        <w:left w:val="none" w:sz="0" w:space="0" w:color="auto"/>
        <w:bottom w:val="none" w:sz="0" w:space="0" w:color="auto"/>
        <w:right w:val="none" w:sz="0" w:space="0" w:color="auto"/>
      </w:divBdr>
    </w:div>
    <w:div w:id="1571623415">
      <w:bodyDiv w:val="1"/>
      <w:marLeft w:val="0"/>
      <w:marRight w:val="0"/>
      <w:marTop w:val="0"/>
      <w:marBottom w:val="0"/>
      <w:divBdr>
        <w:top w:val="none" w:sz="0" w:space="0" w:color="auto"/>
        <w:left w:val="none" w:sz="0" w:space="0" w:color="auto"/>
        <w:bottom w:val="none" w:sz="0" w:space="0" w:color="auto"/>
        <w:right w:val="none" w:sz="0" w:space="0" w:color="auto"/>
      </w:divBdr>
    </w:div>
    <w:div w:id="1572038914">
      <w:bodyDiv w:val="1"/>
      <w:marLeft w:val="0"/>
      <w:marRight w:val="0"/>
      <w:marTop w:val="0"/>
      <w:marBottom w:val="0"/>
      <w:divBdr>
        <w:top w:val="none" w:sz="0" w:space="0" w:color="auto"/>
        <w:left w:val="none" w:sz="0" w:space="0" w:color="auto"/>
        <w:bottom w:val="none" w:sz="0" w:space="0" w:color="auto"/>
        <w:right w:val="none" w:sz="0" w:space="0" w:color="auto"/>
      </w:divBdr>
    </w:div>
    <w:div w:id="1573394124">
      <w:bodyDiv w:val="1"/>
      <w:marLeft w:val="0"/>
      <w:marRight w:val="0"/>
      <w:marTop w:val="0"/>
      <w:marBottom w:val="0"/>
      <w:divBdr>
        <w:top w:val="none" w:sz="0" w:space="0" w:color="auto"/>
        <w:left w:val="none" w:sz="0" w:space="0" w:color="auto"/>
        <w:bottom w:val="none" w:sz="0" w:space="0" w:color="auto"/>
        <w:right w:val="none" w:sz="0" w:space="0" w:color="auto"/>
      </w:divBdr>
    </w:div>
    <w:div w:id="1574507329">
      <w:bodyDiv w:val="1"/>
      <w:marLeft w:val="0"/>
      <w:marRight w:val="0"/>
      <w:marTop w:val="0"/>
      <w:marBottom w:val="0"/>
      <w:divBdr>
        <w:top w:val="none" w:sz="0" w:space="0" w:color="auto"/>
        <w:left w:val="none" w:sz="0" w:space="0" w:color="auto"/>
        <w:bottom w:val="none" w:sz="0" w:space="0" w:color="auto"/>
        <w:right w:val="none" w:sz="0" w:space="0" w:color="auto"/>
      </w:divBdr>
    </w:div>
    <w:div w:id="1574699207">
      <w:bodyDiv w:val="1"/>
      <w:marLeft w:val="0"/>
      <w:marRight w:val="0"/>
      <w:marTop w:val="0"/>
      <w:marBottom w:val="0"/>
      <w:divBdr>
        <w:top w:val="none" w:sz="0" w:space="0" w:color="auto"/>
        <w:left w:val="none" w:sz="0" w:space="0" w:color="auto"/>
        <w:bottom w:val="none" w:sz="0" w:space="0" w:color="auto"/>
        <w:right w:val="none" w:sz="0" w:space="0" w:color="auto"/>
      </w:divBdr>
    </w:div>
    <w:div w:id="1574896720">
      <w:bodyDiv w:val="1"/>
      <w:marLeft w:val="0"/>
      <w:marRight w:val="0"/>
      <w:marTop w:val="0"/>
      <w:marBottom w:val="0"/>
      <w:divBdr>
        <w:top w:val="none" w:sz="0" w:space="0" w:color="auto"/>
        <w:left w:val="none" w:sz="0" w:space="0" w:color="auto"/>
        <w:bottom w:val="none" w:sz="0" w:space="0" w:color="auto"/>
        <w:right w:val="none" w:sz="0" w:space="0" w:color="auto"/>
      </w:divBdr>
    </w:div>
    <w:div w:id="1574969078">
      <w:bodyDiv w:val="1"/>
      <w:marLeft w:val="0"/>
      <w:marRight w:val="0"/>
      <w:marTop w:val="0"/>
      <w:marBottom w:val="0"/>
      <w:divBdr>
        <w:top w:val="none" w:sz="0" w:space="0" w:color="auto"/>
        <w:left w:val="none" w:sz="0" w:space="0" w:color="auto"/>
        <w:bottom w:val="none" w:sz="0" w:space="0" w:color="auto"/>
        <w:right w:val="none" w:sz="0" w:space="0" w:color="auto"/>
      </w:divBdr>
    </w:div>
    <w:div w:id="1575159737">
      <w:bodyDiv w:val="1"/>
      <w:marLeft w:val="0"/>
      <w:marRight w:val="0"/>
      <w:marTop w:val="0"/>
      <w:marBottom w:val="0"/>
      <w:divBdr>
        <w:top w:val="none" w:sz="0" w:space="0" w:color="auto"/>
        <w:left w:val="none" w:sz="0" w:space="0" w:color="auto"/>
        <w:bottom w:val="none" w:sz="0" w:space="0" w:color="auto"/>
        <w:right w:val="none" w:sz="0" w:space="0" w:color="auto"/>
      </w:divBdr>
    </w:div>
    <w:div w:id="1575240747">
      <w:bodyDiv w:val="1"/>
      <w:marLeft w:val="0"/>
      <w:marRight w:val="0"/>
      <w:marTop w:val="0"/>
      <w:marBottom w:val="0"/>
      <w:divBdr>
        <w:top w:val="none" w:sz="0" w:space="0" w:color="auto"/>
        <w:left w:val="none" w:sz="0" w:space="0" w:color="auto"/>
        <w:bottom w:val="none" w:sz="0" w:space="0" w:color="auto"/>
        <w:right w:val="none" w:sz="0" w:space="0" w:color="auto"/>
      </w:divBdr>
    </w:div>
    <w:div w:id="1576010892">
      <w:bodyDiv w:val="1"/>
      <w:marLeft w:val="0"/>
      <w:marRight w:val="0"/>
      <w:marTop w:val="0"/>
      <w:marBottom w:val="0"/>
      <w:divBdr>
        <w:top w:val="none" w:sz="0" w:space="0" w:color="auto"/>
        <w:left w:val="none" w:sz="0" w:space="0" w:color="auto"/>
        <w:bottom w:val="none" w:sz="0" w:space="0" w:color="auto"/>
        <w:right w:val="none" w:sz="0" w:space="0" w:color="auto"/>
      </w:divBdr>
    </w:div>
    <w:div w:id="1576207552">
      <w:bodyDiv w:val="1"/>
      <w:marLeft w:val="0"/>
      <w:marRight w:val="0"/>
      <w:marTop w:val="0"/>
      <w:marBottom w:val="0"/>
      <w:divBdr>
        <w:top w:val="none" w:sz="0" w:space="0" w:color="auto"/>
        <w:left w:val="none" w:sz="0" w:space="0" w:color="auto"/>
        <w:bottom w:val="none" w:sz="0" w:space="0" w:color="auto"/>
        <w:right w:val="none" w:sz="0" w:space="0" w:color="auto"/>
      </w:divBdr>
    </w:div>
    <w:div w:id="1576863756">
      <w:bodyDiv w:val="1"/>
      <w:marLeft w:val="0"/>
      <w:marRight w:val="0"/>
      <w:marTop w:val="0"/>
      <w:marBottom w:val="0"/>
      <w:divBdr>
        <w:top w:val="none" w:sz="0" w:space="0" w:color="auto"/>
        <w:left w:val="none" w:sz="0" w:space="0" w:color="auto"/>
        <w:bottom w:val="none" w:sz="0" w:space="0" w:color="auto"/>
        <w:right w:val="none" w:sz="0" w:space="0" w:color="auto"/>
      </w:divBdr>
    </w:div>
    <w:div w:id="1577473859">
      <w:bodyDiv w:val="1"/>
      <w:marLeft w:val="0"/>
      <w:marRight w:val="0"/>
      <w:marTop w:val="0"/>
      <w:marBottom w:val="0"/>
      <w:divBdr>
        <w:top w:val="none" w:sz="0" w:space="0" w:color="auto"/>
        <w:left w:val="none" w:sz="0" w:space="0" w:color="auto"/>
        <w:bottom w:val="none" w:sz="0" w:space="0" w:color="auto"/>
        <w:right w:val="none" w:sz="0" w:space="0" w:color="auto"/>
      </w:divBdr>
    </w:div>
    <w:div w:id="1578320048">
      <w:bodyDiv w:val="1"/>
      <w:marLeft w:val="0"/>
      <w:marRight w:val="0"/>
      <w:marTop w:val="0"/>
      <w:marBottom w:val="0"/>
      <w:divBdr>
        <w:top w:val="none" w:sz="0" w:space="0" w:color="auto"/>
        <w:left w:val="none" w:sz="0" w:space="0" w:color="auto"/>
        <w:bottom w:val="none" w:sz="0" w:space="0" w:color="auto"/>
        <w:right w:val="none" w:sz="0" w:space="0" w:color="auto"/>
      </w:divBdr>
    </w:div>
    <w:div w:id="1579292501">
      <w:bodyDiv w:val="1"/>
      <w:marLeft w:val="0"/>
      <w:marRight w:val="0"/>
      <w:marTop w:val="0"/>
      <w:marBottom w:val="0"/>
      <w:divBdr>
        <w:top w:val="none" w:sz="0" w:space="0" w:color="auto"/>
        <w:left w:val="none" w:sz="0" w:space="0" w:color="auto"/>
        <w:bottom w:val="none" w:sz="0" w:space="0" w:color="auto"/>
        <w:right w:val="none" w:sz="0" w:space="0" w:color="auto"/>
      </w:divBdr>
    </w:div>
    <w:div w:id="1579946897">
      <w:bodyDiv w:val="1"/>
      <w:marLeft w:val="0"/>
      <w:marRight w:val="0"/>
      <w:marTop w:val="0"/>
      <w:marBottom w:val="0"/>
      <w:divBdr>
        <w:top w:val="none" w:sz="0" w:space="0" w:color="auto"/>
        <w:left w:val="none" w:sz="0" w:space="0" w:color="auto"/>
        <w:bottom w:val="none" w:sz="0" w:space="0" w:color="auto"/>
        <w:right w:val="none" w:sz="0" w:space="0" w:color="auto"/>
      </w:divBdr>
    </w:div>
    <w:div w:id="1579972809">
      <w:bodyDiv w:val="1"/>
      <w:marLeft w:val="0"/>
      <w:marRight w:val="0"/>
      <w:marTop w:val="0"/>
      <w:marBottom w:val="0"/>
      <w:divBdr>
        <w:top w:val="none" w:sz="0" w:space="0" w:color="auto"/>
        <w:left w:val="none" w:sz="0" w:space="0" w:color="auto"/>
        <w:bottom w:val="none" w:sz="0" w:space="0" w:color="auto"/>
        <w:right w:val="none" w:sz="0" w:space="0" w:color="auto"/>
      </w:divBdr>
    </w:div>
    <w:div w:id="1580362794">
      <w:bodyDiv w:val="1"/>
      <w:marLeft w:val="0"/>
      <w:marRight w:val="0"/>
      <w:marTop w:val="0"/>
      <w:marBottom w:val="0"/>
      <w:divBdr>
        <w:top w:val="none" w:sz="0" w:space="0" w:color="auto"/>
        <w:left w:val="none" w:sz="0" w:space="0" w:color="auto"/>
        <w:bottom w:val="none" w:sz="0" w:space="0" w:color="auto"/>
        <w:right w:val="none" w:sz="0" w:space="0" w:color="auto"/>
      </w:divBdr>
    </w:div>
    <w:div w:id="1584415249">
      <w:bodyDiv w:val="1"/>
      <w:marLeft w:val="0"/>
      <w:marRight w:val="0"/>
      <w:marTop w:val="0"/>
      <w:marBottom w:val="0"/>
      <w:divBdr>
        <w:top w:val="none" w:sz="0" w:space="0" w:color="auto"/>
        <w:left w:val="none" w:sz="0" w:space="0" w:color="auto"/>
        <w:bottom w:val="none" w:sz="0" w:space="0" w:color="auto"/>
        <w:right w:val="none" w:sz="0" w:space="0" w:color="auto"/>
      </w:divBdr>
    </w:div>
    <w:div w:id="1584609580">
      <w:bodyDiv w:val="1"/>
      <w:marLeft w:val="0"/>
      <w:marRight w:val="0"/>
      <w:marTop w:val="0"/>
      <w:marBottom w:val="0"/>
      <w:divBdr>
        <w:top w:val="none" w:sz="0" w:space="0" w:color="auto"/>
        <w:left w:val="none" w:sz="0" w:space="0" w:color="auto"/>
        <w:bottom w:val="none" w:sz="0" w:space="0" w:color="auto"/>
        <w:right w:val="none" w:sz="0" w:space="0" w:color="auto"/>
      </w:divBdr>
    </w:div>
    <w:div w:id="1586256136">
      <w:bodyDiv w:val="1"/>
      <w:marLeft w:val="0"/>
      <w:marRight w:val="0"/>
      <w:marTop w:val="0"/>
      <w:marBottom w:val="0"/>
      <w:divBdr>
        <w:top w:val="none" w:sz="0" w:space="0" w:color="auto"/>
        <w:left w:val="none" w:sz="0" w:space="0" w:color="auto"/>
        <w:bottom w:val="none" w:sz="0" w:space="0" w:color="auto"/>
        <w:right w:val="none" w:sz="0" w:space="0" w:color="auto"/>
      </w:divBdr>
    </w:div>
    <w:div w:id="1586260546">
      <w:bodyDiv w:val="1"/>
      <w:marLeft w:val="0"/>
      <w:marRight w:val="0"/>
      <w:marTop w:val="0"/>
      <w:marBottom w:val="0"/>
      <w:divBdr>
        <w:top w:val="none" w:sz="0" w:space="0" w:color="auto"/>
        <w:left w:val="none" w:sz="0" w:space="0" w:color="auto"/>
        <w:bottom w:val="none" w:sz="0" w:space="0" w:color="auto"/>
        <w:right w:val="none" w:sz="0" w:space="0" w:color="auto"/>
      </w:divBdr>
    </w:div>
    <w:div w:id="1586265750">
      <w:bodyDiv w:val="1"/>
      <w:marLeft w:val="0"/>
      <w:marRight w:val="0"/>
      <w:marTop w:val="0"/>
      <w:marBottom w:val="0"/>
      <w:divBdr>
        <w:top w:val="none" w:sz="0" w:space="0" w:color="auto"/>
        <w:left w:val="none" w:sz="0" w:space="0" w:color="auto"/>
        <w:bottom w:val="none" w:sz="0" w:space="0" w:color="auto"/>
        <w:right w:val="none" w:sz="0" w:space="0" w:color="auto"/>
      </w:divBdr>
    </w:div>
    <w:div w:id="1586839663">
      <w:bodyDiv w:val="1"/>
      <w:marLeft w:val="0"/>
      <w:marRight w:val="0"/>
      <w:marTop w:val="0"/>
      <w:marBottom w:val="0"/>
      <w:divBdr>
        <w:top w:val="none" w:sz="0" w:space="0" w:color="auto"/>
        <w:left w:val="none" w:sz="0" w:space="0" w:color="auto"/>
        <w:bottom w:val="none" w:sz="0" w:space="0" w:color="auto"/>
        <w:right w:val="none" w:sz="0" w:space="0" w:color="auto"/>
      </w:divBdr>
    </w:div>
    <w:div w:id="1586955659">
      <w:bodyDiv w:val="1"/>
      <w:marLeft w:val="0"/>
      <w:marRight w:val="0"/>
      <w:marTop w:val="0"/>
      <w:marBottom w:val="0"/>
      <w:divBdr>
        <w:top w:val="none" w:sz="0" w:space="0" w:color="auto"/>
        <w:left w:val="none" w:sz="0" w:space="0" w:color="auto"/>
        <w:bottom w:val="none" w:sz="0" w:space="0" w:color="auto"/>
        <w:right w:val="none" w:sz="0" w:space="0" w:color="auto"/>
      </w:divBdr>
    </w:div>
    <w:div w:id="1587497158">
      <w:bodyDiv w:val="1"/>
      <w:marLeft w:val="0"/>
      <w:marRight w:val="0"/>
      <w:marTop w:val="0"/>
      <w:marBottom w:val="0"/>
      <w:divBdr>
        <w:top w:val="none" w:sz="0" w:space="0" w:color="auto"/>
        <w:left w:val="none" w:sz="0" w:space="0" w:color="auto"/>
        <w:bottom w:val="none" w:sz="0" w:space="0" w:color="auto"/>
        <w:right w:val="none" w:sz="0" w:space="0" w:color="auto"/>
      </w:divBdr>
    </w:div>
    <w:div w:id="1587692807">
      <w:bodyDiv w:val="1"/>
      <w:marLeft w:val="0"/>
      <w:marRight w:val="0"/>
      <w:marTop w:val="0"/>
      <w:marBottom w:val="0"/>
      <w:divBdr>
        <w:top w:val="none" w:sz="0" w:space="0" w:color="auto"/>
        <w:left w:val="none" w:sz="0" w:space="0" w:color="auto"/>
        <w:bottom w:val="none" w:sz="0" w:space="0" w:color="auto"/>
        <w:right w:val="none" w:sz="0" w:space="0" w:color="auto"/>
      </w:divBdr>
    </w:div>
    <w:div w:id="1588076749">
      <w:bodyDiv w:val="1"/>
      <w:marLeft w:val="0"/>
      <w:marRight w:val="0"/>
      <w:marTop w:val="0"/>
      <w:marBottom w:val="0"/>
      <w:divBdr>
        <w:top w:val="none" w:sz="0" w:space="0" w:color="auto"/>
        <w:left w:val="none" w:sz="0" w:space="0" w:color="auto"/>
        <w:bottom w:val="none" w:sz="0" w:space="0" w:color="auto"/>
        <w:right w:val="none" w:sz="0" w:space="0" w:color="auto"/>
      </w:divBdr>
    </w:div>
    <w:div w:id="1588341252">
      <w:bodyDiv w:val="1"/>
      <w:marLeft w:val="0"/>
      <w:marRight w:val="0"/>
      <w:marTop w:val="0"/>
      <w:marBottom w:val="0"/>
      <w:divBdr>
        <w:top w:val="none" w:sz="0" w:space="0" w:color="auto"/>
        <w:left w:val="none" w:sz="0" w:space="0" w:color="auto"/>
        <w:bottom w:val="none" w:sz="0" w:space="0" w:color="auto"/>
        <w:right w:val="none" w:sz="0" w:space="0" w:color="auto"/>
      </w:divBdr>
    </w:div>
    <w:div w:id="1589344201">
      <w:bodyDiv w:val="1"/>
      <w:marLeft w:val="0"/>
      <w:marRight w:val="0"/>
      <w:marTop w:val="0"/>
      <w:marBottom w:val="0"/>
      <w:divBdr>
        <w:top w:val="none" w:sz="0" w:space="0" w:color="auto"/>
        <w:left w:val="none" w:sz="0" w:space="0" w:color="auto"/>
        <w:bottom w:val="none" w:sz="0" w:space="0" w:color="auto"/>
        <w:right w:val="none" w:sz="0" w:space="0" w:color="auto"/>
      </w:divBdr>
    </w:div>
    <w:div w:id="1589345521">
      <w:bodyDiv w:val="1"/>
      <w:marLeft w:val="0"/>
      <w:marRight w:val="0"/>
      <w:marTop w:val="0"/>
      <w:marBottom w:val="0"/>
      <w:divBdr>
        <w:top w:val="none" w:sz="0" w:space="0" w:color="auto"/>
        <w:left w:val="none" w:sz="0" w:space="0" w:color="auto"/>
        <w:bottom w:val="none" w:sz="0" w:space="0" w:color="auto"/>
        <w:right w:val="none" w:sz="0" w:space="0" w:color="auto"/>
      </w:divBdr>
    </w:div>
    <w:div w:id="1589999081">
      <w:bodyDiv w:val="1"/>
      <w:marLeft w:val="0"/>
      <w:marRight w:val="0"/>
      <w:marTop w:val="0"/>
      <w:marBottom w:val="0"/>
      <w:divBdr>
        <w:top w:val="none" w:sz="0" w:space="0" w:color="auto"/>
        <w:left w:val="none" w:sz="0" w:space="0" w:color="auto"/>
        <w:bottom w:val="none" w:sz="0" w:space="0" w:color="auto"/>
        <w:right w:val="none" w:sz="0" w:space="0" w:color="auto"/>
      </w:divBdr>
    </w:div>
    <w:div w:id="1590042758">
      <w:bodyDiv w:val="1"/>
      <w:marLeft w:val="0"/>
      <w:marRight w:val="0"/>
      <w:marTop w:val="0"/>
      <w:marBottom w:val="0"/>
      <w:divBdr>
        <w:top w:val="none" w:sz="0" w:space="0" w:color="auto"/>
        <w:left w:val="none" w:sz="0" w:space="0" w:color="auto"/>
        <w:bottom w:val="none" w:sz="0" w:space="0" w:color="auto"/>
        <w:right w:val="none" w:sz="0" w:space="0" w:color="auto"/>
      </w:divBdr>
    </w:div>
    <w:div w:id="1590045430">
      <w:bodyDiv w:val="1"/>
      <w:marLeft w:val="0"/>
      <w:marRight w:val="0"/>
      <w:marTop w:val="0"/>
      <w:marBottom w:val="0"/>
      <w:divBdr>
        <w:top w:val="none" w:sz="0" w:space="0" w:color="auto"/>
        <w:left w:val="none" w:sz="0" w:space="0" w:color="auto"/>
        <w:bottom w:val="none" w:sz="0" w:space="0" w:color="auto"/>
        <w:right w:val="none" w:sz="0" w:space="0" w:color="auto"/>
      </w:divBdr>
    </w:div>
    <w:div w:id="1590187696">
      <w:bodyDiv w:val="1"/>
      <w:marLeft w:val="0"/>
      <w:marRight w:val="0"/>
      <w:marTop w:val="0"/>
      <w:marBottom w:val="0"/>
      <w:divBdr>
        <w:top w:val="none" w:sz="0" w:space="0" w:color="auto"/>
        <w:left w:val="none" w:sz="0" w:space="0" w:color="auto"/>
        <w:bottom w:val="none" w:sz="0" w:space="0" w:color="auto"/>
        <w:right w:val="none" w:sz="0" w:space="0" w:color="auto"/>
      </w:divBdr>
    </w:div>
    <w:div w:id="1590845231">
      <w:bodyDiv w:val="1"/>
      <w:marLeft w:val="0"/>
      <w:marRight w:val="0"/>
      <w:marTop w:val="0"/>
      <w:marBottom w:val="0"/>
      <w:divBdr>
        <w:top w:val="none" w:sz="0" w:space="0" w:color="auto"/>
        <w:left w:val="none" w:sz="0" w:space="0" w:color="auto"/>
        <w:bottom w:val="none" w:sz="0" w:space="0" w:color="auto"/>
        <w:right w:val="none" w:sz="0" w:space="0" w:color="auto"/>
      </w:divBdr>
    </w:div>
    <w:div w:id="1591040087">
      <w:bodyDiv w:val="1"/>
      <w:marLeft w:val="0"/>
      <w:marRight w:val="0"/>
      <w:marTop w:val="0"/>
      <w:marBottom w:val="0"/>
      <w:divBdr>
        <w:top w:val="none" w:sz="0" w:space="0" w:color="auto"/>
        <w:left w:val="none" w:sz="0" w:space="0" w:color="auto"/>
        <w:bottom w:val="none" w:sz="0" w:space="0" w:color="auto"/>
        <w:right w:val="none" w:sz="0" w:space="0" w:color="auto"/>
      </w:divBdr>
    </w:div>
    <w:div w:id="1591305326">
      <w:bodyDiv w:val="1"/>
      <w:marLeft w:val="0"/>
      <w:marRight w:val="0"/>
      <w:marTop w:val="0"/>
      <w:marBottom w:val="0"/>
      <w:divBdr>
        <w:top w:val="none" w:sz="0" w:space="0" w:color="auto"/>
        <w:left w:val="none" w:sz="0" w:space="0" w:color="auto"/>
        <w:bottom w:val="none" w:sz="0" w:space="0" w:color="auto"/>
        <w:right w:val="none" w:sz="0" w:space="0" w:color="auto"/>
      </w:divBdr>
    </w:div>
    <w:div w:id="1591574008">
      <w:bodyDiv w:val="1"/>
      <w:marLeft w:val="0"/>
      <w:marRight w:val="0"/>
      <w:marTop w:val="0"/>
      <w:marBottom w:val="0"/>
      <w:divBdr>
        <w:top w:val="none" w:sz="0" w:space="0" w:color="auto"/>
        <w:left w:val="none" w:sz="0" w:space="0" w:color="auto"/>
        <w:bottom w:val="none" w:sz="0" w:space="0" w:color="auto"/>
        <w:right w:val="none" w:sz="0" w:space="0" w:color="auto"/>
      </w:divBdr>
    </w:div>
    <w:div w:id="1592078002">
      <w:bodyDiv w:val="1"/>
      <w:marLeft w:val="0"/>
      <w:marRight w:val="0"/>
      <w:marTop w:val="0"/>
      <w:marBottom w:val="0"/>
      <w:divBdr>
        <w:top w:val="none" w:sz="0" w:space="0" w:color="auto"/>
        <w:left w:val="none" w:sz="0" w:space="0" w:color="auto"/>
        <w:bottom w:val="none" w:sz="0" w:space="0" w:color="auto"/>
        <w:right w:val="none" w:sz="0" w:space="0" w:color="auto"/>
      </w:divBdr>
    </w:div>
    <w:div w:id="1594166492">
      <w:bodyDiv w:val="1"/>
      <w:marLeft w:val="0"/>
      <w:marRight w:val="0"/>
      <w:marTop w:val="0"/>
      <w:marBottom w:val="0"/>
      <w:divBdr>
        <w:top w:val="none" w:sz="0" w:space="0" w:color="auto"/>
        <w:left w:val="none" w:sz="0" w:space="0" w:color="auto"/>
        <w:bottom w:val="none" w:sz="0" w:space="0" w:color="auto"/>
        <w:right w:val="none" w:sz="0" w:space="0" w:color="auto"/>
      </w:divBdr>
    </w:div>
    <w:div w:id="1594779044">
      <w:bodyDiv w:val="1"/>
      <w:marLeft w:val="0"/>
      <w:marRight w:val="0"/>
      <w:marTop w:val="0"/>
      <w:marBottom w:val="0"/>
      <w:divBdr>
        <w:top w:val="none" w:sz="0" w:space="0" w:color="auto"/>
        <w:left w:val="none" w:sz="0" w:space="0" w:color="auto"/>
        <w:bottom w:val="none" w:sz="0" w:space="0" w:color="auto"/>
        <w:right w:val="none" w:sz="0" w:space="0" w:color="auto"/>
      </w:divBdr>
    </w:div>
    <w:div w:id="1595085910">
      <w:bodyDiv w:val="1"/>
      <w:marLeft w:val="0"/>
      <w:marRight w:val="0"/>
      <w:marTop w:val="0"/>
      <w:marBottom w:val="0"/>
      <w:divBdr>
        <w:top w:val="none" w:sz="0" w:space="0" w:color="auto"/>
        <w:left w:val="none" w:sz="0" w:space="0" w:color="auto"/>
        <w:bottom w:val="none" w:sz="0" w:space="0" w:color="auto"/>
        <w:right w:val="none" w:sz="0" w:space="0" w:color="auto"/>
      </w:divBdr>
    </w:div>
    <w:div w:id="1595240707">
      <w:bodyDiv w:val="1"/>
      <w:marLeft w:val="0"/>
      <w:marRight w:val="0"/>
      <w:marTop w:val="0"/>
      <w:marBottom w:val="0"/>
      <w:divBdr>
        <w:top w:val="none" w:sz="0" w:space="0" w:color="auto"/>
        <w:left w:val="none" w:sz="0" w:space="0" w:color="auto"/>
        <w:bottom w:val="none" w:sz="0" w:space="0" w:color="auto"/>
        <w:right w:val="none" w:sz="0" w:space="0" w:color="auto"/>
      </w:divBdr>
    </w:div>
    <w:div w:id="1595362501">
      <w:bodyDiv w:val="1"/>
      <w:marLeft w:val="0"/>
      <w:marRight w:val="0"/>
      <w:marTop w:val="0"/>
      <w:marBottom w:val="0"/>
      <w:divBdr>
        <w:top w:val="none" w:sz="0" w:space="0" w:color="auto"/>
        <w:left w:val="none" w:sz="0" w:space="0" w:color="auto"/>
        <w:bottom w:val="none" w:sz="0" w:space="0" w:color="auto"/>
        <w:right w:val="none" w:sz="0" w:space="0" w:color="auto"/>
      </w:divBdr>
    </w:div>
    <w:div w:id="1595477272">
      <w:bodyDiv w:val="1"/>
      <w:marLeft w:val="0"/>
      <w:marRight w:val="0"/>
      <w:marTop w:val="0"/>
      <w:marBottom w:val="0"/>
      <w:divBdr>
        <w:top w:val="none" w:sz="0" w:space="0" w:color="auto"/>
        <w:left w:val="none" w:sz="0" w:space="0" w:color="auto"/>
        <w:bottom w:val="none" w:sz="0" w:space="0" w:color="auto"/>
        <w:right w:val="none" w:sz="0" w:space="0" w:color="auto"/>
      </w:divBdr>
    </w:div>
    <w:div w:id="1595820967">
      <w:bodyDiv w:val="1"/>
      <w:marLeft w:val="0"/>
      <w:marRight w:val="0"/>
      <w:marTop w:val="0"/>
      <w:marBottom w:val="0"/>
      <w:divBdr>
        <w:top w:val="none" w:sz="0" w:space="0" w:color="auto"/>
        <w:left w:val="none" w:sz="0" w:space="0" w:color="auto"/>
        <w:bottom w:val="none" w:sz="0" w:space="0" w:color="auto"/>
        <w:right w:val="none" w:sz="0" w:space="0" w:color="auto"/>
      </w:divBdr>
    </w:div>
    <w:div w:id="1595937023">
      <w:bodyDiv w:val="1"/>
      <w:marLeft w:val="0"/>
      <w:marRight w:val="0"/>
      <w:marTop w:val="0"/>
      <w:marBottom w:val="0"/>
      <w:divBdr>
        <w:top w:val="none" w:sz="0" w:space="0" w:color="auto"/>
        <w:left w:val="none" w:sz="0" w:space="0" w:color="auto"/>
        <w:bottom w:val="none" w:sz="0" w:space="0" w:color="auto"/>
        <w:right w:val="none" w:sz="0" w:space="0" w:color="auto"/>
      </w:divBdr>
    </w:div>
    <w:div w:id="1596816480">
      <w:bodyDiv w:val="1"/>
      <w:marLeft w:val="0"/>
      <w:marRight w:val="0"/>
      <w:marTop w:val="0"/>
      <w:marBottom w:val="0"/>
      <w:divBdr>
        <w:top w:val="none" w:sz="0" w:space="0" w:color="auto"/>
        <w:left w:val="none" w:sz="0" w:space="0" w:color="auto"/>
        <w:bottom w:val="none" w:sz="0" w:space="0" w:color="auto"/>
        <w:right w:val="none" w:sz="0" w:space="0" w:color="auto"/>
      </w:divBdr>
    </w:div>
    <w:div w:id="1596942913">
      <w:bodyDiv w:val="1"/>
      <w:marLeft w:val="0"/>
      <w:marRight w:val="0"/>
      <w:marTop w:val="0"/>
      <w:marBottom w:val="0"/>
      <w:divBdr>
        <w:top w:val="none" w:sz="0" w:space="0" w:color="auto"/>
        <w:left w:val="none" w:sz="0" w:space="0" w:color="auto"/>
        <w:bottom w:val="none" w:sz="0" w:space="0" w:color="auto"/>
        <w:right w:val="none" w:sz="0" w:space="0" w:color="auto"/>
      </w:divBdr>
    </w:div>
    <w:div w:id="1597060313">
      <w:bodyDiv w:val="1"/>
      <w:marLeft w:val="0"/>
      <w:marRight w:val="0"/>
      <w:marTop w:val="0"/>
      <w:marBottom w:val="0"/>
      <w:divBdr>
        <w:top w:val="none" w:sz="0" w:space="0" w:color="auto"/>
        <w:left w:val="none" w:sz="0" w:space="0" w:color="auto"/>
        <w:bottom w:val="none" w:sz="0" w:space="0" w:color="auto"/>
        <w:right w:val="none" w:sz="0" w:space="0" w:color="auto"/>
      </w:divBdr>
    </w:div>
    <w:div w:id="1597405029">
      <w:bodyDiv w:val="1"/>
      <w:marLeft w:val="0"/>
      <w:marRight w:val="0"/>
      <w:marTop w:val="0"/>
      <w:marBottom w:val="0"/>
      <w:divBdr>
        <w:top w:val="none" w:sz="0" w:space="0" w:color="auto"/>
        <w:left w:val="none" w:sz="0" w:space="0" w:color="auto"/>
        <w:bottom w:val="none" w:sz="0" w:space="0" w:color="auto"/>
        <w:right w:val="none" w:sz="0" w:space="0" w:color="auto"/>
      </w:divBdr>
    </w:div>
    <w:div w:id="1599098389">
      <w:bodyDiv w:val="1"/>
      <w:marLeft w:val="0"/>
      <w:marRight w:val="0"/>
      <w:marTop w:val="0"/>
      <w:marBottom w:val="0"/>
      <w:divBdr>
        <w:top w:val="none" w:sz="0" w:space="0" w:color="auto"/>
        <w:left w:val="none" w:sz="0" w:space="0" w:color="auto"/>
        <w:bottom w:val="none" w:sz="0" w:space="0" w:color="auto"/>
        <w:right w:val="none" w:sz="0" w:space="0" w:color="auto"/>
      </w:divBdr>
    </w:div>
    <w:div w:id="1599287519">
      <w:bodyDiv w:val="1"/>
      <w:marLeft w:val="0"/>
      <w:marRight w:val="0"/>
      <w:marTop w:val="0"/>
      <w:marBottom w:val="0"/>
      <w:divBdr>
        <w:top w:val="none" w:sz="0" w:space="0" w:color="auto"/>
        <w:left w:val="none" w:sz="0" w:space="0" w:color="auto"/>
        <w:bottom w:val="none" w:sz="0" w:space="0" w:color="auto"/>
        <w:right w:val="none" w:sz="0" w:space="0" w:color="auto"/>
      </w:divBdr>
    </w:div>
    <w:div w:id="1600794009">
      <w:bodyDiv w:val="1"/>
      <w:marLeft w:val="0"/>
      <w:marRight w:val="0"/>
      <w:marTop w:val="0"/>
      <w:marBottom w:val="0"/>
      <w:divBdr>
        <w:top w:val="none" w:sz="0" w:space="0" w:color="auto"/>
        <w:left w:val="none" w:sz="0" w:space="0" w:color="auto"/>
        <w:bottom w:val="none" w:sz="0" w:space="0" w:color="auto"/>
        <w:right w:val="none" w:sz="0" w:space="0" w:color="auto"/>
      </w:divBdr>
    </w:div>
    <w:div w:id="1601523599">
      <w:bodyDiv w:val="1"/>
      <w:marLeft w:val="0"/>
      <w:marRight w:val="0"/>
      <w:marTop w:val="0"/>
      <w:marBottom w:val="0"/>
      <w:divBdr>
        <w:top w:val="none" w:sz="0" w:space="0" w:color="auto"/>
        <w:left w:val="none" w:sz="0" w:space="0" w:color="auto"/>
        <w:bottom w:val="none" w:sz="0" w:space="0" w:color="auto"/>
        <w:right w:val="none" w:sz="0" w:space="0" w:color="auto"/>
      </w:divBdr>
    </w:div>
    <w:div w:id="1601599131">
      <w:bodyDiv w:val="1"/>
      <w:marLeft w:val="0"/>
      <w:marRight w:val="0"/>
      <w:marTop w:val="0"/>
      <w:marBottom w:val="0"/>
      <w:divBdr>
        <w:top w:val="none" w:sz="0" w:space="0" w:color="auto"/>
        <w:left w:val="none" w:sz="0" w:space="0" w:color="auto"/>
        <w:bottom w:val="none" w:sz="0" w:space="0" w:color="auto"/>
        <w:right w:val="none" w:sz="0" w:space="0" w:color="auto"/>
      </w:divBdr>
    </w:div>
    <w:div w:id="1601794590">
      <w:bodyDiv w:val="1"/>
      <w:marLeft w:val="0"/>
      <w:marRight w:val="0"/>
      <w:marTop w:val="0"/>
      <w:marBottom w:val="0"/>
      <w:divBdr>
        <w:top w:val="none" w:sz="0" w:space="0" w:color="auto"/>
        <w:left w:val="none" w:sz="0" w:space="0" w:color="auto"/>
        <w:bottom w:val="none" w:sz="0" w:space="0" w:color="auto"/>
        <w:right w:val="none" w:sz="0" w:space="0" w:color="auto"/>
      </w:divBdr>
    </w:div>
    <w:div w:id="1601986472">
      <w:bodyDiv w:val="1"/>
      <w:marLeft w:val="0"/>
      <w:marRight w:val="0"/>
      <w:marTop w:val="0"/>
      <w:marBottom w:val="0"/>
      <w:divBdr>
        <w:top w:val="none" w:sz="0" w:space="0" w:color="auto"/>
        <w:left w:val="none" w:sz="0" w:space="0" w:color="auto"/>
        <w:bottom w:val="none" w:sz="0" w:space="0" w:color="auto"/>
        <w:right w:val="none" w:sz="0" w:space="0" w:color="auto"/>
      </w:divBdr>
    </w:div>
    <w:div w:id="1603150248">
      <w:bodyDiv w:val="1"/>
      <w:marLeft w:val="0"/>
      <w:marRight w:val="0"/>
      <w:marTop w:val="0"/>
      <w:marBottom w:val="0"/>
      <w:divBdr>
        <w:top w:val="none" w:sz="0" w:space="0" w:color="auto"/>
        <w:left w:val="none" w:sz="0" w:space="0" w:color="auto"/>
        <w:bottom w:val="none" w:sz="0" w:space="0" w:color="auto"/>
        <w:right w:val="none" w:sz="0" w:space="0" w:color="auto"/>
      </w:divBdr>
    </w:div>
    <w:div w:id="1604217439">
      <w:bodyDiv w:val="1"/>
      <w:marLeft w:val="0"/>
      <w:marRight w:val="0"/>
      <w:marTop w:val="0"/>
      <w:marBottom w:val="0"/>
      <w:divBdr>
        <w:top w:val="none" w:sz="0" w:space="0" w:color="auto"/>
        <w:left w:val="none" w:sz="0" w:space="0" w:color="auto"/>
        <w:bottom w:val="none" w:sz="0" w:space="0" w:color="auto"/>
        <w:right w:val="none" w:sz="0" w:space="0" w:color="auto"/>
      </w:divBdr>
    </w:div>
    <w:div w:id="1604604360">
      <w:bodyDiv w:val="1"/>
      <w:marLeft w:val="0"/>
      <w:marRight w:val="0"/>
      <w:marTop w:val="0"/>
      <w:marBottom w:val="0"/>
      <w:divBdr>
        <w:top w:val="none" w:sz="0" w:space="0" w:color="auto"/>
        <w:left w:val="none" w:sz="0" w:space="0" w:color="auto"/>
        <w:bottom w:val="none" w:sz="0" w:space="0" w:color="auto"/>
        <w:right w:val="none" w:sz="0" w:space="0" w:color="auto"/>
      </w:divBdr>
    </w:div>
    <w:div w:id="1604990725">
      <w:bodyDiv w:val="1"/>
      <w:marLeft w:val="0"/>
      <w:marRight w:val="0"/>
      <w:marTop w:val="0"/>
      <w:marBottom w:val="0"/>
      <w:divBdr>
        <w:top w:val="none" w:sz="0" w:space="0" w:color="auto"/>
        <w:left w:val="none" w:sz="0" w:space="0" w:color="auto"/>
        <w:bottom w:val="none" w:sz="0" w:space="0" w:color="auto"/>
        <w:right w:val="none" w:sz="0" w:space="0" w:color="auto"/>
      </w:divBdr>
    </w:div>
    <w:div w:id="1605065800">
      <w:bodyDiv w:val="1"/>
      <w:marLeft w:val="0"/>
      <w:marRight w:val="0"/>
      <w:marTop w:val="0"/>
      <w:marBottom w:val="0"/>
      <w:divBdr>
        <w:top w:val="none" w:sz="0" w:space="0" w:color="auto"/>
        <w:left w:val="none" w:sz="0" w:space="0" w:color="auto"/>
        <w:bottom w:val="none" w:sz="0" w:space="0" w:color="auto"/>
        <w:right w:val="none" w:sz="0" w:space="0" w:color="auto"/>
      </w:divBdr>
    </w:div>
    <w:div w:id="1605838696">
      <w:bodyDiv w:val="1"/>
      <w:marLeft w:val="0"/>
      <w:marRight w:val="0"/>
      <w:marTop w:val="0"/>
      <w:marBottom w:val="0"/>
      <w:divBdr>
        <w:top w:val="none" w:sz="0" w:space="0" w:color="auto"/>
        <w:left w:val="none" w:sz="0" w:space="0" w:color="auto"/>
        <w:bottom w:val="none" w:sz="0" w:space="0" w:color="auto"/>
        <w:right w:val="none" w:sz="0" w:space="0" w:color="auto"/>
      </w:divBdr>
    </w:div>
    <w:div w:id="1606186837">
      <w:bodyDiv w:val="1"/>
      <w:marLeft w:val="0"/>
      <w:marRight w:val="0"/>
      <w:marTop w:val="0"/>
      <w:marBottom w:val="0"/>
      <w:divBdr>
        <w:top w:val="none" w:sz="0" w:space="0" w:color="auto"/>
        <w:left w:val="none" w:sz="0" w:space="0" w:color="auto"/>
        <w:bottom w:val="none" w:sz="0" w:space="0" w:color="auto"/>
        <w:right w:val="none" w:sz="0" w:space="0" w:color="auto"/>
      </w:divBdr>
    </w:div>
    <w:div w:id="1606882280">
      <w:bodyDiv w:val="1"/>
      <w:marLeft w:val="0"/>
      <w:marRight w:val="0"/>
      <w:marTop w:val="0"/>
      <w:marBottom w:val="0"/>
      <w:divBdr>
        <w:top w:val="none" w:sz="0" w:space="0" w:color="auto"/>
        <w:left w:val="none" w:sz="0" w:space="0" w:color="auto"/>
        <w:bottom w:val="none" w:sz="0" w:space="0" w:color="auto"/>
        <w:right w:val="none" w:sz="0" w:space="0" w:color="auto"/>
      </w:divBdr>
    </w:div>
    <w:div w:id="1607690254">
      <w:bodyDiv w:val="1"/>
      <w:marLeft w:val="0"/>
      <w:marRight w:val="0"/>
      <w:marTop w:val="0"/>
      <w:marBottom w:val="0"/>
      <w:divBdr>
        <w:top w:val="none" w:sz="0" w:space="0" w:color="auto"/>
        <w:left w:val="none" w:sz="0" w:space="0" w:color="auto"/>
        <w:bottom w:val="none" w:sz="0" w:space="0" w:color="auto"/>
        <w:right w:val="none" w:sz="0" w:space="0" w:color="auto"/>
      </w:divBdr>
    </w:div>
    <w:div w:id="1608658949">
      <w:bodyDiv w:val="1"/>
      <w:marLeft w:val="0"/>
      <w:marRight w:val="0"/>
      <w:marTop w:val="0"/>
      <w:marBottom w:val="0"/>
      <w:divBdr>
        <w:top w:val="none" w:sz="0" w:space="0" w:color="auto"/>
        <w:left w:val="none" w:sz="0" w:space="0" w:color="auto"/>
        <w:bottom w:val="none" w:sz="0" w:space="0" w:color="auto"/>
        <w:right w:val="none" w:sz="0" w:space="0" w:color="auto"/>
      </w:divBdr>
    </w:div>
    <w:div w:id="1609699205">
      <w:bodyDiv w:val="1"/>
      <w:marLeft w:val="0"/>
      <w:marRight w:val="0"/>
      <w:marTop w:val="0"/>
      <w:marBottom w:val="0"/>
      <w:divBdr>
        <w:top w:val="none" w:sz="0" w:space="0" w:color="auto"/>
        <w:left w:val="none" w:sz="0" w:space="0" w:color="auto"/>
        <w:bottom w:val="none" w:sz="0" w:space="0" w:color="auto"/>
        <w:right w:val="none" w:sz="0" w:space="0" w:color="auto"/>
      </w:divBdr>
    </w:div>
    <w:div w:id="1610315407">
      <w:bodyDiv w:val="1"/>
      <w:marLeft w:val="0"/>
      <w:marRight w:val="0"/>
      <w:marTop w:val="0"/>
      <w:marBottom w:val="0"/>
      <w:divBdr>
        <w:top w:val="none" w:sz="0" w:space="0" w:color="auto"/>
        <w:left w:val="none" w:sz="0" w:space="0" w:color="auto"/>
        <w:bottom w:val="none" w:sz="0" w:space="0" w:color="auto"/>
        <w:right w:val="none" w:sz="0" w:space="0" w:color="auto"/>
      </w:divBdr>
    </w:div>
    <w:div w:id="1611468501">
      <w:bodyDiv w:val="1"/>
      <w:marLeft w:val="0"/>
      <w:marRight w:val="0"/>
      <w:marTop w:val="0"/>
      <w:marBottom w:val="0"/>
      <w:divBdr>
        <w:top w:val="none" w:sz="0" w:space="0" w:color="auto"/>
        <w:left w:val="none" w:sz="0" w:space="0" w:color="auto"/>
        <w:bottom w:val="none" w:sz="0" w:space="0" w:color="auto"/>
        <w:right w:val="none" w:sz="0" w:space="0" w:color="auto"/>
      </w:divBdr>
    </w:div>
    <w:div w:id="1611549286">
      <w:bodyDiv w:val="1"/>
      <w:marLeft w:val="0"/>
      <w:marRight w:val="0"/>
      <w:marTop w:val="0"/>
      <w:marBottom w:val="0"/>
      <w:divBdr>
        <w:top w:val="none" w:sz="0" w:space="0" w:color="auto"/>
        <w:left w:val="none" w:sz="0" w:space="0" w:color="auto"/>
        <w:bottom w:val="none" w:sz="0" w:space="0" w:color="auto"/>
        <w:right w:val="none" w:sz="0" w:space="0" w:color="auto"/>
      </w:divBdr>
    </w:div>
    <w:div w:id="1611740608">
      <w:bodyDiv w:val="1"/>
      <w:marLeft w:val="0"/>
      <w:marRight w:val="0"/>
      <w:marTop w:val="0"/>
      <w:marBottom w:val="0"/>
      <w:divBdr>
        <w:top w:val="none" w:sz="0" w:space="0" w:color="auto"/>
        <w:left w:val="none" w:sz="0" w:space="0" w:color="auto"/>
        <w:bottom w:val="none" w:sz="0" w:space="0" w:color="auto"/>
        <w:right w:val="none" w:sz="0" w:space="0" w:color="auto"/>
      </w:divBdr>
    </w:div>
    <w:div w:id="1611815534">
      <w:bodyDiv w:val="1"/>
      <w:marLeft w:val="0"/>
      <w:marRight w:val="0"/>
      <w:marTop w:val="0"/>
      <w:marBottom w:val="0"/>
      <w:divBdr>
        <w:top w:val="none" w:sz="0" w:space="0" w:color="auto"/>
        <w:left w:val="none" w:sz="0" w:space="0" w:color="auto"/>
        <w:bottom w:val="none" w:sz="0" w:space="0" w:color="auto"/>
        <w:right w:val="none" w:sz="0" w:space="0" w:color="auto"/>
      </w:divBdr>
    </w:div>
    <w:div w:id="1613050220">
      <w:bodyDiv w:val="1"/>
      <w:marLeft w:val="0"/>
      <w:marRight w:val="0"/>
      <w:marTop w:val="0"/>
      <w:marBottom w:val="0"/>
      <w:divBdr>
        <w:top w:val="none" w:sz="0" w:space="0" w:color="auto"/>
        <w:left w:val="none" w:sz="0" w:space="0" w:color="auto"/>
        <w:bottom w:val="none" w:sz="0" w:space="0" w:color="auto"/>
        <w:right w:val="none" w:sz="0" w:space="0" w:color="auto"/>
      </w:divBdr>
    </w:div>
    <w:div w:id="1613778885">
      <w:bodyDiv w:val="1"/>
      <w:marLeft w:val="0"/>
      <w:marRight w:val="0"/>
      <w:marTop w:val="0"/>
      <w:marBottom w:val="0"/>
      <w:divBdr>
        <w:top w:val="none" w:sz="0" w:space="0" w:color="auto"/>
        <w:left w:val="none" w:sz="0" w:space="0" w:color="auto"/>
        <w:bottom w:val="none" w:sz="0" w:space="0" w:color="auto"/>
        <w:right w:val="none" w:sz="0" w:space="0" w:color="auto"/>
      </w:divBdr>
    </w:div>
    <w:div w:id="1613825299">
      <w:bodyDiv w:val="1"/>
      <w:marLeft w:val="0"/>
      <w:marRight w:val="0"/>
      <w:marTop w:val="0"/>
      <w:marBottom w:val="0"/>
      <w:divBdr>
        <w:top w:val="none" w:sz="0" w:space="0" w:color="auto"/>
        <w:left w:val="none" w:sz="0" w:space="0" w:color="auto"/>
        <w:bottom w:val="none" w:sz="0" w:space="0" w:color="auto"/>
        <w:right w:val="none" w:sz="0" w:space="0" w:color="auto"/>
      </w:divBdr>
    </w:div>
    <w:div w:id="1614821793">
      <w:bodyDiv w:val="1"/>
      <w:marLeft w:val="0"/>
      <w:marRight w:val="0"/>
      <w:marTop w:val="0"/>
      <w:marBottom w:val="0"/>
      <w:divBdr>
        <w:top w:val="none" w:sz="0" w:space="0" w:color="auto"/>
        <w:left w:val="none" w:sz="0" w:space="0" w:color="auto"/>
        <w:bottom w:val="none" w:sz="0" w:space="0" w:color="auto"/>
        <w:right w:val="none" w:sz="0" w:space="0" w:color="auto"/>
      </w:divBdr>
    </w:div>
    <w:div w:id="1615015400">
      <w:bodyDiv w:val="1"/>
      <w:marLeft w:val="0"/>
      <w:marRight w:val="0"/>
      <w:marTop w:val="0"/>
      <w:marBottom w:val="0"/>
      <w:divBdr>
        <w:top w:val="none" w:sz="0" w:space="0" w:color="auto"/>
        <w:left w:val="none" w:sz="0" w:space="0" w:color="auto"/>
        <w:bottom w:val="none" w:sz="0" w:space="0" w:color="auto"/>
        <w:right w:val="none" w:sz="0" w:space="0" w:color="auto"/>
      </w:divBdr>
    </w:div>
    <w:div w:id="1615553436">
      <w:bodyDiv w:val="1"/>
      <w:marLeft w:val="0"/>
      <w:marRight w:val="0"/>
      <w:marTop w:val="0"/>
      <w:marBottom w:val="0"/>
      <w:divBdr>
        <w:top w:val="none" w:sz="0" w:space="0" w:color="auto"/>
        <w:left w:val="none" w:sz="0" w:space="0" w:color="auto"/>
        <w:bottom w:val="none" w:sz="0" w:space="0" w:color="auto"/>
        <w:right w:val="none" w:sz="0" w:space="0" w:color="auto"/>
      </w:divBdr>
    </w:div>
    <w:div w:id="1615559235">
      <w:bodyDiv w:val="1"/>
      <w:marLeft w:val="0"/>
      <w:marRight w:val="0"/>
      <w:marTop w:val="0"/>
      <w:marBottom w:val="0"/>
      <w:divBdr>
        <w:top w:val="none" w:sz="0" w:space="0" w:color="auto"/>
        <w:left w:val="none" w:sz="0" w:space="0" w:color="auto"/>
        <w:bottom w:val="none" w:sz="0" w:space="0" w:color="auto"/>
        <w:right w:val="none" w:sz="0" w:space="0" w:color="auto"/>
      </w:divBdr>
    </w:div>
    <w:div w:id="1615595756">
      <w:bodyDiv w:val="1"/>
      <w:marLeft w:val="0"/>
      <w:marRight w:val="0"/>
      <w:marTop w:val="0"/>
      <w:marBottom w:val="0"/>
      <w:divBdr>
        <w:top w:val="none" w:sz="0" w:space="0" w:color="auto"/>
        <w:left w:val="none" w:sz="0" w:space="0" w:color="auto"/>
        <w:bottom w:val="none" w:sz="0" w:space="0" w:color="auto"/>
        <w:right w:val="none" w:sz="0" w:space="0" w:color="auto"/>
      </w:divBdr>
    </w:div>
    <w:div w:id="1616908567">
      <w:bodyDiv w:val="1"/>
      <w:marLeft w:val="0"/>
      <w:marRight w:val="0"/>
      <w:marTop w:val="0"/>
      <w:marBottom w:val="0"/>
      <w:divBdr>
        <w:top w:val="none" w:sz="0" w:space="0" w:color="auto"/>
        <w:left w:val="none" w:sz="0" w:space="0" w:color="auto"/>
        <w:bottom w:val="none" w:sz="0" w:space="0" w:color="auto"/>
        <w:right w:val="none" w:sz="0" w:space="0" w:color="auto"/>
      </w:divBdr>
    </w:div>
    <w:div w:id="1617907447">
      <w:bodyDiv w:val="1"/>
      <w:marLeft w:val="0"/>
      <w:marRight w:val="0"/>
      <w:marTop w:val="0"/>
      <w:marBottom w:val="0"/>
      <w:divBdr>
        <w:top w:val="none" w:sz="0" w:space="0" w:color="auto"/>
        <w:left w:val="none" w:sz="0" w:space="0" w:color="auto"/>
        <w:bottom w:val="none" w:sz="0" w:space="0" w:color="auto"/>
        <w:right w:val="none" w:sz="0" w:space="0" w:color="auto"/>
      </w:divBdr>
    </w:div>
    <w:div w:id="1618483523">
      <w:bodyDiv w:val="1"/>
      <w:marLeft w:val="0"/>
      <w:marRight w:val="0"/>
      <w:marTop w:val="0"/>
      <w:marBottom w:val="0"/>
      <w:divBdr>
        <w:top w:val="none" w:sz="0" w:space="0" w:color="auto"/>
        <w:left w:val="none" w:sz="0" w:space="0" w:color="auto"/>
        <w:bottom w:val="none" w:sz="0" w:space="0" w:color="auto"/>
        <w:right w:val="none" w:sz="0" w:space="0" w:color="auto"/>
      </w:divBdr>
    </w:div>
    <w:div w:id="1619139636">
      <w:bodyDiv w:val="1"/>
      <w:marLeft w:val="0"/>
      <w:marRight w:val="0"/>
      <w:marTop w:val="0"/>
      <w:marBottom w:val="0"/>
      <w:divBdr>
        <w:top w:val="none" w:sz="0" w:space="0" w:color="auto"/>
        <w:left w:val="none" w:sz="0" w:space="0" w:color="auto"/>
        <w:bottom w:val="none" w:sz="0" w:space="0" w:color="auto"/>
        <w:right w:val="none" w:sz="0" w:space="0" w:color="auto"/>
      </w:divBdr>
    </w:div>
    <w:div w:id="1619142393">
      <w:bodyDiv w:val="1"/>
      <w:marLeft w:val="0"/>
      <w:marRight w:val="0"/>
      <w:marTop w:val="0"/>
      <w:marBottom w:val="0"/>
      <w:divBdr>
        <w:top w:val="none" w:sz="0" w:space="0" w:color="auto"/>
        <w:left w:val="none" w:sz="0" w:space="0" w:color="auto"/>
        <w:bottom w:val="none" w:sz="0" w:space="0" w:color="auto"/>
        <w:right w:val="none" w:sz="0" w:space="0" w:color="auto"/>
      </w:divBdr>
    </w:div>
    <w:div w:id="1619291432">
      <w:bodyDiv w:val="1"/>
      <w:marLeft w:val="0"/>
      <w:marRight w:val="0"/>
      <w:marTop w:val="0"/>
      <w:marBottom w:val="0"/>
      <w:divBdr>
        <w:top w:val="none" w:sz="0" w:space="0" w:color="auto"/>
        <w:left w:val="none" w:sz="0" w:space="0" w:color="auto"/>
        <w:bottom w:val="none" w:sz="0" w:space="0" w:color="auto"/>
        <w:right w:val="none" w:sz="0" w:space="0" w:color="auto"/>
      </w:divBdr>
    </w:div>
    <w:div w:id="1619412350">
      <w:bodyDiv w:val="1"/>
      <w:marLeft w:val="0"/>
      <w:marRight w:val="0"/>
      <w:marTop w:val="0"/>
      <w:marBottom w:val="0"/>
      <w:divBdr>
        <w:top w:val="none" w:sz="0" w:space="0" w:color="auto"/>
        <w:left w:val="none" w:sz="0" w:space="0" w:color="auto"/>
        <w:bottom w:val="none" w:sz="0" w:space="0" w:color="auto"/>
        <w:right w:val="none" w:sz="0" w:space="0" w:color="auto"/>
      </w:divBdr>
    </w:div>
    <w:div w:id="1619684259">
      <w:bodyDiv w:val="1"/>
      <w:marLeft w:val="0"/>
      <w:marRight w:val="0"/>
      <w:marTop w:val="0"/>
      <w:marBottom w:val="0"/>
      <w:divBdr>
        <w:top w:val="none" w:sz="0" w:space="0" w:color="auto"/>
        <w:left w:val="none" w:sz="0" w:space="0" w:color="auto"/>
        <w:bottom w:val="none" w:sz="0" w:space="0" w:color="auto"/>
        <w:right w:val="none" w:sz="0" w:space="0" w:color="auto"/>
      </w:divBdr>
    </w:div>
    <w:div w:id="1620185403">
      <w:bodyDiv w:val="1"/>
      <w:marLeft w:val="0"/>
      <w:marRight w:val="0"/>
      <w:marTop w:val="0"/>
      <w:marBottom w:val="0"/>
      <w:divBdr>
        <w:top w:val="none" w:sz="0" w:space="0" w:color="auto"/>
        <w:left w:val="none" w:sz="0" w:space="0" w:color="auto"/>
        <w:bottom w:val="none" w:sz="0" w:space="0" w:color="auto"/>
        <w:right w:val="none" w:sz="0" w:space="0" w:color="auto"/>
      </w:divBdr>
    </w:div>
    <w:div w:id="1620381569">
      <w:bodyDiv w:val="1"/>
      <w:marLeft w:val="0"/>
      <w:marRight w:val="0"/>
      <w:marTop w:val="0"/>
      <w:marBottom w:val="0"/>
      <w:divBdr>
        <w:top w:val="none" w:sz="0" w:space="0" w:color="auto"/>
        <w:left w:val="none" w:sz="0" w:space="0" w:color="auto"/>
        <w:bottom w:val="none" w:sz="0" w:space="0" w:color="auto"/>
        <w:right w:val="none" w:sz="0" w:space="0" w:color="auto"/>
      </w:divBdr>
    </w:div>
    <w:div w:id="1620725189">
      <w:bodyDiv w:val="1"/>
      <w:marLeft w:val="0"/>
      <w:marRight w:val="0"/>
      <w:marTop w:val="0"/>
      <w:marBottom w:val="0"/>
      <w:divBdr>
        <w:top w:val="none" w:sz="0" w:space="0" w:color="auto"/>
        <w:left w:val="none" w:sz="0" w:space="0" w:color="auto"/>
        <w:bottom w:val="none" w:sz="0" w:space="0" w:color="auto"/>
        <w:right w:val="none" w:sz="0" w:space="0" w:color="auto"/>
      </w:divBdr>
    </w:div>
    <w:div w:id="1621111378">
      <w:bodyDiv w:val="1"/>
      <w:marLeft w:val="0"/>
      <w:marRight w:val="0"/>
      <w:marTop w:val="0"/>
      <w:marBottom w:val="0"/>
      <w:divBdr>
        <w:top w:val="none" w:sz="0" w:space="0" w:color="auto"/>
        <w:left w:val="none" w:sz="0" w:space="0" w:color="auto"/>
        <w:bottom w:val="none" w:sz="0" w:space="0" w:color="auto"/>
        <w:right w:val="none" w:sz="0" w:space="0" w:color="auto"/>
      </w:divBdr>
    </w:div>
    <w:div w:id="1621258370">
      <w:bodyDiv w:val="1"/>
      <w:marLeft w:val="0"/>
      <w:marRight w:val="0"/>
      <w:marTop w:val="0"/>
      <w:marBottom w:val="0"/>
      <w:divBdr>
        <w:top w:val="none" w:sz="0" w:space="0" w:color="auto"/>
        <w:left w:val="none" w:sz="0" w:space="0" w:color="auto"/>
        <w:bottom w:val="none" w:sz="0" w:space="0" w:color="auto"/>
        <w:right w:val="none" w:sz="0" w:space="0" w:color="auto"/>
      </w:divBdr>
    </w:div>
    <w:div w:id="1621566214">
      <w:bodyDiv w:val="1"/>
      <w:marLeft w:val="0"/>
      <w:marRight w:val="0"/>
      <w:marTop w:val="0"/>
      <w:marBottom w:val="0"/>
      <w:divBdr>
        <w:top w:val="none" w:sz="0" w:space="0" w:color="auto"/>
        <w:left w:val="none" w:sz="0" w:space="0" w:color="auto"/>
        <w:bottom w:val="none" w:sz="0" w:space="0" w:color="auto"/>
        <w:right w:val="none" w:sz="0" w:space="0" w:color="auto"/>
      </w:divBdr>
    </w:div>
    <w:div w:id="1621916695">
      <w:bodyDiv w:val="1"/>
      <w:marLeft w:val="0"/>
      <w:marRight w:val="0"/>
      <w:marTop w:val="0"/>
      <w:marBottom w:val="0"/>
      <w:divBdr>
        <w:top w:val="none" w:sz="0" w:space="0" w:color="auto"/>
        <w:left w:val="none" w:sz="0" w:space="0" w:color="auto"/>
        <w:bottom w:val="none" w:sz="0" w:space="0" w:color="auto"/>
        <w:right w:val="none" w:sz="0" w:space="0" w:color="auto"/>
      </w:divBdr>
    </w:div>
    <w:div w:id="1622105258">
      <w:bodyDiv w:val="1"/>
      <w:marLeft w:val="0"/>
      <w:marRight w:val="0"/>
      <w:marTop w:val="0"/>
      <w:marBottom w:val="0"/>
      <w:divBdr>
        <w:top w:val="none" w:sz="0" w:space="0" w:color="auto"/>
        <w:left w:val="none" w:sz="0" w:space="0" w:color="auto"/>
        <w:bottom w:val="none" w:sz="0" w:space="0" w:color="auto"/>
        <w:right w:val="none" w:sz="0" w:space="0" w:color="auto"/>
      </w:divBdr>
    </w:div>
    <w:div w:id="1622105983">
      <w:bodyDiv w:val="1"/>
      <w:marLeft w:val="0"/>
      <w:marRight w:val="0"/>
      <w:marTop w:val="0"/>
      <w:marBottom w:val="0"/>
      <w:divBdr>
        <w:top w:val="none" w:sz="0" w:space="0" w:color="auto"/>
        <w:left w:val="none" w:sz="0" w:space="0" w:color="auto"/>
        <w:bottom w:val="none" w:sz="0" w:space="0" w:color="auto"/>
        <w:right w:val="none" w:sz="0" w:space="0" w:color="auto"/>
      </w:divBdr>
    </w:div>
    <w:div w:id="1622573045">
      <w:bodyDiv w:val="1"/>
      <w:marLeft w:val="0"/>
      <w:marRight w:val="0"/>
      <w:marTop w:val="0"/>
      <w:marBottom w:val="0"/>
      <w:divBdr>
        <w:top w:val="none" w:sz="0" w:space="0" w:color="auto"/>
        <w:left w:val="none" w:sz="0" w:space="0" w:color="auto"/>
        <w:bottom w:val="none" w:sz="0" w:space="0" w:color="auto"/>
        <w:right w:val="none" w:sz="0" w:space="0" w:color="auto"/>
      </w:divBdr>
    </w:div>
    <w:div w:id="1622614765">
      <w:bodyDiv w:val="1"/>
      <w:marLeft w:val="0"/>
      <w:marRight w:val="0"/>
      <w:marTop w:val="0"/>
      <w:marBottom w:val="0"/>
      <w:divBdr>
        <w:top w:val="none" w:sz="0" w:space="0" w:color="auto"/>
        <w:left w:val="none" w:sz="0" w:space="0" w:color="auto"/>
        <w:bottom w:val="none" w:sz="0" w:space="0" w:color="auto"/>
        <w:right w:val="none" w:sz="0" w:space="0" w:color="auto"/>
      </w:divBdr>
    </w:div>
    <w:div w:id="1623076130">
      <w:bodyDiv w:val="1"/>
      <w:marLeft w:val="0"/>
      <w:marRight w:val="0"/>
      <w:marTop w:val="0"/>
      <w:marBottom w:val="0"/>
      <w:divBdr>
        <w:top w:val="none" w:sz="0" w:space="0" w:color="auto"/>
        <w:left w:val="none" w:sz="0" w:space="0" w:color="auto"/>
        <w:bottom w:val="none" w:sz="0" w:space="0" w:color="auto"/>
        <w:right w:val="none" w:sz="0" w:space="0" w:color="auto"/>
      </w:divBdr>
    </w:div>
    <w:div w:id="1623851234">
      <w:bodyDiv w:val="1"/>
      <w:marLeft w:val="0"/>
      <w:marRight w:val="0"/>
      <w:marTop w:val="0"/>
      <w:marBottom w:val="0"/>
      <w:divBdr>
        <w:top w:val="none" w:sz="0" w:space="0" w:color="auto"/>
        <w:left w:val="none" w:sz="0" w:space="0" w:color="auto"/>
        <w:bottom w:val="none" w:sz="0" w:space="0" w:color="auto"/>
        <w:right w:val="none" w:sz="0" w:space="0" w:color="auto"/>
      </w:divBdr>
    </w:div>
    <w:div w:id="1623994142">
      <w:bodyDiv w:val="1"/>
      <w:marLeft w:val="0"/>
      <w:marRight w:val="0"/>
      <w:marTop w:val="0"/>
      <w:marBottom w:val="0"/>
      <w:divBdr>
        <w:top w:val="none" w:sz="0" w:space="0" w:color="auto"/>
        <w:left w:val="none" w:sz="0" w:space="0" w:color="auto"/>
        <w:bottom w:val="none" w:sz="0" w:space="0" w:color="auto"/>
        <w:right w:val="none" w:sz="0" w:space="0" w:color="auto"/>
      </w:divBdr>
    </w:div>
    <w:div w:id="1624077263">
      <w:bodyDiv w:val="1"/>
      <w:marLeft w:val="0"/>
      <w:marRight w:val="0"/>
      <w:marTop w:val="0"/>
      <w:marBottom w:val="0"/>
      <w:divBdr>
        <w:top w:val="none" w:sz="0" w:space="0" w:color="auto"/>
        <w:left w:val="none" w:sz="0" w:space="0" w:color="auto"/>
        <w:bottom w:val="none" w:sz="0" w:space="0" w:color="auto"/>
        <w:right w:val="none" w:sz="0" w:space="0" w:color="auto"/>
      </w:divBdr>
    </w:div>
    <w:div w:id="1624731887">
      <w:bodyDiv w:val="1"/>
      <w:marLeft w:val="0"/>
      <w:marRight w:val="0"/>
      <w:marTop w:val="0"/>
      <w:marBottom w:val="0"/>
      <w:divBdr>
        <w:top w:val="none" w:sz="0" w:space="0" w:color="auto"/>
        <w:left w:val="none" w:sz="0" w:space="0" w:color="auto"/>
        <w:bottom w:val="none" w:sz="0" w:space="0" w:color="auto"/>
        <w:right w:val="none" w:sz="0" w:space="0" w:color="auto"/>
      </w:divBdr>
    </w:div>
    <w:div w:id="1624847973">
      <w:bodyDiv w:val="1"/>
      <w:marLeft w:val="0"/>
      <w:marRight w:val="0"/>
      <w:marTop w:val="0"/>
      <w:marBottom w:val="0"/>
      <w:divBdr>
        <w:top w:val="none" w:sz="0" w:space="0" w:color="auto"/>
        <w:left w:val="none" w:sz="0" w:space="0" w:color="auto"/>
        <w:bottom w:val="none" w:sz="0" w:space="0" w:color="auto"/>
        <w:right w:val="none" w:sz="0" w:space="0" w:color="auto"/>
      </w:divBdr>
    </w:div>
    <w:div w:id="1625498716">
      <w:bodyDiv w:val="1"/>
      <w:marLeft w:val="0"/>
      <w:marRight w:val="0"/>
      <w:marTop w:val="0"/>
      <w:marBottom w:val="0"/>
      <w:divBdr>
        <w:top w:val="none" w:sz="0" w:space="0" w:color="auto"/>
        <w:left w:val="none" w:sz="0" w:space="0" w:color="auto"/>
        <w:bottom w:val="none" w:sz="0" w:space="0" w:color="auto"/>
        <w:right w:val="none" w:sz="0" w:space="0" w:color="auto"/>
      </w:divBdr>
    </w:div>
    <w:div w:id="1625885759">
      <w:bodyDiv w:val="1"/>
      <w:marLeft w:val="0"/>
      <w:marRight w:val="0"/>
      <w:marTop w:val="0"/>
      <w:marBottom w:val="0"/>
      <w:divBdr>
        <w:top w:val="none" w:sz="0" w:space="0" w:color="auto"/>
        <w:left w:val="none" w:sz="0" w:space="0" w:color="auto"/>
        <w:bottom w:val="none" w:sz="0" w:space="0" w:color="auto"/>
        <w:right w:val="none" w:sz="0" w:space="0" w:color="auto"/>
      </w:divBdr>
    </w:div>
    <w:div w:id="1626279071">
      <w:bodyDiv w:val="1"/>
      <w:marLeft w:val="0"/>
      <w:marRight w:val="0"/>
      <w:marTop w:val="0"/>
      <w:marBottom w:val="0"/>
      <w:divBdr>
        <w:top w:val="none" w:sz="0" w:space="0" w:color="auto"/>
        <w:left w:val="none" w:sz="0" w:space="0" w:color="auto"/>
        <w:bottom w:val="none" w:sz="0" w:space="0" w:color="auto"/>
        <w:right w:val="none" w:sz="0" w:space="0" w:color="auto"/>
      </w:divBdr>
    </w:div>
    <w:div w:id="1626543418">
      <w:bodyDiv w:val="1"/>
      <w:marLeft w:val="0"/>
      <w:marRight w:val="0"/>
      <w:marTop w:val="0"/>
      <w:marBottom w:val="0"/>
      <w:divBdr>
        <w:top w:val="none" w:sz="0" w:space="0" w:color="auto"/>
        <w:left w:val="none" w:sz="0" w:space="0" w:color="auto"/>
        <w:bottom w:val="none" w:sz="0" w:space="0" w:color="auto"/>
        <w:right w:val="none" w:sz="0" w:space="0" w:color="auto"/>
      </w:divBdr>
    </w:div>
    <w:div w:id="1626695790">
      <w:bodyDiv w:val="1"/>
      <w:marLeft w:val="0"/>
      <w:marRight w:val="0"/>
      <w:marTop w:val="0"/>
      <w:marBottom w:val="0"/>
      <w:divBdr>
        <w:top w:val="none" w:sz="0" w:space="0" w:color="auto"/>
        <w:left w:val="none" w:sz="0" w:space="0" w:color="auto"/>
        <w:bottom w:val="none" w:sz="0" w:space="0" w:color="auto"/>
        <w:right w:val="none" w:sz="0" w:space="0" w:color="auto"/>
      </w:divBdr>
    </w:div>
    <w:div w:id="1627008382">
      <w:bodyDiv w:val="1"/>
      <w:marLeft w:val="0"/>
      <w:marRight w:val="0"/>
      <w:marTop w:val="0"/>
      <w:marBottom w:val="0"/>
      <w:divBdr>
        <w:top w:val="none" w:sz="0" w:space="0" w:color="auto"/>
        <w:left w:val="none" w:sz="0" w:space="0" w:color="auto"/>
        <w:bottom w:val="none" w:sz="0" w:space="0" w:color="auto"/>
        <w:right w:val="none" w:sz="0" w:space="0" w:color="auto"/>
      </w:divBdr>
    </w:div>
    <w:div w:id="1628194201">
      <w:bodyDiv w:val="1"/>
      <w:marLeft w:val="0"/>
      <w:marRight w:val="0"/>
      <w:marTop w:val="0"/>
      <w:marBottom w:val="0"/>
      <w:divBdr>
        <w:top w:val="none" w:sz="0" w:space="0" w:color="auto"/>
        <w:left w:val="none" w:sz="0" w:space="0" w:color="auto"/>
        <w:bottom w:val="none" w:sz="0" w:space="0" w:color="auto"/>
        <w:right w:val="none" w:sz="0" w:space="0" w:color="auto"/>
      </w:divBdr>
    </w:div>
    <w:div w:id="1628270406">
      <w:bodyDiv w:val="1"/>
      <w:marLeft w:val="0"/>
      <w:marRight w:val="0"/>
      <w:marTop w:val="0"/>
      <w:marBottom w:val="0"/>
      <w:divBdr>
        <w:top w:val="none" w:sz="0" w:space="0" w:color="auto"/>
        <w:left w:val="none" w:sz="0" w:space="0" w:color="auto"/>
        <w:bottom w:val="none" w:sz="0" w:space="0" w:color="auto"/>
        <w:right w:val="none" w:sz="0" w:space="0" w:color="auto"/>
      </w:divBdr>
    </w:div>
    <w:div w:id="1628464587">
      <w:bodyDiv w:val="1"/>
      <w:marLeft w:val="0"/>
      <w:marRight w:val="0"/>
      <w:marTop w:val="0"/>
      <w:marBottom w:val="0"/>
      <w:divBdr>
        <w:top w:val="none" w:sz="0" w:space="0" w:color="auto"/>
        <w:left w:val="none" w:sz="0" w:space="0" w:color="auto"/>
        <w:bottom w:val="none" w:sz="0" w:space="0" w:color="auto"/>
        <w:right w:val="none" w:sz="0" w:space="0" w:color="auto"/>
      </w:divBdr>
    </w:div>
    <w:div w:id="1628510139">
      <w:bodyDiv w:val="1"/>
      <w:marLeft w:val="0"/>
      <w:marRight w:val="0"/>
      <w:marTop w:val="0"/>
      <w:marBottom w:val="0"/>
      <w:divBdr>
        <w:top w:val="none" w:sz="0" w:space="0" w:color="auto"/>
        <w:left w:val="none" w:sz="0" w:space="0" w:color="auto"/>
        <w:bottom w:val="none" w:sz="0" w:space="0" w:color="auto"/>
        <w:right w:val="none" w:sz="0" w:space="0" w:color="auto"/>
      </w:divBdr>
    </w:div>
    <w:div w:id="1628584659">
      <w:bodyDiv w:val="1"/>
      <w:marLeft w:val="0"/>
      <w:marRight w:val="0"/>
      <w:marTop w:val="0"/>
      <w:marBottom w:val="0"/>
      <w:divBdr>
        <w:top w:val="none" w:sz="0" w:space="0" w:color="auto"/>
        <w:left w:val="none" w:sz="0" w:space="0" w:color="auto"/>
        <w:bottom w:val="none" w:sz="0" w:space="0" w:color="auto"/>
        <w:right w:val="none" w:sz="0" w:space="0" w:color="auto"/>
      </w:divBdr>
    </w:div>
    <w:div w:id="1628658988">
      <w:bodyDiv w:val="1"/>
      <w:marLeft w:val="0"/>
      <w:marRight w:val="0"/>
      <w:marTop w:val="0"/>
      <w:marBottom w:val="0"/>
      <w:divBdr>
        <w:top w:val="none" w:sz="0" w:space="0" w:color="auto"/>
        <w:left w:val="none" w:sz="0" w:space="0" w:color="auto"/>
        <w:bottom w:val="none" w:sz="0" w:space="0" w:color="auto"/>
        <w:right w:val="none" w:sz="0" w:space="0" w:color="auto"/>
      </w:divBdr>
    </w:div>
    <w:div w:id="1628780726">
      <w:bodyDiv w:val="1"/>
      <w:marLeft w:val="0"/>
      <w:marRight w:val="0"/>
      <w:marTop w:val="0"/>
      <w:marBottom w:val="0"/>
      <w:divBdr>
        <w:top w:val="none" w:sz="0" w:space="0" w:color="auto"/>
        <w:left w:val="none" w:sz="0" w:space="0" w:color="auto"/>
        <w:bottom w:val="none" w:sz="0" w:space="0" w:color="auto"/>
        <w:right w:val="none" w:sz="0" w:space="0" w:color="auto"/>
      </w:divBdr>
    </w:div>
    <w:div w:id="1629698178">
      <w:bodyDiv w:val="1"/>
      <w:marLeft w:val="0"/>
      <w:marRight w:val="0"/>
      <w:marTop w:val="0"/>
      <w:marBottom w:val="0"/>
      <w:divBdr>
        <w:top w:val="none" w:sz="0" w:space="0" w:color="auto"/>
        <w:left w:val="none" w:sz="0" w:space="0" w:color="auto"/>
        <w:bottom w:val="none" w:sz="0" w:space="0" w:color="auto"/>
        <w:right w:val="none" w:sz="0" w:space="0" w:color="auto"/>
      </w:divBdr>
    </w:div>
    <w:div w:id="1630236360">
      <w:bodyDiv w:val="1"/>
      <w:marLeft w:val="0"/>
      <w:marRight w:val="0"/>
      <w:marTop w:val="0"/>
      <w:marBottom w:val="0"/>
      <w:divBdr>
        <w:top w:val="none" w:sz="0" w:space="0" w:color="auto"/>
        <w:left w:val="none" w:sz="0" w:space="0" w:color="auto"/>
        <w:bottom w:val="none" w:sz="0" w:space="0" w:color="auto"/>
        <w:right w:val="none" w:sz="0" w:space="0" w:color="auto"/>
      </w:divBdr>
    </w:div>
    <w:div w:id="1630478262">
      <w:bodyDiv w:val="1"/>
      <w:marLeft w:val="0"/>
      <w:marRight w:val="0"/>
      <w:marTop w:val="0"/>
      <w:marBottom w:val="0"/>
      <w:divBdr>
        <w:top w:val="none" w:sz="0" w:space="0" w:color="auto"/>
        <w:left w:val="none" w:sz="0" w:space="0" w:color="auto"/>
        <w:bottom w:val="none" w:sz="0" w:space="0" w:color="auto"/>
        <w:right w:val="none" w:sz="0" w:space="0" w:color="auto"/>
      </w:divBdr>
    </w:div>
    <w:div w:id="1631009527">
      <w:bodyDiv w:val="1"/>
      <w:marLeft w:val="0"/>
      <w:marRight w:val="0"/>
      <w:marTop w:val="0"/>
      <w:marBottom w:val="0"/>
      <w:divBdr>
        <w:top w:val="none" w:sz="0" w:space="0" w:color="auto"/>
        <w:left w:val="none" w:sz="0" w:space="0" w:color="auto"/>
        <w:bottom w:val="none" w:sz="0" w:space="0" w:color="auto"/>
        <w:right w:val="none" w:sz="0" w:space="0" w:color="auto"/>
      </w:divBdr>
    </w:div>
    <w:div w:id="1631132977">
      <w:bodyDiv w:val="1"/>
      <w:marLeft w:val="0"/>
      <w:marRight w:val="0"/>
      <w:marTop w:val="0"/>
      <w:marBottom w:val="0"/>
      <w:divBdr>
        <w:top w:val="none" w:sz="0" w:space="0" w:color="auto"/>
        <w:left w:val="none" w:sz="0" w:space="0" w:color="auto"/>
        <w:bottom w:val="none" w:sz="0" w:space="0" w:color="auto"/>
        <w:right w:val="none" w:sz="0" w:space="0" w:color="auto"/>
      </w:divBdr>
    </w:div>
    <w:div w:id="1632174622">
      <w:bodyDiv w:val="1"/>
      <w:marLeft w:val="0"/>
      <w:marRight w:val="0"/>
      <w:marTop w:val="0"/>
      <w:marBottom w:val="0"/>
      <w:divBdr>
        <w:top w:val="none" w:sz="0" w:space="0" w:color="auto"/>
        <w:left w:val="none" w:sz="0" w:space="0" w:color="auto"/>
        <w:bottom w:val="none" w:sz="0" w:space="0" w:color="auto"/>
        <w:right w:val="none" w:sz="0" w:space="0" w:color="auto"/>
      </w:divBdr>
    </w:div>
    <w:div w:id="1632322446">
      <w:bodyDiv w:val="1"/>
      <w:marLeft w:val="0"/>
      <w:marRight w:val="0"/>
      <w:marTop w:val="0"/>
      <w:marBottom w:val="0"/>
      <w:divBdr>
        <w:top w:val="none" w:sz="0" w:space="0" w:color="auto"/>
        <w:left w:val="none" w:sz="0" w:space="0" w:color="auto"/>
        <w:bottom w:val="none" w:sz="0" w:space="0" w:color="auto"/>
        <w:right w:val="none" w:sz="0" w:space="0" w:color="auto"/>
      </w:divBdr>
    </w:div>
    <w:div w:id="1632515973">
      <w:bodyDiv w:val="1"/>
      <w:marLeft w:val="0"/>
      <w:marRight w:val="0"/>
      <w:marTop w:val="0"/>
      <w:marBottom w:val="0"/>
      <w:divBdr>
        <w:top w:val="none" w:sz="0" w:space="0" w:color="auto"/>
        <w:left w:val="none" w:sz="0" w:space="0" w:color="auto"/>
        <w:bottom w:val="none" w:sz="0" w:space="0" w:color="auto"/>
        <w:right w:val="none" w:sz="0" w:space="0" w:color="auto"/>
      </w:divBdr>
    </w:div>
    <w:div w:id="1633289512">
      <w:bodyDiv w:val="1"/>
      <w:marLeft w:val="0"/>
      <w:marRight w:val="0"/>
      <w:marTop w:val="0"/>
      <w:marBottom w:val="0"/>
      <w:divBdr>
        <w:top w:val="none" w:sz="0" w:space="0" w:color="auto"/>
        <w:left w:val="none" w:sz="0" w:space="0" w:color="auto"/>
        <w:bottom w:val="none" w:sz="0" w:space="0" w:color="auto"/>
        <w:right w:val="none" w:sz="0" w:space="0" w:color="auto"/>
      </w:divBdr>
    </w:div>
    <w:div w:id="1633440349">
      <w:bodyDiv w:val="1"/>
      <w:marLeft w:val="0"/>
      <w:marRight w:val="0"/>
      <w:marTop w:val="0"/>
      <w:marBottom w:val="0"/>
      <w:divBdr>
        <w:top w:val="none" w:sz="0" w:space="0" w:color="auto"/>
        <w:left w:val="none" w:sz="0" w:space="0" w:color="auto"/>
        <w:bottom w:val="none" w:sz="0" w:space="0" w:color="auto"/>
        <w:right w:val="none" w:sz="0" w:space="0" w:color="auto"/>
      </w:divBdr>
    </w:div>
    <w:div w:id="1633559496">
      <w:bodyDiv w:val="1"/>
      <w:marLeft w:val="0"/>
      <w:marRight w:val="0"/>
      <w:marTop w:val="0"/>
      <w:marBottom w:val="0"/>
      <w:divBdr>
        <w:top w:val="none" w:sz="0" w:space="0" w:color="auto"/>
        <w:left w:val="none" w:sz="0" w:space="0" w:color="auto"/>
        <w:bottom w:val="none" w:sz="0" w:space="0" w:color="auto"/>
        <w:right w:val="none" w:sz="0" w:space="0" w:color="auto"/>
      </w:divBdr>
    </w:div>
    <w:div w:id="1633561512">
      <w:bodyDiv w:val="1"/>
      <w:marLeft w:val="0"/>
      <w:marRight w:val="0"/>
      <w:marTop w:val="0"/>
      <w:marBottom w:val="0"/>
      <w:divBdr>
        <w:top w:val="none" w:sz="0" w:space="0" w:color="auto"/>
        <w:left w:val="none" w:sz="0" w:space="0" w:color="auto"/>
        <w:bottom w:val="none" w:sz="0" w:space="0" w:color="auto"/>
        <w:right w:val="none" w:sz="0" w:space="0" w:color="auto"/>
      </w:divBdr>
    </w:div>
    <w:div w:id="1634019652">
      <w:bodyDiv w:val="1"/>
      <w:marLeft w:val="0"/>
      <w:marRight w:val="0"/>
      <w:marTop w:val="0"/>
      <w:marBottom w:val="0"/>
      <w:divBdr>
        <w:top w:val="none" w:sz="0" w:space="0" w:color="auto"/>
        <w:left w:val="none" w:sz="0" w:space="0" w:color="auto"/>
        <w:bottom w:val="none" w:sz="0" w:space="0" w:color="auto"/>
        <w:right w:val="none" w:sz="0" w:space="0" w:color="auto"/>
      </w:divBdr>
    </w:div>
    <w:div w:id="1634166292">
      <w:bodyDiv w:val="1"/>
      <w:marLeft w:val="0"/>
      <w:marRight w:val="0"/>
      <w:marTop w:val="0"/>
      <w:marBottom w:val="0"/>
      <w:divBdr>
        <w:top w:val="none" w:sz="0" w:space="0" w:color="auto"/>
        <w:left w:val="none" w:sz="0" w:space="0" w:color="auto"/>
        <w:bottom w:val="none" w:sz="0" w:space="0" w:color="auto"/>
        <w:right w:val="none" w:sz="0" w:space="0" w:color="auto"/>
      </w:divBdr>
    </w:div>
    <w:div w:id="1634209199">
      <w:bodyDiv w:val="1"/>
      <w:marLeft w:val="0"/>
      <w:marRight w:val="0"/>
      <w:marTop w:val="0"/>
      <w:marBottom w:val="0"/>
      <w:divBdr>
        <w:top w:val="none" w:sz="0" w:space="0" w:color="auto"/>
        <w:left w:val="none" w:sz="0" w:space="0" w:color="auto"/>
        <w:bottom w:val="none" w:sz="0" w:space="0" w:color="auto"/>
        <w:right w:val="none" w:sz="0" w:space="0" w:color="auto"/>
      </w:divBdr>
    </w:div>
    <w:div w:id="1634477199">
      <w:bodyDiv w:val="1"/>
      <w:marLeft w:val="0"/>
      <w:marRight w:val="0"/>
      <w:marTop w:val="0"/>
      <w:marBottom w:val="0"/>
      <w:divBdr>
        <w:top w:val="none" w:sz="0" w:space="0" w:color="auto"/>
        <w:left w:val="none" w:sz="0" w:space="0" w:color="auto"/>
        <w:bottom w:val="none" w:sz="0" w:space="0" w:color="auto"/>
        <w:right w:val="none" w:sz="0" w:space="0" w:color="auto"/>
      </w:divBdr>
    </w:div>
    <w:div w:id="1634631026">
      <w:bodyDiv w:val="1"/>
      <w:marLeft w:val="0"/>
      <w:marRight w:val="0"/>
      <w:marTop w:val="0"/>
      <w:marBottom w:val="0"/>
      <w:divBdr>
        <w:top w:val="none" w:sz="0" w:space="0" w:color="auto"/>
        <w:left w:val="none" w:sz="0" w:space="0" w:color="auto"/>
        <w:bottom w:val="none" w:sz="0" w:space="0" w:color="auto"/>
        <w:right w:val="none" w:sz="0" w:space="0" w:color="auto"/>
      </w:divBdr>
    </w:div>
    <w:div w:id="1635017914">
      <w:bodyDiv w:val="1"/>
      <w:marLeft w:val="0"/>
      <w:marRight w:val="0"/>
      <w:marTop w:val="0"/>
      <w:marBottom w:val="0"/>
      <w:divBdr>
        <w:top w:val="none" w:sz="0" w:space="0" w:color="auto"/>
        <w:left w:val="none" w:sz="0" w:space="0" w:color="auto"/>
        <w:bottom w:val="none" w:sz="0" w:space="0" w:color="auto"/>
        <w:right w:val="none" w:sz="0" w:space="0" w:color="auto"/>
      </w:divBdr>
    </w:div>
    <w:div w:id="1635717591">
      <w:bodyDiv w:val="1"/>
      <w:marLeft w:val="0"/>
      <w:marRight w:val="0"/>
      <w:marTop w:val="0"/>
      <w:marBottom w:val="0"/>
      <w:divBdr>
        <w:top w:val="none" w:sz="0" w:space="0" w:color="auto"/>
        <w:left w:val="none" w:sz="0" w:space="0" w:color="auto"/>
        <w:bottom w:val="none" w:sz="0" w:space="0" w:color="auto"/>
        <w:right w:val="none" w:sz="0" w:space="0" w:color="auto"/>
      </w:divBdr>
    </w:div>
    <w:div w:id="1635795487">
      <w:bodyDiv w:val="1"/>
      <w:marLeft w:val="0"/>
      <w:marRight w:val="0"/>
      <w:marTop w:val="0"/>
      <w:marBottom w:val="0"/>
      <w:divBdr>
        <w:top w:val="none" w:sz="0" w:space="0" w:color="auto"/>
        <w:left w:val="none" w:sz="0" w:space="0" w:color="auto"/>
        <w:bottom w:val="none" w:sz="0" w:space="0" w:color="auto"/>
        <w:right w:val="none" w:sz="0" w:space="0" w:color="auto"/>
      </w:divBdr>
    </w:div>
    <w:div w:id="1636060554">
      <w:bodyDiv w:val="1"/>
      <w:marLeft w:val="0"/>
      <w:marRight w:val="0"/>
      <w:marTop w:val="0"/>
      <w:marBottom w:val="0"/>
      <w:divBdr>
        <w:top w:val="none" w:sz="0" w:space="0" w:color="auto"/>
        <w:left w:val="none" w:sz="0" w:space="0" w:color="auto"/>
        <w:bottom w:val="none" w:sz="0" w:space="0" w:color="auto"/>
        <w:right w:val="none" w:sz="0" w:space="0" w:color="auto"/>
      </w:divBdr>
    </w:div>
    <w:div w:id="1636257186">
      <w:bodyDiv w:val="1"/>
      <w:marLeft w:val="0"/>
      <w:marRight w:val="0"/>
      <w:marTop w:val="0"/>
      <w:marBottom w:val="0"/>
      <w:divBdr>
        <w:top w:val="none" w:sz="0" w:space="0" w:color="auto"/>
        <w:left w:val="none" w:sz="0" w:space="0" w:color="auto"/>
        <w:bottom w:val="none" w:sz="0" w:space="0" w:color="auto"/>
        <w:right w:val="none" w:sz="0" w:space="0" w:color="auto"/>
      </w:divBdr>
    </w:div>
    <w:div w:id="1636448100">
      <w:bodyDiv w:val="1"/>
      <w:marLeft w:val="0"/>
      <w:marRight w:val="0"/>
      <w:marTop w:val="0"/>
      <w:marBottom w:val="0"/>
      <w:divBdr>
        <w:top w:val="none" w:sz="0" w:space="0" w:color="auto"/>
        <w:left w:val="none" w:sz="0" w:space="0" w:color="auto"/>
        <w:bottom w:val="none" w:sz="0" w:space="0" w:color="auto"/>
        <w:right w:val="none" w:sz="0" w:space="0" w:color="auto"/>
      </w:divBdr>
    </w:div>
    <w:div w:id="1636524693">
      <w:bodyDiv w:val="1"/>
      <w:marLeft w:val="0"/>
      <w:marRight w:val="0"/>
      <w:marTop w:val="0"/>
      <w:marBottom w:val="0"/>
      <w:divBdr>
        <w:top w:val="none" w:sz="0" w:space="0" w:color="auto"/>
        <w:left w:val="none" w:sz="0" w:space="0" w:color="auto"/>
        <w:bottom w:val="none" w:sz="0" w:space="0" w:color="auto"/>
        <w:right w:val="none" w:sz="0" w:space="0" w:color="auto"/>
      </w:divBdr>
    </w:div>
    <w:div w:id="1636834614">
      <w:bodyDiv w:val="1"/>
      <w:marLeft w:val="0"/>
      <w:marRight w:val="0"/>
      <w:marTop w:val="0"/>
      <w:marBottom w:val="0"/>
      <w:divBdr>
        <w:top w:val="none" w:sz="0" w:space="0" w:color="auto"/>
        <w:left w:val="none" w:sz="0" w:space="0" w:color="auto"/>
        <w:bottom w:val="none" w:sz="0" w:space="0" w:color="auto"/>
        <w:right w:val="none" w:sz="0" w:space="0" w:color="auto"/>
      </w:divBdr>
    </w:div>
    <w:div w:id="1637636569">
      <w:bodyDiv w:val="1"/>
      <w:marLeft w:val="0"/>
      <w:marRight w:val="0"/>
      <w:marTop w:val="0"/>
      <w:marBottom w:val="0"/>
      <w:divBdr>
        <w:top w:val="none" w:sz="0" w:space="0" w:color="auto"/>
        <w:left w:val="none" w:sz="0" w:space="0" w:color="auto"/>
        <w:bottom w:val="none" w:sz="0" w:space="0" w:color="auto"/>
        <w:right w:val="none" w:sz="0" w:space="0" w:color="auto"/>
      </w:divBdr>
    </w:div>
    <w:div w:id="1637949536">
      <w:bodyDiv w:val="1"/>
      <w:marLeft w:val="0"/>
      <w:marRight w:val="0"/>
      <w:marTop w:val="0"/>
      <w:marBottom w:val="0"/>
      <w:divBdr>
        <w:top w:val="none" w:sz="0" w:space="0" w:color="auto"/>
        <w:left w:val="none" w:sz="0" w:space="0" w:color="auto"/>
        <w:bottom w:val="none" w:sz="0" w:space="0" w:color="auto"/>
        <w:right w:val="none" w:sz="0" w:space="0" w:color="auto"/>
      </w:divBdr>
    </w:div>
    <w:div w:id="1638492418">
      <w:bodyDiv w:val="1"/>
      <w:marLeft w:val="0"/>
      <w:marRight w:val="0"/>
      <w:marTop w:val="0"/>
      <w:marBottom w:val="0"/>
      <w:divBdr>
        <w:top w:val="none" w:sz="0" w:space="0" w:color="auto"/>
        <w:left w:val="none" w:sz="0" w:space="0" w:color="auto"/>
        <w:bottom w:val="none" w:sz="0" w:space="0" w:color="auto"/>
        <w:right w:val="none" w:sz="0" w:space="0" w:color="auto"/>
      </w:divBdr>
    </w:div>
    <w:div w:id="1638798492">
      <w:bodyDiv w:val="1"/>
      <w:marLeft w:val="0"/>
      <w:marRight w:val="0"/>
      <w:marTop w:val="0"/>
      <w:marBottom w:val="0"/>
      <w:divBdr>
        <w:top w:val="none" w:sz="0" w:space="0" w:color="auto"/>
        <w:left w:val="none" w:sz="0" w:space="0" w:color="auto"/>
        <w:bottom w:val="none" w:sz="0" w:space="0" w:color="auto"/>
        <w:right w:val="none" w:sz="0" w:space="0" w:color="auto"/>
      </w:divBdr>
    </w:div>
    <w:div w:id="1638955669">
      <w:bodyDiv w:val="1"/>
      <w:marLeft w:val="0"/>
      <w:marRight w:val="0"/>
      <w:marTop w:val="0"/>
      <w:marBottom w:val="0"/>
      <w:divBdr>
        <w:top w:val="none" w:sz="0" w:space="0" w:color="auto"/>
        <w:left w:val="none" w:sz="0" w:space="0" w:color="auto"/>
        <w:bottom w:val="none" w:sz="0" w:space="0" w:color="auto"/>
        <w:right w:val="none" w:sz="0" w:space="0" w:color="auto"/>
      </w:divBdr>
    </w:div>
    <w:div w:id="1639384293">
      <w:bodyDiv w:val="1"/>
      <w:marLeft w:val="0"/>
      <w:marRight w:val="0"/>
      <w:marTop w:val="0"/>
      <w:marBottom w:val="0"/>
      <w:divBdr>
        <w:top w:val="none" w:sz="0" w:space="0" w:color="auto"/>
        <w:left w:val="none" w:sz="0" w:space="0" w:color="auto"/>
        <w:bottom w:val="none" w:sz="0" w:space="0" w:color="auto"/>
        <w:right w:val="none" w:sz="0" w:space="0" w:color="auto"/>
      </w:divBdr>
    </w:div>
    <w:div w:id="1639529910">
      <w:bodyDiv w:val="1"/>
      <w:marLeft w:val="0"/>
      <w:marRight w:val="0"/>
      <w:marTop w:val="0"/>
      <w:marBottom w:val="0"/>
      <w:divBdr>
        <w:top w:val="none" w:sz="0" w:space="0" w:color="auto"/>
        <w:left w:val="none" w:sz="0" w:space="0" w:color="auto"/>
        <w:bottom w:val="none" w:sz="0" w:space="0" w:color="auto"/>
        <w:right w:val="none" w:sz="0" w:space="0" w:color="auto"/>
      </w:divBdr>
    </w:div>
    <w:div w:id="1639920418">
      <w:bodyDiv w:val="1"/>
      <w:marLeft w:val="0"/>
      <w:marRight w:val="0"/>
      <w:marTop w:val="0"/>
      <w:marBottom w:val="0"/>
      <w:divBdr>
        <w:top w:val="none" w:sz="0" w:space="0" w:color="auto"/>
        <w:left w:val="none" w:sz="0" w:space="0" w:color="auto"/>
        <w:bottom w:val="none" w:sz="0" w:space="0" w:color="auto"/>
        <w:right w:val="none" w:sz="0" w:space="0" w:color="auto"/>
      </w:divBdr>
    </w:div>
    <w:div w:id="1640040263">
      <w:bodyDiv w:val="1"/>
      <w:marLeft w:val="0"/>
      <w:marRight w:val="0"/>
      <w:marTop w:val="0"/>
      <w:marBottom w:val="0"/>
      <w:divBdr>
        <w:top w:val="none" w:sz="0" w:space="0" w:color="auto"/>
        <w:left w:val="none" w:sz="0" w:space="0" w:color="auto"/>
        <w:bottom w:val="none" w:sz="0" w:space="0" w:color="auto"/>
        <w:right w:val="none" w:sz="0" w:space="0" w:color="auto"/>
      </w:divBdr>
    </w:div>
    <w:div w:id="1640110983">
      <w:bodyDiv w:val="1"/>
      <w:marLeft w:val="0"/>
      <w:marRight w:val="0"/>
      <w:marTop w:val="0"/>
      <w:marBottom w:val="0"/>
      <w:divBdr>
        <w:top w:val="none" w:sz="0" w:space="0" w:color="auto"/>
        <w:left w:val="none" w:sz="0" w:space="0" w:color="auto"/>
        <w:bottom w:val="none" w:sz="0" w:space="0" w:color="auto"/>
        <w:right w:val="none" w:sz="0" w:space="0" w:color="auto"/>
      </w:divBdr>
    </w:div>
    <w:div w:id="1640303922">
      <w:bodyDiv w:val="1"/>
      <w:marLeft w:val="0"/>
      <w:marRight w:val="0"/>
      <w:marTop w:val="0"/>
      <w:marBottom w:val="0"/>
      <w:divBdr>
        <w:top w:val="none" w:sz="0" w:space="0" w:color="auto"/>
        <w:left w:val="none" w:sz="0" w:space="0" w:color="auto"/>
        <w:bottom w:val="none" w:sz="0" w:space="0" w:color="auto"/>
        <w:right w:val="none" w:sz="0" w:space="0" w:color="auto"/>
      </w:divBdr>
    </w:div>
    <w:div w:id="1640918137">
      <w:bodyDiv w:val="1"/>
      <w:marLeft w:val="0"/>
      <w:marRight w:val="0"/>
      <w:marTop w:val="0"/>
      <w:marBottom w:val="0"/>
      <w:divBdr>
        <w:top w:val="none" w:sz="0" w:space="0" w:color="auto"/>
        <w:left w:val="none" w:sz="0" w:space="0" w:color="auto"/>
        <w:bottom w:val="none" w:sz="0" w:space="0" w:color="auto"/>
        <w:right w:val="none" w:sz="0" w:space="0" w:color="auto"/>
      </w:divBdr>
    </w:div>
    <w:div w:id="1640963853">
      <w:bodyDiv w:val="1"/>
      <w:marLeft w:val="0"/>
      <w:marRight w:val="0"/>
      <w:marTop w:val="0"/>
      <w:marBottom w:val="0"/>
      <w:divBdr>
        <w:top w:val="none" w:sz="0" w:space="0" w:color="auto"/>
        <w:left w:val="none" w:sz="0" w:space="0" w:color="auto"/>
        <w:bottom w:val="none" w:sz="0" w:space="0" w:color="auto"/>
        <w:right w:val="none" w:sz="0" w:space="0" w:color="auto"/>
      </w:divBdr>
    </w:div>
    <w:div w:id="1641572011">
      <w:bodyDiv w:val="1"/>
      <w:marLeft w:val="0"/>
      <w:marRight w:val="0"/>
      <w:marTop w:val="0"/>
      <w:marBottom w:val="0"/>
      <w:divBdr>
        <w:top w:val="none" w:sz="0" w:space="0" w:color="auto"/>
        <w:left w:val="none" w:sz="0" w:space="0" w:color="auto"/>
        <w:bottom w:val="none" w:sz="0" w:space="0" w:color="auto"/>
        <w:right w:val="none" w:sz="0" w:space="0" w:color="auto"/>
      </w:divBdr>
    </w:div>
    <w:div w:id="1641837328">
      <w:bodyDiv w:val="1"/>
      <w:marLeft w:val="0"/>
      <w:marRight w:val="0"/>
      <w:marTop w:val="0"/>
      <w:marBottom w:val="0"/>
      <w:divBdr>
        <w:top w:val="none" w:sz="0" w:space="0" w:color="auto"/>
        <w:left w:val="none" w:sz="0" w:space="0" w:color="auto"/>
        <w:bottom w:val="none" w:sz="0" w:space="0" w:color="auto"/>
        <w:right w:val="none" w:sz="0" w:space="0" w:color="auto"/>
      </w:divBdr>
    </w:div>
    <w:div w:id="1642494000">
      <w:bodyDiv w:val="1"/>
      <w:marLeft w:val="0"/>
      <w:marRight w:val="0"/>
      <w:marTop w:val="0"/>
      <w:marBottom w:val="0"/>
      <w:divBdr>
        <w:top w:val="none" w:sz="0" w:space="0" w:color="auto"/>
        <w:left w:val="none" w:sz="0" w:space="0" w:color="auto"/>
        <w:bottom w:val="none" w:sz="0" w:space="0" w:color="auto"/>
        <w:right w:val="none" w:sz="0" w:space="0" w:color="auto"/>
      </w:divBdr>
    </w:div>
    <w:div w:id="1642610011">
      <w:bodyDiv w:val="1"/>
      <w:marLeft w:val="0"/>
      <w:marRight w:val="0"/>
      <w:marTop w:val="0"/>
      <w:marBottom w:val="0"/>
      <w:divBdr>
        <w:top w:val="none" w:sz="0" w:space="0" w:color="auto"/>
        <w:left w:val="none" w:sz="0" w:space="0" w:color="auto"/>
        <w:bottom w:val="none" w:sz="0" w:space="0" w:color="auto"/>
        <w:right w:val="none" w:sz="0" w:space="0" w:color="auto"/>
      </w:divBdr>
    </w:div>
    <w:div w:id="1642688222">
      <w:bodyDiv w:val="1"/>
      <w:marLeft w:val="0"/>
      <w:marRight w:val="0"/>
      <w:marTop w:val="0"/>
      <w:marBottom w:val="0"/>
      <w:divBdr>
        <w:top w:val="none" w:sz="0" w:space="0" w:color="auto"/>
        <w:left w:val="none" w:sz="0" w:space="0" w:color="auto"/>
        <w:bottom w:val="none" w:sz="0" w:space="0" w:color="auto"/>
        <w:right w:val="none" w:sz="0" w:space="0" w:color="auto"/>
      </w:divBdr>
    </w:div>
    <w:div w:id="1643655470">
      <w:bodyDiv w:val="1"/>
      <w:marLeft w:val="0"/>
      <w:marRight w:val="0"/>
      <w:marTop w:val="0"/>
      <w:marBottom w:val="0"/>
      <w:divBdr>
        <w:top w:val="none" w:sz="0" w:space="0" w:color="auto"/>
        <w:left w:val="none" w:sz="0" w:space="0" w:color="auto"/>
        <w:bottom w:val="none" w:sz="0" w:space="0" w:color="auto"/>
        <w:right w:val="none" w:sz="0" w:space="0" w:color="auto"/>
      </w:divBdr>
    </w:div>
    <w:div w:id="1643925690">
      <w:bodyDiv w:val="1"/>
      <w:marLeft w:val="0"/>
      <w:marRight w:val="0"/>
      <w:marTop w:val="0"/>
      <w:marBottom w:val="0"/>
      <w:divBdr>
        <w:top w:val="none" w:sz="0" w:space="0" w:color="auto"/>
        <w:left w:val="none" w:sz="0" w:space="0" w:color="auto"/>
        <w:bottom w:val="none" w:sz="0" w:space="0" w:color="auto"/>
        <w:right w:val="none" w:sz="0" w:space="0" w:color="auto"/>
      </w:divBdr>
    </w:div>
    <w:div w:id="1644119083">
      <w:bodyDiv w:val="1"/>
      <w:marLeft w:val="0"/>
      <w:marRight w:val="0"/>
      <w:marTop w:val="0"/>
      <w:marBottom w:val="0"/>
      <w:divBdr>
        <w:top w:val="none" w:sz="0" w:space="0" w:color="auto"/>
        <w:left w:val="none" w:sz="0" w:space="0" w:color="auto"/>
        <w:bottom w:val="none" w:sz="0" w:space="0" w:color="auto"/>
        <w:right w:val="none" w:sz="0" w:space="0" w:color="auto"/>
      </w:divBdr>
    </w:div>
    <w:div w:id="1644263994">
      <w:bodyDiv w:val="1"/>
      <w:marLeft w:val="0"/>
      <w:marRight w:val="0"/>
      <w:marTop w:val="0"/>
      <w:marBottom w:val="0"/>
      <w:divBdr>
        <w:top w:val="none" w:sz="0" w:space="0" w:color="auto"/>
        <w:left w:val="none" w:sz="0" w:space="0" w:color="auto"/>
        <w:bottom w:val="none" w:sz="0" w:space="0" w:color="auto"/>
        <w:right w:val="none" w:sz="0" w:space="0" w:color="auto"/>
      </w:divBdr>
    </w:div>
    <w:div w:id="1645619327">
      <w:bodyDiv w:val="1"/>
      <w:marLeft w:val="0"/>
      <w:marRight w:val="0"/>
      <w:marTop w:val="0"/>
      <w:marBottom w:val="0"/>
      <w:divBdr>
        <w:top w:val="none" w:sz="0" w:space="0" w:color="auto"/>
        <w:left w:val="none" w:sz="0" w:space="0" w:color="auto"/>
        <w:bottom w:val="none" w:sz="0" w:space="0" w:color="auto"/>
        <w:right w:val="none" w:sz="0" w:space="0" w:color="auto"/>
      </w:divBdr>
    </w:div>
    <w:div w:id="1645623880">
      <w:bodyDiv w:val="1"/>
      <w:marLeft w:val="0"/>
      <w:marRight w:val="0"/>
      <w:marTop w:val="0"/>
      <w:marBottom w:val="0"/>
      <w:divBdr>
        <w:top w:val="none" w:sz="0" w:space="0" w:color="auto"/>
        <w:left w:val="none" w:sz="0" w:space="0" w:color="auto"/>
        <w:bottom w:val="none" w:sz="0" w:space="0" w:color="auto"/>
        <w:right w:val="none" w:sz="0" w:space="0" w:color="auto"/>
      </w:divBdr>
    </w:div>
    <w:div w:id="1645699351">
      <w:bodyDiv w:val="1"/>
      <w:marLeft w:val="0"/>
      <w:marRight w:val="0"/>
      <w:marTop w:val="0"/>
      <w:marBottom w:val="0"/>
      <w:divBdr>
        <w:top w:val="none" w:sz="0" w:space="0" w:color="auto"/>
        <w:left w:val="none" w:sz="0" w:space="0" w:color="auto"/>
        <w:bottom w:val="none" w:sz="0" w:space="0" w:color="auto"/>
        <w:right w:val="none" w:sz="0" w:space="0" w:color="auto"/>
      </w:divBdr>
    </w:div>
    <w:div w:id="1646624419">
      <w:bodyDiv w:val="1"/>
      <w:marLeft w:val="0"/>
      <w:marRight w:val="0"/>
      <w:marTop w:val="0"/>
      <w:marBottom w:val="0"/>
      <w:divBdr>
        <w:top w:val="none" w:sz="0" w:space="0" w:color="auto"/>
        <w:left w:val="none" w:sz="0" w:space="0" w:color="auto"/>
        <w:bottom w:val="none" w:sz="0" w:space="0" w:color="auto"/>
        <w:right w:val="none" w:sz="0" w:space="0" w:color="auto"/>
      </w:divBdr>
    </w:div>
    <w:div w:id="1646929903">
      <w:bodyDiv w:val="1"/>
      <w:marLeft w:val="0"/>
      <w:marRight w:val="0"/>
      <w:marTop w:val="0"/>
      <w:marBottom w:val="0"/>
      <w:divBdr>
        <w:top w:val="none" w:sz="0" w:space="0" w:color="auto"/>
        <w:left w:val="none" w:sz="0" w:space="0" w:color="auto"/>
        <w:bottom w:val="none" w:sz="0" w:space="0" w:color="auto"/>
        <w:right w:val="none" w:sz="0" w:space="0" w:color="auto"/>
      </w:divBdr>
    </w:div>
    <w:div w:id="1647585657">
      <w:bodyDiv w:val="1"/>
      <w:marLeft w:val="0"/>
      <w:marRight w:val="0"/>
      <w:marTop w:val="0"/>
      <w:marBottom w:val="0"/>
      <w:divBdr>
        <w:top w:val="none" w:sz="0" w:space="0" w:color="auto"/>
        <w:left w:val="none" w:sz="0" w:space="0" w:color="auto"/>
        <w:bottom w:val="none" w:sz="0" w:space="0" w:color="auto"/>
        <w:right w:val="none" w:sz="0" w:space="0" w:color="auto"/>
      </w:divBdr>
    </w:div>
    <w:div w:id="1647973775">
      <w:bodyDiv w:val="1"/>
      <w:marLeft w:val="0"/>
      <w:marRight w:val="0"/>
      <w:marTop w:val="0"/>
      <w:marBottom w:val="0"/>
      <w:divBdr>
        <w:top w:val="none" w:sz="0" w:space="0" w:color="auto"/>
        <w:left w:val="none" w:sz="0" w:space="0" w:color="auto"/>
        <w:bottom w:val="none" w:sz="0" w:space="0" w:color="auto"/>
        <w:right w:val="none" w:sz="0" w:space="0" w:color="auto"/>
      </w:divBdr>
    </w:div>
    <w:div w:id="1648129473">
      <w:bodyDiv w:val="1"/>
      <w:marLeft w:val="0"/>
      <w:marRight w:val="0"/>
      <w:marTop w:val="0"/>
      <w:marBottom w:val="0"/>
      <w:divBdr>
        <w:top w:val="none" w:sz="0" w:space="0" w:color="auto"/>
        <w:left w:val="none" w:sz="0" w:space="0" w:color="auto"/>
        <w:bottom w:val="none" w:sz="0" w:space="0" w:color="auto"/>
        <w:right w:val="none" w:sz="0" w:space="0" w:color="auto"/>
      </w:divBdr>
    </w:div>
    <w:div w:id="1648172089">
      <w:bodyDiv w:val="1"/>
      <w:marLeft w:val="0"/>
      <w:marRight w:val="0"/>
      <w:marTop w:val="0"/>
      <w:marBottom w:val="0"/>
      <w:divBdr>
        <w:top w:val="none" w:sz="0" w:space="0" w:color="auto"/>
        <w:left w:val="none" w:sz="0" w:space="0" w:color="auto"/>
        <w:bottom w:val="none" w:sz="0" w:space="0" w:color="auto"/>
        <w:right w:val="none" w:sz="0" w:space="0" w:color="auto"/>
      </w:divBdr>
    </w:div>
    <w:div w:id="1648704266">
      <w:bodyDiv w:val="1"/>
      <w:marLeft w:val="0"/>
      <w:marRight w:val="0"/>
      <w:marTop w:val="0"/>
      <w:marBottom w:val="0"/>
      <w:divBdr>
        <w:top w:val="none" w:sz="0" w:space="0" w:color="auto"/>
        <w:left w:val="none" w:sz="0" w:space="0" w:color="auto"/>
        <w:bottom w:val="none" w:sz="0" w:space="0" w:color="auto"/>
        <w:right w:val="none" w:sz="0" w:space="0" w:color="auto"/>
      </w:divBdr>
    </w:div>
    <w:div w:id="1649169904">
      <w:bodyDiv w:val="1"/>
      <w:marLeft w:val="0"/>
      <w:marRight w:val="0"/>
      <w:marTop w:val="0"/>
      <w:marBottom w:val="0"/>
      <w:divBdr>
        <w:top w:val="none" w:sz="0" w:space="0" w:color="auto"/>
        <w:left w:val="none" w:sz="0" w:space="0" w:color="auto"/>
        <w:bottom w:val="none" w:sz="0" w:space="0" w:color="auto"/>
        <w:right w:val="none" w:sz="0" w:space="0" w:color="auto"/>
      </w:divBdr>
    </w:div>
    <w:div w:id="1649896948">
      <w:bodyDiv w:val="1"/>
      <w:marLeft w:val="0"/>
      <w:marRight w:val="0"/>
      <w:marTop w:val="0"/>
      <w:marBottom w:val="0"/>
      <w:divBdr>
        <w:top w:val="none" w:sz="0" w:space="0" w:color="auto"/>
        <w:left w:val="none" w:sz="0" w:space="0" w:color="auto"/>
        <w:bottom w:val="none" w:sz="0" w:space="0" w:color="auto"/>
        <w:right w:val="none" w:sz="0" w:space="0" w:color="auto"/>
      </w:divBdr>
    </w:div>
    <w:div w:id="1651013777">
      <w:bodyDiv w:val="1"/>
      <w:marLeft w:val="0"/>
      <w:marRight w:val="0"/>
      <w:marTop w:val="0"/>
      <w:marBottom w:val="0"/>
      <w:divBdr>
        <w:top w:val="none" w:sz="0" w:space="0" w:color="auto"/>
        <w:left w:val="none" w:sz="0" w:space="0" w:color="auto"/>
        <w:bottom w:val="none" w:sz="0" w:space="0" w:color="auto"/>
        <w:right w:val="none" w:sz="0" w:space="0" w:color="auto"/>
      </w:divBdr>
    </w:div>
    <w:div w:id="1651134531">
      <w:bodyDiv w:val="1"/>
      <w:marLeft w:val="0"/>
      <w:marRight w:val="0"/>
      <w:marTop w:val="0"/>
      <w:marBottom w:val="0"/>
      <w:divBdr>
        <w:top w:val="none" w:sz="0" w:space="0" w:color="auto"/>
        <w:left w:val="none" w:sz="0" w:space="0" w:color="auto"/>
        <w:bottom w:val="none" w:sz="0" w:space="0" w:color="auto"/>
        <w:right w:val="none" w:sz="0" w:space="0" w:color="auto"/>
      </w:divBdr>
    </w:div>
    <w:div w:id="1651248792">
      <w:bodyDiv w:val="1"/>
      <w:marLeft w:val="0"/>
      <w:marRight w:val="0"/>
      <w:marTop w:val="0"/>
      <w:marBottom w:val="0"/>
      <w:divBdr>
        <w:top w:val="none" w:sz="0" w:space="0" w:color="auto"/>
        <w:left w:val="none" w:sz="0" w:space="0" w:color="auto"/>
        <w:bottom w:val="none" w:sz="0" w:space="0" w:color="auto"/>
        <w:right w:val="none" w:sz="0" w:space="0" w:color="auto"/>
      </w:divBdr>
    </w:div>
    <w:div w:id="1652059169">
      <w:bodyDiv w:val="1"/>
      <w:marLeft w:val="0"/>
      <w:marRight w:val="0"/>
      <w:marTop w:val="0"/>
      <w:marBottom w:val="0"/>
      <w:divBdr>
        <w:top w:val="none" w:sz="0" w:space="0" w:color="auto"/>
        <w:left w:val="none" w:sz="0" w:space="0" w:color="auto"/>
        <w:bottom w:val="none" w:sz="0" w:space="0" w:color="auto"/>
        <w:right w:val="none" w:sz="0" w:space="0" w:color="auto"/>
      </w:divBdr>
    </w:div>
    <w:div w:id="1652445863">
      <w:bodyDiv w:val="1"/>
      <w:marLeft w:val="0"/>
      <w:marRight w:val="0"/>
      <w:marTop w:val="0"/>
      <w:marBottom w:val="0"/>
      <w:divBdr>
        <w:top w:val="none" w:sz="0" w:space="0" w:color="auto"/>
        <w:left w:val="none" w:sz="0" w:space="0" w:color="auto"/>
        <w:bottom w:val="none" w:sz="0" w:space="0" w:color="auto"/>
        <w:right w:val="none" w:sz="0" w:space="0" w:color="auto"/>
      </w:divBdr>
    </w:div>
    <w:div w:id="1653561727">
      <w:bodyDiv w:val="1"/>
      <w:marLeft w:val="0"/>
      <w:marRight w:val="0"/>
      <w:marTop w:val="0"/>
      <w:marBottom w:val="0"/>
      <w:divBdr>
        <w:top w:val="none" w:sz="0" w:space="0" w:color="auto"/>
        <w:left w:val="none" w:sz="0" w:space="0" w:color="auto"/>
        <w:bottom w:val="none" w:sz="0" w:space="0" w:color="auto"/>
        <w:right w:val="none" w:sz="0" w:space="0" w:color="auto"/>
      </w:divBdr>
    </w:div>
    <w:div w:id="1654215225">
      <w:bodyDiv w:val="1"/>
      <w:marLeft w:val="0"/>
      <w:marRight w:val="0"/>
      <w:marTop w:val="0"/>
      <w:marBottom w:val="0"/>
      <w:divBdr>
        <w:top w:val="none" w:sz="0" w:space="0" w:color="auto"/>
        <w:left w:val="none" w:sz="0" w:space="0" w:color="auto"/>
        <w:bottom w:val="none" w:sz="0" w:space="0" w:color="auto"/>
        <w:right w:val="none" w:sz="0" w:space="0" w:color="auto"/>
      </w:divBdr>
    </w:div>
    <w:div w:id="1655983476">
      <w:bodyDiv w:val="1"/>
      <w:marLeft w:val="0"/>
      <w:marRight w:val="0"/>
      <w:marTop w:val="0"/>
      <w:marBottom w:val="0"/>
      <w:divBdr>
        <w:top w:val="none" w:sz="0" w:space="0" w:color="auto"/>
        <w:left w:val="none" w:sz="0" w:space="0" w:color="auto"/>
        <w:bottom w:val="none" w:sz="0" w:space="0" w:color="auto"/>
        <w:right w:val="none" w:sz="0" w:space="0" w:color="auto"/>
      </w:divBdr>
    </w:div>
    <w:div w:id="1656762353">
      <w:bodyDiv w:val="1"/>
      <w:marLeft w:val="0"/>
      <w:marRight w:val="0"/>
      <w:marTop w:val="0"/>
      <w:marBottom w:val="0"/>
      <w:divBdr>
        <w:top w:val="none" w:sz="0" w:space="0" w:color="auto"/>
        <w:left w:val="none" w:sz="0" w:space="0" w:color="auto"/>
        <w:bottom w:val="none" w:sz="0" w:space="0" w:color="auto"/>
        <w:right w:val="none" w:sz="0" w:space="0" w:color="auto"/>
      </w:divBdr>
    </w:div>
    <w:div w:id="1657144745">
      <w:bodyDiv w:val="1"/>
      <w:marLeft w:val="0"/>
      <w:marRight w:val="0"/>
      <w:marTop w:val="0"/>
      <w:marBottom w:val="0"/>
      <w:divBdr>
        <w:top w:val="none" w:sz="0" w:space="0" w:color="auto"/>
        <w:left w:val="none" w:sz="0" w:space="0" w:color="auto"/>
        <w:bottom w:val="none" w:sz="0" w:space="0" w:color="auto"/>
        <w:right w:val="none" w:sz="0" w:space="0" w:color="auto"/>
      </w:divBdr>
    </w:div>
    <w:div w:id="1657145276">
      <w:bodyDiv w:val="1"/>
      <w:marLeft w:val="0"/>
      <w:marRight w:val="0"/>
      <w:marTop w:val="0"/>
      <w:marBottom w:val="0"/>
      <w:divBdr>
        <w:top w:val="none" w:sz="0" w:space="0" w:color="auto"/>
        <w:left w:val="none" w:sz="0" w:space="0" w:color="auto"/>
        <w:bottom w:val="none" w:sz="0" w:space="0" w:color="auto"/>
        <w:right w:val="none" w:sz="0" w:space="0" w:color="auto"/>
      </w:divBdr>
    </w:div>
    <w:div w:id="1657876986">
      <w:bodyDiv w:val="1"/>
      <w:marLeft w:val="0"/>
      <w:marRight w:val="0"/>
      <w:marTop w:val="0"/>
      <w:marBottom w:val="0"/>
      <w:divBdr>
        <w:top w:val="none" w:sz="0" w:space="0" w:color="auto"/>
        <w:left w:val="none" w:sz="0" w:space="0" w:color="auto"/>
        <w:bottom w:val="none" w:sz="0" w:space="0" w:color="auto"/>
        <w:right w:val="none" w:sz="0" w:space="0" w:color="auto"/>
      </w:divBdr>
    </w:div>
    <w:div w:id="1657877725">
      <w:bodyDiv w:val="1"/>
      <w:marLeft w:val="0"/>
      <w:marRight w:val="0"/>
      <w:marTop w:val="0"/>
      <w:marBottom w:val="0"/>
      <w:divBdr>
        <w:top w:val="none" w:sz="0" w:space="0" w:color="auto"/>
        <w:left w:val="none" w:sz="0" w:space="0" w:color="auto"/>
        <w:bottom w:val="none" w:sz="0" w:space="0" w:color="auto"/>
        <w:right w:val="none" w:sz="0" w:space="0" w:color="auto"/>
      </w:divBdr>
    </w:div>
    <w:div w:id="1658798081">
      <w:bodyDiv w:val="1"/>
      <w:marLeft w:val="0"/>
      <w:marRight w:val="0"/>
      <w:marTop w:val="0"/>
      <w:marBottom w:val="0"/>
      <w:divBdr>
        <w:top w:val="none" w:sz="0" w:space="0" w:color="auto"/>
        <w:left w:val="none" w:sz="0" w:space="0" w:color="auto"/>
        <w:bottom w:val="none" w:sz="0" w:space="0" w:color="auto"/>
        <w:right w:val="none" w:sz="0" w:space="0" w:color="auto"/>
      </w:divBdr>
    </w:div>
    <w:div w:id="1658991849">
      <w:bodyDiv w:val="1"/>
      <w:marLeft w:val="0"/>
      <w:marRight w:val="0"/>
      <w:marTop w:val="0"/>
      <w:marBottom w:val="0"/>
      <w:divBdr>
        <w:top w:val="none" w:sz="0" w:space="0" w:color="auto"/>
        <w:left w:val="none" w:sz="0" w:space="0" w:color="auto"/>
        <w:bottom w:val="none" w:sz="0" w:space="0" w:color="auto"/>
        <w:right w:val="none" w:sz="0" w:space="0" w:color="auto"/>
      </w:divBdr>
    </w:div>
    <w:div w:id="1659336867">
      <w:bodyDiv w:val="1"/>
      <w:marLeft w:val="0"/>
      <w:marRight w:val="0"/>
      <w:marTop w:val="0"/>
      <w:marBottom w:val="0"/>
      <w:divBdr>
        <w:top w:val="none" w:sz="0" w:space="0" w:color="auto"/>
        <w:left w:val="none" w:sz="0" w:space="0" w:color="auto"/>
        <w:bottom w:val="none" w:sz="0" w:space="0" w:color="auto"/>
        <w:right w:val="none" w:sz="0" w:space="0" w:color="auto"/>
      </w:divBdr>
    </w:div>
    <w:div w:id="1659455343">
      <w:bodyDiv w:val="1"/>
      <w:marLeft w:val="0"/>
      <w:marRight w:val="0"/>
      <w:marTop w:val="0"/>
      <w:marBottom w:val="0"/>
      <w:divBdr>
        <w:top w:val="none" w:sz="0" w:space="0" w:color="auto"/>
        <w:left w:val="none" w:sz="0" w:space="0" w:color="auto"/>
        <w:bottom w:val="none" w:sz="0" w:space="0" w:color="auto"/>
        <w:right w:val="none" w:sz="0" w:space="0" w:color="auto"/>
      </w:divBdr>
    </w:div>
    <w:div w:id="1659847712">
      <w:bodyDiv w:val="1"/>
      <w:marLeft w:val="0"/>
      <w:marRight w:val="0"/>
      <w:marTop w:val="0"/>
      <w:marBottom w:val="0"/>
      <w:divBdr>
        <w:top w:val="none" w:sz="0" w:space="0" w:color="auto"/>
        <w:left w:val="none" w:sz="0" w:space="0" w:color="auto"/>
        <w:bottom w:val="none" w:sz="0" w:space="0" w:color="auto"/>
        <w:right w:val="none" w:sz="0" w:space="0" w:color="auto"/>
      </w:divBdr>
    </w:div>
    <w:div w:id="1659921377">
      <w:bodyDiv w:val="1"/>
      <w:marLeft w:val="0"/>
      <w:marRight w:val="0"/>
      <w:marTop w:val="0"/>
      <w:marBottom w:val="0"/>
      <w:divBdr>
        <w:top w:val="none" w:sz="0" w:space="0" w:color="auto"/>
        <w:left w:val="none" w:sz="0" w:space="0" w:color="auto"/>
        <w:bottom w:val="none" w:sz="0" w:space="0" w:color="auto"/>
        <w:right w:val="none" w:sz="0" w:space="0" w:color="auto"/>
      </w:divBdr>
    </w:div>
    <w:div w:id="1660502033">
      <w:bodyDiv w:val="1"/>
      <w:marLeft w:val="0"/>
      <w:marRight w:val="0"/>
      <w:marTop w:val="0"/>
      <w:marBottom w:val="0"/>
      <w:divBdr>
        <w:top w:val="none" w:sz="0" w:space="0" w:color="auto"/>
        <w:left w:val="none" w:sz="0" w:space="0" w:color="auto"/>
        <w:bottom w:val="none" w:sz="0" w:space="0" w:color="auto"/>
        <w:right w:val="none" w:sz="0" w:space="0" w:color="auto"/>
      </w:divBdr>
    </w:div>
    <w:div w:id="1660573014">
      <w:bodyDiv w:val="1"/>
      <w:marLeft w:val="0"/>
      <w:marRight w:val="0"/>
      <w:marTop w:val="0"/>
      <w:marBottom w:val="0"/>
      <w:divBdr>
        <w:top w:val="none" w:sz="0" w:space="0" w:color="auto"/>
        <w:left w:val="none" w:sz="0" w:space="0" w:color="auto"/>
        <w:bottom w:val="none" w:sz="0" w:space="0" w:color="auto"/>
        <w:right w:val="none" w:sz="0" w:space="0" w:color="auto"/>
      </w:divBdr>
    </w:div>
    <w:div w:id="1660886948">
      <w:bodyDiv w:val="1"/>
      <w:marLeft w:val="0"/>
      <w:marRight w:val="0"/>
      <w:marTop w:val="0"/>
      <w:marBottom w:val="0"/>
      <w:divBdr>
        <w:top w:val="none" w:sz="0" w:space="0" w:color="auto"/>
        <w:left w:val="none" w:sz="0" w:space="0" w:color="auto"/>
        <w:bottom w:val="none" w:sz="0" w:space="0" w:color="auto"/>
        <w:right w:val="none" w:sz="0" w:space="0" w:color="auto"/>
      </w:divBdr>
    </w:div>
    <w:div w:id="1662344811">
      <w:bodyDiv w:val="1"/>
      <w:marLeft w:val="0"/>
      <w:marRight w:val="0"/>
      <w:marTop w:val="0"/>
      <w:marBottom w:val="0"/>
      <w:divBdr>
        <w:top w:val="none" w:sz="0" w:space="0" w:color="auto"/>
        <w:left w:val="none" w:sz="0" w:space="0" w:color="auto"/>
        <w:bottom w:val="none" w:sz="0" w:space="0" w:color="auto"/>
        <w:right w:val="none" w:sz="0" w:space="0" w:color="auto"/>
      </w:divBdr>
    </w:div>
    <w:div w:id="1662463732">
      <w:bodyDiv w:val="1"/>
      <w:marLeft w:val="0"/>
      <w:marRight w:val="0"/>
      <w:marTop w:val="0"/>
      <w:marBottom w:val="0"/>
      <w:divBdr>
        <w:top w:val="none" w:sz="0" w:space="0" w:color="auto"/>
        <w:left w:val="none" w:sz="0" w:space="0" w:color="auto"/>
        <w:bottom w:val="none" w:sz="0" w:space="0" w:color="auto"/>
        <w:right w:val="none" w:sz="0" w:space="0" w:color="auto"/>
      </w:divBdr>
    </w:div>
    <w:div w:id="1662779749">
      <w:bodyDiv w:val="1"/>
      <w:marLeft w:val="0"/>
      <w:marRight w:val="0"/>
      <w:marTop w:val="0"/>
      <w:marBottom w:val="0"/>
      <w:divBdr>
        <w:top w:val="none" w:sz="0" w:space="0" w:color="auto"/>
        <w:left w:val="none" w:sz="0" w:space="0" w:color="auto"/>
        <w:bottom w:val="none" w:sz="0" w:space="0" w:color="auto"/>
        <w:right w:val="none" w:sz="0" w:space="0" w:color="auto"/>
      </w:divBdr>
    </w:div>
    <w:div w:id="1662931974">
      <w:bodyDiv w:val="1"/>
      <w:marLeft w:val="0"/>
      <w:marRight w:val="0"/>
      <w:marTop w:val="0"/>
      <w:marBottom w:val="0"/>
      <w:divBdr>
        <w:top w:val="none" w:sz="0" w:space="0" w:color="auto"/>
        <w:left w:val="none" w:sz="0" w:space="0" w:color="auto"/>
        <w:bottom w:val="none" w:sz="0" w:space="0" w:color="auto"/>
        <w:right w:val="none" w:sz="0" w:space="0" w:color="auto"/>
      </w:divBdr>
    </w:div>
    <w:div w:id="1663116053">
      <w:bodyDiv w:val="1"/>
      <w:marLeft w:val="0"/>
      <w:marRight w:val="0"/>
      <w:marTop w:val="0"/>
      <w:marBottom w:val="0"/>
      <w:divBdr>
        <w:top w:val="none" w:sz="0" w:space="0" w:color="auto"/>
        <w:left w:val="none" w:sz="0" w:space="0" w:color="auto"/>
        <w:bottom w:val="none" w:sz="0" w:space="0" w:color="auto"/>
        <w:right w:val="none" w:sz="0" w:space="0" w:color="auto"/>
      </w:divBdr>
    </w:div>
    <w:div w:id="1663580184">
      <w:bodyDiv w:val="1"/>
      <w:marLeft w:val="0"/>
      <w:marRight w:val="0"/>
      <w:marTop w:val="0"/>
      <w:marBottom w:val="0"/>
      <w:divBdr>
        <w:top w:val="none" w:sz="0" w:space="0" w:color="auto"/>
        <w:left w:val="none" w:sz="0" w:space="0" w:color="auto"/>
        <w:bottom w:val="none" w:sz="0" w:space="0" w:color="auto"/>
        <w:right w:val="none" w:sz="0" w:space="0" w:color="auto"/>
      </w:divBdr>
    </w:div>
    <w:div w:id="1663846907">
      <w:bodyDiv w:val="1"/>
      <w:marLeft w:val="0"/>
      <w:marRight w:val="0"/>
      <w:marTop w:val="0"/>
      <w:marBottom w:val="0"/>
      <w:divBdr>
        <w:top w:val="none" w:sz="0" w:space="0" w:color="auto"/>
        <w:left w:val="none" w:sz="0" w:space="0" w:color="auto"/>
        <w:bottom w:val="none" w:sz="0" w:space="0" w:color="auto"/>
        <w:right w:val="none" w:sz="0" w:space="0" w:color="auto"/>
      </w:divBdr>
    </w:div>
    <w:div w:id="1664895177">
      <w:bodyDiv w:val="1"/>
      <w:marLeft w:val="0"/>
      <w:marRight w:val="0"/>
      <w:marTop w:val="0"/>
      <w:marBottom w:val="0"/>
      <w:divBdr>
        <w:top w:val="none" w:sz="0" w:space="0" w:color="auto"/>
        <w:left w:val="none" w:sz="0" w:space="0" w:color="auto"/>
        <w:bottom w:val="none" w:sz="0" w:space="0" w:color="auto"/>
        <w:right w:val="none" w:sz="0" w:space="0" w:color="auto"/>
      </w:divBdr>
    </w:div>
    <w:div w:id="1666082885">
      <w:bodyDiv w:val="1"/>
      <w:marLeft w:val="0"/>
      <w:marRight w:val="0"/>
      <w:marTop w:val="0"/>
      <w:marBottom w:val="0"/>
      <w:divBdr>
        <w:top w:val="none" w:sz="0" w:space="0" w:color="auto"/>
        <w:left w:val="none" w:sz="0" w:space="0" w:color="auto"/>
        <w:bottom w:val="none" w:sz="0" w:space="0" w:color="auto"/>
        <w:right w:val="none" w:sz="0" w:space="0" w:color="auto"/>
      </w:divBdr>
    </w:div>
    <w:div w:id="1666279248">
      <w:bodyDiv w:val="1"/>
      <w:marLeft w:val="0"/>
      <w:marRight w:val="0"/>
      <w:marTop w:val="0"/>
      <w:marBottom w:val="0"/>
      <w:divBdr>
        <w:top w:val="none" w:sz="0" w:space="0" w:color="auto"/>
        <w:left w:val="none" w:sz="0" w:space="0" w:color="auto"/>
        <w:bottom w:val="none" w:sz="0" w:space="0" w:color="auto"/>
        <w:right w:val="none" w:sz="0" w:space="0" w:color="auto"/>
      </w:divBdr>
    </w:div>
    <w:div w:id="1667201807">
      <w:bodyDiv w:val="1"/>
      <w:marLeft w:val="0"/>
      <w:marRight w:val="0"/>
      <w:marTop w:val="0"/>
      <w:marBottom w:val="0"/>
      <w:divBdr>
        <w:top w:val="none" w:sz="0" w:space="0" w:color="auto"/>
        <w:left w:val="none" w:sz="0" w:space="0" w:color="auto"/>
        <w:bottom w:val="none" w:sz="0" w:space="0" w:color="auto"/>
        <w:right w:val="none" w:sz="0" w:space="0" w:color="auto"/>
      </w:divBdr>
    </w:div>
    <w:div w:id="1668095206">
      <w:bodyDiv w:val="1"/>
      <w:marLeft w:val="0"/>
      <w:marRight w:val="0"/>
      <w:marTop w:val="0"/>
      <w:marBottom w:val="0"/>
      <w:divBdr>
        <w:top w:val="none" w:sz="0" w:space="0" w:color="auto"/>
        <w:left w:val="none" w:sz="0" w:space="0" w:color="auto"/>
        <w:bottom w:val="none" w:sz="0" w:space="0" w:color="auto"/>
        <w:right w:val="none" w:sz="0" w:space="0" w:color="auto"/>
      </w:divBdr>
    </w:div>
    <w:div w:id="1668288149">
      <w:bodyDiv w:val="1"/>
      <w:marLeft w:val="0"/>
      <w:marRight w:val="0"/>
      <w:marTop w:val="0"/>
      <w:marBottom w:val="0"/>
      <w:divBdr>
        <w:top w:val="none" w:sz="0" w:space="0" w:color="auto"/>
        <w:left w:val="none" w:sz="0" w:space="0" w:color="auto"/>
        <w:bottom w:val="none" w:sz="0" w:space="0" w:color="auto"/>
        <w:right w:val="none" w:sz="0" w:space="0" w:color="auto"/>
      </w:divBdr>
    </w:div>
    <w:div w:id="1668316282">
      <w:bodyDiv w:val="1"/>
      <w:marLeft w:val="0"/>
      <w:marRight w:val="0"/>
      <w:marTop w:val="0"/>
      <w:marBottom w:val="0"/>
      <w:divBdr>
        <w:top w:val="none" w:sz="0" w:space="0" w:color="auto"/>
        <w:left w:val="none" w:sz="0" w:space="0" w:color="auto"/>
        <w:bottom w:val="none" w:sz="0" w:space="0" w:color="auto"/>
        <w:right w:val="none" w:sz="0" w:space="0" w:color="auto"/>
      </w:divBdr>
    </w:div>
    <w:div w:id="1668822898">
      <w:bodyDiv w:val="1"/>
      <w:marLeft w:val="0"/>
      <w:marRight w:val="0"/>
      <w:marTop w:val="0"/>
      <w:marBottom w:val="0"/>
      <w:divBdr>
        <w:top w:val="none" w:sz="0" w:space="0" w:color="auto"/>
        <w:left w:val="none" w:sz="0" w:space="0" w:color="auto"/>
        <w:bottom w:val="none" w:sz="0" w:space="0" w:color="auto"/>
        <w:right w:val="none" w:sz="0" w:space="0" w:color="auto"/>
      </w:divBdr>
    </w:div>
    <w:div w:id="1669290459">
      <w:bodyDiv w:val="1"/>
      <w:marLeft w:val="0"/>
      <w:marRight w:val="0"/>
      <w:marTop w:val="0"/>
      <w:marBottom w:val="0"/>
      <w:divBdr>
        <w:top w:val="none" w:sz="0" w:space="0" w:color="auto"/>
        <w:left w:val="none" w:sz="0" w:space="0" w:color="auto"/>
        <w:bottom w:val="none" w:sz="0" w:space="0" w:color="auto"/>
        <w:right w:val="none" w:sz="0" w:space="0" w:color="auto"/>
      </w:divBdr>
    </w:div>
    <w:div w:id="1669556982">
      <w:bodyDiv w:val="1"/>
      <w:marLeft w:val="0"/>
      <w:marRight w:val="0"/>
      <w:marTop w:val="0"/>
      <w:marBottom w:val="0"/>
      <w:divBdr>
        <w:top w:val="none" w:sz="0" w:space="0" w:color="auto"/>
        <w:left w:val="none" w:sz="0" w:space="0" w:color="auto"/>
        <w:bottom w:val="none" w:sz="0" w:space="0" w:color="auto"/>
        <w:right w:val="none" w:sz="0" w:space="0" w:color="auto"/>
      </w:divBdr>
    </w:div>
    <w:div w:id="1669744853">
      <w:bodyDiv w:val="1"/>
      <w:marLeft w:val="0"/>
      <w:marRight w:val="0"/>
      <w:marTop w:val="0"/>
      <w:marBottom w:val="0"/>
      <w:divBdr>
        <w:top w:val="none" w:sz="0" w:space="0" w:color="auto"/>
        <w:left w:val="none" w:sz="0" w:space="0" w:color="auto"/>
        <w:bottom w:val="none" w:sz="0" w:space="0" w:color="auto"/>
        <w:right w:val="none" w:sz="0" w:space="0" w:color="auto"/>
      </w:divBdr>
    </w:div>
    <w:div w:id="1670673321">
      <w:bodyDiv w:val="1"/>
      <w:marLeft w:val="0"/>
      <w:marRight w:val="0"/>
      <w:marTop w:val="0"/>
      <w:marBottom w:val="0"/>
      <w:divBdr>
        <w:top w:val="none" w:sz="0" w:space="0" w:color="auto"/>
        <w:left w:val="none" w:sz="0" w:space="0" w:color="auto"/>
        <w:bottom w:val="none" w:sz="0" w:space="0" w:color="auto"/>
        <w:right w:val="none" w:sz="0" w:space="0" w:color="auto"/>
      </w:divBdr>
    </w:div>
    <w:div w:id="1670787020">
      <w:bodyDiv w:val="1"/>
      <w:marLeft w:val="0"/>
      <w:marRight w:val="0"/>
      <w:marTop w:val="0"/>
      <w:marBottom w:val="0"/>
      <w:divBdr>
        <w:top w:val="none" w:sz="0" w:space="0" w:color="auto"/>
        <w:left w:val="none" w:sz="0" w:space="0" w:color="auto"/>
        <w:bottom w:val="none" w:sz="0" w:space="0" w:color="auto"/>
        <w:right w:val="none" w:sz="0" w:space="0" w:color="auto"/>
      </w:divBdr>
    </w:div>
    <w:div w:id="1672637589">
      <w:bodyDiv w:val="1"/>
      <w:marLeft w:val="0"/>
      <w:marRight w:val="0"/>
      <w:marTop w:val="0"/>
      <w:marBottom w:val="0"/>
      <w:divBdr>
        <w:top w:val="none" w:sz="0" w:space="0" w:color="auto"/>
        <w:left w:val="none" w:sz="0" w:space="0" w:color="auto"/>
        <w:bottom w:val="none" w:sz="0" w:space="0" w:color="auto"/>
        <w:right w:val="none" w:sz="0" w:space="0" w:color="auto"/>
      </w:divBdr>
    </w:div>
    <w:div w:id="1672642170">
      <w:bodyDiv w:val="1"/>
      <w:marLeft w:val="0"/>
      <w:marRight w:val="0"/>
      <w:marTop w:val="0"/>
      <w:marBottom w:val="0"/>
      <w:divBdr>
        <w:top w:val="none" w:sz="0" w:space="0" w:color="auto"/>
        <w:left w:val="none" w:sz="0" w:space="0" w:color="auto"/>
        <w:bottom w:val="none" w:sz="0" w:space="0" w:color="auto"/>
        <w:right w:val="none" w:sz="0" w:space="0" w:color="auto"/>
      </w:divBdr>
    </w:div>
    <w:div w:id="1673029205">
      <w:bodyDiv w:val="1"/>
      <w:marLeft w:val="0"/>
      <w:marRight w:val="0"/>
      <w:marTop w:val="0"/>
      <w:marBottom w:val="0"/>
      <w:divBdr>
        <w:top w:val="none" w:sz="0" w:space="0" w:color="auto"/>
        <w:left w:val="none" w:sz="0" w:space="0" w:color="auto"/>
        <w:bottom w:val="none" w:sz="0" w:space="0" w:color="auto"/>
        <w:right w:val="none" w:sz="0" w:space="0" w:color="auto"/>
      </w:divBdr>
    </w:div>
    <w:div w:id="1673098377">
      <w:bodyDiv w:val="1"/>
      <w:marLeft w:val="0"/>
      <w:marRight w:val="0"/>
      <w:marTop w:val="0"/>
      <w:marBottom w:val="0"/>
      <w:divBdr>
        <w:top w:val="none" w:sz="0" w:space="0" w:color="auto"/>
        <w:left w:val="none" w:sz="0" w:space="0" w:color="auto"/>
        <w:bottom w:val="none" w:sz="0" w:space="0" w:color="auto"/>
        <w:right w:val="none" w:sz="0" w:space="0" w:color="auto"/>
      </w:divBdr>
    </w:div>
    <w:div w:id="1673530864">
      <w:bodyDiv w:val="1"/>
      <w:marLeft w:val="0"/>
      <w:marRight w:val="0"/>
      <w:marTop w:val="0"/>
      <w:marBottom w:val="0"/>
      <w:divBdr>
        <w:top w:val="none" w:sz="0" w:space="0" w:color="auto"/>
        <w:left w:val="none" w:sz="0" w:space="0" w:color="auto"/>
        <w:bottom w:val="none" w:sz="0" w:space="0" w:color="auto"/>
        <w:right w:val="none" w:sz="0" w:space="0" w:color="auto"/>
      </w:divBdr>
    </w:div>
    <w:div w:id="1674141758">
      <w:bodyDiv w:val="1"/>
      <w:marLeft w:val="0"/>
      <w:marRight w:val="0"/>
      <w:marTop w:val="0"/>
      <w:marBottom w:val="0"/>
      <w:divBdr>
        <w:top w:val="none" w:sz="0" w:space="0" w:color="auto"/>
        <w:left w:val="none" w:sz="0" w:space="0" w:color="auto"/>
        <w:bottom w:val="none" w:sz="0" w:space="0" w:color="auto"/>
        <w:right w:val="none" w:sz="0" w:space="0" w:color="auto"/>
      </w:divBdr>
    </w:div>
    <w:div w:id="1674722113">
      <w:bodyDiv w:val="1"/>
      <w:marLeft w:val="0"/>
      <w:marRight w:val="0"/>
      <w:marTop w:val="0"/>
      <w:marBottom w:val="0"/>
      <w:divBdr>
        <w:top w:val="none" w:sz="0" w:space="0" w:color="auto"/>
        <w:left w:val="none" w:sz="0" w:space="0" w:color="auto"/>
        <w:bottom w:val="none" w:sz="0" w:space="0" w:color="auto"/>
        <w:right w:val="none" w:sz="0" w:space="0" w:color="auto"/>
      </w:divBdr>
    </w:div>
    <w:div w:id="1674723984">
      <w:bodyDiv w:val="1"/>
      <w:marLeft w:val="0"/>
      <w:marRight w:val="0"/>
      <w:marTop w:val="0"/>
      <w:marBottom w:val="0"/>
      <w:divBdr>
        <w:top w:val="none" w:sz="0" w:space="0" w:color="auto"/>
        <w:left w:val="none" w:sz="0" w:space="0" w:color="auto"/>
        <w:bottom w:val="none" w:sz="0" w:space="0" w:color="auto"/>
        <w:right w:val="none" w:sz="0" w:space="0" w:color="auto"/>
      </w:divBdr>
    </w:div>
    <w:div w:id="1675301137">
      <w:bodyDiv w:val="1"/>
      <w:marLeft w:val="0"/>
      <w:marRight w:val="0"/>
      <w:marTop w:val="0"/>
      <w:marBottom w:val="0"/>
      <w:divBdr>
        <w:top w:val="none" w:sz="0" w:space="0" w:color="auto"/>
        <w:left w:val="none" w:sz="0" w:space="0" w:color="auto"/>
        <w:bottom w:val="none" w:sz="0" w:space="0" w:color="auto"/>
        <w:right w:val="none" w:sz="0" w:space="0" w:color="auto"/>
      </w:divBdr>
    </w:div>
    <w:div w:id="1675500035">
      <w:bodyDiv w:val="1"/>
      <w:marLeft w:val="0"/>
      <w:marRight w:val="0"/>
      <w:marTop w:val="0"/>
      <w:marBottom w:val="0"/>
      <w:divBdr>
        <w:top w:val="none" w:sz="0" w:space="0" w:color="auto"/>
        <w:left w:val="none" w:sz="0" w:space="0" w:color="auto"/>
        <w:bottom w:val="none" w:sz="0" w:space="0" w:color="auto"/>
        <w:right w:val="none" w:sz="0" w:space="0" w:color="auto"/>
      </w:divBdr>
    </w:div>
    <w:div w:id="1675760354">
      <w:bodyDiv w:val="1"/>
      <w:marLeft w:val="0"/>
      <w:marRight w:val="0"/>
      <w:marTop w:val="0"/>
      <w:marBottom w:val="0"/>
      <w:divBdr>
        <w:top w:val="none" w:sz="0" w:space="0" w:color="auto"/>
        <w:left w:val="none" w:sz="0" w:space="0" w:color="auto"/>
        <w:bottom w:val="none" w:sz="0" w:space="0" w:color="auto"/>
        <w:right w:val="none" w:sz="0" w:space="0" w:color="auto"/>
      </w:divBdr>
    </w:div>
    <w:div w:id="1675840279">
      <w:bodyDiv w:val="1"/>
      <w:marLeft w:val="0"/>
      <w:marRight w:val="0"/>
      <w:marTop w:val="0"/>
      <w:marBottom w:val="0"/>
      <w:divBdr>
        <w:top w:val="none" w:sz="0" w:space="0" w:color="auto"/>
        <w:left w:val="none" w:sz="0" w:space="0" w:color="auto"/>
        <w:bottom w:val="none" w:sz="0" w:space="0" w:color="auto"/>
        <w:right w:val="none" w:sz="0" w:space="0" w:color="auto"/>
      </w:divBdr>
    </w:div>
    <w:div w:id="1676106492">
      <w:bodyDiv w:val="1"/>
      <w:marLeft w:val="0"/>
      <w:marRight w:val="0"/>
      <w:marTop w:val="0"/>
      <w:marBottom w:val="0"/>
      <w:divBdr>
        <w:top w:val="none" w:sz="0" w:space="0" w:color="auto"/>
        <w:left w:val="none" w:sz="0" w:space="0" w:color="auto"/>
        <w:bottom w:val="none" w:sz="0" w:space="0" w:color="auto"/>
        <w:right w:val="none" w:sz="0" w:space="0" w:color="auto"/>
      </w:divBdr>
    </w:div>
    <w:div w:id="1676108992">
      <w:bodyDiv w:val="1"/>
      <w:marLeft w:val="0"/>
      <w:marRight w:val="0"/>
      <w:marTop w:val="0"/>
      <w:marBottom w:val="0"/>
      <w:divBdr>
        <w:top w:val="none" w:sz="0" w:space="0" w:color="auto"/>
        <w:left w:val="none" w:sz="0" w:space="0" w:color="auto"/>
        <w:bottom w:val="none" w:sz="0" w:space="0" w:color="auto"/>
        <w:right w:val="none" w:sz="0" w:space="0" w:color="auto"/>
      </w:divBdr>
    </w:div>
    <w:div w:id="1676568350">
      <w:bodyDiv w:val="1"/>
      <w:marLeft w:val="0"/>
      <w:marRight w:val="0"/>
      <w:marTop w:val="0"/>
      <w:marBottom w:val="0"/>
      <w:divBdr>
        <w:top w:val="none" w:sz="0" w:space="0" w:color="auto"/>
        <w:left w:val="none" w:sz="0" w:space="0" w:color="auto"/>
        <w:bottom w:val="none" w:sz="0" w:space="0" w:color="auto"/>
        <w:right w:val="none" w:sz="0" w:space="0" w:color="auto"/>
      </w:divBdr>
    </w:div>
    <w:div w:id="1676882673">
      <w:bodyDiv w:val="1"/>
      <w:marLeft w:val="0"/>
      <w:marRight w:val="0"/>
      <w:marTop w:val="0"/>
      <w:marBottom w:val="0"/>
      <w:divBdr>
        <w:top w:val="none" w:sz="0" w:space="0" w:color="auto"/>
        <w:left w:val="none" w:sz="0" w:space="0" w:color="auto"/>
        <w:bottom w:val="none" w:sz="0" w:space="0" w:color="auto"/>
        <w:right w:val="none" w:sz="0" w:space="0" w:color="auto"/>
      </w:divBdr>
    </w:div>
    <w:div w:id="1676952652">
      <w:bodyDiv w:val="1"/>
      <w:marLeft w:val="0"/>
      <w:marRight w:val="0"/>
      <w:marTop w:val="0"/>
      <w:marBottom w:val="0"/>
      <w:divBdr>
        <w:top w:val="none" w:sz="0" w:space="0" w:color="auto"/>
        <w:left w:val="none" w:sz="0" w:space="0" w:color="auto"/>
        <w:bottom w:val="none" w:sz="0" w:space="0" w:color="auto"/>
        <w:right w:val="none" w:sz="0" w:space="0" w:color="auto"/>
      </w:divBdr>
    </w:div>
    <w:div w:id="1677342371">
      <w:bodyDiv w:val="1"/>
      <w:marLeft w:val="0"/>
      <w:marRight w:val="0"/>
      <w:marTop w:val="0"/>
      <w:marBottom w:val="0"/>
      <w:divBdr>
        <w:top w:val="none" w:sz="0" w:space="0" w:color="auto"/>
        <w:left w:val="none" w:sz="0" w:space="0" w:color="auto"/>
        <w:bottom w:val="none" w:sz="0" w:space="0" w:color="auto"/>
        <w:right w:val="none" w:sz="0" w:space="0" w:color="auto"/>
      </w:divBdr>
    </w:div>
    <w:div w:id="1678456627">
      <w:bodyDiv w:val="1"/>
      <w:marLeft w:val="0"/>
      <w:marRight w:val="0"/>
      <w:marTop w:val="0"/>
      <w:marBottom w:val="0"/>
      <w:divBdr>
        <w:top w:val="none" w:sz="0" w:space="0" w:color="auto"/>
        <w:left w:val="none" w:sz="0" w:space="0" w:color="auto"/>
        <w:bottom w:val="none" w:sz="0" w:space="0" w:color="auto"/>
        <w:right w:val="none" w:sz="0" w:space="0" w:color="auto"/>
      </w:divBdr>
    </w:div>
    <w:div w:id="1678458766">
      <w:bodyDiv w:val="1"/>
      <w:marLeft w:val="0"/>
      <w:marRight w:val="0"/>
      <w:marTop w:val="0"/>
      <w:marBottom w:val="0"/>
      <w:divBdr>
        <w:top w:val="none" w:sz="0" w:space="0" w:color="auto"/>
        <w:left w:val="none" w:sz="0" w:space="0" w:color="auto"/>
        <w:bottom w:val="none" w:sz="0" w:space="0" w:color="auto"/>
        <w:right w:val="none" w:sz="0" w:space="0" w:color="auto"/>
      </w:divBdr>
    </w:div>
    <w:div w:id="1678728218">
      <w:bodyDiv w:val="1"/>
      <w:marLeft w:val="0"/>
      <w:marRight w:val="0"/>
      <w:marTop w:val="0"/>
      <w:marBottom w:val="0"/>
      <w:divBdr>
        <w:top w:val="none" w:sz="0" w:space="0" w:color="auto"/>
        <w:left w:val="none" w:sz="0" w:space="0" w:color="auto"/>
        <w:bottom w:val="none" w:sz="0" w:space="0" w:color="auto"/>
        <w:right w:val="none" w:sz="0" w:space="0" w:color="auto"/>
      </w:divBdr>
    </w:div>
    <w:div w:id="1678997227">
      <w:bodyDiv w:val="1"/>
      <w:marLeft w:val="0"/>
      <w:marRight w:val="0"/>
      <w:marTop w:val="0"/>
      <w:marBottom w:val="0"/>
      <w:divBdr>
        <w:top w:val="none" w:sz="0" w:space="0" w:color="auto"/>
        <w:left w:val="none" w:sz="0" w:space="0" w:color="auto"/>
        <w:bottom w:val="none" w:sz="0" w:space="0" w:color="auto"/>
        <w:right w:val="none" w:sz="0" w:space="0" w:color="auto"/>
      </w:divBdr>
    </w:div>
    <w:div w:id="1679040323">
      <w:bodyDiv w:val="1"/>
      <w:marLeft w:val="0"/>
      <w:marRight w:val="0"/>
      <w:marTop w:val="0"/>
      <w:marBottom w:val="0"/>
      <w:divBdr>
        <w:top w:val="none" w:sz="0" w:space="0" w:color="auto"/>
        <w:left w:val="none" w:sz="0" w:space="0" w:color="auto"/>
        <w:bottom w:val="none" w:sz="0" w:space="0" w:color="auto"/>
        <w:right w:val="none" w:sz="0" w:space="0" w:color="auto"/>
      </w:divBdr>
    </w:div>
    <w:div w:id="1679113689">
      <w:bodyDiv w:val="1"/>
      <w:marLeft w:val="0"/>
      <w:marRight w:val="0"/>
      <w:marTop w:val="0"/>
      <w:marBottom w:val="0"/>
      <w:divBdr>
        <w:top w:val="none" w:sz="0" w:space="0" w:color="auto"/>
        <w:left w:val="none" w:sz="0" w:space="0" w:color="auto"/>
        <w:bottom w:val="none" w:sz="0" w:space="0" w:color="auto"/>
        <w:right w:val="none" w:sz="0" w:space="0" w:color="auto"/>
      </w:divBdr>
    </w:div>
    <w:div w:id="1679576149">
      <w:bodyDiv w:val="1"/>
      <w:marLeft w:val="0"/>
      <w:marRight w:val="0"/>
      <w:marTop w:val="0"/>
      <w:marBottom w:val="0"/>
      <w:divBdr>
        <w:top w:val="none" w:sz="0" w:space="0" w:color="auto"/>
        <w:left w:val="none" w:sz="0" w:space="0" w:color="auto"/>
        <w:bottom w:val="none" w:sz="0" w:space="0" w:color="auto"/>
        <w:right w:val="none" w:sz="0" w:space="0" w:color="auto"/>
      </w:divBdr>
    </w:div>
    <w:div w:id="1679767156">
      <w:bodyDiv w:val="1"/>
      <w:marLeft w:val="0"/>
      <w:marRight w:val="0"/>
      <w:marTop w:val="0"/>
      <w:marBottom w:val="0"/>
      <w:divBdr>
        <w:top w:val="none" w:sz="0" w:space="0" w:color="auto"/>
        <w:left w:val="none" w:sz="0" w:space="0" w:color="auto"/>
        <w:bottom w:val="none" w:sz="0" w:space="0" w:color="auto"/>
        <w:right w:val="none" w:sz="0" w:space="0" w:color="auto"/>
      </w:divBdr>
    </w:div>
    <w:div w:id="1680155868">
      <w:bodyDiv w:val="1"/>
      <w:marLeft w:val="0"/>
      <w:marRight w:val="0"/>
      <w:marTop w:val="0"/>
      <w:marBottom w:val="0"/>
      <w:divBdr>
        <w:top w:val="none" w:sz="0" w:space="0" w:color="auto"/>
        <w:left w:val="none" w:sz="0" w:space="0" w:color="auto"/>
        <w:bottom w:val="none" w:sz="0" w:space="0" w:color="auto"/>
        <w:right w:val="none" w:sz="0" w:space="0" w:color="auto"/>
      </w:divBdr>
    </w:div>
    <w:div w:id="1680307888">
      <w:bodyDiv w:val="1"/>
      <w:marLeft w:val="0"/>
      <w:marRight w:val="0"/>
      <w:marTop w:val="0"/>
      <w:marBottom w:val="0"/>
      <w:divBdr>
        <w:top w:val="none" w:sz="0" w:space="0" w:color="auto"/>
        <w:left w:val="none" w:sz="0" w:space="0" w:color="auto"/>
        <w:bottom w:val="none" w:sz="0" w:space="0" w:color="auto"/>
        <w:right w:val="none" w:sz="0" w:space="0" w:color="auto"/>
      </w:divBdr>
    </w:div>
    <w:div w:id="1680619464">
      <w:bodyDiv w:val="1"/>
      <w:marLeft w:val="0"/>
      <w:marRight w:val="0"/>
      <w:marTop w:val="0"/>
      <w:marBottom w:val="0"/>
      <w:divBdr>
        <w:top w:val="none" w:sz="0" w:space="0" w:color="auto"/>
        <w:left w:val="none" w:sz="0" w:space="0" w:color="auto"/>
        <w:bottom w:val="none" w:sz="0" w:space="0" w:color="auto"/>
        <w:right w:val="none" w:sz="0" w:space="0" w:color="auto"/>
      </w:divBdr>
    </w:div>
    <w:div w:id="1680816588">
      <w:bodyDiv w:val="1"/>
      <w:marLeft w:val="0"/>
      <w:marRight w:val="0"/>
      <w:marTop w:val="0"/>
      <w:marBottom w:val="0"/>
      <w:divBdr>
        <w:top w:val="none" w:sz="0" w:space="0" w:color="auto"/>
        <w:left w:val="none" w:sz="0" w:space="0" w:color="auto"/>
        <w:bottom w:val="none" w:sz="0" w:space="0" w:color="auto"/>
        <w:right w:val="none" w:sz="0" w:space="0" w:color="auto"/>
      </w:divBdr>
    </w:div>
    <w:div w:id="1680964035">
      <w:bodyDiv w:val="1"/>
      <w:marLeft w:val="0"/>
      <w:marRight w:val="0"/>
      <w:marTop w:val="0"/>
      <w:marBottom w:val="0"/>
      <w:divBdr>
        <w:top w:val="none" w:sz="0" w:space="0" w:color="auto"/>
        <w:left w:val="none" w:sz="0" w:space="0" w:color="auto"/>
        <w:bottom w:val="none" w:sz="0" w:space="0" w:color="auto"/>
        <w:right w:val="none" w:sz="0" w:space="0" w:color="auto"/>
      </w:divBdr>
    </w:div>
    <w:div w:id="1681006925">
      <w:bodyDiv w:val="1"/>
      <w:marLeft w:val="0"/>
      <w:marRight w:val="0"/>
      <w:marTop w:val="0"/>
      <w:marBottom w:val="0"/>
      <w:divBdr>
        <w:top w:val="none" w:sz="0" w:space="0" w:color="auto"/>
        <w:left w:val="none" w:sz="0" w:space="0" w:color="auto"/>
        <w:bottom w:val="none" w:sz="0" w:space="0" w:color="auto"/>
        <w:right w:val="none" w:sz="0" w:space="0" w:color="auto"/>
      </w:divBdr>
    </w:div>
    <w:div w:id="1682007499">
      <w:bodyDiv w:val="1"/>
      <w:marLeft w:val="0"/>
      <w:marRight w:val="0"/>
      <w:marTop w:val="0"/>
      <w:marBottom w:val="0"/>
      <w:divBdr>
        <w:top w:val="none" w:sz="0" w:space="0" w:color="auto"/>
        <w:left w:val="none" w:sz="0" w:space="0" w:color="auto"/>
        <w:bottom w:val="none" w:sz="0" w:space="0" w:color="auto"/>
        <w:right w:val="none" w:sz="0" w:space="0" w:color="auto"/>
      </w:divBdr>
    </w:div>
    <w:div w:id="1682124265">
      <w:bodyDiv w:val="1"/>
      <w:marLeft w:val="0"/>
      <w:marRight w:val="0"/>
      <w:marTop w:val="0"/>
      <w:marBottom w:val="0"/>
      <w:divBdr>
        <w:top w:val="none" w:sz="0" w:space="0" w:color="auto"/>
        <w:left w:val="none" w:sz="0" w:space="0" w:color="auto"/>
        <w:bottom w:val="none" w:sz="0" w:space="0" w:color="auto"/>
        <w:right w:val="none" w:sz="0" w:space="0" w:color="auto"/>
      </w:divBdr>
    </w:div>
    <w:div w:id="1682851613">
      <w:bodyDiv w:val="1"/>
      <w:marLeft w:val="0"/>
      <w:marRight w:val="0"/>
      <w:marTop w:val="0"/>
      <w:marBottom w:val="0"/>
      <w:divBdr>
        <w:top w:val="none" w:sz="0" w:space="0" w:color="auto"/>
        <w:left w:val="none" w:sz="0" w:space="0" w:color="auto"/>
        <w:bottom w:val="none" w:sz="0" w:space="0" w:color="auto"/>
        <w:right w:val="none" w:sz="0" w:space="0" w:color="auto"/>
      </w:divBdr>
    </w:div>
    <w:div w:id="1683126914">
      <w:bodyDiv w:val="1"/>
      <w:marLeft w:val="0"/>
      <w:marRight w:val="0"/>
      <w:marTop w:val="0"/>
      <w:marBottom w:val="0"/>
      <w:divBdr>
        <w:top w:val="none" w:sz="0" w:space="0" w:color="auto"/>
        <w:left w:val="none" w:sz="0" w:space="0" w:color="auto"/>
        <w:bottom w:val="none" w:sz="0" w:space="0" w:color="auto"/>
        <w:right w:val="none" w:sz="0" w:space="0" w:color="auto"/>
      </w:divBdr>
    </w:div>
    <w:div w:id="1683780850">
      <w:bodyDiv w:val="1"/>
      <w:marLeft w:val="0"/>
      <w:marRight w:val="0"/>
      <w:marTop w:val="0"/>
      <w:marBottom w:val="0"/>
      <w:divBdr>
        <w:top w:val="none" w:sz="0" w:space="0" w:color="auto"/>
        <w:left w:val="none" w:sz="0" w:space="0" w:color="auto"/>
        <w:bottom w:val="none" w:sz="0" w:space="0" w:color="auto"/>
        <w:right w:val="none" w:sz="0" w:space="0" w:color="auto"/>
      </w:divBdr>
    </w:div>
    <w:div w:id="1684164100">
      <w:bodyDiv w:val="1"/>
      <w:marLeft w:val="0"/>
      <w:marRight w:val="0"/>
      <w:marTop w:val="0"/>
      <w:marBottom w:val="0"/>
      <w:divBdr>
        <w:top w:val="none" w:sz="0" w:space="0" w:color="auto"/>
        <w:left w:val="none" w:sz="0" w:space="0" w:color="auto"/>
        <w:bottom w:val="none" w:sz="0" w:space="0" w:color="auto"/>
        <w:right w:val="none" w:sz="0" w:space="0" w:color="auto"/>
      </w:divBdr>
    </w:div>
    <w:div w:id="1684935718">
      <w:bodyDiv w:val="1"/>
      <w:marLeft w:val="0"/>
      <w:marRight w:val="0"/>
      <w:marTop w:val="0"/>
      <w:marBottom w:val="0"/>
      <w:divBdr>
        <w:top w:val="none" w:sz="0" w:space="0" w:color="auto"/>
        <w:left w:val="none" w:sz="0" w:space="0" w:color="auto"/>
        <w:bottom w:val="none" w:sz="0" w:space="0" w:color="auto"/>
        <w:right w:val="none" w:sz="0" w:space="0" w:color="auto"/>
      </w:divBdr>
    </w:div>
    <w:div w:id="1685281530">
      <w:bodyDiv w:val="1"/>
      <w:marLeft w:val="0"/>
      <w:marRight w:val="0"/>
      <w:marTop w:val="0"/>
      <w:marBottom w:val="0"/>
      <w:divBdr>
        <w:top w:val="none" w:sz="0" w:space="0" w:color="auto"/>
        <w:left w:val="none" w:sz="0" w:space="0" w:color="auto"/>
        <w:bottom w:val="none" w:sz="0" w:space="0" w:color="auto"/>
        <w:right w:val="none" w:sz="0" w:space="0" w:color="auto"/>
      </w:divBdr>
    </w:div>
    <w:div w:id="1685596109">
      <w:bodyDiv w:val="1"/>
      <w:marLeft w:val="0"/>
      <w:marRight w:val="0"/>
      <w:marTop w:val="0"/>
      <w:marBottom w:val="0"/>
      <w:divBdr>
        <w:top w:val="none" w:sz="0" w:space="0" w:color="auto"/>
        <w:left w:val="none" w:sz="0" w:space="0" w:color="auto"/>
        <w:bottom w:val="none" w:sz="0" w:space="0" w:color="auto"/>
        <w:right w:val="none" w:sz="0" w:space="0" w:color="auto"/>
      </w:divBdr>
    </w:div>
    <w:div w:id="1685669071">
      <w:bodyDiv w:val="1"/>
      <w:marLeft w:val="0"/>
      <w:marRight w:val="0"/>
      <w:marTop w:val="0"/>
      <w:marBottom w:val="0"/>
      <w:divBdr>
        <w:top w:val="none" w:sz="0" w:space="0" w:color="auto"/>
        <w:left w:val="none" w:sz="0" w:space="0" w:color="auto"/>
        <w:bottom w:val="none" w:sz="0" w:space="0" w:color="auto"/>
        <w:right w:val="none" w:sz="0" w:space="0" w:color="auto"/>
      </w:divBdr>
    </w:div>
    <w:div w:id="1685980445">
      <w:bodyDiv w:val="1"/>
      <w:marLeft w:val="0"/>
      <w:marRight w:val="0"/>
      <w:marTop w:val="0"/>
      <w:marBottom w:val="0"/>
      <w:divBdr>
        <w:top w:val="none" w:sz="0" w:space="0" w:color="auto"/>
        <w:left w:val="none" w:sz="0" w:space="0" w:color="auto"/>
        <w:bottom w:val="none" w:sz="0" w:space="0" w:color="auto"/>
        <w:right w:val="none" w:sz="0" w:space="0" w:color="auto"/>
      </w:divBdr>
    </w:div>
    <w:div w:id="1686057026">
      <w:bodyDiv w:val="1"/>
      <w:marLeft w:val="0"/>
      <w:marRight w:val="0"/>
      <w:marTop w:val="0"/>
      <w:marBottom w:val="0"/>
      <w:divBdr>
        <w:top w:val="none" w:sz="0" w:space="0" w:color="auto"/>
        <w:left w:val="none" w:sz="0" w:space="0" w:color="auto"/>
        <w:bottom w:val="none" w:sz="0" w:space="0" w:color="auto"/>
        <w:right w:val="none" w:sz="0" w:space="0" w:color="auto"/>
      </w:divBdr>
    </w:div>
    <w:div w:id="1686394430">
      <w:bodyDiv w:val="1"/>
      <w:marLeft w:val="0"/>
      <w:marRight w:val="0"/>
      <w:marTop w:val="0"/>
      <w:marBottom w:val="0"/>
      <w:divBdr>
        <w:top w:val="none" w:sz="0" w:space="0" w:color="auto"/>
        <w:left w:val="none" w:sz="0" w:space="0" w:color="auto"/>
        <w:bottom w:val="none" w:sz="0" w:space="0" w:color="auto"/>
        <w:right w:val="none" w:sz="0" w:space="0" w:color="auto"/>
      </w:divBdr>
    </w:div>
    <w:div w:id="1686442707">
      <w:bodyDiv w:val="1"/>
      <w:marLeft w:val="0"/>
      <w:marRight w:val="0"/>
      <w:marTop w:val="0"/>
      <w:marBottom w:val="0"/>
      <w:divBdr>
        <w:top w:val="none" w:sz="0" w:space="0" w:color="auto"/>
        <w:left w:val="none" w:sz="0" w:space="0" w:color="auto"/>
        <w:bottom w:val="none" w:sz="0" w:space="0" w:color="auto"/>
        <w:right w:val="none" w:sz="0" w:space="0" w:color="auto"/>
      </w:divBdr>
    </w:div>
    <w:div w:id="1687291553">
      <w:bodyDiv w:val="1"/>
      <w:marLeft w:val="0"/>
      <w:marRight w:val="0"/>
      <w:marTop w:val="0"/>
      <w:marBottom w:val="0"/>
      <w:divBdr>
        <w:top w:val="none" w:sz="0" w:space="0" w:color="auto"/>
        <w:left w:val="none" w:sz="0" w:space="0" w:color="auto"/>
        <w:bottom w:val="none" w:sz="0" w:space="0" w:color="auto"/>
        <w:right w:val="none" w:sz="0" w:space="0" w:color="auto"/>
      </w:divBdr>
    </w:div>
    <w:div w:id="1688680145">
      <w:bodyDiv w:val="1"/>
      <w:marLeft w:val="0"/>
      <w:marRight w:val="0"/>
      <w:marTop w:val="0"/>
      <w:marBottom w:val="0"/>
      <w:divBdr>
        <w:top w:val="none" w:sz="0" w:space="0" w:color="auto"/>
        <w:left w:val="none" w:sz="0" w:space="0" w:color="auto"/>
        <w:bottom w:val="none" w:sz="0" w:space="0" w:color="auto"/>
        <w:right w:val="none" w:sz="0" w:space="0" w:color="auto"/>
      </w:divBdr>
    </w:div>
    <w:div w:id="1689600363">
      <w:bodyDiv w:val="1"/>
      <w:marLeft w:val="0"/>
      <w:marRight w:val="0"/>
      <w:marTop w:val="0"/>
      <w:marBottom w:val="0"/>
      <w:divBdr>
        <w:top w:val="none" w:sz="0" w:space="0" w:color="auto"/>
        <w:left w:val="none" w:sz="0" w:space="0" w:color="auto"/>
        <w:bottom w:val="none" w:sz="0" w:space="0" w:color="auto"/>
        <w:right w:val="none" w:sz="0" w:space="0" w:color="auto"/>
      </w:divBdr>
    </w:div>
    <w:div w:id="1690378027">
      <w:bodyDiv w:val="1"/>
      <w:marLeft w:val="0"/>
      <w:marRight w:val="0"/>
      <w:marTop w:val="0"/>
      <w:marBottom w:val="0"/>
      <w:divBdr>
        <w:top w:val="none" w:sz="0" w:space="0" w:color="auto"/>
        <w:left w:val="none" w:sz="0" w:space="0" w:color="auto"/>
        <w:bottom w:val="none" w:sz="0" w:space="0" w:color="auto"/>
        <w:right w:val="none" w:sz="0" w:space="0" w:color="auto"/>
      </w:divBdr>
    </w:div>
    <w:div w:id="1691295443">
      <w:bodyDiv w:val="1"/>
      <w:marLeft w:val="0"/>
      <w:marRight w:val="0"/>
      <w:marTop w:val="0"/>
      <w:marBottom w:val="0"/>
      <w:divBdr>
        <w:top w:val="none" w:sz="0" w:space="0" w:color="auto"/>
        <w:left w:val="none" w:sz="0" w:space="0" w:color="auto"/>
        <w:bottom w:val="none" w:sz="0" w:space="0" w:color="auto"/>
        <w:right w:val="none" w:sz="0" w:space="0" w:color="auto"/>
      </w:divBdr>
    </w:div>
    <w:div w:id="1691712389">
      <w:bodyDiv w:val="1"/>
      <w:marLeft w:val="0"/>
      <w:marRight w:val="0"/>
      <w:marTop w:val="0"/>
      <w:marBottom w:val="0"/>
      <w:divBdr>
        <w:top w:val="none" w:sz="0" w:space="0" w:color="auto"/>
        <w:left w:val="none" w:sz="0" w:space="0" w:color="auto"/>
        <w:bottom w:val="none" w:sz="0" w:space="0" w:color="auto"/>
        <w:right w:val="none" w:sz="0" w:space="0" w:color="auto"/>
      </w:divBdr>
    </w:div>
    <w:div w:id="1691759723">
      <w:bodyDiv w:val="1"/>
      <w:marLeft w:val="0"/>
      <w:marRight w:val="0"/>
      <w:marTop w:val="0"/>
      <w:marBottom w:val="0"/>
      <w:divBdr>
        <w:top w:val="none" w:sz="0" w:space="0" w:color="auto"/>
        <w:left w:val="none" w:sz="0" w:space="0" w:color="auto"/>
        <w:bottom w:val="none" w:sz="0" w:space="0" w:color="auto"/>
        <w:right w:val="none" w:sz="0" w:space="0" w:color="auto"/>
      </w:divBdr>
    </w:div>
    <w:div w:id="1691948187">
      <w:bodyDiv w:val="1"/>
      <w:marLeft w:val="0"/>
      <w:marRight w:val="0"/>
      <w:marTop w:val="0"/>
      <w:marBottom w:val="0"/>
      <w:divBdr>
        <w:top w:val="none" w:sz="0" w:space="0" w:color="auto"/>
        <w:left w:val="none" w:sz="0" w:space="0" w:color="auto"/>
        <w:bottom w:val="none" w:sz="0" w:space="0" w:color="auto"/>
        <w:right w:val="none" w:sz="0" w:space="0" w:color="auto"/>
      </w:divBdr>
    </w:div>
    <w:div w:id="1692412124">
      <w:bodyDiv w:val="1"/>
      <w:marLeft w:val="0"/>
      <w:marRight w:val="0"/>
      <w:marTop w:val="0"/>
      <w:marBottom w:val="0"/>
      <w:divBdr>
        <w:top w:val="none" w:sz="0" w:space="0" w:color="auto"/>
        <w:left w:val="none" w:sz="0" w:space="0" w:color="auto"/>
        <w:bottom w:val="none" w:sz="0" w:space="0" w:color="auto"/>
        <w:right w:val="none" w:sz="0" w:space="0" w:color="auto"/>
      </w:divBdr>
    </w:div>
    <w:div w:id="1692997836">
      <w:bodyDiv w:val="1"/>
      <w:marLeft w:val="0"/>
      <w:marRight w:val="0"/>
      <w:marTop w:val="0"/>
      <w:marBottom w:val="0"/>
      <w:divBdr>
        <w:top w:val="none" w:sz="0" w:space="0" w:color="auto"/>
        <w:left w:val="none" w:sz="0" w:space="0" w:color="auto"/>
        <w:bottom w:val="none" w:sz="0" w:space="0" w:color="auto"/>
        <w:right w:val="none" w:sz="0" w:space="0" w:color="auto"/>
      </w:divBdr>
    </w:div>
    <w:div w:id="1693335878">
      <w:bodyDiv w:val="1"/>
      <w:marLeft w:val="0"/>
      <w:marRight w:val="0"/>
      <w:marTop w:val="0"/>
      <w:marBottom w:val="0"/>
      <w:divBdr>
        <w:top w:val="none" w:sz="0" w:space="0" w:color="auto"/>
        <w:left w:val="none" w:sz="0" w:space="0" w:color="auto"/>
        <w:bottom w:val="none" w:sz="0" w:space="0" w:color="auto"/>
        <w:right w:val="none" w:sz="0" w:space="0" w:color="auto"/>
      </w:divBdr>
    </w:div>
    <w:div w:id="1694332849">
      <w:bodyDiv w:val="1"/>
      <w:marLeft w:val="0"/>
      <w:marRight w:val="0"/>
      <w:marTop w:val="0"/>
      <w:marBottom w:val="0"/>
      <w:divBdr>
        <w:top w:val="none" w:sz="0" w:space="0" w:color="auto"/>
        <w:left w:val="none" w:sz="0" w:space="0" w:color="auto"/>
        <w:bottom w:val="none" w:sz="0" w:space="0" w:color="auto"/>
        <w:right w:val="none" w:sz="0" w:space="0" w:color="auto"/>
      </w:divBdr>
    </w:div>
    <w:div w:id="1695768899">
      <w:bodyDiv w:val="1"/>
      <w:marLeft w:val="0"/>
      <w:marRight w:val="0"/>
      <w:marTop w:val="0"/>
      <w:marBottom w:val="0"/>
      <w:divBdr>
        <w:top w:val="none" w:sz="0" w:space="0" w:color="auto"/>
        <w:left w:val="none" w:sz="0" w:space="0" w:color="auto"/>
        <w:bottom w:val="none" w:sz="0" w:space="0" w:color="auto"/>
        <w:right w:val="none" w:sz="0" w:space="0" w:color="auto"/>
      </w:divBdr>
    </w:div>
    <w:div w:id="1695837754">
      <w:bodyDiv w:val="1"/>
      <w:marLeft w:val="0"/>
      <w:marRight w:val="0"/>
      <w:marTop w:val="0"/>
      <w:marBottom w:val="0"/>
      <w:divBdr>
        <w:top w:val="none" w:sz="0" w:space="0" w:color="auto"/>
        <w:left w:val="none" w:sz="0" w:space="0" w:color="auto"/>
        <w:bottom w:val="none" w:sz="0" w:space="0" w:color="auto"/>
        <w:right w:val="none" w:sz="0" w:space="0" w:color="auto"/>
      </w:divBdr>
    </w:div>
    <w:div w:id="1695962050">
      <w:bodyDiv w:val="1"/>
      <w:marLeft w:val="0"/>
      <w:marRight w:val="0"/>
      <w:marTop w:val="0"/>
      <w:marBottom w:val="0"/>
      <w:divBdr>
        <w:top w:val="none" w:sz="0" w:space="0" w:color="auto"/>
        <w:left w:val="none" w:sz="0" w:space="0" w:color="auto"/>
        <w:bottom w:val="none" w:sz="0" w:space="0" w:color="auto"/>
        <w:right w:val="none" w:sz="0" w:space="0" w:color="auto"/>
      </w:divBdr>
    </w:div>
    <w:div w:id="1697003085">
      <w:bodyDiv w:val="1"/>
      <w:marLeft w:val="0"/>
      <w:marRight w:val="0"/>
      <w:marTop w:val="0"/>
      <w:marBottom w:val="0"/>
      <w:divBdr>
        <w:top w:val="none" w:sz="0" w:space="0" w:color="auto"/>
        <w:left w:val="none" w:sz="0" w:space="0" w:color="auto"/>
        <w:bottom w:val="none" w:sz="0" w:space="0" w:color="auto"/>
        <w:right w:val="none" w:sz="0" w:space="0" w:color="auto"/>
      </w:divBdr>
    </w:div>
    <w:div w:id="1697122385">
      <w:bodyDiv w:val="1"/>
      <w:marLeft w:val="0"/>
      <w:marRight w:val="0"/>
      <w:marTop w:val="0"/>
      <w:marBottom w:val="0"/>
      <w:divBdr>
        <w:top w:val="none" w:sz="0" w:space="0" w:color="auto"/>
        <w:left w:val="none" w:sz="0" w:space="0" w:color="auto"/>
        <w:bottom w:val="none" w:sz="0" w:space="0" w:color="auto"/>
        <w:right w:val="none" w:sz="0" w:space="0" w:color="auto"/>
      </w:divBdr>
    </w:div>
    <w:div w:id="1698113988">
      <w:bodyDiv w:val="1"/>
      <w:marLeft w:val="0"/>
      <w:marRight w:val="0"/>
      <w:marTop w:val="0"/>
      <w:marBottom w:val="0"/>
      <w:divBdr>
        <w:top w:val="none" w:sz="0" w:space="0" w:color="auto"/>
        <w:left w:val="none" w:sz="0" w:space="0" w:color="auto"/>
        <w:bottom w:val="none" w:sz="0" w:space="0" w:color="auto"/>
        <w:right w:val="none" w:sz="0" w:space="0" w:color="auto"/>
      </w:divBdr>
    </w:div>
    <w:div w:id="1698190425">
      <w:bodyDiv w:val="1"/>
      <w:marLeft w:val="0"/>
      <w:marRight w:val="0"/>
      <w:marTop w:val="0"/>
      <w:marBottom w:val="0"/>
      <w:divBdr>
        <w:top w:val="none" w:sz="0" w:space="0" w:color="auto"/>
        <w:left w:val="none" w:sz="0" w:space="0" w:color="auto"/>
        <w:bottom w:val="none" w:sz="0" w:space="0" w:color="auto"/>
        <w:right w:val="none" w:sz="0" w:space="0" w:color="auto"/>
      </w:divBdr>
    </w:div>
    <w:div w:id="1698460159">
      <w:bodyDiv w:val="1"/>
      <w:marLeft w:val="0"/>
      <w:marRight w:val="0"/>
      <w:marTop w:val="0"/>
      <w:marBottom w:val="0"/>
      <w:divBdr>
        <w:top w:val="none" w:sz="0" w:space="0" w:color="auto"/>
        <w:left w:val="none" w:sz="0" w:space="0" w:color="auto"/>
        <w:bottom w:val="none" w:sz="0" w:space="0" w:color="auto"/>
        <w:right w:val="none" w:sz="0" w:space="0" w:color="auto"/>
      </w:divBdr>
    </w:div>
    <w:div w:id="1698772266">
      <w:bodyDiv w:val="1"/>
      <w:marLeft w:val="0"/>
      <w:marRight w:val="0"/>
      <w:marTop w:val="0"/>
      <w:marBottom w:val="0"/>
      <w:divBdr>
        <w:top w:val="none" w:sz="0" w:space="0" w:color="auto"/>
        <w:left w:val="none" w:sz="0" w:space="0" w:color="auto"/>
        <w:bottom w:val="none" w:sz="0" w:space="0" w:color="auto"/>
        <w:right w:val="none" w:sz="0" w:space="0" w:color="auto"/>
      </w:divBdr>
    </w:div>
    <w:div w:id="1698774905">
      <w:bodyDiv w:val="1"/>
      <w:marLeft w:val="0"/>
      <w:marRight w:val="0"/>
      <w:marTop w:val="0"/>
      <w:marBottom w:val="0"/>
      <w:divBdr>
        <w:top w:val="none" w:sz="0" w:space="0" w:color="auto"/>
        <w:left w:val="none" w:sz="0" w:space="0" w:color="auto"/>
        <w:bottom w:val="none" w:sz="0" w:space="0" w:color="auto"/>
        <w:right w:val="none" w:sz="0" w:space="0" w:color="auto"/>
      </w:divBdr>
    </w:div>
    <w:div w:id="1699619789">
      <w:bodyDiv w:val="1"/>
      <w:marLeft w:val="0"/>
      <w:marRight w:val="0"/>
      <w:marTop w:val="0"/>
      <w:marBottom w:val="0"/>
      <w:divBdr>
        <w:top w:val="none" w:sz="0" w:space="0" w:color="auto"/>
        <w:left w:val="none" w:sz="0" w:space="0" w:color="auto"/>
        <w:bottom w:val="none" w:sz="0" w:space="0" w:color="auto"/>
        <w:right w:val="none" w:sz="0" w:space="0" w:color="auto"/>
      </w:divBdr>
    </w:div>
    <w:div w:id="1699770670">
      <w:bodyDiv w:val="1"/>
      <w:marLeft w:val="0"/>
      <w:marRight w:val="0"/>
      <w:marTop w:val="0"/>
      <w:marBottom w:val="0"/>
      <w:divBdr>
        <w:top w:val="none" w:sz="0" w:space="0" w:color="auto"/>
        <w:left w:val="none" w:sz="0" w:space="0" w:color="auto"/>
        <w:bottom w:val="none" w:sz="0" w:space="0" w:color="auto"/>
        <w:right w:val="none" w:sz="0" w:space="0" w:color="auto"/>
      </w:divBdr>
    </w:div>
    <w:div w:id="1700012365">
      <w:bodyDiv w:val="1"/>
      <w:marLeft w:val="0"/>
      <w:marRight w:val="0"/>
      <w:marTop w:val="0"/>
      <w:marBottom w:val="0"/>
      <w:divBdr>
        <w:top w:val="none" w:sz="0" w:space="0" w:color="auto"/>
        <w:left w:val="none" w:sz="0" w:space="0" w:color="auto"/>
        <w:bottom w:val="none" w:sz="0" w:space="0" w:color="auto"/>
        <w:right w:val="none" w:sz="0" w:space="0" w:color="auto"/>
      </w:divBdr>
    </w:div>
    <w:div w:id="1700275694">
      <w:bodyDiv w:val="1"/>
      <w:marLeft w:val="0"/>
      <w:marRight w:val="0"/>
      <w:marTop w:val="0"/>
      <w:marBottom w:val="0"/>
      <w:divBdr>
        <w:top w:val="none" w:sz="0" w:space="0" w:color="auto"/>
        <w:left w:val="none" w:sz="0" w:space="0" w:color="auto"/>
        <w:bottom w:val="none" w:sz="0" w:space="0" w:color="auto"/>
        <w:right w:val="none" w:sz="0" w:space="0" w:color="auto"/>
      </w:divBdr>
    </w:div>
    <w:div w:id="1700617061">
      <w:bodyDiv w:val="1"/>
      <w:marLeft w:val="0"/>
      <w:marRight w:val="0"/>
      <w:marTop w:val="0"/>
      <w:marBottom w:val="0"/>
      <w:divBdr>
        <w:top w:val="none" w:sz="0" w:space="0" w:color="auto"/>
        <w:left w:val="none" w:sz="0" w:space="0" w:color="auto"/>
        <w:bottom w:val="none" w:sz="0" w:space="0" w:color="auto"/>
        <w:right w:val="none" w:sz="0" w:space="0" w:color="auto"/>
      </w:divBdr>
    </w:div>
    <w:div w:id="1701280917">
      <w:bodyDiv w:val="1"/>
      <w:marLeft w:val="0"/>
      <w:marRight w:val="0"/>
      <w:marTop w:val="0"/>
      <w:marBottom w:val="0"/>
      <w:divBdr>
        <w:top w:val="none" w:sz="0" w:space="0" w:color="auto"/>
        <w:left w:val="none" w:sz="0" w:space="0" w:color="auto"/>
        <w:bottom w:val="none" w:sz="0" w:space="0" w:color="auto"/>
        <w:right w:val="none" w:sz="0" w:space="0" w:color="auto"/>
      </w:divBdr>
    </w:div>
    <w:div w:id="1701784686">
      <w:bodyDiv w:val="1"/>
      <w:marLeft w:val="0"/>
      <w:marRight w:val="0"/>
      <w:marTop w:val="0"/>
      <w:marBottom w:val="0"/>
      <w:divBdr>
        <w:top w:val="none" w:sz="0" w:space="0" w:color="auto"/>
        <w:left w:val="none" w:sz="0" w:space="0" w:color="auto"/>
        <w:bottom w:val="none" w:sz="0" w:space="0" w:color="auto"/>
        <w:right w:val="none" w:sz="0" w:space="0" w:color="auto"/>
      </w:divBdr>
    </w:div>
    <w:div w:id="1702707535">
      <w:bodyDiv w:val="1"/>
      <w:marLeft w:val="0"/>
      <w:marRight w:val="0"/>
      <w:marTop w:val="0"/>
      <w:marBottom w:val="0"/>
      <w:divBdr>
        <w:top w:val="none" w:sz="0" w:space="0" w:color="auto"/>
        <w:left w:val="none" w:sz="0" w:space="0" w:color="auto"/>
        <w:bottom w:val="none" w:sz="0" w:space="0" w:color="auto"/>
        <w:right w:val="none" w:sz="0" w:space="0" w:color="auto"/>
      </w:divBdr>
    </w:div>
    <w:div w:id="1703246823">
      <w:bodyDiv w:val="1"/>
      <w:marLeft w:val="0"/>
      <w:marRight w:val="0"/>
      <w:marTop w:val="0"/>
      <w:marBottom w:val="0"/>
      <w:divBdr>
        <w:top w:val="none" w:sz="0" w:space="0" w:color="auto"/>
        <w:left w:val="none" w:sz="0" w:space="0" w:color="auto"/>
        <w:bottom w:val="none" w:sz="0" w:space="0" w:color="auto"/>
        <w:right w:val="none" w:sz="0" w:space="0" w:color="auto"/>
      </w:divBdr>
    </w:div>
    <w:div w:id="1703432124">
      <w:bodyDiv w:val="1"/>
      <w:marLeft w:val="0"/>
      <w:marRight w:val="0"/>
      <w:marTop w:val="0"/>
      <w:marBottom w:val="0"/>
      <w:divBdr>
        <w:top w:val="none" w:sz="0" w:space="0" w:color="auto"/>
        <w:left w:val="none" w:sz="0" w:space="0" w:color="auto"/>
        <w:bottom w:val="none" w:sz="0" w:space="0" w:color="auto"/>
        <w:right w:val="none" w:sz="0" w:space="0" w:color="auto"/>
      </w:divBdr>
    </w:div>
    <w:div w:id="1705402226">
      <w:bodyDiv w:val="1"/>
      <w:marLeft w:val="0"/>
      <w:marRight w:val="0"/>
      <w:marTop w:val="0"/>
      <w:marBottom w:val="0"/>
      <w:divBdr>
        <w:top w:val="none" w:sz="0" w:space="0" w:color="auto"/>
        <w:left w:val="none" w:sz="0" w:space="0" w:color="auto"/>
        <w:bottom w:val="none" w:sz="0" w:space="0" w:color="auto"/>
        <w:right w:val="none" w:sz="0" w:space="0" w:color="auto"/>
      </w:divBdr>
    </w:div>
    <w:div w:id="1706446646">
      <w:bodyDiv w:val="1"/>
      <w:marLeft w:val="0"/>
      <w:marRight w:val="0"/>
      <w:marTop w:val="0"/>
      <w:marBottom w:val="0"/>
      <w:divBdr>
        <w:top w:val="none" w:sz="0" w:space="0" w:color="auto"/>
        <w:left w:val="none" w:sz="0" w:space="0" w:color="auto"/>
        <w:bottom w:val="none" w:sz="0" w:space="0" w:color="auto"/>
        <w:right w:val="none" w:sz="0" w:space="0" w:color="auto"/>
      </w:divBdr>
    </w:div>
    <w:div w:id="1706712518">
      <w:bodyDiv w:val="1"/>
      <w:marLeft w:val="0"/>
      <w:marRight w:val="0"/>
      <w:marTop w:val="0"/>
      <w:marBottom w:val="0"/>
      <w:divBdr>
        <w:top w:val="none" w:sz="0" w:space="0" w:color="auto"/>
        <w:left w:val="none" w:sz="0" w:space="0" w:color="auto"/>
        <w:bottom w:val="none" w:sz="0" w:space="0" w:color="auto"/>
        <w:right w:val="none" w:sz="0" w:space="0" w:color="auto"/>
      </w:divBdr>
    </w:div>
    <w:div w:id="1707021681">
      <w:bodyDiv w:val="1"/>
      <w:marLeft w:val="0"/>
      <w:marRight w:val="0"/>
      <w:marTop w:val="0"/>
      <w:marBottom w:val="0"/>
      <w:divBdr>
        <w:top w:val="none" w:sz="0" w:space="0" w:color="auto"/>
        <w:left w:val="none" w:sz="0" w:space="0" w:color="auto"/>
        <w:bottom w:val="none" w:sz="0" w:space="0" w:color="auto"/>
        <w:right w:val="none" w:sz="0" w:space="0" w:color="auto"/>
      </w:divBdr>
    </w:div>
    <w:div w:id="1707368341">
      <w:bodyDiv w:val="1"/>
      <w:marLeft w:val="0"/>
      <w:marRight w:val="0"/>
      <w:marTop w:val="0"/>
      <w:marBottom w:val="0"/>
      <w:divBdr>
        <w:top w:val="none" w:sz="0" w:space="0" w:color="auto"/>
        <w:left w:val="none" w:sz="0" w:space="0" w:color="auto"/>
        <w:bottom w:val="none" w:sz="0" w:space="0" w:color="auto"/>
        <w:right w:val="none" w:sz="0" w:space="0" w:color="auto"/>
      </w:divBdr>
    </w:div>
    <w:div w:id="1707634121">
      <w:bodyDiv w:val="1"/>
      <w:marLeft w:val="0"/>
      <w:marRight w:val="0"/>
      <w:marTop w:val="0"/>
      <w:marBottom w:val="0"/>
      <w:divBdr>
        <w:top w:val="none" w:sz="0" w:space="0" w:color="auto"/>
        <w:left w:val="none" w:sz="0" w:space="0" w:color="auto"/>
        <w:bottom w:val="none" w:sz="0" w:space="0" w:color="auto"/>
        <w:right w:val="none" w:sz="0" w:space="0" w:color="auto"/>
      </w:divBdr>
    </w:div>
    <w:div w:id="1707952384">
      <w:bodyDiv w:val="1"/>
      <w:marLeft w:val="0"/>
      <w:marRight w:val="0"/>
      <w:marTop w:val="0"/>
      <w:marBottom w:val="0"/>
      <w:divBdr>
        <w:top w:val="none" w:sz="0" w:space="0" w:color="auto"/>
        <w:left w:val="none" w:sz="0" w:space="0" w:color="auto"/>
        <w:bottom w:val="none" w:sz="0" w:space="0" w:color="auto"/>
        <w:right w:val="none" w:sz="0" w:space="0" w:color="auto"/>
      </w:divBdr>
    </w:div>
    <w:div w:id="1708412734">
      <w:bodyDiv w:val="1"/>
      <w:marLeft w:val="0"/>
      <w:marRight w:val="0"/>
      <w:marTop w:val="0"/>
      <w:marBottom w:val="0"/>
      <w:divBdr>
        <w:top w:val="none" w:sz="0" w:space="0" w:color="auto"/>
        <w:left w:val="none" w:sz="0" w:space="0" w:color="auto"/>
        <w:bottom w:val="none" w:sz="0" w:space="0" w:color="auto"/>
        <w:right w:val="none" w:sz="0" w:space="0" w:color="auto"/>
      </w:divBdr>
    </w:div>
    <w:div w:id="1708917590">
      <w:bodyDiv w:val="1"/>
      <w:marLeft w:val="0"/>
      <w:marRight w:val="0"/>
      <w:marTop w:val="0"/>
      <w:marBottom w:val="0"/>
      <w:divBdr>
        <w:top w:val="none" w:sz="0" w:space="0" w:color="auto"/>
        <w:left w:val="none" w:sz="0" w:space="0" w:color="auto"/>
        <w:bottom w:val="none" w:sz="0" w:space="0" w:color="auto"/>
        <w:right w:val="none" w:sz="0" w:space="0" w:color="auto"/>
      </w:divBdr>
    </w:div>
    <w:div w:id="1708945810">
      <w:bodyDiv w:val="1"/>
      <w:marLeft w:val="0"/>
      <w:marRight w:val="0"/>
      <w:marTop w:val="0"/>
      <w:marBottom w:val="0"/>
      <w:divBdr>
        <w:top w:val="none" w:sz="0" w:space="0" w:color="auto"/>
        <w:left w:val="none" w:sz="0" w:space="0" w:color="auto"/>
        <w:bottom w:val="none" w:sz="0" w:space="0" w:color="auto"/>
        <w:right w:val="none" w:sz="0" w:space="0" w:color="auto"/>
      </w:divBdr>
    </w:div>
    <w:div w:id="1709061740">
      <w:bodyDiv w:val="1"/>
      <w:marLeft w:val="0"/>
      <w:marRight w:val="0"/>
      <w:marTop w:val="0"/>
      <w:marBottom w:val="0"/>
      <w:divBdr>
        <w:top w:val="none" w:sz="0" w:space="0" w:color="auto"/>
        <w:left w:val="none" w:sz="0" w:space="0" w:color="auto"/>
        <w:bottom w:val="none" w:sz="0" w:space="0" w:color="auto"/>
        <w:right w:val="none" w:sz="0" w:space="0" w:color="auto"/>
      </w:divBdr>
    </w:div>
    <w:div w:id="1709329556">
      <w:bodyDiv w:val="1"/>
      <w:marLeft w:val="0"/>
      <w:marRight w:val="0"/>
      <w:marTop w:val="0"/>
      <w:marBottom w:val="0"/>
      <w:divBdr>
        <w:top w:val="none" w:sz="0" w:space="0" w:color="auto"/>
        <w:left w:val="none" w:sz="0" w:space="0" w:color="auto"/>
        <w:bottom w:val="none" w:sz="0" w:space="0" w:color="auto"/>
        <w:right w:val="none" w:sz="0" w:space="0" w:color="auto"/>
      </w:divBdr>
    </w:div>
    <w:div w:id="1709377752">
      <w:bodyDiv w:val="1"/>
      <w:marLeft w:val="0"/>
      <w:marRight w:val="0"/>
      <w:marTop w:val="0"/>
      <w:marBottom w:val="0"/>
      <w:divBdr>
        <w:top w:val="none" w:sz="0" w:space="0" w:color="auto"/>
        <w:left w:val="none" w:sz="0" w:space="0" w:color="auto"/>
        <w:bottom w:val="none" w:sz="0" w:space="0" w:color="auto"/>
        <w:right w:val="none" w:sz="0" w:space="0" w:color="auto"/>
      </w:divBdr>
    </w:div>
    <w:div w:id="1709835144">
      <w:bodyDiv w:val="1"/>
      <w:marLeft w:val="0"/>
      <w:marRight w:val="0"/>
      <w:marTop w:val="0"/>
      <w:marBottom w:val="0"/>
      <w:divBdr>
        <w:top w:val="none" w:sz="0" w:space="0" w:color="auto"/>
        <w:left w:val="none" w:sz="0" w:space="0" w:color="auto"/>
        <w:bottom w:val="none" w:sz="0" w:space="0" w:color="auto"/>
        <w:right w:val="none" w:sz="0" w:space="0" w:color="auto"/>
      </w:divBdr>
    </w:div>
    <w:div w:id="1710030949">
      <w:bodyDiv w:val="1"/>
      <w:marLeft w:val="0"/>
      <w:marRight w:val="0"/>
      <w:marTop w:val="0"/>
      <w:marBottom w:val="0"/>
      <w:divBdr>
        <w:top w:val="none" w:sz="0" w:space="0" w:color="auto"/>
        <w:left w:val="none" w:sz="0" w:space="0" w:color="auto"/>
        <w:bottom w:val="none" w:sz="0" w:space="0" w:color="auto"/>
        <w:right w:val="none" w:sz="0" w:space="0" w:color="auto"/>
      </w:divBdr>
    </w:div>
    <w:div w:id="1710259884">
      <w:bodyDiv w:val="1"/>
      <w:marLeft w:val="0"/>
      <w:marRight w:val="0"/>
      <w:marTop w:val="0"/>
      <w:marBottom w:val="0"/>
      <w:divBdr>
        <w:top w:val="none" w:sz="0" w:space="0" w:color="auto"/>
        <w:left w:val="none" w:sz="0" w:space="0" w:color="auto"/>
        <w:bottom w:val="none" w:sz="0" w:space="0" w:color="auto"/>
        <w:right w:val="none" w:sz="0" w:space="0" w:color="auto"/>
      </w:divBdr>
    </w:div>
    <w:div w:id="1710445896">
      <w:bodyDiv w:val="1"/>
      <w:marLeft w:val="0"/>
      <w:marRight w:val="0"/>
      <w:marTop w:val="0"/>
      <w:marBottom w:val="0"/>
      <w:divBdr>
        <w:top w:val="none" w:sz="0" w:space="0" w:color="auto"/>
        <w:left w:val="none" w:sz="0" w:space="0" w:color="auto"/>
        <w:bottom w:val="none" w:sz="0" w:space="0" w:color="auto"/>
        <w:right w:val="none" w:sz="0" w:space="0" w:color="auto"/>
      </w:divBdr>
    </w:div>
    <w:div w:id="1710841965">
      <w:bodyDiv w:val="1"/>
      <w:marLeft w:val="0"/>
      <w:marRight w:val="0"/>
      <w:marTop w:val="0"/>
      <w:marBottom w:val="0"/>
      <w:divBdr>
        <w:top w:val="none" w:sz="0" w:space="0" w:color="auto"/>
        <w:left w:val="none" w:sz="0" w:space="0" w:color="auto"/>
        <w:bottom w:val="none" w:sz="0" w:space="0" w:color="auto"/>
        <w:right w:val="none" w:sz="0" w:space="0" w:color="auto"/>
      </w:divBdr>
    </w:div>
    <w:div w:id="1711108661">
      <w:bodyDiv w:val="1"/>
      <w:marLeft w:val="0"/>
      <w:marRight w:val="0"/>
      <w:marTop w:val="0"/>
      <w:marBottom w:val="0"/>
      <w:divBdr>
        <w:top w:val="none" w:sz="0" w:space="0" w:color="auto"/>
        <w:left w:val="none" w:sz="0" w:space="0" w:color="auto"/>
        <w:bottom w:val="none" w:sz="0" w:space="0" w:color="auto"/>
        <w:right w:val="none" w:sz="0" w:space="0" w:color="auto"/>
      </w:divBdr>
    </w:div>
    <w:div w:id="1711883642">
      <w:bodyDiv w:val="1"/>
      <w:marLeft w:val="0"/>
      <w:marRight w:val="0"/>
      <w:marTop w:val="0"/>
      <w:marBottom w:val="0"/>
      <w:divBdr>
        <w:top w:val="none" w:sz="0" w:space="0" w:color="auto"/>
        <w:left w:val="none" w:sz="0" w:space="0" w:color="auto"/>
        <w:bottom w:val="none" w:sz="0" w:space="0" w:color="auto"/>
        <w:right w:val="none" w:sz="0" w:space="0" w:color="auto"/>
      </w:divBdr>
    </w:div>
    <w:div w:id="1712605568">
      <w:bodyDiv w:val="1"/>
      <w:marLeft w:val="0"/>
      <w:marRight w:val="0"/>
      <w:marTop w:val="0"/>
      <w:marBottom w:val="0"/>
      <w:divBdr>
        <w:top w:val="none" w:sz="0" w:space="0" w:color="auto"/>
        <w:left w:val="none" w:sz="0" w:space="0" w:color="auto"/>
        <w:bottom w:val="none" w:sz="0" w:space="0" w:color="auto"/>
        <w:right w:val="none" w:sz="0" w:space="0" w:color="auto"/>
      </w:divBdr>
    </w:div>
    <w:div w:id="1712849032">
      <w:bodyDiv w:val="1"/>
      <w:marLeft w:val="0"/>
      <w:marRight w:val="0"/>
      <w:marTop w:val="0"/>
      <w:marBottom w:val="0"/>
      <w:divBdr>
        <w:top w:val="none" w:sz="0" w:space="0" w:color="auto"/>
        <w:left w:val="none" w:sz="0" w:space="0" w:color="auto"/>
        <w:bottom w:val="none" w:sz="0" w:space="0" w:color="auto"/>
        <w:right w:val="none" w:sz="0" w:space="0" w:color="auto"/>
      </w:divBdr>
    </w:div>
    <w:div w:id="1713190480">
      <w:bodyDiv w:val="1"/>
      <w:marLeft w:val="0"/>
      <w:marRight w:val="0"/>
      <w:marTop w:val="0"/>
      <w:marBottom w:val="0"/>
      <w:divBdr>
        <w:top w:val="none" w:sz="0" w:space="0" w:color="auto"/>
        <w:left w:val="none" w:sz="0" w:space="0" w:color="auto"/>
        <w:bottom w:val="none" w:sz="0" w:space="0" w:color="auto"/>
        <w:right w:val="none" w:sz="0" w:space="0" w:color="auto"/>
      </w:divBdr>
    </w:div>
    <w:div w:id="1714381217">
      <w:bodyDiv w:val="1"/>
      <w:marLeft w:val="0"/>
      <w:marRight w:val="0"/>
      <w:marTop w:val="0"/>
      <w:marBottom w:val="0"/>
      <w:divBdr>
        <w:top w:val="none" w:sz="0" w:space="0" w:color="auto"/>
        <w:left w:val="none" w:sz="0" w:space="0" w:color="auto"/>
        <w:bottom w:val="none" w:sz="0" w:space="0" w:color="auto"/>
        <w:right w:val="none" w:sz="0" w:space="0" w:color="auto"/>
      </w:divBdr>
    </w:div>
    <w:div w:id="1714846200">
      <w:bodyDiv w:val="1"/>
      <w:marLeft w:val="0"/>
      <w:marRight w:val="0"/>
      <w:marTop w:val="0"/>
      <w:marBottom w:val="0"/>
      <w:divBdr>
        <w:top w:val="none" w:sz="0" w:space="0" w:color="auto"/>
        <w:left w:val="none" w:sz="0" w:space="0" w:color="auto"/>
        <w:bottom w:val="none" w:sz="0" w:space="0" w:color="auto"/>
        <w:right w:val="none" w:sz="0" w:space="0" w:color="auto"/>
      </w:divBdr>
    </w:div>
    <w:div w:id="1715614300">
      <w:bodyDiv w:val="1"/>
      <w:marLeft w:val="0"/>
      <w:marRight w:val="0"/>
      <w:marTop w:val="0"/>
      <w:marBottom w:val="0"/>
      <w:divBdr>
        <w:top w:val="none" w:sz="0" w:space="0" w:color="auto"/>
        <w:left w:val="none" w:sz="0" w:space="0" w:color="auto"/>
        <w:bottom w:val="none" w:sz="0" w:space="0" w:color="auto"/>
        <w:right w:val="none" w:sz="0" w:space="0" w:color="auto"/>
      </w:divBdr>
    </w:div>
    <w:div w:id="1715763679">
      <w:bodyDiv w:val="1"/>
      <w:marLeft w:val="0"/>
      <w:marRight w:val="0"/>
      <w:marTop w:val="0"/>
      <w:marBottom w:val="0"/>
      <w:divBdr>
        <w:top w:val="none" w:sz="0" w:space="0" w:color="auto"/>
        <w:left w:val="none" w:sz="0" w:space="0" w:color="auto"/>
        <w:bottom w:val="none" w:sz="0" w:space="0" w:color="auto"/>
        <w:right w:val="none" w:sz="0" w:space="0" w:color="auto"/>
      </w:divBdr>
    </w:div>
    <w:div w:id="1716343897">
      <w:bodyDiv w:val="1"/>
      <w:marLeft w:val="0"/>
      <w:marRight w:val="0"/>
      <w:marTop w:val="0"/>
      <w:marBottom w:val="0"/>
      <w:divBdr>
        <w:top w:val="none" w:sz="0" w:space="0" w:color="auto"/>
        <w:left w:val="none" w:sz="0" w:space="0" w:color="auto"/>
        <w:bottom w:val="none" w:sz="0" w:space="0" w:color="auto"/>
        <w:right w:val="none" w:sz="0" w:space="0" w:color="auto"/>
      </w:divBdr>
    </w:div>
    <w:div w:id="1719277521">
      <w:bodyDiv w:val="1"/>
      <w:marLeft w:val="0"/>
      <w:marRight w:val="0"/>
      <w:marTop w:val="0"/>
      <w:marBottom w:val="0"/>
      <w:divBdr>
        <w:top w:val="none" w:sz="0" w:space="0" w:color="auto"/>
        <w:left w:val="none" w:sz="0" w:space="0" w:color="auto"/>
        <w:bottom w:val="none" w:sz="0" w:space="0" w:color="auto"/>
        <w:right w:val="none" w:sz="0" w:space="0" w:color="auto"/>
      </w:divBdr>
    </w:div>
    <w:div w:id="1720208881">
      <w:bodyDiv w:val="1"/>
      <w:marLeft w:val="0"/>
      <w:marRight w:val="0"/>
      <w:marTop w:val="0"/>
      <w:marBottom w:val="0"/>
      <w:divBdr>
        <w:top w:val="none" w:sz="0" w:space="0" w:color="auto"/>
        <w:left w:val="none" w:sz="0" w:space="0" w:color="auto"/>
        <w:bottom w:val="none" w:sz="0" w:space="0" w:color="auto"/>
        <w:right w:val="none" w:sz="0" w:space="0" w:color="auto"/>
      </w:divBdr>
    </w:div>
    <w:div w:id="1720861296">
      <w:bodyDiv w:val="1"/>
      <w:marLeft w:val="0"/>
      <w:marRight w:val="0"/>
      <w:marTop w:val="0"/>
      <w:marBottom w:val="0"/>
      <w:divBdr>
        <w:top w:val="none" w:sz="0" w:space="0" w:color="auto"/>
        <w:left w:val="none" w:sz="0" w:space="0" w:color="auto"/>
        <w:bottom w:val="none" w:sz="0" w:space="0" w:color="auto"/>
        <w:right w:val="none" w:sz="0" w:space="0" w:color="auto"/>
      </w:divBdr>
    </w:div>
    <w:div w:id="1721394237">
      <w:bodyDiv w:val="1"/>
      <w:marLeft w:val="0"/>
      <w:marRight w:val="0"/>
      <w:marTop w:val="0"/>
      <w:marBottom w:val="0"/>
      <w:divBdr>
        <w:top w:val="none" w:sz="0" w:space="0" w:color="auto"/>
        <w:left w:val="none" w:sz="0" w:space="0" w:color="auto"/>
        <w:bottom w:val="none" w:sz="0" w:space="0" w:color="auto"/>
        <w:right w:val="none" w:sz="0" w:space="0" w:color="auto"/>
      </w:divBdr>
    </w:div>
    <w:div w:id="1721856264">
      <w:bodyDiv w:val="1"/>
      <w:marLeft w:val="0"/>
      <w:marRight w:val="0"/>
      <w:marTop w:val="0"/>
      <w:marBottom w:val="0"/>
      <w:divBdr>
        <w:top w:val="none" w:sz="0" w:space="0" w:color="auto"/>
        <w:left w:val="none" w:sz="0" w:space="0" w:color="auto"/>
        <w:bottom w:val="none" w:sz="0" w:space="0" w:color="auto"/>
        <w:right w:val="none" w:sz="0" w:space="0" w:color="auto"/>
      </w:divBdr>
    </w:div>
    <w:div w:id="1721900560">
      <w:bodyDiv w:val="1"/>
      <w:marLeft w:val="0"/>
      <w:marRight w:val="0"/>
      <w:marTop w:val="0"/>
      <w:marBottom w:val="0"/>
      <w:divBdr>
        <w:top w:val="none" w:sz="0" w:space="0" w:color="auto"/>
        <w:left w:val="none" w:sz="0" w:space="0" w:color="auto"/>
        <w:bottom w:val="none" w:sz="0" w:space="0" w:color="auto"/>
        <w:right w:val="none" w:sz="0" w:space="0" w:color="auto"/>
      </w:divBdr>
    </w:div>
    <w:div w:id="1722514279">
      <w:bodyDiv w:val="1"/>
      <w:marLeft w:val="0"/>
      <w:marRight w:val="0"/>
      <w:marTop w:val="0"/>
      <w:marBottom w:val="0"/>
      <w:divBdr>
        <w:top w:val="none" w:sz="0" w:space="0" w:color="auto"/>
        <w:left w:val="none" w:sz="0" w:space="0" w:color="auto"/>
        <w:bottom w:val="none" w:sz="0" w:space="0" w:color="auto"/>
        <w:right w:val="none" w:sz="0" w:space="0" w:color="auto"/>
      </w:divBdr>
    </w:div>
    <w:div w:id="1722821418">
      <w:bodyDiv w:val="1"/>
      <w:marLeft w:val="0"/>
      <w:marRight w:val="0"/>
      <w:marTop w:val="0"/>
      <w:marBottom w:val="0"/>
      <w:divBdr>
        <w:top w:val="none" w:sz="0" w:space="0" w:color="auto"/>
        <w:left w:val="none" w:sz="0" w:space="0" w:color="auto"/>
        <w:bottom w:val="none" w:sz="0" w:space="0" w:color="auto"/>
        <w:right w:val="none" w:sz="0" w:space="0" w:color="auto"/>
      </w:divBdr>
    </w:div>
    <w:div w:id="1723359410">
      <w:bodyDiv w:val="1"/>
      <w:marLeft w:val="0"/>
      <w:marRight w:val="0"/>
      <w:marTop w:val="0"/>
      <w:marBottom w:val="0"/>
      <w:divBdr>
        <w:top w:val="none" w:sz="0" w:space="0" w:color="auto"/>
        <w:left w:val="none" w:sz="0" w:space="0" w:color="auto"/>
        <w:bottom w:val="none" w:sz="0" w:space="0" w:color="auto"/>
        <w:right w:val="none" w:sz="0" w:space="0" w:color="auto"/>
      </w:divBdr>
    </w:div>
    <w:div w:id="1724061361">
      <w:bodyDiv w:val="1"/>
      <w:marLeft w:val="0"/>
      <w:marRight w:val="0"/>
      <w:marTop w:val="0"/>
      <w:marBottom w:val="0"/>
      <w:divBdr>
        <w:top w:val="none" w:sz="0" w:space="0" w:color="auto"/>
        <w:left w:val="none" w:sz="0" w:space="0" w:color="auto"/>
        <w:bottom w:val="none" w:sz="0" w:space="0" w:color="auto"/>
        <w:right w:val="none" w:sz="0" w:space="0" w:color="auto"/>
      </w:divBdr>
    </w:div>
    <w:div w:id="1724283857">
      <w:bodyDiv w:val="1"/>
      <w:marLeft w:val="0"/>
      <w:marRight w:val="0"/>
      <w:marTop w:val="0"/>
      <w:marBottom w:val="0"/>
      <w:divBdr>
        <w:top w:val="none" w:sz="0" w:space="0" w:color="auto"/>
        <w:left w:val="none" w:sz="0" w:space="0" w:color="auto"/>
        <w:bottom w:val="none" w:sz="0" w:space="0" w:color="auto"/>
        <w:right w:val="none" w:sz="0" w:space="0" w:color="auto"/>
      </w:divBdr>
    </w:div>
    <w:div w:id="1724672701">
      <w:bodyDiv w:val="1"/>
      <w:marLeft w:val="0"/>
      <w:marRight w:val="0"/>
      <w:marTop w:val="0"/>
      <w:marBottom w:val="0"/>
      <w:divBdr>
        <w:top w:val="none" w:sz="0" w:space="0" w:color="auto"/>
        <w:left w:val="none" w:sz="0" w:space="0" w:color="auto"/>
        <w:bottom w:val="none" w:sz="0" w:space="0" w:color="auto"/>
        <w:right w:val="none" w:sz="0" w:space="0" w:color="auto"/>
      </w:divBdr>
    </w:div>
    <w:div w:id="1725060124">
      <w:bodyDiv w:val="1"/>
      <w:marLeft w:val="0"/>
      <w:marRight w:val="0"/>
      <w:marTop w:val="0"/>
      <w:marBottom w:val="0"/>
      <w:divBdr>
        <w:top w:val="none" w:sz="0" w:space="0" w:color="auto"/>
        <w:left w:val="none" w:sz="0" w:space="0" w:color="auto"/>
        <w:bottom w:val="none" w:sz="0" w:space="0" w:color="auto"/>
        <w:right w:val="none" w:sz="0" w:space="0" w:color="auto"/>
      </w:divBdr>
    </w:div>
    <w:div w:id="1725251001">
      <w:bodyDiv w:val="1"/>
      <w:marLeft w:val="0"/>
      <w:marRight w:val="0"/>
      <w:marTop w:val="0"/>
      <w:marBottom w:val="0"/>
      <w:divBdr>
        <w:top w:val="none" w:sz="0" w:space="0" w:color="auto"/>
        <w:left w:val="none" w:sz="0" w:space="0" w:color="auto"/>
        <w:bottom w:val="none" w:sz="0" w:space="0" w:color="auto"/>
        <w:right w:val="none" w:sz="0" w:space="0" w:color="auto"/>
      </w:divBdr>
    </w:div>
    <w:div w:id="1725568596">
      <w:bodyDiv w:val="1"/>
      <w:marLeft w:val="0"/>
      <w:marRight w:val="0"/>
      <w:marTop w:val="0"/>
      <w:marBottom w:val="0"/>
      <w:divBdr>
        <w:top w:val="none" w:sz="0" w:space="0" w:color="auto"/>
        <w:left w:val="none" w:sz="0" w:space="0" w:color="auto"/>
        <w:bottom w:val="none" w:sz="0" w:space="0" w:color="auto"/>
        <w:right w:val="none" w:sz="0" w:space="0" w:color="auto"/>
      </w:divBdr>
    </w:div>
    <w:div w:id="1725635133">
      <w:bodyDiv w:val="1"/>
      <w:marLeft w:val="0"/>
      <w:marRight w:val="0"/>
      <w:marTop w:val="0"/>
      <w:marBottom w:val="0"/>
      <w:divBdr>
        <w:top w:val="none" w:sz="0" w:space="0" w:color="auto"/>
        <w:left w:val="none" w:sz="0" w:space="0" w:color="auto"/>
        <w:bottom w:val="none" w:sz="0" w:space="0" w:color="auto"/>
        <w:right w:val="none" w:sz="0" w:space="0" w:color="auto"/>
      </w:divBdr>
    </w:div>
    <w:div w:id="1726102909">
      <w:bodyDiv w:val="1"/>
      <w:marLeft w:val="0"/>
      <w:marRight w:val="0"/>
      <w:marTop w:val="0"/>
      <w:marBottom w:val="0"/>
      <w:divBdr>
        <w:top w:val="none" w:sz="0" w:space="0" w:color="auto"/>
        <w:left w:val="none" w:sz="0" w:space="0" w:color="auto"/>
        <w:bottom w:val="none" w:sz="0" w:space="0" w:color="auto"/>
        <w:right w:val="none" w:sz="0" w:space="0" w:color="auto"/>
      </w:divBdr>
    </w:div>
    <w:div w:id="1726248530">
      <w:bodyDiv w:val="1"/>
      <w:marLeft w:val="0"/>
      <w:marRight w:val="0"/>
      <w:marTop w:val="0"/>
      <w:marBottom w:val="0"/>
      <w:divBdr>
        <w:top w:val="none" w:sz="0" w:space="0" w:color="auto"/>
        <w:left w:val="none" w:sz="0" w:space="0" w:color="auto"/>
        <w:bottom w:val="none" w:sz="0" w:space="0" w:color="auto"/>
        <w:right w:val="none" w:sz="0" w:space="0" w:color="auto"/>
      </w:divBdr>
    </w:div>
    <w:div w:id="1726565507">
      <w:bodyDiv w:val="1"/>
      <w:marLeft w:val="0"/>
      <w:marRight w:val="0"/>
      <w:marTop w:val="0"/>
      <w:marBottom w:val="0"/>
      <w:divBdr>
        <w:top w:val="none" w:sz="0" w:space="0" w:color="auto"/>
        <w:left w:val="none" w:sz="0" w:space="0" w:color="auto"/>
        <w:bottom w:val="none" w:sz="0" w:space="0" w:color="auto"/>
        <w:right w:val="none" w:sz="0" w:space="0" w:color="auto"/>
      </w:divBdr>
    </w:div>
    <w:div w:id="1727030484">
      <w:bodyDiv w:val="1"/>
      <w:marLeft w:val="0"/>
      <w:marRight w:val="0"/>
      <w:marTop w:val="0"/>
      <w:marBottom w:val="0"/>
      <w:divBdr>
        <w:top w:val="none" w:sz="0" w:space="0" w:color="auto"/>
        <w:left w:val="none" w:sz="0" w:space="0" w:color="auto"/>
        <w:bottom w:val="none" w:sz="0" w:space="0" w:color="auto"/>
        <w:right w:val="none" w:sz="0" w:space="0" w:color="auto"/>
      </w:divBdr>
    </w:div>
    <w:div w:id="1727726677">
      <w:bodyDiv w:val="1"/>
      <w:marLeft w:val="0"/>
      <w:marRight w:val="0"/>
      <w:marTop w:val="0"/>
      <w:marBottom w:val="0"/>
      <w:divBdr>
        <w:top w:val="none" w:sz="0" w:space="0" w:color="auto"/>
        <w:left w:val="none" w:sz="0" w:space="0" w:color="auto"/>
        <w:bottom w:val="none" w:sz="0" w:space="0" w:color="auto"/>
        <w:right w:val="none" w:sz="0" w:space="0" w:color="auto"/>
      </w:divBdr>
    </w:div>
    <w:div w:id="1728144969">
      <w:bodyDiv w:val="1"/>
      <w:marLeft w:val="0"/>
      <w:marRight w:val="0"/>
      <w:marTop w:val="0"/>
      <w:marBottom w:val="0"/>
      <w:divBdr>
        <w:top w:val="none" w:sz="0" w:space="0" w:color="auto"/>
        <w:left w:val="none" w:sz="0" w:space="0" w:color="auto"/>
        <w:bottom w:val="none" w:sz="0" w:space="0" w:color="auto"/>
        <w:right w:val="none" w:sz="0" w:space="0" w:color="auto"/>
      </w:divBdr>
    </w:div>
    <w:div w:id="1728337622">
      <w:bodyDiv w:val="1"/>
      <w:marLeft w:val="0"/>
      <w:marRight w:val="0"/>
      <w:marTop w:val="0"/>
      <w:marBottom w:val="0"/>
      <w:divBdr>
        <w:top w:val="none" w:sz="0" w:space="0" w:color="auto"/>
        <w:left w:val="none" w:sz="0" w:space="0" w:color="auto"/>
        <w:bottom w:val="none" w:sz="0" w:space="0" w:color="auto"/>
        <w:right w:val="none" w:sz="0" w:space="0" w:color="auto"/>
      </w:divBdr>
    </w:div>
    <w:div w:id="1729109574">
      <w:bodyDiv w:val="1"/>
      <w:marLeft w:val="0"/>
      <w:marRight w:val="0"/>
      <w:marTop w:val="0"/>
      <w:marBottom w:val="0"/>
      <w:divBdr>
        <w:top w:val="none" w:sz="0" w:space="0" w:color="auto"/>
        <w:left w:val="none" w:sz="0" w:space="0" w:color="auto"/>
        <w:bottom w:val="none" w:sz="0" w:space="0" w:color="auto"/>
        <w:right w:val="none" w:sz="0" w:space="0" w:color="auto"/>
      </w:divBdr>
    </w:div>
    <w:div w:id="1729183631">
      <w:bodyDiv w:val="1"/>
      <w:marLeft w:val="0"/>
      <w:marRight w:val="0"/>
      <w:marTop w:val="0"/>
      <w:marBottom w:val="0"/>
      <w:divBdr>
        <w:top w:val="none" w:sz="0" w:space="0" w:color="auto"/>
        <w:left w:val="none" w:sz="0" w:space="0" w:color="auto"/>
        <w:bottom w:val="none" w:sz="0" w:space="0" w:color="auto"/>
        <w:right w:val="none" w:sz="0" w:space="0" w:color="auto"/>
      </w:divBdr>
    </w:div>
    <w:div w:id="1730373271">
      <w:bodyDiv w:val="1"/>
      <w:marLeft w:val="0"/>
      <w:marRight w:val="0"/>
      <w:marTop w:val="0"/>
      <w:marBottom w:val="0"/>
      <w:divBdr>
        <w:top w:val="none" w:sz="0" w:space="0" w:color="auto"/>
        <w:left w:val="none" w:sz="0" w:space="0" w:color="auto"/>
        <w:bottom w:val="none" w:sz="0" w:space="0" w:color="auto"/>
        <w:right w:val="none" w:sz="0" w:space="0" w:color="auto"/>
      </w:divBdr>
    </w:div>
    <w:div w:id="1732727901">
      <w:bodyDiv w:val="1"/>
      <w:marLeft w:val="0"/>
      <w:marRight w:val="0"/>
      <w:marTop w:val="0"/>
      <w:marBottom w:val="0"/>
      <w:divBdr>
        <w:top w:val="none" w:sz="0" w:space="0" w:color="auto"/>
        <w:left w:val="none" w:sz="0" w:space="0" w:color="auto"/>
        <w:bottom w:val="none" w:sz="0" w:space="0" w:color="auto"/>
        <w:right w:val="none" w:sz="0" w:space="0" w:color="auto"/>
      </w:divBdr>
    </w:div>
    <w:div w:id="1734038847">
      <w:bodyDiv w:val="1"/>
      <w:marLeft w:val="0"/>
      <w:marRight w:val="0"/>
      <w:marTop w:val="0"/>
      <w:marBottom w:val="0"/>
      <w:divBdr>
        <w:top w:val="none" w:sz="0" w:space="0" w:color="auto"/>
        <w:left w:val="none" w:sz="0" w:space="0" w:color="auto"/>
        <w:bottom w:val="none" w:sz="0" w:space="0" w:color="auto"/>
        <w:right w:val="none" w:sz="0" w:space="0" w:color="auto"/>
      </w:divBdr>
    </w:div>
    <w:div w:id="1734428520">
      <w:bodyDiv w:val="1"/>
      <w:marLeft w:val="0"/>
      <w:marRight w:val="0"/>
      <w:marTop w:val="0"/>
      <w:marBottom w:val="0"/>
      <w:divBdr>
        <w:top w:val="none" w:sz="0" w:space="0" w:color="auto"/>
        <w:left w:val="none" w:sz="0" w:space="0" w:color="auto"/>
        <w:bottom w:val="none" w:sz="0" w:space="0" w:color="auto"/>
        <w:right w:val="none" w:sz="0" w:space="0" w:color="auto"/>
      </w:divBdr>
    </w:div>
    <w:div w:id="1734892633">
      <w:bodyDiv w:val="1"/>
      <w:marLeft w:val="0"/>
      <w:marRight w:val="0"/>
      <w:marTop w:val="0"/>
      <w:marBottom w:val="0"/>
      <w:divBdr>
        <w:top w:val="none" w:sz="0" w:space="0" w:color="auto"/>
        <w:left w:val="none" w:sz="0" w:space="0" w:color="auto"/>
        <w:bottom w:val="none" w:sz="0" w:space="0" w:color="auto"/>
        <w:right w:val="none" w:sz="0" w:space="0" w:color="auto"/>
      </w:divBdr>
    </w:div>
    <w:div w:id="1735815491">
      <w:bodyDiv w:val="1"/>
      <w:marLeft w:val="0"/>
      <w:marRight w:val="0"/>
      <w:marTop w:val="0"/>
      <w:marBottom w:val="0"/>
      <w:divBdr>
        <w:top w:val="none" w:sz="0" w:space="0" w:color="auto"/>
        <w:left w:val="none" w:sz="0" w:space="0" w:color="auto"/>
        <w:bottom w:val="none" w:sz="0" w:space="0" w:color="auto"/>
        <w:right w:val="none" w:sz="0" w:space="0" w:color="auto"/>
      </w:divBdr>
    </w:div>
    <w:div w:id="1735857922">
      <w:bodyDiv w:val="1"/>
      <w:marLeft w:val="0"/>
      <w:marRight w:val="0"/>
      <w:marTop w:val="0"/>
      <w:marBottom w:val="0"/>
      <w:divBdr>
        <w:top w:val="none" w:sz="0" w:space="0" w:color="auto"/>
        <w:left w:val="none" w:sz="0" w:space="0" w:color="auto"/>
        <w:bottom w:val="none" w:sz="0" w:space="0" w:color="auto"/>
        <w:right w:val="none" w:sz="0" w:space="0" w:color="auto"/>
      </w:divBdr>
    </w:div>
    <w:div w:id="1736121196">
      <w:bodyDiv w:val="1"/>
      <w:marLeft w:val="0"/>
      <w:marRight w:val="0"/>
      <w:marTop w:val="0"/>
      <w:marBottom w:val="0"/>
      <w:divBdr>
        <w:top w:val="none" w:sz="0" w:space="0" w:color="auto"/>
        <w:left w:val="none" w:sz="0" w:space="0" w:color="auto"/>
        <w:bottom w:val="none" w:sz="0" w:space="0" w:color="auto"/>
        <w:right w:val="none" w:sz="0" w:space="0" w:color="auto"/>
      </w:divBdr>
    </w:div>
    <w:div w:id="1736273874">
      <w:bodyDiv w:val="1"/>
      <w:marLeft w:val="0"/>
      <w:marRight w:val="0"/>
      <w:marTop w:val="0"/>
      <w:marBottom w:val="0"/>
      <w:divBdr>
        <w:top w:val="none" w:sz="0" w:space="0" w:color="auto"/>
        <w:left w:val="none" w:sz="0" w:space="0" w:color="auto"/>
        <w:bottom w:val="none" w:sz="0" w:space="0" w:color="auto"/>
        <w:right w:val="none" w:sz="0" w:space="0" w:color="auto"/>
      </w:divBdr>
    </w:div>
    <w:div w:id="1736778716">
      <w:bodyDiv w:val="1"/>
      <w:marLeft w:val="0"/>
      <w:marRight w:val="0"/>
      <w:marTop w:val="0"/>
      <w:marBottom w:val="0"/>
      <w:divBdr>
        <w:top w:val="none" w:sz="0" w:space="0" w:color="auto"/>
        <w:left w:val="none" w:sz="0" w:space="0" w:color="auto"/>
        <w:bottom w:val="none" w:sz="0" w:space="0" w:color="auto"/>
        <w:right w:val="none" w:sz="0" w:space="0" w:color="auto"/>
      </w:divBdr>
    </w:div>
    <w:div w:id="1736931773">
      <w:bodyDiv w:val="1"/>
      <w:marLeft w:val="0"/>
      <w:marRight w:val="0"/>
      <w:marTop w:val="0"/>
      <w:marBottom w:val="0"/>
      <w:divBdr>
        <w:top w:val="none" w:sz="0" w:space="0" w:color="auto"/>
        <w:left w:val="none" w:sz="0" w:space="0" w:color="auto"/>
        <w:bottom w:val="none" w:sz="0" w:space="0" w:color="auto"/>
        <w:right w:val="none" w:sz="0" w:space="0" w:color="auto"/>
      </w:divBdr>
    </w:div>
    <w:div w:id="1737169229">
      <w:bodyDiv w:val="1"/>
      <w:marLeft w:val="0"/>
      <w:marRight w:val="0"/>
      <w:marTop w:val="0"/>
      <w:marBottom w:val="0"/>
      <w:divBdr>
        <w:top w:val="none" w:sz="0" w:space="0" w:color="auto"/>
        <w:left w:val="none" w:sz="0" w:space="0" w:color="auto"/>
        <w:bottom w:val="none" w:sz="0" w:space="0" w:color="auto"/>
        <w:right w:val="none" w:sz="0" w:space="0" w:color="auto"/>
      </w:divBdr>
    </w:div>
    <w:div w:id="1737193927">
      <w:bodyDiv w:val="1"/>
      <w:marLeft w:val="0"/>
      <w:marRight w:val="0"/>
      <w:marTop w:val="0"/>
      <w:marBottom w:val="0"/>
      <w:divBdr>
        <w:top w:val="none" w:sz="0" w:space="0" w:color="auto"/>
        <w:left w:val="none" w:sz="0" w:space="0" w:color="auto"/>
        <w:bottom w:val="none" w:sz="0" w:space="0" w:color="auto"/>
        <w:right w:val="none" w:sz="0" w:space="0" w:color="auto"/>
      </w:divBdr>
    </w:div>
    <w:div w:id="1737363694">
      <w:bodyDiv w:val="1"/>
      <w:marLeft w:val="0"/>
      <w:marRight w:val="0"/>
      <w:marTop w:val="0"/>
      <w:marBottom w:val="0"/>
      <w:divBdr>
        <w:top w:val="none" w:sz="0" w:space="0" w:color="auto"/>
        <w:left w:val="none" w:sz="0" w:space="0" w:color="auto"/>
        <w:bottom w:val="none" w:sz="0" w:space="0" w:color="auto"/>
        <w:right w:val="none" w:sz="0" w:space="0" w:color="auto"/>
      </w:divBdr>
    </w:div>
    <w:div w:id="1738898535">
      <w:bodyDiv w:val="1"/>
      <w:marLeft w:val="0"/>
      <w:marRight w:val="0"/>
      <w:marTop w:val="0"/>
      <w:marBottom w:val="0"/>
      <w:divBdr>
        <w:top w:val="none" w:sz="0" w:space="0" w:color="auto"/>
        <w:left w:val="none" w:sz="0" w:space="0" w:color="auto"/>
        <w:bottom w:val="none" w:sz="0" w:space="0" w:color="auto"/>
        <w:right w:val="none" w:sz="0" w:space="0" w:color="auto"/>
      </w:divBdr>
    </w:div>
    <w:div w:id="1739160377">
      <w:bodyDiv w:val="1"/>
      <w:marLeft w:val="0"/>
      <w:marRight w:val="0"/>
      <w:marTop w:val="0"/>
      <w:marBottom w:val="0"/>
      <w:divBdr>
        <w:top w:val="none" w:sz="0" w:space="0" w:color="auto"/>
        <w:left w:val="none" w:sz="0" w:space="0" w:color="auto"/>
        <w:bottom w:val="none" w:sz="0" w:space="0" w:color="auto"/>
        <w:right w:val="none" w:sz="0" w:space="0" w:color="auto"/>
      </w:divBdr>
    </w:div>
    <w:div w:id="1739283159">
      <w:bodyDiv w:val="1"/>
      <w:marLeft w:val="0"/>
      <w:marRight w:val="0"/>
      <w:marTop w:val="0"/>
      <w:marBottom w:val="0"/>
      <w:divBdr>
        <w:top w:val="none" w:sz="0" w:space="0" w:color="auto"/>
        <w:left w:val="none" w:sz="0" w:space="0" w:color="auto"/>
        <w:bottom w:val="none" w:sz="0" w:space="0" w:color="auto"/>
        <w:right w:val="none" w:sz="0" w:space="0" w:color="auto"/>
      </w:divBdr>
    </w:div>
    <w:div w:id="1739934698">
      <w:bodyDiv w:val="1"/>
      <w:marLeft w:val="0"/>
      <w:marRight w:val="0"/>
      <w:marTop w:val="0"/>
      <w:marBottom w:val="0"/>
      <w:divBdr>
        <w:top w:val="none" w:sz="0" w:space="0" w:color="auto"/>
        <w:left w:val="none" w:sz="0" w:space="0" w:color="auto"/>
        <w:bottom w:val="none" w:sz="0" w:space="0" w:color="auto"/>
        <w:right w:val="none" w:sz="0" w:space="0" w:color="auto"/>
      </w:divBdr>
    </w:div>
    <w:div w:id="1740589556">
      <w:bodyDiv w:val="1"/>
      <w:marLeft w:val="0"/>
      <w:marRight w:val="0"/>
      <w:marTop w:val="0"/>
      <w:marBottom w:val="0"/>
      <w:divBdr>
        <w:top w:val="none" w:sz="0" w:space="0" w:color="auto"/>
        <w:left w:val="none" w:sz="0" w:space="0" w:color="auto"/>
        <w:bottom w:val="none" w:sz="0" w:space="0" w:color="auto"/>
        <w:right w:val="none" w:sz="0" w:space="0" w:color="auto"/>
      </w:divBdr>
    </w:div>
    <w:div w:id="1741443868">
      <w:bodyDiv w:val="1"/>
      <w:marLeft w:val="0"/>
      <w:marRight w:val="0"/>
      <w:marTop w:val="0"/>
      <w:marBottom w:val="0"/>
      <w:divBdr>
        <w:top w:val="none" w:sz="0" w:space="0" w:color="auto"/>
        <w:left w:val="none" w:sz="0" w:space="0" w:color="auto"/>
        <w:bottom w:val="none" w:sz="0" w:space="0" w:color="auto"/>
        <w:right w:val="none" w:sz="0" w:space="0" w:color="auto"/>
      </w:divBdr>
    </w:div>
    <w:div w:id="1741636063">
      <w:bodyDiv w:val="1"/>
      <w:marLeft w:val="0"/>
      <w:marRight w:val="0"/>
      <w:marTop w:val="0"/>
      <w:marBottom w:val="0"/>
      <w:divBdr>
        <w:top w:val="none" w:sz="0" w:space="0" w:color="auto"/>
        <w:left w:val="none" w:sz="0" w:space="0" w:color="auto"/>
        <w:bottom w:val="none" w:sz="0" w:space="0" w:color="auto"/>
        <w:right w:val="none" w:sz="0" w:space="0" w:color="auto"/>
      </w:divBdr>
    </w:div>
    <w:div w:id="1741826458">
      <w:bodyDiv w:val="1"/>
      <w:marLeft w:val="0"/>
      <w:marRight w:val="0"/>
      <w:marTop w:val="0"/>
      <w:marBottom w:val="0"/>
      <w:divBdr>
        <w:top w:val="none" w:sz="0" w:space="0" w:color="auto"/>
        <w:left w:val="none" w:sz="0" w:space="0" w:color="auto"/>
        <w:bottom w:val="none" w:sz="0" w:space="0" w:color="auto"/>
        <w:right w:val="none" w:sz="0" w:space="0" w:color="auto"/>
      </w:divBdr>
    </w:div>
    <w:div w:id="1742172924">
      <w:bodyDiv w:val="1"/>
      <w:marLeft w:val="0"/>
      <w:marRight w:val="0"/>
      <w:marTop w:val="0"/>
      <w:marBottom w:val="0"/>
      <w:divBdr>
        <w:top w:val="none" w:sz="0" w:space="0" w:color="auto"/>
        <w:left w:val="none" w:sz="0" w:space="0" w:color="auto"/>
        <w:bottom w:val="none" w:sz="0" w:space="0" w:color="auto"/>
        <w:right w:val="none" w:sz="0" w:space="0" w:color="auto"/>
      </w:divBdr>
    </w:div>
    <w:div w:id="1742752960">
      <w:bodyDiv w:val="1"/>
      <w:marLeft w:val="0"/>
      <w:marRight w:val="0"/>
      <w:marTop w:val="0"/>
      <w:marBottom w:val="0"/>
      <w:divBdr>
        <w:top w:val="none" w:sz="0" w:space="0" w:color="auto"/>
        <w:left w:val="none" w:sz="0" w:space="0" w:color="auto"/>
        <w:bottom w:val="none" w:sz="0" w:space="0" w:color="auto"/>
        <w:right w:val="none" w:sz="0" w:space="0" w:color="auto"/>
      </w:divBdr>
    </w:div>
    <w:div w:id="1743024182">
      <w:bodyDiv w:val="1"/>
      <w:marLeft w:val="0"/>
      <w:marRight w:val="0"/>
      <w:marTop w:val="0"/>
      <w:marBottom w:val="0"/>
      <w:divBdr>
        <w:top w:val="none" w:sz="0" w:space="0" w:color="auto"/>
        <w:left w:val="none" w:sz="0" w:space="0" w:color="auto"/>
        <w:bottom w:val="none" w:sz="0" w:space="0" w:color="auto"/>
        <w:right w:val="none" w:sz="0" w:space="0" w:color="auto"/>
      </w:divBdr>
    </w:div>
    <w:div w:id="1743134648">
      <w:bodyDiv w:val="1"/>
      <w:marLeft w:val="0"/>
      <w:marRight w:val="0"/>
      <w:marTop w:val="0"/>
      <w:marBottom w:val="0"/>
      <w:divBdr>
        <w:top w:val="none" w:sz="0" w:space="0" w:color="auto"/>
        <w:left w:val="none" w:sz="0" w:space="0" w:color="auto"/>
        <w:bottom w:val="none" w:sz="0" w:space="0" w:color="auto"/>
        <w:right w:val="none" w:sz="0" w:space="0" w:color="auto"/>
      </w:divBdr>
    </w:div>
    <w:div w:id="1743717020">
      <w:bodyDiv w:val="1"/>
      <w:marLeft w:val="0"/>
      <w:marRight w:val="0"/>
      <w:marTop w:val="0"/>
      <w:marBottom w:val="0"/>
      <w:divBdr>
        <w:top w:val="none" w:sz="0" w:space="0" w:color="auto"/>
        <w:left w:val="none" w:sz="0" w:space="0" w:color="auto"/>
        <w:bottom w:val="none" w:sz="0" w:space="0" w:color="auto"/>
        <w:right w:val="none" w:sz="0" w:space="0" w:color="auto"/>
      </w:divBdr>
    </w:div>
    <w:div w:id="1744373446">
      <w:bodyDiv w:val="1"/>
      <w:marLeft w:val="0"/>
      <w:marRight w:val="0"/>
      <w:marTop w:val="0"/>
      <w:marBottom w:val="0"/>
      <w:divBdr>
        <w:top w:val="none" w:sz="0" w:space="0" w:color="auto"/>
        <w:left w:val="none" w:sz="0" w:space="0" w:color="auto"/>
        <w:bottom w:val="none" w:sz="0" w:space="0" w:color="auto"/>
        <w:right w:val="none" w:sz="0" w:space="0" w:color="auto"/>
      </w:divBdr>
    </w:div>
    <w:div w:id="1744403662">
      <w:bodyDiv w:val="1"/>
      <w:marLeft w:val="0"/>
      <w:marRight w:val="0"/>
      <w:marTop w:val="0"/>
      <w:marBottom w:val="0"/>
      <w:divBdr>
        <w:top w:val="none" w:sz="0" w:space="0" w:color="auto"/>
        <w:left w:val="none" w:sz="0" w:space="0" w:color="auto"/>
        <w:bottom w:val="none" w:sz="0" w:space="0" w:color="auto"/>
        <w:right w:val="none" w:sz="0" w:space="0" w:color="auto"/>
      </w:divBdr>
    </w:div>
    <w:div w:id="1744528477">
      <w:bodyDiv w:val="1"/>
      <w:marLeft w:val="0"/>
      <w:marRight w:val="0"/>
      <w:marTop w:val="0"/>
      <w:marBottom w:val="0"/>
      <w:divBdr>
        <w:top w:val="none" w:sz="0" w:space="0" w:color="auto"/>
        <w:left w:val="none" w:sz="0" w:space="0" w:color="auto"/>
        <w:bottom w:val="none" w:sz="0" w:space="0" w:color="auto"/>
        <w:right w:val="none" w:sz="0" w:space="0" w:color="auto"/>
      </w:divBdr>
    </w:div>
    <w:div w:id="1745301110">
      <w:bodyDiv w:val="1"/>
      <w:marLeft w:val="0"/>
      <w:marRight w:val="0"/>
      <w:marTop w:val="0"/>
      <w:marBottom w:val="0"/>
      <w:divBdr>
        <w:top w:val="none" w:sz="0" w:space="0" w:color="auto"/>
        <w:left w:val="none" w:sz="0" w:space="0" w:color="auto"/>
        <w:bottom w:val="none" w:sz="0" w:space="0" w:color="auto"/>
        <w:right w:val="none" w:sz="0" w:space="0" w:color="auto"/>
      </w:divBdr>
    </w:div>
    <w:div w:id="1746027797">
      <w:bodyDiv w:val="1"/>
      <w:marLeft w:val="0"/>
      <w:marRight w:val="0"/>
      <w:marTop w:val="0"/>
      <w:marBottom w:val="0"/>
      <w:divBdr>
        <w:top w:val="none" w:sz="0" w:space="0" w:color="auto"/>
        <w:left w:val="none" w:sz="0" w:space="0" w:color="auto"/>
        <w:bottom w:val="none" w:sz="0" w:space="0" w:color="auto"/>
        <w:right w:val="none" w:sz="0" w:space="0" w:color="auto"/>
      </w:divBdr>
    </w:div>
    <w:div w:id="1746222347">
      <w:bodyDiv w:val="1"/>
      <w:marLeft w:val="0"/>
      <w:marRight w:val="0"/>
      <w:marTop w:val="0"/>
      <w:marBottom w:val="0"/>
      <w:divBdr>
        <w:top w:val="none" w:sz="0" w:space="0" w:color="auto"/>
        <w:left w:val="none" w:sz="0" w:space="0" w:color="auto"/>
        <w:bottom w:val="none" w:sz="0" w:space="0" w:color="auto"/>
        <w:right w:val="none" w:sz="0" w:space="0" w:color="auto"/>
      </w:divBdr>
    </w:div>
    <w:div w:id="1746224361">
      <w:bodyDiv w:val="1"/>
      <w:marLeft w:val="0"/>
      <w:marRight w:val="0"/>
      <w:marTop w:val="0"/>
      <w:marBottom w:val="0"/>
      <w:divBdr>
        <w:top w:val="none" w:sz="0" w:space="0" w:color="auto"/>
        <w:left w:val="none" w:sz="0" w:space="0" w:color="auto"/>
        <w:bottom w:val="none" w:sz="0" w:space="0" w:color="auto"/>
        <w:right w:val="none" w:sz="0" w:space="0" w:color="auto"/>
      </w:divBdr>
    </w:div>
    <w:div w:id="1746370274">
      <w:bodyDiv w:val="1"/>
      <w:marLeft w:val="0"/>
      <w:marRight w:val="0"/>
      <w:marTop w:val="0"/>
      <w:marBottom w:val="0"/>
      <w:divBdr>
        <w:top w:val="none" w:sz="0" w:space="0" w:color="auto"/>
        <w:left w:val="none" w:sz="0" w:space="0" w:color="auto"/>
        <w:bottom w:val="none" w:sz="0" w:space="0" w:color="auto"/>
        <w:right w:val="none" w:sz="0" w:space="0" w:color="auto"/>
      </w:divBdr>
    </w:div>
    <w:div w:id="1746418466">
      <w:bodyDiv w:val="1"/>
      <w:marLeft w:val="0"/>
      <w:marRight w:val="0"/>
      <w:marTop w:val="0"/>
      <w:marBottom w:val="0"/>
      <w:divBdr>
        <w:top w:val="none" w:sz="0" w:space="0" w:color="auto"/>
        <w:left w:val="none" w:sz="0" w:space="0" w:color="auto"/>
        <w:bottom w:val="none" w:sz="0" w:space="0" w:color="auto"/>
        <w:right w:val="none" w:sz="0" w:space="0" w:color="auto"/>
      </w:divBdr>
    </w:div>
    <w:div w:id="1747025887">
      <w:bodyDiv w:val="1"/>
      <w:marLeft w:val="0"/>
      <w:marRight w:val="0"/>
      <w:marTop w:val="0"/>
      <w:marBottom w:val="0"/>
      <w:divBdr>
        <w:top w:val="none" w:sz="0" w:space="0" w:color="auto"/>
        <w:left w:val="none" w:sz="0" w:space="0" w:color="auto"/>
        <w:bottom w:val="none" w:sz="0" w:space="0" w:color="auto"/>
        <w:right w:val="none" w:sz="0" w:space="0" w:color="auto"/>
      </w:divBdr>
    </w:div>
    <w:div w:id="1747416460">
      <w:bodyDiv w:val="1"/>
      <w:marLeft w:val="0"/>
      <w:marRight w:val="0"/>
      <w:marTop w:val="0"/>
      <w:marBottom w:val="0"/>
      <w:divBdr>
        <w:top w:val="none" w:sz="0" w:space="0" w:color="auto"/>
        <w:left w:val="none" w:sz="0" w:space="0" w:color="auto"/>
        <w:bottom w:val="none" w:sz="0" w:space="0" w:color="auto"/>
        <w:right w:val="none" w:sz="0" w:space="0" w:color="auto"/>
      </w:divBdr>
    </w:div>
    <w:div w:id="1749426298">
      <w:bodyDiv w:val="1"/>
      <w:marLeft w:val="0"/>
      <w:marRight w:val="0"/>
      <w:marTop w:val="0"/>
      <w:marBottom w:val="0"/>
      <w:divBdr>
        <w:top w:val="none" w:sz="0" w:space="0" w:color="auto"/>
        <w:left w:val="none" w:sz="0" w:space="0" w:color="auto"/>
        <w:bottom w:val="none" w:sz="0" w:space="0" w:color="auto"/>
        <w:right w:val="none" w:sz="0" w:space="0" w:color="auto"/>
      </w:divBdr>
    </w:div>
    <w:div w:id="1749687835">
      <w:bodyDiv w:val="1"/>
      <w:marLeft w:val="0"/>
      <w:marRight w:val="0"/>
      <w:marTop w:val="0"/>
      <w:marBottom w:val="0"/>
      <w:divBdr>
        <w:top w:val="none" w:sz="0" w:space="0" w:color="auto"/>
        <w:left w:val="none" w:sz="0" w:space="0" w:color="auto"/>
        <w:bottom w:val="none" w:sz="0" w:space="0" w:color="auto"/>
        <w:right w:val="none" w:sz="0" w:space="0" w:color="auto"/>
      </w:divBdr>
    </w:div>
    <w:div w:id="1750030687">
      <w:bodyDiv w:val="1"/>
      <w:marLeft w:val="0"/>
      <w:marRight w:val="0"/>
      <w:marTop w:val="0"/>
      <w:marBottom w:val="0"/>
      <w:divBdr>
        <w:top w:val="none" w:sz="0" w:space="0" w:color="auto"/>
        <w:left w:val="none" w:sz="0" w:space="0" w:color="auto"/>
        <w:bottom w:val="none" w:sz="0" w:space="0" w:color="auto"/>
        <w:right w:val="none" w:sz="0" w:space="0" w:color="auto"/>
      </w:divBdr>
    </w:div>
    <w:div w:id="1750344318">
      <w:bodyDiv w:val="1"/>
      <w:marLeft w:val="0"/>
      <w:marRight w:val="0"/>
      <w:marTop w:val="0"/>
      <w:marBottom w:val="0"/>
      <w:divBdr>
        <w:top w:val="none" w:sz="0" w:space="0" w:color="auto"/>
        <w:left w:val="none" w:sz="0" w:space="0" w:color="auto"/>
        <w:bottom w:val="none" w:sz="0" w:space="0" w:color="auto"/>
        <w:right w:val="none" w:sz="0" w:space="0" w:color="auto"/>
      </w:divBdr>
    </w:div>
    <w:div w:id="1750426255">
      <w:bodyDiv w:val="1"/>
      <w:marLeft w:val="0"/>
      <w:marRight w:val="0"/>
      <w:marTop w:val="0"/>
      <w:marBottom w:val="0"/>
      <w:divBdr>
        <w:top w:val="none" w:sz="0" w:space="0" w:color="auto"/>
        <w:left w:val="none" w:sz="0" w:space="0" w:color="auto"/>
        <w:bottom w:val="none" w:sz="0" w:space="0" w:color="auto"/>
        <w:right w:val="none" w:sz="0" w:space="0" w:color="auto"/>
      </w:divBdr>
    </w:div>
    <w:div w:id="1750544380">
      <w:bodyDiv w:val="1"/>
      <w:marLeft w:val="0"/>
      <w:marRight w:val="0"/>
      <w:marTop w:val="0"/>
      <w:marBottom w:val="0"/>
      <w:divBdr>
        <w:top w:val="none" w:sz="0" w:space="0" w:color="auto"/>
        <w:left w:val="none" w:sz="0" w:space="0" w:color="auto"/>
        <w:bottom w:val="none" w:sz="0" w:space="0" w:color="auto"/>
        <w:right w:val="none" w:sz="0" w:space="0" w:color="auto"/>
      </w:divBdr>
    </w:div>
    <w:div w:id="1750693225">
      <w:bodyDiv w:val="1"/>
      <w:marLeft w:val="0"/>
      <w:marRight w:val="0"/>
      <w:marTop w:val="0"/>
      <w:marBottom w:val="0"/>
      <w:divBdr>
        <w:top w:val="none" w:sz="0" w:space="0" w:color="auto"/>
        <w:left w:val="none" w:sz="0" w:space="0" w:color="auto"/>
        <w:bottom w:val="none" w:sz="0" w:space="0" w:color="auto"/>
        <w:right w:val="none" w:sz="0" w:space="0" w:color="auto"/>
      </w:divBdr>
    </w:div>
    <w:div w:id="1750694672">
      <w:bodyDiv w:val="1"/>
      <w:marLeft w:val="0"/>
      <w:marRight w:val="0"/>
      <w:marTop w:val="0"/>
      <w:marBottom w:val="0"/>
      <w:divBdr>
        <w:top w:val="none" w:sz="0" w:space="0" w:color="auto"/>
        <w:left w:val="none" w:sz="0" w:space="0" w:color="auto"/>
        <w:bottom w:val="none" w:sz="0" w:space="0" w:color="auto"/>
        <w:right w:val="none" w:sz="0" w:space="0" w:color="auto"/>
      </w:divBdr>
    </w:div>
    <w:div w:id="1750730042">
      <w:bodyDiv w:val="1"/>
      <w:marLeft w:val="0"/>
      <w:marRight w:val="0"/>
      <w:marTop w:val="0"/>
      <w:marBottom w:val="0"/>
      <w:divBdr>
        <w:top w:val="none" w:sz="0" w:space="0" w:color="auto"/>
        <w:left w:val="none" w:sz="0" w:space="0" w:color="auto"/>
        <w:bottom w:val="none" w:sz="0" w:space="0" w:color="auto"/>
        <w:right w:val="none" w:sz="0" w:space="0" w:color="auto"/>
      </w:divBdr>
    </w:div>
    <w:div w:id="1750735240">
      <w:bodyDiv w:val="1"/>
      <w:marLeft w:val="0"/>
      <w:marRight w:val="0"/>
      <w:marTop w:val="0"/>
      <w:marBottom w:val="0"/>
      <w:divBdr>
        <w:top w:val="none" w:sz="0" w:space="0" w:color="auto"/>
        <w:left w:val="none" w:sz="0" w:space="0" w:color="auto"/>
        <w:bottom w:val="none" w:sz="0" w:space="0" w:color="auto"/>
        <w:right w:val="none" w:sz="0" w:space="0" w:color="auto"/>
      </w:divBdr>
    </w:div>
    <w:div w:id="1750804693">
      <w:bodyDiv w:val="1"/>
      <w:marLeft w:val="0"/>
      <w:marRight w:val="0"/>
      <w:marTop w:val="0"/>
      <w:marBottom w:val="0"/>
      <w:divBdr>
        <w:top w:val="none" w:sz="0" w:space="0" w:color="auto"/>
        <w:left w:val="none" w:sz="0" w:space="0" w:color="auto"/>
        <w:bottom w:val="none" w:sz="0" w:space="0" w:color="auto"/>
        <w:right w:val="none" w:sz="0" w:space="0" w:color="auto"/>
      </w:divBdr>
    </w:div>
    <w:div w:id="1750882903">
      <w:bodyDiv w:val="1"/>
      <w:marLeft w:val="0"/>
      <w:marRight w:val="0"/>
      <w:marTop w:val="0"/>
      <w:marBottom w:val="0"/>
      <w:divBdr>
        <w:top w:val="none" w:sz="0" w:space="0" w:color="auto"/>
        <w:left w:val="none" w:sz="0" w:space="0" w:color="auto"/>
        <w:bottom w:val="none" w:sz="0" w:space="0" w:color="auto"/>
        <w:right w:val="none" w:sz="0" w:space="0" w:color="auto"/>
      </w:divBdr>
    </w:div>
    <w:div w:id="1751194526">
      <w:bodyDiv w:val="1"/>
      <w:marLeft w:val="0"/>
      <w:marRight w:val="0"/>
      <w:marTop w:val="0"/>
      <w:marBottom w:val="0"/>
      <w:divBdr>
        <w:top w:val="none" w:sz="0" w:space="0" w:color="auto"/>
        <w:left w:val="none" w:sz="0" w:space="0" w:color="auto"/>
        <w:bottom w:val="none" w:sz="0" w:space="0" w:color="auto"/>
        <w:right w:val="none" w:sz="0" w:space="0" w:color="auto"/>
      </w:divBdr>
    </w:div>
    <w:div w:id="1751391594">
      <w:bodyDiv w:val="1"/>
      <w:marLeft w:val="0"/>
      <w:marRight w:val="0"/>
      <w:marTop w:val="0"/>
      <w:marBottom w:val="0"/>
      <w:divBdr>
        <w:top w:val="none" w:sz="0" w:space="0" w:color="auto"/>
        <w:left w:val="none" w:sz="0" w:space="0" w:color="auto"/>
        <w:bottom w:val="none" w:sz="0" w:space="0" w:color="auto"/>
        <w:right w:val="none" w:sz="0" w:space="0" w:color="auto"/>
      </w:divBdr>
    </w:div>
    <w:div w:id="1751732105">
      <w:bodyDiv w:val="1"/>
      <w:marLeft w:val="0"/>
      <w:marRight w:val="0"/>
      <w:marTop w:val="0"/>
      <w:marBottom w:val="0"/>
      <w:divBdr>
        <w:top w:val="none" w:sz="0" w:space="0" w:color="auto"/>
        <w:left w:val="none" w:sz="0" w:space="0" w:color="auto"/>
        <w:bottom w:val="none" w:sz="0" w:space="0" w:color="auto"/>
        <w:right w:val="none" w:sz="0" w:space="0" w:color="auto"/>
      </w:divBdr>
    </w:div>
    <w:div w:id="1751779723">
      <w:bodyDiv w:val="1"/>
      <w:marLeft w:val="0"/>
      <w:marRight w:val="0"/>
      <w:marTop w:val="0"/>
      <w:marBottom w:val="0"/>
      <w:divBdr>
        <w:top w:val="none" w:sz="0" w:space="0" w:color="auto"/>
        <w:left w:val="none" w:sz="0" w:space="0" w:color="auto"/>
        <w:bottom w:val="none" w:sz="0" w:space="0" w:color="auto"/>
        <w:right w:val="none" w:sz="0" w:space="0" w:color="auto"/>
      </w:divBdr>
    </w:div>
    <w:div w:id="1752041054">
      <w:bodyDiv w:val="1"/>
      <w:marLeft w:val="0"/>
      <w:marRight w:val="0"/>
      <w:marTop w:val="0"/>
      <w:marBottom w:val="0"/>
      <w:divBdr>
        <w:top w:val="none" w:sz="0" w:space="0" w:color="auto"/>
        <w:left w:val="none" w:sz="0" w:space="0" w:color="auto"/>
        <w:bottom w:val="none" w:sz="0" w:space="0" w:color="auto"/>
        <w:right w:val="none" w:sz="0" w:space="0" w:color="auto"/>
      </w:divBdr>
    </w:div>
    <w:div w:id="1752578635">
      <w:bodyDiv w:val="1"/>
      <w:marLeft w:val="0"/>
      <w:marRight w:val="0"/>
      <w:marTop w:val="0"/>
      <w:marBottom w:val="0"/>
      <w:divBdr>
        <w:top w:val="none" w:sz="0" w:space="0" w:color="auto"/>
        <w:left w:val="none" w:sz="0" w:space="0" w:color="auto"/>
        <w:bottom w:val="none" w:sz="0" w:space="0" w:color="auto"/>
        <w:right w:val="none" w:sz="0" w:space="0" w:color="auto"/>
      </w:divBdr>
    </w:div>
    <w:div w:id="1754350765">
      <w:bodyDiv w:val="1"/>
      <w:marLeft w:val="0"/>
      <w:marRight w:val="0"/>
      <w:marTop w:val="0"/>
      <w:marBottom w:val="0"/>
      <w:divBdr>
        <w:top w:val="none" w:sz="0" w:space="0" w:color="auto"/>
        <w:left w:val="none" w:sz="0" w:space="0" w:color="auto"/>
        <w:bottom w:val="none" w:sz="0" w:space="0" w:color="auto"/>
        <w:right w:val="none" w:sz="0" w:space="0" w:color="auto"/>
      </w:divBdr>
    </w:div>
    <w:div w:id="1754738754">
      <w:bodyDiv w:val="1"/>
      <w:marLeft w:val="0"/>
      <w:marRight w:val="0"/>
      <w:marTop w:val="0"/>
      <w:marBottom w:val="0"/>
      <w:divBdr>
        <w:top w:val="none" w:sz="0" w:space="0" w:color="auto"/>
        <w:left w:val="none" w:sz="0" w:space="0" w:color="auto"/>
        <w:bottom w:val="none" w:sz="0" w:space="0" w:color="auto"/>
        <w:right w:val="none" w:sz="0" w:space="0" w:color="auto"/>
      </w:divBdr>
    </w:div>
    <w:div w:id="1755275339">
      <w:bodyDiv w:val="1"/>
      <w:marLeft w:val="0"/>
      <w:marRight w:val="0"/>
      <w:marTop w:val="0"/>
      <w:marBottom w:val="0"/>
      <w:divBdr>
        <w:top w:val="none" w:sz="0" w:space="0" w:color="auto"/>
        <w:left w:val="none" w:sz="0" w:space="0" w:color="auto"/>
        <w:bottom w:val="none" w:sz="0" w:space="0" w:color="auto"/>
        <w:right w:val="none" w:sz="0" w:space="0" w:color="auto"/>
      </w:divBdr>
    </w:div>
    <w:div w:id="1755664724">
      <w:bodyDiv w:val="1"/>
      <w:marLeft w:val="0"/>
      <w:marRight w:val="0"/>
      <w:marTop w:val="0"/>
      <w:marBottom w:val="0"/>
      <w:divBdr>
        <w:top w:val="none" w:sz="0" w:space="0" w:color="auto"/>
        <w:left w:val="none" w:sz="0" w:space="0" w:color="auto"/>
        <w:bottom w:val="none" w:sz="0" w:space="0" w:color="auto"/>
        <w:right w:val="none" w:sz="0" w:space="0" w:color="auto"/>
      </w:divBdr>
    </w:div>
    <w:div w:id="1755978299">
      <w:bodyDiv w:val="1"/>
      <w:marLeft w:val="0"/>
      <w:marRight w:val="0"/>
      <w:marTop w:val="0"/>
      <w:marBottom w:val="0"/>
      <w:divBdr>
        <w:top w:val="none" w:sz="0" w:space="0" w:color="auto"/>
        <w:left w:val="none" w:sz="0" w:space="0" w:color="auto"/>
        <w:bottom w:val="none" w:sz="0" w:space="0" w:color="auto"/>
        <w:right w:val="none" w:sz="0" w:space="0" w:color="auto"/>
      </w:divBdr>
    </w:div>
    <w:div w:id="1756052304">
      <w:bodyDiv w:val="1"/>
      <w:marLeft w:val="0"/>
      <w:marRight w:val="0"/>
      <w:marTop w:val="0"/>
      <w:marBottom w:val="0"/>
      <w:divBdr>
        <w:top w:val="none" w:sz="0" w:space="0" w:color="auto"/>
        <w:left w:val="none" w:sz="0" w:space="0" w:color="auto"/>
        <w:bottom w:val="none" w:sz="0" w:space="0" w:color="auto"/>
        <w:right w:val="none" w:sz="0" w:space="0" w:color="auto"/>
      </w:divBdr>
    </w:div>
    <w:div w:id="1756127708">
      <w:bodyDiv w:val="1"/>
      <w:marLeft w:val="0"/>
      <w:marRight w:val="0"/>
      <w:marTop w:val="0"/>
      <w:marBottom w:val="0"/>
      <w:divBdr>
        <w:top w:val="none" w:sz="0" w:space="0" w:color="auto"/>
        <w:left w:val="none" w:sz="0" w:space="0" w:color="auto"/>
        <w:bottom w:val="none" w:sz="0" w:space="0" w:color="auto"/>
        <w:right w:val="none" w:sz="0" w:space="0" w:color="auto"/>
      </w:divBdr>
    </w:div>
    <w:div w:id="1756315368">
      <w:bodyDiv w:val="1"/>
      <w:marLeft w:val="0"/>
      <w:marRight w:val="0"/>
      <w:marTop w:val="0"/>
      <w:marBottom w:val="0"/>
      <w:divBdr>
        <w:top w:val="none" w:sz="0" w:space="0" w:color="auto"/>
        <w:left w:val="none" w:sz="0" w:space="0" w:color="auto"/>
        <w:bottom w:val="none" w:sz="0" w:space="0" w:color="auto"/>
        <w:right w:val="none" w:sz="0" w:space="0" w:color="auto"/>
      </w:divBdr>
    </w:div>
    <w:div w:id="1757363740">
      <w:bodyDiv w:val="1"/>
      <w:marLeft w:val="0"/>
      <w:marRight w:val="0"/>
      <w:marTop w:val="0"/>
      <w:marBottom w:val="0"/>
      <w:divBdr>
        <w:top w:val="none" w:sz="0" w:space="0" w:color="auto"/>
        <w:left w:val="none" w:sz="0" w:space="0" w:color="auto"/>
        <w:bottom w:val="none" w:sz="0" w:space="0" w:color="auto"/>
        <w:right w:val="none" w:sz="0" w:space="0" w:color="auto"/>
      </w:divBdr>
    </w:div>
    <w:div w:id="1758162797">
      <w:bodyDiv w:val="1"/>
      <w:marLeft w:val="0"/>
      <w:marRight w:val="0"/>
      <w:marTop w:val="0"/>
      <w:marBottom w:val="0"/>
      <w:divBdr>
        <w:top w:val="none" w:sz="0" w:space="0" w:color="auto"/>
        <w:left w:val="none" w:sz="0" w:space="0" w:color="auto"/>
        <w:bottom w:val="none" w:sz="0" w:space="0" w:color="auto"/>
        <w:right w:val="none" w:sz="0" w:space="0" w:color="auto"/>
      </w:divBdr>
    </w:div>
    <w:div w:id="1758332532">
      <w:bodyDiv w:val="1"/>
      <w:marLeft w:val="0"/>
      <w:marRight w:val="0"/>
      <w:marTop w:val="0"/>
      <w:marBottom w:val="0"/>
      <w:divBdr>
        <w:top w:val="none" w:sz="0" w:space="0" w:color="auto"/>
        <w:left w:val="none" w:sz="0" w:space="0" w:color="auto"/>
        <w:bottom w:val="none" w:sz="0" w:space="0" w:color="auto"/>
        <w:right w:val="none" w:sz="0" w:space="0" w:color="auto"/>
      </w:divBdr>
    </w:div>
    <w:div w:id="1758670613">
      <w:bodyDiv w:val="1"/>
      <w:marLeft w:val="0"/>
      <w:marRight w:val="0"/>
      <w:marTop w:val="0"/>
      <w:marBottom w:val="0"/>
      <w:divBdr>
        <w:top w:val="none" w:sz="0" w:space="0" w:color="auto"/>
        <w:left w:val="none" w:sz="0" w:space="0" w:color="auto"/>
        <w:bottom w:val="none" w:sz="0" w:space="0" w:color="auto"/>
        <w:right w:val="none" w:sz="0" w:space="0" w:color="auto"/>
      </w:divBdr>
    </w:div>
    <w:div w:id="1758866438">
      <w:bodyDiv w:val="1"/>
      <w:marLeft w:val="0"/>
      <w:marRight w:val="0"/>
      <w:marTop w:val="0"/>
      <w:marBottom w:val="0"/>
      <w:divBdr>
        <w:top w:val="none" w:sz="0" w:space="0" w:color="auto"/>
        <w:left w:val="none" w:sz="0" w:space="0" w:color="auto"/>
        <w:bottom w:val="none" w:sz="0" w:space="0" w:color="auto"/>
        <w:right w:val="none" w:sz="0" w:space="0" w:color="auto"/>
      </w:divBdr>
    </w:div>
    <w:div w:id="1759447699">
      <w:bodyDiv w:val="1"/>
      <w:marLeft w:val="0"/>
      <w:marRight w:val="0"/>
      <w:marTop w:val="0"/>
      <w:marBottom w:val="0"/>
      <w:divBdr>
        <w:top w:val="none" w:sz="0" w:space="0" w:color="auto"/>
        <w:left w:val="none" w:sz="0" w:space="0" w:color="auto"/>
        <w:bottom w:val="none" w:sz="0" w:space="0" w:color="auto"/>
        <w:right w:val="none" w:sz="0" w:space="0" w:color="auto"/>
      </w:divBdr>
    </w:div>
    <w:div w:id="1759522065">
      <w:bodyDiv w:val="1"/>
      <w:marLeft w:val="0"/>
      <w:marRight w:val="0"/>
      <w:marTop w:val="0"/>
      <w:marBottom w:val="0"/>
      <w:divBdr>
        <w:top w:val="none" w:sz="0" w:space="0" w:color="auto"/>
        <w:left w:val="none" w:sz="0" w:space="0" w:color="auto"/>
        <w:bottom w:val="none" w:sz="0" w:space="0" w:color="auto"/>
        <w:right w:val="none" w:sz="0" w:space="0" w:color="auto"/>
      </w:divBdr>
    </w:div>
    <w:div w:id="1759524466">
      <w:bodyDiv w:val="1"/>
      <w:marLeft w:val="0"/>
      <w:marRight w:val="0"/>
      <w:marTop w:val="0"/>
      <w:marBottom w:val="0"/>
      <w:divBdr>
        <w:top w:val="none" w:sz="0" w:space="0" w:color="auto"/>
        <w:left w:val="none" w:sz="0" w:space="0" w:color="auto"/>
        <w:bottom w:val="none" w:sz="0" w:space="0" w:color="auto"/>
        <w:right w:val="none" w:sz="0" w:space="0" w:color="auto"/>
      </w:divBdr>
    </w:div>
    <w:div w:id="1759642274">
      <w:bodyDiv w:val="1"/>
      <w:marLeft w:val="0"/>
      <w:marRight w:val="0"/>
      <w:marTop w:val="0"/>
      <w:marBottom w:val="0"/>
      <w:divBdr>
        <w:top w:val="none" w:sz="0" w:space="0" w:color="auto"/>
        <w:left w:val="none" w:sz="0" w:space="0" w:color="auto"/>
        <w:bottom w:val="none" w:sz="0" w:space="0" w:color="auto"/>
        <w:right w:val="none" w:sz="0" w:space="0" w:color="auto"/>
      </w:divBdr>
    </w:div>
    <w:div w:id="1760104233">
      <w:bodyDiv w:val="1"/>
      <w:marLeft w:val="0"/>
      <w:marRight w:val="0"/>
      <w:marTop w:val="0"/>
      <w:marBottom w:val="0"/>
      <w:divBdr>
        <w:top w:val="none" w:sz="0" w:space="0" w:color="auto"/>
        <w:left w:val="none" w:sz="0" w:space="0" w:color="auto"/>
        <w:bottom w:val="none" w:sz="0" w:space="0" w:color="auto"/>
        <w:right w:val="none" w:sz="0" w:space="0" w:color="auto"/>
      </w:divBdr>
    </w:div>
    <w:div w:id="1760253357">
      <w:bodyDiv w:val="1"/>
      <w:marLeft w:val="0"/>
      <w:marRight w:val="0"/>
      <w:marTop w:val="0"/>
      <w:marBottom w:val="0"/>
      <w:divBdr>
        <w:top w:val="none" w:sz="0" w:space="0" w:color="auto"/>
        <w:left w:val="none" w:sz="0" w:space="0" w:color="auto"/>
        <w:bottom w:val="none" w:sz="0" w:space="0" w:color="auto"/>
        <w:right w:val="none" w:sz="0" w:space="0" w:color="auto"/>
      </w:divBdr>
    </w:div>
    <w:div w:id="1760908729">
      <w:bodyDiv w:val="1"/>
      <w:marLeft w:val="0"/>
      <w:marRight w:val="0"/>
      <w:marTop w:val="0"/>
      <w:marBottom w:val="0"/>
      <w:divBdr>
        <w:top w:val="none" w:sz="0" w:space="0" w:color="auto"/>
        <w:left w:val="none" w:sz="0" w:space="0" w:color="auto"/>
        <w:bottom w:val="none" w:sz="0" w:space="0" w:color="auto"/>
        <w:right w:val="none" w:sz="0" w:space="0" w:color="auto"/>
      </w:divBdr>
    </w:div>
    <w:div w:id="1761097393">
      <w:bodyDiv w:val="1"/>
      <w:marLeft w:val="0"/>
      <w:marRight w:val="0"/>
      <w:marTop w:val="0"/>
      <w:marBottom w:val="0"/>
      <w:divBdr>
        <w:top w:val="none" w:sz="0" w:space="0" w:color="auto"/>
        <w:left w:val="none" w:sz="0" w:space="0" w:color="auto"/>
        <w:bottom w:val="none" w:sz="0" w:space="0" w:color="auto"/>
        <w:right w:val="none" w:sz="0" w:space="0" w:color="auto"/>
      </w:divBdr>
    </w:div>
    <w:div w:id="1761826176">
      <w:bodyDiv w:val="1"/>
      <w:marLeft w:val="0"/>
      <w:marRight w:val="0"/>
      <w:marTop w:val="0"/>
      <w:marBottom w:val="0"/>
      <w:divBdr>
        <w:top w:val="none" w:sz="0" w:space="0" w:color="auto"/>
        <w:left w:val="none" w:sz="0" w:space="0" w:color="auto"/>
        <w:bottom w:val="none" w:sz="0" w:space="0" w:color="auto"/>
        <w:right w:val="none" w:sz="0" w:space="0" w:color="auto"/>
      </w:divBdr>
    </w:div>
    <w:div w:id="1761834639">
      <w:bodyDiv w:val="1"/>
      <w:marLeft w:val="0"/>
      <w:marRight w:val="0"/>
      <w:marTop w:val="0"/>
      <w:marBottom w:val="0"/>
      <w:divBdr>
        <w:top w:val="none" w:sz="0" w:space="0" w:color="auto"/>
        <w:left w:val="none" w:sz="0" w:space="0" w:color="auto"/>
        <w:bottom w:val="none" w:sz="0" w:space="0" w:color="auto"/>
        <w:right w:val="none" w:sz="0" w:space="0" w:color="auto"/>
      </w:divBdr>
    </w:div>
    <w:div w:id="1761949496">
      <w:bodyDiv w:val="1"/>
      <w:marLeft w:val="0"/>
      <w:marRight w:val="0"/>
      <w:marTop w:val="0"/>
      <w:marBottom w:val="0"/>
      <w:divBdr>
        <w:top w:val="none" w:sz="0" w:space="0" w:color="auto"/>
        <w:left w:val="none" w:sz="0" w:space="0" w:color="auto"/>
        <w:bottom w:val="none" w:sz="0" w:space="0" w:color="auto"/>
        <w:right w:val="none" w:sz="0" w:space="0" w:color="auto"/>
      </w:divBdr>
    </w:div>
    <w:div w:id="1762332549">
      <w:bodyDiv w:val="1"/>
      <w:marLeft w:val="0"/>
      <w:marRight w:val="0"/>
      <w:marTop w:val="0"/>
      <w:marBottom w:val="0"/>
      <w:divBdr>
        <w:top w:val="none" w:sz="0" w:space="0" w:color="auto"/>
        <w:left w:val="none" w:sz="0" w:space="0" w:color="auto"/>
        <w:bottom w:val="none" w:sz="0" w:space="0" w:color="auto"/>
        <w:right w:val="none" w:sz="0" w:space="0" w:color="auto"/>
      </w:divBdr>
    </w:div>
    <w:div w:id="1762532213">
      <w:bodyDiv w:val="1"/>
      <w:marLeft w:val="0"/>
      <w:marRight w:val="0"/>
      <w:marTop w:val="0"/>
      <w:marBottom w:val="0"/>
      <w:divBdr>
        <w:top w:val="none" w:sz="0" w:space="0" w:color="auto"/>
        <w:left w:val="none" w:sz="0" w:space="0" w:color="auto"/>
        <w:bottom w:val="none" w:sz="0" w:space="0" w:color="auto"/>
        <w:right w:val="none" w:sz="0" w:space="0" w:color="auto"/>
      </w:divBdr>
    </w:div>
    <w:div w:id="1762753191">
      <w:bodyDiv w:val="1"/>
      <w:marLeft w:val="0"/>
      <w:marRight w:val="0"/>
      <w:marTop w:val="0"/>
      <w:marBottom w:val="0"/>
      <w:divBdr>
        <w:top w:val="none" w:sz="0" w:space="0" w:color="auto"/>
        <w:left w:val="none" w:sz="0" w:space="0" w:color="auto"/>
        <w:bottom w:val="none" w:sz="0" w:space="0" w:color="auto"/>
        <w:right w:val="none" w:sz="0" w:space="0" w:color="auto"/>
      </w:divBdr>
    </w:div>
    <w:div w:id="1763143926">
      <w:bodyDiv w:val="1"/>
      <w:marLeft w:val="0"/>
      <w:marRight w:val="0"/>
      <w:marTop w:val="0"/>
      <w:marBottom w:val="0"/>
      <w:divBdr>
        <w:top w:val="none" w:sz="0" w:space="0" w:color="auto"/>
        <w:left w:val="none" w:sz="0" w:space="0" w:color="auto"/>
        <w:bottom w:val="none" w:sz="0" w:space="0" w:color="auto"/>
        <w:right w:val="none" w:sz="0" w:space="0" w:color="auto"/>
      </w:divBdr>
    </w:div>
    <w:div w:id="1763648812">
      <w:bodyDiv w:val="1"/>
      <w:marLeft w:val="0"/>
      <w:marRight w:val="0"/>
      <w:marTop w:val="0"/>
      <w:marBottom w:val="0"/>
      <w:divBdr>
        <w:top w:val="none" w:sz="0" w:space="0" w:color="auto"/>
        <w:left w:val="none" w:sz="0" w:space="0" w:color="auto"/>
        <w:bottom w:val="none" w:sz="0" w:space="0" w:color="auto"/>
        <w:right w:val="none" w:sz="0" w:space="0" w:color="auto"/>
      </w:divBdr>
    </w:div>
    <w:div w:id="1764640181">
      <w:bodyDiv w:val="1"/>
      <w:marLeft w:val="0"/>
      <w:marRight w:val="0"/>
      <w:marTop w:val="0"/>
      <w:marBottom w:val="0"/>
      <w:divBdr>
        <w:top w:val="none" w:sz="0" w:space="0" w:color="auto"/>
        <w:left w:val="none" w:sz="0" w:space="0" w:color="auto"/>
        <w:bottom w:val="none" w:sz="0" w:space="0" w:color="auto"/>
        <w:right w:val="none" w:sz="0" w:space="0" w:color="auto"/>
      </w:divBdr>
    </w:div>
    <w:div w:id="1767115423">
      <w:bodyDiv w:val="1"/>
      <w:marLeft w:val="0"/>
      <w:marRight w:val="0"/>
      <w:marTop w:val="0"/>
      <w:marBottom w:val="0"/>
      <w:divBdr>
        <w:top w:val="none" w:sz="0" w:space="0" w:color="auto"/>
        <w:left w:val="none" w:sz="0" w:space="0" w:color="auto"/>
        <w:bottom w:val="none" w:sz="0" w:space="0" w:color="auto"/>
        <w:right w:val="none" w:sz="0" w:space="0" w:color="auto"/>
      </w:divBdr>
    </w:div>
    <w:div w:id="1768190045">
      <w:bodyDiv w:val="1"/>
      <w:marLeft w:val="0"/>
      <w:marRight w:val="0"/>
      <w:marTop w:val="0"/>
      <w:marBottom w:val="0"/>
      <w:divBdr>
        <w:top w:val="none" w:sz="0" w:space="0" w:color="auto"/>
        <w:left w:val="none" w:sz="0" w:space="0" w:color="auto"/>
        <w:bottom w:val="none" w:sz="0" w:space="0" w:color="auto"/>
        <w:right w:val="none" w:sz="0" w:space="0" w:color="auto"/>
      </w:divBdr>
    </w:div>
    <w:div w:id="1768232036">
      <w:bodyDiv w:val="1"/>
      <w:marLeft w:val="0"/>
      <w:marRight w:val="0"/>
      <w:marTop w:val="0"/>
      <w:marBottom w:val="0"/>
      <w:divBdr>
        <w:top w:val="none" w:sz="0" w:space="0" w:color="auto"/>
        <w:left w:val="none" w:sz="0" w:space="0" w:color="auto"/>
        <w:bottom w:val="none" w:sz="0" w:space="0" w:color="auto"/>
        <w:right w:val="none" w:sz="0" w:space="0" w:color="auto"/>
      </w:divBdr>
    </w:div>
    <w:div w:id="1768386222">
      <w:bodyDiv w:val="1"/>
      <w:marLeft w:val="0"/>
      <w:marRight w:val="0"/>
      <w:marTop w:val="0"/>
      <w:marBottom w:val="0"/>
      <w:divBdr>
        <w:top w:val="none" w:sz="0" w:space="0" w:color="auto"/>
        <w:left w:val="none" w:sz="0" w:space="0" w:color="auto"/>
        <w:bottom w:val="none" w:sz="0" w:space="0" w:color="auto"/>
        <w:right w:val="none" w:sz="0" w:space="0" w:color="auto"/>
      </w:divBdr>
    </w:div>
    <w:div w:id="1768961873">
      <w:bodyDiv w:val="1"/>
      <w:marLeft w:val="0"/>
      <w:marRight w:val="0"/>
      <w:marTop w:val="0"/>
      <w:marBottom w:val="0"/>
      <w:divBdr>
        <w:top w:val="none" w:sz="0" w:space="0" w:color="auto"/>
        <w:left w:val="none" w:sz="0" w:space="0" w:color="auto"/>
        <w:bottom w:val="none" w:sz="0" w:space="0" w:color="auto"/>
        <w:right w:val="none" w:sz="0" w:space="0" w:color="auto"/>
      </w:divBdr>
    </w:div>
    <w:div w:id="1769158517">
      <w:bodyDiv w:val="1"/>
      <w:marLeft w:val="0"/>
      <w:marRight w:val="0"/>
      <w:marTop w:val="0"/>
      <w:marBottom w:val="0"/>
      <w:divBdr>
        <w:top w:val="none" w:sz="0" w:space="0" w:color="auto"/>
        <w:left w:val="none" w:sz="0" w:space="0" w:color="auto"/>
        <w:bottom w:val="none" w:sz="0" w:space="0" w:color="auto"/>
        <w:right w:val="none" w:sz="0" w:space="0" w:color="auto"/>
      </w:divBdr>
    </w:div>
    <w:div w:id="1770344216">
      <w:bodyDiv w:val="1"/>
      <w:marLeft w:val="0"/>
      <w:marRight w:val="0"/>
      <w:marTop w:val="0"/>
      <w:marBottom w:val="0"/>
      <w:divBdr>
        <w:top w:val="none" w:sz="0" w:space="0" w:color="auto"/>
        <w:left w:val="none" w:sz="0" w:space="0" w:color="auto"/>
        <w:bottom w:val="none" w:sz="0" w:space="0" w:color="auto"/>
        <w:right w:val="none" w:sz="0" w:space="0" w:color="auto"/>
      </w:divBdr>
    </w:div>
    <w:div w:id="1770420471">
      <w:bodyDiv w:val="1"/>
      <w:marLeft w:val="0"/>
      <w:marRight w:val="0"/>
      <w:marTop w:val="0"/>
      <w:marBottom w:val="0"/>
      <w:divBdr>
        <w:top w:val="none" w:sz="0" w:space="0" w:color="auto"/>
        <w:left w:val="none" w:sz="0" w:space="0" w:color="auto"/>
        <w:bottom w:val="none" w:sz="0" w:space="0" w:color="auto"/>
        <w:right w:val="none" w:sz="0" w:space="0" w:color="auto"/>
      </w:divBdr>
    </w:div>
    <w:div w:id="1770464660">
      <w:bodyDiv w:val="1"/>
      <w:marLeft w:val="0"/>
      <w:marRight w:val="0"/>
      <w:marTop w:val="0"/>
      <w:marBottom w:val="0"/>
      <w:divBdr>
        <w:top w:val="none" w:sz="0" w:space="0" w:color="auto"/>
        <w:left w:val="none" w:sz="0" w:space="0" w:color="auto"/>
        <w:bottom w:val="none" w:sz="0" w:space="0" w:color="auto"/>
        <w:right w:val="none" w:sz="0" w:space="0" w:color="auto"/>
      </w:divBdr>
    </w:div>
    <w:div w:id="1770932034">
      <w:bodyDiv w:val="1"/>
      <w:marLeft w:val="0"/>
      <w:marRight w:val="0"/>
      <w:marTop w:val="0"/>
      <w:marBottom w:val="0"/>
      <w:divBdr>
        <w:top w:val="none" w:sz="0" w:space="0" w:color="auto"/>
        <w:left w:val="none" w:sz="0" w:space="0" w:color="auto"/>
        <w:bottom w:val="none" w:sz="0" w:space="0" w:color="auto"/>
        <w:right w:val="none" w:sz="0" w:space="0" w:color="auto"/>
      </w:divBdr>
    </w:div>
    <w:div w:id="1771660378">
      <w:bodyDiv w:val="1"/>
      <w:marLeft w:val="0"/>
      <w:marRight w:val="0"/>
      <w:marTop w:val="0"/>
      <w:marBottom w:val="0"/>
      <w:divBdr>
        <w:top w:val="none" w:sz="0" w:space="0" w:color="auto"/>
        <w:left w:val="none" w:sz="0" w:space="0" w:color="auto"/>
        <w:bottom w:val="none" w:sz="0" w:space="0" w:color="auto"/>
        <w:right w:val="none" w:sz="0" w:space="0" w:color="auto"/>
      </w:divBdr>
    </w:div>
    <w:div w:id="1772310340">
      <w:bodyDiv w:val="1"/>
      <w:marLeft w:val="0"/>
      <w:marRight w:val="0"/>
      <w:marTop w:val="0"/>
      <w:marBottom w:val="0"/>
      <w:divBdr>
        <w:top w:val="none" w:sz="0" w:space="0" w:color="auto"/>
        <w:left w:val="none" w:sz="0" w:space="0" w:color="auto"/>
        <w:bottom w:val="none" w:sz="0" w:space="0" w:color="auto"/>
        <w:right w:val="none" w:sz="0" w:space="0" w:color="auto"/>
      </w:divBdr>
    </w:div>
    <w:div w:id="1772317825">
      <w:bodyDiv w:val="1"/>
      <w:marLeft w:val="0"/>
      <w:marRight w:val="0"/>
      <w:marTop w:val="0"/>
      <w:marBottom w:val="0"/>
      <w:divBdr>
        <w:top w:val="none" w:sz="0" w:space="0" w:color="auto"/>
        <w:left w:val="none" w:sz="0" w:space="0" w:color="auto"/>
        <w:bottom w:val="none" w:sz="0" w:space="0" w:color="auto"/>
        <w:right w:val="none" w:sz="0" w:space="0" w:color="auto"/>
      </w:divBdr>
    </w:div>
    <w:div w:id="1772318655">
      <w:bodyDiv w:val="1"/>
      <w:marLeft w:val="0"/>
      <w:marRight w:val="0"/>
      <w:marTop w:val="0"/>
      <w:marBottom w:val="0"/>
      <w:divBdr>
        <w:top w:val="none" w:sz="0" w:space="0" w:color="auto"/>
        <w:left w:val="none" w:sz="0" w:space="0" w:color="auto"/>
        <w:bottom w:val="none" w:sz="0" w:space="0" w:color="auto"/>
        <w:right w:val="none" w:sz="0" w:space="0" w:color="auto"/>
      </w:divBdr>
    </w:div>
    <w:div w:id="1772814384">
      <w:bodyDiv w:val="1"/>
      <w:marLeft w:val="0"/>
      <w:marRight w:val="0"/>
      <w:marTop w:val="0"/>
      <w:marBottom w:val="0"/>
      <w:divBdr>
        <w:top w:val="none" w:sz="0" w:space="0" w:color="auto"/>
        <w:left w:val="none" w:sz="0" w:space="0" w:color="auto"/>
        <w:bottom w:val="none" w:sz="0" w:space="0" w:color="auto"/>
        <w:right w:val="none" w:sz="0" w:space="0" w:color="auto"/>
      </w:divBdr>
    </w:div>
    <w:div w:id="1773746472">
      <w:bodyDiv w:val="1"/>
      <w:marLeft w:val="0"/>
      <w:marRight w:val="0"/>
      <w:marTop w:val="0"/>
      <w:marBottom w:val="0"/>
      <w:divBdr>
        <w:top w:val="none" w:sz="0" w:space="0" w:color="auto"/>
        <w:left w:val="none" w:sz="0" w:space="0" w:color="auto"/>
        <w:bottom w:val="none" w:sz="0" w:space="0" w:color="auto"/>
        <w:right w:val="none" w:sz="0" w:space="0" w:color="auto"/>
      </w:divBdr>
    </w:div>
    <w:div w:id="1774323583">
      <w:bodyDiv w:val="1"/>
      <w:marLeft w:val="0"/>
      <w:marRight w:val="0"/>
      <w:marTop w:val="0"/>
      <w:marBottom w:val="0"/>
      <w:divBdr>
        <w:top w:val="none" w:sz="0" w:space="0" w:color="auto"/>
        <w:left w:val="none" w:sz="0" w:space="0" w:color="auto"/>
        <w:bottom w:val="none" w:sz="0" w:space="0" w:color="auto"/>
        <w:right w:val="none" w:sz="0" w:space="0" w:color="auto"/>
      </w:divBdr>
    </w:div>
    <w:div w:id="1774351498">
      <w:bodyDiv w:val="1"/>
      <w:marLeft w:val="0"/>
      <w:marRight w:val="0"/>
      <w:marTop w:val="0"/>
      <w:marBottom w:val="0"/>
      <w:divBdr>
        <w:top w:val="none" w:sz="0" w:space="0" w:color="auto"/>
        <w:left w:val="none" w:sz="0" w:space="0" w:color="auto"/>
        <w:bottom w:val="none" w:sz="0" w:space="0" w:color="auto"/>
        <w:right w:val="none" w:sz="0" w:space="0" w:color="auto"/>
      </w:divBdr>
    </w:div>
    <w:div w:id="1775124595">
      <w:bodyDiv w:val="1"/>
      <w:marLeft w:val="0"/>
      <w:marRight w:val="0"/>
      <w:marTop w:val="0"/>
      <w:marBottom w:val="0"/>
      <w:divBdr>
        <w:top w:val="none" w:sz="0" w:space="0" w:color="auto"/>
        <w:left w:val="none" w:sz="0" w:space="0" w:color="auto"/>
        <w:bottom w:val="none" w:sz="0" w:space="0" w:color="auto"/>
        <w:right w:val="none" w:sz="0" w:space="0" w:color="auto"/>
      </w:divBdr>
    </w:div>
    <w:div w:id="1775663592">
      <w:bodyDiv w:val="1"/>
      <w:marLeft w:val="0"/>
      <w:marRight w:val="0"/>
      <w:marTop w:val="0"/>
      <w:marBottom w:val="0"/>
      <w:divBdr>
        <w:top w:val="none" w:sz="0" w:space="0" w:color="auto"/>
        <w:left w:val="none" w:sz="0" w:space="0" w:color="auto"/>
        <w:bottom w:val="none" w:sz="0" w:space="0" w:color="auto"/>
        <w:right w:val="none" w:sz="0" w:space="0" w:color="auto"/>
      </w:divBdr>
    </w:div>
    <w:div w:id="1776511643">
      <w:bodyDiv w:val="1"/>
      <w:marLeft w:val="0"/>
      <w:marRight w:val="0"/>
      <w:marTop w:val="0"/>
      <w:marBottom w:val="0"/>
      <w:divBdr>
        <w:top w:val="none" w:sz="0" w:space="0" w:color="auto"/>
        <w:left w:val="none" w:sz="0" w:space="0" w:color="auto"/>
        <w:bottom w:val="none" w:sz="0" w:space="0" w:color="auto"/>
        <w:right w:val="none" w:sz="0" w:space="0" w:color="auto"/>
      </w:divBdr>
    </w:div>
    <w:div w:id="1776552772">
      <w:bodyDiv w:val="1"/>
      <w:marLeft w:val="0"/>
      <w:marRight w:val="0"/>
      <w:marTop w:val="0"/>
      <w:marBottom w:val="0"/>
      <w:divBdr>
        <w:top w:val="none" w:sz="0" w:space="0" w:color="auto"/>
        <w:left w:val="none" w:sz="0" w:space="0" w:color="auto"/>
        <w:bottom w:val="none" w:sz="0" w:space="0" w:color="auto"/>
        <w:right w:val="none" w:sz="0" w:space="0" w:color="auto"/>
      </w:divBdr>
    </w:div>
    <w:div w:id="1776559266">
      <w:bodyDiv w:val="1"/>
      <w:marLeft w:val="0"/>
      <w:marRight w:val="0"/>
      <w:marTop w:val="0"/>
      <w:marBottom w:val="0"/>
      <w:divBdr>
        <w:top w:val="none" w:sz="0" w:space="0" w:color="auto"/>
        <w:left w:val="none" w:sz="0" w:space="0" w:color="auto"/>
        <w:bottom w:val="none" w:sz="0" w:space="0" w:color="auto"/>
        <w:right w:val="none" w:sz="0" w:space="0" w:color="auto"/>
      </w:divBdr>
    </w:div>
    <w:div w:id="1776974290">
      <w:bodyDiv w:val="1"/>
      <w:marLeft w:val="0"/>
      <w:marRight w:val="0"/>
      <w:marTop w:val="0"/>
      <w:marBottom w:val="0"/>
      <w:divBdr>
        <w:top w:val="none" w:sz="0" w:space="0" w:color="auto"/>
        <w:left w:val="none" w:sz="0" w:space="0" w:color="auto"/>
        <w:bottom w:val="none" w:sz="0" w:space="0" w:color="auto"/>
        <w:right w:val="none" w:sz="0" w:space="0" w:color="auto"/>
      </w:divBdr>
    </w:div>
    <w:div w:id="1779059622">
      <w:bodyDiv w:val="1"/>
      <w:marLeft w:val="0"/>
      <w:marRight w:val="0"/>
      <w:marTop w:val="0"/>
      <w:marBottom w:val="0"/>
      <w:divBdr>
        <w:top w:val="none" w:sz="0" w:space="0" w:color="auto"/>
        <w:left w:val="none" w:sz="0" w:space="0" w:color="auto"/>
        <w:bottom w:val="none" w:sz="0" w:space="0" w:color="auto"/>
        <w:right w:val="none" w:sz="0" w:space="0" w:color="auto"/>
      </w:divBdr>
    </w:div>
    <w:div w:id="1779174568">
      <w:bodyDiv w:val="1"/>
      <w:marLeft w:val="0"/>
      <w:marRight w:val="0"/>
      <w:marTop w:val="0"/>
      <w:marBottom w:val="0"/>
      <w:divBdr>
        <w:top w:val="none" w:sz="0" w:space="0" w:color="auto"/>
        <w:left w:val="none" w:sz="0" w:space="0" w:color="auto"/>
        <w:bottom w:val="none" w:sz="0" w:space="0" w:color="auto"/>
        <w:right w:val="none" w:sz="0" w:space="0" w:color="auto"/>
      </w:divBdr>
    </w:div>
    <w:div w:id="1779835612">
      <w:bodyDiv w:val="1"/>
      <w:marLeft w:val="0"/>
      <w:marRight w:val="0"/>
      <w:marTop w:val="0"/>
      <w:marBottom w:val="0"/>
      <w:divBdr>
        <w:top w:val="none" w:sz="0" w:space="0" w:color="auto"/>
        <w:left w:val="none" w:sz="0" w:space="0" w:color="auto"/>
        <w:bottom w:val="none" w:sz="0" w:space="0" w:color="auto"/>
        <w:right w:val="none" w:sz="0" w:space="0" w:color="auto"/>
      </w:divBdr>
    </w:div>
    <w:div w:id="1779979712">
      <w:bodyDiv w:val="1"/>
      <w:marLeft w:val="0"/>
      <w:marRight w:val="0"/>
      <w:marTop w:val="0"/>
      <w:marBottom w:val="0"/>
      <w:divBdr>
        <w:top w:val="none" w:sz="0" w:space="0" w:color="auto"/>
        <w:left w:val="none" w:sz="0" w:space="0" w:color="auto"/>
        <w:bottom w:val="none" w:sz="0" w:space="0" w:color="auto"/>
        <w:right w:val="none" w:sz="0" w:space="0" w:color="auto"/>
      </w:divBdr>
    </w:div>
    <w:div w:id="1779984428">
      <w:bodyDiv w:val="1"/>
      <w:marLeft w:val="0"/>
      <w:marRight w:val="0"/>
      <w:marTop w:val="0"/>
      <w:marBottom w:val="0"/>
      <w:divBdr>
        <w:top w:val="none" w:sz="0" w:space="0" w:color="auto"/>
        <w:left w:val="none" w:sz="0" w:space="0" w:color="auto"/>
        <w:bottom w:val="none" w:sz="0" w:space="0" w:color="auto"/>
        <w:right w:val="none" w:sz="0" w:space="0" w:color="auto"/>
      </w:divBdr>
    </w:div>
    <w:div w:id="1780106615">
      <w:bodyDiv w:val="1"/>
      <w:marLeft w:val="0"/>
      <w:marRight w:val="0"/>
      <w:marTop w:val="0"/>
      <w:marBottom w:val="0"/>
      <w:divBdr>
        <w:top w:val="none" w:sz="0" w:space="0" w:color="auto"/>
        <w:left w:val="none" w:sz="0" w:space="0" w:color="auto"/>
        <w:bottom w:val="none" w:sz="0" w:space="0" w:color="auto"/>
        <w:right w:val="none" w:sz="0" w:space="0" w:color="auto"/>
      </w:divBdr>
    </w:div>
    <w:div w:id="1781606616">
      <w:bodyDiv w:val="1"/>
      <w:marLeft w:val="0"/>
      <w:marRight w:val="0"/>
      <w:marTop w:val="0"/>
      <w:marBottom w:val="0"/>
      <w:divBdr>
        <w:top w:val="none" w:sz="0" w:space="0" w:color="auto"/>
        <w:left w:val="none" w:sz="0" w:space="0" w:color="auto"/>
        <w:bottom w:val="none" w:sz="0" w:space="0" w:color="auto"/>
        <w:right w:val="none" w:sz="0" w:space="0" w:color="auto"/>
      </w:divBdr>
    </w:div>
    <w:div w:id="1781727451">
      <w:bodyDiv w:val="1"/>
      <w:marLeft w:val="0"/>
      <w:marRight w:val="0"/>
      <w:marTop w:val="0"/>
      <w:marBottom w:val="0"/>
      <w:divBdr>
        <w:top w:val="none" w:sz="0" w:space="0" w:color="auto"/>
        <w:left w:val="none" w:sz="0" w:space="0" w:color="auto"/>
        <w:bottom w:val="none" w:sz="0" w:space="0" w:color="auto"/>
        <w:right w:val="none" w:sz="0" w:space="0" w:color="auto"/>
      </w:divBdr>
    </w:div>
    <w:div w:id="1783113742">
      <w:bodyDiv w:val="1"/>
      <w:marLeft w:val="0"/>
      <w:marRight w:val="0"/>
      <w:marTop w:val="0"/>
      <w:marBottom w:val="0"/>
      <w:divBdr>
        <w:top w:val="none" w:sz="0" w:space="0" w:color="auto"/>
        <w:left w:val="none" w:sz="0" w:space="0" w:color="auto"/>
        <w:bottom w:val="none" w:sz="0" w:space="0" w:color="auto"/>
        <w:right w:val="none" w:sz="0" w:space="0" w:color="auto"/>
      </w:divBdr>
    </w:div>
    <w:div w:id="1783844286">
      <w:bodyDiv w:val="1"/>
      <w:marLeft w:val="0"/>
      <w:marRight w:val="0"/>
      <w:marTop w:val="0"/>
      <w:marBottom w:val="0"/>
      <w:divBdr>
        <w:top w:val="none" w:sz="0" w:space="0" w:color="auto"/>
        <w:left w:val="none" w:sz="0" w:space="0" w:color="auto"/>
        <w:bottom w:val="none" w:sz="0" w:space="0" w:color="auto"/>
        <w:right w:val="none" w:sz="0" w:space="0" w:color="auto"/>
      </w:divBdr>
    </w:div>
    <w:div w:id="1783917621">
      <w:bodyDiv w:val="1"/>
      <w:marLeft w:val="0"/>
      <w:marRight w:val="0"/>
      <w:marTop w:val="0"/>
      <w:marBottom w:val="0"/>
      <w:divBdr>
        <w:top w:val="none" w:sz="0" w:space="0" w:color="auto"/>
        <w:left w:val="none" w:sz="0" w:space="0" w:color="auto"/>
        <w:bottom w:val="none" w:sz="0" w:space="0" w:color="auto"/>
        <w:right w:val="none" w:sz="0" w:space="0" w:color="auto"/>
      </w:divBdr>
    </w:div>
    <w:div w:id="1784030350">
      <w:bodyDiv w:val="1"/>
      <w:marLeft w:val="0"/>
      <w:marRight w:val="0"/>
      <w:marTop w:val="0"/>
      <w:marBottom w:val="0"/>
      <w:divBdr>
        <w:top w:val="none" w:sz="0" w:space="0" w:color="auto"/>
        <w:left w:val="none" w:sz="0" w:space="0" w:color="auto"/>
        <w:bottom w:val="none" w:sz="0" w:space="0" w:color="auto"/>
        <w:right w:val="none" w:sz="0" w:space="0" w:color="auto"/>
      </w:divBdr>
    </w:div>
    <w:div w:id="1785078292">
      <w:bodyDiv w:val="1"/>
      <w:marLeft w:val="0"/>
      <w:marRight w:val="0"/>
      <w:marTop w:val="0"/>
      <w:marBottom w:val="0"/>
      <w:divBdr>
        <w:top w:val="none" w:sz="0" w:space="0" w:color="auto"/>
        <w:left w:val="none" w:sz="0" w:space="0" w:color="auto"/>
        <w:bottom w:val="none" w:sz="0" w:space="0" w:color="auto"/>
        <w:right w:val="none" w:sz="0" w:space="0" w:color="auto"/>
      </w:divBdr>
    </w:div>
    <w:div w:id="1785269396">
      <w:bodyDiv w:val="1"/>
      <w:marLeft w:val="0"/>
      <w:marRight w:val="0"/>
      <w:marTop w:val="0"/>
      <w:marBottom w:val="0"/>
      <w:divBdr>
        <w:top w:val="none" w:sz="0" w:space="0" w:color="auto"/>
        <w:left w:val="none" w:sz="0" w:space="0" w:color="auto"/>
        <w:bottom w:val="none" w:sz="0" w:space="0" w:color="auto"/>
        <w:right w:val="none" w:sz="0" w:space="0" w:color="auto"/>
      </w:divBdr>
    </w:div>
    <w:div w:id="1785466337">
      <w:bodyDiv w:val="1"/>
      <w:marLeft w:val="0"/>
      <w:marRight w:val="0"/>
      <w:marTop w:val="0"/>
      <w:marBottom w:val="0"/>
      <w:divBdr>
        <w:top w:val="none" w:sz="0" w:space="0" w:color="auto"/>
        <w:left w:val="none" w:sz="0" w:space="0" w:color="auto"/>
        <w:bottom w:val="none" w:sz="0" w:space="0" w:color="auto"/>
        <w:right w:val="none" w:sz="0" w:space="0" w:color="auto"/>
      </w:divBdr>
    </w:div>
    <w:div w:id="1785491850">
      <w:bodyDiv w:val="1"/>
      <w:marLeft w:val="0"/>
      <w:marRight w:val="0"/>
      <w:marTop w:val="0"/>
      <w:marBottom w:val="0"/>
      <w:divBdr>
        <w:top w:val="none" w:sz="0" w:space="0" w:color="auto"/>
        <w:left w:val="none" w:sz="0" w:space="0" w:color="auto"/>
        <w:bottom w:val="none" w:sz="0" w:space="0" w:color="auto"/>
        <w:right w:val="none" w:sz="0" w:space="0" w:color="auto"/>
      </w:divBdr>
    </w:div>
    <w:div w:id="1785541717">
      <w:bodyDiv w:val="1"/>
      <w:marLeft w:val="0"/>
      <w:marRight w:val="0"/>
      <w:marTop w:val="0"/>
      <w:marBottom w:val="0"/>
      <w:divBdr>
        <w:top w:val="none" w:sz="0" w:space="0" w:color="auto"/>
        <w:left w:val="none" w:sz="0" w:space="0" w:color="auto"/>
        <w:bottom w:val="none" w:sz="0" w:space="0" w:color="auto"/>
        <w:right w:val="none" w:sz="0" w:space="0" w:color="auto"/>
      </w:divBdr>
    </w:div>
    <w:div w:id="1786464977">
      <w:bodyDiv w:val="1"/>
      <w:marLeft w:val="0"/>
      <w:marRight w:val="0"/>
      <w:marTop w:val="0"/>
      <w:marBottom w:val="0"/>
      <w:divBdr>
        <w:top w:val="none" w:sz="0" w:space="0" w:color="auto"/>
        <w:left w:val="none" w:sz="0" w:space="0" w:color="auto"/>
        <w:bottom w:val="none" w:sz="0" w:space="0" w:color="auto"/>
        <w:right w:val="none" w:sz="0" w:space="0" w:color="auto"/>
      </w:divBdr>
    </w:div>
    <w:div w:id="1787499397">
      <w:bodyDiv w:val="1"/>
      <w:marLeft w:val="0"/>
      <w:marRight w:val="0"/>
      <w:marTop w:val="0"/>
      <w:marBottom w:val="0"/>
      <w:divBdr>
        <w:top w:val="none" w:sz="0" w:space="0" w:color="auto"/>
        <w:left w:val="none" w:sz="0" w:space="0" w:color="auto"/>
        <w:bottom w:val="none" w:sz="0" w:space="0" w:color="auto"/>
        <w:right w:val="none" w:sz="0" w:space="0" w:color="auto"/>
      </w:divBdr>
    </w:div>
    <w:div w:id="1787918675">
      <w:bodyDiv w:val="1"/>
      <w:marLeft w:val="0"/>
      <w:marRight w:val="0"/>
      <w:marTop w:val="0"/>
      <w:marBottom w:val="0"/>
      <w:divBdr>
        <w:top w:val="none" w:sz="0" w:space="0" w:color="auto"/>
        <w:left w:val="none" w:sz="0" w:space="0" w:color="auto"/>
        <w:bottom w:val="none" w:sz="0" w:space="0" w:color="auto"/>
        <w:right w:val="none" w:sz="0" w:space="0" w:color="auto"/>
      </w:divBdr>
    </w:div>
    <w:div w:id="1788356884">
      <w:bodyDiv w:val="1"/>
      <w:marLeft w:val="0"/>
      <w:marRight w:val="0"/>
      <w:marTop w:val="0"/>
      <w:marBottom w:val="0"/>
      <w:divBdr>
        <w:top w:val="none" w:sz="0" w:space="0" w:color="auto"/>
        <w:left w:val="none" w:sz="0" w:space="0" w:color="auto"/>
        <w:bottom w:val="none" w:sz="0" w:space="0" w:color="auto"/>
        <w:right w:val="none" w:sz="0" w:space="0" w:color="auto"/>
      </w:divBdr>
    </w:div>
    <w:div w:id="1788960742">
      <w:bodyDiv w:val="1"/>
      <w:marLeft w:val="0"/>
      <w:marRight w:val="0"/>
      <w:marTop w:val="0"/>
      <w:marBottom w:val="0"/>
      <w:divBdr>
        <w:top w:val="none" w:sz="0" w:space="0" w:color="auto"/>
        <w:left w:val="none" w:sz="0" w:space="0" w:color="auto"/>
        <w:bottom w:val="none" w:sz="0" w:space="0" w:color="auto"/>
        <w:right w:val="none" w:sz="0" w:space="0" w:color="auto"/>
      </w:divBdr>
    </w:div>
    <w:div w:id="1789203962">
      <w:bodyDiv w:val="1"/>
      <w:marLeft w:val="0"/>
      <w:marRight w:val="0"/>
      <w:marTop w:val="0"/>
      <w:marBottom w:val="0"/>
      <w:divBdr>
        <w:top w:val="none" w:sz="0" w:space="0" w:color="auto"/>
        <w:left w:val="none" w:sz="0" w:space="0" w:color="auto"/>
        <w:bottom w:val="none" w:sz="0" w:space="0" w:color="auto"/>
        <w:right w:val="none" w:sz="0" w:space="0" w:color="auto"/>
      </w:divBdr>
    </w:div>
    <w:div w:id="1789272021">
      <w:bodyDiv w:val="1"/>
      <w:marLeft w:val="0"/>
      <w:marRight w:val="0"/>
      <w:marTop w:val="0"/>
      <w:marBottom w:val="0"/>
      <w:divBdr>
        <w:top w:val="none" w:sz="0" w:space="0" w:color="auto"/>
        <w:left w:val="none" w:sz="0" w:space="0" w:color="auto"/>
        <w:bottom w:val="none" w:sz="0" w:space="0" w:color="auto"/>
        <w:right w:val="none" w:sz="0" w:space="0" w:color="auto"/>
      </w:divBdr>
    </w:div>
    <w:div w:id="1789928762">
      <w:bodyDiv w:val="1"/>
      <w:marLeft w:val="0"/>
      <w:marRight w:val="0"/>
      <w:marTop w:val="0"/>
      <w:marBottom w:val="0"/>
      <w:divBdr>
        <w:top w:val="none" w:sz="0" w:space="0" w:color="auto"/>
        <w:left w:val="none" w:sz="0" w:space="0" w:color="auto"/>
        <w:bottom w:val="none" w:sz="0" w:space="0" w:color="auto"/>
        <w:right w:val="none" w:sz="0" w:space="0" w:color="auto"/>
      </w:divBdr>
    </w:div>
    <w:div w:id="1790004293">
      <w:bodyDiv w:val="1"/>
      <w:marLeft w:val="0"/>
      <w:marRight w:val="0"/>
      <w:marTop w:val="0"/>
      <w:marBottom w:val="0"/>
      <w:divBdr>
        <w:top w:val="none" w:sz="0" w:space="0" w:color="auto"/>
        <w:left w:val="none" w:sz="0" w:space="0" w:color="auto"/>
        <w:bottom w:val="none" w:sz="0" w:space="0" w:color="auto"/>
        <w:right w:val="none" w:sz="0" w:space="0" w:color="auto"/>
      </w:divBdr>
    </w:div>
    <w:div w:id="1790127061">
      <w:bodyDiv w:val="1"/>
      <w:marLeft w:val="0"/>
      <w:marRight w:val="0"/>
      <w:marTop w:val="0"/>
      <w:marBottom w:val="0"/>
      <w:divBdr>
        <w:top w:val="none" w:sz="0" w:space="0" w:color="auto"/>
        <w:left w:val="none" w:sz="0" w:space="0" w:color="auto"/>
        <w:bottom w:val="none" w:sz="0" w:space="0" w:color="auto"/>
        <w:right w:val="none" w:sz="0" w:space="0" w:color="auto"/>
      </w:divBdr>
    </w:div>
    <w:div w:id="1790510444">
      <w:bodyDiv w:val="1"/>
      <w:marLeft w:val="0"/>
      <w:marRight w:val="0"/>
      <w:marTop w:val="0"/>
      <w:marBottom w:val="0"/>
      <w:divBdr>
        <w:top w:val="none" w:sz="0" w:space="0" w:color="auto"/>
        <w:left w:val="none" w:sz="0" w:space="0" w:color="auto"/>
        <w:bottom w:val="none" w:sz="0" w:space="0" w:color="auto"/>
        <w:right w:val="none" w:sz="0" w:space="0" w:color="auto"/>
      </w:divBdr>
    </w:div>
    <w:div w:id="1790736726">
      <w:bodyDiv w:val="1"/>
      <w:marLeft w:val="0"/>
      <w:marRight w:val="0"/>
      <w:marTop w:val="0"/>
      <w:marBottom w:val="0"/>
      <w:divBdr>
        <w:top w:val="none" w:sz="0" w:space="0" w:color="auto"/>
        <w:left w:val="none" w:sz="0" w:space="0" w:color="auto"/>
        <w:bottom w:val="none" w:sz="0" w:space="0" w:color="auto"/>
        <w:right w:val="none" w:sz="0" w:space="0" w:color="auto"/>
      </w:divBdr>
    </w:div>
    <w:div w:id="1791971857">
      <w:bodyDiv w:val="1"/>
      <w:marLeft w:val="0"/>
      <w:marRight w:val="0"/>
      <w:marTop w:val="0"/>
      <w:marBottom w:val="0"/>
      <w:divBdr>
        <w:top w:val="none" w:sz="0" w:space="0" w:color="auto"/>
        <w:left w:val="none" w:sz="0" w:space="0" w:color="auto"/>
        <w:bottom w:val="none" w:sz="0" w:space="0" w:color="auto"/>
        <w:right w:val="none" w:sz="0" w:space="0" w:color="auto"/>
      </w:divBdr>
    </w:div>
    <w:div w:id="1792279123">
      <w:bodyDiv w:val="1"/>
      <w:marLeft w:val="0"/>
      <w:marRight w:val="0"/>
      <w:marTop w:val="0"/>
      <w:marBottom w:val="0"/>
      <w:divBdr>
        <w:top w:val="none" w:sz="0" w:space="0" w:color="auto"/>
        <w:left w:val="none" w:sz="0" w:space="0" w:color="auto"/>
        <w:bottom w:val="none" w:sz="0" w:space="0" w:color="auto"/>
        <w:right w:val="none" w:sz="0" w:space="0" w:color="auto"/>
      </w:divBdr>
    </w:div>
    <w:div w:id="1792479847">
      <w:bodyDiv w:val="1"/>
      <w:marLeft w:val="0"/>
      <w:marRight w:val="0"/>
      <w:marTop w:val="0"/>
      <w:marBottom w:val="0"/>
      <w:divBdr>
        <w:top w:val="none" w:sz="0" w:space="0" w:color="auto"/>
        <w:left w:val="none" w:sz="0" w:space="0" w:color="auto"/>
        <w:bottom w:val="none" w:sz="0" w:space="0" w:color="auto"/>
        <w:right w:val="none" w:sz="0" w:space="0" w:color="auto"/>
      </w:divBdr>
    </w:div>
    <w:div w:id="1792628098">
      <w:bodyDiv w:val="1"/>
      <w:marLeft w:val="0"/>
      <w:marRight w:val="0"/>
      <w:marTop w:val="0"/>
      <w:marBottom w:val="0"/>
      <w:divBdr>
        <w:top w:val="none" w:sz="0" w:space="0" w:color="auto"/>
        <w:left w:val="none" w:sz="0" w:space="0" w:color="auto"/>
        <w:bottom w:val="none" w:sz="0" w:space="0" w:color="auto"/>
        <w:right w:val="none" w:sz="0" w:space="0" w:color="auto"/>
      </w:divBdr>
    </w:div>
    <w:div w:id="1792822972">
      <w:bodyDiv w:val="1"/>
      <w:marLeft w:val="0"/>
      <w:marRight w:val="0"/>
      <w:marTop w:val="0"/>
      <w:marBottom w:val="0"/>
      <w:divBdr>
        <w:top w:val="none" w:sz="0" w:space="0" w:color="auto"/>
        <w:left w:val="none" w:sz="0" w:space="0" w:color="auto"/>
        <w:bottom w:val="none" w:sz="0" w:space="0" w:color="auto"/>
        <w:right w:val="none" w:sz="0" w:space="0" w:color="auto"/>
      </w:divBdr>
    </w:div>
    <w:div w:id="1794254118">
      <w:bodyDiv w:val="1"/>
      <w:marLeft w:val="0"/>
      <w:marRight w:val="0"/>
      <w:marTop w:val="0"/>
      <w:marBottom w:val="0"/>
      <w:divBdr>
        <w:top w:val="none" w:sz="0" w:space="0" w:color="auto"/>
        <w:left w:val="none" w:sz="0" w:space="0" w:color="auto"/>
        <w:bottom w:val="none" w:sz="0" w:space="0" w:color="auto"/>
        <w:right w:val="none" w:sz="0" w:space="0" w:color="auto"/>
      </w:divBdr>
    </w:div>
    <w:div w:id="1794598112">
      <w:bodyDiv w:val="1"/>
      <w:marLeft w:val="0"/>
      <w:marRight w:val="0"/>
      <w:marTop w:val="0"/>
      <w:marBottom w:val="0"/>
      <w:divBdr>
        <w:top w:val="none" w:sz="0" w:space="0" w:color="auto"/>
        <w:left w:val="none" w:sz="0" w:space="0" w:color="auto"/>
        <w:bottom w:val="none" w:sz="0" w:space="0" w:color="auto"/>
        <w:right w:val="none" w:sz="0" w:space="0" w:color="auto"/>
      </w:divBdr>
    </w:div>
    <w:div w:id="1794980099">
      <w:bodyDiv w:val="1"/>
      <w:marLeft w:val="0"/>
      <w:marRight w:val="0"/>
      <w:marTop w:val="0"/>
      <w:marBottom w:val="0"/>
      <w:divBdr>
        <w:top w:val="none" w:sz="0" w:space="0" w:color="auto"/>
        <w:left w:val="none" w:sz="0" w:space="0" w:color="auto"/>
        <w:bottom w:val="none" w:sz="0" w:space="0" w:color="auto"/>
        <w:right w:val="none" w:sz="0" w:space="0" w:color="auto"/>
      </w:divBdr>
    </w:div>
    <w:div w:id="1794981160">
      <w:bodyDiv w:val="1"/>
      <w:marLeft w:val="0"/>
      <w:marRight w:val="0"/>
      <w:marTop w:val="0"/>
      <w:marBottom w:val="0"/>
      <w:divBdr>
        <w:top w:val="none" w:sz="0" w:space="0" w:color="auto"/>
        <w:left w:val="none" w:sz="0" w:space="0" w:color="auto"/>
        <w:bottom w:val="none" w:sz="0" w:space="0" w:color="auto"/>
        <w:right w:val="none" w:sz="0" w:space="0" w:color="auto"/>
      </w:divBdr>
    </w:div>
    <w:div w:id="1795051835">
      <w:bodyDiv w:val="1"/>
      <w:marLeft w:val="0"/>
      <w:marRight w:val="0"/>
      <w:marTop w:val="0"/>
      <w:marBottom w:val="0"/>
      <w:divBdr>
        <w:top w:val="none" w:sz="0" w:space="0" w:color="auto"/>
        <w:left w:val="none" w:sz="0" w:space="0" w:color="auto"/>
        <w:bottom w:val="none" w:sz="0" w:space="0" w:color="auto"/>
        <w:right w:val="none" w:sz="0" w:space="0" w:color="auto"/>
      </w:divBdr>
    </w:div>
    <w:div w:id="1795173326">
      <w:bodyDiv w:val="1"/>
      <w:marLeft w:val="0"/>
      <w:marRight w:val="0"/>
      <w:marTop w:val="0"/>
      <w:marBottom w:val="0"/>
      <w:divBdr>
        <w:top w:val="none" w:sz="0" w:space="0" w:color="auto"/>
        <w:left w:val="none" w:sz="0" w:space="0" w:color="auto"/>
        <w:bottom w:val="none" w:sz="0" w:space="0" w:color="auto"/>
        <w:right w:val="none" w:sz="0" w:space="0" w:color="auto"/>
      </w:divBdr>
    </w:div>
    <w:div w:id="1796098023">
      <w:bodyDiv w:val="1"/>
      <w:marLeft w:val="0"/>
      <w:marRight w:val="0"/>
      <w:marTop w:val="0"/>
      <w:marBottom w:val="0"/>
      <w:divBdr>
        <w:top w:val="none" w:sz="0" w:space="0" w:color="auto"/>
        <w:left w:val="none" w:sz="0" w:space="0" w:color="auto"/>
        <w:bottom w:val="none" w:sz="0" w:space="0" w:color="auto"/>
        <w:right w:val="none" w:sz="0" w:space="0" w:color="auto"/>
      </w:divBdr>
    </w:div>
    <w:div w:id="1796948989">
      <w:bodyDiv w:val="1"/>
      <w:marLeft w:val="0"/>
      <w:marRight w:val="0"/>
      <w:marTop w:val="0"/>
      <w:marBottom w:val="0"/>
      <w:divBdr>
        <w:top w:val="none" w:sz="0" w:space="0" w:color="auto"/>
        <w:left w:val="none" w:sz="0" w:space="0" w:color="auto"/>
        <w:bottom w:val="none" w:sz="0" w:space="0" w:color="auto"/>
        <w:right w:val="none" w:sz="0" w:space="0" w:color="auto"/>
      </w:divBdr>
    </w:div>
    <w:div w:id="1797718903">
      <w:bodyDiv w:val="1"/>
      <w:marLeft w:val="0"/>
      <w:marRight w:val="0"/>
      <w:marTop w:val="0"/>
      <w:marBottom w:val="0"/>
      <w:divBdr>
        <w:top w:val="none" w:sz="0" w:space="0" w:color="auto"/>
        <w:left w:val="none" w:sz="0" w:space="0" w:color="auto"/>
        <w:bottom w:val="none" w:sz="0" w:space="0" w:color="auto"/>
        <w:right w:val="none" w:sz="0" w:space="0" w:color="auto"/>
      </w:divBdr>
    </w:div>
    <w:div w:id="1797868632">
      <w:bodyDiv w:val="1"/>
      <w:marLeft w:val="0"/>
      <w:marRight w:val="0"/>
      <w:marTop w:val="0"/>
      <w:marBottom w:val="0"/>
      <w:divBdr>
        <w:top w:val="none" w:sz="0" w:space="0" w:color="auto"/>
        <w:left w:val="none" w:sz="0" w:space="0" w:color="auto"/>
        <w:bottom w:val="none" w:sz="0" w:space="0" w:color="auto"/>
        <w:right w:val="none" w:sz="0" w:space="0" w:color="auto"/>
      </w:divBdr>
    </w:div>
    <w:div w:id="1798638961">
      <w:bodyDiv w:val="1"/>
      <w:marLeft w:val="0"/>
      <w:marRight w:val="0"/>
      <w:marTop w:val="0"/>
      <w:marBottom w:val="0"/>
      <w:divBdr>
        <w:top w:val="none" w:sz="0" w:space="0" w:color="auto"/>
        <w:left w:val="none" w:sz="0" w:space="0" w:color="auto"/>
        <w:bottom w:val="none" w:sz="0" w:space="0" w:color="auto"/>
        <w:right w:val="none" w:sz="0" w:space="0" w:color="auto"/>
      </w:divBdr>
    </w:div>
    <w:div w:id="1798715630">
      <w:bodyDiv w:val="1"/>
      <w:marLeft w:val="0"/>
      <w:marRight w:val="0"/>
      <w:marTop w:val="0"/>
      <w:marBottom w:val="0"/>
      <w:divBdr>
        <w:top w:val="none" w:sz="0" w:space="0" w:color="auto"/>
        <w:left w:val="none" w:sz="0" w:space="0" w:color="auto"/>
        <w:bottom w:val="none" w:sz="0" w:space="0" w:color="auto"/>
        <w:right w:val="none" w:sz="0" w:space="0" w:color="auto"/>
      </w:divBdr>
    </w:div>
    <w:div w:id="1798910022">
      <w:bodyDiv w:val="1"/>
      <w:marLeft w:val="0"/>
      <w:marRight w:val="0"/>
      <w:marTop w:val="0"/>
      <w:marBottom w:val="0"/>
      <w:divBdr>
        <w:top w:val="none" w:sz="0" w:space="0" w:color="auto"/>
        <w:left w:val="none" w:sz="0" w:space="0" w:color="auto"/>
        <w:bottom w:val="none" w:sz="0" w:space="0" w:color="auto"/>
        <w:right w:val="none" w:sz="0" w:space="0" w:color="auto"/>
      </w:divBdr>
    </w:div>
    <w:div w:id="1799102386">
      <w:bodyDiv w:val="1"/>
      <w:marLeft w:val="0"/>
      <w:marRight w:val="0"/>
      <w:marTop w:val="0"/>
      <w:marBottom w:val="0"/>
      <w:divBdr>
        <w:top w:val="none" w:sz="0" w:space="0" w:color="auto"/>
        <w:left w:val="none" w:sz="0" w:space="0" w:color="auto"/>
        <w:bottom w:val="none" w:sz="0" w:space="0" w:color="auto"/>
        <w:right w:val="none" w:sz="0" w:space="0" w:color="auto"/>
      </w:divBdr>
    </w:div>
    <w:div w:id="1799488208">
      <w:bodyDiv w:val="1"/>
      <w:marLeft w:val="0"/>
      <w:marRight w:val="0"/>
      <w:marTop w:val="0"/>
      <w:marBottom w:val="0"/>
      <w:divBdr>
        <w:top w:val="none" w:sz="0" w:space="0" w:color="auto"/>
        <w:left w:val="none" w:sz="0" w:space="0" w:color="auto"/>
        <w:bottom w:val="none" w:sz="0" w:space="0" w:color="auto"/>
        <w:right w:val="none" w:sz="0" w:space="0" w:color="auto"/>
      </w:divBdr>
    </w:div>
    <w:div w:id="1800026171">
      <w:bodyDiv w:val="1"/>
      <w:marLeft w:val="0"/>
      <w:marRight w:val="0"/>
      <w:marTop w:val="0"/>
      <w:marBottom w:val="0"/>
      <w:divBdr>
        <w:top w:val="none" w:sz="0" w:space="0" w:color="auto"/>
        <w:left w:val="none" w:sz="0" w:space="0" w:color="auto"/>
        <w:bottom w:val="none" w:sz="0" w:space="0" w:color="auto"/>
        <w:right w:val="none" w:sz="0" w:space="0" w:color="auto"/>
      </w:divBdr>
    </w:div>
    <w:div w:id="1801192906">
      <w:bodyDiv w:val="1"/>
      <w:marLeft w:val="0"/>
      <w:marRight w:val="0"/>
      <w:marTop w:val="0"/>
      <w:marBottom w:val="0"/>
      <w:divBdr>
        <w:top w:val="none" w:sz="0" w:space="0" w:color="auto"/>
        <w:left w:val="none" w:sz="0" w:space="0" w:color="auto"/>
        <w:bottom w:val="none" w:sz="0" w:space="0" w:color="auto"/>
        <w:right w:val="none" w:sz="0" w:space="0" w:color="auto"/>
      </w:divBdr>
    </w:div>
    <w:div w:id="1801461526">
      <w:bodyDiv w:val="1"/>
      <w:marLeft w:val="0"/>
      <w:marRight w:val="0"/>
      <w:marTop w:val="0"/>
      <w:marBottom w:val="0"/>
      <w:divBdr>
        <w:top w:val="none" w:sz="0" w:space="0" w:color="auto"/>
        <w:left w:val="none" w:sz="0" w:space="0" w:color="auto"/>
        <w:bottom w:val="none" w:sz="0" w:space="0" w:color="auto"/>
        <w:right w:val="none" w:sz="0" w:space="0" w:color="auto"/>
      </w:divBdr>
    </w:div>
    <w:div w:id="1801654405">
      <w:bodyDiv w:val="1"/>
      <w:marLeft w:val="0"/>
      <w:marRight w:val="0"/>
      <w:marTop w:val="0"/>
      <w:marBottom w:val="0"/>
      <w:divBdr>
        <w:top w:val="none" w:sz="0" w:space="0" w:color="auto"/>
        <w:left w:val="none" w:sz="0" w:space="0" w:color="auto"/>
        <w:bottom w:val="none" w:sz="0" w:space="0" w:color="auto"/>
        <w:right w:val="none" w:sz="0" w:space="0" w:color="auto"/>
      </w:divBdr>
    </w:div>
    <w:div w:id="1801681930">
      <w:bodyDiv w:val="1"/>
      <w:marLeft w:val="0"/>
      <w:marRight w:val="0"/>
      <w:marTop w:val="0"/>
      <w:marBottom w:val="0"/>
      <w:divBdr>
        <w:top w:val="none" w:sz="0" w:space="0" w:color="auto"/>
        <w:left w:val="none" w:sz="0" w:space="0" w:color="auto"/>
        <w:bottom w:val="none" w:sz="0" w:space="0" w:color="auto"/>
        <w:right w:val="none" w:sz="0" w:space="0" w:color="auto"/>
      </w:divBdr>
    </w:div>
    <w:div w:id="1801916510">
      <w:bodyDiv w:val="1"/>
      <w:marLeft w:val="0"/>
      <w:marRight w:val="0"/>
      <w:marTop w:val="0"/>
      <w:marBottom w:val="0"/>
      <w:divBdr>
        <w:top w:val="none" w:sz="0" w:space="0" w:color="auto"/>
        <w:left w:val="none" w:sz="0" w:space="0" w:color="auto"/>
        <w:bottom w:val="none" w:sz="0" w:space="0" w:color="auto"/>
        <w:right w:val="none" w:sz="0" w:space="0" w:color="auto"/>
      </w:divBdr>
    </w:div>
    <w:div w:id="1802378688">
      <w:bodyDiv w:val="1"/>
      <w:marLeft w:val="0"/>
      <w:marRight w:val="0"/>
      <w:marTop w:val="0"/>
      <w:marBottom w:val="0"/>
      <w:divBdr>
        <w:top w:val="none" w:sz="0" w:space="0" w:color="auto"/>
        <w:left w:val="none" w:sz="0" w:space="0" w:color="auto"/>
        <w:bottom w:val="none" w:sz="0" w:space="0" w:color="auto"/>
        <w:right w:val="none" w:sz="0" w:space="0" w:color="auto"/>
      </w:divBdr>
    </w:div>
    <w:div w:id="1802649658">
      <w:bodyDiv w:val="1"/>
      <w:marLeft w:val="0"/>
      <w:marRight w:val="0"/>
      <w:marTop w:val="0"/>
      <w:marBottom w:val="0"/>
      <w:divBdr>
        <w:top w:val="none" w:sz="0" w:space="0" w:color="auto"/>
        <w:left w:val="none" w:sz="0" w:space="0" w:color="auto"/>
        <w:bottom w:val="none" w:sz="0" w:space="0" w:color="auto"/>
        <w:right w:val="none" w:sz="0" w:space="0" w:color="auto"/>
      </w:divBdr>
    </w:div>
    <w:div w:id="1802724737">
      <w:bodyDiv w:val="1"/>
      <w:marLeft w:val="0"/>
      <w:marRight w:val="0"/>
      <w:marTop w:val="0"/>
      <w:marBottom w:val="0"/>
      <w:divBdr>
        <w:top w:val="none" w:sz="0" w:space="0" w:color="auto"/>
        <w:left w:val="none" w:sz="0" w:space="0" w:color="auto"/>
        <w:bottom w:val="none" w:sz="0" w:space="0" w:color="auto"/>
        <w:right w:val="none" w:sz="0" w:space="0" w:color="auto"/>
      </w:divBdr>
    </w:div>
    <w:div w:id="1802922832">
      <w:bodyDiv w:val="1"/>
      <w:marLeft w:val="0"/>
      <w:marRight w:val="0"/>
      <w:marTop w:val="0"/>
      <w:marBottom w:val="0"/>
      <w:divBdr>
        <w:top w:val="none" w:sz="0" w:space="0" w:color="auto"/>
        <w:left w:val="none" w:sz="0" w:space="0" w:color="auto"/>
        <w:bottom w:val="none" w:sz="0" w:space="0" w:color="auto"/>
        <w:right w:val="none" w:sz="0" w:space="0" w:color="auto"/>
      </w:divBdr>
    </w:div>
    <w:div w:id="1803228536">
      <w:bodyDiv w:val="1"/>
      <w:marLeft w:val="0"/>
      <w:marRight w:val="0"/>
      <w:marTop w:val="0"/>
      <w:marBottom w:val="0"/>
      <w:divBdr>
        <w:top w:val="none" w:sz="0" w:space="0" w:color="auto"/>
        <w:left w:val="none" w:sz="0" w:space="0" w:color="auto"/>
        <w:bottom w:val="none" w:sz="0" w:space="0" w:color="auto"/>
        <w:right w:val="none" w:sz="0" w:space="0" w:color="auto"/>
      </w:divBdr>
    </w:div>
    <w:div w:id="1803306303">
      <w:bodyDiv w:val="1"/>
      <w:marLeft w:val="0"/>
      <w:marRight w:val="0"/>
      <w:marTop w:val="0"/>
      <w:marBottom w:val="0"/>
      <w:divBdr>
        <w:top w:val="none" w:sz="0" w:space="0" w:color="auto"/>
        <w:left w:val="none" w:sz="0" w:space="0" w:color="auto"/>
        <w:bottom w:val="none" w:sz="0" w:space="0" w:color="auto"/>
        <w:right w:val="none" w:sz="0" w:space="0" w:color="auto"/>
      </w:divBdr>
    </w:div>
    <w:div w:id="1803378209">
      <w:bodyDiv w:val="1"/>
      <w:marLeft w:val="0"/>
      <w:marRight w:val="0"/>
      <w:marTop w:val="0"/>
      <w:marBottom w:val="0"/>
      <w:divBdr>
        <w:top w:val="none" w:sz="0" w:space="0" w:color="auto"/>
        <w:left w:val="none" w:sz="0" w:space="0" w:color="auto"/>
        <w:bottom w:val="none" w:sz="0" w:space="0" w:color="auto"/>
        <w:right w:val="none" w:sz="0" w:space="0" w:color="auto"/>
      </w:divBdr>
    </w:div>
    <w:div w:id="1804888373">
      <w:bodyDiv w:val="1"/>
      <w:marLeft w:val="0"/>
      <w:marRight w:val="0"/>
      <w:marTop w:val="0"/>
      <w:marBottom w:val="0"/>
      <w:divBdr>
        <w:top w:val="none" w:sz="0" w:space="0" w:color="auto"/>
        <w:left w:val="none" w:sz="0" w:space="0" w:color="auto"/>
        <w:bottom w:val="none" w:sz="0" w:space="0" w:color="auto"/>
        <w:right w:val="none" w:sz="0" w:space="0" w:color="auto"/>
      </w:divBdr>
    </w:div>
    <w:div w:id="1805270484">
      <w:bodyDiv w:val="1"/>
      <w:marLeft w:val="0"/>
      <w:marRight w:val="0"/>
      <w:marTop w:val="0"/>
      <w:marBottom w:val="0"/>
      <w:divBdr>
        <w:top w:val="none" w:sz="0" w:space="0" w:color="auto"/>
        <w:left w:val="none" w:sz="0" w:space="0" w:color="auto"/>
        <w:bottom w:val="none" w:sz="0" w:space="0" w:color="auto"/>
        <w:right w:val="none" w:sz="0" w:space="0" w:color="auto"/>
      </w:divBdr>
    </w:div>
    <w:div w:id="1805538560">
      <w:bodyDiv w:val="1"/>
      <w:marLeft w:val="0"/>
      <w:marRight w:val="0"/>
      <w:marTop w:val="0"/>
      <w:marBottom w:val="0"/>
      <w:divBdr>
        <w:top w:val="none" w:sz="0" w:space="0" w:color="auto"/>
        <w:left w:val="none" w:sz="0" w:space="0" w:color="auto"/>
        <w:bottom w:val="none" w:sz="0" w:space="0" w:color="auto"/>
        <w:right w:val="none" w:sz="0" w:space="0" w:color="auto"/>
      </w:divBdr>
    </w:div>
    <w:div w:id="1805737386">
      <w:bodyDiv w:val="1"/>
      <w:marLeft w:val="0"/>
      <w:marRight w:val="0"/>
      <w:marTop w:val="0"/>
      <w:marBottom w:val="0"/>
      <w:divBdr>
        <w:top w:val="none" w:sz="0" w:space="0" w:color="auto"/>
        <w:left w:val="none" w:sz="0" w:space="0" w:color="auto"/>
        <w:bottom w:val="none" w:sz="0" w:space="0" w:color="auto"/>
        <w:right w:val="none" w:sz="0" w:space="0" w:color="auto"/>
      </w:divBdr>
    </w:div>
    <w:div w:id="1805780346">
      <w:bodyDiv w:val="1"/>
      <w:marLeft w:val="0"/>
      <w:marRight w:val="0"/>
      <w:marTop w:val="0"/>
      <w:marBottom w:val="0"/>
      <w:divBdr>
        <w:top w:val="none" w:sz="0" w:space="0" w:color="auto"/>
        <w:left w:val="none" w:sz="0" w:space="0" w:color="auto"/>
        <w:bottom w:val="none" w:sz="0" w:space="0" w:color="auto"/>
        <w:right w:val="none" w:sz="0" w:space="0" w:color="auto"/>
      </w:divBdr>
    </w:div>
    <w:div w:id="1805806436">
      <w:bodyDiv w:val="1"/>
      <w:marLeft w:val="0"/>
      <w:marRight w:val="0"/>
      <w:marTop w:val="0"/>
      <w:marBottom w:val="0"/>
      <w:divBdr>
        <w:top w:val="none" w:sz="0" w:space="0" w:color="auto"/>
        <w:left w:val="none" w:sz="0" w:space="0" w:color="auto"/>
        <w:bottom w:val="none" w:sz="0" w:space="0" w:color="auto"/>
        <w:right w:val="none" w:sz="0" w:space="0" w:color="auto"/>
      </w:divBdr>
    </w:div>
    <w:div w:id="1806004312">
      <w:bodyDiv w:val="1"/>
      <w:marLeft w:val="0"/>
      <w:marRight w:val="0"/>
      <w:marTop w:val="0"/>
      <w:marBottom w:val="0"/>
      <w:divBdr>
        <w:top w:val="none" w:sz="0" w:space="0" w:color="auto"/>
        <w:left w:val="none" w:sz="0" w:space="0" w:color="auto"/>
        <w:bottom w:val="none" w:sz="0" w:space="0" w:color="auto"/>
        <w:right w:val="none" w:sz="0" w:space="0" w:color="auto"/>
      </w:divBdr>
    </w:div>
    <w:div w:id="1806509430">
      <w:bodyDiv w:val="1"/>
      <w:marLeft w:val="0"/>
      <w:marRight w:val="0"/>
      <w:marTop w:val="0"/>
      <w:marBottom w:val="0"/>
      <w:divBdr>
        <w:top w:val="none" w:sz="0" w:space="0" w:color="auto"/>
        <w:left w:val="none" w:sz="0" w:space="0" w:color="auto"/>
        <w:bottom w:val="none" w:sz="0" w:space="0" w:color="auto"/>
        <w:right w:val="none" w:sz="0" w:space="0" w:color="auto"/>
      </w:divBdr>
    </w:div>
    <w:div w:id="1807045623">
      <w:bodyDiv w:val="1"/>
      <w:marLeft w:val="0"/>
      <w:marRight w:val="0"/>
      <w:marTop w:val="0"/>
      <w:marBottom w:val="0"/>
      <w:divBdr>
        <w:top w:val="none" w:sz="0" w:space="0" w:color="auto"/>
        <w:left w:val="none" w:sz="0" w:space="0" w:color="auto"/>
        <w:bottom w:val="none" w:sz="0" w:space="0" w:color="auto"/>
        <w:right w:val="none" w:sz="0" w:space="0" w:color="auto"/>
      </w:divBdr>
    </w:div>
    <w:div w:id="1807697210">
      <w:bodyDiv w:val="1"/>
      <w:marLeft w:val="0"/>
      <w:marRight w:val="0"/>
      <w:marTop w:val="0"/>
      <w:marBottom w:val="0"/>
      <w:divBdr>
        <w:top w:val="none" w:sz="0" w:space="0" w:color="auto"/>
        <w:left w:val="none" w:sz="0" w:space="0" w:color="auto"/>
        <w:bottom w:val="none" w:sz="0" w:space="0" w:color="auto"/>
        <w:right w:val="none" w:sz="0" w:space="0" w:color="auto"/>
      </w:divBdr>
    </w:div>
    <w:div w:id="1807967897">
      <w:bodyDiv w:val="1"/>
      <w:marLeft w:val="0"/>
      <w:marRight w:val="0"/>
      <w:marTop w:val="0"/>
      <w:marBottom w:val="0"/>
      <w:divBdr>
        <w:top w:val="none" w:sz="0" w:space="0" w:color="auto"/>
        <w:left w:val="none" w:sz="0" w:space="0" w:color="auto"/>
        <w:bottom w:val="none" w:sz="0" w:space="0" w:color="auto"/>
        <w:right w:val="none" w:sz="0" w:space="0" w:color="auto"/>
      </w:divBdr>
    </w:div>
    <w:div w:id="1808476294">
      <w:bodyDiv w:val="1"/>
      <w:marLeft w:val="0"/>
      <w:marRight w:val="0"/>
      <w:marTop w:val="0"/>
      <w:marBottom w:val="0"/>
      <w:divBdr>
        <w:top w:val="none" w:sz="0" w:space="0" w:color="auto"/>
        <w:left w:val="none" w:sz="0" w:space="0" w:color="auto"/>
        <w:bottom w:val="none" w:sz="0" w:space="0" w:color="auto"/>
        <w:right w:val="none" w:sz="0" w:space="0" w:color="auto"/>
      </w:divBdr>
    </w:div>
    <w:div w:id="1808937614">
      <w:bodyDiv w:val="1"/>
      <w:marLeft w:val="0"/>
      <w:marRight w:val="0"/>
      <w:marTop w:val="0"/>
      <w:marBottom w:val="0"/>
      <w:divBdr>
        <w:top w:val="none" w:sz="0" w:space="0" w:color="auto"/>
        <w:left w:val="none" w:sz="0" w:space="0" w:color="auto"/>
        <w:bottom w:val="none" w:sz="0" w:space="0" w:color="auto"/>
        <w:right w:val="none" w:sz="0" w:space="0" w:color="auto"/>
      </w:divBdr>
    </w:div>
    <w:div w:id="1810248746">
      <w:bodyDiv w:val="1"/>
      <w:marLeft w:val="0"/>
      <w:marRight w:val="0"/>
      <w:marTop w:val="0"/>
      <w:marBottom w:val="0"/>
      <w:divBdr>
        <w:top w:val="none" w:sz="0" w:space="0" w:color="auto"/>
        <w:left w:val="none" w:sz="0" w:space="0" w:color="auto"/>
        <w:bottom w:val="none" w:sz="0" w:space="0" w:color="auto"/>
        <w:right w:val="none" w:sz="0" w:space="0" w:color="auto"/>
      </w:divBdr>
    </w:div>
    <w:div w:id="1810978046">
      <w:bodyDiv w:val="1"/>
      <w:marLeft w:val="0"/>
      <w:marRight w:val="0"/>
      <w:marTop w:val="0"/>
      <w:marBottom w:val="0"/>
      <w:divBdr>
        <w:top w:val="none" w:sz="0" w:space="0" w:color="auto"/>
        <w:left w:val="none" w:sz="0" w:space="0" w:color="auto"/>
        <w:bottom w:val="none" w:sz="0" w:space="0" w:color="auto"/>
        <w:right w:val="none" w:sz="0" w:space="0" w:color="auto"/>
      </w:divBdr>
    </w:div>
    <w:div w:id="1811240877">
      <w:bodyDiv w:val="1"/>
      <w:marLeft w:val="0"/>
      <w:marRight w:val="0"/>
      <w:marTop w:val="0"/>
      <w:marBottom w:val="0"/>
      <w:divBdr>
        <w:top w:val="none" w:sz="0" w:space="0" w:color="auto"/>
        <w:left w:val="none" w:sz="0" w:space="0" w:color="auto"/>
        <w:bottom w:val="none" w:sz="0" w:space="0" w:color="auto"/>
        <w:right w:val="none" w:sz="0" w:space="0" w:color="auto"/>
      </w:divBdr>
    </w:div>
    <w:div w:id="1811828953">
      <w:bodyDiv w:val="1"/>
      <w:marLeft w:val="0"/>
      <w:marRight w:val="0"/>
      <w:marTop w:val="0"/>
      <w:marBottom w:val="0"/>
      <w:divBdr>
        <w:top w:val="none" w:sz="0" w:space="0" w:color="auto"/>
        <w:left w:val="none" w:sz="0" w:space="0" w:color="auto"/>
        <w:bottom w:val="none" w:sz="0" w:space="0" w:color="auto"/>
        <w:right w:val="none" w:sz="0" w:space="0" w:color="auto"/>
      </w:divBdr>
    </w:div>
    <w:div w:id="1811942906">
      <w:bodyDiv w:val="1"/>
      <w:marLeft w:val="0"/>
      <w:marRight w:val="0"/>
      <w:marTop w:val="0"/>
      <w:marBottom w:val="0"/>
      <w:divBdr>
        <w:top w:val="none" w:sz="0" w:space="0" w:color="auto"/>
        <w:left w:val="none" w:sz="0" w:space="0" w:color="auto"/>
        <w:bottom w:val="none" w:sz="0" w:space="0" w:color="auto"/>
        <w:right w:val="none" w:sz="0" w:space="0" w:color="auto"/>
      </w:divBdr>
    </w:div>
    <w:div w:id="1812211080">
      <w:bodyDiv w:val="1"/>
      <w:marLeft w:val="0"/>
      <w:marRight w:val="0"/>
      <w:marTop w:val="0"/>
      <w:marBottom w:val="0"/>
      <w:divBdr>
        <w:top w:val="none" w:sz="0" w:space="0" w:color="auto"/>
        <w:left w:val="none" w:sz="0" w:space="0" w:color="auto"/>
        <w:bottom w:val="none" w:sz="0" w:space="0" w:color="auto"/>
        <w:right w:val="none" w:sz="0" w:space="0" w:color="auto"/>
      </w:divBdr>
    </w:div>
    <w:div w:id="1812866225">
      <w:bodyDiv w:val="1"/>
      <w:marLeft w:val="0"/>
      <w:marRight w:val="0"/>
      <w:marTop w:val="0"/>
      <w:marBottom w:val="0"/>
      <w:divBdr>
        <w:top w:val="none" w:sz="0" w:space="0" w:color="auto"/>
        <w:left w:val="none" w:sz="0" w:space="0" w:color="auto"/>
        <w:bottom w:val="none" w:sz="0" w:space="0" w:color="auto"/>
        <w:right w:val="none" w:sz="0" w:space="0" w:color="auto"/>
      </w:divBdr>
    </w:div>
    <w:div w:id="1813014203">
      <w:bodyDiv w:val="1"/>
      <w:marLeft w:val="0"/>
      <w:marRight w:val="0"/>
      <w:marTop w:val="0"/>
      <w:marBottom w:val="0"/>
      <w:divBdr>
        <w:top w:val="none" w:sz="0" w:space="0" w:color="auto"/>
        <w:left w:val="none" w:sz="0" w:space="0" w:color="auto"/>
        <w:bottom w:val="none" w:sz="0" w:space="0" w:color="auto"/>
        <w:right w:val="none" w:sz="0" w:space="0" w:color="auto"/>
      </w:divBdr>
    </w:div>
    <w:div w:id="1813325458">
      <w:bodyDiv w:val="1"/>
      <w:marLeft w:val="0"/>
      <w:marRight w:val="0"/>
      <w:marTop w:val="0"/>
      <w:marBottom w:val="0"/>
      <w:divBdr>
        <w:top w:val="none" w:sz="0" w:space="0" w:color="auto"/>
        <w:left w:val="none" w:sz="0" w:space="0" w:color="auto"/>
        <w:bottom w:val="none" w:sz="0" w:space="0" w:color="auto"/>
        <w:right w:val="none" w:sz="0" w:space="0" w:color="auto"/>
      </w:divBdr>
    </w:div>
    <w:div w:id="1813865057">
      <w:bodyDiv w:val="1"/>
      <w:marLeft w:val="0"/>
      <w:marRight w:val="0"/>
      <w:marTop w:val="0"/>
      <w:marBottom w:val="0"/>
      <w:divBdr>
        <w:top w:val="none" w:sz="0" w:space="0" w:color="auto"/>
        <w:left w:val="none" w:sz="0" w:space="0" w:color="auto"/>
        <w:bottom w:val="none" w:sz="0" w:space="0" w:color="auto"/>
        <w:right w:val="none" w:sz="0" w:space="0" w:color="auto"/>
      </w:divBdr>
    </w:div>
    <w:div w:id="1814174325">
      <w:bodyDiv w:val="1"/>
      <w:marLeft w:val="0"/>
      <w:marRight w:val="0"/>
      <w:marTop w:val="0"/>
      <w:marBottom w:val="0"/>
      <w:divBdr>
        <w:top w:val="none" w:sz="0" w:space="0" w:color="auto"/>
        <w:left w:val="none" w:sz="0" w:space="0" w:color="auto"/>
        <w:bottom w:val="none" w:sz="0" w:space="0" w:color="auto"/>
        <w:right w:val="none" w:sz="0" w:space="0" w:color="auto"/>
      </w:divBdr>
    </w:div>
    <w:div w:id="1814785987">
      <w:bodyDiv w:val="1"/>
      <w:marLeft w:val="0"/>
      <w:marRight w:val="0"/>
      <w:marTop w:val="0"/>
      <w:marBottom w:val="0"/>
      <w:divBdr>
        <w:top w:val="none" w:sz="0" w:space="0" w:color="auto"/>
        <w:left w:val="none" w:sz="0" w:space="0" w:color="auto"/>
        <w:bottom w:val="none" w:sz="0" w:space="0" w:color="auto"/>
        <w:right w:val="none" w:sz="0" w:space="0" w:color="auto"/>
      </w:divBdr>
    </w:div>
    <w:div w:id="1816724255">
      <w:bodyDiv w:val="1"/>
      <w:marLeft w:val="0"/>
      <w:marRight w:val="0"/>
      <w:marTop w:val="0"/>
      <w:marBottom w:val="0"/>
      <w:divBdr>
        <w:top w:val="none" w:sz="0" w:space="0" w:color="auto"/>
        <w:left w:val="none" w:sz="0" w:space="0" w:color="auto"/>
        <w:bottom w:val="none" w:sz="0" w:space="0" w:color="auto"/>
        <w:right w:val="none" w:sz="0" w:space="0" w:color="auto"/>
      </w:divBdr>
    </w:div>
    <w:div w:id="1816874947">
      <w:bodyDiv w:val="1"/>
      <w:marLeft w:val="0"/>
      <w:marRight w:val="0"/>
      <w:marTop w:val="0"/>
      <w:marBottom w:val="0"/>
      <w:divBdr>
        <w:top w:val="none" w:sz="0" w:space="0" w:color="auto"/>
        <w:left w:val="none" w:sz="0" w:space="0" w:color="auto"/>
        <w:bottom w:val="none" w:sz="0" w:space="0" w:color="auto"/>
        <w:right w:val="none" w:sz="0" w:space="0" w:color="auto"/>
      </w:divBdr>
    </w:div>
    <w:div w:id="1818258534">
      <w:bodyDiv w:val="1"/>
      <w:marLeft w:val="0"/>
      <w:marRight w:val="0"/>
      <w:marTop w:val="0"/>
      <w:marBottom w:val="0"/>
      <w:divBdr>
        <w:top w:val="none" w:sz="0" w:space="0" w:color="auto"/>
        <w:left w:val="none" w:sz="0" w:space="0" w:color="auto"/>
        <w:bottom w:val="none" w:sz="0" w:space="0" w:color="auto"/>
        <w:right w:val="none" w:sz="0" w:space="0" w:color="auto"/>
      </w:divBdr>
    </w:div>
    <w:div w:id="1818767762">
      <w:bodyDiv w:val="1"/>
      <w:marLeft w:val="0"/>
      <w:marRight w:val="0"/>
      <w:marTop w:val="0"/>
      <w:marBottom w:val="0"/>
      <w:divBdr>
        <w:top w:val="none" w:sz="0" w:space="0" w:color="auto"/>
        <w:left w:val="none" w:sz="0" w:space="0" w:color="auto"/>
        <w:bottom w:val="none" w:sz="0" w:space="0" w:color="auto"/>
        <w:right w:val="none" w:sz="0" w:space="0" w:color="auto"/>
      </w:divBdr>
    </w:div>
    <w:div w:id="1819298079">
      <w:bodyDiv w:val="1"/>
      <w:marLeft w:val="0"/>
      <w:marRight w:val="0"/>
      <w:marTop w:val="0"/>
      <w:marBottom w:val="0"/>
      <w:divBdr>
        <w:top w:val="none" w:sz="0" w:space="0" w:color="auto"/>
        <w:left w:val="none" w:sz="0" w:space="0" w:color="auto"/>
        <w:bottom w:val="none" w:sz="0" w:space="0" w:color="auto"/>
        <w:right w:val="none" w:sz="0" w:space="0" w:color="auto"/>
      </w:divBdr>
    </w:div>
    <w:div w:id="1819691228">
      <w:bodyDiv w:val="1"/>
      <w:marLeft w:val="0"/>
      <w:marRight w:val="0"/>
      <w:marTop w:val="0"/>
      <w:marBottom w:val="0"/>
      <w:divBdr>
        <w:top w:val="none" w:sz="0" w:space="0" w:color="auto"/>
        <w:left w:val="none" w:sz="0" w:space="0" w:color="auto"/>
        <w:bottom w:val="none" w:sz="0" w:space="0" w:color="auto"/>
        <w:right w:val="none" w:sz="0" w:space="0" w:color="auto"/>
      </w:divBdr>
    </w:div>
    <w:div w:id="1819880150">
      <w:bodyDiv w:val="1"/>
      <w:marLeft w:val="0"/>
      <w:marRight w:val="0"/>
      <w:marTop w:val="0"/>
      <w:marBottom w:val="0"/>
      <w:divBdr>
        <w:top w:val="none" w:sz="0" w:space="0" w:color="auto"/>
        <w:left w:val="none" w:sz="0" w:space="0" w:color="auto"/>
        <w:bottom w:val="none" w:sz="0" w:space="0" w:color="auto"/>
        <w:right w:val="none" w:sz="0" w:space="0" w:color="auto"/>
      </w:divBdr>
    </w:div>
    <w:div w:id="1820148302">
      <w:bodyDiv w:val="1"/>
      <w:marLeft w:val="0"/>
      <w:marRight w:val="0"/>
      <w:marTop w:val="0"/>
      <w:marBottom w:val="0"/>
      <w:divBdr>
        <w:top w:val="none" w:sz="0" w:space="0" w:color="auto"/>
        <w:left w:val="none" w:sz="0" w:space="0" w:color="auto"/>
        <w:bottom w:val="none" w:sz="0" w:space="0" w:color="auto"/>
        <w:right w:val="none" w:sz="0" w:space="0" w:color="auto"/>
      </w:divBdr>
    </w:div>
    <w:div w:id="1820416683">
      <w:bodyDiv w:val="1"/>
      <w:marLeft w:val="0"/>
      <w:marRight w:val="0"/>
      <w:marTop w:val="0"/>
      <w:marBottom w:val="0"/>
      <w:divBdr>
        <w:top w:val="none" w:sz="0" w:space="0" w:color="auto"/>
        <w:left w:val="none" w:sz="0" w:space="0" w:color="auto"/>
        <w:bottom w:val="none" w:sz="0" w:space="0" w:color="auto"/>
        <w:right w:val="none" w:sz="0" w:space="0" w:color="auto"/>
      </w:divBdr>
    </w:div>
    <w:div w:id="1820465115">
      <w:bodyDiv w:val="1"/>
      <w:marLeft w:val="0"/>
      <w:marRight w:val="0"/>
      <w:marTop w:val="0"/>
      <w:marBottom w:val="0"/>
      <w:divBdr>
        <w:top w:val="none" w:sz="0" w:space="0" w:color="auto"/>
        <w:left w:val="none" w:sz="0" w:space="0" w:color="auto"/>
        <w:bottom w:val="none" w:sz="0" w:space="0" w:color="auto"/>
        <w:right w:val="none" w:sz="0" w:space="0" w:color="auto"/>
      </w:divBdr>
    </w:div>
    <w:div w:id="1820918565">
      <w:bodyDiv w:val="1"/>
      <w:marLeft w:val="0"/>
      <w:marRight w:val="0"/>
      <w:marTop w:val="0"/>
      <w:marBottom w:val="0"/>
      <w:divBdr>
        <w:top w:val="none" w:sz="0" w:space="0" w:color="auto"/>
        <w:left w:val="none" w:sz="0" w:space="0" w:color="auto"/>
        <w:bottom w:val="none" w:sz="0" w:space="0" w:color="auto"/>
        <w:right w:val="none" w:sz="0" w:space="0" w:color="auto"/>
      </w:divBdr>
    </w:div>
    <w:div w:id="1821001512">
      <w:bodyDiv w:val="1"/>
      <w:marLeft w:val="0"/>
      <w:marRight w:val="0"/>
      <w:marTop w:val="0"/>
      <w:marBottom w:val="0"/>
      <w:divBdr>
        <w:top w:val="none" w:sz="0" w:space="0" w:color="auto"/>
        <w:left w:val="none" w:sz="0" w:space="0" w:color="auto"/>
        <w:bottom w:val="none" w:sz="0" w:space="0" w:color="auto"/>
        <w:right w:val="none" w:sz="0" w:space="0" w:color="auto"/>
      </w:divBdr>
    </w:div>
    <w:div w:id="1822113192">
      <w:bodyDiv w:val="1"/>
      <w:marLeft w:val="0"/>
      <w:marRight w:val="0"/>
      <w:marTop w:val="0"/>
      <w:marBottom w:val="0"/>
      <w:divBdr>
        <w:top w:val="none" w:sz="0" w:space="0" w:color="auto"/>
        <w:left w:val="none" w:sz="0" w:space="0" w:color="auto"/>
        <w:bottom w:val="none" w:sz="0" w:space="0" w:color="auto"/>
        <w:right w:val="none" w:sz="0" w:space="0" w:color="auto"/>
      </w:divBdr>
    </w:div>
    <w:div w:id="1822698473">
      <w:bodyDiv w:val="1"/>
      <w:marLeft w:val="0"/>
      <w:marRight w:val="0"/>
      <w:marTop w:val="0"/>
      <w:marBottom w:val="0"/>
      <w:divBdr>
        <w:top w:val="none" w:sz="0" w:space="0" w:color="auto"/>
        <w:left w:val="none" w:sz="0" w:space="0" w:color="auto"/>
        <w:bottom w:val="none" w:sz="0" w:space="0" w:color="auto"/>
        <w:right w:val="none" w:sz="0" w:space="0" w:color="auto"/>
      </w:divBdr>
    </w:div>
    <w:div w:id="1822769550">
      <w:bodyDiv w:val="1"/>
      <w:marLeft w:val="0"/>
      <w:marRight w:val="0"/>
      <w:marTop w:val="0"/>
      <w:marBottom w:val="0"/>
      <w:divBdr>
        <w:top w:val="none" w:sz="0" w:space="0" w:color="auto"/>
        <w:left w:val="none" w:sz="0" w:space="0" w:color="auto"/>
        <w:bottom w:val="none" w:sz="0" w:space="0" w:color="auto"/>
        <w:right w:val="none" w:sz="0" w:space="0" w:color="auto"/>
      </w:divBdr>
    </w:div>
    <w:div w:id="1822960543">
      <w:bodyDiv w:val="1"/>
      <w:marLeft w:val="0"/>
      <w:marRight w:val="0"/>
      <w:marTop w:val="0"/>
      <w:marBottom w:val="0"/>
      <w:divBdr>
        <w:top w:val="none" w:sz="0" w:space="0" w:color="auto"/>
        <w:left w:val="none" w:sz="0" w:space="0" w:color="auto"/>
        <w:bottom w:val="none" w:sz="0" w:space="0" w:color="auto"/>
        <w:right w:val="none" w:sz="0" w:space="0" w:color="auto"/>
      </w:divBdr>
    </w:div>
    <w:div w:id="1823695523">
      <w:bodyDiv w:val="1"/>
      <w:marLeft w:val="0"/>
      <w:marRight w:val="0"/>
      <w:marTop w:val="0"/>
      <w:marBottom w:val="0"/>
      <w:divBdr>
        <w:top w:val="none" w:sz="0" w:space="0" w:color="auto"/>
        <w:left w:val="none" w:sz="0" w:space="0" w:color="auto"/>
        <w:bottom w:val="none" w:sz="0" w:space="0" w:color="auto"/>
        <w:right w:val="none" w:sz="0" w:space="0" w:color="auto"/>
      </w:divBdr>
    </w:div>
    <w:div w:id="1823738559">
      <w:bodyDiv w:val="1"/>
      <w:marLeft w:val="0"/>
      <w:marRight w:val="0"/>
      <w:marTop w:val="0"/>
      <w:marBottom w:val="0"/>
      <w:divBdr>
        <w:top w:val="none" w:sz="0" w:space="0" w:color="auto"/>
        <w:left w:val="none" w:sz="0" w:space="0" w:color="auto"/>
        <w:bottom w:val="none" w:sz="0" w:space="0" w:color="auto"/>
        <w:right w:val="none" w:sz="0" w:space="0" w:color="auto"/>
      </w:divBdr>
    </w:div>
    <w:div w:id="1824276986">
      <w:bodyDiv w:val="1"/>
      <w:marLeft w:val="0"/>
      <w:marRight w:val="0"/>
      <w:marTop w:val="0"/>
      <w:marBottom w:val="0"/>
      <w:divBdr>
        <w:top w:val="none" w:sz="0" w:space="0" w:color="auto"/>
        <w:left w:val="none" w:sz="0" w:space="0" w:color="auto"/>
        <w:bottom w:val="none" w:sz="0" w:space="0" w:color="auto"/>
        <w:right w:val="none" w:sz="0" w:space="0" w:color="auto"/>
      </w:divBdr>
    </w:div>
    <w:div w:id="1824589848">
      <w:bodyDiv w:val="1"/>
      <w:marLeft w:val="0"/>
      <w:marRight w:val="0"/>
      <w:marTop w:val="0"/>
      <w:marBottom w:val="0"/>
      <w:divBdr>
        <w:top w:val="none" w:sz="0" w:space="0" w:color="auto"/>
        <w:left w:val="none" w:sz="0" w:space="0" w:color="auto"/>
        <w:bottom w:val="none" w:sz="0" w:space="0" w:color="auto"/>
        <w:right w:val="none" w:sz="0" w:space="0" w:color="auto"/>
      </w:divBdr>
    </w:div>
    <w:div w:id="1826313024">
      <w:bodyDiv w:val="1"/>
      <w:marLeft w:val="0"/>
      <w:marRight w:val="0"/>
      <w:marTop w:val="0"/>
      <w:marBottom w:val="0"/>
      <w:divBdr>
        <w:top w:val="none" w:sz="0" w:space="0" w:color="auto"/>
        <w:left w:val="none" w:sz="0" w:space="0" w:color="auto"/>
        <w:bottom w:val="none" w:sz="0" w:space="0" w:color="auto"/>
        <w:right w:val="none" w:sz="0" w:space="0" w:color="auto"/>
      </w:divBdr>
    </w:div>
    <w:div w:id="1826507587">
      <w:bodyDiv w:val="1"/>
      <w:marLeft w:val="0"/>
      <w:marRight w:val="0"/>
      <w:marTop w:val="0"/>
      <w:marBottom w:val="0"/>
      <w:divBdr>
        <w:top w:val="none" w:sz="0" w:space="0" w:color="auto"/>
        <w:left w:val="none" w:sz="0" w:space="0" w:color="auto"/>
        <w:bottom w:val="none" w:sz="0" w:space="0" w:color="auto"/>
        <w:right w:val="none" w:sz="0" w:space="0" w:color="auto"/>
      </w:divBdr>
    </w:div>
    <w:div w:id="1826582884">
      <w:bodyDiv w:val="1"/>
      <w:marLeft w:val="0"/>
      <w:marRight w:val="0"/>
      <w:marTop w:val="0"/>
      <w:marBottom w:val="0"/>
      <w:divBdr>
        <w:top w:val="none" w:sz="0" w:space="0" w:color="auto"/>
        <w:left w:val="none" w:sz="0" w:space="0" w:color="auto"/>
        <w:bottom w:val="none" w:sz="0" w:space="0" w:color="auto"/>
        <w:right w:val="none" w:sz="0" w:space="0" w:color="auto"/>
      </w:divBdr>
    </w:div>
    <w:div w:id="1827088020">
      <w:bodyDiv w:val="1"/>
      <w:marLeft w:val="0"/>
      <w:marRight w:val="0"/>
      <w:marTop w:val="0"/>
      <w:marBottom w:val="0"/>
      <w:divBdr>
        <w:top w:val="none" w:sz="0" w:space="0" w:color="auto"/>
        <w:left w:val="none" w:sz="0" w:space="0" w:color="auto"/>
        <w:bottom w:val="none" w:sz="0" w:space="0" w:color="auto"/>
        <w:right w:val="none" w:sz="0" w:space="0" w:color="auto"/>
      </w:divBdr>
    </w:div>
    <w:div w:id="1827354920">
      <w:bodyDiv w:val="1"/>
      <w:marLeft w:val="0"/>
      <w:marRight w:val="0"/>
      <w:marTop w:val="0"/>
      <w:marBottom w:val="0"/>
      <w:divBdr>
        <w:top w:val="none" w:sz="0" w:space="0" w:color="auto"/>
        <w:left w:val="none" w:sz="0" w:space="0" w:color="auto"/>
        <w:bottom w:val="none" w:sz="0" w:space="0" w:color="auto"/>
        <w:right w:val="none" w:sz="0" w:space="0" w:color="auto"/>
      </w:divBdr>
    </w:div>
    <w:div w:id="1827431899">
      <w:bodyDiv w:val="1"/>
      <w:marLeft w:val="0"/>
      <w:marRight w:val="0"/>
      <w:marTop w:val="0"/>
      <w:marBottom w:val="0"/>
      <w:divBdr>
        <w:top w:val="none" w:sz="0" w:space="0" w:color="auto"/>
        <w:left w:val="none" w:sz="0" w:space="0" w:color="auto"/>
        <w:bottom w:val="none" w:sz="0" w:space="0" w:color="auto"/>
        <w:right w:val="none" w:sz="0" w:space="0" w:color="auto"/>
      </w:divBdr>
    </w:div>
    <w:div w:id="1827622282">
      <w:bodyDiv w:val="1"/>
      <w:marLeft w:val="0"/>
      <w:marRight w:val="0"/>
      <w:marTop w:val="0"/>
      <w:marBottom w:val="0"/>
      <w:divBdr>
        <w:top w:val="none" w:sz="0" w:space="0" w:color="auto"/>
        <w:left w:val="none" w:sz="0" w:space="0" w:color="auto"/>
        <w:bottom w:val="none" w:sz="0" w:space="0" w:color="auto"/>
        <w:right w:val="none" w:sz="0" w:space="0" w:color="auto"/>
      </w:divBdr>
    </w:div>
    <w:div w:id="1827823041">
      <w:bodyDiv w:val="1"/>
      <w:marLeft w:val="0"/>
      <w:marRight w:val="0"/>
      <w:marTop w:val="0"/>
      <w:marBottom w:val="0"/>
      <w:divBdr>
        <w:top w:val="none" w:sz="0" w:space="0" w:color="auto"/>
        <w:left w:val="none" w:sz="0" w:space="0" w:color="auto"/>
        <w:bottom w:val="none" w:sz="0" w:space="0" w:color="auto"/>
        <w:right w:val="none" w:sz="0" w:space="0" w:color="auto"/>
      </w:divBdr>
    </w:div>
    <w:div w:id="1828789131">
      <w:bodyDiv w:val="1"/>
      <w:marLeft w:val="0"/>
      <w:marRight w:val="0"/>
      <w:marTop w:val="0"/>
      <w:marBottom w:val="0"/>
      <w:divBdr>
        <w:top w:val="none" w:sz="0" w:space="0" w:color="auto"/>
        <w:left w:val="none" w:sz="0" w:space="0" w:color="auto"/>
        <w:bottom w:val="none" w:sz="0" w:space="0" w:color="auto"/>
        <w:right w:val="none" w:sz="0" w:space="0" w:color="auto"/>
      </w:divBdr>
    </w:div>
    <w:div w:id="1829399856">
      <w:bodyDiv w:val="1"/>
      <w:marLeft w:val="0"/>
      <w:marRight w:val="0"/>
      <w:marTop w:val="0"/>
      <w:marBottom w:val="0"/>
      <w:divBdr>
        <w:top w:val="none" w:sz="0" w:space="0" w:color="auto"/>
        <w:left w:val="none" w:sz="0" w:space="0" w:color="auto"/>
        <w:bottom w:val="none" w:sz="0" w:space="0" w:color="auto"/>
        <w:right w:val="none" w:sz="0" w:space="0" w:color="auto"/>
      </w:divBdr>
    </w:div>
    <w:div w:id="1829511636">
      <w:bodyDiv w:val="1"/>
      <w:marLeft w:val="0"/>
      <w:marRight w:val="0"/>
      <w:marTop w:val="0"/>
      <w:marBottom w:val="0"/>
      <w:divBdr>
        <w:top w:val="none" w:sz="0" w:space="0" w:color="auto"/>
        <w:left w:val="none" w:sz="0" w:space="0" w:color="auto"/>
        <w:bottom w:val="none" w:sz="0" w:space="0" w:color="auto"/>
        <w:right w:val="none" w:sz="0" w:space="0" w:color="auto"/>
      </w:divBdr>
    </w:div>
    <w:div w:id="1829520093">
      <w:bodyDiv w:val="1"/>
      <w:marLeft w:val="0"/>
      <w:marRight w:val="0"/>
      <w:marTop w:val="0"/>
      <w:marBottom w:val="0"/>
      <w:divBdr>
        <w:top w:val="none" w:sz="0" w:space="0" w:color="auto"/>
        <w:left w:val="none" w:sz="0" w:space="0" w:color="auto"/>
        <w:bottom w:val="none" w:sz="0" w:space="0" w:color="auto"/>
        <w:right w:val="none" w:sz="0" w:space="0" w:color="auto"/>
      </w:divBdr>
    </w:div>
    <w:div w:id="1830052859">
      <w:bodyDiv w:val="1"/>
      <w:marLeft w:val="0"/>
      <w:marRight w:val="0"/>
      <w:marTop w:val="0"/>
      <w:marBottom w:val="0"/>
      <w:divBdr>
        <w:top w:val="none" w:sz="0" w:space="0" w:color="auto"/>
        <w:left w:val="none" w:sz="0" w:space="0" w:color="auto"/>
        <w:bottom w:val="none" w:sz="0" w:space="0" w:color="auto"/>
        <w:right w:val="none" w:sz="0" w:space="0" w:color="auto"/>
      </w:divBdr>
    </w:div>
    <w:div w:id="1830368569">
      <w:bodyDiv w:val="1"/>
      <w:marLeft w:val="0"/>
      <w:marRight w:val="0"/>
      <w:marTop w:val="0"/>
      <w:marBottom w:val="0"/>
      <w:divBdr>
        <w:top w:val="none" w:sz="0" w:space="0" w:color="auto"/>
        <w:left w:val="none" w:sz="0" w:space="0" w:color="auto"/>
        <w:bottom w:val="none" w:sz="0" w:space="0" w:color="auto"/>
        <w:right w:val="none" w:sz="0" w:space="0" w:color="auto"/>
      </w:divBdr>
    </w:div>
    <w:div w:id="1830755723">
      <w:bodyDiv w:val="1"/>
      <w:marLeft w:val="0"/>
      <w:marRight w:val="0"/>
      <w:marTop w:val="0"/>
      <w:marBottom w:val="0"/>
      <w:divBdr>
        <w:top w:val="none" w:sz="0" w:space="0" w:color="auto"/>
        <w:left w:val="none" w:sz="0" w:space="0" w:color="auto"/>
        <w:bottom w:val="none" w:sz="0" w:space="0" w:color="auto"/>
        <w:right w:val="none" w:sz="0" w:space="0" w:color="auto"/>
      </w:divBdr>
    </w:div>
    <w:div w:id="1831361355">
      <w:bodyDiv w:val="1"/>
      <w:marLeft w:val="0"/>
      <w:marRight w:val="0"/>
      <w:marTop w:val="0"/>
      <w:marBottom w:val="0"/>
      <w:divBdr>
        <w:top w:val="none" w:sz="0" w:space="0" w:color="auto"/>
        <w:left w:val="none" w:sz="0" w:space="0" w:color="auto"/>
        <w:bottom w:val="none" w:sz="0" w:space="0" w:color="auto"/>
        <w:right w:val="none" w:sz="0" w:space="0" w:color="auto"/>
      </w:divBdr>
    </w:div>
    <w:div w:id="1831556458">
      <w:bodyDiv w:val="1"/>
      <w:marLeft w:val="0"/>
      <w:marRight w:val="0"/>
      <w:marTop w:val="0"/>
      <w:marBottom w:val="0"/>
      <w:divBdr>
        <w:top w:val="none" w:sz="0" w:space="0" w:color="auto"/>
        <w:left w:val="none" w:sz="0" w:space="0" w:color="auto"/>
        <w:bottom w:val="none" w:sz="0" w:space="0" w:color="auto"/>
        <w:right w:val="none" w:sz="0" w:space="0" w:color="auto"/>
      </w:divBdr>
    </w:div>
    <w:div w:id="1832065004">
      <w:bodyDiv w:val="1"/>
      <w:marLeft w:val="0"/>
      <w:marRight w:val="0"/>
      <w:marTop w:val="0"/>
      <w:marBottom w:val="0"/>
      <w:divBdr>
        <w:top w:val="none" w:sz="0" w:space="0" w:color="auto"/>
        <w:left w:val="none" w:sz="0" w:space="0" w:color="auto"/>
        <w:bottom w:val="none" w:sz="0" w:space="0" w:color="auto"/>
        <w:right w:val="none" w:sz="0" w:space="0" w:color="auto"/>
      </w:divBdr>
    </w:div>
    <w:div w:id="1832410871">
      <w:bodyDiv w:val="1"/>
      <w:marLeft w:val="0"/>
      <w:marRight w:val="0"/>
      <w:marTop w:val="0"/>
      <w:marBottom w:val="0"/>
      <w:divBdr>
        <w:top w:val="none" w:sz="0" w:space="0" w:color="auto"/>
        <w:left w:val="none" w:sz="0" w:space="0" w:color="auto"/>
        <w:bottom w:val="none" w:sz="0" w:space="0" w:color="auto"/>
        <w:right w:val="none" w:sz="0" w:space="0" w:color="auto"/>
      </w:divBdr>
    </w:div>
    <w:div w:id="1832453496">
      <w:bodyDiv w:val="1"/>
      <w:marLeft w:val="0"/>
      <w:marRight w:val="0"/>
      <w:marTop w:val="0"/>
      <w:marBottom w:val="0"/>
      <w:divBdr>
        <w:top w:val="none" w:sz="0" w:space="0" w:color="auto"/>
        <w:left w:val="none" w:sz="0" w:space="0" w:color="auto"/>
        <w:bottom w:val="none" w:sz="0" w:space="0" w:color="auto"/>
        <w:right w:val="none" w:sz="0" w:space="0" w:color="auto"/>
      </w:divBdr>
    </w:div>
    <w:div w:id="1833061105">
      <w:bodyDiv w:val="1"/>
      <w:marLeft w:val="0"/>
      <w:marRight w:val="0"/>
      <w:marTop w:val="0"/>
      <w:marBottom w:val="0"/>
      <w:divBdr>
        <w:top w:val="none" w:sz="0" w:space="0" w:color="auto"/>
        <w:left w:val="none" w:sz="0" w:space="0" w:color="auto"/>
        <w:bottom w:val="none" w:sz="0" w:space="0" w:color="auto"/>
        <w:right w:val="none" w:sz="0" w:space="0" w:color="auto"/>
      </w:divBdr>
    </w:div>
    <w:div w:id="1834181613">
      <w:bodyDiv w:val="1"/>
      <w:marLeft w:val="0"/>
      <w:marRight w:val="0"/>
      <w:marTop w:val="0"/>
      <w:marBottom w:val="0"/>
      <w:divBdr>
        <w:top w:val="none" w:sz="0" w:space="0" w:color="auto"/>
        <w:left w:val="none" w:sz="0" w:space="0" w:color="auto"/>
        <w:bottom w:val="none" w:sz="0" w:space="0" w:color="auto"/>
        <w:right w:val="none" w:sz="0" w:space="0" w:color="auto"/>
      </w:divBdr>
    </w:div>
    <w:div w:id="1835292267">
      <w:bodyDiv w:val="1"/>
      <w:marLeft w:val="0"/>
      <w:marRight w:val="0"/>
      <w:marTop w:val="0"/>
      <w:marBottom w:val="0"/>
      <w:divBdr>
        <w:top w:val="none" w:sz="0" w:space="0" w:color="auto"/>
        <w:left w:val="none" w:sz="0" w:space="0" w:color="auto"/>
        <w:bottom w:val="none" w:sz="0" w:space="0" w:color="auto"/>
        <w:right w:val="none" w:sz="0" w:space="0" w:color="auto"/>
      </w:divBdr>
    </w:div>
    <w:div w:id="1836800679">
      <w:bodyDiv w:val="1"/>
      <w:marLeft w:val="0"/>
      <w:marRight w:val="0"/>
      <w:marTop w:val="0"/>
      <w:marBottom w:val="0"/>
      <w:divBdr>
        <w:top w:val="none" w:sz="0" w:space="0" w:color="auto"/>
        <w:left w:val="none" w:sz="0" w:space="0" w:color="auto"/>
        <w:bottom w:val="none" w:sz="0" w:space="0" w:color="auto"/>
        <w:right w:val="none" w:sz="0" w:space="0" w:color="auto"/>
      </w:divBdr>
    </w:div>
    <w:div w:id="1838182579">
      <w:bodyDiv w:val="1"/>
      <w:marLeft w:val="0"/>
      <w:marRight w:val="0"/>
      <w:marTop w:val="0"/>
      <w:marBottom w:val="0"/>
      <w:divBdr>
        <w:top w:val="none" w:sz="0" w:space="0" w:color="auto"/>
        <w:left w:val="none" w:sz="0" w:space="0" w:color="auto"/>
        <w:bottom w:val="none" w:sz="0" w:space="0" w:color="auto"/>
        <w:right w:val="none" w:sz="0" w:space="0" w:color="auto"/>
      </w:divBdr>
    </w:div>
    <w:div w:id="1838298998">
      <w:bodyDiv w:val="1"/>
      <w:marLeft w:val="0"/>
      <w:marRight w:val="0"/>
      <w:marTop w:val="0"/>
      <w:marBottom w:val="0"/>
      <w:divBdr>
        <w:top w:val="none" w:sz="0" w:space="0" w:color="auto"/>
        <w:left w:val="none" w:sz="0" w:space="0" w:color="auto"/>
        <w:bottom w:val="none" w:sz="0" w:space="0" w:color="auto"/>
        <w:right w:val="none" w:sz="0" w:space="0" w:color="auto"/>
      </w:divBdr>
    </w:div>
    <w:div w:id="1838419715">
      <w:bodyDiv w:val="1"/>
      <w:marLeft w:val="0"/>
      <w:marRight w:val="0"/>
      <w:marTop w:val="0"/>
      <w:marBottom w:val="0"/>
      <w:divBdr>
        <w:top w:val="none" w:sz="0" w:space="0" w:color="auto"/>
        <w:left w:val="none" w:sz="0" w:space="0" w:color="auto"/>
        <w:bottom w:val="none" w:sz="0" w:space="0" w:color="auto"/>
        <w:right w:val="none" w:sz="0" w:space="0" w:color="auto"/>
      </w:divBdr>
    </w:div>
    <w:div w:id="1839269682">
      <w:bodyDiv w:val="1"/>
      <w:marLeft w:val="0"/>
      <w:marRight w:val="0"/>
      <w:marTop w:val="0"/>
      <w:marBottom w:val="0"/>
      <w:divBdr>
        <w:top w:val="none" w:sz="0" w:space="0" w:color="auto"/>
        <w:left w:val="none" w:sz="0" w:space="0" w:color="auto"/>
        <w:bottom w:val="none" w:sz="0" w:space="0" w:color="auto"/>
        <w:right w:val="none" w:sz="0" w:space="0" w:color="auto"/>
      </w:divBdr>
    </w:div>
    <w:div w:id="1839423183">
      <w:bodyDiv w:val="1"/>
      <w:marLeft w:val="0"/>
      <w:marRight w:val="0"/>
      <w:marTop w:val="0"/>
      <w:marBottom w:val="0"/>
      <w:divBdr>
        <w:top w:val="none" w:sz="0" w:space="0" w:color="auto"/>
        <w:left w:val="none" w:sz="0" w:space="0" w:color="auto"/>
        <w:bottom w:val="none" w:sz="0" w:space="0" w:color="auto"/>
        <w:right w:val="none" w:sz="0" w:space="0" w:color="auto"/>
      </w:divBdr>
    </w:div>
    <w:div w:id="1839685741">
      <w:bodyDiv w:val="1"/>
      <w:marLeft w:val="0"/>
      <w:marRight w:val="0"/>
      <w:marTop w:val="0"/>
      <w:marBottom w:val="0"/>
      <w:divBdr>
        <w:top w:val="none" w:sz="0" w:space="0" w:color="auto"/>
        <w:left w:val="none" w:sz="0" w:space="0" w:color="auto"/>
        <w:bottom w:val="none" w:sz="0" w:space="0" w:color="auto"/>
        <w:right w:val="none" w:sz="0" w:space="0" w:color="auto"/>
      </w:divBdr>
    </w:div>
    <w:div w:id="1839879829">
      <w:bodyDiv w:val="1"/>
      <w:marLeft w:val="0"/>
      <w:marRight w:val="0"/>
      <w:marTop w:val="0"/>
      <w:marBottom w:val="0"/>
      <w:divBdr>
        <w:top w:val="none" w:sz="0" w:space="0" w:color="auto"/>
        <w:left w:val="none" w:sz="0" w:space="0" w:color="auto"/>
        <w:bottom w:val="none" w:sz="0" w:space="0" w:color="auto"/>
        <w:right w:val="none" w:sz="0" w:space="0" w:color="auto"/>
      </w:divBdr>
    </w:div>
    <w:div w:id="1839925304">
      <w:bodyDiv w:val="1"/>
      <w:marLeft w:val="0"/>
      <w:marRight w:val="0"/>
      <w:marTop w:val="0"/>
      <w:marBottom w:val="0"/>
      <w:divBdr>
        <w:top w:val="none" w:sz="0" w:space="0" w:color="auto"/>
        <w:left w:val="none" w:sz="0" w:space="0" w:color="auto"/>
        <w:bottom w:val="none" w:sz="0" w:space="0" w:color="auto"/>
        <w:right w:val="none" w:sz="0" w:space="0" w:color="auto"/>
      </w:divBdr>
    </w:div>
    <w:div w:id="1840729314">
      <w:bodyDiv w:val="1"/>
      <w:marLeft w:val="0"/>
      <w:marRight w:val="0"/>
      <w:marTop w:val="0"/>
      <w:marBottom w:val="0"/>
      <w:divBdr>
        <w:top w:val="none" w:sz="0" w:space="0" w:color="auto"/>
        <w:left w:val="none" w:sz="0" w:space="0" w:color="auto"/>
        <w:bottom w:val="none" w:sz="0" w:space="0" w:color="auto"/>
        <w:right w:val="none" w:sz="0" w:space="0" w:color="auto"/>
      </w:divBdr>
    </w:div>
    <w:div w:id="1842968138">
      <w:bodyDiv w:val="1"/>
      <w:marLeft w:val="0"/>
      <w:marRight w:val="0"/>
      <w:marTop w:val="0"/>
      <w:marBottom w:val="0"/>
      <w:divBdr>
        <w:top w:val="none" w:sz="0" w:space="0" w:color="auto"/>
        <w:left w:val="none" w:sz="0" w:space="0" w:color="auto"/>
        <w:bottom w:val="none" w:sz="0" w:space="0" w:color="auto"/>
        <w:right w:val="none" w:sz="0" w:space="0" w:color="auto"/>
      </w:divBdr>
    </w:div>
    <w:div w:id="1844972516">
      <w:bodyDiv w:val="1"/>
      <w:marLeft w:val="0"/>
      <w:marRight w:val="0"/>
      <w:marTop w:val="0"/>
      <w:marBottom w:val="0"/>
      <w:divBdr>
        <w:top w:val="none" w:sz="0" w:space="0" w:color="auto"/>
        <w:left w:val="none" w:sz="0" w:space="0" w:color="auto"/>
        <w:bottom w:val="none" w:sz="0" w:space="0" w:color="auto"/>
        <w:right w:val="none" w:sz="0" w:space="0" w:color="auto"/>
      </w:divBdr>
    </w:div>
    <w:div w:id="1844977452">
      <w:bodyDiv w:val="1"/>
      <w:marLeft w:val="0"/>
      <w:marRight w:val="0"/>
      <w:marTop w:val="0"/>
      <w:marBottom w:val="0"/>
      <w:divBdr>
        <w:top w:val="none" w:sz="0" w:space="0" w:color="auto"/>
        <w:left w:val="none" w:sz="0" w:space="0" w:color="auto"/>
        <w:bottom w:val="none" w:sz="0" w:space="0" w:color="auto"/>
        <w:right w:val="none" w:sz="0" w:space="0" w:color="auto"/>
      </w:divBdr>
    </w:div>
    <w:div w:id="1845170088">
      <w:bodyDiv w:val="1"/>
      <w:marLeft w:val="0"/>
      <w:marRight w:val="0"/>
      <w:marTop w:val="0"/>
      <w:marBottom w:val="0"/>
      <w:divBdr>
        <w:top w:val="none" w:sz="0" w:space="0" w:color="auto"/>
        <w:left w:val="none" w:sz="0" w:space="0" w:color="auto"/>
        <w:bottom w:val="none" w:sz="0" w:space="0" w:color="auto"/>
        <w:right w:val="none" w:sz="0" w:space="0" w:color="auto"/>
      </w:divBdr>
    </w:div>
    <w:div w:id="1845634150">
      <w:bodyDiv w:val="1"/>
      <w:marLeft w:val="0"/>
      <w:marRight w:val="0"/>
      <w:marTop w:val="0"/>
      <w:marBottom w:val="0"/>
      <w:divBdr>
        <w:top w:val="none" w:sz="0" w:space="0" w:color="auto"/>
        <w:left w:val="none" w:sz="0" w:space="0" w:color="auto"/>
        <w:bottom w:val="none" w:sz="0" w:space="0" w:color="auto"/>
        <w:right w:val="none" w:sz="0" w:space="0" w:color="auto"/>
      </w:divBdr>
    </w:div>
    <w:div w:id="1845902971">
      <w:bodyDiv w:val="1"/>
      <w:marLeft w:val="0"/>
      <w:marRight w:val="0"/>
      <w:marTop w:val="0"/>
      <w:marBottom w:val="0"/>
      <w:divBdr>
        <w:top w:val="none" w:sz="0" w:space="0" w:color="auto"/>
        <w:left w:val="none" w:sz="0" w:space="0" w:color="auto"/>
        <w:bottom w:val="none" w:sz="0" w:space="0" w:color="auto"/>
        <w:right w:val="none" w:sz="0" w:space="0" w:color="auto"/>
      </w:divBdr>
    </w:div>
    <w:div w:id="1845976092">
      <w:bodyDiv w:val="1"/>
      <w:marLeft w:val="0"/>
      <w:marRight w:val="0"/>
      <w:marTop w:val="0"/>
      <w:marBottom w:val="0"/>
      <w:divBdr>
        <w:top w:val="none" w:sz="0" w:space="0" w:color="auto"/>
        <w:left w:val="none" w:sz="0" w:space="0" w:color="auto"/>
        <w:bottom w:val="none" w:sz="0" w:space="0" w:color="auto"/>
        <w:right w:val="none" w:sz="0" w:space="0" w:color="auto"/>
      </w:divBdr>
    </w:div>
    <w:div w:id="1846433417">
      <w:bodyDiv w:val="1"/>
      <w:marLeft w:val="0"/>
      <w:marRight w:val="0"/>
      <w:marTop w:val="0"/>
      <w:marBottom w:val="0"/>
      <w:divBdr>
        <w:top w:val="none" w:sz="0" w:space="0" w:color="auto"/>
        <w:left w:val="none" w:sz="0" w:space="0" w:color="auto"/>
        <w:bottom w:val="none" w:sz="0" w:space="0" w:color="auto"/>
        <w:right w:val="none" w:sz="0" w:space="0" w:color="auto"/>
      </w:divBdr>
    </w:div>
    <w:div w:id="1847401554">
      <w:bodyDiv w:val="1"/>
      <w:marLeft w:val="0"/>
      <w:marRight w:val="0"/>
      <w:marTop w:val="0"/>
      <w:marBottom w:val="0"/>
      <w:divBdr>
        <w:top w:val="none" w:sz="0" w:space="0" w:color="auto"/>
        <w:left w:val="none" w:sz="0" w:space="0" w:color="auto"/>
        <w:bottom w:val="none" w:sz="0" w:space="0" w:color="auto"/>
        <w:right w:val="none" w:sz="0" w:space="0" w:color="auto"/>
      </w:divBdr>
    </w:div>
    <w:div w:id="1848522007">
      <w:bodyDiv w:val="1"/>
      <w:marLeft w:val="0"/>
      <w:marRight w:val="0"/>
      <w:marTop w:val="0"/>
      <w:marBottom w:val="0"/>
      <w:divBdr>
        <w:top w:val="none" w:sz="0" w:space="0" w:color="auto"/>
        <w:left w:val="none" w:sz="0" w:space="0" w:color="auto"/>
        <w:bottom w:val="none" w:sz="0" w:space="0" w:color="auto"/>
        <w:right w:val="none" w:sz="0" w:space="0" w:color="auto"/>
      </w:divBdr>
    </w:div>
    <w:div w:id="1848596122">
      <w:bodyDiv w:val="1"/>
      <w:marLeft w:val="0"/>
      <w:marRight w:val="0"/>
      <w:marTop w:val="0"/>
      <w:marBottom w:val="0"/>
      <w:divBdr>
        <w:top w:val="none" w:sz="0" w:space="0" w:color="auto"/>
        <w:left w:val="none" w:sz="0" w:space="0" w:color="auto"/>
        <w:bottom w:val="none" w:sz="0" w:space="0" w:color="auto"/>
        <w:right w:val="none" w:sz="0" w:space="0" w:color="auto"/>
      </w:divBdr>
    </w:div>
    <w:div w:id="1848787718">
      <w:bodyDiv w:val="1"/>
      <w:marLeft w:val="0"/>
      <w:marRight w:val="0"/>
      <w:marTop w:val="0"/>
      <w:marBottom w:val="0"/>
      <w:divBdr>
        <w:top w:val="none" w:sz="0" w:space="0" w:color="auto"/>
        <w:left w:val="none" w:sz="0" w:space="0" w:color="auto"/>
        <w:bottom w:val="none" w:sz="0" w:space="0" w:color="auto"/>
        <w:right w:val="none" w:sz="0" w:space="0" w:color="auto"/>
      </w:divBdr>
    </w:div>
    <w:div w:id="1849367351">
      <w:bodyDiv w:val="1"/>
      <w:marLeft w:val="0"/>
      <w:marRight w:val="0"/>
      <w:marTop w:val="0"/>
      <w:marBottom w:val="0"/>
      <w:divBdr>
        <w:top w:val="none" w:sz="0" w:space="0" w:color="auto"/>
        <w:left w:val="none" w:sz="0" w:space="0" w:color="auto"/>
        <w:bottom w:val="none" w:sz="0" w:space="0" w:color="auto"/>
        <w:right w:val="none" w:sz="0" w:space="0" w:color="auto"/>
      </w:divBdr>
    </w:div>
    <w:div w:id="1849371131">
      <w:bodyDiv w:val="1"/>
      <w:marLeft w:val="0"/>
      <w:marRight w:val="0"/>
      <w:marTop w:val="0"/>
      <w:marBottom w:val="0"/>
      <w:divBdr>
        <w:top w:val="none" w:sz="0" w:space="0" w:color="auto"/>
        <w:left w:val="none" w:sz="0" w:space="0" w:color="auto"/>
        <w:bottom w:val="none" w:sz="0" w:space="0" w:color="auto"/>
        <w:right w:val="none" w:sz="0" w:space="0" w:color="auto"/>
      </w:divBdr>
    </w:div>
    <w:div w:id="1849826033">
      <w:bodyDiv w:val="1"/>
      <w:marLeft w:val="0"/>
      <w:marRight w:val="0"/>
      <w:marTop w:val="0"/>
      <w:marBottom w:val="0"/>
      <w:divBdr>
        <w:top w:val="none" w:sz="0" w:space="0" w:color="auto"/>
        <w:left w:val="none" w:sz="0" w:space="0" w:color="auto"/>
        <w:bottom w:val="none" w:sz="0" w:space="0" w:color="auto"/>
        <w:right w:val="none" w:sz="0" w:space="0" w:color="auto"/>
      </w:divBdr>
    </w:div>
    <w:div w:id="1850025552">
      <w:bodyDiv w:val="1"/>
      <w:marLeft w:val="0"/>
      <w:marRight w:val="0"/>
      <w:marTop w:val="0"/>
      <w:marBottom w:val="0"/>
      <w:divBdr>
        <w:top w:val="none" w:sz="0" w:space="0" w:color="auto"/>
        <w:left w:val="none" w:sz="0" w:space="0" w:color="auto"/>
        <w:bottom w:val="none" w:sz="0" w:space="0" w:color="auto"/>
        <w:right w:val="none" w:sz="0" w:space="0" w:color="auto"/>
      </w:divBdr>
    </w:div>
    <w:div w:id="1850215093">
      <w:bodyDiv w:val="1"/>
      <w:marLeft w:val="0"/>
      <w:marRight w:val="0"/>
      <w:marTop w:val="0"/>
      <w:marBottom w:val="0"/>
      <w:divBdr>
        <w:top w:val="none" w:sz="0" w:space="0" w:color="auto"/>
        <w:left w:val="none" w:sz="0" w:space="0" w:color="auto"/>
        <w:bottom w:val="none" w:sz="0" w:space="0" w:color="auto"/>
        <w:right w:val="none" w:sz="0" w:space="0" w:color="auto"/>
      </w:divBdr>
    </w:div>
    <w:div w:id="1850368390">
      <w:bodyDiv w:val="1"/>
      <w:marLeft w:val="0"/>
      <w:marRight w:val="0"/>
      <w:marTop w:val="0"/>
      <w:marBottom w:val="0"/>
      <w:divBdr>
        <w:top w:val="none" w:sz="0" w:space="0" w:color="auto"/>
        <w:left w:val="none" w:sz="0" w:space="0" w:color="auto"/>
        <w:bottom w:val="none" w:sz="0" w:space="0" w:color="auto"/>
        <w:right w:val="none" w:sz="0" w:space="0" w:color="auto"/>
      </w:divBdr>
    </w:div>
    <w:div w:id="1850606367">
      <w:bodyDiv w:val="1"/>
      <w:marLeft w:val="0"/>
      <w:marRight w:val="0"/>
      <w:marTop w:val="0"/>
      <w:marBottom w:val="0"/>
      <w:divBdr>
        <w:top w:val="none" w:sz="0" w:space="0" w:color="auto"/>
        <w:left w:val="none" w:sz="0" w:space="0" w:color="auto"/>
        <w:bottom w:val="none" w:sz="0" w:space="0" w:color="auto"/>
        <w:right w:val="none" w:sz="0" w:space="0" w:color="auto"/>
      </w:divBdr>
    </w:div>
    <w:div w:id="1851291795">
      <w:bodyDiv w:val="1"/>
      <w:marLeft w:val="0"/>
      <w:marRight w:val="0"/>
      <w:marTop w:val="0"/>
      <w:marBottom w:val="0"/>
      <w:divBdr>
        <w:top w:val="none" w:sz="0" w:space="0" w:color="auto"/>
        <w:left w:val="none" w:sz="0" w:space="0" w:color="auto"/>
        <w:bottom w:val="none" w:sz="0" w:space="0" w:color="auto"/>
        <w:right w:val="none" w:sz="0" w:space="0" w:color="auto"/>
      </w:divBdr>
    </w:div>
    <w:div w:id="1851406569">
      <w:bodyDiv w:val="1"/>
      <w:marLeft w:val="0"/>
      <w:marRight w:val="0"/>
      <w:marTop w:val="0"/>
      <w:marBottom w:val="0"/>
      <w:divBdr>
        <w:top w:val="none" w:sz="0" w:space="0" w:color="auto"/>
        <w:left w:val="none" w:sz="0" w:space="0" w:color="auto"/>
        <w:bottom w:val="none" w:sz="0" w:space="0" w:color="auto"/>
        <w:right w:val="none" w:sz="0" w:space="0" w:color="auto"/>
      </w:divBdr>
    </w:div>
    <w:div w:id="1852573213">
      <w:bodyDiv w:val="1"/>
      <w:marLeft w:val="0"/>
      <w:marRight w:val="0"/>
      <w:marTop w:val="0"/>
      <w:marBottom w:val="0"/>
      <w:divBdr>
        <w:top w:val="none" w:sz="0" w:space="0" w:color="auto"/>
        <w:left w:val="none" w:sz="0" w:space="0" w:color="auto"/>
        <w:bottom w:val="none" w:sz="0" w:space="0" w:color="auto"/>
        <w:right w:val="none" w:sz="0" w:space="0" w:color="auto"/>
      </w:divBdr>
    </w:div>
    <w:div w:id="1852640646">
      <w:bodyDiv w:val="1"/>
      <w:marLeft w:val="0"/>
      <w:marRight w:val="0"/>
      <w:marTop w:val="0"/>
      <w:marBottom w:val="0"/>
      <w:divBdr>
        <w:top w:val="none" w:sz="0" w:space="0" w:color="auto"/>
        <w:left w:val="none" w:sz="0" w:space="0" w:color="auto"/>
        <w:bottom w:val="none" w:sz="0" w:space="0" w:color="auto"/>
        <w:right w:val="none" w:sz="0" w:space="0" w:color="auto"/>
      </w:divBdr>
    </w:div>
    <w:div w:id="1852647233">
      <w:bodyDiv w:val="1"/>
      <w:marLeft w:val="0"/>
      <w:marRight w:val="0"/>
      <w:marTop w:val="0"/>
      <w:marBottom w:val="0"/>
      <w:divBdr>
        <w:top w:val="none" w:sz="0" w:space="0" w:color="auto"/>
        <w:left w:val="none" w:sz="0" w:space="0" w:color="auto"/>
        <w:bottom w:val="none" w:sz="0" w:space="0" w:color="auto"/>
        <w:right w:val="none" w:sz="0" w:space="0" w:color="auto"/>
      </w:divBdr>
    </w:div>
    <w:div w:id="1852986227">
      <w:bodyDiv w:val="1"/>
      <w:marLeft w:val="0"/>
      <w:marRight w:val="0"/>
      <w:marTop w:val="0"/>
      <w:marBottom w:val="0"/>
      <w:divBdr>
        <w:top w:val="none" w:sz="0" w:space="0" w:color="auto"/>
        <w:left w:val="none" w:sz="0" w:space="0" w:color="auto"/>
        <w:bottom w:val="none" w:sz="0" w:space="0" w:color="auto"/>
        <w:right w:val="none" w:sz="0" w:space="0" w:color="auto"/>
      </w:divBdr>
    </w:div>
    <w:div w:id="1853061476">
      <w:bodyDiv w:val="1"/>
      <w:marLeft w:val="0"/>
      <w:marRight w:val="0"/>
      <w:marTop w:val="0"/>
      <w:marBottom w:val="0"/>
      <w:divBdr>
        <w:top w:val="none" w:sz="0" w:space="0" w:color="auto"/>
        <w:left w:val="none" w:sz="0" w:space="0" w:color="auto"/>
        <w:bottom w:val="none" w:sz="0" w:space="0" w:color="auto"/>
        <w:right w:val="none" w:sz="0" w:space="0" w:color="auto"/>
      </w:divBdr>
    </w:div>
    <w:div w:id="1853179916">
      <w:bodyDiv w:val="1"/>
      <w:marLeft w:val="0"/>
      <w:marRight w:val="0"/>
      <w:marTop w:val="0"/>
      <w:marBottom w:val="0"/>
      <w:divBdr>
        <w:top w:val="none" w:sz="0" w:space="0" w:color="auto"/>
        <w:left w:val="none" w:sz="0" w:space="0" w:color="auto"/>
        <w:bottom w:val="none" w:sz="0" w:space="0" w:color="auto"/>
        <w:right w:val="none" w:sz="0" w:space="0" w:color="auto"/>
      </w:divBdr>
    </w:div>
    <w:div w:id="1853180254">
      <w:bodyDiv w:val="1"/>
      <w:marLeft w:val="0"/>
      <w:marRight w:val="0"/>
      <w:marTop w:val="0"/>
      <w:marBottom w:val="0"/>
      <w:divBdr>
        <w:top w:val="none" w:sz="0" w:space="0" w:color="auto"/>
        <w:left w:val="none" w:sz="0" w:space="0" w:color="auto"/>
        <w:bottom w:val="none" w:sz="0" w:space="0" w:color="auto"/>
        <w:right w:val="none" w:sz="0" w:space="0" w:color="auto"/>
      </w:divBdr>
    </w:div>
    <w:div w:id="1853453426">
      <w:bodyDiv w:val="1"/>
      <w:marLeft w:val="0"/>
      <w:marRight w:val="0"/>
      <w:marTop w:val="0"/>
      <w:marBottom w:val="0"/>
      <w:divBdr>
        <w:top w:val="none" w:sz="0" w:space="0" w:color="auto"/>
        <w:left w:val="none" w:sz="0" w:space="0" w:color="auto"/>
        <w:bottom w:val="none" w:sz="0" w:space="0" w:color="auto"/>
        <w:right w:val="none" w:sz="0" w:space="0" w:color="auto"/>
      </w:divBdr>
    </w:div>
    <w:div w:id="1854760349">
      <w:bodyDiv w:val="1"/>
      <w:marLeft w:val="0"/>
      <w:marRight w:val="0"/>
      <w:marTop w:val="0"/>
      <w:marBottom w:val="0"/>
      <w:divBdr>
        <w:top w:val="none" w:sz="0" w:space="0" w:color="auto"/>
        <w:left w:val="none" w:sz="0" w:space="0" w:color="auto"/>
        <w:bottom w:val="none" w:sz="0" w:space="0" w:color="auto"/>
        <w:right w:val="none" w:sz="0" w:space="0" w:color="auto"/>
      </w:divBdr>
    </w:div>
    <w:div w:id="1855344539">
      <w:bodyDiv w:val="1"/>
      <w:marLeft w:val="0"/>
      <w:marRight w:val="0"/>
      <w:marTop w:val="0"/>
      <w:marBottom w:val="0"/>
      <w:divBdr>
        <w:top w:val="none" w:sz="0" w:space="0" w:color="auto"/>
        <w:left w:val="none" w:sz="0" w:space="0" w:color="auto"/>
        <w:bottom w:val="none" w:sz="0" w:space="0" w:color="auto"/>
        <w:right w:val="none" w:sz="0" w:space="0" w:color="auto"/>
      </w:divBdr>
    </w:div>
    <w:div w:id="1855535432">
      <w:bodyDiv w:val="1"/>
      <w:marLeft w:val="0"/>
      <w:marRight w:val="0"/>
      <w:marTop w:val="0"/>
      <w:marBottom w:val="0"/>
      <w:divBdr>
        <w:top w:val="none" w:sz="0" w:space="0" w:color="auto"/>
        <w:left w:val="none" w:sz="0" w:space="0" w:color="auto"/>
        <w:bottom w:val="none" w:sz="0" w:space="0" w:color="auto"/>
        <w:right w:val="none" w:sz="0" w:space="0" w:color="auto"/>
      </w:divBdr>
    </w:div>
    <w:div w:id="1856845854">
      <w:bodyDiv w:val="1"/>
      <w:marLeft w:val="0"/>
      <w:marRight w:val="0"/>
      <w:marTop w:val="0"/>
      <w:marBottom w:val="0"/>
      <w:divBdr>
        <w:top w:val="none" w:sz="0" w:space="0" w:color="auto"/>
        <w:left w:val="none" w:sz="0" w:space="0" w:color="auto"/>
        <w:bottom w:val="none" w:sz="0" w:space="0" w:color="auto"/>
        <w:right w:val="none" w:sz="0" w:space="0" w:color="auto"/>
      </w:divBdr>
    </w:div>
    <w:div w:id="1856992344">
      <w:bodyDiv w:val="1"/>
      <w:marLeft w:val="0"/>
      <w:marRight w:val="0"/>
      <w:marTop w:val="0"/>
      <w:marBottom w:val="0"/>
      <w:divBdr>
        <w:top w:val="none" w:sz="0" w:space="0" w:color="auto"/>
        <w:left w:val="none" w:sz="0" w:space="0" w:color="auto"/>
        <w:bottom w:val="none" w:sz="0" w:space="0" w:color="auto"/>
        <w:right w:val="none" w:sz="0" w:space="0" w:color="auto"/>
      </w:divBdr>
    </w:div>
    <w:div w:id="1857116542">
      <w:bodyDiv w:val="1"/>
      <w:marLeft w:val="0"/>
      <w:marRight w:val="0"/>
      <w:marTop w:val="0"/>
      <w:marBottom w:val="0"/>
      <w:divBdr>
        <w:top w:val="none" w:sz="0" w:space="0" w:color="auto"/>
        <w:left w:val="none" w:sz="0" w:space="0" w:color="auto"/>
        <w:bottom w:val="none" w:sz="0" w:space="0" w:color="auto"/>
        <w:right w:val="none" w:sz="0" w:space="0" w:color="auto"/>
      </w:divBdr>
    </w:div>
    <w:div w:id="1857186427">
      <w:bodyDiv w:val="1"/>
      <w:marLeft w:val="0"/>
      <w:marRight w:val="0"/>
      <w:marTop w:val="0"/>
      <w:marBottom w:val="0"/>
      <w:divBdr>
        <w:top w:val="none" w:sz="0" w:space="0" w:color="auto"/>
        <w:left w:val="none" w:sz="0" w:space="0" w:color="auto"/>
        <w:bottom w:val="none" w:sz="0" w:space="0" w:color="auto"/>
        <w:right w:val="none" w:sz="0" w:space="0" w:color="auto"/>
      </w:divBdr>
    </w:div>
    <w:div w:id="1857428338">
      <w:bodyDiv w:val="1"/>
      <w:marLeft w:val="0"/>
      <w:marRight w:val="0"/>
      <w:marTop w:val="0"/>
      <w:marBottom w:val="0"/>
      <w:divBdr>
        <w:top w:val="none" w:sz="0" w:space="0" w:color="auto"/>
        <w:left w:val="none" w:sz="0" w:space="0" w:color="auto"/>
        <w:bottom w:val="none" w:sz="0" w:space="0" w:color="auto"/>
        <w:right w:val="none" w:sz="0" w:space="0" w:color="auto"/>
      </w:divBdr>
    </w:div>
    <w:div w:id="1858613697">
      <w:bodyDiv w:val="1"/>
      <w:marLeft w:val="0"/>
      <w:marRight w:val="0"/>
      <w:marTop w:val="0"/>
      <w:marBottom w:val="0"/>
      <w:divBdr>
        <w:top w:val="none" w:sz="0" w:space="0" w:color="auto"/>
        <w:left w:val="none" w:sz="0" w:space="0" w:color="auto"/>
        <w:bottom w:val="none" w:sz="0" w:space="0" w:color="auto"/>
        <w:right w:val="none" w:sz="0" w:space="0" w:color="auto"/>
      </w:divBdr>
    </w:div>
    <w:div w:id="1859275434">
      <w:bodyDiv w:val="1"/>
      <w:marLeft w:val="0"/>
      <w:marRight w:val="0"/>
      <w:marTop w:val="0"/>
      <w:marBottom w:val="0"/>
      <w:divBdr>
        <w:top w:val="none" w:sz="0" w:space="0" w:color="auto"/>
        <w:left w:val="none" w:sz="0" w:space="0" w:color="auto"/>
        <w:bottom w:val="none" w:sz="0" w:space="0" w:color="auto"/>
        <w:right w:val="none" w:sz="0" w:space="0" w:color="auto"/>
      </w:divBdr>
    </w:div>
    <w:div w:id="1859661081">
      <w:bodyDiv w:val="1"/>
      <w:marLeft w:val="0"/>
      <w:marRight w:val="0"/>
      <w:marTop w:val="0"/>
      <w:marBottom w:val="0"/>
      <w:divBdr>
        <w:top w:val="none" w:sz="0" w:space="0" w:color="auto"/>
        <w:left w:val="none" w:sz="0" w:space="0" w:color="auto"/>
        <w:bottom w:val="none" w:sz="0" w:space="0" w:color="auto"/>
        <w:right w:val="none" w:sz="0" w:space="0" w:color="auto"/>
      </w:divBdr>
    </w:div>
    <w:div w:id="1860194318">
      <w:bodyDiv w:val="1"/>
      <w:marLeft w:val="0"/>
      <w:marRight w:val="0"/>
      <w:marTop w:val="0"/>
      <w:marBottom w:val="0"/>
      <w:divBdr>
        <w:top w:val="none" w:sz="0" w:space="0" w:color="auto"/>
        <w:left w:val="none" w:sz="0" w:space="0" w:color="auto"/>
        <w:bottom w:val="none" w:sz="0" w:space="0" w:color="auto"/>
        <w:right w:val="none" w:sz="0" w:space="0" w:color="auto"/>
      </w:divBdr>
    </w:div>
    <w:div w:id="1860267149">
      <w:bodyDiv w:val="1"/>
      <w:marLeft w:val="0"/>
      <w:marRight w:val="0"/>
      <w:marTop w:val="0"/>
      <w:marBottom w:val="0"/>
      <w:divBdr>
        <w:top w:val="none" w:sz="0" w:space="0" w:color="auto"/>
        <w:left w:val="none" w:sz="0" w:space="0" w:color="auto"/>
        <w:bottom w:val="none" w:sz="0" w:space="0" w:color="auto"/>
        <w:right w:val="none" w:sz="0" w:space="0" w:color="auto"/>
      </w:divBdr>
    </w:div>
    <w:div w:id="1860509517">
      <w:bodyDiv w:val="1"/>
      <w:marLeft w:val="0"/>
      <w:marRight w:val="0"/>
      <w:marTop w:val="0"/>
      <w:marBottom w:val="0"/>
      <w:divBdr>
        <w:top w:val="none" w:sz="0" w:space="0" w:color="auto"/>
        <w:left w:val="none" w:sz="0" w:space="0" w:color="auto"/>
        <w:bottom w:val="none" w:sz="0" w:space="0" w:color="auto"/>
        <w:right w:val="none" w:sz="0" w:space="0" w:color="auto"/>
      </w:divBdr>
    </w:div>
    <w:div w:id="1860704122">
      <w:bodyDiv w:val="1"/>
      <w:marLeft w:val="0"/>
      <w:marRight w:val="0"/>
      <w:marTop w:val="0"/>
      <w:marBottom w:val="0"/>
      <w:divBdr>
        <w:top w:val="none" w:sz="0" w:space="0" w:color="auto"/>
        <w:left w:val="none" w:sz="0" w:space="0" w:color="auto"/>
        <w:bottom w:val="none" w:sz="0" w:space="0" w:color="auto"/>
        <w:right w:val="none" w:sz="0" w:space="0" w:color="auto"/>
      </w:divBdr>
    </w:div>
    <w:div w:id="1860849626">
      <w:bodyDiv w:val="1"/>
      <w:marLeft w:val="0"/>
      <w:marRight w:val="0"/>
      <w:marTop w:val="0"/>
      <w:marBottom w:val="0"/>
      <w:divBdr>
        <w:top w:val="none" w:sz="0" w:space="0" w:color="auto"/>
        <w:left w:val="none" w:sz="0" w:space="0" w:color="auto"/>
        <w:bottom w:val="none" w:sz="0" w:space="0" w:color="auto"/>
        <w:right w:val="none" w:sz="0" w:space="0" w:color="auto"/>
      </w:divBdr>
    </w:div>
    <w:div w:id="1861623696">
      <w:bodyDiv w:val="1"/>
      <w:marLeft w:val="0"/>
      <w:marRight w:val="0"/>
      <w:marTop w:val="0"/>
      <w:marBottom w:val="0"/>
      <w:divBdr>
        <w:top w:val="none" w:sz="0" w:space="0" w:color="auto"/>
        <w:left w:val="none" w:sz="0" w:space="0" w:color="auto"/>
        <w:bottom w:val="none" w:sz="0" w:space="0" w:color="auto"/>
        <w:right w:val="none" w:sz="0" w:space="0" w:color="auto"/>
      </w:divBdr>
    </w:div>
    <w:div w:id="1862430938">
      <w:bodyDiv w:val="1"/>
      <w:marLeft w:val="0"/>
      <w:marRight w:val="0"/>
      <w:marTop w:val="0"/>
      <w:marBottom w:val="0"/>
      <w:divBdr>
        <w:top w:val="none" w:sz="0" w:space="0" w:color="auto"/>
        <w:left w:val="none" w:sz="0" w:space="0" w:color="auto"/>
        <w:bottom w:val="none" w:sz="0" w:space="0" w:color="auto"/>
        <w:right w:val="none" w:sz="0" w:space="0" w:color="auto"/>
      </w:divBdr>
    </w:div>
    <w:div w:id="1863663999">
      <w:bodyDiv w:val="1"/>
      <w:marLeft w:val="0"/>
      <w:marRight w:val="0"/>
      <w:marTop w:val="0"/>
      <w:marBottom w:val="0"/>
      <w:divBdr>
        <w:top w:val="none" w:sz="0" w:space="0" w:color="auto"/>
        <w:left w:val="none" w:sz="0" w:space="0" w:color="auto"/>
        <w:bottom w:val="none" w:sz="0" w:space="0" w:color="auto"/>
        <w:right w:val="none" w:sz="0" w:space="0" w:color="auto"/>
      </w:divBdr>
    </w:div>
    <w:div w:id="1868369156">
      <w:bodyDiv w:val="1"/>
      <w:marLeft w:val="0"/>
      <w:marRight w:val="0"/>
      <w:marTop w:val="0"/>
      <w:marBottom w:val="0"/>
      <w:divBdr>
        <w:top w:val="none" w:sz="0" w:space="0" w:color="auto"/>
        <w:left w:val="none" w:sz="0" w:space="0" w:color="auto"/>
        <w:bottom w:val="none" w:sz="0" w:space="0" w:color="auto"/>
        <w:right w:val="none" w:sz="0" w:space="0" w:color="auto"/>
      </w:divBdr>
    </w:div>
    <w:div w:id="1868442546">
      <w:bodyDiv w:val="1"/>
      <w:marLeft w:val="0"/>
      <w:marRight w:val="0"/>
      <w:marTop w:val="0"/>
      <w:marBottom w:val="0"/>
      <w:divBdr>
        <w:top w:val="none" w:sz="0" w:space="0" w:color="auto"/>
        <w:left w:val="none" w:sz="0" w:space="0" w:color="auto"/>
        <w:bottom w:val="none" w:sz="0" w:space="0" w:color="auto"/>
        <w:right w:val="none" w:sz="0" w:space="0" w:color="auto"/>
      </w:divBdr>
    </w:div>
    <w:div w:id="1870558064">
      <w:bodyDiv w:val="1"/>
      <w:marLeft w:val="0"/>
      <w:marRight w:val="0"/>
      <w:marTop w:val="0"/>
      <w:marBottom w:val="0"/>
      <w:divBdr>
        <w:top w:val="none" w:sz="0" w:space="0" w:color="auto"/>
        <w:left w:val="none" w:sz="0" w:space="0" w:color="auto"/>
        <w:bottom w:val="none" w:sz="0" w:space="0" w:color="auto"/>
        <w:right w:val="none" w:sz="0" w:space="0" w:color="auto"/>
      </w:divBdr>
    </w:div>
    <w:div w:id="1870602026">
      <w:bodyDiv w:val="1"/>
      <w:marLeft w:val="0"/>
      <w:marRight w:val="0"/>
      <w:marTop w:val="0"/>
      <w:marBottom w:val="0"/>
      <w:divBdr>
        <w:top w:val="none" w:sz="0" w:space="0" w:color="auto"/>
        <w:left w:val="none" w:sz="0" w:space="0" w:color="auto"/>
        <w:bottom w:val="none" w:sz="0" w:space="0" w:color="auto"/>
        <w:right w:val="none" w:sz="0" w:space="0" w:color="auto"/>
      </w:divBdr>
    </w:div>
    <w:div w:id="1870603719">
      <w:bodyDiv w:val="1"/>
      <w:marLeft w:val="0"/>
      <w:marRight w:val="0"/>
      <w:marTop w:val="0"/>
      <w:marBottom w:val="0"/>
      <w:divBdr>
        <w:top w:val="none" w:sz="0" w:space="0" w:color="auto"/>
        <w:left w:val="none" w:sz="0" w:space="0" w:color="auto"/>
        <w:bottom w:val="none" w:sz="0" w:space="0" w:color="auto"/>
        <w:right w:val="none" w:sz="0" w:space="0" w:color="auto"/>
      </w:divBdr>
    </w:div>
    <w:div w:id="1871214771">
      <w:bodyDiv w:val="1"/>
      <w:marLeft w:val="0"/>
      <w:marRight w:val="0"/>
      <w:marTop w:val="0"/>
      <w:marBottom w:val="0"/>
      <w:divBdr>
        <w:top w:val="none" w:sz="0" w:space="0" w:color="auto"/>
        <w:left w:val="none" w:sz="0" w:space="0" w:color="auto"/>
        <w:bottom w:val="none" w:sz="0" w:space="0" w:color="auto"/>
        <w:right w:val="none" w:sz="0" w:space="0" w:color="auto"/>
      </w:divBdr>
    </w:div>
    <w:div w:id="1871994958">
      <w:bodyDiv w:val="1"/>
      <w:marLeft w:val="0"/>
      <w:marRight w:val="0"/>
      <w:marTop w:val="0"/>
      <w:marBottom w:val="0"/>
      <w:divBdr>
        <w:top w:val="none" w:sz="0" w:space="0" w:color="auto"/>
        <w:left w:val="none" w:sz="0" w:space="0" w:color="auto"/>
        <w:bottom w:val="none" w:sz="0" w:space="0" w:color="auto"/>
        <w:right w:val="none" w:sz="0" w:space="0" w:color="auto"/>
      </w:divBdr>
    </w:div>
    <w:div w:id="1872958806">
      <w:bodyDiv w:val="1"/>
      <w:marLeft w:val="0"/>
      <w:marRight w:val="0"/>
      <w:marTop w:val="0"/>
      <w:marBottom w:val="0"/>
      <w:divBdr>
        <w:top w:val="none" w:sz="0" w:space="0" w:color="auto"/>
        <w:left w:val="none" w:sz="0" w:space="0" w:color="auto"/>
        <w:bottom w:val="none" w:sz="0" w:space="0" w:color="auto"/>
        <w:right w:val="none" w:sz="0" w:space="0" w:color="auto"/>
      </w:divBdr>
    </w:div>
    <w:div w:id="1873305056">
      <w:bodyDiv w:val="1"/>
      <w:marLeft w:val="0"/>
      <w:marRight w:val="0"/>
      <w:marTop w:val="0"/>
      <w:marBottom w:val="0"/>
      <w:divBdr>
        <w:top w:val="none" w:sz="0" w:space="0" w:color="auto"/>
        <w:left w:val="none" w:sz="0" w:space="0" w:color="auto"/>
        <w:bottom w:val="none" w:sz="0" w:space="0" w:color="auto"/>
        <w:right w:val="none" w:sz="0" w:space="0" w:color="auto"/>
      </w:divBdr>
    </w:div>
    <w:div w:id="1874072870">
      <w:bodyDiv w:val="1"/>
      <w:marLeft w:val="0"/>
      <w:marRight w:val="0"/>
      <w:marTop w:val="0"/>
      <w:marBottom w:val="0"/>
      <w:divBdr>
        <w:top w:val="none" w:sz="0" w:space="0" w:color="auto"/>
        <w:left w:val="none" w:sz="0" w:space="0" w:color="auto"/>
        <w:bottom w:val="none" w:sz="0" w:space="0" w:color="auto"/>
        <w:right w:val="none" w:sz="0" w:space="0" w:color="auto"/>
      </w:divBdr>
    </w:div>
    <w:div w:id="1874148169">
      <w:bodyDiv w:val="1"/>
      <w:marLeft w:val="0"/>
      <w:marRight w:val="0"/>
      <w:marTop w:val="0"/>
      <w:marBottom w:val="0"/>
      <w:divBdr>
        <w:top w:val="none" w:sz="0" w:space="0" w:color="auto"/>
        <w:left w:val="none" w:sz="0" w:space="0" w:color="auto"/>
        <w:bottom w:val="none" w:sz="0" w:space="0" w:color="auto"/>
        <w:right w:val="none" w:sz="0" w:space="0" w:color="auto"/>
      </w:divBdr>
    </w:div>
    <w:div w:id="1874922204">
      <w:bodyDiv w:val="1"/>
      <w:marLeft w:val="0"/>
      <w:marRight w:val="0"/>
      <w:marTop w:val="0"/>
      <w:marBottom w:val="0"/>
      <w:divBdr>
        <w:top w:val="none" w:sz="0" w:space="0" w:color="auto"/>
        <w:left w:val="none" w:sz="0" w:space="0" w:color="auto"/>
        <w:bottom w:val="none" w:sz="0" w:space="0" w:color="auto"/>
        <w:right w:val="none" w:sz="0" w:space="0" w:color="auto"/>
      </w:divBdr>
    </w:div>
    <w:div w:id="1882861255">
      <w:bodyDiv w:val="1"/>
      <w:marLeft w:val="0"/>
      <w:marRight w:val="0"/>
      <w:marTop w:val="0"/>
      <w:marBottom w:val="0"/>
      <w:divBdr>
        <w:top w:val="none" w:sz="0" w:space="0" w:color="auto"/>
        <w:left w:val="none" w:sz="0" w:space="0" w:color="auto"/>
        <w:bottom w:val="none" w:sz="0" w:space="0" w:color="auto"/>
        <w:right w:val="none" w:sz="0" w:space="0" w:color="auto"/>
      </w:divBdr>
    </w:div>
    <w:div w:id="1882982030">
      <w:bodyDiv w:val="1"/>
      <w:marLeft w:val="0"/>
      <w:marRight w:val="0"/>
      <w:marTop w:val="0"/>
      <w:marBottom w:val="0"/>
      <w:divBdr>
        <w:top w:val="none" w:sz="0" w:space="0" w:color="auto"/>
        <w:left w:val="none" w:sz="0" w:space="0" w:color="auto"/>
        <w:bottom w:val="none" w:sz="0" w:space="0" w:color="auto"/>
        <w:right w:val="none" w:sz="0" w:space="0" w:color="auto"/>
      </w:divBdr>
    </w:div>
    <w:div w:id="1883202265">
      <w:bodyDiv w:val="1"/>
      <w:marLeft w:val="0"/>
      <w:marRight w:val="0"/>
      <w:marTop w:val="0"/>
      <w:marBottom w:val="0"/>
      <w:divBdr>
        <w:top w:val="none" w:sz="0" w:space="0" w:color="auto"/>
        <w:left w:val="none" w:sz="0" w:space="0" w:color="auto"/>
        <w:bottom w:val="none" w:sz="0" w:space="0" w:color="auto"/>
        <w:right w:val="none" w:sz="0" w:space="0" w:color="auto"/>
      </w:divBdr>
    </w:div>
    <w:div w:id="1884176349">
      <w:bodyDiv w:val="1"/>
      <w:marLeft w:val="0"/>
      <w:marRight w:val="0"/>
      <w:marTop w:val="0"/>
      <w:marBottom w:val="0"/>
      <w:divBdr>
        <w:top w:val="none" w:sz="0" w:space="0" w:color="auto"/>
        <w:left w:val="none" w:sz="0" w:space="0" w:color="auto"/>
        <w:bottom w:val="none" w:sz="0" w:space="0" w:color="auto"/>
        <w:right w:val="none" w:sz="0" w:space="0" w:color="auto"/>
      </w:divBdr>
    </w:div>
    <w:div w:id="1884517873">
      <w:bodyDiv w:val="1"/>
      <w:marLeft w:val="0"/>
      <w:marRight w:val="0"/>
      <w:marTop w:val="0"/>
      <w:marBottom w:val="0"/>
      <w:divBdr>
        <w:top w:val="none" w:sz="0" w:space="0" w:color="auto"/>
        <w:left w:val="none" w:sz="0" w:space="0" w:color="auto"/>
        <w:bottom w:val="none" w:sz="0" w:space="0" w:color="auto"/>
        <w:right w:val="none" w:sz="0" w:space="0" w:color="auto"/>
      </w:divBdr>
    </w:div>
    <w:div w:id="1884555667">
      <w:bodyDiv w:val="1"/>
      <w:marLeft w:val="0"/>
      <w:marRight w:val="0"/>
      <w:marTop w:val="0"/>
      <w:marBottom w:val="0"/>
      <w:divBdr>
        <w:top w:val="none" w:sz="0" w:space="0" w:color="auto"/>
        <w:left w:val="none" w:sz="0" w:space="0" w:color="auto"/>
        <w:bottom w:val="none" w:sz="0" w:space="0" w:color="auto"/>
        <w:right w:val="none" w:sz="0" w:space="0" w:color="auto"/>
      </w:divBdr>
    </w:div>
    <w:div w:id="1884708348">
      <w:bodyDiv w:val="1"/>
      <w:marLeft w:val="0"/>
      <w:marRight w:val="0"/>
      <w:marTop w:val="0"/>
      <w:marBottom w:val="0"/>
      <w:divBdr>
        <w:top w:val="none" w:sz="0" w:space="0" w:color="auto"/>
        <w:left w:val="none" w:sz="0" w:space="0" w:color="auto"/>
        <w:bottom w:val="none" w:sz="0" w:space="0" w:color="auto"/>
        <w:right w:val="none" w:sz="0" w:space="0" w:color="auto"/>
      </w:divBdr>
    </w:div>
    <w:div w:id="1884709174">
      <w:bodyDiv w:val="1"/>
      <w:marLeft w:val="0"/>
      <w:marRight w:val="0"/>
      <w:marTop w:val="0"/>
      <w:marBottom w:val="0"/>
      <w:divBdr>
        <w:top w:val="none" w:sz="0" w:space="0" w:color="auto"/>
        <w:left w:val="none" w:sz="0" w:space="0" w:color="auto"/>
        <w:bottom w:val="none" w:sz="0" w:space="0" w:color="auto"/>
        <w:right w:val="none" w:sz="0" w:space="0" w:color="auto"/>
      </w:divBdr>
    </w:div>
    <w:div w:id="1885210385">
      <w:bodyDiv w:val="1"/>
      <w:marLeft w:val="0"/>
      <w:marRight w:val="0"/>
      <w:marTop w:val="0"/>
      <w:marBottom w:val="0"/>
      <w:divBdr>
        <w:top w:val="none" w:sz="0" w:space="0" w:color="auto"/>
        <w:left w:val="none" w:sz="0" w:space="0" w:color="auto"/>
        <w:bottom w:val="none" w:sz="0" w:space="0" w:color="auto"/>
        <w:right w:val="none" w:sz="0" w:space="0" w:color="auto"/>
      </w:divBdr>
    </w:div>
    <w:div w:id="1885289706">
      <w:bodyDiv w:val="1"/>
      <w:marLeft w:val="0"/>
      <w:marRight w:val="0"/>
      <w:marTop w:val="0"/>
      <w:marBottom w:val="0"/>
      <w:divBdr>
        <w:top w:val="none" w:sz="0" w:space="0" w:color="auto"/>
        <w:left w:val="none" w:sz="0" w:space="0" w:color="auto"/>
        <w:bottom w:val="none" w:sz="0" w:space="0" w:color="auto"/>
        <w:right w:val="none" w:sz="0" w:space="0" w:color="auto"/>
      </w:divBdr>
    </w:div>
    <w:div w:id="1885367184">
      <w:bodyDiv w:val="1"/>
      <w:marLeft w:val="0"/>
      <w:marRight w:val="0"/>
      <w:marTop w:val="0"/>
      <w:marBottom w:val="0"/>
      <w:divBdr>
        <w:top w:val="none" w:sz="0" w:space="0" w:color="auto"/>
        <w:left w:val="none" w:sz="0" w:space="0" w:color="auto"/>
        <w:bottom w:val="none" w:sz="0" w:space="0" w:color="auto"/>
        <w:right w:val="none" w:sz="0" w:space="0" w:color="auto"/>
      </w:divBdr>
    </w:div>
    <w:div w:id="1885369471">
      <w:bodyDiv w:val="1"/>
      <w:marLeft w:val="0"/>
      <w:marRight w:val="0"/>
      <w:marTop w:val="0"/>
      <w:marBottom w:val="0"/>
      <w:divBdr>
        <w:top w:val="none" w:sz="0" w:space="0" w:color="auto"/>
        <w:left w:val="none" w:sz="0" w:space="0" w:color="auto"/>
        <w:bottom w:val="none" w:sz="0" w:space="0" w:color="auto"/>
        <w:right w:val="none" w:sz="0" w:space="0" w:color="auto"/>
      </w:divBdr>
    </w:div>
    <w:div w:id="1885828341">
      <w:bodyDiv w:val="1"/>
      <w:marLeft w:val="0"/>
      <w:marRight w:val="0"/>
      <w:marTop w:val="0"/>
      <w:marBottom w:val="0"/>
      <w:divBdr>
        <w:top w:val="none" w:sz="0" w:space="0" w:color="auto"/>
        <w:left w:val="none" w:sz="0" w:space="0" w:color="auto"/>
        <w:bottom w:val="none" w:sz="0" w:space="0" w:color="auto"/>
        <w:right w:val="none" w:sz="0" w:space="0" w:color="auto"/>
      </w:divBdr>
    </w:div>
    <w:div w:id="1886679981">
      <w:bodyDiv w:val="1"/>
      <w:marLeft w:val="0"/>
      <w:marRight w:val="0"/>
      <w:marTop w:val="0"/>
      <w:marBottom w:val="0"/>
      <w:divBdr>
        <w:top w:val="none" w:sz="0" w:space="0" w:color="auto"/>
        <w:left w:val="none" w:sz="0" w:space="0" w:color="auto"/>
        <w:bottom w:val="none" w:sz="0" w:space="0" w:color="auto"/>
        <w:right w:val="none" w:sz="0" w:space="0" w:color="auto"/>
      </w:divBdr>
    </w:div>
    <w:div w:id="1887138667">
      <w:bodyDiv w:val="1"/>
      <w:marLeft w:val="0"/>
      <w:marRight w:val="0"/>
      <w:marTop w:val="0"/>
      <w:marBottom w:val="0"/>
      <w:divBdr>
        <w:top w:val="none" w:sz="0" w:space="0" w:color="auto"/>
        <w:left w:val="none" w:sz="0" w:space="0" w:color="auto"/>
        <w:bottom w:val="none" w:sz="0" w:space="0" w:color="auto"/>
        <w:right w:val="none" w:sz="0" w:space="0" w:color="auto"/>
      </w:divBdr>
    </w:div>
    <w:div w:id="1888184031">
      <w:bodyDiv w:val="1"/>
      <w:marLeft w:val="0"/>
      <w:marRight w:val="0"/>
      <w:marTop w:val="0"/>
      <w:marBottom w:val="0"/>
      <w:divBdr>
        <w:top w:val="none" w:sz="0" w:space="0" w:color="auto"/>
        <w:left w:val="none" w:sz="0" w:space="0" w:color="auto"/>
        <w:bottom w:val="none" w:sz="0" w:space="0" w:color="auto"/>
        <w:right w:val="none" w:sz="0" w:space="0" w:color="auto"/>
      </w:divBdr>
    </w:div>
    <w:div w:id="1888447205">
      <w:bodyDiv w:val="1"/>
      <w:marLeft w:val="0"/>
      <w:marRight w:val="0"/>
      <w:marTop w:val="0"/>
      <w:marBottom w:val="0"/>
      <w:divBdr>
        <w:top w:val="none" w:sz="0" w:space="0" w:color="auto"/>
        <w:left w:val="none" w:sz="0" w:space="0" w:color="auto"/>
        <w:bottom w:val="none" w:sz="0" w:space="0" w:color="auto"/>
        <w:right w:val="none" w:sz="0" w:space="0" w:color="auto"/>
      </w:divBdr>
    </w:div>
    <w:div w:id="1888636940">
      <w:bodyDiv w:val="1"/>
      <w:marLeft w:val="0"/>
      <w:marRight w:val="0"/>
      <w:marTop w:val="0"/>
      <w:marBottom w:val="0"/>
      <w:divBdr>
        <w:top w:val="none" w:sz="0" w:space="0" w:color="auto"/>
        <w:left w:val="none" w:sz="0" w:space="0" w:color="auto"/>
        <w:bottom w:val="none" w:sz="0" w:space="0" w:color="auto"/>
        <w:right w:val="none" w:sz="0" w:space="0" w:color="auto"/>
      </w:divBdr>
    </w:div>
    <w:div w:id="1888758926">
      <w:bodyDiv w:val="1"/>
      <w:marLeft w:val="0"/>
      <w:marRight w:val="0"/>
      <w:marTop w:val="0"/>
      <w:marBottom w:val="0"/>
      <w:divBdr>
        <w:top w:val="none" w:sz="0" w:space="0" w:color="auto"/>
        <w:left w:val="none" w:sz="0" w:space="0" w:color="auto"/>
        <w:bottom w:val="none" w:sz="0" w:space="0" w:color="auto"/>
        <w:right w:val="none" w:sz="0" w:space="0" w:color="auto"/>
      </w:divBdr>
    </w:div>
    <w:div w:id="1888907854">
      <w:bodyDiv w:val="1"/>
      <w:marLeft w:val="0"/>
      <w:marRight w:val="0"/>
      <w:marTop w:val="0"/>
      <w:marBottom w:val="0"/>
      <w:divBdr>
        <w:top w:val="none" w:sz="0" w:space="0" w:color="auto"/>
        <w:left w:val="none" w:sz="0" w:space="0" w:color="auto"/>
        <w:bottom w:val="none" w:sz="0" w:space="0" w:color="auto"/>
        <w:right w:val="none" w:sz="0" w:space="0" w:color="auto"/>
      </w:divBdr>
    </w:div>
    <w:div w:id="1889412884">
      <w:bodyDiv w:val="1"/>
      <w:marLeft w:val="0"/>
      <w:marRight w:val="0"/>
      <w:marTop w:val="0"/>
      <w:marBottom w:val="0"/>
      <w:divBdr>
        <w:top w:val="none" w:sz="0" w:space="0" w:color="auto"/>
        <w:left w:val="none" w:sz="0" w:space="0" w:color="auto"/>
        <w:bottom w:val="none" w:sz="0" w:space="0" w:color="auto"/>
        <w:right w:val="none" w:sz="0" w:space="0" w:color="auto"/>
      </w:divBdr>
    </w:div>
    <w:div w:id="1889610679">
      <w:bodyDiv w:val="1"/>
      <w:marLeft w:val="0"/>
      <w:marRight w:val="0"/>
      <w:marTop w:val="0"/>
      <w:marBottom w:val="0"/>
      <w:divBdr>
        <w:top w:val="none" w:sz="0" w:space="0" w:color="auto"/>
        <w:left w:val="none" w:sz="0" w:space="0" w:color="auto"/>
        <w:bottom w:val="none" w:sz="0" w:space="0" w:color="auto"/>
        <w:right w:val="none" w:sz="0" w:space="0" w:color="auto"/>
      </w:divBdr>
    </w:div>
    <w:div w:id="1889758822">
      <w:bodyDiv w:val="1"/>
      <w:marLeft w:val="0"/>
      <w:marRight w:val="0"/>
      <w:marTop w:val="0"/>
      <w:marBottom w:val="0"/>
      <w:divBdr>
        <w:top w:val="none" w:sz="0" w:space="0" w:color="auto"/>
        <w:left w:val="none" w:sz="0" w:space="0" w:color="auto"/>
        <w:bottom w:val="none" w:sz="0" w:space="0" w:color="auto"/>
        <w:right w:val="none" w:sz="0" w:space="0" w:color="auto"/>
      </w:divBdr>
    </w:div>
    <w:div w:id="1889760913">
      <w:bodyDiv w:val="1"/>
      <w:marLeft w:val="0"/>
      <w:marRight w:val="0"/>
      <w:marTop w:val="0"/>
      <w:marBottom w:val="0"/>
      <w:divBdr>
        <w:top w:val="none" w:sz="0" w:space="0" w:color="auto"/>
        <w:left w:val="none" w:sz="0" w:space="0" w:color="auto"/>
        <w:bottom w:val="none" w:sz="0" w:space="0" w:color="auto"/>
        <w:right w:val="none" w:sz="0" w:space="0" w:color="auto"/>
      </w:divBdr>
    </w:div>
    <w:div w:id="1889797276">
      <w:bodyDiv w:val="1"/>
      <w:marLeft w:val="0"/>
      <w:marRight w:val="0"/>
      <w:marTop w:val="0"/>
      <w:marBottom w:val="0"/>
      <w:divBdr>
        <w:top w:val="none" w:sz="0" w:space="0" w:color="auto"/>
        <w:left w:val="none" w:sz="0" w:space="0" w:color="auto"/>
        <w:bottom w:val="none" w:sz="0" w:space="0" w:color="auto"/>
        <w:right w:val="none" w:sz="0" w:space="0" w:color="auto"/>
      </w:divBdr>
    </w:div>
    <w:div w:id="1890992090">
      <w:bodyDiv w:val="1"/>
      <w:marLeft w:val="0"/>
      <w:marRight w:val="0"/>
      <w:marTop w:val="0"/>
      <w:marBottom w:val="0"/>
      <w:divBdr>
        <w:top w:val="none" w:sz="0" w:space="0" w:color="auto"/>
        <w:left w:val="none" w:sz="0" w:space="0" w:color="auto"/>
        <w:bottom w:val="none" w:sz="0" w:space="0" w:color="auto"/>
        <w:right w:val="none" w:sz="0" w:space="0" w:color="auto"/>
      </w:divBdr>
    </w:div>
    <w:div w:id="1891263680">
      <w:bodyDiv w:val="1"/>
      <w:marLeft w:val="0"/>
      <w:marRight w:val="0"/>
      <w:marTop w:val="0"/>
      <w:marBottom w:val="0"/>
      <w:divBdr>
        <w:top w:val="none" w:sz="0" w:space="0" w:color="auto"/>
        <w:left w:val="none" w:sz="0" w:space="0" w:color="auto"/>
        <w:bottom w:val="none" w:sz="0" w:space="0" w:color="auto"/>
        <w:right w:val="none" w:sz="0" w:space="0" w:color="auto"/>
      </w:divBdr>
    </w:div>
    <w:div w:id="1891376350">
      <w:bodyDiv w:val="1"/>
      <w:marLeft w:val="0"/>
      <w:marRight w:val="0"/>
      <w:marTop w:val="0"/>
      <w:marBottom w:val="0"/>
      <w:divBdr>
        <w:top w:val="none" w:sz="0" w:space="0" w:color="auto"/>
        <w:left w:val="none" w:sz="0" w:space="0" w:color="auto"/>
        <w:bottom w:val="none" w:sz="0" w:space="0" w:color="auto"/>
        <w:right w:val="none" w:sz="0" w:space="0" w:color="auto"/>
      </w:divBdr>
    </w:div>
    <w:div w:id="1891570390">
      <w:bodyDiv w:val="1"/>
      <w:marLeft w:val="0"/>
      <w:marRight w:val="0"/>
      <w:marTop w:val="0"/>
      <w:marBottom w:val="0"/>
      <w:divBdr>
        <w:top w:val="none" w:sz="0" w:space="0" w:color="auto"/>
        <w:left w:val="none" w:sz="0" w:space="0" w:color="auto"/>
        <w:bottom w:val="none" w:sz="0" w:space="0" w:color="auto"/>
        <w:right w:val="none" w:sz="0" w:space="0" w:color="auto"/>
      </w:divBdr>
    </w:div>
    <w:div w:id="1892693859">
      <w:bodyDiv w:val="1"/>
      <w:marLeft w:val="0"/>
      <w:marRight w:val="0"/>
      <w:marTop w:val="0"/>
      <w:marBottom w:val="0"/>
      <w:divBdr>
        <w:top w:val="none" w:sz="0" w:space="0" w:color="auto"/>
        <w:left w:val="none" w:sz="0" w:space="0" w:color="auto"/>
        <w:bottom w:val="none" w:sz="0" w:space="0" w:color="auto"/>
        <w:right w:val="none" w:sz="0" w:space="0" w:color="auto"/>
      </w:divBdr>
    </w:div>
    <w:div w:id="1893418926">
      <w:bodyDiv w:val="1"/>
      <w:marLeft w:val="0"/>
      <w:marRight w:val="0"/>
      <w:marTop w:val="0"/>
      <w:marBottom w:val="0"/>
      <w:divBdr>
        <w:top w:val="none" w:sz="0" w:space="0" w:color="auto"/>
        <w:left w:val="none" w:sz="0" w:space="0" w:color="auto"/>
        <w:bottom w:val="none" w:sz="0" w:space="0" w:color="auto"/>
        <w:right w:val="none" w:sz="0" w:space="0" w:color="auto"/>
      </w:divBdr>
    </w:div>
    <w:div w:id="1893538488">
      <w:bodyDiv w:val="1"/>
      <w:marLeft w:val="0"/>
      <w:marRight w:val="0"/>
      <w:marTop w:val="0"/>
      <w:marBottom w:val="0"/>
      <w:divBdr>
        <w:top w:val="none" w:sz="0" w:space="0" w:color="auto"/>
        <w:left w:val="none" w:sz="0" w:space="0" w:color="auto"/>
        <w:bottom w:val="none" w:sz="0" w:space="0" w:color="auto"/>
        <w:right w:val="none" w:sz="0" w:space="0" w:color="auto"/>
      </w:divBdr>
    </w:div>
    <w:div w:id="1893928114">
      <w:bodyDiv w:val="1"/>
      <w:marLeft w:val="0"/>
      <w:marRight w:val="0"/>
      <w:marTop w:val="0"/>
      <w:marBottom w:val="0"/>
      <w:divBdr>
        <w:top w:val="none" w:sz="0" w:space="0" w:color="auto"/>
        <w:left w:val="none" w:sz="0" w:space="0" w:color="auto"/>
        <w:bottom w:val="none" w:sz="0" w:space="0" w:color="auto"/>
        <w:right w:val="none" w:sz="0" w:space="0" w:color="auto"/>
      </w:divBdr>
    </w:div>
    <w:div w:id="1894929569">
      <w:bodyDiv w:val="1"/>
      <w:marLeft w:val="0"/>
      <w:marRight w:val="0"/>
      <w:marTop w:val="0"/>
      <w:marBottom w:val="0"/>
      <w:divBdr>
        <w:top w:val="none" w:sz="0" w:space="0" w:color="auto"/>
        <w:left w:val="none" w:sz="0" w:space="0" w:color="auto"/>
        <w:bottom w:val="none" w:sz="0" w:space="0" w:color="auto"/>
        <w:right w:val="none" w:sz="0" w:space="0" w:color="auto"/>
      </w:divBdr>
    </w:div>
    <w:div w:id="1895197227">
      <w:bodyDiv w:val="1"/>
      <w:marLeft w:val="0"/>
      <w:marRight w:val="0"/>
      <w:marTop w:val="0"/>
      <w:marBottom w:val="0"/>
      <w:divBdr>
        <w:top w:val="none" w:sz="0" w:space="0" w:color="auto"/>
        <w:left w:val="none" w:sz="0" w:space="0" w:color="auto"/>
        <w:bottom w:val="none" w:sz="0" w:space="0" w:color="auto"/>
        <w:right w:val="none" w:sz="0" w:space="0" w:color="auto"/>
      </w:divBdr>
    </w:div>
    <w:div w:id="1895308842">
      <w:bodyDiv w:val="1"/>
      <w:marLeft w:val="0"/>
      <w:marRight w:val="0"/>
      <w:marTop w:val="0"/>
      <w:marBottom w:val="0"/>
      <w:divBdr>
        <w:top w:val="none" w:sz="0" w:space="0" w:color="auto"/>
        <w:left w:val="none" w:sz="0" w:space="0" w:color="auto"/>
        <w:bottom w:val="none" w:sz="0" w:space="0" w:color="auto"/>
        <w:right w:val="none" w:sz="0" w:space="0" w:color="auto"/>
      </w:divBdr>
    </w:div>
    <w:div w:id="1895461129">
      <w:bodyDiv w:val="1"/>
      <w:marLeft w:val="0"/>
      <w:marRight w:val="0"/>
      <w:marTop w:val="0"/>
      <w:marBottom w:val="0"/>
      <w:divBdr>
        <w:top w:val="none" w:sz="0" w:space="0" w:color="auto"/>
        <w:left w:val="none" w:sz="0" w:space="0" w:color="auto"/>
        <w:bottom w:val="none" w:sz="0" w:space="0" w:color="auto"/>
        <w:right w:val="none" w:sz="0" w:space="0" w:color="auto"/>
      </w:divBdr>
    </w:div>
    <w:div w:id="1895504298">
      <w:bodyDiv w:val="1"/>
      <w:marLeft w:val="0"/>
      <w:marRight w:val="0"/>
      <w:marTop w:val="0"/>
      <w:marBottom w:val="0"/>
      <w:divBdr>
        <w:top w:val="none" w:sz="0" w:space="0" w:color="auto"/>
        <w:left w:val="none" w:sz="0" w:space="0" w:color="auto"/>
        <w:bottom w:val="none" w:sz="0" w:space="0" w:color="auto"/>
        <w:right w:val="none" w:sz="0" w:space="0" w:color="auto"/>
      </w:divBdr>
    </w:div>
    <w:div w:id="1895585264">
      <w:bodyDiv w:val="1"/>
      <w:marLeft w:val="0"/>
      <w:marRight w:val="0"/>
      <w:marTop w:val="0"/>
      <w:marBottom w:val="0"/>
      <w:divBdr>
        <w:top w:val="none" w:sz="0" w:space="0" w:color="auto"/>
        <w:left w:val="none" w:sz="0" w:space="0" w:color="auto"/>
        <w:bottom w:val="none" w:sz="0" w:space="0" w:color="auto"/>
        <w:right w:val="none" w:sz="0" w:space="0" w:color="auto"/>
      </w:divBdr>
    </w:div>
    <w:div w:id="1896506996">
      <w:bodyDiv w:val="1"/>
      <w:marLeft w:val="0"/>
      <w:marRight w:val="0"/>
      <w:marTop w:val="0"/>
      <w:marBottom w:val="0"/>
      <w:divBdr>
        <w:top w:val="none" w:sz="0" w:space="0" w:color="auto"/>
        <w:left w:val="none" w:sz="0" w:space="0" w:color="auto"/>
        <w:bottom w:val="none" w:sz="0" w:space="0" w:color="auto"/>
        <w:right w:val="none" w:sz="0" w:space="0" w:color="auto"/>
      </w:divBdr>
    </w:div>
    <w:div w:id="1896509197">
      <w:bodyDiv w:val="1"/>
      <w:marLeft w:val="0"/>
      <w:marRight w:val="0"/>
      <w:marTop w:val="0"/>
      <w:marBottom w:val="0"/>
      <w:divBdr>
        <w:top w:val="none" w:sz="0" w:space="0" w:color="auto"/>
        <w:left w:val="none" w:sz="0" w:space="0" w:color="auto"/>
        <w:bottom w:val="none" w:sz="0" w:space="0" w:color="auto"/>
        <w:right w:val="none" w:sz="0" w:space="0" w:color="auto"/>
      </w:divBdr>
    </w:div>
    <w:div w:id="1896626939">
      <w:bodyDiv w:val="1"/>
      <w:marLeft w:val="0"/>
      <w:marRight w:val="0"/>
      <w:marTop w:val="0"/>
      <w:marBottom w:val="0"/>
      <w:divBdr>
        <w:top w:val="none" w:sz="0" w:space="0" w:color="auto"/>
        <w:left w:val="none" w:sz="0" w:space="0" w:color="auto"/>
        <w:bottom w:val="none" w:sz="0" w:space="0" w:color="auto"/>
        <w:right w:val="none" w:sz="0" w:space="0" w:color="auto"/>
      </w:divBdr>
    </w:div>
    <w:div w:id="1897084874">
      <w:bodyDiv w:val="1"/>
      <w:marLeft w:val="0"/>
      <w:marRight w:val="0"/>
      <w:marTop w:val="0"/>
      <w:marBottom w:val="0"/>
      <w:divBdr>
        <w:top w:val="none" w:sz="0" w:space="0" w:color="auto"/>
        <w:left w:val="none" w:sz="0" w:space="0" w:color="auto"/>
        <w:bottom w:val="none" w:sz="0" w:space="0" w:color="auto"/>
        <w:right w:val="none" w:sz="0" w:space="0" w:color="auto"/>
      </w:divBdr>
    </w:div>
    <w:div w:id="1897692299">
      <w:bodyDiv w:val="1"/>
      <w:marLeft w:val="0"/>
      <w:marRight w:val="0"/>
      <w:marTop w:val="0"/>
      <w:marBottom w:val="0"/>
      <w:divBdr>
        <w:top w:val="none" w:sz="0" w:space="0" w:color="auto"/>
        <w:left w:val="none" w:sz="0" w:space="0" w:color="auto"/>
        <w:bottom w:val="none" w:sz="0" w:space="0" w:color="auto"/>
        <w:right w:val="none" w:sz="0" w:space="0" w:color="auto"/>
      </w:divBdr>
    </w:div>
    <w:div w:id="1898080247">
      <w:bodyDiv w:val="1"/>
      <w:marLeft w:val="0"/>
      <w:marRight w:val="0"/>
      <w:marTop w:val="0"/>
      <w:marBottom w:val="0"/>
      <w:divBdr>
        <w:top w:val="none" w:sz="0" w:space="0" w:color="auto"/>
        <w:left w:val="none" w:sz="0" w:space="0" w:color="auto"/>
        <w:bottom w:val="none" w:sz="0" w:space="0" w:color="auto"/>
        <w:right w:val="none" w:sz="0" w:space="0" w:color="auto"/>
      </w:divBdr>
    </w:div>
    <w:div w:id="1898121557">
      <w:bodyDiv w:val="1"/>
      <w:marLeft w:val="0"/>
      <w:marRight w:val="0"/>
      <w:marTop w:val="0"/>
      <w:marBottom w:val="0"/>
      <w:divBdr>
        <w:top w:val="none" w:sz="0" w:space="0" w:color="auto"/>
        <w:left w:val="none" w:sz="0" w:space="0" w:color="auto"/>
        <w:bottom w:val="none" w:sz="0" w:space="0" w:color="auto"/>
        <w:right w:val="none" w:sz="0" w:space="0" w:color="auto"/>
      </w:divBdr>
    </w:div>
    <w:div w:id="1898592383">
      <w:bodyDiv w:val="1"/>
      <w:marLeft w:val="0"/>
      <w:marRight w:val="0"/>
      <w:marTop w:val="0"/>
      <w:marBottom w:val="0"/>
      <w:divBdr>
        <w:top w:val="none" w:sz="0" w:space="0" w:color="auto"/>
        <w:left w:val="none" w:sz="0" w:space="0" w:color="auto"/>
        <w:bottom w:val="none" w:sz="0" w:space="0" w:color="auto"/>
        <w:right w:val="none" w:sz="0" w:space="0" w:color="auto"/>
      </w:divBdr>
    </w:div>
    <w:div w:id="1899782798">
      <w:bodyDiv w:val="1"/>
      <w:marLeft w:val="0"/>
      <w:marRight w:val="0"/>
      <w:marTop w:val="0"/>
      <w:marBottom w:val="0"/>
      <w:divBdr>
        <w:top w:val="none" w:sz="0" w:space="0" w:color="auto"/>
        <w:left w:val="none" w:sz="0" w:space="0" w:color="auto"/>
        <w:bottom w:val="none" w:sz="0" w:space="0" w:color="auto"/>
        <w:right w:val="none" w:sz="0" w:space="0" w:color="auto"/>
      </w:divBdr>
    </w:div>
    <w:div w:id="1899971171">
      <w:bodyDiv w:val="1"/>
      <w:marLeft w:val="0"/>
      <w:marRight w:val="0"/>
      <w:marTop w:val="0"/>
      <w:marBottom w:val="0"/>
      <w:divBdr>
        <w:top w:val="none" w:sz="0" w:space="0" w:color="auto"/>
        <w:left w:val="none" w:sz="0" w:space="0" w:color="auto"/>
        <w:bottom w:val="none" w:sz="0" w:space="0" w:color="auto"/>
        <w:right w:val="none" w:sz="0" w:space="0" w:color="auto"/>
      </w:divBdr>
    </w:div>
    <w:div w:id="1900969934">
      <w:bodyDiv w:val="1"/>
      <w:marLeft w:val="0"/>
      <w:marRight w:val="0"/>
      <w:marTop w:val="0"/>
      <w:marBottom w:val="0"/>
      <w:divBdr>
        <w:top w:val="none" w:sz="0" w:space="0" w:color="auto"/>
        <w:left w:val="none" w:sz="0" w:space="0" w:color="auto"/>
        <w:bottom w:val="none" w:sz="0" w:space="0" w:color="auto"/>
        <w:right w:val="none" w:sz="0" w:space="0" w:color="auto"/>
      </w:divBdr>
    </w:div>
    <w:div w:id="1901089250">
      <w:bodyDiv w:val="1"/>
      <w:marLeft w:val="0"/>
      <w:marRight w:val="0"/>
      <w:marTop w:val="0"/>
      <w:marBottom w:val="0"/>
      <w:divBdr>
        <w:top w:val="none" w:sz="0" w:space="0" w:color="auto"/>
        <w:left w:val="none" w:sz="0" w:space="0" w:color="auto"/>
        <w:bottom w:val="none" w:sz="0" w:space="0" w:color="auto"/>
        <w:right w:val="none" w:sz="0" w:space="0" w:color="auto"/>
      </w:divBdr>
    </w:div>
    <w:div w:id="1902061566">
      <w:bodyDiv w:val="1"/>
      <w:marLeft w:val="0"/>
      <w:marRight w:val="0"/>
      <w:marTop w:val="0"/>
      <w:marBottom w:val="0"/>
      <w:divBdr>
        <w:top w:val="none" w:sz="0" w:space="0" w:color="auto"/>
        <w:left w:val="none" w:sz="0" w:space="0" w:color="auto"/>
        <w:bottom w:val="none" w:sz="0" w:space="0" w:color="auto"/>
        <w:right w:val="none" w:sz="0" w:space="0" w:color="auto"/>
      </w:divBdr>
    </w:div>
    <w:div w:id="1902864977">
      <w:bodyDiv w:val="1"/>
      <w:marLeft w:val="0"/>
      <w:marRight w:val="0"/>
      <w:marTop w:val="0"/>
      <w:marBottom w:val="0"/>
      <w:divBdr>
        <w:top w:val="none" w:sz="0" w:space="0" w:color="auto"/>
        <w:left w:val="none" w:sz="0" w:space="0" w:color="auto"/>
        <w:bottom w:val="none" w:sz="0" w:space="0" w:color="auto"/>
        <w:right w:val="none" w:sz="0" w:space="0" w:color="auto"/>
      </w:divBdr>
    </w:div>
    <w:div w:id="1903325705">
      <w:bodyDiv w:val="1"/>
      <w:marLeft w:val="0"/>
      <w:marRight w:val="0"/>
      <w:marTop w:val="0"/>
      <w:marBottom w:val="0"/>
      <w:divBdr>
        <w:top w:val="none" w:sz="0" w:space="0" w:color="auto"/>
        <w:left w:val="none" w:sz="0" w:space="0" w:color="auto"/>
        <w:bottom w:val="none" w:sz="0" w:space="0" w:color="auto"/>
        <w:right w:val="none" w:sz="0" w:space="0" w:color="auto"/>
      </w:divBdr>
    </w:div>
    <w:div w:id="1903448442">
      <w:bodyDiv w:val="1"/>
      <w:marLeft w:val="0"/>
      <w:marRight w:val="0"/>
      <w:marTop w:val="0"/>
      <w:marBottom w:val="0"/>
      <w:divBdr>
        <w:top w:val="none" w:sz="0" w:space="0" w:color="auto"/>
        <w:left w:val="none" w:sz="0" w:space="0" w:color="auto"/>
        <w:bottom w:val="none" w:sz="0" w:space="0" w:color="auto"/>
        <w:right w:val="none" w:sz="0" w:space="0" w:color="auto"/>
      </w:divBdr>
    </w:div>
    <w:div w:id="1903634170">
      <w:bodyDiv w:val="1"/>
      <w:marLeft w:val="0"/>
      <w:marRight w:val="0"/>
      <w:marTop w:val="0"/>
      <w:marBottom w:val="0"/>
      <w:divBdr>
        <w:top w:val="none" w:sz="0" w:space="0" w:color="auto"/>
        <w:left w:val="none" w:sz="0" w:space="0" w:color="auto"/>
        <w:bottom w:val="none" w:sz="0" w:space="0" w:color="auto"/>
        <w:right w:val="none" w:sz="0" w:space="0" w:color="auto"/>
      </w:divBdr>
    </w:div>
    <w:div w:id="1904097671">
      <w:bodyDiv w:val="1"/>
      <w:marLeft w:val="0"/>
      <w:marRight w:val="0"/>
      <w:marTop w:val="0"/>
      <w:marBottom w:val="0"/>
      <w:divBdr>
        <w:top w:val="none" w:sz="0" w:space="0" w:color="auto"/>
        <w:left w:val="none" w:sz="0" w:space="0" w:color="auto"/>
        <w:bottom w:val="none" w:sz="0" w:space="0" w:color="auto"/>
        <w:right w:val="none" w:sz="0" w:space="0" w:color="auto"/>
      </w:divBdr>
    </w:div>
    <w:div w:id="1904412321">
      <w:bodyDiv w:val="1"/>
      <w:marLeft w:val="0"/>
      <w:marRight w:val="0"/>
      <w:marTop w:val="0"/>
      <w:marBottom w:val="0"/>
      <w:divBdr>
        <w:top w:val="none" w:sz="0" w:space="0" w:color="auto"/>
        <w:left w:val="none" w:sz="0" w:space="0" w:color="auto"/>
        <w:bottom w:val="none" w:sz="0" w:space="0" w:color="auto"/>
        <w:right w:val="none" w:sz="0" w:space="0" w:color="auto"/>
      </w:divBdr>
    </w:div>
    <w:div w:id="1904415187">
      <w:bodyDiv w:val="1"/>
      <w:marLeft w:val="0"/>
      <w:marRight w:val="0"/>
      <w:marTop w:val="0"/>
      <w:marBottom w:val="0"/>
      <w:divBdr>
        <w:top w:val="none" w:sz="0" w:space="0" w:color="auto"/>
        <w:left w:val="none" w:sz="0" w:space="0" w:color="auto"/>
        <w:bottom w:val="none" w:sz="0" w:space="0" w:color="auto"/>
        <w:right w:val="none" w:sz="0" w:space="0" w:color="auto"/>
      </w:divBdr>
    </w:div>
    <w:div w:id="1905602126">
      <w:bodyDiv w:val="1"/>
      <w:marLeft w:val="0"/>
      <w:marRight w:val="0"/>
      <w:marTop w:val="0"/>
      <w:marBottom w:val="0"/>
      <w:divBdr>
        <w:top w:val="none" w:sz="0" w:space="0" w:color="auto"/>
        <w:left w:val="none" w:sz="0" w:space="0" w:color="auto"/>
        <w:bottom w:val="none" w:sz="0" w:space="0" w:color="auto"/>
        <w:right w:val="none" w:sz="0" w:space="0" w:color="auto"/>
      </w:divBdr>
    </w:div>
    <w:div w:id="1905605877">
      <w:bodyDiv w:val="1"/>
      <w:marLeft w:val="0"/>
      <w:marRight w:val="0"/>
      <w:marTop w:val="0"/>
      <w:marBottom w:val="0"/>
      <w:divBdr>
        <w:top w:val="none" w:sz="0" w:space="0" w:color="auto"/>
        <w:left w:val="none" w:sz="0" w:space="0" w:color="auto"/>
        <w:bottom w:val="none" w:sz="0" w:space="0" w:color="auto"/>
        <w:right w:val="none" w:sz="0" w:space="0" w:color="auto"/>
      </w:divBdr>
    </w:div>
    <w:div w:id="1905867765">
      <w:bodyDiv w:val="1"/>
      <w:marLeft w:val="0"/>
      <w:marRight w:val="0"/>
      <w:marTop w:val="0"/>
      <w:marBottom w:val="0"/>
      <w:divBdr>
        <w:top w:val="none" w:sz="0" w:space="0" w:color="auto"/>
        <w:left w:val="none" w:sz="0" w:space="0" w:color="auto"/>
        <w:bottom w:val="none" w:sz="0" w:space="0" w:color="auto"/>
        <w:right w:val="none" w:sz="0" w:space="0" w:color="auto"/>
      </w:divBdr>
    </w:div>
    <w:div w:id="1905993751">
      <w:bodyDiv w:val="1"/>
      <w:marLeft w:val="0"/>
      <w:marRight w:val="0"/>
      <w:marTop w:val="0"/>
      <w:marBottom w:val="0"/>
      <w:divBdr>
        <w:top w:val="none" w:sz="0" w:space="0" w:color="auto"/>
        <w:left w:val="none" w:sz="0" w:space="0" w:color="auto"/>
        <w:bottom w:val="none" w:sz="0" w:space="0" w:color="auto"/>
        <w:right w:val="none" w:sz="0" w:space="0" w:color="auto"/>
      </w:divBdr>
    </w:div>
    <w:div w:id="1906530385">
      <w:bodyDiv w:val="1"/>
      <w:marLeft w:val="0"/>
      <w:marRight w:val="0"/>
      <w:marTop w:val="0"/>
      <w:marBottom w:val="0"/>
      <w:divBdr>
        <w:top w:val="none" w:sz="0" w:space="0" w:color="auto"/>
        <w:left w:val="none" w:sz="0" w:space="0" w:color="auto"/>
        <w:bottom w:val="none" w:sz="0" w:space="0" w:color="auto"/>
        <w:right w:val="none" w:sz="0" w:space="0" w:color="auto"/>
      </w:divBdr>
    </w:div>
    <w:div w:id="1906717895">
      <w:bodyDiv w:val="1"/>
      <w:marLeft w:val="0"/>
      <w:marRight w:val="0"/>
      <w:marTop w:val="0"/>
      <w:marBottom w:val="0"/>
      <w:divBdr>
        <w:top w:val="none" w:sz="0" w:space="0" w:color="auto"/>
        <w:left w:val="none" w:sz="0" w:space="0" w:color="auto"/>
        <w:bottom w:val="none" w:sz="0" w:space="0" w:color="auto"/>
        <w:right w:val="none" w:sz="0" w:space="0" w:color="auto"/>
      </w:divBdr>
    </w:div>
    <w:div w:id="1907644757">
      <w:bodyDiv w:val="1"/>
      <w:marLeft w:val="0"/>
      <w:marRight w:val="0"/>
      <w:marTop w:val="0"/>
      <w:marBottom w:val="0"/>
      <w:divBdr>
        <w:top w:val="none" w:sz="0" w:space="0" w:color="auto"/>
        <w:left w:val="none" w:sz="0" w:space="0" w:color="auto"/>
        <w:bottom w:val="none" w:sz="0" w:space="0" w:color="auto"/>
        <w:right w:val="none" w:sz="0" w:space="0" w:color="auto"/>
      </w:divBdr>
    </w:div>
    <w:div w:id="1907956319">
      <w:bodyDiv w:val="1"/>
      <w:marLeft w:val="0"/>
      <w:marRight w:val="0"/>
      <w:marTop w:val="0"/>
      <w:marBottom w:val="0"/>
      <w:divBdr>
        <w:top w:val="none" w:sz="0" w:space="0" w:color="auto"/>
        <w:left w:val="none" w:sz="0" w:space="0" w:color="auto"/>
        <w:bottom w:val="none" w:sz="0" w:space="0" w:color="auto"/>
        <w:right w:val="none" w:sz="0" w:space="0" w:color="auto"/>
      </w:divBdr>
    </w:div>
    <w:div w:id="1908493563">
      <w:bodyDiv w:val="1"/>
      <w:marLeft w:val="0"/>
      <w:marRight w:val="0"/>
      <w:marTop w:val="0"/>
      <w:marBottom w:val="0"/>
      <w:divBdr>
        <w:top w:val="none" w:sz="0" w:space="0" w:color="auto"/>
        <w:left w:val="none" w:sz="0" w:space="0" w:color="auto"/>
        <w:bottom w:val="none" w:sz="0" w:space="0" w:color="auto"/>
        <w:right w:val="none" w:sz="0" w:space="0" w:color="auto"/>
      </w:divBdr>
    </w:div>
    <w:div w:id="1909029970">
      <w:bodyDiv w:val="1"/>
      <w:marLeft w:val="0"/>
      <w:marRight w:val="0"/>
      <w:marTop w:val="0"/>
      <w:marBottom w:val="0"/>
      <w:divBdr>
        <w:top w:val="none" w:sz="0" w:space="0" w:color="auto"/>
        <w:left w:val="none" w:sz="0" w:space="0" w:color="auto"/>
        <w:bottom w:val="none" w:sz="0" w:space="0" w:color="auto"/>
        <w:right w:val="none" w:sz="0" w:space="0" w:color="auto"/>
      </w:divBdr>
    </w:div>
    <w:div w:id="1909264140">
      <w:bodyDiv w:val="1"/>
      <w:marLeft w:val="0"/>
      <w:marRight w:val="0"/>
      <w:marTop w:val="0"/>
      <w:marBottom w:val="0"/>
      <w:divBdr>
        <w:top w:val="none" w:sz="0" w:space="0" w:color="auto"/>
        <w:left w:val="none" w:sz="0" w:space="0" w:color="auto"/>
        <w:bottom w:val="none" w:sz="0" w:space="0" w:color="auto"/>
        <w:right w:val="none" w:sz="0" w:space="0" w:color="auto"/>
      </w:divBdr>
    </w:div>
    <w:div w:id="1909608875">
      <w:bodyDiv w:val="1"/>
      <w:marLeft w:val="0"/>
      <w:marRight w:val="0"/>
      <w:marTop w:val="0"/>
      <w:marBottom w:val="0"/>
      <w:divBdr>
        <w:top w:val="none" w:sz="0" w:space="0" w:color="auto"/>
        <w:left w:val="none" w:sz="0" w:space="0" w:color="auto"/>
        <w:bottom w:val="none" w:sz="0" w:space="0" w:color="auto"/>
        <w:right w:val="none" w:sz="0" w:space="0" w:color="auto"/>
      </w:divBdr>
    </w:div>
    <w:div w:id="1909609246">
      <w:bodyDiv w:val="1"/>
      <w:marLeft w:val="0"/>
      <w:marRight w:val="0"/>
      <w:marTop w:val="0"/>
      <w:marBottom w:val="0"/>
      <w:divBdr>
        <w:top w:val="none" w:sz="0" w:space="0" w:color="auto"/>
        <w:left w:val="none" w:sz="0" w:space="0" w:color="auto"/>
        <w:bottom w:val="none" w:sz="0" w:space="0" w:color="auto"/>
        <w:right w:val="none" w:sz="0" w:space="0" w:color="auto"/>
      </w:divBdr>
    </w:div>
    <w:div w:id="1910381063">
      <w:bodyDiv w:val="1"/>
      <w:marLeft w:val="0"/>
      <w:marRight w:val="0"/>
      <w:marTop w:val="0"/>
      <w:marBottom w:val="0"/>
      <w:divBdr>
        <w:top w:val="none" w:sz="0" w:space="0" w:color="auto"/>
        <w:left w:val="none" w:sz="0" w:space="0" w:color="auto"/>
        <w:bottom w:val="none" w:sz="0" w:space="0" w:color="auto"/>
        <w:right w:val="none" w:sz="0" w:space="0" w:color="auto"/>
      </w:divBdr>
    </w:div>
    <w:div w:id="1910727998">
      <w:bodyDiv w:val="1"/>
      <w:marLeft w:val="0"/>
      <w:marRight w:val="0"/>
      <w:marTop w:val="0"/>
      <w:marBottom w:val="0"/>
      <w:divBdr>
        <w:top w:val="none" w:sz="0" w:space="0" w:color="auto"/>
        <w:left w:val="none" w:sz="0" w:space="0" w:color="auto"/>
        <w:bottom w:val="none" w:sz="0" w:space="0" w:color="auto"/>
        <w:right w:val="none" w:sz="0" w:space="0" w:color="auto"/>
      </w:divBdr>
    </w:div>
    <w:div w:id="1911231443">
      <w:bodyDiv w:val="1"/>
      <w:marLeft w:val="0"/>
      <w:marRight w:val="0"/>
      <w:marTop w:val="0"/>
      <w:marBottom w:val="0"/>
      <w:divBdr>
        <w:top w:val="none" w:sz="0" w:space="0" w:color="auto"/>
        <w:left w:val="none" w:sz="0" w:space="0" w:color="auto"/>
        <w:bottom w:val="none" w:sz="0" w:space="0" w:color="auto"/>
        <w:right w:val="none" w:sz="0" w:space="0" w:color="auto"/>
      </w:divBdr>
    </w:div>
    <w:div w:id="1911307844">
      <w:bodyDiv w:val="1"/>
      <w:marLeft w:val="0"/>
      <w:marRight w:val="0"/>
      <w:marTop w:val="0"/>
      <w:marBottom w:val="0"/>
      <w:divBdr>
        <w:top w:val="none" w:sz="0" w:space="0" w:color="auto"/>
        <w:left w:val="none" w:sz="0" w:space="0" w:color="auto"/>
        <w:bottom w:val="none" w:sz="0" w:space="0" w:color="auto"/>
        <w:right w:val="none" w:sz="0" w:space="0" w:color="auto"/>
      </w:divBdr>
    </w:div>
    <w:div w:id="1911429752">
      <w:bodyDiv w:val="1"/>
      <w:marLeft w:val="0"/>
      <w:marRight w:val="0"/>
      <w:marTop w:val="0"/>
      <w:marBottom w:val="0"/>
      <w:divBdr>
        <w:top w:val="none" w:sz="0" w:space="0" w:color="auto"/>
        <w:left w:val="none" w:sz="0" w:space="0" w:color="auto"/>
        <w:bottom w:val="none" w:sz="0" w:space="0" w:color="auto"/>
        <w:right w:val="none" w:sz="0" w:space="0" w:color="auto"/>
      </w:divBdr>
    </w:div>
    <w:div w:id="1912344205">
      <w:bodyDiv w:val="1"/>
      <w:marLeft w:val="0"/>
      <w:marRight w:val="0"/>
      <w:marTop w:val="0"/>
      <w:marBottom w:val="0"/>
      <w:divBdr>
        <w:top w:val="none" w:sz="0" w:space="0" w:color="auto"/>
        <w:left w:val="none" w:sz="0" w:space="0" w:color="auto"/>
        <w:bottom w:val="none" w:sz="0" w:space="0" w:color="auto"/>
        <w:right w:val="none" w:sz="0" w:space="0" w:color="auto"/>
      </w:divBdr>
    </w:div>
    <w:div w:id="1912422972">
      <w:bodyDiv w:val="1"/>
      <w:marLeft w:val="0"/>
      <w:marRight w:val="0"/>
      <w:marTop w:val="0"/>
      <w:marBottom w:val="0"/>
      <w:divBdr>
        <w:top w:val="none" w:sz="0" w:space="0" w:color="auto"/>
        <w:left w:val="none" w:sz="0" w:space="0" w:color="auto"/>
        <w:bottom w:val="none" w:sz="0" w:space="0" w:color="auto"/>
        <w:right w:val="none" w:sz="0" w:space="0" w:color="auto"/>
      </w:divBdr>
    </w:div>
    <w:div w:id="1912694508">
      <w:bodyDiv w:val="1"/>
      <w:marLeft w:val="0"/>
      <w:marRight w:val="0"/>
      <w:marTop w:val="0"/>
      <w:marBottom w:val="0"/>
      <w:divBdr>
        <w:top w:val="none" w:sz="0" w:space="0" w:color="auto"/>
        <w:left w:val="none" w:sz="0" w:space="0" w:color="auto"/>
        <w:bottom w:val="none" w:sz="0" w:space="0" w:color="auto"/>
        <w:right w:val="none" w:sz="0" w:space="0" w:color="auto"/>
      </w:divBdr>
    </w:div>
    <w:div w:id="1912958752">
      <w:bodyDiv w:val="1"/>
      <w:marLeft w:val="0"/>
      <w:marRight w:val="0"/>
      <w:marTop w:val="0"/>
      <w:marBottom w:val="0"/>
      <w:divBdr>
        <w:top w:val="none" w:sz="0" w:space="0" w:color="auto"/>
        <w:left w:val="none" w:sz="0" w:space="0" w:color="auto"/>
        <w:bottom w:val="none" w:sz="0" w:space="0" w:color="auto"/>
        <w:right w:val="none" w:sz="0" w:space="0" w:color="auto"/>
      </w:divBdr>
    </w:div>
    <w:div w:id="1912960123">
      <w:bodyDiv w:val="1"/>
      <w:marLeft w:val="0"/>
      <w:marRight w:val="0"/>
      <w:marTop w:val="0"/>
      <w:marBottom w:val="0"/>
      <w:divBdr>
        <w:top w:val="none" w:sz="0" w:space="0" w:color="auto"/>
        <w:left w:val="none" w:sz="0" w:space="0" w:color="auto"/>
        <w:bottom w:val="none" w:sz="0" w:space="0" w:color="auto"/>
        <w:right w:val="none" w:sz="0" w:space="0" w:color="auto"/>
      </w:divBdr>
    </w:div>
    <w:div w:id="1913813825">
      <w:bodyDiv w:val="1"/>
      <w:marLeft w:val="0"/>
      <w:marRight w:val="0"/>
      <w:marTop w:val="0"/>
      <w:marBottom w:val="0"/>
      <w:divBdr>
        <w:top w:val="none" w:sz="0" w:space="0" w:color="auto"/>
        <w:left w:val="none" w:sz="0" w:space="0" w:color="auto"/>
        <w:bottom w:val="none" w:sz="0" w:space="0" w:color="auto"/>
        <w:right w:val="none" w:sz="0" w:space="0" w:color="auto"/>
      </w:divBdr>
    </w:div>
    <w:div w:id="1914118427">
      <w:bodyDiv w:val="1"/>
      <w:marLeft w:val="0"/>
      <w:marRight w:val="0"/>
      <w:marTop w:val="0"/>
      <w:marBottom w:val="0"/>
      <w:divBdr>
        <w:top w:val="none" w:sz="0" w:space="0" w:color="auto"/>
        <w:left w:val="none" w:sz="0" w:space="0" w:color="auto"/>
        <w:bottom w:val="none" w:sz="0" w:space="0" w:color="auto"/>
        <w:right w:val="none" w:sz="0" w:space="0" w:color="auto"/>
      </w:divBdr>
    </w:div>
    <w:div w:id="1914469484">
      <w:bodyDiv w:val="1"/>
      <w:marLeft w:val="0"/>
      <w:marRight w:val="0"/>
      <w:marTop w:val="0"/>
      <w:marBottom w:val="0"/>
      <w:divBdr>
        <w:top w:val="none" w:sz="0" w:space="0" w:color="auto"/>
        <w:left w:val="none" w:sz="0" w:space="0" w:color="auto"/>
        <w:bottom w:val="none" w:sz="0" w:space="0" w:color="auto"/>
        <w:right w:val="none" w:sz="0" w:space="0" w:color="auto"/>
      </w:divBdr>
    </w:div>
    <w:div w:id="1915167627">
      <w:bodyDiv w:val="1"/>
      <w:marLeft w:val="0"/>
      <w:marRight w:val="0"/>
      <w:marTop w:val="0"/>
      <w:marBottom w:val="0"/>
      <w:divBdr>
        <w:top w:val="none" w:sz="0" w:space="0" w:color="auto"/>
        <w:left w:val="none" w:sz="0" w:space="0" w:color="auto"/>
        <w:bottom w:val="none" w:sz="0" w:space="0" w:color="auto"/>
        <w:right w:val="none" w:sz="0" w:space="0" w:color="auto"/>
      </w:divBdr>
    </w:div>
    <w:div w:id="1915240180">
      <w:bodyDiv w:val="1"/>
      <w:marLeft w:val="0"/>
      <w:marRight w:val="0"/>
      <w:marTop w:val="0"/>
      <w:marBottom w:val="0"/>
      <w:divBdr>
        <w:top w:val="none" w:sz="0" w:space="0" w:color="auto"/>
        <w:left w:val="none" w:sz="0" w:space="0" w:color="auto"/>
        <w:bottom w:val="none" w:sz="0" w:space="0" w:color="auto"/>
        <w:right w:val="none" w:sz="0" w:space="0" w:color="auto"/>
      </w:divBdr>
    </w:div>
    <w:div w:id="1915315117">
      <w:bodyDiv w:val="1"/>
      <w:marLeft w:val="0"/>
      <w:marRight w:val="0"/>
      <w:marTop w:val="0"/>
      <w:marBottom w:val="0"/>
      <w:divBdr>
        <w:top w:val="none" w:sz="0" w:space="0" w:color="auto"/>
        <w:left w:val="none" w:sz="0" w:space="0" w:color="auto"/>
        <w:bottom w:val="none" w:sz="0" w:space="0" w:color="auto"/>
        <w:right w:val="none" w:sz="0" w:space="0" w:color="auto"/>
      </w:divBdr>
    </w:div>
    <w:div w:id="1915355581">
      <w:bodyDiv w:val="1"/>
      <w:marLeft w:val="0"/>
      <w:marRight w:val="0"/>
      <w:marTop w:val="0"/>
      <w:marBottom w:val="0"/>
      <w:divBdr>
        <w:top w:val="none" w:sz="0" w:space="0" w:color="auto"/>
        <w:left w:val="none" w:sz="0" w:space="0" w:color="auto"/>
        <w:bottom w:val="none" w:sz="0" w:space="0" w:color="auto"/>
        <w:right w:val="none" w:sz="0" w:space="0" w:color="auto"/>
      </w:divBdr>
    </w:div>
    <w:div w:id="1915966051">
      <w:bodyDiv w:val="1"/>
      <w:marLeft w:val="0"/>
      <w:marRight w:val="0"/>
      <w:marTop w:val="0"/>
      <w:marBottom w:val="0"/>
      <w:divBdr>
        <w:top w:val="none" w:sz="0" w:space="0" w:color="auto"/>
        <w:left w:val="none" w:sz="0" w:space="0" w:color="auto"/>
        <w:bottom w:val="none" w:sz="0" w:space="0" w:color="auto"/>
        <w:right w:val="none" w:sz="0" w:space="0" w:color="auto"/>
      </w:divBdr>
    </w:div>
    <w:div w:id="1916165839">
      <w:bodyDiv w:val="1"/>
      <w:marLeft w:val="0"/>
      <w:marRight w:val="0"/>
      <w:marTop w:val="0"/>
      <w:marBottom w:val="0"/>
      <w:divBdr>
        <w:top w:val="none" w:sz="0" w:space="0" w:color="auto"/>
        <w:left w:val="none" w:sz="0" w:space="0" w:color="auto"/>
        <w:bottom w:val="none" w:sz="0" w:space="0" w:color="auto"/>
        <w:right w:val="none" w:sz="0" w:space="0" w:color="auto"/>
      </w:divBdr>
    </w:div>
    <w:div w:id="1916623083">
      <w:bodyDiv w:val="1"/>
      <w:marLeft w:val="0"/>
      <w:marRight w:val="0"/>
      <w:marTop w:val="0"/>
      <w:marBottom w:val="0"/>
      <w:divBdr>
        <w:top w:val="none" w:sz="0" w:space="0" w:color="auto"/>
        <w:left w:val="none" w:sz="0" w:space="0" w:color="auto"/>
        <w:bottom w:val="none" w:sz="0" w:space="0" w:color="auto"/>
        <w:right w:val="none" w:sz="0" w:space="0" w:color="auto"/>
      </w:divBdr>
    </w:div>
    <w:div w:id="1916935724">
      <w:bodyDiv w:val="1"/>
      <w:marLeft w:val="0"/>
      <w:marRight w:val="0"/>
      <w:marTop w:val="0"/>
      <w:marBottom w:val="0"/>
      <w:divBdr>
        <w:top w:val="none" w:sz="0" w:space="0" w:color="auto"/>
        <w:left w:val="none" w:sz="0" w:space="0" w:color="auto"/>
        <w:bottom w:val="none" w:sz="0" w:space="0" w:color="auto"/>
        <w:right w:val="none" w:sz="0" w:space="0" w:color="auto"/>
      </w:divBdr>
    </w:div>
    <w:div w:id="1917518005">
      <w:bodyDiv w:val="1"/>
      <w:marLeft w:val="0"/>
      <w:marRight w:val="0"/>
      <w:marTop w:val="0"/>
      <w:marBottom w:val="0"/>
      <w:divBdr>
        <w:top w:val="none" w:sz="0" w:space="0" w:color="auto"/>
        <w:left w:val="none" w:sz="0" w:space="0" w:color="auto"/>
        <w:bottom w:val="none" w:sz="0" w:space="0" w:color="auto"/>
        <w:right w:val="none" w:sz="0" w:space="0" w:color="auto"/>
      </w:divBdr>
    </w:div>
    <w:div w:id="1919290287">
      <w:bodyDiv w:val="1"/>
      <w:marLeft w:val="0"/>
      <w:marRight w:val="0"/>
      <w:marTop w:val="0"/>
      <w:marBottom w:val="0"/>
      <w:divBdr>
        <w:top w:val="none" w:sz="0" w:space="0" w:color="auto"/>
        <w:left w:val="none" w:sz="0" w:space="0" w:color="auto"/>
        <w:bottom w:val="none" w:sz="0" w:space="0" w:color="auto"/>
        <w:right w:val="none" w:sz="0" w:space="0" w:color="auto"/>
      </w:divBdr>
    </w:div>
    <w:div w:id="1919443018">
      <w:bodyDiv w:val="1"/>
      <w:marLeft w:val="0"/>
      <w:marRight w:val="0"/>
      <w:marTop w:val="0"/>
      <w:marBottom w:val="0"/>
      <w:divBdr>
        <w:top w:val="none" w:sz="0" w:space="0" w:color="auto"/>
        <w:left w:val="none" w:sz="0" w:space="0" w:color="auto"/>
        <w:bottom w:val="none" w:sz="0" w:space="0" w:color="auto"/>
        <w:right w:val="none" w:sz="0" w:space="0" w:color="auto"/>
      </w:divBdr>
    </w:div>
    <w:div w:id="1920019441">
      <w:bodyDiv w:val="1"/>
      <w:marLeft w:val="0"/>
      <w:marRight w:val="0"/>
      <w:marTop w:val="0"/>
      <w:marBottom w:val="0"/>
      <w:divBdr>
        <w:top w:val="none" w:sz="0" w:space="0" w:color="auto"/>
        <w:left w:val="none" w:sz="0" w:space="0" w:color="auto"/>
        <w:bottom w:val="none" w:sz="0" w:space="0" w:color="auto"/>
        <w:right w:val="none" w:sz="0" w:space="0" w:color="auto"/>
      </w:divBdr>
    </w:div>
    <w:div w:id="1920630763">
      <w:bodyDiv w:val="1"/>
      <w:marLeft w:val="0"/>
      <w:marRight w:val="0"/>
      <w:marTop w:val="0"/>
      <w:marBottom w:val="0"/>
      <w:divBdr>
        <w:top w:val="none" w:sz="0" w:space="0" w:color="auto"/>
        <w:left w:val="none" w:sz="0" w:space="0" w:color="auto"/>
        <w:bottom w:val="none" w:sz="0" w:space="0" w:color="auto"/>
        <w:right w:val="none" w:sz="0" w:space="0" w:color="auto"/>
      </w:divBdr>
    </w:div>
    <w:div w:id="1921135868">
      <w:bodyDiv w:val="1"/>
      <w:marLeft w:val="0"/>
      <w:marRight w:val="0"/>
      <w:marTop w:val="0"/>
      <w:marBottom w:val="0"/>
      <w:divBdr>
        <w:top w:val="none" w:sz="0" w:space="0" w:color="auto"/>
        <w:left w:val="none" w:sz="0" w:space="0" w:color="auto"/>
        <w:bottom w:val="none" w:sz="0" w:space="0" w:color="auto"/>
        <w:right w:val="none" w:sz="0" w:space="0" w:color="auto"/>
      </w:divBdr>
    </w:div>
    <w:div w:id="1921525637">
      <w:bodyDiv w:val="1"/>
      <w:marLeft w:val="0"/>
      <w:marRight w:val="0"/>
      <w:marTop w:val="0"/>
      <w:marBottom w:val="0"/>
      <w:divBdr>
        <w:top w:val="none" w:sz="0" w:space="0" w:color="auto"/>
        <w:left w:val="none" w:sz="0" w:space="0" w:color="auto"/>
        <w:bottom w:val="none" w:sz="0" w:space="0" w:color="auto"/>
        <w:right w:val="none" w:sz="0" w:space="0" w:color="auto"/>
      </w:divBdr>
    </w:div>
    <w:div w:id="1921979804">
      <w:bodyDiv w:val="1"/>
      <w:marLeft w:val="0"/>
      <w:marRight w:val="0"/>
      <w:marTop w:val="0"/>
      <w:marBottom w:val="0"/>
      <w:divBdr>
        <w:top w:val="none" w:sz="0" w:space="0" w:color="auto"/>
        <w:left w:val="none" w:sz="0" w:space="0" w:color="auto"/>
        <w:bottom w:val="none" w:sz="0" w:space="0" w:color="auto"/>
        <w:right w:val="none" w:sz="0" w:space="0" w:color="auto"/>
      </w:divBdr>
    </w:div>
    <w:div w:id="1922057634">
      <w:bodyDiv w:val="1"/>
      <w:marLeft w:val="0"/>
      <w:marRight w:val="0"/>
      <w:marTop w:val="0"/>
      <w:marBottom w:val="0"/>
      <w:divBdr>
        <w:top w:val="none" w:sz="0" w:space="0" w:color="auto"/>
        <w:left w:val="none" w:sz="0" w:space="0" w:color="auto"/>
        <w:bottom w:val="none" w:sz="0" w:space="0" w:color="auto"/>
        <w:right w:val="none" w:sz="0" w:space="0" w:color="auto"/>
      </w:divBdr>
    </w:div>
    <w:div w:id="1922253611">
      <w:bodyDiv w:val="1"/>
      <w:marLeft w:val="0"/>
      <w:marRight w:val="0"/>
      <w:marTop w:val="0"/>
      <w:marBottom w:val="0"/>
      <w:divBdr>
        <w:top w:val="none" w:sz="0" w:space="0" w:color="auto"/>
        <w:left w:val="none" w:sz="0" w:space="0" w:color="auto"/>
        <w:bottom w:val="none" w:sz="0" w:space="0" w:color="auto"/>
        <w:right w:val="none" w:sz="0" w:space="0" w:color="auto"/>
      </w:divBdr>
    </w:div>
    <w:div w:id="1922449233">
      <w:bodyDiv w:val="1"/>
      <w:marLeft w:val="0"/>
      <w:marRight w:val="0"/>
      <w:marTop w:val="0"/>
      <w:marBottom w:val="0"/>
      <w:divBdr>
        <w:top w:val="none" w:sz="0" w:space="0" w:color="auto"/>
        <w:left w:val="none" w:sz="0" w:space="0" w:color="auto"/>
        <w:bottom w:val="none" w:sz="0" w:space="0" w:color="auto"/>
        <w:right w:val="none" w:sz="0" w:space="0" w:color="auto"/>
      </w:divBdr>
    </w:div>
    <w:div w:id="1922593121">
      <w:bodyDiv w:val="1"/>
      <w:marLeft w:val="0"/>
      <w:marRight w:val="0"/>
      <w:marTop w:val="0"/>
      <w:marBottom w:val="0"/>
      <w:divBdr>
        <w:top w:val="none" w:sz="0" w:space="0" w:color="auto"/>
        <w:left w:val="none" w:sz="0" w:space="0" w:color="auto"/>
        <w:bottom w:val="none" w:sz="0" w:space="0" w:color="auto"/>
        <w:right w:val="none" w:sz="0" w:space="0" w:color="auto"/>
      </w:divBdr>
    </w:div>
    <w:div w:id="1922905986">
      <w:bodyDiv w:val="1"/>
      <w:marLeft w:val="0"/>
      <w:marRight w:val="0"/>
      <w:marTop w:val="0"/>
      <w:marBottom w:val="0"/>
      <w:divBdr>
        <w:top w:val="none" w:sz="0" w:space="0" w:color="auto"/>
        <w:left w:val="none" w:sz="0" w:space="0" w:color="auto"/>
        <w:bottom w:val="none" w:sz="0" w:space="0" w:color="auto"/>
        <w:right w:val="none" w:sz="0" w:space="0" w:color="auto"/>
      </w:divBdr>
    </w:div>
    <w:div w:id="1922906723">
      <w:bodyDiv w:val="1"/>
      <w:marLeft w:val="0"/>
      <w:marRight w:val="0"/>
      <w:marTop w:val="0"/>
      <w:marBottom w:val="0"/>
      <w:divBdr>
        <w:top w:val="none" w:sz="0" w:space="0" w:color="auto"/>
        <w:left w:val="none" w:sz="0" w:space="0" w:color="auto"/>
        <w:bottom w:val="none" w:sz="0" w:space="0" w:color="auto"/>
        <w:right w:val="none" w:sz="0" w:space="0" w:color="auto"/>
      </w:divBdr>
    </w:div>
    <w:div w:id="1923829627">
      <w:bodyDiv w:val="1"/>
      <w:marLeft w:val="0"/>
      <w:marRight w:val="0"/>
      <w:marTop w:val="0"/>
      <w:marBottom w:val="0"/>
      <w:divBdr>
        <w:top w:val="none" w:sz="0" w:space="0" w:color="auto"/>
        <w:left w:val="none" w:sz="0" w:space="0" w:color="auto"/>
        <w:bottom w:val="none" w:sz="0" w:space="0" w:color="auto"/>
        <w:right w:val="none" w:sz="0" w:space="0" w:color="auto"/>
      </w:divBdr>
    </w:div>
    <w:div w:id="1924023933">
      <w:bodyDiv w:val="1"/>
      <w:marLeft w:val="0"/>
      <w:marRight w:val="0"/>
      <w:marTop w:val="0"/>
      <w:marBottom w:val="0"/>
      <w:divBdr>
        <w:top w:val="none" w:sz="0" w:space="0" w:color="auto"/>
        <w:left w:val="none" w:sz="0" w:space="0" w:color="auto"/>
        <w:bottom w:val="none" w:sz="0" w:space="0" w:color="auto"/>
        <w:right w:val="none" w:sz="0" w:space="0" w:color="auto"/>
      </w:divBdr>
    </w:div>
    <w:div w:id="1924220166">
      <w:bodyDiv w:val="1"/>
      <w:marLeft w:val="0"/>
      <w:marRight w:val="0"/>
      <w:marTop w:val="0"/>
      <w:marBottom w:val="0"/>
      <w:divBdr>
        <w:top w:val="none" w:sz="0" w:space="0" w:color="auto"/>
        <w:left w:val="none" w:sz="0" w:space="0" w:color="auto"/>
        <w:bottom w:val="none" w:sz="0" w:space="0" w:color="auto"/>
        <w:right w:val="none" w:sz="0" w:space="0" w:color="auto"/>
      </w:divBdr>
    </w:div>
    <w:div w:id="1924677704">
      <w:bodyDiv w:val="1"/>
      <w:marLeft w:val="0"/>
      <w:marRight w:val="0"/>
      <w:marTop w:val="0"/>
      <w:marBottom w:val="0"/>
      <w:divBdr>
        <w:top w:val="none" w:sz="0" w:space="0" w:color="auto"/>
        <w:left w:val="none" w:sz="0" w:space="0" w:color="auto"/>
        <w:bottom w:val="none" w:sz="0" w:space="0" w:color="auto"/>
        <w:right w:val="none" w:sz="0" w:space="0" w:color="auto"/>
      </w:divBdr>
    </w:div>
    <w:div w:id="1925143982">
      <w:bodyDiv w:val="1"/>
      <w:marLeft w:val="0"/>
      <w:marRight w:val="0"/>
      <w:marTop w:val="0"/>
      <w:marBottom w:val="0"/>
      <w:divBdr>
        <w:top w:val="none" w:sz="0" w:space="0" w:color="auto"/>
        <w:left w:val="none" w:sz="0" w:space="0" w:color="auto"/>
        <w:bottom w:val="none" w:sz="0" w:space="0" w:color="auto"/>
        <w:right w:val="none" w:sz="0" w:space="0" w:color="auto"/>
      </w:divBdr>
    </w:div>
    <w:div w:id="1925607039">
      <w:bodyDiv w:val="1"/>
      <w:marLeft w:val="0"/>
      <w:marRight w:val="0"/>
      <w:marTop w:val="0"/>
      <w:marBottom w:val="0"/>
      <w:divBdr>
        <w:top w:val="none" w:sz="0" w:space="0" w:color="auto"/>
        <w:left w:val="none" w:sz="0" w:space="0" w:color="auto"/>
        <w:bottom w:val="none" w:sz="0" w:space="0" w:color="auto"/>
        <w:right w:val="none" w:sz="0" w:space="0" w:color="auto"/>
      </w:divBdr>
    </w:div>
    <w:div w:id="1925718130">
      <w:bodyDiv w:val="1"/>
      <w:marLeft w:val="0"/>
      <w:marRight w:val="0"/>
      <w:marTop w:val="0"/>
      <w:marBottom w:val="0"/>
      <w:divBdr>
        <w:top w:val="none" w:sz="0" w:space="0" w:color="auto"/>
        <w:left w:val="none" w:sz="0" w:space="0" w:color="auto"/>
        <w:bottom w:val="none" w:sz="0" w:space="0" w:color="auto"/>
        <w:right w:val="none" w:sz="0" w:space="0" w:color="auto"/>
      </w:divBdr>
    </w:div>
    <w:div w:id="1925991379">
      <w:bodyDiv w:val="1"/>
      <w:marLeft w:val="0"/>
      <w:marRight w:val="0"/>
      <w:marTop w:val="0"/>
      <w:marBottom w:val="0"/>
      <w:divBdr>
        <w:top w:val="none" w:sz="0" w:space="0" w:color="auto"/>
        <w:left w:val="none" w:sz="0" w:space="0" w:color="auto"/>
        <w:bottom w:val="none" w:sz="0" w:space="0" w:color="auto"/>
        <w:right w:val="none" w:sz="0" w:space="0" w:color="auto"/>
      </w:divBdr>
    </w:div>
    <w:div w:id="1926454295">
      <w:bodyDiv w:val="1"/>
      <w:marLeft w:val="0"/>
      <w:marRight w:val="0"/>
      <w:marTop w:val="0"/>
      <w:marBottom w:val="0"/>
      <w:divBdr>
        <w:top w:val="none" w:sz="0" w:space="0" w:color="auto"/>
        <w:left w:val="none" w:sz="0" w:space="0" w:color="auto"/>
        <w:bottom w:val="none" w:sz="0" w:space="0" w:color="auto"/>
        <w:right w:val="none" w:sz="0" w:space="0" w:color="auto"/>
      </w:divBdr>
    </w:div>
    <w:div w:id="1926569802">
      <w:bodyDiv w:val="1"/>
      <w:marLeft w:val="0"/>
      <w:marRight w:val="0"/>
      <w:marTop w:val="0"/>
      <w:marBottom w:val="0"/>
      <w:divBdr>
        <w:top w:val="none" w:sz="0" w:space="0" w:color="auto"/>
        <w:left w:val="none" w:sz="0" w:space="0" w:color="auto"/>
        <w:bottom w:val="none" w:sz="0" w:space="0" w:color="auto"/>
        <w:right w:val="none" w:sz="0" w:space="0" w:color="auto"/>
      </w:divBdr>
    </w:div>
    <w:div w:id="1927105055">
      <w:bodyDiv w:val="1"/>
      <w:marLeft w:val="0"/>
      <w:marRight w:val="0"/>
      <w:marTop w:val="0"/>
      <w:marBottom w:val="0"/>
      <w:divBdr>
        <w:top w:val="none" w:sz="0" w:space="0" w:color="auto"/>
        <w:left w:val="none" w:sz="0" w:space="0" w:color="auto"/>
        <w:bottom w:val="none" w:sz="0" w:space="0" w:color="auto"/>
        <w:right w:val="none" w:sz="0" w:space="0" w:color="auto"/>
      </w:divBdr>
    </w:div>
    <w:div w:id="1927154214">
      <w:bodyDiv w:val="1"/>
      <w:marLeft w:val="0"/>
      <w:marRight w:val="0"/>
      <w:marTop w:val="0"/>
      <w:marBottom w:val="0"/>
      <w:divBdr>
        <w:top w:val="none" w:sz="0" w:space="0" w:color="auto"/>
        <w:left w:val="none" w:sz="0" w:space="0" w:color="auto"/>
        <w:bottom w:val="none" w:sz="0" w:space="0" w:color="auto"/>
        <w:right w:val="none" w:sz="0" w:space="0" w:color="auto"/>
      </w:divBdr>
    </w:div>
    <w:div w:id="1927298050">
      <w:bodyDiv w:val="1"/>
      <w:marLeft w:val="0"/>
      <w:marRight w:val="0"/>
      <w:marTop w:val="0"/>
      <w:marBottom w:val="0"/>
      <w:divBdr>
        <w:top w:val="none" w:sz="0" w:space="0" w:color="auto"/>
        <w:left w:val="none" w:sz="0" w:space="0" w:color="auto"/>
        <w:bottom w:val="none" w:sz="0" w:space="0" w:color="auto"/>
        <w:right w:val="none" w:sz="0" w:space="0" w:color="auto"/>
      </w:divBdr>
    </w:div>
    <w:div w:id="1927499169">
      <w:bodyDiv w:val="1"/>
      <w:marLeft w:val="0"/>
      <w:marRight w:val="0"/>
      <w:marTop w:val="0"/>
      <w:marBottom w:val="0"/>
      <w:divBdr>
        <w:top w:val="none" w:sz="0" w:space="0" w:color="auto"/>
        <w:left w:val="none" w:sz="0" w:space="0" w:color="auto"/>
        <w:bottom w:val="none" w:sz="0" w:space="0" w:color="auto"/>
        <w:right w:val="none" w:sz="0" w:space="0" w:color="auto"/>
      </w:divBdr>
    </w:div>
    <w:div w:id="1928075544">
      <w:bodyDiv w:val="1"/>
      <w:marLeft w:val="0"/>
      <w:marRight w:val="0"/>
      <w:marTop w:val="0"/>
      <w:marBottom w:val="0"/>
      <w:divBdr>
        <w:top w:val="none" w:sz="0" w:space="0" w:color="auto"/>
        <w:left w:val="none" w:sz="0" w:space="0" w:color="auto"/>
        <w:bottom w:val="none" w:sz="0" w:space="0" w:color="auto"/>
        <w:right w:val="none" w:sz="0" w:space="0" w:color="auto"/>
      </w:divBdr>
    </w:div>
    <w:div w:id="1928807060">
      <w:bodyDiv w:val="1"/>
      <w:marLeft w:val="0"/>
      <w:marRight w:val="0"/>
      <w:marTop w:val="0"/>
      <w:marBottom w:val="0"/>
      <w:divBdr>
        <w:top w:val="none" w:sz="0" w:space="0" w:color="auto"/>
        <w:left w:val="none" w:sz="0" w:space="0" w:color="auto"/>
        <w:bottom w:val="none" w:sz="0" w:space="0" w:color="auto"/>
        <w:right w:val="none" w:sz="0" w:space="0" w:color="auto"/>
      </w:divBdr>
    </w:div>
    <w:div w:id="1929538809">
      <w:bodyDiv w:val="1"/>
      <w:marLeft w:val="0"/>
      <w:marRight w:val="0"/>
      <w:marTop w:val="0"/>
      <w:marBottom w:val="0"/>
      <w:divBdr>
        <w:top w:val="none" w:sz="0" w:space="0" w:color="auto"/>
        <w:left w:val="none" w:sz="0" w:space="0" w:color="auto"/>
        <w:bottom w:val="none" w:sz="0" w:space="0" w:color="auto"/>
        <w:right w:val="none" w:sz="0" w:space="0" w:color="auto"/>
      </w:divBdr>
    </w:div>
    <w:div w:id="1929577241">
      <w:bodyDiv w:val="1"/>
      <w:marLeft w:val="0"/>
      <w:marRight w:val="0"/>
      <w:marTop w:val="0"/>
      <w:marBottom w:val="0"/>
      <w:divBdr>
        <w:top w:val="none" w:sz="0" w:space="0" w:color="auto"/>
        <w:left w:val="none" w:sz="0" w:space="0" w:color="auto"/>
        <w:bottom w:val="none" w:sz="0" w:space="0" w:color="auto"/>
        <w:right w:val="none" w:sz="0" w:space="0" w:color="auto"/>
      </w:divBdr>
    </w:div>
    <w:div w:id="1929726024">
      <w:bodyDiv w:val="1"/>
      <w:marLeft w:val="0"/>
      <w:marRight w:val="0"/>
      <w:marTop w:val="0"/>
      <w:marBottom w:val="0"/>
      <w:divBdr>
        <w:top w:val="none" w:sz="0" w:space="0" w:color="auto"/>
        <w:left w:val="none" w:sz="0" w:space="0" w:color="auto"/>
        <w:bottom w:val="none" w:sz="0" w:space="0" w:color="auto"/>
        <w:right w:val="none" w:sz="0" w:space="0" w:color="auto"/>
      </w:divBdr>
    </w:div>
    <w:div w:id="1929775684">
      <w:bodyDiv w:val="1"/>
      <w:marLeft w:val="0"/>
      <w:marRight w:val="0"/>
      <w:marTop w:val="0"/>
      <w:marBottom w:val="0"/>
      <w:divBdr>
        <w:top w:val="none" w:sz="0" w:space="0" w:color="auto"/>
        <w:left w:val="none" w:sz="0" w:space="0" w:color="auto"/>
        <w:bottom w:val="none" w:sz="0" w:space="0" w:color="auto"/>
        <w:right w:val="none" w:sz="0" w:space="0" w:color="auto"/>
      </w:divBdr>
    </w:div>
    <w:div w:id="1929776530">
      <w:bodyDiv w:val="1"/>
      <w:marLeft w:val="0"/>
      <w:marRight w:val="0"/>
      <w:marTop w:val="0"/>
      <w:marBottom w:val="0"/>
      <w:divBdr>
        <w:top w:val="none" w:sz="0" w:space="0" w:color="auto"/>
        <w:left w:val="none" w:sz="0" w:space="0" w:color="auto"/>
        <w:bottom w:val="none" w:sz="0" w:space="0" w:color="auto"/>
        <w:right w:val="none" w:sz="0" w:space="0" w:color="auto"/>
      </w:divBdr>
    </w:div>
    <w:div w:id="1930306805">
      <w:bodyDiv w:val="1"/>
      <w:marLeft w:val="0"/>
      <w:marRight w:val="0"/>
      <w:marTop w:val="0"/>
      <w:marBottom w:val="0"/>
      <w:divBdr>
        <w:top w:val="none" w:sz="0" w:space="0" w:color="auto"/>
        <w:left w:val="none" w:sz="0" w:space="0" w:color="auto"/>
        <w:bottom w:val="none" w:sz="0" w:space="0" w:color="auto"/>
        <w:right w:val="none" w:sz="0" w:space="0" w:color="auto"/>
      </w:divBdr>
    </w:div>
    <w:div w:id="1930694499">
      <w:bodyDiv w:val="1"/>
      <w:marLeft w:val="0"/>
      <w:marRight w:val="0"/>
      <w:marTop w:val="0"/>
      <w:marBottom w:val="0"/>
      <w:divBdr>
        <w:top w:val="none" w:sz="0" w:space="0" w:color="auto"/>
        <w:left w:val="none" w:sz="0" w:space="0" w:color="auto"/>
        <w:bottom w:val="none" w:sz="0" w:space="0" w:color="auto"/>
        <w:right w:val="none" w:sz="0" w:space="0" w:color="auto"/>
      </w:divBdr>
    </w:div>
    <w:div w:id="1930969041">
      <w:bodyDiv w:val="1"/>
      <w:marLeft w:val="0"/>
      <w:marRight w:val="0"/>
      <w:marTop w:val="0"/>
      <w:marBottom w:val="0"/>
      <w:divBdr>
        <w:top w:val="none" w:sz="0" w:space="0" w:color="auto"/>
        <w:left w:val="none" w:sz="0" w:space="0" w:color="auto"/>
        <w:bottom w:val="none" w:sz="0" w:space="0" w:color="auto"/>
        <w:right w:val="none" w:sz="0" w:space="0" w:color="auto"/>
      </w:divBdr>
    </w:div>
    <w:div w:id="1931424972">
      <w:bodyDiv w:val="1"/>
      <w:marLeft w:val="0"/>
      <w:marRight w:val="0"/>
      <w:marTop w:val="0"/>
      <w:marBottom w:val="0"/>
      <w:divBdr>
        <w:top w:val="none" w:sz="0" w:space="0" w:color="auto"/>
        <w:left w:val="none" w:sz="0" w:space="0" w:color="auto"/>
        <w:bottom w:val="none" w:sz="0" w:space="0" w:color="auto"/>
        <w:right w:val="none" w:sz="0" w:space="0" w:color="auto"/>
      </w:divBdr>
    </w:div>
    <w:div w:id="1931498555">
      <w:bodyDiv w:val="1"/>
      <w:marLeft w:val="0"/>
      <w:marRight w:val="0"/>
      <w:marTop w:val="0"/>
      <w:marBottom w:val="0"/>
      <w:divBdr>
        <w:top w:val="none" w:sz="0" w:space="0" w:color="auto"/>
        <w:left w:val="none" w:sz="0" w:space="0" w:color="auto"/>
        <w:bottom w:val="none" w:sz="0" w:space="0" w:color="auto"/>
        <w:right w:val="none" w:sz="0" w:space="0" w:color="auto"/>
      </w:divBdr>
    </w:div>
    <w:div w:id="1932199650">
      <w:bodyDiv w:val="1"/>
      <w:marLeft w:val="0"/>
      <w:marRight w:val="0"/>
      <w:marTop w:val="0"/>
      <w:marBottom w:val="0"/>
      <w:divBdr>
        <w:top w:val="none" w:sz="0" w:space="0" w:color="auto"/>
        <w:left w:val="none" w:sz="0" w:space="0" w:color="auto"/>
        <w:bottom w:val="none" w:sz="0" w:space="0" w:color="auto"/>
        <w:right w:val="none" w:sz="0" w:space="0" w:color="auto"/>
      </w:divBdr>
    </w:div>
    <w:div w:id="1932467725">
      <w:bodyDiv w:val="1"/>
      <w:marLeft w:val="0"/>
      <w:marRight w:val="0"/>
      <w:marTop w:val="0"/>
      <w:marBottom w:val="0"/>
      <w:divBdr>
        <w:top w:val="none" w:sz="0" w:space="0" w:color="auto"/>
        <w:left w:val="none" w:sz="0" w:space="0" w:color="auto"/>
        <w:bottom w:val="none" w:sz="0" w:space="0" w:color="auto"/>
        <w:right w:val="none" w:sz="0" w:space="0" w:color="auto"/>
      </w:divBdr>
    </w:div>
    <w:div w:id="1932539985">
      <w:bodyDiv w:val="1"/>
      <w:marLeft w:val="0"/>
      <w:marRight w:val="0"/>
      <w:marTop w:val="0"/>
      <w:marBottom w:val="0"/>
      <w:divBdr>
        <w:top w:val="none" w:sz="0" w:space="0" w:color="auto"/>
        <w:left w:val="none" w:sz="0" w:space="0" w:color="auto"/>
        <w:bottom w:val="none" w:sz="0" w:space="0" w:color="auto"/>
        <w:right w:val="none" w:sz="0" w:space="0" w:color="auto"/>
      </w:divBdr>
    </w:div>
    <w:div w:id="1932658017">
      <w:bodyDiv w:val="1"/>
      <w:marLeft w:val="0"/>
      <w:marRight w:val="0"/>
      <w:marTop w:val="0"/>
      <w:marBottom w:val="0"/>
      <w:divBdr>
        <w:top w:val="none" w:sz="0" w:space="0" w:color="auto"/>
        <w:left w:val="none" w:sz="0" w:space="0" w:color="auto"/>
        <w:bottom w:val="none" w:sz="0" w:space="0" w:color="auto"/>
        <w:right w:val="none" w:sz="0" w:space="0" w:color="auto"/>
      </w:divBdr>
    </w:div>
    <w:div w:id="1932812262">
      <w:bodyDiv w:val="1"/>
      <w:marLeft w:val="0"/>
      <w:marRight w:val="0"/>
      <w:marTop w:val="0"/>
      <w:marBottom w:val="0"/>
      <w:divBdr>
        <w:top w:val="none" w:sz="0" w:space="0" w:color="auto"/>
        <w:left w:val="none" w:sz="0" w:space="0" w:color="auto"/>
        <w:bottom w:val="none" w:sz="0" w:space="0" w:color="auto"/>
        <w:right w:val="none" w:sz="0" w:space="0" w:color="auto"/>
      </w:divBdr>
    </w:div>
    <w:div w:id="1933078420">
      <w:bodyDiv w:val="1"/>
      <w:marLeft w:val="0"/>
      <w:marRight w:val="0"/>
      <w:marTop w:val="0"/>
      <w:marBottom w:val="0"/>
      <w:divBdr>
        <w:top w:val="none" w:sz="0" w:space="0" w:color="auto"/>
        <w:left w:val="none" w:sz="0" w:space="0" w:color="auto"/>
        <w:bottom w:val="none" w:sz="0" w:space="0" w:color="auto"/>
        <w:right w:val="none" w:sz="0" w:space="0" w:color="auto"/>
      </w:divBdr>
    </w:div>
    <w:div w:id="1933588949">
      <w:bodyDiv w:val="1"/>
      <w:marLeft w:val="0"/>
      <w:marRight w:val="0"/>
      <w:marTop w:val="0"/>
      <w:marBottom w:val="0"/>
      <w:divBdr>
        <w:top w:val="none" w:sz="0" w:space="0" w:color="auto"/>
        <w:left w:val="none" w:sz="0" w:space="0" w:color="auto"/>
        <w:bottom w:val="none" w:sz="0" w:space="0" w:color="auto"/>
        <w:right w:val="none" w:sz="0" w:space="0" w:color="auto"/>
      </w:divBdr>
    </w:div>
    <w:div w:id="1933970834">
      <w:bodyDiv w:val="1"/>
      <w:marLeft w:val="0"/>
      <w:marRight w:val="0"/>
      <w:marTop w:val="0"/>
      <w:marBottom w:val="0"/>
      <w:divBdr>
        <w:top w:val="none" w:sz="0" w:space="0" w:color="auto"/>
        <w:left w:val="none" w:sz="0" w:space="0" w:color="auto"/>
        <w:bottom w:val="none" w:sz="0" w:space="0" w:color="auto"/>
        <w:right w:val="none" w:sz="0" w:space="0" w:color="auto"/>
      </w:divBdr>
    </w:div>
    <w:div w:id="1934043806">
      <w:bodyDiv w:val="1"/>
      <w:marLeft w:val="0"/>
      <w:marRight w:val="0"/>
      <w:marTop w:val="0"/>
      <w:marBottom w:val="0"/>
      <w:divBdr>
        <w:top w:val="none" w:sz="0" w:space="0" w:color="auto"/>
        <w:left w:val="none" w:sz="0" w:space="0" w:color="auto"/>
        <w:bottom w:val="none" w:sz="0" w:space="0" w:color="auto"/>
        <w:right w:val="none" w:sz="0" w:space="0" w:color="auto"/>
      </w:divBdr>
    </w:div>
    <w:div w:id="1934319677">
      <w:bodyDiv w:val="1"/>
      <w:marLeft w:val="0"/>
      <w:marRight w:val="0"/>
      <w:marTop w:val="0"/>
      <w:marBottom w:val="0"/>
      <w:divBdr>
        <w:top w:val="none" w:sz="0" w:space="0" w:color="auto"/>
        <w:left w:val="none" w:sz="0" w:space="0" w:color="auto"/>
        <w:bottom w:val="none" w:sz="0" w:space="0" w:color="auto"/>
        <w:right w:val="none" w:sz="0" w:space="0" w:color="auto"/>
      </w:divBdr>
    </w:div>
    <w:div w:id="1934698892">
      <w:bodyDiv w:val="1"/>
      <w:marLeft w:val="0"/>
      <w:marRight w:val="0"/>
      <w:marTop w:val="0"/>
      <w:marBottom w:val="0"/>
      <w:divBdr>
        <w:top w:val="none" w:sz="0" w:space="0" w:color="auto"/>
        <w:left w:val="none" w:sz="0" w:space="0" w:color="auto"/>
        <w:bottom w:val="none" w:sz="0" w:space="0" w:color="auto"/>
        <w:right w:val="none" w:sz="0" w:space="0" w:color="auto"/>
      </w:divBdr>
    </w:div>
    <w:div w:id="1934707356">
      <w:bodyDiv w:val="1"/>
      <w:marLeft w:val="0"/>
      <w:marRight w:val="0"/>
      <w:marTop w:val="0"/>
      <w:marBottom w:val="0"/>
      <w:divBdr>
        <w:top w:val="none" w:sz="0" w:space="0" w:color="auto"/>
        <w:left w:val="none" w:sz="0" w:space="0" w:color="auto"/>
        <w:bottom w:val="none" w:sz="0" w:space="0" w:color="auto"/>
        <w:right w:val="none" w:sz="0" w:space="0" w:color="auto"/>
      </w:divBdr>
    </w:div>
    <w:div w:id="1934773920">
      <w:bodyDiv w:val="1"/>
      <w:marLeft w:val="0"/>
      <w:marRight w:val="0"/>
      <w:marTop w:val="0"/>
      <w:marBottom w:val="0"/>
      <w:divBdr>
        <w:top w:val="none" w:sz="0" w:space="0" w:color="auto"/>
        <w:left w:val="none" w:sz="0" w:space="0" w:color="auto"/>
        <w:bottom w:val="none" w:sz="0" w:space="0" w:color="auto"/>
        <w:right w:val="none" w:sz="0" w:space="0" w:color="auto"/>
      </w:divBdr>
    </w:div>
    <w:div w:id="1936287408">
      <w:bodyDiv w:val="1"/>
      <w:marLeft w:val="0"/>
      <w:marRight w:val="0"/>
      <w:marTop w:val="0"/>
      <w:marBottom w:val="0"/>
      <w:divBdr>
        <w:top w:val="none" w:sz="0" w:space="0" w:color="auto"/>
        <w:left w:val="none" w:sz="0" w:space="0" w:color="auto"/>
        <w:bottom w:val="none" w:sz="0" w:space="0" w:color="auto"/>
        <w:right w:val="none" w:sz="0" w:space="0" w:color="auto"/>
      </w:divBdr>
    </w:div>
    <w:div w:id="1936358098">
      <w:bodyDiv w:val="1"/>
      <w:marLeft w:val="0"/>
      <w:marRight w:val="0"/>
      <w:marTop w:val="0"/>
      <w:marBottom w:val="0"/>
      <w:divBdr>
        <w:top w:val="none" w:sz="0" w:space="0" w:color="auto"/>
        <w:left w:val="none" w:sz="0" w:space="0" w:color="auto"/>
        <w:bottom w:val="none" w:sz="0" w:space="0" w:color="auto"/>
        <w:right w:val="none" w:sz="0" w:space="0" w:color="auto"/>
      </w:divBdr>
    </w:div>
    <w:div w:id="1936667972">
      <w:bodyDiv w:val="1"/>
      <w:marLeft w:val="0"/>
      <w:marRight w:val="0"/>
      <w:marTop w:val="0"/>
      <w:marBottom w:val="0"/>
      <w:divBdr>
        <w:top w:val="none" w:sz="0" w:space="0" w:color="auto"/>
        <w:left w:val="none" w:sz="0" w:space="0" w:color="auto"/>
        <w:bottom w:val="none" w:sz="0" w:space="0" w:color="auto"/>
        <w:right w:val="none" w:sz="0" w:space="0" w:color="auto"/>
      </w:divBdr>
    </w:div>
    <w:div w:id="1937244907">
      <w:bodyDiv w:val="1"/>
      <w:marLeft w:val="0"/>
      <w:marRight w:val="0"/>
      <w:marTop w:val="0"/>
      <w:marBottom w:val="0"/>
      <w:divBdr>
        <w:top w:val="none" w:sz="0" w:space="0" w:color="auto"/>
        <w:left w:val="none" w:sz="0" w:space="0" w:color="auto"/>
        <w:bottom w:val="none" w:sz="0" w:space="0" w:color="auto"/>
        <w:right w:val="none" w:sz="0" w:space="0" w:color="auto"/>
      </w:divBdr>
    </w:div>
    <w:div w:id="1938250814">
      <w:bodyDiv w:val="1"/>
      <w:marLeft w:val="0"/>
      <w:marRight w:val="0"/>
      <w:marTop w:val="0"/>
      <w:marBottom w:val="0"/>
      <w:divBdr>
        <w:top w:val="none" w:sz="0" w:space="0" w:color="auto"/>
        <w:left w:val="none" w:sz="0" w:space="0" w:color="auto"/>
        <w:bottom w:val="none" w:sz="0" w:space="0" w:color="auto"/>
        <w:right w:val="none" w:sz="0" w:space="0" w:color="auto"/>
      </w:divBdr>
    </w:div>
    <w:div w:id="1938556331">
      <w:bodyDiv w:val="1"/>
      <w:marLeft w:val="0"/>
      <w:marRight w:val="0"/>
      <w:marTop w:val="0"/>
      <w:marBottom w:val="0"/>
      <w:divBdr>
        <w:top w:val="none" w:sz="0" w:space="0" w:color="auto"/>
        <w:left w:val="none" w:sz="0" w:space="0" w:color="auto"/>
        <w:bottom w:val="none" w:sz="0" w:space="0" w:color="auto"/>
        <w:right w:val="none" w:sz="0" w:space="0" w:color="auto"/>
      </w:divBdr>
    </w:div>
    <w:div w:id="1939364520">
      <w:bodyDiv w:val="1"/>
      <w:marLeft w:val="0"/>
      <w:marRight w:val="0"/>
      <w:marTop w:val="0"/>
      <w:marBottom w:val="0"/>
      <w:divBdr>
        <w:top w:val="none" w:sz="0" w:space="0" w:color="auto"/>
        <w:left w:val="none" w:sz="0" w:space="0" w:color="auto"/>
        <w:bottom w:val="none" w:sz="0" w:space="0" w:color="auto"/>
        <w:right w:val="none" w:sz="0" w:space="0" w:color="auto"/>
      </w:divBdr>
    </w:div>
    <w:div w:id="1940720067">
      <w:bodyDiv w:val="1"/>
      <w:marLeft w:val="0"/>
      <w:marRight w:val="0"/>
      <w:marTop w:val="0"/>
      <w:marBottom w:val="0"/>
      <w:divBdr>
        <w:top w:val="none" w:sz="0" w:space="0" w:color="auto"/>
        <w:left w:val="none" w:sz="0" w:space="0" w:color="auto"/>
        <w:bottom w:val="none" w:sz="0" w:space="0" w:color="auto"/>
        <w:right w:val="none" w:sz="0" w:space="0" w:color="auto"/>
      </w:divBdr>
    </w:div>
    <w:div w:id="1941260377">
      <w:bodyDiv w:val="1"/>
      <w:marLeft w:val="0"/>
      <w:marRight w:val="0"/>
      <w:marTop w:val="0"/>
      <w:marBottom w:val="0"/>
      <w:divBdr>
        <w:top w:val="none" w:sz="0" w:space="0" w:color="auto"/>
        <w:left w:val="none" w:sz="0" w:space="0" w:color="auto"/>
        <w:bottom w:val="none" w:sz="0" w:space="0" w:color="auto"/>
        <w:right w:val="none" w:sz="0" w:space="0" w:color="auto"/>
      </w:divBdr>
    </w:div>
    <w:div w:id="1941328098">
      <w:bodyDiv w:val="1"/>
      <w:marLeft w:val="0"/>
      <w:marRight w:val="0"/>
      <w:marTop w:val="0"/>
      <w:marBottom w:val="0"/>
      <w:divBdr>
        <w:top w:val="none" w:sz="0" w:space="0" w:color="auto"/>
        <w:left w:val="none" w:sz="0" w:space="0" w:color="auto"/>
        <w:bottom w:val="none" w:sz="0" w:space="0" w:color="auto"/>
        <w:right w:val="none" w:sz="0" w:space="0" w:color="auto"/>
      </w:divBdr>
    </w:div>
    <w:div w:id="1941529667">
      <w:bodyDiv w:val="1"/>
      <w:marLeft w:val="0"/>
      <w:marRight w:val="0"/>
      <w:marTop w:val="0"/>
      <w:marBottom w:val="0"/>
      <w:divBdr>
        <w:top w:val="none" w:sz="0" w:space="0" w:color="auto"/>
        <w:left w:val="none" w:sz="0" w:space="0" w:color="auto"/>
        <w:bottom w:val="none" w:sz="0" w:space="0" w:color="auto"/>
        <w:right w:val="none" w:sz="0" w:space="0" w:color="auto"/>
      </w:divBdr>
    </w:div>
    <w:div w:id="1941839577">
      <w:bodyDiv w:val="1"/>
      <w:marLeft w:val="0"/>
      <w:marRight w:val="0"/>
      <w:marTop w:val="0"/>
      <w:marBottom w:val="0"/>
      <w:divBdr>
        <w:top w:val="none" w:sz="0" w:space="0" w:color="auto"/>
        <w:left w:val="none" w:sz="0" w:space="0" w:color="auto"/>
        <w:bottom w:val="none" w:sz="0" w:space="0" w:color="auto"/>
        <w:right w:val="none" w:sz="0" w:space="0" w:color="auto"/>
      </w:divBdr>
    </w:div>
    <w:div w:id="1942374604">
      <w:bodyDiv w:val="1"/>
      <w:marLeft w:val="0"/>
      <w:marRight w:val="0"/>
      <w:marTop w:val="0"/>
      <w:marBottom w:val="0"/>
      <w:divBdr>
        <w:top w:val="none" w:sz="0" w:space="0" w:color="auto"/>
        <w:left w:val="none" w:sz="0" w:space="0" w:color="auto"/>
        <w:bottom w:val="none" w:sz="0" w:space="0" w:color="auto"/>
        <w:right w:val="none" w:sz="0" w:space="0" w:color="auto"/>
      </w:divBdr>
    </w:div>
    <w:div w:id="1943339818">
      <w:bodyDiv w:val="1"/>
      <w:marLeft w:val="0"/>
      <w:marRight w:val="0"/>
      <w:marTop w:val="0"/>
      <w:marBottom w:val="0"/>
      <w:divBdr>
        <w:top w:val="none" w:sz="0" w:space="0" w:color="auto"/>
        <w:left w:val="none" w:sz="0" w:space="0" w:color="auto"/>
        <w:bottom w:val="none" w:sz="0" w:space="0" w:color="auto"/>
        <w:right w:val="none" w:sz="0" w:space="0" w:color="auto"/>
      </w:divBdr>
    </w:div>
    <w:div w:id="1943604162">
      <w:bodyDiv w:val="1"/>
      <w:marLeft w:val="0"/>
      <w:marRight w:val="0"/>
      <w:marTop w:val="0"/>
      <w:marBottom w:val="0"/>
      <w:divBdr>
        <w:top w:val="none" w:sz="0" w:space="0" w:color="auto"/>
        <w:left w:val="none" w:sz="0" w:space="0" w:color="auto"/>
        <w:bottom w:val="none" w:sz="0" w:space="0" w:color="auto"/>
        <w:right w:val="none" w:sz="0" w:space="0" w:color="auto"/>
      </w:divBdr>
    </w:div>
    <w:div w:id="1943758553">
      <w:bodyDiv w:val="1"/>
      <w:marLeft w:val="0"/>
      <w:marRight w:val="0"/>
      <w:marTop w:val="0"/>
      <w:marBottom w:val="0"/>
      <w:divBdr>
        <w:top w:val="none" w:sz="0" w:space="0" w:color="auto"/>
        <w:left w:val="none" w:sz="0" w:space="0" w:color="auto"/>
        <w:bottom w:val="none" w:sz="0" w:space="0" w:color="auto"/>
        <w:right w:val="none" w:sz="0" w:space="0" w:color="auto"/>
      </w:divBdr>
    </w:div>
    <w:div w:id="1943954144">
      <w:bodyDiv w:val="1"/>
      <w:marLeft w:val="0"/>
      <w:marRight w:val="0"/>
      <w:marTop w:val="0"/>
      <w:marBottom w:val="0"/>
      <w:divBdr>
        <w:top w:val="none" w:sz="0" w:space="0" w:color="auto"/>
        <w:left w:val="none" w:sz="0" w:space="0" w:color="auto"/>
        <w:bottom w:val="none" w:sz="0" w:space="0" w:color="auto"/>
        <w:right w:val="none" w:sz="0" w:space="0" w:color="auto"/>
      </w:divBdr>
    </w:div>
    <w:div w:id="1944461772">
      <w:bodyDiv w:val="1"/>
      <w:marLeft w:val="0"/>
      <w:marRight w:val="0"/>
      <w:marTop w:val="0"/>
      <w:marBottom w:val="0"/>
      <w:divBdr>
        <w:top w:val="none" w:sz="0" w:space="0" w:color="auto"/>
        <w:left w:val="none" w:sz="0" w:space="0" w:color="auto"/>
        <w:bottom w:val="none" w:sz="0" w:space="0" w:color="auto"/>
        <w:right w:val="none" w:sz="0" w:space="0" w:color="auto"/>
      </w:divBdr>
    </w:div>
    <w:div w:id="1944533761">
      <w:bodyDiv w:val="1"/>
      <w:marLeft w:val="0"/>
      <w:marRight w:val="0"/>
      <w:marTop w:val="0"/>
      <w:marBottom w:val="0"/>
      <w:divBdr>
        <w:top w:val="none" w:sz="0" w:space="0" w:color="auto"/>
        <w:left w:val="none" w:sz="0" w:space="0" w:color="auto"/>
        <w:bottom w:val="none" w:sz="0" w:space="0" w:color="auto"/>
        <w:right w:val="none" w:sz="0" w:space="0" w:color="auto"/>
      </w:divBdr>
    </w:div>
    <w:div w:id="1945383654">
      <w:bodyDiv w:val="1"/>
      <w:marLeft w:val="0"/>
      <w:marRight w:val="0"/>
      <w:marTop w:val="0"/>
      <w:marBottom w:val="0"/>
      <w:divBdr>
        <w:top w:val="none" w:sz="0" w:space="0" w:color="auto"/>
        <w:left w:val="none" w:sz="0" w:space="0" w:color="auto"/>
        <w:bottom w:val="none" w:sz="0" w:space="0" w:color="auto"/>
        <w:right w:val="none" w:sz="0" w:space="0" w:color="auto"/>
      </w:divBdr>
    </w:div>
    <w:div w:id="1946305661">
      <w:bodyDiv w:val="1"/>
      <w:marLeft w:val="0"/>
      <w:marRight w:val="0"/>
      <w:marTop w:val="0"/>
      <w:marBottom w:val="0"/>
      <w:divBdr>
        <w:top w:val="none" w:sz="0" w:space="0" w:color="auto"/>
        <w:left w:val="none" w:sz="0" w:space="0" w:color="auto"/>
        <w:bottom w:val="none" w:sz="0" w:space="0" w:color="auto"/>
        <w:right w:val="none" w:sz="0" w:space="0" w:color="auto"/>
      </w:divBdr>
    </w:div>
    <w:div w:id="1946644158">
      <w:bodyDiv w:val="1"/>
      <w:marLeft w:val="0"/>
      <w:marRight w:val="0"/>
      <w:marTop w:val="0"/>
      <w:marBottom w:val="0"/>
      <w:divBdr>
        <w:top w:val="none" w:sz="0" w:space="0" w:color="auto"/>
        <w:left w:val="none" w:sz="0" w:space="0" w:color="auto"/>
        <w:bottom w:val="none" w:sz="0" w:space="0" w:color="auto"/>
        <w:right w:val="none" w:sz="0" w:space="0" w:color="auto"/>
      </w:divBdr>
    </w:div>
    <w:div w:id="1946769240">
      <w:bodyDiv w:val="1"/>
      <w:marLeft w:val="0"/>
      <w:marRight w:val="0"/>
      <w:marTop w:val="0"/>
      <w:marBottom w:val="0"/>
      <w:divBdr>
        <w:top w:val="none" w:sz="0" w:space="0" w:color="auto"/>
        <w:left w:val="none" w:sz="0" w:space="0" w:color="auto"/>
        <w:bottom w:val="none" w:sz="0" w:space="0" w:color="auto"/>
        <w:right w:val="none" w:sz="0" w:space="0" w:color="auto"/>
      </w:divBdr>
    </w:div>
    <w:div w:id="1946963339">
      <w:bodyDiv w:val="1"/>
      <w:marLeft w:val="0"/>
      <w:marRight w:val="0"/>
      <w:marTop w:val="0"/>
      <w:marBottom w:val="0"/>
      <w:divBdr>
        <w:top w:val="none" w:sz="0" w:space="0" w:color="auto"/>
        <w:left w:val="none" w:sz="0" w:space="0" w:color="auto"/>
        <w:bottom w:val="none" w:sz="0" w:space="0" w:color="auto"/>
        <w:right w:val="none" w:sz="0" w:space="0" w:color="auto"/>
      </w:divBdr>
    </w:div>
    <w:div w:id="1947926790">
      <w:bodyDiv w:val="1"/>
      <w:marLeft w:val="0"/>
      <w:marRight w:val="0"/>
      <w:marTop w:val="0"/>
      <w:marBottom w:val="0"/>
      <w:divBdr>
        <w:top w:val="none" w:sz="0" w:space="0" w:color="auto"/>
        <w:left w:val="none" w:sz="0" w:space="0" w:color="auto"/>
        <w:bottom w:val="none" w:sz="0" w:space="0" w:color="auto"/>
        <w:right w:val="none" w:sz="0" w:space="0" w:color="auto"/>
      </w:divBdr>
    </w:div>
    <w:div w:id="1947998009">
      <w:bodyDiv w:val="1"/>
      <w:marLeft w:val="0"/>
      <w:marRight w:val="0"/>
      <w:marTop w:val="0"/>
      <w:marBottom w:val="0"/>
      <w:divBdr>
        <w:top w:val="none" w:sz="0" w:space="0" w:color="auto"/>
        <w:left w:val="none" w:sz="0" w:space="0" w:color="auto"/>
        <w:bottom w:val="none" w:sz="0" w:space="0" w:color="auto"/>
        <w:right w:val="none" w:sz="0" w:space="0" w:color="auto"/>
      </w:divBdr>
    </w:div>
    <w:div w:id="1948079389">
      <w:bodyDiv w:val="1"/>
      <w:marLeft w:val="0"/>
      <w:marRight w:val="0"/>
      <w:marTop w:val="0"/>
      <w:marBottom w:val="0"/>
      <w:divBdr>
        <w:top w:val="none" w:sz="0" w:space="0" w:color="auto"/>
        <w:left w:val="none" w:sz="0" w:space="0" w:color="auto"/>
        <w:bottom w:val="none" w:sz="0" w:space="0" w:color="auto"/>
        <w:right w:val="none" w:sz="0" w:space="0" w:color="auto"/>
      </w:divBdr>
    </w:div>
    <w:div w:id="1948930092">
      <w:bodyDiv w:val="1"/>
      <w:marLeft w:val="0"/>
      <w:marRight w:val="0"/>
      <w:marTop w:val="0"/>
      <w:marBottom w:val="0"/>
      <w:divBdr>
        <w:top w:val="none" w:sz="0" w:space="0" w:color="auto"/>
        <w:left w:val="none" w:sz="0" w:space="0" w:color="auto"/>
        <w:bottom w:val="none" w:sz="0" w:space="0" w:color="auto"/>
        <w:right w:val="none" w:sz="0" w:space="0" w:color="auto"/>
      </w:divBdr>
    </w:div>
    <w:div w:id="1949044985">
      <w:bodyDiv w:val="1"/>
      <w:marLeft w:val="0"/>
      <w:marRight w:val="0"/>
      <w:marTop w:val="0"/>
      <w:marBottom w:val="0"/>
      <w:divBdr>
        <w:top w:val="none" w:sz="0" w:space="0" w:color="auto"/>
        <w:left w:val="none" w:sz="0" w:space="0" w:color="auto"/>
        <w:bottom w:val="none" w:sz="0" w:space="0" w:color="auto"/>
        <w:right w:val="none" w:sz="0" w:space="0" w:color="auto"/>
      </w:divBdr>
    </w:div>
    <w:div w:id="1949119389">
      <w:bodyDiv w:val="1"/>
      <w:marLeft w:val="0"/>
      <w:marRight w:val="0"/>
      <w:marTop w:val="0"/>
      <w:marBottom w:val="0"/>
      <w:divBdr>
        <w:top w:val="none" w:sz="0" w:space="0" w:color="auto"/>
        <w:left w:val="none" w:sz="0" w:space="0" w:color="auto"/>
        <w:bottom w:val="none" w:sz="0" w:space="0" w:color="auto"/>
        <w:right w:val="none" w:sz="0" w:space="0" w:color="auto"/>
      </w:divBdr>
    </w:div>
    <w:div w:id="1949121425">
      <w:bodyDiv w:val="1"/>
      <w:marLeft w:val="0"/>
      <w:marRight w:val="0"/>
      <w:marTop w:val="0"/>
      <w:marBottom w:val="0"/>
      <w:divBdr>
        <w:top w:val="none" w:sz="0" w:space="0" w:color="auto"/>
        <w:left w:val="none" w:sz="0" w:space="0" w:color="auto"/>
        <w:bottom w:val="none" w:sz="0" w:space="0" w:color="auto"/>
        <w:right w:val="none" w:sz="0" w:space="0" w:color="auto"/>
      </w:divBdr>
    </w:div>
    <w:div w:id="1949123347">
      <w:bodyDiv w:val="1"/>
      <w:marLeft w:val="0"/>
      <w:marRight w:val="0"/>
      <w:marTop w:val="0"/>
      <w:marBottom w:val="0"/>
      <w:divBdr>
        <w:top w:val="none" w:sz="0" w:space="0" w:color="auto"/>
        <w:left w:val="none" w:sz="0" w:space="0" w:color="auto"/>
        <w:bottom w:val="none" w:sz="0" w:space="0" w:color="auto"/>
        <w:right w:val="none" w:sz="0" w:space="0" w:color="auto"/>
      </w:divBdr>
    </w:div>
    <w:div w:id="1949199200">
      <w:bodyDiv w:val="1"/>
      <w:marLeft w:val="0"/>
      <w:marRight w:val="0"/>
      <w:marTop w:val="0"/>
      <w:marBottom w:val="0"/>
      <w:divBdr>
        <w:top w:val="none" w:sz="0" w:space="0" w:color="auto"/>
        <w:left w:val="none" w:sz="0" w:space="0" w:color="auto"/>
        <w:bottom w:val="none" w:sz="0" w:space="0" w:color="auto"/>
        <w:right w:val="none" w:sz="0" w:space="0" w:color="auto"/>
      </w:divBdr>
    </w:div>
    <w:div w:id="1950352906">
      <w:bodyDiv w:val="1"/>
      <w:marLeft w:val="0"/>
      <w:marRight w:val="0"/>
      <w:marTop w:val="0"/>
      <w:marBottom w:val="0"/>
      <w:divBdr>
        <w:top w:val="none" w:sz="0" w:space="0" w:color="auto"/>
        <w:left w:val="none" w:sz="0" w:space="0" w:color="auto"/>
        <w:bottom w:val="none" w:sz="0" w:space="0" w:color="auto"/>
        <w:right w:val="none" w:sz="0" w:space="0" w:color="auto"/>
      </w:divBdr>
    </w:div>
    <w:div w:id="1950624624">
      <w:bodyDiv w:val="1"/>
      <w:marLeft w:val="0"/>
      <w:marRight w:val="0"/>
      <w:marTop w:val="0"/>
      <w:marBottom w:val="0"/>
      <w:divBdr>
        <w:top w:val="none" w:sz="0" w:space="0" w:color="auto"/>
        <w:left w:val="none" w:sz="0" w:space="0" w:color="auto"/>
        <w:bottom w:val="none" w:sz="0" w:space="0" w:color="auto"/>
        <w:right w:val="none" w:sz="0" w:space="0" w:color="auto"/>
      </w:divBdr>
    </w:div>
    <w:div w:id="1950887477">
      <w:bodyDiv w:val="1"/>
      <w:marLeft w:val="0"/>
      <w:marRight w:val="0"/>
      <w:marTop w:val="0"/>
      <w:marBottom w:val="0"/>
      <w:divBdr>
        <w:top w:val="none" w:sz="0" w:space="0" w:color="auto"/>
        <w:left w:val="none" w:sz="0" w:space="0" w:color="auto"/>
        <w:bottom w:val="none" w:sz="0" w:space="0" w:color="auto"/>
        <w:right w:val="none" w:sz="0" w:space="0" w:color="auto"/>
      </w:divBdr>
    </w:div>
    <w:div w:id="1951012032">
      <w:bodyDiv w:val="1"/>
      <w:marLeft w:val="0"/>
      <w:marRight w:val="0"/>
      <w:marTop w:val="0"/>
      <w:marBottom w:val="0"/>
      <w:divBdr>
        <w:top w:val="none" w:sz="0" w:space="0" w:color="auto"/>
        <w:left w:val="none" w:sz="0" w:space="0" w:color="auto"/>
        <w:bottom w:val="none" w:sz="0" w:space="0" w:color="auto"/>
        <w:right w:val="none" w:sz="0" w:space="0" w:color="auto"/>
      </w:divBdr>
    </w:div>
    <w:div w:id="1951162294">
      <w:bodyDiv w:val="1"/>
      <w:marLeft w:val="0"/>
      <w:marRight w:val="0"/>
      <w:marTop w:val="0"/>
      <w:marBottom w:val="0"/>
      <w:divBdr>
        <w:top w:val="none" w:sz="0" w:space="0" w:color="auto"/>
        <w:left w:val="none" w:sz="0" w:space="0" w:color="auto"/>
        <w:bottom w:val="none" w:sz="0" w:space="0" w:color="auto"/>
        <w:right w:val="none" w:sz="0" w:space="0" w:color="auto"/>
      </w:divBdr>
    </w:div>
    <w:div w:id="1951282611">
      <w:bodyDiv w:val="1"/>
      <w:marLeft w:val="0"/>
      <w:marRight w:val="0"/>
      <w:marTop w:val="0"/>
      <w:marBottom w:val="0"/>
      <w:divBdr>
        <w:top w:val="none" w:sz="0" w:space="0" w:color="auto"/>
        <w:left w:val="none" w:sz="0" w:space="0" w:color="auto"/>
        <w:bottom w:val="none" w:sz="0" w:space="0" w:color="auto"/>
        <w:right w:val="none" w:sz="0" w:space="0" w:color="auto"/>
      </w:divBdr>
    </w:div>
    <w:div w:id="1951548823">
      <w:bodyDiv w:val="1"/>
      <w:marLeft w:val="0"/>
      <w:marRight w:val="0"/>
      <w:marTop w:val="0"/>
      <w:marBottom w:val="0"/>
      <w:divBdr>
        <w:top w:val="none" w:sz="0" w:space="0" w:color="auto"/>
        <w:left w:val="none" w:sz="0" w:space="0" w:color="auto"/>
        <w:bottom w:val="none" w:sz="0" w:space="0" w:color="auto"/>
        <w:right w:val="none" w:sz="0" w:space="0" w:color="auto"/>
      </w:divBdr>
    </w:div>
    <w:div w:id="1951664529">
      <w:bodyDiv w:val="1"/>
      <w:marLeft w:val="0"/>
      <w:marRight w:val="0"/>
      <w:marTop w:val="0"/>
      <w:marBottom w:val="0"/>
      <w:divBdr>
        <w:top w:val="none" w:sz="0" w:space="0" w:color="auto"/>
        <w:left w:val="none" w:sz="0" w:space="0" w:color="auto"/>
        <w:bottom w:val="none" w:sz="0" w:space="0" w:color="auto"/>
        <w:right w:val="none" w:sz="0" w:space="0" w:color="auto"/>
      </w:divBdr>
    </w:div>
    <w:div w:id="1951937848">
      <w:bodyDiv w:val="1"/>
      <w:marLeft w:val="0"/>
      <w:marRight w:val="0"/>
      <w:marTop w:val="0"/>
      <w:marBottom w:val="0"/>
      <w:divBdr>
        <w:top w:val="none" w:sz="0" w:space="0" w:color="auto"/>
        <w:left w:val="none" w:sz="0" w:space="0" w:color="auto"/>
        <w:bottom w:val="none" w:sz="0" w:space="0" w:color="auto"/>
        <w:right w:val="none" w:sz="0" w:space="0" w:color="auto"/>
      </w:divBdr>
    </w:div>
    <w:div w:id="1952517967">
      <w:bodyDiv w:val="1"/>
      <w:marLeft w:val="0"/>
      <w:marRight w:val="0"/>
      <w:marTop w:val="0"/>
      <w:marBottom w:val="0"/>
      <w:divBdr>
        <w:top w:val="none" w:sz="0" w:space="0" w:color="auto"/>
        <w:left w:val="none" w:sz="0" w:space="0" w:color="auto"/>
        <w:bottom w:val="none" w:sz="0" w:space="0" w:color="auto"/>
        <w:right w:val="none" w:sz="0" w:space="0" w:color="auto"/>
      </w:divBdr>
    </w:div>
    <w:div w:id="1952543322">
      <w:bodyDiv w:val="1"/>
      <w:marLeft w:val="0"/>
      <w:marRight w:val="0"/>
      <w:marTop w:val="0"/>
      <w:marBottom w:val="0"/>
      <w:divBdr>
        <w:top w:val="none" w:sz="0" w:space="0" w:color="auto"/>
        <w:left w:val="none" w:sz="0" w:space="0" w:color="auto"/>
        <w:bottom w:val="none" w:sz="0" w:space="0" w:color="auto"/>
        <w:right w:val="none" w:sz="0" w:space="0" w:color="auto"/>
      </w:divBdr>
    </w:div>
    <w:div w:id="1952586263">
      <w:bodyDiv w:val="1"/>
      <w:marLeft w:val="0"/>
      <w:marRight w:val="0"/>
      <w:marTop w:val="0"/>
      <w:marBottom w:val="0"/>
      <w:divBdr>
        <w:top w:val="none" w:sz="0" w:space="0" w:color="auto"/>
        <w:left w:val="none" w:sz="0" w:space="0" w:color="auto"/>
        <w:bottom w:val="none" w:sz="0" w:space="0" w:color="auto"/>
        <w:right w:val="none" w:sz="0" w:space="0" w:color="auto"/>
      </w:divBdr>
    </w:div>
    <w:div w:id="1952592306">
      <w:bodyDiv w:val="1"/>
      <w:marLeft w:val="0"/>
      <w:marRight w:val="0"/>
      <w:marTop w:val="0"/>
      <w:marBottom w:val="0"/>
      <w:divBdr>
        <w:top w:val="none" w:sz="0" w:space="0" w:color="auto"/>
        <w:left w:val="none" w:sz="0" w:space="0" w:color="auto"/>
        <w:bottom w:val="none" w:sz="0" w:space="0" w:color="auto"/>
        <w:right w:val="none" w:sz="0" w:space="0" w:color="auto"/>
      </w:divBdr>
    </w:div>
    <w:div w:id="1953322992">
      <w:bodyDiv w:val="1"/>
      <w:marLeft w:val="0"/>
      <w:marRight w:val="0"/>
      <w:marTop w:val="0"/>
      <w:marBottom w:val="0"/>
      <w:divBdr>
        <w:top w:val="none" w:sz="0" w:space="0" w:color="auto"/>
        <w:left w:val="none" w:sz="0" w:space="0" w:color="auto"/>
        <w:bottom w:val="none" w:sz="0" w:space="0" w:color="auto"/>
        <w:right w:val="none" w:sz="0" w:space="0" w:color="auto"/>
      </w:divBdr>
    </w:div>
    <w:div w:id="1953707170">
      <w:bodyDiv w:val="1"/>
      <w:marLeft w:val="0"/>
      <w:marRight w:val="0"/>
      <w:marTop w:val="0"/>
      <w:marBottom w:val="0"/>
      <w:divBdr>
        <w:top w:val="none" w:sz="0" w:space="0" w:color="auto"/>
        <w:left w:val="none" w:sz="0" w:space="0" w:color="auto"/>
        <w:bottom w:val="none" w:sz="0" w:space="0" w:color="auto"/>
        <w:right w:val="none" w:sz="0" w:space="0" w:color="auto"/>
      </w:divBdr>
    </w:div>
    <w:div w:id="1954166377">
      <w:bodyDiv w:val="1"/>
      <w:marLeft w:val="0"/>
      <w:marRight w:val="0"/>
      <w:marTop w:val="0"/>
      <w:marBottom w:val="0"/>
      <w:divBdr>
        <w:top w:val="none" w:sz="0" w:space="0" w:color="auto"/>
        <w:left w:val="none" w:sz="0" w:space="0" w:color="auto"/>
        <w:bottom w:val="none" w:sz="0" w:space="0" w:color="auto"/>
        <w:right w:val="none" w:sz="0" w:space="0" w:color="auto"/>
      </w:divBdr>
    </w:div>
    <w:div w:id="1954286799">
      <w:bodyDiv w:val="1"/>
      <w:marLeft w:val="0"/>
      <w:marRight w:val="0"/>
      <w:marTop w:val="0"/>
      <w:marBottom w:val="0"/>
      <w:divBdr>
        <w:top w:val="none" w:sz="0" w:space="0" w:color="auto"/>
        <w:left w:val="none" w:sz="0" w:space="0" w:color="auto"/>
        <w:bottom w:val="none" w:sz="0" w:space="0" w:color="auto"/>
        <w:right w:val="none" w:sz="0" w:space="0" w:color="auto"/>
      </w:divBdr>
    </w:div>
    <w:div w:id="1954290104">
      <w:bodyDiv w:val="1"/>
      <w:marLeft w:val="0"/>
      <w:marRight w:val="0"/>
      <w:marTop w:val="0"/>
      <w:marBottom w:val="0"/>
      <w:divBdr>
        <w:top w:val="none" w:sz="0" w:space="0" w:color="auto"/>
        <w:left w:val="none" w:sz="0" w:space="0" w:color="auto"/>
        <w:bottom w:val="none" w:sz="0" w:space="0" w:color="auto"/>
        <w:right w:val="none" w:sz="0" w:space="0" w:color="auto"/>
      </w:divBdr>
    </w:div>
    <w:div w:id="1954559593">
      <w:bodyDiv w:val="1"/>
      <w:marLeft w:val="0"/>
      <w:marRight w:val="0"/>
      <w:marTop w:val="0"/>
      <w:marBottom w:val="0"/>
      <w:divBdr>
        <w:top w:val="none" w:sz="0" w:space="0" w:color="auto"/>
        <w:left w:val="none" w:sz="0" w:space="0" w:color="auto"/>
        <w:bottom w:val="none" w:sz="0" w:space="0" w:color="auto"/>
        <w:right w:val="none" w:sz="0" w:space="0" w:color="auto"/>
      </w:divBdr>
    </w:div>
    <w:div w:id="1954746171">
      <w:bodyDiv w:val="1"/>
      <w:marLeft w:val="0"/>
      <w:marRight w:val="0"/>
      <w:marTop w:val="0"/>
      <w:marBottom w:val="0"/>
      <w:divBdr>
        <w:top w:val="none" w:sz="0" w:space="0" w:color="auto"/>
        <w:left w:val="none" w:sz="0" w:space="0" w:color="auto"/>
        <w:bottom w:val="none" w:sz="0" w:space="0" w:color="auto"/>
        <w:right w:val="none" w:sz="0" w:space="0" w:color="auto"/>
      </w:divBdr>
    </w:div>
    <w:div w:id="1954818894">
      <w:bodyDiv w:val="1"/>
      <w:marLeft w:val="0"/>
      <w:marRight w:val="0"/>
      <w:marTop w:val="0"/>
      <w:marBottom w:val="0"/>
      <w:divBdr>
        <w:top w:val="none" w:sz="0" w:space="0" w:color="auto"/>
        <w:left w:val="none" w:sz="0" w:space="0" w:color="auto"/>
        <w:bottom w:val="none" w:sz="0" w:space="0" w:color="auto"/>
        <w:right w:val="none" w:sz="0" w:space="0" w:color="auto"/>
      </w:divBdr>
    </w:div>
    <w:div w:id="1955019191">
      <w:bodyDiv w:val="1"/>
      <w:marLeft w:val="0"/>
      <w:marRight w:val="0"/>
      <w:marTop w:val="0"/>
      <w:marBottom w:val="0"/>
      <w:divBdr>
        <w:top w:val="none" w:sz="0" w:space="0" w:color="auto"/>
        <w:left w:val="none" w:sz="0" w:space="0" w:color="auto"/>
        <w:bottom w:val="none" w:sz="0" w:space="0" w:color="auto"/>
        <w:right w:val="none" w:sz="0" w:space="0" w:color="auto"/>
      </w:divBdr>
    </w:div>
    <w:div w:id="1955206247">
      <w:bodyDiv w:val="1"/>
      <w:marLeft w:val="0"/>
      <w:marRight w:val="0"/>
      <w:marTop w:val="0"/>
      <w:marBottom w:val="0"/>
      <w:divBdr>
        <w:top w:val="none" w:sz="0" w:space="0" w:color="auto"/>
        <w:left w:val="none" w:sz="0" w:space="0" w:color="auto"/>
        <w:bottom w:val="none" w:sz="0" w:space="0" w:color="auto"/>
        <w:right w:val="none" w:sz="0" w:space="0" w:color="auto"/>
      </w:divBdr>
    </w:div>
    <w:div w:id="1955818413">
      <w:bodyDiv w:val="1"/>
      <w:marLeft w:val="0"/>
      <w:marRight w:val="0"/>
      <w:marTop w:val="0"/>
      <w:marBottom w:val="0"/>
      <w:divBdr>
        <w:top w:val="none" w:sz="0" w:space="0" w:color="auto"/>
        <w:left w:val="none" w:sz="0" w:space="0" w:color="auto"/>
        <w:bottom w:val="none" w:sz="0" w:space="0" w:color="auto"/>
        <w:right w:val="none" w:sz="0" w:space="0" w:color="auto"/>
      </w:divBdr>
    </w:div>
    <w:div w:id="1955867273">
      <w:bodyDiv w:val="1"/>
      <w:marLeft w:val="0"/>
      <w:marRight w:val="0"/>
      <w:marTop w:val="0"/>
      <w:marBottom w:val="0"/>
      <w:divBdr>
        <w:top w:val="none" w:sz="0" w:space="0" w:color="auto"/>
        <w:left w:val="none" w:sz="0" w:space="0" w:color="auto"/>
        <w:bottom w:val="none" w:sz="0" w:space="0" w:color="auto"/>
        <w:right w:val="none" w:sz="0" w:space="0" w:color="auto"/>
      </w:divBdr>
    </w:div>
    <w:div w:id="1956905119">
      <w:bodyDiv w:val="1"/>
      <w:marLeft w:val="0"/>
      <w:marRight w:val="0"/>
      <w:marTop w:val="0"/>
      <w:marBottom w:val="0"/>
      <w:divBdr>
        <w:top w:val="none" w:sz="0" w:space="0" w:color="auto"/>
        <w:left w:val="none" w:sz="0" w:space="0" w:color="auto"/>
        <w:bottom w:val="none" w:sz="0" w:space="0" w:color="auto"/>
        <w:right w:val="none" w:sz="0" w:space="0" w:color="auto"/>
      </w:divBdr>
    </w:div>
    <w:div w:id="1958100157">
      <w:bodyDiv w:val="1"/>
      <w:marLeft w:val="0"/>
      <w:marRight w:val="0"/>
      <w:marTop w:val="0"/>
      <w:marBottom w:val="0"/>
      <w:divBdr>
        <w:top w:val="none" w:sz="0" w:space="0" w:color="auto"/>
        <w:left w:val="none" w:sz="0" w:space="0" w:color="auto"/>
        <w:bottom w:val="none" w:sz="0" w:space="0" w:color="auto"/>
        <w:right w:val="none" w:sz="0" w:space="0" w:color="auto"/>
      </w:divBdr>
    </w:div>
    <w:div w:id="1958372143">
      <w:bodyDiv w:val="1"/>
      <w:marLeft w:val="0"/>
      <w:marRight w:val="0"/>
      <w:marTop w:val="0"/>
      <w:marBottom w:val="0"/>
      <w:divBdr>
        <w:top w:val="none" w:sz="0" w:space="0" w:color="auto"/>
        <w:left w:val="none" w:sz="0" w:space="0" w:color="auto"/>
        <w:bottom w:val="none" w:sz="0" w:space="0" w:color="auto"/>
        <w:right w:val="none" w:sz="0" w:space="0" w:color="auto"/>
      </w:divBdr>
    </w:div>
    <w:div w:id="1958752632">
      <w:bodyDiv w:val="1"/>
      <w:marLeft w:val="0"/>
      <w:marRight w:val="0"/>
      <w:marTop w:val="0"/>
      <w:marBottom w:val="0"/>
      <w:divBdr>
        <w:top w:val="none" w:sz="0" w:space="0" w:color="auto"/>
        <w:left w:val="none" w:sz="0" w:space="0" w:color="auto"/>
        <w:bottom w:val="none" w:sz="0" w:space="0" w:color="auto"/>
        <w:right w:val="none" w:sz="0" w:space="0" w:color="auto"/>
      </w:divBdr>
    </w:div>
    <w:div w:id="1959068072">
      <w:bodyDiv w:val="1"/>
      <w:marLeft w:val="0"/>
      <w:marRight w:val="0"/>
      <w:marTop w:val="0"/>
      <w:marBottom w:val="0"/>
      <w:divBdr>
        <w:top w:val="none" w:sz="0" w:space="0" w:color="auto"/>
        <w:left w:val="none" w:sz="0" w:space="0" w:color="auto"/>
        <w:bottom w:val="none" w:sz="0" w:space="0" w:color="auto"/>
        <w:right w:val="none" w:sz="0" w:space="0" w:color="auto"/>
      </w:divBdr>
    </w:div>
    <w:div w:id="1959333366">
      <w:bodyDiv w:val="1"/>
      <w:marLeft w:val="0"/>
      <w:marRight w:val="0"/>
      <w:marTop w:val="0"/>
      <w:marBottom w:val="0"/>
      <w:divBdr>
        <w:top w:val="none" w:sz="0" w:space="0" w:color="auto"/>
        <w:left w:val="none" w:sz="0" w:space="0" w:color="auto"/>
        <w:bottom w:val="none" w:sz="0" w:space="0" w:color="auto"/>
        <w:right w:val="none" w:sz="0" w:space="0" w:color="auto"/>
      </w:divBdr>
    </w:div>
    <w:div w:id="1959485115">
      <w:bodyDiv w:val="1"/>
      <w:marLeft w:val="0"/>
      <w:marRight w:val="0"/>
      <w:marTop w:val="0"/>
      <w:marBottom w:val="0"/>
      <w:divBdr>
        <w:top w:val="none" w:sz="0" w:space="0" w:color="auto"/>
        <w:left w:val="none" w:sz="0" w:space="0" w:color="auto"/>
        <w:bottom w:val="none" w:sz="0" w:space="0" w:color="auto"/>
        <w:right w:val="none" w:sz="0" w:space="0" w:color="auto"/>
      </w:divBdr>
    </w:div>
    <w:div w:id="1959530099">
      <w:bodyDiv w:val="1"/>
      <w:marLeft w:val="0"/>
      <w:marRight w:val="0"/>
      <w:marTop w:val="0"/>
      <w:marBottom w:val="0"/>
      <w:divBdr>
        <w:top w:val="none" w:sz="0" w:space="0" w:color="auto"/>
        <w:left w:val="none" w:sz="0" w:space="0" w:color="auto"/>
        <w:bottom w:val="none" w:sz="0" w:space="0" w:color="auto"/>
        <w:right w:val="none" w:sz="0" w:space="0" w:color="auto"/>
      </w:divBdr>
    </w:div>
    <w:div w:id="1960069171">
      <w:bodyDiv w:val="1"/>
      <w:marLeft w:val="0"/>
      <w:marRight w:val="0"/>
      <w:marTop w:val="0"/>
      <w:marBottom w:val="0"/>
      <w:divBdr>
        <w:top w:val="none" w:sz="0" w:space="0" w:color="auto"/>
        <w:left w:val="none" w:sz="0" w:space="0" w:color="auto"/>
        <w:bottom w:val="none" w:sz="0" w:space="0" w:color="auto"/>
        <w:right w:val="none" w:sz="0" w:space="0" w:color="auto"/>
      </w:divBdr>
    </w:div>
    <w:div w:id="1960719185">
      <w:bodyDiv w:val="1"/>
      <w:marLeft w:val="0"/>
      <w:marRight w:val="0"/>
      <w:marTop w:val="0"/>
      <w:marBottom w:val="0"/>
      <w:divBdr>
        <w:top w:val="none" w:sz="0" w:space="0" w:color="auto"/>
        <w:left w:val="none" w:sz="0" w:space="0" w:color="auto"/>
        <w:bottom w:val="none" w:sz="0" w:space="0" w:color="auto"/>
        <w:right w:val="none" w:sz="0" w:space="0" w:color="auto"/>
      </w:divBdr>
    </w:div>
    <w:div w:id="1960986130">
      <w:bodyDiv w:val="1"/>
      <w:marLeft w:val="0"/>
      <w:marRight w:val="0"/>
      <w:marTop w:val="0"/>
      <w:marBottom w:val="0"/>
      <w:divBdr>
        <w:top w:val="none" w:sz="0" w:space="0" w:color="auto"/>
        <w:left w:val="none" w:sz="0" w:space="0" w:color="auto"/>
        <w:bottom w:val="none" w:sz="0" w:space="0" w:color="auto"/>
        <w:right w:val="none" w:sz="0" w:space="0" w:color="auto"/>
      </w:divBdr>
    </w:div>
    <w:div w:id="1961106213">
      <w:bodyDiv w:val="1"/>
      <w:marLeft w:val="0"/>
      <w:marRight w:val="0"/>
      <w:marTop w:val="0"/>
      <w:marBottom w:val="0"/>
      <w:divBdr>
        <w:top w:val="none" w:sz="0" w:space="0" w:color="auto"/>
        <w:left w:val="none" w:sz="0" w:space="0" w:color="auto"/>
        <w:bottom w:val="none" w:sz="0" w:space="0" w:color="auto"/>
        <w:right w:val="none" w:sz="0" w:space="0" w:color="auto"/>
      </w:divBdr>
    </w:div>
    <w:div w:id="1961572886">
      <w:bodyDiv w:val="1"/>
      <w:marLeft w:val="0"/>
      <w:marRight w:val="0"/>
      <w:marTop w:val="0"/>
      <w:marBottom w:val="0"/>
      <w:divBdr>
        <w:top w:val="none" w:sz="0" w:space="0" w:color="auto"/>
        <w:left w:val="none" w:sz="0" w:space="0" w:color="auto"/>
        <w:bottom w:val="none" w:sz="0" w:space="0" w:color="auto"/>
        <w:right w:val="none" w:sz="0" w:space="0" w:color="auto"/>
      </w:divBdr>
    </w:div>
    <w:div w:id="1963262038">
      <w:bodyDiv w:val="1"/>
      <w:marLeft w:val="0"/>
      <w:marRight w:val="0"/>
      <w:marTop w:val="0"/>
      <w:marBottom w:val="0"/>
      <w:divBdr>
        <w:top w:val="none" w:sz="0" w:space="0" w:color="auto"/>
        <w:left w:val="none" w:sz="0" w:space="0" w:color="auto"/>
        <w:bottom w:val="none" w:sz="0" w:space="0" w:color="auto"/>
        <w:right w:val="none" w:sz="0" w:space="0" w:color="auto"/>
      </w:divBdr>
    </w:div>
    <w:div w:id="1963725621">
      <w:bodyDiv w:val="1"/>
      <w:marLeft w:val="0"/>
      <w:marRight w:val="0"/>
      <w:marTop w:val="0"/>
      <w:marBottom w:val="0"/>
      <w:divBdr>
        <w:top w:val="none" w:sz="0" w:space="0" w:color="auto"/>
        <w:left w:val="none" w:sz="0" w:space="0" w:color="auto"/>
        <w:bottom w:val="none" w:sz="0" w:space="0" w:color="auto"/>
        <w:right w:val="none" w:sz="0" w:space="0" w:color="auto"/>
      </w:divBdr>
    </w:div>
    <w:div w:id="1964262850">
      <w:bodyDiv w:val="1"/>
      <w:marLeft w:val="0"/>
      <w:marRight w:val="0"/>
      <w:marTop w:val="0"/>
      <w:marBottom w:val="0"/>
      <w:divBdr>
        <w:top w:val="none" w:sz="0" w:space="0" w:color="auto"/>
        <w:left w:val="none" w:sz="0" w:space="0" w:color="auto"/>
        <w:bottom w:val="none" w:sz="0" w:space="0" w:color="auto"/>
        <w:right w:val="none" w:sz="0" w:space="0" w:color="auto"/>
      </w:divBdr>
    </w:div>
    <w:div w:id="1964573907">
      <w:bodyDiv w:val="1"/>
      <w:marLeft w:val="0"/>
      <w:marRight w:val="0"/>
      <w:marTop w:val="0"/>
      <w:marBottom w:val="0"/>
      <w:divBdr>
        <w:top w:val="none" w:sz="0" w:space="0" w:color="auto"/>
        <w:left w:val="none" w:sz="0" w:space="0" w:color="auto"/>
        <w:bottom w:val="none" w:sz="0" w:space="0" w:color="auto"/>
        <w:right w:val="none" w:sz="0" w:space="0" w:color="auto"/>
      </w:divBdr>
    </w:div>
    <w:div w:id="1965424972">
      <w:bodyDiv w:val="1"/>
      <w:marLeft w:val="0"/>
      <w:marRight w:val="0"/>
      <w:marTop w:val="0"/>
      <w:marBottom w:val="0"/>
      <w:divBdr>
        <w:top w:val="none" w:sz="0" w:space="0" w:color="auto"/>
        <w:left w:val="none" w:sz="0" w:space="0" w:color="auto"/>
        <w:bottom w:val="none" w:sz="0" w:space="0" w:color="auto"/>
        <w:right w:val="none" w:sz="0" w:space="0" w:color="auto"/>
      </w:divBdr>
    </w:div>
    <w:div w:id="1965497502">
      <w:bodyDiv w:val="1"/>
      <w:marLeft w:val="0"/>
      <w:marRight w:val="0"/>
      <w:marTop w:val="0"/>
      <w:marBottom w:val="0"/>
      <w:divBdr>
        <w:top w:val="none" w:sz="0" w:space="0" w:color="auto"/>
        <w:left w:val="none" w:sz="0" w:space="0" w:color="auto"/>
        <w:bottom w:val="none" w:sz="0" w:space="0" w:color="auto"/>
        <w:right w:val="none" w:sz="0" w:space="0" w:color="auto"/>
      </w:divBdr>
    </w:div>
    <w:div w:id="1965697533">
      <w:bodyDiv w:val="1"/>
      <w:marLeft w:val="0"/>
      <w:marRight w:val="0"/>
      <w:marTop w:val="0"/>
      <w:marBottom w:val="0"/>
      <w:divBdr>
        <w:top w:val="none" w:sz="0" w:space="0" w:color="auto"/>
        <w:left w:val="none" w:sz="0" w:space="0" w:color="auto"/>
        <w:bottom w:val="none" w:sz="0" w:space="0" w:color="auto"/>
        <w:right w:val="none" w:sz="0" w:space="0" w:color="auto"/>
      </w:divBdr>
    </w:div>
    <w:div w:id="1965772269">
      <w:bodyDiv w:val="1"/>
      <w:marLeft w:val="0"/>
      <w:marRight w:val="0"/>
      <w:marTop w:val="0"/>
      <w:marBottom w:val="0"/>
      <w:divBdr>
        <w:top w:val="none" w:sz="0" w:space="0" w:color="auto"/>
        <w:left w:val="none" w:sz="0" w:space="0" w:color="auto"/>
        <w:bottom w:val="none" w:sz="0" w:space="0" w:color="auto"/>
        <w:right w:val="none" w:sz="0" w:space="0" w:color="auto"/>
      </w:divBdr>
    </w:div>
    <w:div w:id="1966231196">
      <w:bodyDiv w:val="1"/>
      <w:marLeft w:val="0"/>
      <w:marRight w:val="0"/>
      <w:marTop w:val="0"/>
      <w:marBottom w:val="0"/>
      <w:divBdr>
        <w:top w:val="none" w:sz="0" w:space="0" w:color="auto"/>
        <w:left w:val="none" w:sz="0" w:space="0" w:color="auto"/>
        <w:bottom w:val="none" w:sz="0" w:space="0" w:color="auto"/>
        <w:right w:val="none" w:sz="0" w:space="0" w:color="auto"/>
      </w:divBdr>
    </w:div>
    <w:div w:id="1967196972">
      <w:bodyDiv w:val="1"/>
      <w:marLeft w:val="0"/>
      <w:marRight w:val="0"/>
      <w:marTop w:val="0"/>
      <w:marBottom w:val="0"/>
      <w:divBdr>
        <w:top w:val="none" w:sz="0" w:space="0" w:color="auto"/>
        <w:left w:val="none" w:sz="0" w:space="0" w:color="auto"/>
        <w:bottom w:val="none" w:sz="0" w:space="0" w:color="auto"/>
        <w:right w:val="none" w:sz="0" w:space="0" w:color="auto"/>
      </w:divBdr>
    </w:div>
    <w:div w:id="1967200730">
      <w:bodyDiv w:val="1"/>
      <w:marLeft w:val="0"/>
      <w:marRight w:val="0"/>
      <w:marTop w:val="0"/>
      <w:marBottom w:val="0"/>
      <w:divBdr>
        <w:top w:val="none" w:sz="0" w:space="0" w:color="auto"/>
        <w:left w:val="none" w:sz="0" w:space="0" w:color="auto"/>
        <w:bottom w:val="none" w:sz="0" w:space="0" w:color="auto"/>
        <w:right w:val="none" w:sz="0" w:space="0" w:color="auto"/>
      </w:divBdr>
    </w:div>
    <w:div w:id="1967542829">
      <w:bodyDiv w:val="1"/>
      <w:marLeft w:val="0"/>
      <w:marRight w:val="0"/>
      <w:marTop w:val="0"/>
      <w:marBottom w:val="0"/>
      <w:divBdr>
        <w:top w:val="none" w:sz="0" w:space="0" w:color="auto"/>
        <w:left w:val="none" w:sz="0" w:space="0" w:color="auto"/>
        <w:bottom w:val="none" w:sz="0" w:space="0" w:color="auto"/>
        <w:right w:val="none" w:sz="0" w:space="0" w:color="auto"/>
      </w:divBdr>
    </w:div>
    <w:div w:id="1968004030">
      <w:bodyDiv w:val="1"/>
      <w:marLeft w:val="0"/>
      <w:marRight w:val="0"/>
      <w:marTop w:val="0"/>
      <w:marBottom w:val="0"/>
      <w:divBdr>
        <w:top w:val="none" w:sz="0" w:space="0" w:color="auto"/>
        <w:left w:val="none" w:sz="0" w:space="0" w:color="auto"/>
        <w:bottom w:val="none" w:sz="0" w:space="0" w:color="auto"/>
        <w:right w:val="none" w:sz="0" w:space="0" w:color="auto"/>
      </w:divBdr>
    </w:div>
    <w:div w:id="1968243256">
      <w:bodyDiv w:val="1"/>
      <w:marLeft w:val="0"/>
      <w:marRight w:val="0"/>
      <w:marTop w:val="0"/>
      <w:marBottom w:val="0"/>
      <w:divBdr>
        <w:top w:val="none" w:sz="0" w:space="0" w:color="auto"/>
        <w:left w:val="none" w:sz="0" w:space="0" w:color="auto"/>
        <w:bottom w:val="none" w:sz="0" w:space="0" w:color="auto"/>
        <w:right w:val="none" w:sz="0" w:space="0" w:color="auto"/>
      </w:divBdr>
    </w:div>
    <w:div w:id="1968272601">
      <w:bodyDiv w:val="1"/>
      <w:marLeft w:val="0"/>
      <w:marRight w:val="0"/>
      <w:marTop w:val="0"/>
      <w:marBottom w:val="0"/>
      <w:divBdr>
        <w:top w:val="none" w:sz="0" w:space="0" w:color="auto"/>
        <w:left w:val="none" w:sz="0" w:space="0" w:color="auto"/>
        <w:bottom w:val="none" w:sz="0" w:space="0" w:color="auto"/>
        <w:right w:val="none" w:sz="0" w:space="0" w:color="auto"/>
      </w:divBdr>
    </w:div>
    <w:div w:id="1968733271">
      <w:bodyDiv w:val="1"/>
      <w:marLeft w:val="0"/>
      <w:marRight w:val="0"/>
      <w:marTop w:val="0"/>
      <w:marBottom w:val="0"/>
      <w:divBdr>
        <w:top w:val="none" w:sz="0" w:space="0" w:color="auto"/>
        <w:left w:val="none" w:sz="0" w:space="0" w:color="auto"/>
        <w:bottom w:val="none" w:sz="0" w:space="0" w:color="auto"/>
        <w:right w:val="none" w:sz="0" w:space="0" w:color="auto"/>
      </w:divBdr>
    </w:div>
    <w:div w:id="1969701530">
      <w:bodyDiv w:val="1"/>
      <w:marLeft w:val="0"/>
      <w:marRight w:val="0"/>
      <w:marTop w:val="0"/>
      <w:marBottom w:val="0"/>
      <w:divBdr>
        <w:top w:val="none" w:sz="0" w:space="0" w:color="auto"/>
        <w:left w:val="none" w:sz="0" w:space="0" w:color="auto"/>
        <w:bottom w:val="none" w:sz="0" w:space="0" w:color="auto"/>
        <w:right w:val="none" w:sz="0" w:space="0" w:color="auto"/>
      </w:divBdr>
    </w:div>
    <w:div w:id="1970160706">
      <w:bodyDiv w:val="1"/>
      <w:marLeft w:val="0"/>
      <w:marRight w:val="0"/>
      <w:marTop w:val="0"/>
      <w:marBottom w:val="0"/>
      <w:divBdr>
        <w:top w:val="none" w:sz="0" w:space="0" w:color="auto"/>
        <w:left w:val="none" w:sz="0" w:space="0" w:color="auto"/>
        <w:bottom w:val="none" w:sz="0" w:space="0" w:color="auto"/>
        <w:right w:val="none" w:sz="0" w:space="0" w:color="auto"/>
      </w:divBdr>
    </w:div>
    <w:div w:id="1970357869">
      <w:bodyDiv w:val="1"/>
      <w:marLeft w:val="0"/>
      <w:marRight w:val="0"/>
      <w:marTop w:val="0"/>
      <w:marBottom w:val="0"/>
      <w:divBdr>
        <w:top w:val="none" w:sz="0" w:space="0" w:color="auto"/>
        <w:left w:val="none" w:sz="0" w:space="0" w:color="auto"/>
        <w:bottom w:val="none" w:sz="0" w:space="0" w:color="auto"/>
        <w:right w:val="none" w:sz="0" w:space="0" w:color="auto"/>
      </w:divBdr>
    </w:div>
    <w:div w:id="1970545041">
      <w:bodyDiv w:val="1"/>
      <w:marLeft w:val="0"/>
      <w:marRight w:val="0"/>
      <w:marTop w:val="0"/>
      <w:marBottom w:val="0"/>
      <w:divBdr>
        <w:top w:val="none" w:sz="0" w:space="0" w:color="auto"/>
        <w:left w:val="none" w:sz="0" w:space="0" w:color="auto"/>
        <w:bottom w:val="none" w:sz="0" w:space="0" w:color="auto"/>
        <w:right w:val="none" w:sz="0" w:space="0" w:color="auto"/>
      </w:divBdr>
    </w:div>
    <w:div w:id="1970668559">
      <w:bodyDiv w:val="1"/>
      <w:marLeft w:val="0"/>
      <w:marRight w:val="0"/>
      <w:marTop w:val="0"/>
      <w:marBottom w:val="0"/>
      <w:divBdr>
        <w:top w:val="none" w:sz="0" w:space="0" w:color="auto"/>
        <w:left w:val="none" w:sz="0" w:space="0" w:color="auto"/>
        <w:bottom w:val="none" w:sz="0" w:space="0" w:color="auto"/>
        <w:right w:val="none" w:sz="0" w:space="0" w:color="auto"/>
      </w:divBdr>
    </w:div>
    <w:div w:id="1970816638">
      <w:bodyDiv w:val="1"/>
      <w:marLeft w:val="0"/>
      <w:marRight w:val="0"/>
      <w:marTop w:val="0"/>
      <w:marBottom w:val="0"/>
      <w:divBdr>
        <w:top w:val="none" w:sz="0" w:space="0" w:color="auto"/>
        <w:left w:val="none" w:sz="0" w:space="0" w:color="auto"/>
        <w:bottom w:val="none" w:sz="0" w:space="0" w:color="auto"/>
        <w:right w:val="none" w:sz="0" w:space="0" w:color="auto"/>
      </w:divBdr>
    </w:div>
    <w:div w:id="1971158438">
      <w:bodyDiv w:val="1"/>
      <w:marLeft w:val="0"/>
      <w:marRight w:val="0"/>
      <w:marTop w:val="0"/>
      <w:marBottom w:val="0"/>
      <w:divBdr>
        <w:top w:val="none" w:sz="0" w:space="0" w:color="auto"/>
        <w:left w:val="none" w:sz="0" w:space="0" w:color="auto"/>
        <w:bottom w:val="none" w:sz="0" w:space="0" w:color="auto"/>
        <w:right w:val="none" w:sz="0" w:space="0" w:color="auto"/>
      </w:divBdr>
    </w:div>
    <w:div w:id="1971476261">
      <w:bodyDiv w:val="1"/>
      <w:marLeft w:val="0"/>
      <w:marRight w:val="0"/>
      <w:marTop w:val="0"/>
      <w:marBottom w:val="0"/>
      <w:divBdr>
        <w:top w:val="none" w:sz="0" w:space="0" w:color="auto"/>
        <w:left w:val="none" w:sz="0" w:space="0" w:color="auto"/>
        <w:bottom w:val="none" w:sz="0" w:space="0" w:color="auto"/>
        <w:right w:val="none" w:sz="0" w:space="0" w:color="auto"/>
      </w:divBdr>
    </w:div>
    <w:div w:id="1971982153">
      <w:bodyDiv w:val="1"/>
      <w:marLeft w:val="0"/>
      <w:marRight w:val="0"/>
      <w:marTop w:val="0"/>
      <w:marBottom w:val="0"/>
      <w:divBdr>
        <w:top w:val="none" w:sz="0" w:space="0" w:color="auto"/>
        <w:left w:val="none" w:sz="0" w:space="0" w:color="auto"/>
        <w:bottom w:val="none" w:sz="0" w:space="0" w:color="auto"/>
        <w:right w:val="none" w:sz="0" w:space="0" w:color="auto"/>
      </w:divBdr>
    </w:div>
    <w:div w:id="1973052433">
      <w:bodyDiv w:val="1"/>
      <w:marLeft w:val="0"/>
      <w:marRight w:val="0"/>
      <w:marTop w:val="0"/>
      <w:marBottom w:val="0"/>
      <w:divBdr>
        <w:top w:val="none" w:sz="0" w:space="0" w:color="auto"/>
        <w:left w:val="none" w:sz="0" w:space="0" w:color="auto"/>
        <w:bottom w:val="none" w:sz="0" w:space="0" w:color="auto"/>
        <w:right w:val="none" w:sz="0" w:space="0" w:color="auto"/>
      </w:divBdr>
    </w:div>
    <w:div w:id="1974601109">
      <w:bodyDiv w:val="1"/>
      <w:marLeft w:val="0"/>
      <w:marRight w:val="0"/>
      <w:marTop w:val="0"/>
      <w:marBottom w:val="0"/>
      <w:divBdr>
        <w:top w:val="none" w:sz="0" w:space="0" w:color="auto"/>
        <w:left w:val="none" w:sz="0" w:space="0" w:color="auto"/>
        <w:bottom w:val="none" w:sz="0" w:space="0" w:color="auto"/>
        <w:right w:val="none" w:sz="0" w:space="0" w:color="auto"/>
      </w:divBdr>
    </w:div>
    <w:div w:id="1974864019">
      <w:bodyDiv w:val="1"/>
      <w:marLeft w:val="0"/>
      <w:marRight w:val="0"/>
      <w:marTop w:val="0"/>
      <w:marBottom w:val="0"/>
      <w:divBdr>
        <w:top w:val="none" w:sz="0" w:space="0" w:color="auto"/>
        <w:left w:val="none" w:sz="0" w:space="0" w:color="auto"/>
        <w:bottom w:val="none" w:sz="0" w:space="0" w:color="auto"/>
        <w:right w:val="none" w:sz="0" w:space="0" w:color="auto"/>
      </w:divBdr>
    </w:div>
    <w:div w:id="1975989121">
      <w:bodyDiv w:val="1"/>
      <w:marLeft w:val="0"/>
      <w:marRight w:val="0"/>
      <w:marTop w:val="0"/>
      <w:marBottom w:val="0"/>
      <w:divBdr>
        <w:top w:val="none" w:sz="0" w:space="0" w:color="auto"/>
        <w:left w:val="none" w:sz="0" w:space="0" w:color="auto"/>
        <w:bottom w:val="none" w:sz="0" w:space="0" w:color="auto"/>
        <w:right w:val="none" w:sz="0" w:space="0" w:color="auto"/>
      </w:divBdr>
    </w:div>
    <w:div w:id="1976445833">
      <w:bodyDiv w:val="1"/>
      <w:marLeft w:val="0"/>
      <w:marRight w:val="0"/>
      <w:marTop w:val="0"/>
      <w:marBottom w:val="0"/>
      <w:divBdr>
        <w:top w:val="none" w:sz="0" w:space="0" w:color="auto"/>
        <w:left w:val="none" w:sz="0" w:space="0" w:color="auto"/>
        <w:bottom w:val="none" w:sz="0" w:space="0" w:color="auto"/>
        <w:right w:val="none" w:sz="0" w:space="0" w:color="auto"/>
      </w:divBdr>
    </w:div>
    <w:div w:id="1977294327">
      <w:bodyDiv w:val="1"/>
      <w:marLeft w:val="0"/>
      <w:marRight w:val="0"/>
      <w:marTop w:val="0"/>
      <w:marBottom w:val="0"/>
      <w:divBdr>
        <w:top w:val="none" w:sz="0" w:space="0" w:color="auto"/>
        <w:left w:val="none" w:sz="0" w:space="0" w:color="auto"/>
        <w:bottom w:val="none" w:sz="0" w:space="0" w:color="auto"/>
        <w:right w:val="none" w:sz="0" w:space="0" w:color="auto"/>
      </w:divBdr>
    </w:div>
    <w:div w:id="1977486329">
      <w:bodyDiv w:val="1"/>
      <w:marLeft w:val="0"/>
      <w:marRight w:val="0"/>
      <w:marTop w:val="0"/>
      <w:marBottom w:val="0"/>
      <w:divBdr>
        <w:top w:val="none" w:sz="0" w:space="0" w:color="auto"/>
        <w:left w:val="none" w:sz="0" w:space="0" w:color="auto"/>
        <w:bottom w:val="none" w:sz="0" w:space="0" w:color="auto"/>
        <w:right w:val="none" w:sz="0" w:space="0" w:color="auto"/>
      </w:divBdr>
    </w:div>
    <w:div w:id="1978952519">
      <w:bodyDiv w:val="1"/>
      <w:marLeft w:val="0"/>
      <w:marRight w:val="0"/>
      <w:marTop w:val="0"/>
      <w:marBottom w:val="0"/>
      <w:divBdr>
        <w:top w:val="none" w:sz="0" w:space="0" w:color="auto"/>
        <w:left w:val="none" w:sz="0" w:space="0" w:color="auto"/>
        <w:bottom w:val="none" w:sz="0" w:space="0" w:color="auto"/>
        <w:right w:val="none" w:sz="0" w:space="0" w:color="auto"/>
      </w:divBdr>
    </w:div>
    <w:div w:id="1979141242">
      <w:bodyDiv w:val="1"/>
      <w:marLeft w:val="0"/>
      <w:marRight w:val="0"/>
      <w:marTop w:val="0"/>
      <w:marBottom w:val="0"/>
      <w:divBdr>
        <w:top w:val="none" w:sz="0" w:space="0" w:color="auto"/>
        <w:left w:val="none" w:sz="0" w:space="0" w:color="auto"/>
        <w:bottom w:val="none" w:sz="0" w:space="0" w:color="auto"/>
        <w:right w:val="none" w:sz="0" w:space="0" w:color="auto"/>
      </w:divBdr>
    </w:div>
    <w:div w:id="1979531690">
      <w:bodyDiv w:val="1"/>
      <w:marLeft w:val="0"/>
      <w:marRight w:val="0"/>
      <w:marTop w:val="0"/>
      <w:marBottom w:val="0"/>
      <w:divBdr>
        <w:top w:val="none" w:sz="0" w:space="0" w:color="auto"/>
        <w:left w:val="none" w:sz="0" w:space="0" w:color="auto"/>
        <w:bottom w:val="none" w:sz="0" w:space="0" w:color="auto"/>
        <w:right w:val="none" w:sz="0" w:space="0" w:color="auto"/>
      </w:divBdr>
    </w:div>
    <w:div w:id="1979645990">
      <w:bodyDiv w:val="1"/>
      <w:marLeft w:val="0"/>
      <w:marRight w:val="0"/>
      <w:marTop w:val="0"/>
      <w:marBottom w:val="0"/>
      <w:divBdr>
        <w:top w:val="none" w:sz="0" w:space="0" w:color="auto"/>
        <w:left w:val="none" w:sz="0" w:space="0" w:color="auto"/>
        <w:bottom w:val="none" w:sz="0" w:space="0" w:color="auto"/>
        <w:right w:val="none" w:sz="0" w:space="0" w:color="auto"/>
      </w:divBdr>
    </w:div>
    <w:div w:id="1979844413">
      <w:bodyDiv w:val="1"/>
      <w:marLeft w:val="0"/>
      <w:marRight w:val="0"/>
      <w:marTop w:val="0"/>
      <w:marBottom w:val="0"/>
      <w:divBdr>
        <w:top w:val="none" w:sz="0" w:space="0" w:color="auto"/>
        <w:left w:val="none" w:sz="0" w:space="0" w:color="auto"/>
        <w:bottom w:val="none" w:sz="0" w:space="0" w:color="auto"/>
        <w:right w:val="none" w:sz="0" w:space="0" w:color="auto"/>
      </w:divBdr>
    </w:div>
    <w:div w:id="1980770194">
      <w:bodyDiv w:val="1"/>
      <w:marLeft w:val="0"/>
      <w:marRight w:val="0"/>
      <w:marTop w:val="0"/>
      <w:marBottom w:val="0"/>
      <w:divBdr>
        <w:top w:val="none" w:sz="0" w:space="0" w:color="auto"/>
        <w:left w:val="none" w:sz="0" w:space="0" w:color="auto"/>
        <w:bottom w:val="none" w:sz="0" w:space="0" w:color="auto"/>
        <w:right w:val="none" w:sz="0" w:space="0" w:color="auto"/>
      </w:divBdr>
    </w:div>
    <w:div w:id="1981416818">
      <w:bodyDiv w:val="1"/>
      <w:marLeft w:val="0"/>
      <w:marRight w:val="0"/>
      <w:marTop w:val="0"/>
      <w:marBottom w:val="0"/>
      <w:divBdr>
        <w:top w:val="none" w:sz="0" w:space="0" w:color="auto"/>
        <w:left w:val="none" w:sz="0" w:space="0" w:color="auto"/>
        <w:bottom w:val="none" w:sz="0" w:space="0" w:color="auto"/>
        <w:right w:val="none" w:sz="0" w:space="0" w:color="auto"/>
      </w:divBdr>
    </w:div>
    <w:div w:id="1981684643">
      <w:bodyDiv w:val="1"/>
      <w:marLeft w:val="0"/>
      <w:marRight w:val="0"/>
      <w:marTop w:val="0"/>
      <w:marBottom w:val="0"/>
      <w:divBdr>
        <w:top w:val="none" w:sz="0" w:space="0" w:color="auto"/>
        <w:left w:val="none" w:sz="0" w:space="0" w:color="auto"/>
        <w:bottom w:val="none" w:sz="0" w:space="0" w:color="auto"/>
        <w:right w:val="none" w:sz="0" w:space="0" w:color="auto"/>
      </w:divBdr>
    </w:div>
    <w:div w:id="1982491610">
      <w:bodyDiv w:val="1"/>
      <w:marLeft w:val="0"/>
      <w:marRight w:val="0"/>
      <w:marTop w:val="0"/>
      <w:marBottom w:val="0"/>
      <w:divBdr>
        <w:top w:val="none" w:sz="0" w:space="0" w:color="auto"/>
        <w:left w:val="none" w:sz="0" w:space="0" w:color="auto"/>
        <w:bottom w:val="none" w:sz="0" w:space="0" w:color="auto"/>
        <w:right w:val="none" w:sz="0" w:space="0" w:color="auto"/>
      </w:divBdr>
    </w:div>
    <w:div w:id="1983534013">
      <w:bodyDiv w:val="1"/>
      <w:marLeft w:val="0"/>
      <w:marRight w:val="0"/>
      <w:marTop w:val="0"/>
      <w:marBottom w:val="0"/>
      <w:divBdr>
        <w:top w:val="none" w:sz="0" w:space="0" w:color="auto"/>
        <w:left w:val="none" w:sz="0" w:space="0" w:color="auto"/>
        <w:bottom w:val="none" w:sz="0" w:space="0" w:color="auto"/>
        <w:right w:val="none" w:sz="0" w:space="0" w:color="auto"/>
      </w:divBdr>
    </w:div>
    <w:div w:id="1984848106">
      <w:bodyDiv w:val="1"/>
      <w:marLeft w:val="0"/>
      <w:marRight w:val="0"/>
      <w:marTop w:val="0"/>
      <w:marBottom w:val="0"/>
      <w:divBdr>
        <w:top w:val="none" w:sz="0" w:space="0" w:color="auto"/>
        <w:left w:val="none" w:sz="0" w:space="0" w:color="auto"/>
        <w:bottom w:val="none" w:sz="0" w:space="0" w:color="auto"/>
        <w:right w:val="none" w:sz="0" w:space="0" w:color="auto"/>
      </w:divBdr>
    </w:div>
    <w:div w:id="1985112156">
      <w:bodyDiv w:val="1"/>
      <w:marLeft w:val="0"/>
      <w:marRight w:val="0"/>
      <w:marTop w:val="0"/>
      <w:marBottom w:val="0"/>
      <w:divBdr>
        <w:top w:val="none" w:sz="0" w:space="0" w:color="auto"/>
        <w:left w:val="none" w:sz="0" w:space="0" w:color="auto"/>
        <w:bottom w:val="none" w:sz="0" w:space="0" w:color="auto"/>
        <w:right w:val="none" w:sz="0" w:space="0" w:color="auto"/>
      </w:divBdr>
    </w:div>
    <w:div w:id="1985229635">
      <w:bodyDiv w:val="1"/>
      <w:marLeft w:val="0"/>
      <w:marRight w:val="0"/>
      <w:marTop w:val="0"/>
      <w:marBottom w:val="0"/>
      <w:divBdr>
        <w:top w:val="none" w:sz="0" w:space="0" w:color="auto"/>
        <w:left w:val="none" w:sz="0" w:space="0" w:color="auto"/>
        <w:bottom w:val="none" w:sz="0" w:space="0" w:color="auto"/>
        <w:right w:val="none" w:sz="0" w:space="0" w:color="auto"/>
      </w:divBdr>
    </w:div>
    <w:div w:id="1985507439">
      <w:bodyDiv w:val="1"/>
      <w:marLeft w:val="0"/>
      <w:marRight w:val="0"/>
      <w:marTop w:val="0"/>
      <w:marBottom w:val="0"/>
      <w:divBdr>
        <w:top w:val="none" w:sz="0" w:space="0" w:color="auto"/>
        <w:left w:val="none" w:sz="0" w:space="0" w:color="auto"/>
        <w:bottom w:val="none" w:sz="0" w:space="0" w:color="auto"/>
        <w:right w:val="none" w:sz="0" w:space="0" w:color="auto"/>
      </w:divBdr>
    </w:div>
    <w:div w:id="1985624348">
      <w:bodyDiv w:val="1"/>
      <w:marLeft w:val="0"/>
      <w:marRight w:val="0"/>
      <w:marTop w:val="0"/>
      <w:marBottom w:val="0"/>
      <w:divBdr>
        <w:top w:val="none" w:sz="0" w:space="0" w:color="auto"/>
        <w:left w:val="none" w:sz="0" w:space="0" w:color="auto"/>
        <w:bottom w:val="none" w:sz="0" w:space="0" w:color="auto"/>
        <w:right w:val="none" w:sz="0" w:space="0" w:color="auto"/>
      </w:divBdr>
    </w:div>
    <w:div w:id="1985894029">
      <w:bodyDiv w:val="1"/>
      <w:marLeft w:val="0"/>
      <w:marRight w:val="0"/>
      <w:marTop w:val="0"/>
      <w:marBottom w:val="0"/>
      <w:divBdr>
        <w:top w:val="none" w:sz="0" w:space="0" w:color="auto"/>
        <w:left w:val="none" w:sz="0" w:space="0" w:color="auto"/>
        <w:bottom w:val="none" w:sz="0" w:space="0" w:color="auto"/>
        <w:right w:val="none" w:sz="0" w:space="0" w:color="auto"/>
      </w:divBdr>
    </w:div>
    <w:div w:id="1986202786">
      <w:bodyDiv w:val="1"/>
      <w:marLeft w:val="0"/>
      <w:marRight w:val="0"/>
      <w:marTop w:val="0"/>
      <w:marBottom w:val="0"/>
      <w:divBdr>
        <w:top w:val="none" w:sz="0" w:space="0" w:color="auto"/>
        <w:left w:val="none" w:sz="0" w:space="0" w:color="auto"/>
        <w:bottom w:val="none" w:sz="0" w:space="0" w:color="auto"/>
        <w:right w:val="none" w:sz="0" w:space="0" w:color="auto"/>
      </w:divBdr>
    </w:div>
    <w:div w:id="1986350672">
      <w:bodyDiv w:val="1"/>
      <w:marLeft w:val="0"/>
      <w:marRight w:val="0"/>
      <w:marTop w:val="0"/>
      <w:marBottom w:val="0"/>
      <w:divBdr>
        <w:top w:val="none" w:sz="0" w:space="0" w:color="auto"/>
        <w:left w:val="none" w:sz="0" w:space="0" w:color="auto"/>
        <w:bottom w:val="none" w:sz="0" w:space="0" w:color="auto"/>
        <w:right w:val="none" w:sz="0" w:space="0" w:color="auto"/>
      </w:divBdr>
    </w:div>
    <w:div w:id="1986543017">
      <w:bodyDiv w:val="1"/>
      <w:marLeft w:val="0"/>
      <w:marRight w:val="0"/>
      <w:marTop w:val="0"/>
      <w:marBottom w:val="0"/>
      <w:divBdr>
        <w:top w:val="none" w:sz="0" w:space="0" w:color="auto"/>
        <w:left w:val="none" w:sz="0" w:space="0" w:color="auto"/>
        <w:bottom w:val="none" w:sz="0" w:space="0" w:color="auto"/>
        <w:right w:val="none" w:sz="0" w:space="0" w:color="auto"/>
      </w:divBdr>
    </w:div>
    <w:div w:id="1986857183">
      <w:bodyDiv w:val="1"/>
      <w:marLeft w:val="0"/>
      <w:marRight w:val="0"/>
      <w:marTop w:val="0"/>
      <w:marBottom w:val="0"/>
      <w:divBdr>
        <w:top w:val="none" w:sz="0" w:space="0" w:color="auto"/>
        <w:left w:val="none" w:sz="0" w:space="0" w:color="auto"/>
        <w:bottom w:val="none" w:sz="0" w:space="0" w:color="auto"/>
        <w:right w:val="none" w:sz="0" w:space="0" w:color="auto"/>
      </w:divBdr>
    </w:div>
    <w:div w:id="1987393022">
      <w:bodyDiv w:val="1"/>
      <w:marLeft w:val="0"/>
      <w:marRight w:val="0"/>
      <w:marTop w:val="0"/>
      <w:marBottom w:val="0"/>
      <w:divBdr>
        <w:top w:val="none" w:sz="0" w:space="0" w:color="auto"/>
        <w:left w:val="none" w:sz="0" w:space="0" w:color="auto"/>
        <w:bottom w:val="none" w:sz="0" w:space="0" w:color="auto"/>
        <w:right w:val="none" w:sz="0" w:space="0" w:color="auto"/>
      </w:divBdr>
    </w:div>
    <w:div w:id="1987658377">
      <w:bodyDiv w:val="1"/>
      <w:marLeft w:val="0"/>
      <w:marRight w:val="0"/>
      <w:marTop w:val="0"/>
      <w:marBottom w:val="0"/>
      <w:divBdr>
        <w:top w:val="none" w:sz="0" w:space="0" w:color="auto"/>
        <w:left w:val="none" w:sz="0" w:space="0" w:color="auto"/>
        <w:bottom w:val="none" w:sz="0" w:space="0" w:color="auto"/>
        <w:right w:val="none" w:sz="0" w:space="0" w:color="auto"/>
      </w:divBdr>
    </w:div>
    <w:div w:id="1989166563">
      <w:bodyDiv w:val="1"/>
      <w:marLeft w:val="0"/>
      <w:marRight w:val="0"/>
      <w:marTop w:val="0"/>
      <w:marBottom w:val="0"/>
      <w:divBdr>
        <w:top w:val="none" w:sz="0" w:space="0" w:color="auto"/>
        <w:left w:val="none" w:sz="0" w:space="0" w:color="auto"/>
        <w:bottom w:val="none" w:sz="0" w:space="0" w:color="auto"/>
        <w:right w:val="none" w:sz="0" w:space="0" w:color="auto"/>
      </w:divBdr>
    </w:div>
    <w:div w:id="1989283295">
      <w:bodyDiv w:val="1"/>
      <w:marLeft w:val="0"/>
      <w:marRight w:val="0"/>
      <w:marTop w:val="0"/>
      <w:marBottom w:val="0"/>
      <w:divBdr>
        <w:top w:val="none" w:sz="0" w:space="0" w:color="auto"/>
        <w:left w:val="none" w:sz="0" w:space="0" w:color="auto"/>
        <w:bottom w:val="none" w:sz="0" w:space="0" w:color="auto"/>
        <w:right w:val="none" w:sz="0" w:space="0" w:color="auto"/>
      </w:divBdr>
    </w:div>
    <w:div w:id="1989705268">
      <w:bodyDiv w:val="1"/>
      <w:marLeft w:val="0"/>
      <w:marRight w:val="0"/>
      <w:marTop w:val="0"/>
      <w:marBottom w:val="0"/>
      <w:divBdr>
        <w:top w:val="none" w:sz="0" w:space="0" w:color="auto"/>
        <w:left w:val="none" w:sz="0" w:space="0" w:color="auto"/>
        <w:bottom w:val="none" w:sz="0" w:space="0" w:color="auto"/>
        <w:right w:val="none" w:sz="0" w:space="0" w:color="auto"/>
      </w:divBdr>
    </w:div>
    <w:div w:id="1990018591">
      <w:bodyDiv w:val="1"/>
      <w:marLeft w:val="0"/>
      <w:marRight w:val="0"/>
      <w:marTop w:val="0"/>
      <w:marBottom w:val="0"/>
      <w:divBdr>
        <w:top w:val="none" w:sz="0" w:space="0" w:color="auto"/>
        <w:left w:val="none" w:sz="0" w:space="0" w:color="auto"/>
        <w:bottom w:val="none" w:sz="0" w:space="0" w:color="auto"/>
        <w:right w:val="none" w:sz="0" w:space="0" w:color="auto"/>
      </w:divBdr>
    </w:div>
    <w:div w:id="1990086672">
      <w:bodyDiv w:val="1"/>
      <w:marLeft w:val="0"/>
      <w:marRight w:val="0"/>
      <w:marTop w:val="0"/>
      <w:marBottom w:val="0"/>
      <w:divBdr>
        <w:top w:val="none" w:sz="0" w:space="0" w:color="auto"/>
        <w:left w:val="none" w:sz="0" w:space="0" w:color="auto"/>
        <w:bottom w:val="none" w:sz="0" w:space="0" w:color="auto"/>
        <w:right w:val="none" w:sz="0" w:space="0" w:color="auto"/>
      </w:divBdr>
    </w:div>
    <w:div w:id="1990278887">
      <w:bodyDiv w:val="1"/>
      <w:marLeft w:val="0"/>
      <w:marRight w:val="0"/>
      <w:marTop w:val="0"/>
      <w:marBottom w:val="0"/>
      <w:divBdr>
        <w:top w:val="none" w:sz="0" w:space="0" w:color="auto"/>
        <w:left w:val="none" w:sz="0" w:space="0" w:color="auto"/>
        <w:bottom w:val="none" w:sz="0" w:space="0" w:color="auto"/>
        <w:right w:val="none" w:sz="0" w:space="0" w:color="auto"/>
      </w:divBdr>
    </w:div>
    <w:div w:id="1991708331">
      <w:bodyDiv w:val="1"/>
      <w:marLeft w:val="0"/>
      <w:marRight w:val="0"/>
      <w:marTop w:val="0"/>
      <w:marBottom w:val="0"/>
      <w:divBdr>
        <w:top w:val="none" w:sz="0" w:space="0" w:color="auto"/>
        <w:left w:val="none" w:sz="0" w:space="0" w:color="auto"/>
        <w:bottom w:val="none" w:sz="0" w:space="0" w:color="auto"/>
        <w:right w:val="none" w:sz="0" w:space="0" w:color="auto"/>
      </w:divBdr>
    </w:div>
    <w:div w:id="1992708777">
      <w:bodyDiv w:val="1"/>
      <w:marLeft w:val="0"/>
      <w:marRight w:val="0"/>
      <w:marTop w:val="0"/>
      <w:marBottom w:val="0"/>
      <w:divBdr>
        <w:top w:val="none" w:sz="0" w:space="0" w:color="auto"/>
        <w:left w:val="none" w:sz="0" w:space="0" w:color="auto"/>
        <w:bottom w:val="none" w:sz="0" w:space="0" w:color="auto"/>
        <w:right w:val="none" w:sz="0" w:space="0" w:color="auto"/>
      </w:divBdr>
    </w:div>
    <w:div w:id="1993681799">
      <w:bodyDiv w:val="1"/>
      <w:marLeft w:val="0"/>
      <w:marRight w:val="0"/>
      <w:marTop w:val="0"/>
      <w:marBottom w:val="0"/>
      <w:divBdr>
        <w:top w:val="none" w:sz="0" w:space="0" w:color="auto"/>
        <w:left w:val="none" w:sz="0" w:space="0" w:color="auto"/>
        <w:bottom w:val="none" w:sz="0" w:space="0" w:color="auto"/>
        <w:right w:val="none" w:sz="0" w:space="0" w:color="auto"/>
      </w:divBdr>
    </w:div>
    <w:div w:id="1993754987">
      <w:bodyDiv w:val="1"/>
      <w:marLeft w:val="0"/>
      <w:marRight w:val="0"/>
      <w:marTop w:val="0"/>
      <w:marBottom w:val="0"/>
      <w:divBdr>
        <w:top w:val="none" w:sz="0" w:space="0" w:color="auto"/>
        <w:left w:val="none" w:sz="0" w:space="0" w:color="auto"/>
        <w:bottom w:val="none" w:sz="0" w:space="0" w:color="auto"/>
        <w:right w:val="none" w:sz="0" w:space="0" w:color="auto"/>
      </w:divBdr>
    </w:div>
    <w:div w:id="1994335332">
      <w:bodyDiv w:val="1"/>
      <w:marLeft w:val="0"/>
      <w:marRight w:val="0"/>
      <w:marTop w:val="0"/>
      <w:marBottom w:val="0"/>
      <w:divBdr>
        <w:top w:val="none" w:sz="0" w:space="0" w:color="auto"/>
        <w:left w:val="none" w:sz="0" w:space="0" w:color="auto"/>
        <w:bottom w:val="none" w:sz="0" w:space="0" w:color="auto"/>
        <w:right w:val="none" w:sz="0" w:space="0" w:color="auto"/>
      </w:divBdr>
    </w:div>
    <w:div w:id="1994943648">
      <w:bodyDiv w:val="1"/>
      <w:marLeft w:val="0"/>
      <w:marRight w:val="0"/>
      <w:marTop w:val="0"/>
      <w:marBottom w:val="0"/>
      <w:divBdr>
        <w:top w:val="none" w:sz="0" w:space="0" w:color="auto"/>
        <w:left w:val="none" w:sz="0" w:space="0" w:color="auto"/>
        <w:bottom w:val="none" w:sz="0" w:space="0" w:color="auto"/>
        <w:right w:val="none" w:sz="0" w:space="0" w:color="auto"/>
      </w:divBdr>
    </w:div>
    <w:div w:id="1995376991">
      <w:bodyDiv w:val="1"/>
      <w:marLeft w:val="0"/>
      <w:marRight w:val="0"/>
      <w:marTop w:val="0"/>
      <w:marBottom w:val="0"/>
      <w:divBdr>
        <w:top w:val="none" w:sz="0" w:space="0" w:color="auto"/>
        <w:left w:val="none" w:sz="0" w:space="0" w:color="auto"/>
        <w:bottom w:val="none" w:sz="0" w:space="0" w:color="auto"/>
        <w:right w:val="none" w:sz="0" w:space="0" w:color="auto"/>
      </w:divBdr>
    </w:div>
    <w:div w:id="1997030437">
      <w:bodyDiv w:val="1"/>
      <w:marLeft w:val="0"/>
      <w:marRight w:val="0"/>
      <w:marTop w:val="0"/>
      <w:marBottom w:val="0"/>
      <w:divBdr>
        <w:top w:val="none" w:sz="0" w:space="0" w:color="auto"/>
        <w:left w:val="none" w:sz="0" w:space="0" w:color="auto"/>
        <w:bottom w:val="none" w:sz="0" w:space="0" w:color="auto"/>
        <w:right w:val="none" w:sz="0" w:space="0" w:color="auto"/>
      </w:divBdr>
    </w:div>
    <w:div w:id="1997605081">
      <w:bodyDiv w:val="1"/>
      <w:marLeft w:val="0"/>
      <w:marRight w:val="0"/>
      <w:marTop w:val="0"/>
      <w:marBottom w:val="0"/>
      <w:divBdr>
        <w:top w:val="none" w:sz="0" w:space="0" w:color="auto"/>
        <w:left w:val="none" w:sz="0" w:space="0" w:color="auto"/>
        <w:bottom w:val="none" w:sz="0" w:space="0" w:color="auto"/>
        <w:right w:val="none" w:sz="0" w:space="0" w:color="auto"/>
      </w:divBdr>
    </w:div>
    <w:div w:id="1997605405">
      <w:bodyDiv w:val="1"/>
      <w:marLeft w:val="0"/>
      <w:marRight w:val="0"/>
      <w:marTop w:val="0"/>
      <w:marBottom w:val="0"/>
      <w:divBdr>
        <w:top w:val="none" w:sz="0" w:space="0" w:color="auto"/>
        <w:left w:val="none" w:sz="0" w:space="0" w:color="auto"/>
        <w:bottom w:val="none" w:sz="0" w:space="0" w:color="auto"/>
        <w:right w:val="none" w:sz="0" w:space="0" w:color="auto"/>
      </w:divBdr>
    </w:div>
    <w:div w:id="1997684374">
      <w:bodyDiv w:val="1"/>
      <w:marLeft w:val="0"/>
      <w:marRight w:val="0"/>
      <w:marTop w:val="0"/>
      <w:marBottom w:val="0"/>
      <w:divBdr>
        <w:top w:val="none" w:sz="0" w:space="0" w:color="auto"/>
        <w:left w:val="none" w:sz="0" w:space="0" w:color="auto"/>
        <w:bottom w:val="none" w:sz="0" w:space="0" w:color="auto"/>
        <w:right w:val="none" w:sz="0" w:space="0" w:color="auto"/>
      </w:divBdr>
    </w:div>
    <w:div w:id="1998143930">
      <w:bodyDiv w:val="1"/>
      <w:marLeft w:val="0"/>
      <w:marRight w:val="0"/>
      <w:marTop w:val="0"/>
      <w:marBottom w:val="0"/>
      <w:divBdr>
        <w:top w:val="none" w:sz="0" w:space="0" w:color="auto"/>
        <w:left w:val="none" w:sz="0" w:space="0" w:color="auto"/>
        <w:bottom w:val="none" w:sz="0" w:space="0" w:color="auto"/>
        <w:right w:val="none" w:sz="0" w:space="0" w:color="auto"/>
      </w:divBdr>
    </w:div>
    <w:div w:id="1998225114">
      <w:bodyDiv w:val="1"/>
      <w:marLeft w:val="0"/>
      <w:marRight w:val="0"/>
      <w:marTop w:val="0"/>
      <w:marBottom w:val="0"/>
      <w:divBdr>
        <w:top w:val="none" w:sz="0" w:space="0" w:color="auto"/>
        <w:left w:val="none" w:sz="0" w:space="0" w:color="auto"/>
        <w:bottom w:val="none" w:sz="0" w:space="0" w:color="auto"/>
        <w:right w:val="none" w:sz="0" w:space="0" w:color="auto"/>
      </w:divBdr>
    </w:div>
    <w:div w:id="1998342909">
      <w:bodyDiv w:val="1"/>
      <w:marLeft w:val="0"/>
      <w:marRight w:val="0"/>
      <w:marTop w:val="0"/>
      <w:marBottom w:val="0"/>
      <w:divBdr>
        <w:top w:val="none" w:sz="0" w:space="0" w:color="auto"/>
        <w:left w:val="none" w:sz="0" w:space="0" w:color="auto"/>
        <w:bottom w:val="none" w:sz="0" w:space="0" w:color="auto"/>
        <w:right w:val="none" w:sz="0" w:space="0" w:color="auto"/>
      </w:divBdr>
    </w:div>
    <w:div w:id="1998533945">
      <w:bodyDiv w:val="1"/>
      <w:marLeft w:val="0"/>
      <w:marRight w:val="0"/>
      <w:marTop w:val="0"/>
      <w:marBottom w:val="0"/>
      <w:divBdr>
        <w:top w:val="none" w:sz="0" w:space="0" w:color="auto"/>
        <w:left w:val="none" w:sz="0" w:space="0" w:color="auto"/>
        <w:bottom w:val="none" w:sz="0" w:space="0" w:color="auto"/>
        <w:right w:val="none" w:sz="0" w:space="0" w:color="auto"/>
      </w:divBdr>
    </w:div>
    <w:div w:id="1999184408">
      <w:bodyDiv w:val="1"/>
      <w:marLeft w:val="0"/>
      <w:marRight w:val="0"/>
      <w:marTop w:val="0"/>
      <w:marBottom w:val="0"/>
      <w:divBdr>
        <w:top w:val="none" w:sz="0" w:space="0" w:color="auto"/>
        <w:left w:val="none" w:sz="0" w:space="0" w:color="auto"/>
        <w:bottom w:val="none" w:sz="0" w:space="0" w:color="auto"/>
        <w:right w:val="none" w:sz="0" w:space="0" w:color="auto"/>
      </w:divBdr>
    </w:div>
    <w:div w:id="1999335682">
      <w:bodyDiv w:val="1"/>
      <w:marLeft w:val="0"/>
      <w:marRight w:val="0"/>
      <w:marTop w:val="0"/>
      <w:marBottom w:val="0"/>
      <w:divBdr>
        <w:top w:val="none" w:sz="0" w:space="0" w:color="auto"/>
        <w:left w:val="none" w:sz="0" w:space="0" w:color="auto"/>
        <w:bottom w:val="none" w:sz="0" w:space="0" w:color="auto"/>
        <w:right w:val="none" w:sz="0" w:space="0" w:color="auto"/>
      </w:divBdr>
    </w:div>
    <w:div w:id="2000767696">
      <w:bodyDiv w:val="1"/>
      <w:marLeft w:val="0"/>
      <w:marRight w:val="0"/>
      <w:marTop w:val="0"/>
      <w:marBottom w:val="0"/>
      <w:divBdr>
        <w:top w:val="none" w:sz="0" w:space="0" w:color="auto"/>
        <w:left w:val="none" w:sz="0" w:space="0" w:color="auto"/>
        <w:bottom w:val="none" w:sz="0" w:space="0" w:color="auto"/>
        <w:right w:val="none" w:sz="0" w:space="0" w:color="auto"/>
      </w:divBdr>
    </w:div>
    <w:div w:id="2002348211">
      <w:bodyDiv w:val="1"/>
      <w:marLeft w:val="0"/>
      <w:marRight w:val="0"/>
      <w:marTop w:val="0"/>
      <w:marBottom w:val="0"/>
      <w:divBdr>
        <w:top w:val="none" w:sz="0" w:space="0" w:color="auto"/>
        <w:left w:val="none" w:sz="0" w:space="0" w:color="auto"/>
        <w:bottom w:val="none" w:sz="0" w:space="0" w:color="auto"/>
        <w:right w:val="none" w:sz="0" w:space="0" w:color="auto"/>
      </w:divBdr>
    </w:div>
    <w:div w:id="2002464901">
      <w:bodyDiv w:val="1"/>
      <w:marLeft w:val="0"/>
      <w:marRight w:val="0"/>
      <w:marTop w:val="0"/>
      <w:marBottom w:val="0"/>
      <w:divBdr>
        <w:top w:val="none" w:sz="0" w:space="0" w:color="auto"/>
        <w:left w:val="none" w:sz="0" w:space="0" w:color="auto"/>
        <w:bottom w:val="none" w:sz="0" w:space="0" w:color="auto"/>
        <w:right w:val="none" w:sz="0" w:space="0" w:color="auto"/>
      </w:divBdr>
    </w:div>
    <w:div w:id="2002806211">
      <w:bodyDiv w:val="1"/>
      <w:marLeft w:val="0"/>
      <w:marRight w:val="0"/>
      <w:marTop w:val="0"/>
      <w:marBottom w:val="0"/>
      <w:divBdr>
        <w:top w:val="none" w:sz="0" w:space="0" w:color="auto"/>
        <w:left w:val="none" w:sz="0" w:space="0" w:color="auto"/>
        <w:bottom w:val="none" w:sz="0" w:space="0" w:color="auto"/>
        <w:right w:val="none" w:sz="0" w:space="0" w:color="auto"/>
      </w:divBdr>
    </w:div>
    <w:div w:id="2002999836">
      <w:bodyDiv w:val="1"/>
      <w:marLeft w:val="0"/>
      <w:marRight w:val="0"/>
      <w:marTop w:val="0"/>
      <w:marBottom w:val="0"/>
      <w:divBdr>
        <w:top w:val="none" w:sz="0" w:space="0" w:color="auto"/>
        <w:left w:val="none" w:sz="0" w:space="0" w:color="auto"/>
        <w:bottom w:val="none" w:sz="0" w:space="0" w:color="auto"/>
        <w:right w:val="none" w:sz="0" w:space="0" w:color="auto"/>
      </w:divBdr>
    </w:div>
    <w:div w:id="2003309157">
      <w:bodyDiv w:val="1"/>
      <w:marLeft w:val="0"/>
      <w:marRight w:val="0"/>
      <w:marTop w:val="0"/>
      <w:marBottom w:val="0"/>
      <w:divBdr>
        <w:top w:val="none" w:sz="0" w:space="0" w:color="auto"/>
        <w:left w:val="none" w:sz="0" w:space="0" w:color="auto"/>
        <w:bottom w:val="none" w:sz="0" w:space="0" w:color="auto"/>
        <w:right w:val="none" w:sz="0" w:space="0" w:color="auto"/>
      </w:divBdr>
    </w:div>
    <w:div w:id="2003579339">
      <w:bodyDiv w:val="1"/>
      <w:marLeft w:val="0"/>
      <w:marRight w:val="0"/>
      <w:marTop w:val="0"/>
      <w:marBottom w:val="0"/>
      <w:divBdr>
        <w:top w:val="none" w:sz="0" w:space="0" w:color="auto"/>
        <w:left w:val="none" w:sz="0" w:space="0" w:color="auto"/>
        <w:bottom w:val="none" w:sz="0" w:space="0" w:color="auto"/>
        <w:right w:val="none" w:sz="0" w:space="0" w:color="auto"/>
      </w:divBdr>
    </w:div>
    <w:div w:id="2005014775">
      <w:bodyDiv w:val="1"/>
      <w:marLeft w:val="0"/>
      <w:marRight w:val="0"/>
      <w:marTop w:val="0"/>
      <w:marBottom w:val="0"/>
      <w:divBdr>
        <w:top w:val="none" w:sz="0" w:space="0" w:color="auto"/>
        <w:left w:val="none" w:sz="0" w:space="0" w:color="auto"/>
        <w:bottom w:val="none" w:sz="0" w:space="0" w:color="auto"/>
        <w:right w:val="none" w:sz="0" w:space="0" w:color="auto"/>
      </w:divBdr>
    </w:div>
    <w:div w:id="2005277589">
      <w:bodyDiv w:val="1"/>
      <w:marLeft w:val="0"/>
      <w:marRight w:val="0"/>
      <w:marTop w:val="0"/>
      <w:marBottom w:val="0"/>
      <w:divBdr>
        <w:top w:val="none" w:sz="0" w:space="0" w:color="auto"/>
        <w:left w:val="none" w:sz="0" w:space="0" w:color="auto"/>
        <w:bottom w:val="none" w:sz="0" w:space="0" w:color="auto"/>
        <w:right w:val="none" w:sz="0" w:space="0" w:color="auto"/>
      </w:divBdr>
    </w:div>
    <w:div w:id="2005623030">
      <w:bodyDiv w:val="1"/>
      <w:marLeft w:val="0"/>
      <w:marRight w:val="0"/>
      <w:marTop w:val="0"/>
      <w:marBottom w:val="0"/>
      <w:divBdr>
        <w:top w:val="none" w:sz="0" w:space="0" w:color="auto"/>
        <w:left w:val="none" w:sz="0" w:space="0" w:color="auto"/>
        <w:bottom w:val="none" w:sz="0" w:space="0" w:color="auto"/>
        <w:right w:val="none" w:sz="0" w:space="0" w:color="auto"/>
      </w:divBdr>
    </w:div>
    <w:div w:id="2005892524">
      <w:bodyDiv w:val="1"/>
      <w:marLeft w:val="0"/>
      <w:marRight w:val="0"/>
      <w:marTop w:val="0"/>
      <w:marBottom w:val="0"/>
      <w:divBdr>
        <w:top w:val="none" w:sz="0" w:space="0" w:color="auto"/>
        <w:left w:val="none" w:sz="0" w:space="0" w:color="auto"/>
        <w:bottom w:val="none" w:sz="0" w:space="0" w:color="auto"/>
        <w:right w:val="none" w:sz="0" w:space="0" w:color="auto"/>
      </w:divBdr>
    </w:div>
    <w:div w:id="2006274510">
      <w:bodyDiv w:val="1"/>
      <w:marLeft w:val="0"/>
      <w:marRight w:val="0"/>
      <w:marTop w:val="0"/>
      <w:marBottom w:val="0"/>
      <w:divBdr>
        <w:top w:val="none" w:sz="0" w:space="0" w:color="auto"/>
        <w:left w:val="none" w:sz="0" w:space="0" w:color="auto"/>
        <w:bottom w:val="none" w:sz="0" w:space="0" w:color="auto"/>
        <w:right w:val="none" w:sz="0" w:space="0" w:color="auto"/>
      </w:divBdr>
    </w:div>
    <w:div w:id="2006586960">
      <w:bodyDiv w:val="1"/>
      <w:marLeft w:val="0"/>
      <w:marRight w:val="0"/>
      <w:marTop w:val="0"/>
      <w:marBottom w:val="0"/>
      <w:divBdr>
        <w:top w:val="none" w:sz="0" w:space="0" w:color="auto"/>
        <w:left w:val="none" w:sz="0" w:space="0" w:color="auto"/>
        <w:bottom w:val="none" w:sz="0" w:space="0" w:color="auto"/>
        <w:right w:val="none" w:sz="0" w:space="0" w:color="auto"/>
      </w:divBdr>
    </w:div>
    <w:div w:id="2007395430">
      <w:bodyDiv w:val="1"/>
      <w:marLeft w:val="0"/>
      <w:marRight w:val="0"/>
      <w:marTop w:val="0"/>
      <w:marBottom w:val="0"/>
      <w:divBdr>
        <w:top w:val="none" w:sz="0" w:space="0" w:color="auto"/>
        <w:left w:val="none" w:sz="0" w:space="0" w:color="auto"/>
        <w:bottom w:val="none" w:sz="0" w:space="0" w:color="auto"/>
        <w:right w:val="none" w:sz="0" w:space="0" w:color="auto"/>
      </w:divBdr>
    </w:div>
    <w:div w:id="2007399946">
      <w:bodyDiv w:val="1"/>
      <w:marLeft w:val="0"/>
      <w:marRight w:val="0"/>
      <w:marTop w:val="0"/>
      <w:marBottom w:val="0"/>
      <w:divBdr>
        <w:top w:val="none" w:sz="0" w:space="0" w:color="auto"/>
        <w:left w:val="none" w:sz="0" w:space="0" w:color="auto"/>
        <w:bottom w:val="none" w:sz="0" w:space="0" w:color="auto"/>
        <w:right w:val="none" w:sz="0" w:space="0" w:color="auto"/>
      </w:divBdr>
    </w:div>
    <w:div w:id="2009478104">
      <w:bodyDiv w:val="1"/>
      <w:marLeft w:val="0"/>
      <w:marRight w:val="0"/>
      <w:marTop w:val="0"/>
      <w:marBottom w:val="0"/>
      <w:divBdr>
        <w:top w:val="none" w:sz="0" w:space="0" w:color="auto"/>
        <w:left w:val="none" w:sz="0" w:space="0" w:color="auto"/>
        <w:bottom w:val="none" w:sz="0" w:space="0" w:color="auto"/>
        <w:right w:val="none" w:sz="0" w:space="0" w:color="auto"/>
      </w:divBdr>
    </w:div>
    <w:div w:id="2009558980">
      <w:bodyDiv w:val="1"/>
      <w:marLeft w:val="0"/>
      <w:marRight w:val="0"/>
      <w:marTop w:val="0"/>
      <w:marBottom w:val="0"/>
      <w:divBdr>
        <w:top w:val="none" w:sz="0" w:space="0" w:color="auto"/>
        <w:left w:val="none" w:sz="0" w:space="0" w:color="auto"/>
        <w:bottom w:val="none" w:sz="0" w:space="0" w:color="auto"/>
        <w:right w:val="none" w:sz="0" w:space="0" w:color="auto"/>
      </w:divBdr>
    </w:div>
    <w:div w:id="2011053950">
      <w:bodyDiv w:val="1"/>
      <w:marLeft w:val="0"/>
      <w:marRight w:val="0"/>
      <w:marTop w:val="0"/>
      <w:marBottom w:val="0"/>
      <w:divBdr>
        <w:top w:val="none" w:sz="0" w:space="0" w:color="auto"/>
        <w:left w:val="none" w:sz="0" w:space="0" w:color="auto"/>
        <w:bottom w:val="none" w:sz="0" w:space="0" w:color="auto"/>
        <w:right w:val="none" w:sz="0" w:space="0" w:color="auto"/>
      </w:divBdr>
    </w:div>
    <w:div w:id="2011911087">
      <w:bodyDiv w:val="1"/>
      <w:marLeft w:val="0"/>
      <w:marRight w:val="0"/>
      <w:marTop w:val="0"/>
      <w:marBottom w:val="0"/>
      <w:divBdr>
        <w:top w:val="none" w:sz="0" w:space="0" w:color="auto"/>
        <w:left w:val="none" w:sz="0" w:space="0" w:color="auto"/>
        <w:bottom w:val="none" w:sz="0" w:space="0" w:color="auto"/>
        <w:right w:val="none" w:sz="0" w:space="0" w:color="auto"/>
      </w:divBdr>
    </w:div>
    <w:div w:id="2012416461">
      <w:bodyDiv w:val="1"/>
      <w:marLeft w:val="0"/>
      <w:marRight w:val="0"/>
      <w:marTop w:val="0"/>
      <w:marBottom w:val="0"/>
      <w:divBdr>
        <w:top w:val="none" w:sz="0" w:space="0" w:color="auto"/>
        <w:left w:val="none" w:sz="0" w:space="0" w:color="auto"/>
        <w:bottom w:val="none" w:sz="0" w:space="0" w:color="auto"/>
        <w:right w:val="none" w:sz="0" w:space="0" w:color="auto"/>
      </w:divBdr>
    </w:div>
    <w:div w:id="2013137796">
      <w:bodyDiv w:val="1"/>
      <w:marLeft w:val="0"/>
      <w:marRight w:val="0"/>
      <w:marTop w:val="0"/>
      <w:marBottom w:val="0"/>
      <w:divBdr>
        <w:top w:val="none" w:sz="0" w:space="0" w:color="auto"/>
        <w:left w:val="none" w:sz="0" w:space="0" w:color="auto"/>
        <w:bottom w:val="none" w:sz="0" w:space="0" w:color="auto"/>
        <w:right w:val="none" w:sz="0" w:space="0" w:color="auto"/>
      </w:divBdr>
    </w:div>
    <w:div w:id="2013531963">
      <w:bodyDiv w:val="1"/>
      <w:marLeft w:val="0"/>
      <w:marRight w:val="0"/>
      <w:marTop w:val="0"/>
      <w:marBottom w:val="0"/>
      <w:divBdr>
        <w:top w:val="none" w:sz="0" w:space="0" w:color="auto"/>
        <w:left w:val="none" w:sz="0" w:space="0" w:color="auto"/>
        <w:bottom w:val="none" w:sz="0" w:space="0" w:color="auto"/>
        <w:right w:val="none" w:sz="0" w:space="0" w:color="auto"/>
      </w:divBdr>
    </w:div>
    <w:div w:id="2013608180">
      <w:bodyDiv w:val="1"/>
      <w:marLeft w:val="0"/>
      <w:marRight w:val="0"/>
      <w:marTop w:val="0"/>
      <w:marBottom w:val="0"/>
      <w:divBdr>
        <w:top w:val="none" w:sz="0" w:space="0" w:color="auto"/>
        <w:left w:val="none" w:sz="0" w:space="0" w:color="auto"/>
        <w:bottom w:val="none" w:sz="0" w:space="0" w:color="auto"/>
        <w:right w:val="none" w:sz="0" w:space="0" w:color="auto"/>
      </w:divBdr>
    </w:div>
    <w:div w:id="2013989164">
      <w:bodyDiv w:val="1"/>
      <w:marLeft w:val="0"/>
      <w:marRight w:val="0"/>
      <w:marTop w:val="0"/>
      <w:marBottom w:val="0"/>
      <w:divBdr>
        <w:top w:val="none" w:sz="0" w:space="0" w:color="auto"/>
        <w:left w:val="none" w:sz="0" w:space="0" w:color="auto"/>
        <w:bottom w:val="none" w:sz="0" w:space="0" w:color="auto"/>
        <w:right w:val="none" w:sz="0" w:space="0" w:color="auto"/>
      </w:divBdr>
    </w:div>
    <w:div w:id="2014185663">
      <w:bodyDiv w:val="1"/>
      <w:marLeft w:val="0"/>
      <w:marRight w:val="0"/>
      <w:marTop w:val="0"/>
      <w:marBottom w:val="0"/>
      <w:divBdr>
        <w:top w:val="none" w:sz="0" w:space="0" w:color="auto"/>
        <w:left w:val="none" w:sz="0" w:space="0" w:color="auto"/>
        <w:bottom w:val="none" w:sz="0" w:space="0" w:color="auto"/>
        <w:right w:val="none" w:sz="0" w:space="0" w:color="auto"/>
      </w:divBdr>
    </w:div>
    <w:div w:id="2014456134">
      <w:bodyDiv w:val="1"/>
      <w:marLeft w:val="0"/>
      <w:marRight w:val="0"/>
      <w:marTop w:val="0"/>
      <w:marBottom w:val="0"/>
      <w:divBdr>
        <w:top w:val="none" w:sz="0" w:space="0" w:color="auto"/>
        <w:left w:val="none" w:sz="0" w:space="0" w:color="auto"/>
        <w:bottom w:val="none" w:sz="0" w:space="0" w:color="auto"/>
        <w:right w:val="none" w:sz="0" w:space="0" w:color="auto"/>
      </w:divBdr>
    </w:div>
    <w:div w:id="2015834655">
      <w:bodyDiv w:val="1"/>
      <w:marLeft w:val="0"/>
      <w:marRight w:val="0"/>
      <w:marTop w:val="0"/>
      <w:marBottom w:val="0"/>
      <w:divBdr>
        <w:top w:val="none" w:sz="0" w:space="0" w:color="auto"/>
        <w:left w:val="none" w:sz="0" w:space="0" w:color="auto"/>
        <w:bottom w:val="none" w:sz="0" w:space="0" w:color="auto"/>
        <w:right w:val="none" w:sz="0" w:space="0" w:color="auto"/>
      </w:divBdr>
    </w:div>
    <w:div w:id="2015913754">
      <w:bodyDiv w:val="1"/>
      <w:marLeft w:val="0"/>
      <w:marRight w:val="0"/>
      <w:marTop w:val="0"/>
      <w:marBottom w:val="0"/>
      <w:divBdr>
        <w:top w:val="none" w:sz="0" w:space="0" w:color="auto"/>
        <w:left w:val="none" w:sz="0" w:space="0" w:color="auto"/>
        <w:bottom w:val="none" w:sz="0" w:space="0" w:color="auto"/>
        <w:right w:val="none" w:sz="0" w:space="0" w:color="auto"/>
      </w:divBdr>
    </w:div>
    <w:div w:id="2017342050">
      <w:bodyDiv w:val="1"/>
      <w:marLeft w:val="0"/>
      <w:marRight w:val="0"/>
      <w:marTop w:val="0"/>
      <w:marBottom w:val="0"/>
      <w:divBdr>
        <w:top w:val="none" w:sz="0" w:space="0" w:color="auto"/>
        <w:left w:val="none" w:sz="0" w:space="0" w:color="auto"/>
        <w:bottom w:val="none" w:sz="0" w:space="0" w:color="auto"/>
        <w:right w:val="none" w:sz="0" w:space="0" w:color="auto"/>
      </w:divBdr>
    </w:div>
    <w:div w:id="2017683867">
      <w:bodyDiv w:val="1"/>
      <w:marLeft w:val="0"/>
      <w:marRight w:val="0"/>
      <w:marTop w:val="0"/>
      <w:marBottom w:val="0"/>
      <w:divBdr>
        <w:top w:val="none" w:sz="0" w:space="0" w:color="auto"/>
        <w:left w:val="none" w:sz="0" w:space="0" w:color="auto"/>
        <w:bottom w:val="none" w:sz="0" w:space="0" w:color="auto"/>
        <w:right w:val="none" w:sz="0" w:space="0" w:color="auto"/>
      </w:divBdr>
    </w:div>
    <w:div w:id="2017951536">
      <w:bodyDiv w:val="1"/>
      <w:marLeft w:val="0"/>
      <w:marRight w:val="0"/>
      <w:marTop w:val="0"/>
      <w:marBottom w:val="0"/>
      <w:divBdr>
        <w:top w:val="none" w:sz="0" w:space="0" w:color="auto"/>
        <w:left w:val="none" w:sz="0" w:space="0" w:color="auto"/>
        <w:bottom w:val="none" w:sz="0" w:space="0" w:color="auto"/>
        <w:right w:val="none" w:sz="0" w:space="0" w:color="auto"/>
      </w:divBdr>
    </w:div>
    <w:div w:id="2018001376">
      <w:bodyDiv w:val="1"/>
      <w:marLeft w:val="0"/>
      <w:marRight w:val="0"/>
      <w:marTop w:val="0"/>
      <w:marBottom w:val="0"/>
      <w:divBdr>
        <w:top w:val="none" w:sz="0" w:space="0" w:color="auto"/>
        <w:left w:val="none" w:sz="0" w:space="0" w:color="auto"/>
        <w:bottom w:val="none" w:sz="0" w:space="0" w:color="auto"/>
        <w:right w:val="none" w:sz="0" w:space="0" w:color="auto"/>
      </w:divBdr>
    </w:div>
    <w:div w:id="2018263054">
      <w:bodyDiv w:val="1"/>
      <w:marLeft w:val="0"/>
      <w:marRight w:val="0"/>
      <w:marTop w:val="0"/>
      <w:marBottom w:val="0"/>
      <w:divBdr>
        <w:top w:val="none" w:sz="0" w:space="0" w:color="auto"/>
        <w:left w:val="none" w:sz="0" w:space="0" w:color="auto"/>
        <w:bottom w:val="none" w:sz="0" w:space="0" w:color="auto"/>
        <w:right w:val="none" w:sz="0" w:space="0" w:color="auto"/>
      </w:divBdr>
    </w:div>
    <w:div w:id="2018727832">
      <w:bodyDiv w:val="1"/>
      <w:marLeft w:val="0"/>
      <w:marRight w:val="0"/>
      <w:marTop w:val="0"/>
      <w:marBottom w:val="0"/>
      <w:divBdr>
        <w:top w:val="none" w:sz="0" w:space="0" w:color="auto"/>
        <w:left w:val="none" w:sz="0" w:space="0" w:color="auto"/>
        <w:bottom w:val="none" w:sz="0" w:space="0" w:color="auto"/>
        <w:right w:val="none" w:sz="0" w:space="0" w:color="auto"/>
      </w:divBdr>
    </w:div>
    <w:div w:id="2018921529">
      <w:bodyDiv w:val="1"/>
      <w:marLeft w:val="0"/>
      <w:marRight w:val="0"/>
      <w:marTop w:val="0"/>
      <w:marBottom w:val="0"/>
      <w:divBdr>
        <w:top w:val="none" w:sz="0" w:space="0" w:color="auto"/>
        <w:left w:val="none" w:sz="0" w:space="0" w:color="auto"/>
        <w:bottom w:val="none" w:sz="0" w:space="0" w:color="auto"/>
        <w:right w:val="none" w:sz="0" w:space="0" w:color="auto"/>
      </w:divBdr>
    </w:div>
    <w:div w:id="2019231541">
      <w:bodyDiv w:val="1"/>
      <w:marLeft w:val="0"/>
      <w:marRight w:val="0"/>
      <w:marTop w:val="0"/>
      <w:marBottom w:val="0"/>
      <w:divBdr>
        <w:top w:val="none" w:sz="0" w:space="0" w:color="auto"/>
        <w:left w:val="none" w:sz="0" w:space="0" w:color="auto"/>
        <w:bottom w:val="none" w:sz="0" w:space="0" w:color="auto"/>
        <w:right w:val="none" w:sz="0" w:space="0" w:color="auto"/>
      </w:divBdr>
    </w:div>
    <w:div w:id="2019309989">
      <w:bodyDiv w:val="1"/>
      <w:marLeft w:val="0"/>
      <w:marRight w:val="0"/>
      <w:marTop w:val="0"/>
      <w:marBottom w:val="0"/>
      <w:divBdr>
        <w:top w:val="none" w:sz="0" w:space="0" w:color="auto"/>
        <w:left w:val="none" w:sz="0" w:space="0" w:color="auto"/>
        <w:bottom w:val="none" w:sz="0" w:space="0" w:color="auto"/>
        <w:right w:val="none" w:sz="0" w:space="0" w:color="auto"/>
      </w:divBdr>
    </w:div>
    <w:div w:id="2019384949">
      <w:bodyDiv w:val="1"/>
      <w:marLeft w:val="0"/>
      <w:marRight w:val="0"/>
      <w:marTop w:val="0"/>
      <w:marBottom w:val="0"/>
      <w:divBdr>
        <w:top w:val="none" w:sz="0" w:space="0" w:color="auto"/>
        <w:left w:val="none" w:sz="0" w:space="0" w:color="auto"/>
        <w:bottom w:val="none" w:sz="0" w:space="0" w:color="auto"/>
        <w:right w:val="none" w:sz="0" w:space="0" w:color="auto"/>
      </w:divBdr>
    </w:div>
    <w:div w:id="2019889206">
      <w:bodyDiv w:val="1"/>
      <w:marLeft w:val="0"/>
      <w:marRight w:val="0"/>
      <w:marTop w:val="0"/>
      <w:marBottom w:val="0"/>
      <w:divBdr>
        <w:top w:val="none" w:sz="0" w:space="0" w:color="auto"/>
        <w:left w:val="none" w:sz="0" w:space="0" w:color="auto"/>
        <w:bottom w:val="none" w:sz="0" w:space="0" w:color="auto"/>
        <w:right w:val="none" w:sz="0" w:space="0" w:color="auto"/>
      </w:divBdr>
    </w:div>
    <w:div w:id="2020113506">
      <w:bodyDiv w:val="1"/>
      <w:marLeft w:val="0"/>
      <w:marRight w:val="0"/>
      <w:marTop w:val="0"/>
      <w:marBottom w:val="0"/>
      <w:divBdr>
        <w:top w:val="none" w:sz="0" w:space="0" w:color="auto"/>
        <w:left w:val="none" w:sz="0" w:space="0" w:color="auto"/>
        <w:bottom w:val="none" w:sz="0" w:space="0" w:color="auto"/>
        <w:right w:val="none" w:sz="0" w:space="0" w:color="auto"/>
      </w:divBdr>
    </w:div>
    <w:div w:id="2020158448">
      <w:bodyDiv w:val="1"/>
      <w:marLeft w:val="0"/>
      <w:marRight w:val="0"/>
      <w:marTop w:val="0"/>
      <w:marBottom w:val="0"/>
      <w:divBdr>
        <w:top w:val="none" w:sz="0" w:space="0" w:color="auto"/>
        <w:left w:val="none" w:sz="0" w:space="0" w:color="auto"/>
        <w:bottom w:val="none" w:sz="0" w:space="0" w:color="auto"/>
        <w:right w:val="none" w:sz="0" w:space="0" w:color="auto"/>
      </w:divBdr>
    </w:div>
    <w:div w:id="2020424131">
      <w:bodyDiv w:val="1"/>
      <w:marLeft w:val="0"/>
      <w:marRight w:val="0"/>
      <w:marTop w:val="0"/>
      <w:marBottom w:val="0"/>
      <w:divBdr>
        <w:top w:val="none" w:sz="0" w:space="0" w:color="auto"/>
        <w:left w:val="none" w:sz="0" w:space="0" w:color="auto"/>
        <w:bottom w:val="none" w:sz="0" w:space="0" w:color="auto"/>
        <w:right w:val="none" w:sz="0" w:space="0" w:color="auto"/>
      </w:divBdr>
    </w:div>
    <w:div w:id="2020427872">
      <w:bodyDiv w:val="1"/>
      <w:marLeft w:val="0"/>
      <w:marRight w:val="0"/>
      <w:marTop w:val="0"/>
      <w:marBottom w:val="0"/>
      <w:divBdr>
        <w:top w:val="none" w:sz="0" w:space="0" w:color="auto"/>
        <w:left w:val="none" w:sz="0" w:space="0" w:color="auto"/>
        <w:bottom w:val="none" w:sz="0" w:space="0" w:color="auto"/>
        <w:right w:val="none" w:sz="0" w:space="0" w:color="auto"/>
      </w:divBdr>
    </w:div>
    <w:div w:id="2021156777">
      <w:bodyDiv w:val="1"/>
      <w:marLeft w:val="0"/>
      <w:marRight w:val="0"/>
      <w:marTop w:val="0"/>
      <w:marBottom w:val="0"/>
      <w:divBdr>
        <w:top w:val="none" w:sz="0" w:space="0" w:color="auto"/>
        <w:left w:val="none" w:sz="0" w:space="0" w:color="auto"/>
        <w:bottom w:val="none" w:sz="0" w:space="0" w:color="auto"/>
        <w:right w:val="none" w:sz="0" w:space="0" w:color="auto"/>
      </w:divBdr>
    </w:div>
    <w:div w:id="2021932726">
      <w:bodyDiv w:val="1"/>
      <w:marLeft w:val="0"/>
      <w:marRight w:val="0"/>
      <w:marTop w:val="0"/>
      <w:marBottom w:val="0"/>
      <w:divBdr>
        <w:top w:val="none" w:sz="0" w:space="0" w:color="auto"/>
        <w:left w:val="none" w:sz="0" w:space="0" w:color="auto"/>
        <w:bottom w:val="none" w:sz="0" w:space="0" w:color="auto"/>
        <w:right w:val="none" w:sz="0" w:space="0" w:color="auto"/>
      </w:divBdr>
    </w:div>
    <w:div w:id="2022122233">
      <w:bodyDiv w:val="1"/>
      <w:marLeft w:val="0"/>
      <w:marRight w:val="0"/>
      <w:marTop w:val="0"/>
      <w:marBottom w:val="0"/>
      <w:divBdr>
        <w:top w:val="none" w:sz="0" w:space="0" w:color="auto"/>
        <w:left w:val="none" w:sz="0" w:space="0" w:color="auto"/>
        <w:bottom w:val="none" w:sz="0" w:space="0" w:color="auto"/>
        <w:right w:val="none" w:sz="0" w:space="0" w:color="auto"/>
      </w:divBdr>
    </w:div>
    <w:div w:id="2022198275">
      <w:bodyDiv w:val="1"/>
      <w:marLeft w:val="0"/>
      <w:marRight w:val="0"/>
      <w:marTop w:val="0"/>
      <w:marBottom w:val="0"/>
      <w:divBdr>
        <w:top w:val="none" w:sz="0" w:space="0" w:color="auto"/>
        <w:left w:val="none" w:sz="0" w:space="0" w:color="auto"/>
        <w:bottom w:val="none" w:sz="0" w:space="0" w:color="auto"/>
        <w:right w:val="none" w:sz="0" w:space="0" w:color="auto"/>
      </w:divBdr>
    </w:div>
    <w:div w:id="2022387113">
      <w:bodyDiv w:val="1"/>
      <w:marLeft w:val="0"/>
      <w:marRight w:val="0"/>
      <w:marTop w:val="0"/>
      <w:marBottom w:val="0"/>
      <w:divBdr>
        <w:top w:val="none" w:sz="0" w:space="0" w:color="auto"/>
        <w:left w:val="none" w:sz="0" w:space="0" w:color="auto"/>
        <w:bottom w:val="none" w:sz="0" w:space="0" w:color="auto"/>
        <w:right w:val="none" w:sz="0" w:space="0" w:color="auto"/>
      </w:divBdr>
    </w:div>
    <w:div w:id="2023123147">
      <w:bodyDiv w:val="1"/>
      <w:marLeft w:val="0"/>
      <w:marRight w:val="0"/>
      <w:marTop w:val="0"/>
      <w:marBottom w:val="0"/>
      <w:divBdr>
        <w:top w:val="none" w:sz="0" w:space="0" w:color="auto"/>
        <w:left w:val="none" w:sz="0" w:space="0" w:color="auto"/>
        <w:bottom w:val="none" w:sz="0" w:space="0" w:color="auto"/>
        <w:right w:val="none" w:sz="0" w:space="0" w:color="auto"/>
      </w:divBdr>
    </w:div>
    <w:div w:id="2023431839">
      <w:bodyDiv w:val="1"/>
      <w:marLeft w:val="0"/>
      <w:marRight w:val="0"/>
      <w:marTop w:val="0"/>
      <w:marBottom w:val="0"/>
      <w:divBdr>
        <w:top w:val="none" w:sz="0" w:space="0" w:color="auto"/>
        <w:left w:val="none" w:sz="0" w:space="0" w:color="auto"/>
        <w:bottom w:val="none" w:sz="0" w:space="0" w:color="auto"/>
        <w:right w:val="none" w:sz="0" w:space="0" w:color="auto"/>
      </w:divBdr>
    </w:div>
    <w:div w:id="2024281753">
      <w:bodyDiv w:val="1"/>
      <w:marLeft w:val="0"/>
      <w:marRight w:val="0"/>
      <w:marTop w:val="0"/>
      <w:marBottom w:val="0"/>
      <w:divBdr>
        <w:top w:val="none" w:sz="0" w:space="0" w:color="auto"/>
        <w:left w:val="none" w:sz="0" w:space="0" w:color="auto"/>
        <w:bottom w:val="none" w:sz="0" w:space="0" w:color="auto"/>
        <w:right w:val="none" w:sz="0" w:space="0" w:color="auto"/>
      </w:divBdr>
    </w:div>
    <w:div w:id="2024739365">
      <w:bodyDiv w:val="1"/>
      <w:marLeft w:val="0"/>
      <w:marRight w:val="0"/>
      <w:marTop w:val="0"/>
      <w:marBottom w:val="0"/>
      <w:divBdr>
        <w:top w:val="none" w:sz="0" w:space="0" w:color="auto"/>
        <w:left w:val="none" w:sz="0" w:space="0" w:color="auto"/>
        <w:bottom w:val="none" w:sz="0" w:space="0" w:color="auto"/>
        <w:right w:val="none" w:sz="0" w:space="0" w:color="auto"/>
      </w:divBdr>
    </w:div>
    <w:div w:id="2024748230">
      <w:bodyDiv w:val="1"/>
      <w:marLeft w:val="0"/>
      <w:marRight w:val="0"/>
      <w:marTop w:val="0"/>
      <w:marBottom w:val="0"/>
      <w:divBdr>
        <w:top w:val="none" w:sz="0" w:space="0" w:color="auto"/>
        <w:left w:val="none" w:sz="0" w:space="0" w:color="auto"/>
        <w:bottom w:val="none" w:sz="0" w:space="0" w:color="auto"/>
        <w:right w:val="none" w:sz="0" w:space="0" w:color="auto"/>
      </w:divBdr>
    </w:div>
    <w:div w:id="2025015044">
      <w:bodyDiv w:val="1"/>
      <w:marLeft w:val="0"/>
      <w:marRight w:val="0"/>
      <w:marTop w:val="0"/>
      <w:marBottom w:val="0"/>
      <w:divBdr>
        <w:top w:val="none" w:sz="0" w:space="0" w:color="auto"/>
        <w:left w:val="none" w:sz="0" w:space="0" w:color="auto"/>
        <w:bottom w:val="none" w:sz="0" w:space="0" w:color="auto"/>
        <w:right w:val="none" w:sz="0" w:space="0" w:color="auto"/>
      </w:divBdr>
    </w:div>
    <w:div w:id="2025473205">
      <w:bodyDiv w:val="1"/>
      <w:marLeft w:val="0"/>
      <w:marRight w:val="0"/>
      <w:marTop w:val="0"/>
      <w:marBottom w:val="0"/>
      <w:divBdr>
        <w:top w:val="none" w:sz="0" w:space="0" w:color="auto"/>
        <w:left w:val="none" w:sz="0" w:space="0" w:color="auto"/>
        <w:bottom w:val="none" w:sz="0" w:space="0" w:color="auto"/>
        <w:right w:val="none" w:sz="0" w:space="0" w:color="auto"/>
      </w:divBdr>
    </w:div>
    <w:div w:id="2026326547">
      <w:bodyDiv w:val="1"/>
      <w:marLeft w:val="0"/>
      <w:marRight w:val="0"/>
      <w:marTop w:val="0"/>
      <w:marBottom w:val="0"/>
      <w:divBdr>
        <w:top w:val="none" w:sz="0" w:space="0" w:color="auto"/>
        <w:left w:val="none" w:sz="0" w:space="0" w:color="auto"/>
        <w:bottom w:val="none" w:sz="0" w:space="0" w:color="auto"/>
        <w:right w:val="none" w:sz="0" w:space="0" w:color="auto"/>
      </w:divBdr>
    </w:div>
    <w:div w:id="2026514115">
      <w:bodyDiv w:val="1"/>
      <w:marLeft w:val="0"/>
      <w:marRight w:val="0"/>
      <w:marTop w:val="0"/>
      <w:marBottom w:val="0"/>
      <w:divBdr>
        <w:top w:val="none" w:sz="0" w:space="0" w:color="auto"/>
        <w:left w:val="none" w:sz="0" w:space="0" w:color="auto"/>
        <w:bottom w:val="none" w:sz="0" w:space="0" w:color="auto"/>
        <w:right w:val="none" w:sz="0" w:space="0" w:color="auto"/>
      </w:divBdr>
    </w:div>
    <w:div w:id="2026518518">
      <w:bodyDiv w:val="1"/>
      <w:marLeft w:val="0"/>
      <w:marRight w:val="0"/>
      <w:marTop w:val="0"/>
      <w:marBottom w:val="0"/>
      <w:divBdr>
        <w:top w:val="none" w:sz="0" w:space="0" w:color="auto"/>
        <w:left w:val="none" w:sz="0" w:space="0" w:color="auto"/>
        <w:bottom w:val="none" w:sz="0" w:space="0" w:color="auto"/>
        <w:right w:val="none" w:sz="0" w:space="0" w:color="auto"/>
      </w:divBdr>
    </w:div>
    <w:div w:id="2026705117">
      <w:bodyDiv w:val="1"/>
      <w:marLeft w:val="0"/>
      <w:marRight w:val="0"/>
      <w:marTop w:val="0"/>
      <w:marBottom w:val="0"/>
      <w:divBdr>
        <w:top w:val="none" w:sz="0" w:space="0" w:color="auto"/>
        <w:left w:val="none" w:sz="0" w:space="0" w:color="auto"/>
        <w:bottom w:val="none" w:sz="0" w:space="0" w:color="auto"/>
        <w:right w:val="none" w:sz="0" w:space="0" w:color="auto"/>
      </w:divBdr>
    </w:div>
    <w:div w:id="2028286103">
      <w:bodyDiv w:val="1"/>
      <w:marLeft w:val="0"/>
      <w:marRight w:val="0"/>
      <w:marTop w:val="0"/>
      <w:marBottom w:val="0"/>
      <w:divBdr>
        <w:top w:val="none" w:sz="0" w:space="0" w:color="auto"/>
        <w:left w:val="none" w:sz="0" w:space="0" w:color="auto"/>
        <w:bottom w:val="none" w:sz="0" w:space="0" w:color="auto"/>
        <w:right w:val="none" w:sz="0" w:space="0" w:color="auto"/>
      </w:divBdr>
    </w:div>
    <w:div w:id="2028677314">
      <w:bodyDiv w:val="1"/>
      <w:marLeft w:val="0"/>
      <w:marRight w:val="0"/>
      <w:marTop w:val="0"/>
      <w:marBottom w:val="0"/>
      <w:divBdr>
        <w:top w:val="none" w:sz="0" w:space="0" w:color="auto"/>
        <w:left w:val="none" w:sz="0" w:space="0" w:color="auto"/>
        <w:bottom w:val="none" w:sz="0" w:space="0" w:color="auto"/>
        <w:right w:val="none" w:sz="0" w:space="0" w:color="auto"/>
      </w:divBdr>
    </w:div>
    <w:div w:id="2030793748">
      <w:bodyDiv w:val="1"/>
      <w:marLeft w:val="0"/>
      <w:marRight w:val="0"/>
      <w:marTop w:val="0"/>
      <w:marBottom w:val="0"/>
      <w:divBdr>
        <w:top w:val="none" w:sz="0" w:space="0" w:color="auto"/>
        <w:left w:val="none" w:sz="0" w:space="0" w:color="auto"/>
        <w:bottom w:val="none" w:sz="0" w:space="0" w:color="auto"/>
        <w:right w:val="none" w:sz="0" w:space="0" w:color="auto"/>
      </w:divBdr>
    </w:div>
    <w:div w:id="2031756744">
      <w:bodyDiv w:val="1"/>
      <w:marLeft w:val="0"/>
      <w:marRight w:val="0"/>
      <w:marTop w:val="0"/>
      <w:marBottom w:val="0"/>
      <w:divBdr>
        <w:top w:val="none" w:sz="0" w:space="0" w:color="auto"/>
        <w:left w:val="none" w:sz="0" w:space="0" w:color="auto"/>
        <w:bottom w:val="none" w:sz="0" w:space="0" w:color="auto"/>
        <w:right w:val="none" w:sz="0" w:space="0" w:color="auto"/>
      </w:divBdr>
    </w:div>
    <w:div w:id="2031948197">
      <w:bodyDiv w:val="1"/>
      <w:marLeft w:val="0"/>
      <w:marRight w:val="0"/>
      <w:marTop w:val="0"/>
      <w:marBottom w:val="0"/>
      <w:divBdr>
        <w:top w:val="none" w:sz="0" w:space="0" w:color="auto"/>
        <w:left w:val="none" w:sz="0" w:space="0" w:color="auto"/>
        <w:bottom w:val="none" w:sz="0" w:space="0" w:color="auto"/>
        <w:right w:val="none" w:sz="0" w:space="0" w:color="auto"/>
      </w:divBdr>
    </w:div>
    <w:div w:id="2031954324">
      <w:bodyDiv w:val="1"/>
      <w:marLeft w:val="0"/>
      <w:marRight w:val="0"/>
      <w:marTop w:val="0"/>
      <w:marBottom w:val="0"/>
      <w:divBdr>
        <w:top w:val="none" w:sz="0" w:space="0" w:color="auto"/>
        <w:left w:val="none" w:sz="0" w:space="0" w:color="auto"/>
        <w:bottom w:val="none" w:sz="0" w:space="0" w:color="auto"/>
        <w:right w:val="none" w:sz="0" w:space="0" w:color="auto"/>
      </w:divBdr>
    </w:div>
    <w:div w:id="2034725784">
      <w:bodyDiv w:val="1"/>
      <w:marLeft w:val="0"/>
      <w:marRight w:val="0"/>
      <w:marTop w:val="0"/>
      <w:marBottom w:val="0"/>
      <w:divBdr>
        <w:top w:val="none" w:sz="0" w:space="0" w:color="auto"/>
        <w:left w:val="none" w:sz="0" w:space="0" w:color="auto"/>
        <w:bottom w:val="none" w:sz="0" w:space="0" w:color="auto"/>
        <w:right w:val="none" w:sz="0" w:space="0" w:color="auto"/>
      </w:divBdr>
    </w:div>
    <w:div w:id="2035227489">
      <w:bodyDiv w:val="1"/>
      <w:marLeft w:val="0"/>
      <w:marRight w:val="0"/>
      <w:marTop w:val="0"/>
      <w:marBottom w:val="0"/>
      <w:divBdr>
        <w:top w:val="none" w:sz="0" w:space="0" w:color="auto"/>
        <w:left w:val="none" w:sz="0" w:space="0" w:color="auto"/>
        <w:bottom w:val="none" w:sz="0" w:space="0" w:color="auto"/>
        <w:right w:val="none" w:sz="0" w:space="0" w:color="auto"/>
      </w:divBdr>
    </w:div>
    <w:div w:id="2035300586">
      <w:bodyDiv w:val="1"/>
      <w:marLeft w:val="0"/>
      <w:marRight w:val="0"/>
      <w:marTop w:val="0"/>
      <w:marBottom w:val="0"/>
      <w:divBdr>
        <w:top w:val="none" w:sz="0" w:space="0" w:color="auto"/>
        <w:left w:val="none" w:sz="0" w:space="0" w:color="auto"/>
        <w:bottom w:val="none" w:sz="0" w:space="0" w:color="auto"/>
        <w:right w:val="none" w:sz="0" w:space="0" w:color="auto"/>
      </w:divBdr>
    </w:div>
    <w:div w:id="2035694834">
      <w:bodyDiv w:val="1"/>
      <w:marLeft w:val="0"/>
      <w:marRight w:val="0"/>
      <w:marTop w:val="0"/>
      <w:marBottom w:val="0"/>
      <w:divBdr>
        <w:top w:val="none" w:sz="0" w:space="0" w:color="auto"/>
        <w:left w:val="none" w:sz="0" w:space="0" w:color="auto"/>
        <w:bottom w:val="none" w:sz="0" w:space="0" w:color="auto"/>
        <w:right w:val="none" w:sz="0" w:space="0" w:color="auto"/>
      </w:divBdr>
    </w:div>
    <w:div w:id="2036228436">
      <w:bodyDiv w:val="1"/>
      <w:marLeft w:val="0"/>
      <w:marRight w:val="0"/>
      <w:marTop w:val="0"/>
      <w:marBottom w:val="0"/>
      <w:divBdr>
        <w:top w:val="none" w:sz="0" w:space="0" w:color="auto"/>
        <w:left w:val="none" w:sz="0" w:space="0" w:color="auto"/>
        <w:bottom w:val="none" w:sz="0" w:space="0" w:color="auto"/>
        <w:right w:val="none" w:sz="0" w:space="0" w:color="auto"/>
      </w:divBdr>
    </w:div>
    <w:div w:id="2036804938">
      <w:bodyDiv w:val="1"/>
      <w:marLeft w:val="0"/>
      <w:marRight w:val="0"/>
      <w:marTop w:val="0"/>
      <w:marBottom w:val="0"/>
      <w:divBdr>
        <w:top w:val="none" w:sz="0" w:space="0" w:color="auto"/>
        <w:left w:val="none" w:sz="0" w:space="0" w:color="auto"/>
        <w:bottom w:val="none" w:sz="0" w:space="0" w:color="auto"/>
        <w:right w:val="none" w:sz="0" w:space="0" w:color="auto"/>
      </w:divBdr>
    </w:div>
    <w:div w:id="2038045099">
      <w:bodyDiv w:val="1"/>
      <w:marLeft w:val="0"/>
      <w:marRight w:val="0"/>
      <w:marTop w:val="0"/>
      <w:marBottom w:val="0"/>
      <w:divBdr>
        <w:top w:val="none" w:sz="0" w:space="0" w:color="auto"/>
        <w:left w:val="none" w:sz="0" w:space="0" w:color="auto"/>
        <w:bottom w:val="none" w:sz="0" w:space="0" w:color="auto"/>
        <w:right w:val="none" w:sz="0" w:space="0" w:color="auto"/>
      </w:divBdr>
    </w:div>
    <w:div w:id="2038263974">
      <w:bodyDiv w:val="1"/>
      <w:marLeft w:val="0"/>
      <w:marRight w:val="0"/>
      <w:marTop w:val="0"/>
      <w:marBottom w:val="0"/>
      <w:divBdr>
        <w:top w:val="none" w:sz="0" w:space="0" w:color="auto"/>
        <w:left w:val="none" w:sz="0" w:space="0" w:color="auto"/>
        <w:bottom w:val="none" w:sz="0" w:space="0" w:color="auto"/>
        <w:right w:val="none" w:sz="0" w:space="0" w:color="auto"/>
      </w:divBdr>
    </w:div>
    <w:div w:id="2038576014">
      <w:bodyDiv w:val="1"/>
      <w:marLeft w:val="0"/>
      <w:marRight w:val="0"/>
      <w:marTop w:val="0"/>
      <w:marBottom w:val="0"/>
      <w:divBdr>
        <w:top w:val="none" w:sz="0" w:space="0" w:color="auto"/>
        <w:left w:val="none" w:sz="0" w:space="0" w:color="auto"/>
        <w:bottom w:val="none" w:sz="0" w:space="0" w:color="auto"/>
        <w:right w:val="none" w:sz="0" w:space="0" w:color="auto"/>
      </w:divBdr>
    </w:div>
    <w:div w:id="2038890608">
      <w:bodyDiv w:val="1"/>
      <w:marLeft w:val="0"/>
      <w:marRight w:val="0"/>
      <w:marTop w:val="0"/>
      <w:marBottom w:val="0"/>
      <w:divBdr>
        <w:top w:val="none" w:sz="0" w:space="0" w:color="auto"/>
        <w:left w:val="none" w:sz="0" w:space="0" w:color="auto"/>
        <w:bottom w:val="none" w:sz="0" w:space="0" w:color="auto"/>
        <w:right w:val="none" w:sz="0" w:space="0" w:color="auto"/>
      </w:divBdr>
    </w:div>
    <w:div w:id="2039230492">
      <w:bodyDiv w:val="1"/>
      <w:marLeft w:val="0"/>
      <w:marRight w:val="0"/>
      <w:marTop w:val="0"/>
      <w:marBottom w:val="0"/>
      <w:divBdr>
        <w:top w:val="none" w:sz="0" w:space="0" w:color="auto"/>
        <w:left w:val="none" w:sz="0" w:space="0" w:color="auto"/>
        <w:bottom w:val="none" w:sz="0" w:space="0" w:color="auto"/>
        <w:right w:val="none" w:sz="0" w:space="0" w:color="auto"/>
      </w:divBdr>
    </w:div>
    <w:div w:id="2039701334">
      <w:bodyDiv w:val="1"/>
      <w:marLeft w:val="0"/>
      <w:marRight w:val="0"/>
      <w:marTop w:val="0"/>
      <w:marBottom w:val="0"/>
      <w:divBdr>
        <w:top w:val="none" w:sz="0" w:space="0" w:color="auto"/>
        <w:left w:val="none" w:sz="0" w:space="0" w:color="auto"/>
        <w:bottom w:val="none" w:sz="0" w:space="0" w:color="auto"/>
        <w:right w:val="none" w:sz="0" w:space="0" w:color="auto"/>
      </w:divBdr>
    </w:div>
    <w:div w:id="2040812675">
      <w:bodyDiv w:val="1"/>
      <w:marLeft w:val="0"/>
      <w:marRight w:val="0"/>
      <w:marTop w:val="0"/>
      <w:marBottom w:val="0"/>
      <w:divBdr>
        <w:top w:val="none" w:sz="0" w:space="0" w:color="auto"/>
        <w:left w:val="none" w:sz="0" w:space="0" w:color="auto"/>
        <w:bottom w:val="none" w:sz="0" w:space="0" w:color="auto"/>
        <w:right w:val="none" w:sz="0" w:space="0" w:color="auto"/>
      </w:divBdr>
    </w:div>
    <w:div w:id="2040929497">
      <w:bodyDiv w:val="1"/>
      <w:marLeft w:val="0"/>
      <w:marRight w:val="0"/>
      <w:marTop w:val="0"/>
      <w:marBottom w:val="0"/>
      <w:divBdr>
        <w:top w:val="none" w:sz="0" w:space="0" w:color="auto"/>
        <w:left w:val="none" w:sz="0" w:space="0" w:color="auto"/>
        <w:bottom w:val="none" w:sz="0" w:space="0" w:color="auto"/>
        <w:right w:val="none" w:sz="0" w:space="0" w:color="auto"/>
      </w:divBdr>
    </w:div>
    <w:div w:id="2041393468">
      <w:bodyDiv w:val="1"/>
      <w:marLeft w:val="0"/>
      <w:marRight w:val="0"/>
      <w:marTop w:val="0"/>
      <w:marBottom w:val="0"/>
      <w:divBdr>
        <w:top w:val="none" w:sz="0" w:space="0" w:color="auto"/>
        <w:left w:val="none" w:sz="0" w:space="0" w:color="auto"/>
        <w:bottom w:val="none" w:sz="0" w:space="0" w:color="auto"/>
        <w:right w:val="none" w:sz="0" w:space="0" w:color="auto"/>
      </w:divBdr>
    </w:div>
    <w:div w:id="2041397369">
      <w:bodyDiv w:val="1"/>
      <w:marLeft w:val="0"/>
      <w:marRight w:val="0"/>
      <w:marTop w:val="0"/>
      <w:marBottom w:val="0"/>
      <w:divBdr>
        <w:top w:val="none" w:sz="0" w:space="0" w:color="auto"/>
        <w:left w:val="none" w:sz="0" w:space="0" w:color="auto"/>
        <w:bottom w:val="none" w:sz="0" w:space="0" w:color="auto"/>
        <w:right w:val="none" w:sz="0" w:space="0" w:color="auto"/>
      </w:divBdr>
    </w:div>
    <w:div w:id="2041588478">
      <w:bodyDiv w:val="1"/>
      <w:marLeft w:val="0"/>
      <w:marRight w:val="0"/>
      <w:marTop w:val="0"/>
      <w:marBottom w:val="0"/>
      <w:divBdr>
        <w:top w:val="none" w:sz="0" w:space="0" w:color="auto"/>
        <w:left w:val="none" w:sz="0" w:space="0" w:color="auto"/>
        <w:bottom w:val="none" w:sz="0" w:space="0" w:color="auto"/>
        <w:right w:val="none" w:sz="0" w:space="0" w:color="auto"/>
      </w:divBdr>
    </w:div>
    <w:div w:id="2041856695">
      <w:bodyDiv w:val="1"/>
      <w:marLeft w:val="0"/>
      <w:marRight w:val="0"/>
      <w:marTop w:val="0"/>
      <w:marBottom w:val="0"/>
      <w:divBdr>
        <w:top w:val="none" w:sz="0" w:space="0" w:color="auto"/>
        <w:left w:val="none" w:sz="0" w:space="0" w:color="auto"/>
        <w:bottom w:val="none" w:sz="0" w:space="0" w:color="auto"/>
        <w:right w:val="none" w:sz="0" w:space="0" w:color="auto"/>
      </w:divBdr>
    </w:div>
    <w:div w:id="2041932626">
      <w:bodyDiv w:val="1"/>
      <w:marLeft w:val="0"/>
      <w:marRight w:val="0"/>
      <w:marTop w:val="0"/>
      <w:marBottom w:val="0"/>
      <w:divBdr>
        <w:top w:val="none" w:sz="0" w:space="0" w:color="auto"/>
        <w:left w:val="none" w:sz="0" w:space="0" w:color="auto"/>
        <w:bottom w:val="none" w:sz="0" w:space="0" w:color="auto"/>
        <w:right w:val="none" w:sz="0" w:space="0" w:color="auto"/>
      </w:divBdr>
    </w:div>
    <w:div w:id="2042002585">
      <w:bodyDiv w:val="1"/>
      <w:marLeft w:val="0"/>
      <w:marRight w:val="0"/>
      <w:marTop w:val="0"/>
      <w:marBottom w:val="0"/>
      <w:divBdr>
        <w:top w:val="none" w:sz="0" w:space="0" w:color="auto"/>
        <w:left w:val="none" w:sz="0" w:space="0" w:color="auto"/>
        <w:bottom w:val="none" w:sz="0" w:space="0" w:color="auto"/>
        <w:right w:val="none" w:sz="0" w:space="0" w:color="auto"/>
      </w:divBdr>
    </w:div>
    <w:div w:id="2042247561">
      <w:bodyDiv w:val="1"/>
      <w:marLeft w:val="0"/>
      <w:marRight w:val="0"/>
      <w:marTop w:val="0"/>
      <w:marBottom w:val="0"/>
      <w:divBdr>
        <w:top w:val="none" w:sz="0" w:space="0" w:color="auto"/>
        <w:left w:val="none" w:sz="0" w:space="0" w:color="auto"/>
        <w:bottom w:val="none" w:sz="0" w:space="0" w:color="auto"/>
        <w:right w:val="none" w:sz="0" w:space="0" w:color="auto"/>
      </w:divBdr>
    </w:div>
    <w:div w:id="2042782146">
      <w:bodyDiv w:val="1"/>
      <w:marLeft w:val="0"/>
      <w:marRight w:val="0"/>
      <w:marTop w:val="0"/>
      <w:marBottom w:val="0"/>
      <w:divBdr>
        <w:top w:val="none" w:sz="0" w:space="0" w:color="auto"/>
        <w:left w:val="none" w:sz="0" w:space="0" w:color="auto"/>
        <w:bottom w:val="none" w:sz="0" w:space="0" w:color="auto"/>
        <w:right w:val="none" w:sz="0" w:space="0" w:color="auto"/>
      </w:divBdr>
    </w:div>
    <w:div w:id="2044279418">
      <w:bodyDiv w:val="1"/>
      <w:marLeft w:val="0"/>
      <w:marRight w:val="0"/>
      <w:marTop w:val="0"/>
      <w:marBottom w:val="0"/>
      <w:divBdr>
        <w:top w:val="none" w:sz="0" w:space="0" w:color="auto"/>
        <w:left w:val="none" w:sz="0" w:space="0" w:color="auto"/>
        <w:bottom w:val="none" w:sz="0" w:space="0" w:color="auto"/>
        <w:right w:val="none" w:sz="0" w:space="0" w:color="auto"/>
      </w:divBdr>
    </w:div>
    <w:div w:id="2044400035">
      <w:bodyDiv w:val="1"/>
      <w:marLeft w:val="0"/>
      <w:marRight w:val="0"/>
      <w:marTop w:val="0"/>
      <w:marBottom w:val="0"/>
      <w:divBdr>
        <w:top w:val="none" w:sz="0" w:space="0" w:color="auto"/>
        <w:left w:val="none" w:sz="0" w:space="0" w:color="auto"/>
        <w:bottom w:val="none" w:sz="0" w:space="0" w:color="auto"/>
        <w:right w:val="none" w:sz="0" w:space="0" w:color="auto"/>
      </w:divBdr>
    </w:div>
    <w:div w:id="2045711048">
      <w:bodyDiv w:val="1"/>
      <w:marLeft w:val="0"/>
      <w:marRight w:val="0"/>
      <w:marTop w:val="0"/>
      <w:marBottom w:val="0"/>
      <w:divBdr>
        <w:top w:val="none" w:sz="0" w:space="0" w:color="auto"/>
        <w:left w:val="none" w:sz="0" w:space="0" w:color="auto"/>
        <w:bottom w:val="none" w:sz="0" w:space="0" w:color="auto"/>
        <w:right w:val="none" w:sz="0" w:space="0" w:color="auto"/>
      </w:divBdr>
    </w:div>
    <w:div w:id="2046176683">
      <w:bodyDiv w:val="1"/>
      <w:marLeft w:val="0"/>
      <w:marRight w:val="0"/>
      <w:marTop w:val="0"/>
      <w:marBottom w:val="0"/>
      <w:divBdr>
        <w:top w:val="none" w:sz="0" w:space="0" w:color="auto"/>
        <w:left w:val="none" w:sz="0" w:space="0" w:color="auto"/>
        <w:bottom w:val="none" w:sz="0" w:space="0" w:color="auto"/>
        <w:right w:val="none" w:sz="0" w:space="0" w:color="auto"/>
      </w:divBdr>
    </w:div>
    <w:div w:id="2046178349">
      <w:bodyDiv w:val="1"/>
      <w:marLeft w:val="0"/>
      <w:marRight w:val="0"/>
      <w:marTop w:val="0"/>
      <w:marBottom w:val="0"/>
      <w:divBdr>
        <w:top w:val="none" w:sz="0" w:space="0" w:color="auto"/>
        <w:left w:val="none" w:sz="0" w:space="0" w:color="auto"/>
        <w:bottom w:val="none" w:sz="0" w:space="0" w:color="auto"/>
        <w:right w:val="none" w:sz="0" w:space="0" w:color="auto"/>
      </w:divBdr>
    </w:div>
    <w:div w:id="2047095614">
      <w:bodyDiv w:val="1"/>
      <w:marLeft w:val="0"/>
      <w:marRight w:val="0"/>
      <w:marTop w:val="0"/>
      <w:marBottom w:val="0"/>
      <w:divBdr>
        <w:top w:val="none" w:sz="0" w:space="0" w:color="auto"/>
        <w:left w:val="none" w:sz="0" w:space="0" w:color="auto"/>
        <w:bottom w:val="none" w:sz="0" w:space="0" w:color="auto"/>
        <w:right w:val="none" w:sz="0" w:space="0" w:color="auto"/>
      </w:divBdr>
    </w:div>
    <w:div w:id="2047873474">
      <w:bodyDiv w:val="1"/>
      <w:marLeft w:val="0"/>
      <w:marRight w:val="0"/>
      <w:marTop w:val="0"/>
      <w:marBottom w:val="0"/>
      <w:divBdr>
        <w:top w:val="none" w:sz="0" w:space="0" w:color="auto"/>
        <w:left w:val="none" w:sz="0" w:space="0" w:color="auto"/>
        <w:bottom w:val="none" w:sz="0" w:space="0" w:color="auto"/>
        <w:right w:val="none" w:sz="0" w:space="0" w:color="auto"/>
      </w:divBdr>
    </w:div>
    <w:div w:id="2048943033">
      <w:bodyDiv w:val="1"/>
      <w:marLeft w:val="0"/>
      <w:marRight w:val="0"/>
      <w:marTop w:val="0"/>
      <w:marBottom w:val="0"/>
      <w:divBdr>
        <w:top w:val="none" w:sz="0" w:space="0" w:color="auto"/>
        <w:left w:val="none" w:sz="0" w:space="0" w:color="auto"/>
        <w:bottom w:val="none" w:sz="0" w:space="0" w:color="auto"/>
        <w:right w:val="none" w:sz="0" w:space="0" w:color="auto"/>
      </w:divBdr>
    </w:div>
    <w:div w:id="2049404353">
      <w:bodyDiv w:val="1"/>
      <w:marLeft w:val="0"/>
      <w:marRight w:val="0"/>
      <w:marTop w:val="0"/>
      <w:marBottom w:val="0"/>
      <w:divBdr>
        <w:top w:val="none" w:sz="0" w:space="0" w:color="auto"/>
        <w:left w:val="none" w:sz="0" w:space="0" w:color="auto"/>
        <w:bottom w:val="none" w:sz="0" w:space="0" w:color="auto"/>
        <w:right w:val="none" w:sz="0" w:space="0" w:color="auto"/>
      </w:divBdr>
    </w:div>
    <w:div w:id="2049449005">
      <w:bodyDiv w:val="1"/>
      <w:marLeft w:val="0"/>
      <w:marRight w:val="0"/>
      <w:marTop w:val="0"/>
      <w:marBottom w:val="0"/>
      <w:divBdr>
        <w:top w:val="none" w:sz="0" w:space="0" w:color="auto"/>
        <w:left w:val="none" w:sz="0" w:space="0" w:color="auto"/>
        <w:bottom w:val="none" w:sz="0" w:space="0" w:color="auto"/>
        <w:right w:val="none" w:sz="0" w:space="0" w:color="auto"/>
      </w:divBdr>
    </w:div>
    <w:div w:id="2049791237">
      <w:bodyDiv w:val="1"/>
      <w:marLeft w:val="0"/>
      <w:marRight w:val="0"/>
      <w:marTop w:val="0"/>
      <w:marBottom w:val="0"/>
      <w:divBdr>
        <w:top w:val="none" w:sz="0" w:space="0" w:color="auto"/>
        <w:left w:val="none" w:sz="0" w:space="0" w:color="auto"/>
        <w:bottom w:val="none" w:sz="0" w:space="0" w:color="auto"/>
        <w:right w:val="none" w:sz="0" w:space="0" w:color="auto"/>
      </w:divBdr>
    </w:div>
    <w:div w:id="2049799704">
      <w:bodyDiv w:val="1"/>
      <w:marLeft w:val="0"/>
      <w:marRight w:val="0"/>
      <w:marTop w:val="0"/>
      <w:marBottom w:val="0"/>
      <w:divBdr>
        <w:top w:val="none" w:sz="0" w:space="0" w:color="auto"/>
        <w:left w:val="none" w:sz="0" w:space="0" w:color="auto"/>
        <w:bottom w:val="none" w:sz="0" w:space="0" w:color="auto"/>
        <w:right w:val="none" w:sz="0" w:space="0" w:color="auto"/>
      </w:divBdr>
    </w:div>
    <w:div w:id="2049835276">
      <w:bodyDiv w:val="1"/>
      <w:marLeft w:val="0"/>
      <w:marRight w:val="0"/>
      <w:marTop w:val="0"/>
      <w:marBottom w:val="0"/>
      <w:divBdr>
        <w:top w:val="none" w:sz="0" w:space="0" w:color="auto"/>
        <w:left w:val="none" w:sz="0" w:space="0" w:color="auto"/>
        <w:bottom w:val="none" w:sz="0" w:space="0" w:color="auto"/>
        <w:right w:val="none" w:sz="0" w:space="0" w:color="auto"/>
      </w:divBdr>
    </w:div>
    <w:div w:id="2049984682">
      <w:bodyDiv w:val="1"/>
      <w:marLeft w:val="0"/>
      <w:marRight w:val="0"/>
      <w:marTop w:val="0"/>
      <w:marBottom w:val="0"/>
      <w:divBdr>
        <w:top w:val="none" w:sz="0" w:space="0" w:color="auto"/>
        <w:left w:val="none" w:sz="0" w:space="0" w:color="auto"/>
        <w:bottom w:val="none" w:sz="0" w:space="0" w:color="auto"/>
        <w:right w:val="none" w:sz="0" w:space="0" w:color="auto"/>
      </w:divBdr>
    </w:div>
    <w:div w:id="2050103829">
      <w:bodyDiv w:val="1"/>
      <w:marLeft w:val="0"/>
      <w:marRight w:val="0"/>
      <w:marTop w:val="0"/>
      <w:marBottom w:val="0"/>
      <w:divBdr>
        <w:top w:val="none" w:sz="0" w:space="0" w:color="auto"/>
        <w:left w:val="none" w:sz="0" w:space="0" w:color="auto"/>
        <w:bottom w:val="none" w:sz="0" w:space="0" w:color="auto"/>
        <w:right w:val="none" w:sz="0" w:space="0" w:color="auto"/>
      </w:divBdr>
    </w:div>
    <w:div w:id="2050495016">
      <w:bodyDiv w:val="1"/>
      <w:marLeft w:val="0"/>
      <w:marRight w:val="0"/>
      <w:marTop w:val="0"/>
      <w:marBottom w:val="0"/>
      <w:divBdr>
        <w:top w:val="none" w:sz="0" w:space="0" w:color="auto"/>
        <w:left w:val="none" w:sz="0" w:space="0" w:color="auto"/>
        <w:bottom w:val="none" w:sz="0" w:space="0" w:color="auto"/>
        <w:right w:val="none" w:sz="0" w:space="0" w:color="auto"/>
      </w:divBdr>
    </w:div>
    <w:div w:id="2050563712">
      <w:bodyDiv w:val="1"/>
      <w:marLeft w:val="0"/>
      <w:marRight w:val="0"/>
      <w:marTop w:val="0"/>
      <w:marBottom w:val="0"/>
      <w:divBdr>
        <w:top w:val="none" w:sz="0" w:space="0" w:color="auto"/>
        <w:left w:val="none" w:sz="0" w:space="0" w:color="auto"/>
        <w:bottom w:val="none" w:sz="0" w:space="0" w:color="auto"/>
        <w:right w:val="none" w:sz="0" w:space="0" w:color="auto"/>
      </w:divBdr>
    </w:div>
    <w:div w:id="2050571729">
      <w:bodyDiv w:val="1"/>
      <w:marLeft w:val="0"/>
      <w:marRight w:val="0"/>
      <w:marTop w:val="0"/>
      <w:marBottom w:val="0"/>
      <w:divBdr>
        <w:top w:val="none" w:sz="0" w:space="0" w:color="auto"/>
        <w:left w:val="none" w:sz="0" w:space="0" w:color="auto"/>
        <w:bottom w:val="none" w:sz="0" w:space="0" w:color="auto"/>
        <w:right w:val="none" w:sz="0" w:space="0" w:color="auto"/>
      </w:divBdr>
    </w:div>
    <w:div w:id="2050913794">
      <w:bodyDiv w:val="1"/>
      <w:marLeft w:val="0"/>
      <w:marRight w:val="0"/>
      <w:marTop w:val="0"/>
      <w:marBottom w:val="0"/>
      <w:divBdr>
        <w:top w:val="none" w:sz="0" w:space="0" w:color="auto"/>
        <w:left w:val="none" w:sz="0" w:space="0" w:color="auto"/>
        <w:bottom w:val="none" w:sz="0" w:space="0" w:color="auto"/>
        <w:right w:val="none" w:sz="0" w:space="0" w:color="auto"/>
      </w:divBdr>
    </w:div>
    <w:div w:id="2051686238">
      <w:bodyDiv w:val="1"/>
      <w:marLeft w:val="0"/>
      <w:marRight w:val="0"/>
      <w:marTop w:val="0"/>
      <w:marBottom w:val="0"/>
      <w:divBdr>
        <w:top w:val="none" w:sz="0" w:space="0" w:color="auto"/>
        <w:left w:val="none" w:sz="0" w:space="0" w:color="auto"/>
        <w:bottom w:val="none" w:sz="0" w:space="0" w:color="auto"/>
        <w:right w:val="none" w:sz="0" w:space="0" w:color="auto"/>
      </w:divBdr>
    </w:div>
    <w:div w:id="2051802302">
      <w:bodyDiv w:val="1"/>
      <w:marLeft w:val="0"/>
      <w:marRight w:val="0"/>
      <w:marTop w:val="0"/>
      <w:marBottom w:val="0"/>
      <w:divBdr>
        <w:top w:val="none" w:sz="0" w:space="0" w:color="auto"/>
        <w:left w:val="none" w:sz="0" w:space="0" w:color="auto"/>
        <w:bottom w:val="none" w:sz="0" w:space="0" w:color="auto"/>
        <w:right w:val="none" w:sz="0" w:space="0" w:color="auto"/>
      </w:divBdr>
    </w:div>
    <w:div w:id="2051957104">
      <w:bodyDiv w:val="1"/>
      <w:marLeft w:val="0"/>
      <w:marRight w:val="0"/>
      <w:marTop w:val="0"/>
      <w:marBottom w:val="0"/>
      <w:divBdr>
        <w:top w:val="none" w:sz="0" w:space="0" w:color="auto"/>
        <w:left w:val="none" w:sz="0" w:space="0" w:color="auto"/>
        <w:bottom w:val="none" w:sz="0" w:space="0" w:color="auto"/>
        <w:right w:val="none" w:sz="0" w:space="0" w:color="auto"/>
      </w:divBdr>
    </w:div>
    <w:div w:id="2052336053">
      <w:bodyDiv w:val="1"/>
      <w:marLeft w:val="0"/>
      <w:marRight w:val="0"/>
      <w:marTop w:val="0"/>
      <w:marBottom w:val="0"/>
      <w:divBdr>
        <w:top w:val="none" w:sz="0" w:space="0" w:color="auto"/>
        <w:left w:val="none" w:sz="0" w:space="0" w:color="auto"/>
        <w:bottom w:val="none" w:sz="0" w:space="0" w:color="auto"/>
        <w:right w:val="none" w:sz="0" w:space="0" w:color="auto"/>
      </w:divBdr>
    </w:div>
    <w:div w:id="2052420852">
      <w:bodyDiv w:val="1"/>
      <w:marLeft w:val="0"/>
      <w:marRight w:val="0"/>
      <w:marTop w:val="0"/>
      <w:marBottom w:val="0"/>
      <w:divBdr>
        <w:top w:val="none" w:sz="0" w:space="0" w:color="auto"/>
        <w:left w:val="none" w:sz="0" w:space="0" w:color="auto"/>
        <w:bottom w:val="none" w:sz="0" w:space="0" w:color="auto"/>
        <w:right w:val="none" w:sz="0" w:space="0" w:color="auto"/>
      </w:divBdr>
    </w:div>
    <w:div w:id="2052487584">
      <w:bodyDiv w:val="1"/>
      <w:marLeft w:val="0"/>
      <w:marRight w:val="0"/>
      <w:marTop w:val="0"/>
      <w:marBottom w:val="0"/>
      <w:divBdr>
        <w:top w:val="none" w:sz="0" w:space="0" w:color="auto"/>
        <w:left w:val="none" w:sz="0" w:space="0" w:color="auto"/>
        <w:bottom w:val="none" w:sz="0" w:space="0" w:color="auto"/>
        <w:right w:val="none" w:sz="0" w:space="0" w:color="auto"/>
      </w:divBdr>
    </w:div>
    <w:div w:id="2053843380">
      <w:bodyDiv w:val="1"/>
      <w:marLeft w:val="0"/>
      <w:marRight w:val="0"/>
      <w:marTop w:val="0"/>
      <w:marBottom w:val="0"/>
      <w:divBdr>
        <w:top w:val="none" w:sz="0" w:space="0" w:color="auto"/>
        <w:left w:val="none" w:sz="0" w:space="0" w:color="auto"/>
        <w:bottom w:val="none" w:sz="0" w:space="0" w:color="auto"/>
        <w:right w:val="none" w:sz="0" w:space="0" w:color="auto"/>
      </w:divBdr>
    </w:div>
    <w:div w:id="2054117346">
      <w:bodyDiv w:val="1"/>
      <w:marLeft w:val="0"/>
      <w:marRight w:val="0"/>
      <w:marTop w:val="0"/>
      <w:marBottom w:val="0"/>
      <w:divBdr>
        <w:top w:val="none" w:sz="0" w:space="0" w:color="auto"/>
        <w:left w:val="none" w:sz="0" w:space="0" w:color="auto"/>
        <w:bottom w:val="none" w:sz="0" w:space="0" w:color="auto"/>
        <w:right w:val="none" w:sz="0" w:space="0" w:color="auto"/>
      </w:divBdr>
    </w:div>
    <w:div w:id="2054183770">
      <w:bodyDiv w:val="1"/>
      <w:marLeft w:val="0"/>
      <w:marRight w:val="0"/>
      <w:marTop w:val="0"/>
      <w:marBottom w:val="0"/>
      <w:divBdr>
        <w:top w:val="none" w:sz="0" w:space="0" w:color="auto"/>
        <w:left w:val="none" w:sz="0" w:space="0" w:color="auto"/>
        <w:bottom w:val="none" w:sz="0" w:space="0" w:color="auto"/>
        <w:right w:val="none" w:sz="0" w:space="0" w:color="auto"/>
      </w:divBdr>
    </w:div>
    <w:div w:id="2054230916">
      <w:bodyDiv w:val="1"/>
      <w:marLeft w:val="0"/>
      <w:marRight w:val="0"/>
      <w:marTop w:val="0"/>
      <w:marBottom w:val="0"/>
      <w:divBdr>
        <w:top w:val="none" w:sz="0" w:space="0" w:color="auto"/>
        <w:left w:val="none" w:sz="0" w:space="0" w:color="auto"/>
        <w:bottom w:val="none" w:sz="0" w:space="0" w:color="auto"/>
        <w:right w:val="none" w:sz="0" w:space="0" w:color="auto"/>
      </w:divBdr>
    </w:div>
    <w:div w:id="2054889591">
      <w:bodyDiv w:val="1"/>
      <w:marLeft w:val="0"/>
      <w:marRight w:val="0"/>
      <w:marTop w:val="0"/>
      <w:marBottom w:val="0"/>
      <w:divBdr>
        <w:top w:val="none" w:sz="0" w:space="0" w:color="auto"/>
        <w:left w:val="none" w:sz="0" w:space="0" w:color="auto"/>
        <w:bottom w:val="none" w:sz="0" w:space="0" w:color="auto"/>
        <w:right w:val="none" w:sz="0" w:space="0" w:color="auto"/>
      </w:divBdr>
    </w:div>
    <w:div w:id="2055225879">
      <w:bodyDiv w:val="1"/>
      <w:marLeft w:val="0"/>
      <w:marRight w:val="0"/>
      <w:marTop w:val="0"/>
      <w:marBottom w:val="0"/>
      <w:divBdr>
        <w:top w:val="none" w:sz="0" w:space="0" w:color="auto"/>
        <w:left w:val="none" w:sz="0" w:space="0" w:color="auto"/>
        <w:bottom w:val="none" w:sz="0" w:space="0" w:color="auto"/>
        <w:right w:val="none" w:sz="0" w:space="0" w:color="auto"/>
      </w:divBdr>
    </w:div>
    <w:div w:id="2055347483">
      <w:bodyDiv w:val="1"/>
      <w:marLeft w:val="0"/>
      <w:marRight w:val="0"/>
      <w:marTop w:val="0"/>
      <w:marBottom w:val="0"/>
      <w:divBdr>
        <w:top w:val="none" w:sz="0" w:space="0" w:color="auto"/>
        <w:left w:val="none" w:sz="0" w:space="0" w:color="auto"/>
        <w:bottom w:val="none" w:sz="0" w:space="0" w:color="auto"/>
        <w:right w:val="none" w:sz="0" w:space="0" w:color="auto"/>
      </w:divBdr>
    </w:div>
    <w:div w:id="2055695921">
      <w:bodyDiv w:val="1"/>
      <w:marLeft w:val="0"/>
      <w:marRight w:val="0"/>
      <w:marTop w:val="0"/>
      <w:marBottom w:val="0"/>
      <w:divBdr>
        <w:top w:val="none" w:sz="0" w:space="0" w:color="auto"/>
        <w:left w:val="none" w:sz="0" w:space="0" w:color="auto"/>
        <w:bottom w:val="none" w:sz="0" w:space="0" w:color="auto"/>
        <w:right w:val="none" w:sz="0" w:space="0" w:color="auto"/>
      </w:divBdr>
    </w:div>
    <w:div w:id="2055812576">
      <w:bodyDiv w:val="1"/>
      <w:marLeft w:val="0"/>
      <w:marRight w:val="0"/>
      <w:marTop w:val="0"/>
      <w:marBottom w:val="0"/>
      <w:divBdr>
        <w:top w:val="none" w:sz="0" w:space="0" w:color="auto"/>
        <w:left w:val="none" w:sz="0" w:space="0" w:color="auto"/>
        <w:bottom w:val="none" w:sz="0" w:space="0" w:color="auto"/>
        <w:right w:val="none" w:sz="0" w:space="0" w:color="auto"/>
      </w:divBdr>
    </w:div>
    <w:div w:id="2056153334">
      <w:bodyDiv w:val="1"/>
      <w:marLeft w:val="0"/>
      <w:marRight w:val="0"/>
      <w:marTop w:val="0"/>
      <w:marBottom w:val="0"/>
      <w:divBdr>
        <w:top w:val="none" w:sz="0" w:space="0" w:color="auto"/>
        <w:left w:val="none" w:sz="0" w:space="0" w:color="auto"/>
        <w:bottom w:val="none" w:sz="0" w:space="0" w:color="auto"/>
        <w:right w:val="none" w:sz="0" w:space="0" w:color="auto"/>
      </w:divBdr>
    </w:div>
    <w:div w:id="2056616007">
      <w:bodyDiv w:val="1"/>
      <w:marLeft w:val="0"/>
      <w:marRight w:val="0"/>
      <w:marTop w:val="0"/>
      <w:marBottom w:val="0"/>
      <w:divBdr>
        <w:top w:val="none" w:sz="0" w:space="0" w:color="auto"/>
        <w:left w:val="none" w:sz="0" w:space="0" w:color="auto"/>
        <w:bottom w:val="none" w:sz="0" w:space="0" w:color="auto"/>
        <w:right w:val="none" w:sz="0" w:space="0" w:color="auto"/>
      </w:divBdr>
    </w:div>
    <w:div w:id="2056999429">
      <w:bodyDiv w:val="1"/>
      <w:marLeft w:val="0"/>
      <w:marRight w:val="0"/>
      <w:marTop w:val="0"/>
      <w:marBottom w:val="0"/>
      <w:divBdr>
        <w:top w:val="none" w:sz="0" w:space="0" w:color="auto"/>
        <w:left w:val="none" w:sz="0" w:space="0" w:color="auto"/>
        <w:bottom w:val="none" w:sz="0" w:space="0" w:color="auto"/>
        <w:right w:val="none" w:sz="0" w:space="0" w:color="auto"/>
      </w:divBdr>
    </w:div>
    <w:div w:id="2057004098">
      <w:bodyDiv w:val="1"/>
      <w:marLeft w:val="0"/>
      <w:marRight w:val="0"/>
      <w:marTop w:val="0"/>
      <w:marBottom w:val="0"/>
      <w:divBdr>
        <w:top w:val="none" w:sz="0" w:space="0" w:color="auto"/>
        <w:left w:val="none" w:sz="0" w:space="0" w:color="auto"/>
        <w:bottom w:val="none" w:sz="0" w:space="0" w:color="auto"/>
        <w:right w:val="none" w:sz="0" w:space="0" w:color="auto"/>
      </w:divBdr>
    </w:div>
    <w:div w:id="2057312202">
      <w:bodyDiv w:val="1"/>
      <w:marLeft w:val="0"/>
      <w:marRight w:val="0"/>
      <w:marTop w:val="0"/>
      <w:marBottom w:val="0"/>
      <w:divBdr>
        <w:top w:val="none" w:sz="0" w:space="0" w:color="auto"/>
        <w:left w:val="none" w:sz="0" w:space="0" w:color="auto"/>
        <w:bottom w:val="none" w:sz="0" w:space="0" w:color="auto"/>
        <w:right w:val="none" w:sz="0" w:space="0" w:color="auto"/>
      </w:divBdr>
    </w:div>
    <w:div w:id="2057465593">
      <w:bodyDiv w:val="1"/>
      <w:marLeft w:val="0"/>
      <w:marRight w:val="0"/>
      <w:marTop w:val="0"/>
      <w:marBottom w:val="0"/>
      <w:divBdr>
        <w:top w:val="none" w:sz="0" w:space="0" w:color="auto"/>
        <w:left w:val="none" w:sz="0" w:space="0" w:color="auto"/>
        <w:bottom w:val="none" w:sz="0" w:space="0" w:color="auto"/>
        <w:right w:val="none" w:sz="0" w:space="0" w:color="auto"/>
      </w:divBdr>
    </w:div>
    <w:div w:id="2057506170">
      <w:bodyDiv w:val="1"/>
      <w:marLeft w:val="0"/>
      <w:marRight w:val="0"/>
      <w:marTop w:val="0"/>
      <w:marBottom w:val="0"/>
      <w:divBdr>
        <w:top w:val="none" w:sz="0" w:space="0" w:color="auto"/>
        <w:left w:val="none" w:sz="0" w:space="0" w:color="auto"/>
        <w:bottom w:val="none" w:sz="0" w:space="0" w:color="auto"/>
        <w:right w:val="none" w:sz="0" w:space="0" w:color="auto"/>
      </w:divBdr>
    </w:div>
    <w:div w:id="2057773098">
      <w:bodyDiv w:val="1"/>
      <w:marLeft w:val="0"/>
      <w:marRight w:val="0"/>
      <w:marTop w:val="0"/>
      <w:marBottom w:val="0"/>
      <w:divBdr>
        <w:top w:val="none" w:sz="0" w:space="0" w:color="auto"/>
        <w:left w:val="none" w:sz="0" w:space="0" w:color="auto"/>
        <w:bottom w:val="none" w:sz="0" w:space="0" w:color="auto"/>
        <w:right w:val="none" w:sz="0" w:space="0" w:color="auto"/>
      </w:divBdr>
    </w:div>
    <w:div w:id="2057927248">
      <w:bodyDiv w:val="1"/>
      <w:marLeft w:val="0"/>
      <w:marRight w:val="0"/>
      <w:marTop w:val="0"/>
      <w:marBottom w:val="0"/>
      <w:divBdr>
        <w:top w:val="none" w:sz="0" w:space="0" w:color="auto"/>
        <w:left w:val="none" w:sz="0" w:space="0" w:color="auto"/>
        <w:bottom w:val="none" w:sz="0" w:space="0" w:color="auto"/>
        <w:right w:val="none" w:sz="0" w:space="0" w:color="auto"/>
      </w:divBdr>
    </w:div>
    <w:div w:id="2058166989">
      <w:bodyDiv w:val="1"/>
      <w:marLeft w:val="0"/>
      <w:marRight w:val="0"/>
      <w:marTop w:val="0"/>
      <w:marBottom w:val="0"/>
      <w:divBdr>
        <w:top w:val="none" w:sz="0" w:space="0" w:color="auto"/>
        <w:left w:val="none" w:sz="0" w:space="0" w:color="auto"/>
        <w:bottom w:val="none" w:sz="0" w:space="0" w:color="auto"/>
        <w:right w:val="none" w:sz="0" w:space="0" w:color="auto"/>
      </w:divBdr>
    </w:div>
    <w:div w:id="2058234969">
      <w:bodyDiv w:val="1"/>
      <w:marLeft w:val="0"/>
      <w:marRight w:val="0"/>
      <w:marTop w:val="0"/>
      <w:marBottom w:val="0"/>
      <w:divBdr>
        <w:top w:val="none" w:sz="0" w:space="0" w:color="auto"/>
        <w:left w:val="none" w:sz="0" w:space="0" w:color="auto"/>
        <w:bottom w:val="none" w:sz="0" w:space="0" w:color="auto"/>
        <w:right w:val="none" w:sz="0" w:space="0" w:color="auto"/>
      </w:divBdr>
    </w:div>
    <w:div w:id="2058510887">
      <w:bodyDiv w:val="1"/>
      <w:marLeft w:val="0"/>
      <w:marRight w:val="0"/>
      <w:marTop w:val="0"/>
      <w:marBottom w:val="0"/>
      <w:divBdr>
        <w:top w:val="none" w:sz="0" w:space="0" w:color="auto"/>
        <w:left w:val="none" w:sz="0" w:space="0" w:color="auto"/>
        <w:bottom w:val="none" w:sz="0" w:space="0" w:color="auto"/>
        <w:right w:val="none" w:sz="0" w:space="0" w:color="auto"/>
      </w:divBdr>
    </w:div>
    <w:div w:id="2058697791">
      <w:bodyDiv w:val="1"/>
      <w:marLeft w:val="0"/>
      <w:marRight w:val="0"/>
      <w:marTop w:val="0"/>
      <w:marBottom w:val="0"/>
      <w:divBdr>
        <w:top w:val="none" w:sz="0" w:space="0" w:color="auto"/>
        <w:left w:val="none" w:sz="0" w:space="0" w:color="auto"/>
        <w:bottom w:val="none" w:sz="0" w:space="0" w:color="auto"/>
        <w:right w:val="none" w:sz="0" w:space="0" w:color="auto"/>
      </w:divBdr>
    </w:div>
    <w:div w:id="2059669742">
      <w:bodyDiv w:val="1"/>
      <w:marLeft w:val="0"/>
      <w:marRight w:val="0"/>
      <w:marTop w:val="0"/>
      <w:marBottom w:val="0"/>
      <w:divBdr>
        <w:top w:val="none" w:sz="0" w:space="0" w:color="auto"/>
        <w:left w:val="none" w:sz="0" w:space="0" w:color="auto"/>
        <w:bottom w:val="none" w:sz="0" w:space="0" w:color="auto"/>
        <w:right w:val="none" w:sz="0" w:space="0" w:color="auto"/>
      </w:divBdr>
    </w:div>
    <w:div w:id="2059935252">
      <w:bodyDiv w:val="1"/>
      <w:marLeft w:val="0"/>
      <w:marRight w:val="0"/>
      <w:marTop w:val="0"/>
      <w:marBottom w:val="0"/>
      <w:divBdr>
        <w:top w:val="none" w:sz="0" w:space="0" w:color="auto"/>
        <w:left w:val="none" w:sz="0" w:space="0" w:color="auto"/>
        <w:bottom w:val="none" w:sz="0" w:space="0" w:color="auto"/>
        <w:right w:val="none" w:sz="0" w:space="0" w:color="auto"/>
      </w:divBdr>
    </w:div>
    <w:div w:id="2060014997">
      <w:bodyDiv w:val="1"/>
      <w:marLeft w:val="0"/>
      <w:marRight w:val="0"/>
      <w:marTop w:val="0"/>
      <w:marBottom w:val="0"/>
      <w:divBdr>
        <w:top w:val="none" w:sz="0" w:space="0" w:color="auto"/>
        <w:left w:val="none" w:sz="0" w:space="0" w:color="auto"/>
        <w:bottom w:val="none" w:sz="0" w:space="0" w:color="auto"/>
        <w:right w:val="none" w:sz="0" w:space="0" w:color="auto"/>
      </w:divBdr>
    </w:div>
    <w:div w:id="2060131582">
      <w:bodyDiv w:val="1"/>
      <w:marLeft w:val="0"/>
      <w:marRight w:val="0"/>
      <w:marTop w:val="0"/>
      <w:marBottom w:val="0"/>
      <w:divBdr>
        <w:top w:val="none" w:sz="0" w:space="0" w:color="auto"/>
        <w:left w:val="none" w:sz="0" w:space="0" w:color="auto"/>
        <w:bottom w:val="none" w:sz="0" w:space="0" w:color="auto"/>
        <w:right w:val="none" w:sz="0" w:space="0" w:color="auto"/>
      </w:divBdr>
    </w:div>
    <w:div w:id="2060475246">
      <w:bodyDiv w:val="1"/>
      <w:marLeft w:val="0"/>
      <w:marRight w:val="0"/>
      <w:marTop w:val="0"/>
      <w:marBottom w:val="0"/>
      <w:divBdr>
        <w:top w:val="none" w:sz="0" w:space="0" w:color="auto"/>
        <w:left w:val="none" w:sz="0" w:space="0" w:color="auto"/>
        <w:bottom w:val="none" w:sz="0" w:space="0" w:color="auto"/>
        <w:right w:val="none" w:sz="0" w:space="0" w:color="auto"/>
      </w:divBdr>
    </w:div>
    <w:div w:id="2060980261">
      <w:bodyDiv w:val="1"/>
      <w:marLeft w:val="0"/>
      <w:marRight w:val="0"/>
      <w:marTop w:val="0"/>
      <w:marBottom w:val="0"/>
      <w:divBdr>
        <w:top w:val="none" w:sz="0" w:space="0" w:color="auto"/>
        <w:left w:val="none" w:sz="0" w:space="0" w:color="auto"/>
        <w:bottom w:val="none" w:sz="0" w:space="0" w:color="auto"/>
        <w:right w:val="none" w:sz="0" w:space="0" w:color="auto"/>
      </w:divBdr>
    </w:div>
    <w:div w:id="2061200708">
      <w:bodyDiv w:val="1"/>
      <w:marLeft w:val="0"/>
      <w:marRight w:val="0"/>
      <w:marTop w:val="0"/>
      <w:marBottom w:val="0"/>
      <w:divBdr>
        <w:top w:val="none" w:sz="0" w:space="0" w:color="auto"/>
        <w:left w:val="none" w:sz="0" w:space="0" w:color="auto"/>
        <w:bottom w:val="none" w:sz="0" w:space="0" w:color="auto"/>
        <w:right w:val="none" w:sz="0" w:space="0" w:color="auto"/>
      </w:divBdr>
    </w:div>
    <w:div w:id="2061707556">
      <w:bodyDiv w:val="1"/>
      <w:marLeft w:val="0"/>
      <w:marRight w:val="0"/>
      <w:marTop w:val="0"/>
      <w:marBottom w:val="0"/>
      <w:divBdr>
        <w:top w:val="none" w:sz="0" w:space="0" w:color="auto"/>
        <w:left w:val="none" w:sz="0" w:space="0" w:color="auto"/>
        <w:bottom w:val="none" w:sz="0" w:space="0" w:color="auto"/>
        <w:right w:val="none" w:sz="0" w:space="0" w:color="auto"/>
      </w:divBdr>
    </w:div>
    <w:div w:id="2062090426">
      <w:bodyDiv w:val="1"/>
      <w:marLeft w:val="0"/>
      <w:marRight w:val="0"/>
      <w:marTop w:val="0"/>
      <w:marBottom w:val="0"/>
      <w:divBdr>
        <w:top w:val="none" w:sz="0" w:space="0" w:color="auto"/>
        <w:left w:val="none" w:sz="0" w:space="0" w:color="auto"/>
        <w:bottom w:val="none" w:sz="0" w:space="0" w:color="auto"/>
        <w:right w:val="none" w:sz="0" w:space="0" w:color="auto"/>
      </w:divBdr>
    </w:div>
    <w:div w:id="2062095175">
      <w:bodyDiv w:val="1"/>
      <w:marLeft w:val="0"/>
      <w:marRight w:val="0"/>
      <w:marTop w:val="0"/>
      <w:marBottom w:val="0"/>
      <w:divBdr>
        <w:top w:val="none" w:sz="0" w:space="0" w:color="auto"/>
        <w:left w:val="none" w:sz="0" w:space="0" w:color="auto"/>
        <w:bottom w:val="none" w:sz="0" w:space="0" w:color="auto"/>
        <w:right w:val="none" w:sz="0" w:space="0" w:color="auto"/>
      </w:divBdr>
    </w:div>
    <w:div w:id="2062245215">
      <w:bodyDiv w:val="1"/>
      <w:marLeft w:val="0"/>
      <w:marRight w:val="0"/>
      <w:marTop w:val="0"/>
      <w:marBottom w:val="0"/>
      <w:divBdr>
        <w:top w:val="none" w:sz="0" w:space="0" w:color="auto"/>
        <w:left w:val="none" w:sz="0" w:space="0" w:color="auto"/>
        <w:bottom w:val="none" w:sz="0" w:space="0" w:color="auto"/>
        <w:right w:val="none" w:sz="0" w:space="0" w:color="auto"/>
      </w:divBdr>
    </w:div>
    <w:div w:id="2062436128">
      <w:bodyDiv w:val="1"/>
      <w:marLeft w:val="0"/>
      <w:marRight w:val="0"/>
      <w:marTop w:val="0"/>
      <w:marBottom w:val="0"/>
      <w:divBdr>
        <w:top w:val="none" w:sz="0" w:space="0" w:color="auto"/>
        <w:left w:val="none" w:sz="0" w:space="0" w:color="auto"/>
        <w:bottom w:val="none" w:sz="0" w:space="0" w:color="auto"/>
        <w:right w:val="none" w:sz="0" w:space="0" w:color="auto"/>
      </w:divBdr>
    </w:div>
    <w:div w:id="2062510861">
      <w:bodyDiv w:val="1"/>
      <w:marLeft w:val="0"/>
      <w:marRight w:val="0"/>
      <w:marTop w:val="0"/>
      <w:marBottom w:val="0"/>
      <w:divBdr>
        <w:top w:val="none" w:sz="0" w:space="0" w:color="auto"/>
        <w:left w:val="none" w:sz="0" w:space="0" w:color="auto"/>
        <w:bottom w:val="none" w:sz="0" w:space="0" w:color="auto"/>
        <w:right w:val="none" w:sz="0" w:space="0" w:color="auto"/>
      </w:divBdr>
    </w:div>
    <w:div w:id="2063090352">
      <w:bodyDiv w:val="1"/>
      <w:marLeft w:val="0"/>
      <w:marRight w:val="0"/>
      <w:marTop w:val="0"/>
      <w:marBottom w:val="0"/>
      <w:divBdr>
        <w:top w:val="none" w:sz="0" w:space="0" w:color="auto"/>
        <w:left w:val="none" w:sz="0" w:space="0" w:color="auto"/>
        <w:bottom w:val="none" w:sz="0" w:space="0" w:color="auto"/>
        <w:right w:val="none" w:sz="0" w:space="0" w:color="auto"/>
      </w:divBdr>
    </w:div>
    <w:div w:id="2063824485">
      <w:bodyDiv w:val="1"/>
      <w:marLeft w:val="0"/>
      <w:marRight w:val="0"/>
      <w:marTop w:val="0"/>
      <w:marBottom w:val="0"/>
      <w:divBdr>
        <w:top w:val="none" w:sz="0" w:space="0" w:color="auto"/>
        <w:left w:val="none" w:sz="0" w:space="0" w:color="auto"/>
        <w:bottom w:val="none" w:sz="0" w:space="0" w:color="auto"/>
        <w:right w:val="none" w:sz="0" w:space="0" w:color="auto"/>
      </w:divBdr>
    </w:div>
    <w:div w:id="2064333164">
      <w:bodyDiv w:val="1"/>
      <w:marLeft w:val="0"/>
      <w:marRight w:val="0"/>
      <w:marTop w:val="0"/>
      <w:marBottom w:val="0"/>
      <w:divBdr>
        <w:top w:val="none" w:sz="0" w:space="0" w:color="auto"/>
        <w:left w:val="none" w:sz="0" w:space="0" w:color="auto"/>
        <w:bottom w:val="none" w:sz="0" w:space="0" w:color="auto"/>
        <w:right w:val="none" w:sz="0" w:space="0" w:color="auto"/>
      </w:divBdr>
    </w:div>
    <w:div w:id="2064407556">
      <w:bodyDiv w:val="1"/>
      <w:marLeft w:val="0"/>
      <w:marRight w:val="0"/>
      <w:marTop w:val="0"/>
      <w:marBottom w:val="0"/>
      <w:divBdr>
        <w:top w:val="none" w:sz="0" w:space="0" w:color="auto"/>
        <w:left w:val="none" w:sz="0" w:space="0" w:color="auto"/>
        <w:bottom w:val="none" w:sz="0" w:space="0" w:color="auto"/>
        <w:right w:val="none" w:sz="0" w:space="0" w:color="auto"/>
      </w:divBdr>
    </w:div>
    <w:div w:id="2065060535">
      <w:bodyDiv w:val="1"/>
      <w:marLeft w:val="0"/>
      <w:marRight w:val="0"/>
      <w:marTop w:val="0"/>
      <w:marBottom w:val="0"/>
      <w:divBdr>
        <w:top w:val="none" w:sz="0" w:space="0" w:color="auto"/>
        <w:left w:val="none" w:sz="0" w:space="0" w:color="auto"/>
        <w:bottom w:val="none" w:sz="0" w:space="0" w:color="auto"/>
        <w:right w:val="none" w:sz="0" w:space="0" w:color="auto"/>
      </w:divBdr>
    </w:div>
    <w:div w:id="2065790055">
      <w:bodyDiv w:val="1"/>
      <w:marLeft w:val="0"/>
      <w:marRight w:val="0"/>
      <w:marTop w:val="0"/>
      <w:marBottom w:val="0"/>
      <w:divBdr>
        <w:top w:val="none" w:sz="0" w:space="0" w:color="auto"/>
        <w:left w:val="none" w:sz="0" w:space="0" w:color="auto"/>
        <w:bottom w:val="none" w:sz="0" w:space="0" w:color="auto"/>
        <w:right w:val="none" w:sz="0" w:space="0" w:color="auto"/>
      </w:divBdr>
    </w:div>
    <w:div w:id="2066290815">
      <w:bodyDiv w:val="1"/>
      <w:marLeft w:val="0"/>
      <w:marRight w:val="0"/>
      <w:marTop w:val="0"/>
      <w:marBottom w:val="0"/>
      <w:divBdr>
        <w:top w:val="none" w:sz="0" w:space="0" w:color="auto"/>
        <w:left w:val="none" w:sz="0" w:space="0" w:color="auto"/>
        <w:bottom w:val="none" w:sz="0" w:space="0" w:color="auto"/>
        <w:right w:val="none" w:sz="0" w:space="0" w:color="auto"/>
      </w:divBdr>
    </w:div>
    <w:div w:id="2067023989">
      <w:bodyDiv w:val="1"/>
      <w:marLeft w:val="0"/>
      <w:marRight w:val="0"/>
      <w:marTop w:val="0"/>
      <w:marBottom w:val="0"/>
      <w:divBdr>
        <w:top w:val="none" w:sz="0" w:space="0" w:color="auto"/>
        <w:left w:val="none" w:sz="0" w:space="0" w:color="auto"/>
        <w:bottom w:val="none" w:sz="0" w:space="0" w:color="auto"/>
        <w:right w:val="none" w:sz="0" w:space="0" w:color="auto"/>
      </w:divBdr>
    </w:div>
    <w:div w:id="2067950393">
      <w:bodyDiv w:val="1"/>
      <w:marLeft w:val="0"/>
      <w:marRight w:val="0"/>
      <w:marTop w:val="0"/>
      <w:marBottom w:val="0"/>
      <w:divBdr>
        <w:top w:val="none" w:sz="0" w:space="0" w:color="auto"/>
        <w:left w:val="none" w:sz="0" w:space="0" w:color="auto"/>
        <w:bottom w:val="none" w:sz="0" w:space="0" w:color="auto"/>
        <w:right w:val="none" w:sz="0" w:space="0" w:color="auto"/>
      </w:divBdr>
    </w:div>
    <w:div w:id="2067989096">
      <w:bodyDiv w:val="1"/>
      <w:marLeft w:val="0"/>
      <w:marRight w:val="0"/>
      <w:marTop w:val="0"/>
      <w:marBottom w:val="0"/>
      <w:divBdr>
        <w:top w:val="none" w:sz="0" w:space="0" w:color="auto"/>
        <w:left w:val="none" w:sz="0" w:space="0" w:color="auto"/>
        <w:bottom w:val="none" w:sz="0" w:space="0" w:color="auto"/>
        <w:right w:val="none" w:sz="0" w:space="0" w:color="auto"/>
      </w:divBdr>
    </w:div>
    <w:div w:id="2068452540">
      <w:bodyDiv w:val="1"/>
      <w:marLeft w:val="0"/>
      <w:marRight w:val="0"/>
      <w:marTop w:val="0"/>
      <w:marBottom w:val="0"/>
      <w:divBdr>
        <w:top w:val="none" w:sz="0" w:space="0" w:color="auto"/>
        <w:left w:val="none" w:sz="0" w:space="0" w:color="auto"/>
        <w:bottom w:val="none" w:sz="0" w:space="0" w:color="auto"/>
        <w:right w:val="none" w:sz="0" w:space="0" w:color="auto"/>
      </w:divBdr>
    </w:div>
    <w:div w:id="2068720559">
      <w:bodyDiv w:val="1"/>
      <w:marLeft w:val="0"/>
      <w:marRight w:val="0"/>
      <w:marTop w:val="0"/>
      <w:marBottom w:val="0"/>
      <w:divBdr>
        <w:top w:val="none" w:sz="0" w:space="0" w:color="auto"/>
        <w:left w:val="none" w:sz="0" w:space="0" w:color="auto"/>
        <w:bottom w:val="none" w:sz="0" w:space="0" w:color="auto"/>
        <w:right w:val="none" w:sz="0" w:space="0" w:color="auto"/>
      </w:divBdr>
    </w:div>
    <w:div w:id="2069842394">
      <w:bodyDiv w:val="1"/>
      <w:marLeft w:val="0"/>
      <w:marRight w:val="0"/>
      <w:marTop w:val="0"/>
      <w:marBottom w:val="0"/>
      <w:divBdr>
        <w:top w:val="none" w:sz="0" w:space="0" w:color="auto"/>
        <w:left w:val="none" w:sz="0" w:space="0" w:color="auto"/>
        <w:bottom w:val="none" w:sz="0" w:space="0" w:color="auto"/>
        <w:right w:val="none" w:sz="0" w:space="0" w:color="auto"/>
      </w:divBdr>
    </w:div>
    <w:div w:id="2069956483">
      <w:bodyDiv w:val="1"/>
      <w:marLeft w:val="0"/>
      <w:marRight w:val="0"/>
      <w:marTop w:val="0"/>
      <w:marBottom w:val="0"/>
      <w:divBdr>
        <w:top w:val="none" w:sz="0" w:space="0" w:color="auto"/>
        <w:left w:val="none" w:sz="0" w:space="0" w:color="auto"/>
        <w:bottom w:val="none" w:sz="0" w:space="0" w:color="auto"/>
        <w:right w:val="none" w:sz="0" w:space="0" w:color="auto"/>
      </w:divBdr>
    </w:div>
    <w:div w:id="2070570997">
      <w:bodyDiv w:val="1"/>
      <w:marLeft w:val="0"/>
      <w:marRight w:val="0"/>
      <w:marTop w:val="0"/>
      <w:marBottom w:val="0"/>
      <w:divBdr>
        <w:top w:val="none" w:sz="0" w:space="0" w:color="auto"/>
        <w:left w:val="none" w:sz="0" w:space="0" w:color="auto"/>
        <w:bottom w:val="none" w:sz="0" w:space="0" w:color="auto"/>
        <w:right w:val="none" w:sz="0" w:space="0" w:color="auto"/>
      </w:divBdr>
    </w:div>
    <w:div w:id="2071222484">
      <w:bodyDiv w:val="1"/>
      <w:marLeft w:val="0"/>
      <w:marRight w:val="0"/>
      <w:marTop w:val="0"/>
      <w:marBottom w:val="0"/>
      <w:divBdr>
        <w:top w:val="none" w:sz="0" w:space="0" w:color="auto"/>
        <w:left w:val="none" w:sz="0" w:space="0" w:color="auto"/>
        <w:bottom w:val="none" w:sz="0" w:space="0" w:color="auto"/>
        <w:right w:val="none" w:sz="0" w:space="0" w:color="auto"/>
      </w:divBdr>
    </w:div>
    <w:div w:id="2071803300">
      <w:bodyDiv w:val="1"/>
      <w:marLeft w:val="0"/>
      <w:marRight w:val="0"/>
      <w:marTop w:val="0"/>
      <w:marBottom w:val="0"/>
      <w:divBdr>
        <w:top w:val="none" w:sz="0" w:space="0" w:color="auto"/>
        <w:left w:val="none" w:sz="0" w:space="0" w:color="auto"/>
        <w:bottom w:val="none" w:sz="0" w:space="0" w:color="auto"/>
        <w:right w:val="none" w:sz="0" w:space="0" w:color="auto"/>
      </w:divBdr>
    </w:div>
    <w:div w:id="2073040244">
      <w:bodyDiv w:val="1"/>
      <w:marLeft w:val="0"/>
      <w:marRight w:val="0"/>
      <w:marTop w:val="0"/>
      <w:marBottom w:val="0"/>
      <w:divBdr>
        <w:top w:val="none" w:sz="0" w:space="0" w:color="auto"/>
        <w:left w:val="none" w:sz="0" w:space="0" w:color="auto"/>
        <w:bottom w:val="none" w:sz="0" w:space="0" w:color="auto"/>
        <w:right w:val="none" w:sz="0" w:space="0" w:color="auto"/>
      </w:divBdr>
    </w:div>
    <w:div w:id="2073312481">
      <w:bodyDiv w:val="1"/>
      <w:marLeft w:val="0"/>
      <w:marRight w:val="0"/>
      <w:marTop w:val="0"/>
      <w:marBottom w:val="0"/>
      <w:divBdr>
        <w:top w:val="none" w:sz="0" w:space="0" w:color="auto"/>
        <w:left w:val="none" w:sz="0" w:space="0" w:color="auto"/>
        <w:bottom w:val="none" w:sz="0" w:space="0" w:color="auto"/>
        <w:right w:val="none" w:sz="0" w:space="0" w:color="auto"/>
      </w:divBdr>
    </w:div>
    <w:div w:id="2073964549">
      <w:bodyDiv w:val="1"/>
      <w:marLeft w:val="0"/>
      <w:marRight w:val="0"/>
      <w:marTop w:val="0"/>
      <w:marBottom w:val="0"/>
      <w:divBdr>
        <w:top w:val="none" w:sz="0" w:space="0" w:color="auto"/>
        <w:left w:val="none" w:sz="0" w:space="0" w:color="auto"/>
        <w:bottom w:val="none" w:sz="0" w:space="0" w:color="auto"/>
        <w:right w:val="none" w:sz="0" w:space="0" w:color="auto"/>
      </w:divBdr>
    </w:div>
    <w:div w:id="2074770150">
      <w:bodyDiv w:val="1"/>
      <w:marLeft w:val="0"/>
      <w:marRight w:val="0"/>
      <w:marTop w:val="0"/>
      <w:marBottom w:val="0"/>
      <w:divBdr>
        <w:top w:val="none" w:sz="0" w:space="0" w:color="auto"/>
        <w:left w:val="none" w:sz="0" w:space="0" w:color="auto"/>
        <w:bottom w:val="none" w:sz="0" w:space="0" w:color="auto"/>
        <w:right w:val="none" w:sz="0" w:space="0" w:color="auto"/>
      </w:divBdr>
    </w:div>
    <w:div w:id="2075152666">
      <w:bodyDiv w:val="1"/>
      <w:marLeft w:val="0"/>
      <w:marRight w:val="0"/>
      <w:marTop w:val="0"/>
      <w:marBottom w:val="0"/>
      <w:divBdr>
        <w:top w:val="none" w:sz="0" w:space="0" w:color="auto"/>
        <w:left w:val="none" w:sz="0" w:space="0" w:color="auto"/>
        <w:bottom w:val="none" w:sz="0" w:space="0" w:color="auto"/>
        <w:right w:val="none" w:sz="0" w:space="0" w:color="auto"/>
      </w:divBdr>
    </w:div>
    <w:div w:id="2076118915">
      <w:bodyDiv w:val="1"/>
      <w:marLeft w:val="0"/>
      <w:marRight w:val="0"/>
      <w:marTop w:val="0"/>
      <w:marBottom w:val="0"/>
      <w:divBdr>
        <w:top w:val="none" w:sz="0" w:space="0" w:color="auto"/>
        <w:left w:val="none" w:sz="0" w:space="0" w:color="auto"/>
        <w:bottom w:val="none" w:sz="0" w:space="0" w:color="auto"/>
        <w:right w:val="none" w:sz="0" w:space="0" w:color="auto"/>
      </w:divBdr>
    </w:div>
    <w:div w:id="2077318831">
      <w:bodyDiv w:val="1"/>
      <w:marLeft w:val="0"/>
      <w:marRight w:val="0"/>
      <w:marTop w:val="0"/>
      <w:marBottom w:val="0"/>
      <w:divBdr>
        <w:top w:val="none" w:sz="0" w:space="0" w:color="auto"/>
        <w:left w:val="none" w:sz="0" w:space="0" w:color="auto"/>
        <w:bottom w:val="none" w:sz="0" w:space="0" w:color="auto"/>
        <w:right w:val="none" w:sz="0" w:space="0" w:color="auto"/>
      </w:divBdr>
    </w:div>
    <w:div w:id="2077432062">
      <w:bodyDiv w:val="1"/>
      <w:marLeft w:val="0"/>
      <w:marRight w:val="0"/>
      <w:marTop w:val="0"/>
      <w:marBottom w:val="0"/>
      <w:divBdr>
        <w:top w:val="none" w:sz="0" w:space="0" w:color="auto"/>
        <w:left w:val="none" w:sz="0" w:space="0" w:color="auto"/>
        <w:bottom w:val="none" w:sz="0" w:space="0" w:color="auto"/>
        <w:right w:val="none" w:sz="0" w:space="0" w:color="auto"/>
      </w:divBdr>
    </w:div>
    <w:div w:id="2077776486">
      <w:bodyDiv w:val="1"/>
      <w:marLeft w:val="0"/>
      <w:marRight w:val="0"/>
      <w:marTop w:val="0"/>
      <w:marBottom w:val="0"/>
      <w:divBdr>
        <w:top w:val="none" w:sz="0" w:space="0" w:color="auto"/>
        <w:left w:val="none" w:sz="0" w:space="0" w:color="auto"/>
        <w:bottom w:val="none" w:sz="0" w:space="0" w:color="auto"/>
        <w:right w:val="none" w:sz="0" w:space="0" w:color="auto"/>
      </w:divBdr>
    </w:div>
    <w:div w:id="2078357959">
      <w:bodyDiv w:val="1"/>
      <w:marLeft w:val="0"/>
      <w:marRight w:val="0"/>
      <w:marTop w:val="0"/>
      <w:marBottom w:val="0"/>
      <w:divBdr>
        <w:top w:val="none" w:sz="0" w:space="0" w:color="auto"/>
        <w:left w:val="none" w:sz="0" w:space="0" w:color="auto"/>
        <w:bottom w:val="none" w:sz="0" w:space="0" w:color="auto"/>
        <w:right w:val="none" w:sz="0" w:space="0" w:color="auto"/>
      </w:divBdr>
    </w:div>
    <w:div w:id="2078628804">
      <w:bodyDiv w:val="1"/>
      <w:marLeft w:val="0"/>
      <w:marRight w:val="0"/>
      <w:marTop w:val="0"/>
      <w:marBottom w:val="0"/>
      <w:divBdr>
        <w:top w:val="none" w:sz="0" w:space="0" w:color="auto"/>
        <w:left w:val="none" w:sz="0" w:space="0" w:color="auto"/>
        <w:bottom w:val="none" w:sz="0" w:space="0" w:color="auto"/>
        <w:right w:val="none" w:sz="0" w:space="0" w:color="auto"/>
      </w:divBdr>
    </w:div>
    <w:div w:id="2078895900">
      <w:bodyDiv w:val="1"/>
      <w:marLeft w:val="0"/>
      <w:marRight w:val="0"/>
      <w:marTop w:val="0"/>
      <w:marBottom w:val="0"/>
      <w:divBdr>
        <w:top w:val="none" w:sz="0" w:space="0" w:color="auto"/>
        <w:left w:val="none" w:sz="0" w:space="0" w:color="auto"/>
        <w:bottom w:val="none" w:sz="0" w:space="0" w:color="auto"/>
        <w:right w:val="none" w:sz="0" w:space="0" w:color="auto"/>
      </w:divBdr>
    </w:div>
    <w:div w:id="2079937905">
      <w:bodyDiv w:val="1"/>
      <w:marLeft w:val="0"/>
      <w:marRight w:val="0"/>
      <w:marTop w:val="0"/>
      <w:marBottom w:val="0"/>
      <w:divBdr>
        <w:top w:val="none" w:sz="0" w:space="0" w:color="auto"/>
        <w:left w:val="none" w:sz="0" w:space="0" w:color="auto"/>
        <w:bottom w:val="none" w:sz="0" w:space="0" w:color="auto"/>
        <w:right w:val="none" w:sz="0" w:space="0" w:color="auto"/>
      </w:divBdr>
    </w:div>
    <w:div w:id="2080133777">
      <w:bodyDiv w:val="1"/>
      <w:marLeft w:val="0"/>
      <w:marRight w:val="0"/>
      <w:marTop w:val="0"/>
      <w:marBottom w:val="0"/>
      <w:divBdr>
        <w:top w:val="none" w:sz="0" w:space="0" w:color="auto"/>
        <w:left w:val="none" w:sz="0" w:space="0" w:color="auto"/>
        <w:bottom w:val="none" w:sz="0" w:space="0" w:color="auto"/>
        <w:right w:val="none" w:sz="0" w:space="0" w:color="auto"/>
      </w:divBdr>
    </w:div>
    <w:div w:id="2081713555">
      <w:bodyDiv w:val="1"/>
      <w:marLeft w:val="0"/>
      <w:marRight w:val="0"/>
      <w:marTop w:val="0"/>
      <w:marBottom w:val="0"/>
      <w:divBdr>
        <w:top w:val="none" w:sz="0" w:space="0" w:color="auto"/>
        <w:left w:val="none" w:sz="0" w:space="0" w:color="auto"/>
        <w:bottom w:val="none" w:sz="0" w:space="0" w:color="auto"/>
        <w:right w:val="none" w:sz="0" w:space="0" w:color="auto"/>
      </w:divBdr>
    </w:div>
    <w:div w:id="2083523193">
      <w:bodyDiv w:val="1"/>
      <w:marLeft w:val="0"/>
      <w:marRight w:val="0"/>
      <w:marTop w:val="0"/>
      <w:marBottom w:val="0"/>
      <w:divBdr>
        <w:top w:val="none" w:sz="0" w:space="0" w:color="auto"/>
        <w:left w:val="none" w:sz="0" w:space="0" w:color="auto"/>
        <w:bottom w:val="none" w:sz="0" w:space="0" w:color="auto"/>
        <w:right w:val="none" w:sz="0" w:space="0" w:color="auto"/>
      </w:divBdr>
    </w:div>
    <w:div w:id="2084450942">
      <w:bodyDiv w:val="1"/>
      <w:marLeft w:val="0"/>
      <w:marRight w:val="0"/>
      <w:marTop w:val="0"/>
      <w:marBottom w:val="0"/>
      <w:divBdr>
        <w:top w:val="none" w:sz="0" w:space="0" w:color="auto"/>
        <w:left w:val="none" w:sz="0" w:space="0" w:color="auto"/>
        <w:bottom w:val="none" w:sz="0" w:space="0" w:color="auto"/>
        <w:right w:val="none" w:sz="0" w:space="0" w:color="auto"/>
      </w:divBdr>
    </w:div>
    <w:div w:id="2084912460">
      <w:bodyDiv w:val="1"/>
      <w:marLeft w:val="0"/>
      <w:marRight w:val="0"/>
      <w:marTop w:val="0"/>
      <w:marBottom w:val="0"/>
      <w:divBdr>
        <w:top w:val="none" w:sz="0" w:space="0" w:color="auto"/>
        <w:left w:val="none" w:sz="0" w:space="0" w:color="auto"/>
        <w:bottom w:val="none" w:sz="0" w:space="0" w:color="auto"/>
        <w:right w:val="none" w:sz="0" w:space="0" w:color="auto"/>
      </w:divBdr>
    </w:div>
    <w:div w:id="2087261323">
      <w:bodyDiv w:val="1"/>
      <w:marLeft w:val="0"/>
      <w:marRight w:val="0"/>
      <w:marTop w:val="0"/>
      <w:marBottom w:val="0"/>
      <w:divBdr>
        <w:top w:val="none" w:sz="0" w:space="0" w:color="auto"/>
        <w:left w:val="none" w:sz="0" w:space="0" w:color="auto"/>
        <w:bottom w:val="none" w:sz="0" w:space="0" w:color="auto"/>
        <w:right w:val="none" w:sz="0" w:space="0" w:color="auto"/>
      </w:divBdr>
    </w:div>
    <w:div w:id="2088066056">
      <w:bodyDiv w:val="1"/>
      <w:marLeft w:val="0"/>
      <w:marRight w:val="0"/>
      <w:marTop w:val="0"/>
      <w:marBottom w:val="0"/>
      <w:divBdr>
        <w:top w:val="none" w:sz="0" w:space="0" w:color="auto"/>
        <w:left w:val="none" w:sz="0" w:space="0" w:color="auto"/>
        <w:bottom w:val="none" w:sz="0" w:space="0" w:color="auto"/>
        <w:right w:val="none" w:sz="0" w:space="0" w:color="auto"/>
      </w:divBdr>
    </w:div>
    <w:div w:id="2089157247">
      <w:bodyDiv w:val="1"/>
      <w:marLeft w:val="0"/>
      <w:marRight w:val="0"/>
      <w:marTop w:val="0"/>
      <w:marBottom w:val="0"/>
      <w:divBdr>
        <w:top w:val="none" w:sz="0" w:space="0" w:color="auto"/>
        <w:left w:val="none" w:sz="0" w:space="0" w:color="auto"/>
        <w:bottom w:val="none" w:sz="0" w:space="0" w:color="auto"/>
        <w:right w:val="none" w:sz="0" w:space="0" w:color="auto"/>
      </w:divBdr>
    </w:div>
    <w:div w:id="2089382462">
      <w:bodyDiv w:val="1"/>
      <w:marLeft w:val="0"/>
      <w:marRight w:val="0"/>
      <w:marTop w:val="0"/>
      <w:marBottom w:val="0"/>
      <w:divBdr>
        <w:top w:val="none" w:sz="0" w:space="0" w:color="auto"/>
        <w:left w:val="none" w:sz="0" w:space="0" w:color="auto"/>
        <w:bottom w:val="none" w:sz="0" w:space="0" w:color="auto"/>
        <w:right w:val="none" w:sz="0" w:space="0" w:color="auto"/>
      </w:divBdr>
    </w:div>
    <w:div w:id="2089761695">
      <w:bodyDiv w:val="1"/>
      <w:marLeft w:val="0"/>
      <w:marRight w:val="0"/>
      <w:marTop w:val="0"/>
      <w:marBottom w:val="0"/>
      <w:divBdr>
        <w:top w:val="none" w:sz="0" w:space="0" w:color="auto"/>
        <w:left w:val="none" w:sz="0" w:space="0" w:color="auto"/>
        <w:bottom w:val="none" w:sz="0" w:space="0" w:color="auto"/>
        <w:right w:val="none" w:sz="0" w:space="0" w:color="auto"/>
      </w:divBdr>
    </w:div>
    <w:div w:id="2089839352">
      <w:bodyDiv w:val="1"/>
      <w:marLeft w:val="0"/>
      <w:marRight w:val="0"/>
      <w:marTop w:val="0"/>
      <w:marBottom w:val="0"/>
      <w:divBdr>
        <w:top w:val="none" w:sz="0" w:space="0" w:color="auto"/>
        <w:left w:val="none" w:sz="0" w:space="0" w:color="auto"/>
        <w:bottom w:val="none" w:sz="0" w:space="0" w:color="auto"/>
        <w:right w:val="none" w:sz="0" w:space="0" w:color="auto"/>
      </w:divBdr>
    </w:div>
    <w:div w:id="2090150895">
      <w:bodyDiv w:val="1"/>
      <w:marLeft w:val="0"/>
      <w:marRight w:val="0"/>
      <w:marTop w:val="0"/>
      <w:marBottom w:val="0"/>
      <w:divBdr>
        <w:top w:val="none" w:sz="0" w:space="0" w:color="auto"/>
        <w:left w:val="none" w:sz="0" w:space="0" w:color="auto"/>
        <w:bottom w:val="none" w:sz="0" w:space="0" w:color="auto"/>
        <w:right w:val="none" w:sz="0" w:space="0" w:color="auto"/>
      </w:divBdr>
    </w:div>
    <w:div w:id="2090347711">
      <w:bodyDiv w:val="1"/>
      <w:marLeft w:val="0"/>
      <w:marRight w:val="0"/>
      <w:marTop w:val="0"/>
      <w:marBottom w:val="0"/>
      <w:divBdr>
        <w:top w:val="none" w:sz="0" w:space="0" w:color="auto"/>
        <w:left w:val="none" w:sz="0" w:space="0" w:color="auto"/>
        <w:bottom w:val="none" w:sz="0" w:space="0" w:color="auto"/>
        <w:right w:val="none" w:sz="0" w:space="0" w:color="auto"/>
      </w:divBdr>
    </w:div>
    <w:div w:id="2090419550">
      <w:bodyDiv w:val="1"/>
      <w:marLeft w:val="0"/>
      <w:marRight w:val="0"/>
      <w:marTop w:val="0"/>
      <w:marBottom w:val="0"/>
      <w:divBdr>
        <w:top w:val="none" w:sz="0" w:space="0" w:color="auto"/>
        <w:left w:val="none" w:sz="0" w:space="0" w:color="auto"/>
        <w:bottom w:val="none" w:sz="0" w:space="0" w:color="auto"/>
        <w:right w:val="none" w:sz="0" w:space="0" w:color="auto"/>
      </w:divBdr>
    </w:div>
    <w:div w:id="2090954443">
      <w:bodyDiv w:val="1"/>
      <w:marLeft w:val="0"/>
      <w:marRight w:val="0"/>
      <w:marTop w:val="0"/>
      <w:marBottom w:val="0"/>
      <w:divBdr>
        <w:top w:val="none" w:sz="0" w:space="0" w:color="auto"/>
        <w:left w:val="none" w:sz="0" w:space="0" w:color="auto"/>
        <w:bottom w:val="none" w:sz="0" w:space="0" w:color="auto"/>
        <w:right w:val="none" w:sz="0" w:space="0" w:color="auto"/>
      </w:divBdr>
    </w:div>
    <w:div w:id="2091190869">
      <w:bodyDiv w:val="1"/>
      <w:marLeft w:val="0"/>
      <w:marRight w:val="0"/>
      <w:marTop w:val="0"/>
      <w:marBottom w:val="0"/>
      <w:divBdr>
        <w:top w:val="none" w:sz="0" w:space="0" w:color="auto"/>
        <w:left w:val="none" w:sz="0" w:space="0" w:color="auto"/>
        <w:bottom w:val="none" w:sz="0" w:space="0" w:color="auto"/>
        <w:right w:val="none" w:sz="0" w:space="0" w:color="auto"/>
      </w:divBdr>
    </w:div>
    <w:div w:id="2092265683">
      <w:bodyDiv w:val="1"/>
      <w:marLeft w:val="0"/>
      <w:marRight w:val="0"/>
      <w:marTop w:val="0"/>
      <w:marBottom w:val="0"/>
      <w:divBdr>
        <w:top w:val="none" w:sz="0" w:space="0" w:color="auto"/>
        <w:left w:val="none" w:sz="0" w:space="0" w:color="auto"/>
        <w:bottom w:val="none" w:sz="0" w:space="0" w:color="auto"/>
        <w:right w:val="none" w:sz="0" w:space="0" w:color="auto"/>
      </w:divBdr>
    </w:div>
    <w:div w:id="2093160001">
      <w:bodyDiv w:val="1"/>
      <w:marLeft w:val="0"/>
      <w:marRight w:val="0"/>
      <w:marTop w:val="0"/>
      <w:marBottom w:val="0"/>
      <w:divBdr>
        <w:top w:val="none" w:sz="0" w:space="0" w:color="auto"/>
        <w:left w:val="none" w:sz="0" w:space="0" w:color="auto"/>
        <w:bottom w:val="none" w:sz="0" w:space="0" w:color="auto"/>
        <w:right w:val="none" w:sz="0" w:space="0" w:color="auto"/>
      </w:divBdr>
    </w:div>
    <w:div w:id="2093506350">
      <w:bodyDiv w:val="1"/>
      <w:marLeft w:val="0"/>
      <w:marRight w:val="0"/>
      <w:marTop w:val="0"/>
      <w:marBottom w:val="0"/>
      <w:divBdr>
        <w:top w:val="none" w:sz="0" w:space="0" w:color="auto"/>
        <w:left w:val="none" w:sz="0" w:space="0" w:color="auto"/>
        <w:bottom w:val="none" w:sz="0" w:space="0" w:color="auto"/>
        <w:right w:val="none" w:sz="0" w:space="0" w:color="auto"/>
      </w:divBdr>
    </w:div>
    <w:div w:id="2093966731">
      <w:bodyDiv w:val="1"/>
      <w:marLeft w:val="0"/>
      <w:marRight w:val="0"/>
      <w:marTop w:val="0"/>
      <w:marBottom w:val="0"/>
      <w:divBdr>
        <w:top w:val="none" w:sz="0" w:space="0" w:color="auto"/>
        <w:left w:val="none" w:sz="0" w:space="0" w:color="auto"/>
        <w:bottom w:val="none" w:sz="0" w:space="0" w:color="auto"/>
        <w:right w:val="none" w:sz="0" w:space="0" w:color="auto"/>
      </w:divBdr>
    </w:div>
    <w:div w:id="2094006453">
      <w:bodyDiv w:val="1"/>
      <w:marLeft w:val="0"/>
      <w:marRight w:val="0"/>
      <w:marTop w:val="0"/>
      <w:marBottom w:val="0"/>
      <w:divBdr>
        <w:top w:val="none" w:sz="0" w:space="0" w:color="auto"/>
        <w:left w:val="none" w:sz="0" w:space="0" w:color="auto"/>
        <w:bottom w:val="none" w:sz="0" w:space="0" w:color="auto"/>
        <w:right w:val="none" w:sz="0" w:space="0" w:color="auto"/>
      </w:divBdr>
    </w:div>
    <w:div w:id="2094543351">
      <w:bodyDiv w:val="1"/>
      <w:marLeft w:val="0"/>
      <w:marRight w:val="0"/>
      <w:marTop w:val="0"/>
      <w:marBottom w:val="0"/>
      <w:divBdr>
        <w:top w:val="none" w:sz="0" w:space="0" w:color="auto"/>
        <w:left w:val="none" w:sz="0" w:space="0" w:color="auto"/>
        <w:bottom w:val="none" w:sz="0" w:space="0" w:color="auto"/>
        <w:right w:val="none" w:sz="0" w:space="0" w:color="auto"/>
      </w:divBdr>
    </w:div>
    <w:div w:id="2094811095">
      <w:bodyDiv w:val="1"/>
      <w:marLeft w:val="0"/>
      <w:marRight w:val="0"/>
      <w:marTop w:val="0"/>
      <w:marBottom w:val="0"/>
      <w:divBdr>
        <w:top w:val="none" w:sz="0" w:space="0" w:color="auto"/>
        <w:left w:val="none" w:sz="0" w:space="0" w:color="auto"/>
        <w:bottom w:val="none" w:sz="0" w:space="0" w:color="auto"/>
        <w:right w:val="none" w:sz="0" w:space="0" w:color="auto"/>
      </w:divBdr>
    </w:div>
    <w:div w:id="2096785463">
      <w:bodyDiv w:val="1"/>
      <w:marLeft w:val="0"/>
      <w:marRight w:val="0"/>
      <w:marTop w:val="0"/>
      <w:marBottom w:val="0"/>
      <w:divBdr>
        <w:top w:val="none" w:sz="0" w:space="0" w:color="auto"/>
        <w:left w:val="none" w:sz="0" w:space="0" w:color="auto"/>
        <w:bottom w:val="none" w:sz="0" w:space="0" w:color="auto"/>
        <w:right w:val="none" w:sz="0" w:space="0" w:color="auto"/>
      </w:divBdr>
    </w:div>
    <w:div w:id="2096903631">
      <w:bodyDiv w:val="1"/>
      <w:marLeft w:val="0"/>
      <w:marRight w:val="0"/>
      <w:marTop w:val="0"/>
      <w:marBottom w:val="0"/>
      <w:divBdr>
        <w:top w:val="none" w:sz="0" w:space="0" w:color="auto"/>
        <w:left w:val="none" w:sz="0" w:space="0" w:color="auto"/>
        <w:bottom w:val="none" w:sz="0" w:space="0" w:color="auto"/>
        <w:right w:val="none" w:sz="0" w:space="0" w:color="auto"/>
      </w:divBdr>
    </w:div>
    <w:div w:id="2096976819">
      <w:bodyDiv w:val="1"/>
      <w:marLeft w:val="0"/>
      <w:marRight w:val="0"/>
      <w:marTop w:val="0"/>
      <w:marBottom w:val="0"/>
      <w:divBdr>
        <w:top w:val="none" w:sz="0" w:space="0" w:color="auto"/>
        <w:left w:val="none" w:sz="0" w:space="0" w:color="auto"/>
        <w:bottom w:val="none" w:sz="0" w:space="0" w:color="auto"/>
        <w:right w:val="none" w:sz="0" w:space="0" w:color="auto"/>
      </w:divBdr>
    </w:div>
    <w:div w:id="2097552464">
      <w:bodyDiv w:val="1"/>
      <w:marLeft w:val="0"/>
      <w:marRight w:val="0"/>
      <w:marTop w:val="0"/>
      <w:marBottom w:val="0"/>
      <w:divBdr>
        <w:top w:val="none" w:sz="0" w:space="0" w:color="auto"/>
        <w:left w:val="none" w:sz="0" w:space="0" w:color="auto"/>
        <w:bottom w:val="none" w:sz="0" w:space="0" w:color="auto"/>
        <w:right w:val="none" w:sz="0" w:space="0" w:color="auto"/>
      </w:divBdr>
    </w:div>
    <w:div w:id="2097630367">
      <w:bodyDiv w:val="1"/>
      <w:marLeft w:val="0"/>
      <w:marRight w:val="0"/>
      <w:marTop w:val="0"/>
      <w:marBottom w:val="0"/>
      <w:divBdr>
        <w:top w:val="none" w:sz="0" w:space="0" w:color="auto"/>
        <w:left w:val="none" w:sz="0" w:space="0" w:color="auto"/>
        <w:bottom w:val="none" w:sz="0" w:space="0" w:color="auto"/>
        <w:right w:val="none" w:sz="0" w:space="0" w:color="auto"/>
      </w:divBdr>
    </w:div>
    <w:div w:id="2098018316">
      <w:bodyDiv w:val="1"/>
      <w:marLeft w:val="0"/>
      <w:marRight w:val="0"/>
      <w:marTop w:val="0"/>
      <w:marBottom w:val="0"/>
      <w:divBdr>
        <w:top w:val="none" w:sz="0" w:space="0" w:color="auto"/>
        <w:left w:val="none" w:sz="0" w:space="0" w:color="auto"/>
        <w:bottom w:val="none" w:sz="0" w:space="0" w:color="auto"/>
        <w:right w:val="none" w:sz="0" w:space="0" w:color="auto"/>
      </w:divBdr>
    </w:div>
    <w:div w:id="2099329435">
      <w:bodyDiv w:val="1"/>
      <w:marLeft w:val="0"/>
      <w:marRight w:val="0"/>
      <w:marTop w:val="0"/>
      <w:marBottom w:val="0"/>
      <w:divBdr>
        <w:top w:val="none" w:sz="0" w:space="0" w:color="auto"/>
        <w:left w:val="none" w:sz="0" w:space="0" w:color="auto"/>
        <w:bottom w:val="none" w:sz="0" w:space="0" w:color="auto"/>
        <w:right w:val="none" w:sz="0" w:space="0" w:color="auto"/>
      </w:divBdr>
    </w:div>
    <w:div w:id="2100062048">
      <w:bodyDiv w:val="1"/>
      <w:marLeft w:val="0"/>
      <w:marRight w:val="0"/>
      <w:marTop w:val="0"/>
      <w:marBottom w:val="0"/>
      <w:divBdr>
        <w:top w:val="none" w:sz="0" w:space="0" w:color="auto"/>
        <w:left w:val="none" w:sz="0" w:space="0" w:color="auto"/>
        <w:bottom w:val="none" w:sz="0" w:space="0" w:color="auto"/>
        <w:right w:val="none" w:sz="0" w:space="0" w:color="auto"/>
      </w:divBdr>
    </w:div>
    <w:div w:id="2100828653">
      <w:bodyDiv w:val="1"/>
      <w:marLeft w:val="0"/>
      <w:marRight w:val="0"/>
      <w:marTop w:val="0"/>
      <w:marBottom w:val="0"/>
      <w:divBdr>
        <w:top w:val="none" w:sz="0" w:space="0" w:color="auto"/>
        <w:left w:val="none" w:sz="0" w:space="0" w:color="auto"/>
        <w:bottom w:val="none" w:sz="0" w:space="0" w:color="auto"/>
        <w:right w:val="none" w:sz="0" w:space="0" w:color="auto"/>
      </w:divBdr>
    </w:div>
    <w:div w:id="2101175202">
      <w:bodyDiv w:val="1"/>
      <w:marLeft w:val="0"/>
      <w:marRight w:val="0"/>
      <w:marTop w:val="0"/>
      <w:marBottom w:val="0"/>
      <w:divBdr>
        <w:top w:val="none" w:sz="0" w:space="0" w:color="auto"/>
        <w:left w:val="none" w:sz="0" w:space="0" w:color="auto"/>
        <w:bottom w:val="none" w:sz="0" w:space="0" w:color="auto"/>
        <w:right w:val="none" w:sz="0" w:space="0" w:color="auto"/>
      </w:divBdr>
    </w:div>
    <w:div w:id="2101681213">
      <w:bodyDiv w:val="1"/>
      <w:marLeft w:val="0"/>
      <w:marRight w:val="0"/>
      <w:marTop w:val="0"/>
      <w:marBottom w:val="0"/>
      <w:divBdr>
        <w:top w:val="none" w:sz="0" w:space="0" w:color="auto"/>
        <w:left w:val="none" w:sz="0" w:space="0" w:color="auto"/>
        <w:bottom w:val="none" w:sz="0" w:space="0" w:color="auto"/>
        <w:right w:val="none" w:sz="0" w:space="0" w:color="auto"/>
      </w:divBdr>
    </w:div>
    <w:div w:id="2101877246">
      <w:bodyDiv w:val="1"/>
      <w:marLeft w:val="0"/>
      <w:marRight w:val="0"/>
      <w:marTop w:val="0"/>
      <w:marBottom w:val="0"/>
      <w:divBdr>
        <w:top w:val="none" w:sz="0" w:space="0" w:color="auto"/>
        <w:left w:val="none" w:sz="0" w:space="0" w:color="auto"/>
        <w:bottom w:val="none" w:sz="0" w:space="0" w:color="auto"/>
        <w:right w:val="none" w:sz="0" w:space="0" w:color="auto"/>
      </w:divBdr>
    </w:div>
    <w:div w:id="2102025434">
      <w:bodyDiv w:val="1"/>
      <w:marLeft w:val="0"/>
      <w:marRight w:val="0"/>
      <w:marTop w:val="0"/>
      <w:marBottom w:val="0"/>
      <w:divBdr>
        <w:top w:val="none" w:sz="0" w:space="0" w:color="auto"/>
        <w:left w:val="none" w:sz="0" w:space="0" w:color="auto"/>
        <w:bottom w:val="none" w:sz="0" w:space="0" w:color="auto"/>
        <w:right w:val="none" w:sz="0" w:space="0" w:color="auto"/>
      </w:divBdr>
    </w:div>
    <w:div w:id="2102140708">
      <w:bodyDiv w:val="1"/>
      <w:marLeft w:val="0"/>
      <w:marRight w:val="0"/>
      <w:marTop w:val="0"/>
      <w:marBottom w:val="0"/>
      <w:divBdr>
        <w:top w:val="none" w:sz="0" w:space="0" w:color="auto"/>
        <w:left w:val="none" w:sz="0" w:space="0" w:color="auto"/>
        <w:bottom w:val="none" w:sz="0" w:space="0" w:color="auto"/>
        <w:right w:val="none" w:sz="0" w:space="0" w:color="auto"/>
      </w:divBdr>
    </w:div>
    <w:div w:id="2102214777">
      <w:bodyDiv w:val="1"/>
      <w:marLeft w:val="0"/>
      <w:marRight w:val="0"/>
      <w:marTop w:val="0"/>
      <w:marBottom w:val="0"/>
      <w:divBdr>
        <w:top w:val="none" w:sz="0" w:space="0" w:color="auto"/>
        <w:left w:val="none" w:sz="0" w:space="0" w:color="auto"/>
        <w:bottom w:val="none" w:sz="0" w:space="0" w:color="auto"/>
        <w:right w:val="none" w:sz="0" w:space="0" w:color="auto"/>
      </w:divBdr>
    </w:div>
    <w:div w:id="2102409282">
      <w:bodyDiv w:val="1"/>
      <w:marLeft w:val="0"/>
      <w:marRight w:val="0"/>
      <w:marTop w:val="0"/>
      <w:marBottom w:val="0"/>
      <w:divBdr>
        <w:top w:val="none" w:sz="0" w:space="0" w:color="auto"/>
        <w:left w:val="none" w:sz="0" w:space="0" w:color="auto"/>
        <w:bottom w:val="none" w:sz="0" w:space="0" w:color="auto"/>
        <w:right w:val="none" w:sz="0" w:space="0" w:color="auto"/>
      </w:divBdr>
    </w:div>
    <w:div w:id="2103211257">
      <w:bodyDiv w:val="1"/>
      <w:marLeft w:val="0"/>
      <w:marRight w:val="0"/>
      <w:marTop w:val="0"/>
      <w:marBottom w:val="0"/>
      <w:divBdr>
        <w:top w:val="none" w:sz="0" w:space="0" w:color="auto"/>
        <w:left w:val="none" w:sz="0" w:space="0" w:color="auto"/>
        <w:bottom w:val="none" w:sz="0" w:space="0" w:color="auto"/>
        <w:right w:val="none" w:sz="0" w:space="0" w:color="auto"/>
      </w:divBdr>
    </w:div>
    <w:div w:id="2103451137">
      <w:bodyDiv w:val="1"/>
      <w:marLeft w:val="0"/>
      <w:marRight w:val="0"/>
      <w:marTop w:val="0"/>
      <w:marBottom w:val="0"/>
      <w:divBdr>
        <w:top w:val="none" w:sz="0" w:space="0" w:color="auto"/>
        <w:left w:val="none" w:sz="0" w:space="0" w:color="auto"/>
        <w:bottom w:val="none" w:sz="0" w:space="0" w:color="auto"/>
        <w:right w:val="none" w:sz="0" w:space="0" w:color="auto"/>
      </w:divBdr>
    </w:div>
    <w:div w:id="2103523565">
      <w:bodyDiv w:val="1"/>
      <w:marLeft w:val="0"/>
      <w:marRight w:val="0"/>
      <w:marTop w:val="0"/>
      <w:marBottom w:val="0"/>
      <w:divBdr>
        <w:top w:val="none" w:sz="0" w:space="0" w:color="auto"/>
        <w:left w:val="none" w:sz="0" w:space="0" w:color="auto"/>
        <w:bottom w:val="none" w:sz="0" w:space="0" w:color="auto"/>
        <w:right w:val="none" w:sz="0" w:space="0" w:color="auto"/>
      </w:divBdr>
    </w:div>
    <w:div w:id="2104302254">
      <w:bodyDiv w:val="1"/>
      <w:marLeft w:val="0"/>
      <w:marRight w:val="0"/>
      <w:marTop w:val="0"/>
      <w:marBottom w:val="0"/>
      <w:divBdr>
        <w:top w:val="none" w:sz="0" w:space="0" w:color="auto"/>
        <w:left w:val="none" w:sz="0" w:space="0" w:color="auto"/>
        <w:bottom w:val="none" w:sz="0" w:space="0" w:color="auto"/>
        <w:right w:val="none" w:sz="0" w:space="0" w:color="auto"/>
      </w:divBdr>
    </w:div>
    <w:div w:id="2104375013">
      <w:bodyDiv w:val="1"/>
      <w:marLeft w:val="0"/>
      <w:marRight w:val="0"/>
      <w:marTop w:val="0"/>
      <w:marBottom w:val="0"/>
      <w:divBdr>
        <w:top w:val="none" w:sz="0" w:space="0" w:color="auto"/>
        <w:left w:val="none" w:sz="0" w:space="0" w:color="auto"/>
        <w:bottom w:val="none" w:sz="0" w:space="0" w:color="auto"/>
        <w:right w:val="none" w:sz="0" w:space="0" w:color="auto"/>
      </w:divBdr>
    </w:div>
    <w:div w:id="2104521941">
      <w:bodyDiv w:val="1"/>
      <w:marLeft w:val="0"/>
      <w:marRight w:val="0"/>
      <w:marTop w:val="0"/>
      <w:marBottom w:val="0"/>
      <w:divBdr>
        <w:top w:val="none" w:sz="0" w:space="0" w:color="auto"/>
        <w:left w:val="none" w:sz="0" w:space="0" w:color="auto"/>
        <w:bottom w:val="none" w:sz="0" w:space="0" w:color="auto"/>
        <w:right w:val="none" w:sz="0" w:space="0" w:color="auto"/>
      </w:divBdr>
    </w:div>
    <w:div w:id="2104690882">
      <w:bodyDiv w:val="1"/>
      <w:marLeft w:val="0"/>
      <w:marRight w:val="0"/>
      <w:marTop w:val="0"/>
      <w:marBottom w:val="0"/>
      <w:divBdr>
        <w:top w:val="none" w:sz="0" w:space="0" w:color="auto"/>
        <w:left w:val="none" w:sz="0" w:space="0" w:color="auto"/>
        <w:bottom w:val="none" w:sz="0" w:space="0" w:color="auto"/>
        <w:right w:val="none" w:sz="0" w:space="0" w:color="auto"/>
      </w:divBdr>
    </w:div>
    <w:div w:id="2105687122">
      <w:bodyDiv w:val="1"/>
      <w:marLeft w:val="0"/>
      <w:marRight w:val="0"/>
      <w:marTop w:val="0"/>
      <w:marBottom w:val="0"/>
      <w:divBdr>
        <w:top w:val="none" w:sz="0" w:space="0" w:color="auto"/>
        <w:left w:val="none" w:sz="0" w:space="0" w:color="auto"/>
        <w:bottom w:val="none" w:sz="0" w:space="0" w:color="auto"/>
        <w:right w:val="none" w:sz="0" w:space="0" w:color="auto"/>
      </w:divBdr>
    </w:div>
    <w:div w:id="2106415079">
      <w:bodyDiv w:val="1"/>
      <w:marLeft w:val="0"/>
      <w:marRight w:val="0"/>
      <w:marTop w:val="0"/>
      <w:marBottom w:val="0"/>
      <w:divBdr>
        <w:top w:val="none" w:sz="0" w:space="0" w:color="auto"/>
        <w:left w:val="none" w:sz="0" w:space="0" w:color="auto"/>
        <w:bottom w:val="none" w:sz="0" w:space="0" w:color="auto"/>
        <w:right w:val="none" w:sz="0" w:space="0" w:color="auto"/>
      </w:divBdr>
    </w:div>
    <w:div w:id="2106873875">
      <w:bodyDiv w:val="1"/>
      <w:marLeft w:val="0"/>
      <w:marRight w:val="0"/>
      <w:marTop w:val="0"/>
      <w:marBottom w:val="0"/>
      <w:divBdr>
        <w:top w:val="none" w:sz="0" w:space="0" w:color="auto"/>
        <w:left w:val="none" w:sz="0" w:space="0" w:color="auto"/>
        <w:bottom w:val="none" w:sz="0" w:space="0" w:color="auto"/>
        <w:right w:val="none" w:sz="0" w:space="0" w:color="auto"/>
      </w:divBdr>
    </w:div>
    <w:div w:id="2107263373">
      <w:bodyDiv w:val="1"/>
      <w:marLeft w:val="0"/>
      <w:marRight w:val="0"/>
      <w:marTop w:val="0"/>
      <w:marBottom w:val="0"/>
      <w:divBdr>
        <w:top w:val="none" w:sz="0" w:space="0" w:color="auto"/>
        <w:left w:val="none" w:sz="0" w:space="0" w:color="auto"/>
        <w:bottom w:val="none" w:sz="0" w:space="0" w:color="auto"/>
        <w:right w:val="none" w:sz="0" w:space="0" w:color="auto"/>
      </w:divBdr>
    </w:div>
    <w:div w:id="2107384632">
      <w:bodyDiv w:val="1"/>
      <w:marLeft w:val="0"/>
      <w:marRight w:val="0"/>
      <w:marTop w:val="0"/>
      <w:marBottom w:val="0"/>
      <w:divBdr>
        <w:top w:val="none" w:sz="0" w:space="0" w:color="auto"/>
        <w:left w:val="none" w:sz="0" w:space="0" w:color="auto"/>
        <w:bottom w:val="none" w:sz="0" w:space="0" w:color="auto"/>
        <w:right w:val="none" w:sz="0" w:space="0" w:color="auto"/>
      </w:divBdr>
    </w:div>
    <w:div w:id="2107528996">
      <w:bodyDiv w:val="1"/>
      <w:marLeft w:val="0"/>
      <w:marRight w:val="0"/>
      <w:marTop w:val="0"/>
      <w:marBottom w:val="0"/>
      <w:divBdr>
        <w:top w:val="none" w:sz="0" w:space="0" w:color="auto"/>
        <w:left w:val="none" w:sz="0" w:space="0" w:color="auto"/>
        <w:bottom w:val="none" w:sz="0" w:space="0" w:color="auto"/>
        <w:right w:val="none" w:sz="0" w:space="0" w:color="auto"/>
      </w:divBdr>
    </w:div>
    <w:div w:id="2107537009">
      <w:bodyDiv w:val="1"/>
      <w:marLeft w:val="0"/>
      <w:marRight w:val="0"/>
      <w:marTop w:val="0"/>
      <w:marBottom w:val="0"/>
      <w:divBdr>
        <w:top w:val="none" w:sz="0" w:space="0" w:color="auto"/>
        <w:left w:val="none" w:sz="0" w:space="0" w:color="auto"/>
        <w:bottom w:val="none" w:sz="0" w:space="0" w:color="auto"/>
        <w:right w:val="none" w:sz="0" w:space="0" w:color="auto"/>
      </w:divBdr>
    </w:div>
    <w:div w:id="2107729822">
      <w:bodyDiv w:val="1"/>
      <w:marLeft w:val="0"/>
      <w:marRight w:val="0"/>
      <w:marTop w:val="0"/>
      <w:marBottom w:val="0"/>
      <w:divBdr>
        <w:top w:val="none" w:sz="0" w:space="0" w:color="auto"/>
        <w:left w:val="none" w:sz="0" w:space="0" w:color="auto"/>
        <w:bottom w:val="none" w:sz="0" w:space="0" w:color="auto"/>
        <w:right w:val="none" w:sz="0" w:space="0" w:color="auto"/>
      </w:divBdr>
    </w:div>
    <w:div w:id="2107922094">
      <w:bodyDiv w:val="1"/>
      <w:marLeft w:val="0"/>
      <w:marRight w:val="0"/>
      <w:marTop w:val="0"/>
      <w:marBottom w:val="0"/>
      <w:divBdr>
        <w:top w:val="none" w:sz="0" w:space="0" w:color="auto"/>
        <w:left w:val="none" w:sz="0" w:space="0" w:color="auto"/>
        <w:bottom w:val="none" w:sz="0" w:space="0" w:color="auto"/>
        <w:right w:val="none" w:sz="0" w:space="0" w:color="auto"/>
      </w:divBdr>
    </w:div>
    <w:div w:id="2108646657">
      <w:bodyDiv w:val="1"/>
      <w:marLeft w:val="0"/>
      <w:marRight w:val="0"/>
      <w:marTop w:val="0"/>
      <w:marBottom w:val="0"/>
      <w:divBdr>
        <w:top w:val="none" w:sz="0" w:space="0" w:color="auto"/>
        <w:left w:val="none" w:sz="0" w:space="0" w:color="auto"/>
        <w:bottom w:val="none" w:sz="0" w:space="0" w:color="auto"/>
        <w:right w:val="none" w:sz="0" w:space="0" w:color="auto"/>
      </w:divBdr>
    </w:div>
    <w:div w:id="2109109401">
      <w:bodyDiv w:val="1"/>
      <w:marLeft w:val="0"/>
      <w:marRight w:val="0"/>
      <w:marTop w:val="0"/>
      <w:marBottom w:val="0"/>
      <w:divBdr>
        <w:top w:val="none" w:sz="0" w:space="0" w:color="auto"/>
        <w:left w:val="none" w:sz="0" w:space="0" w:color="auto"/>
        <w:bottom w:val="none" w:sz="0" w:space="0" w:color="auto"/>
        <w:right w:val="none" w:sz="0" w:space="0" w:color="auto"/>
      </w:divBdr>
    </w:div>
    <w:div w:id="2110157510">
      <w:bodyDiv w:val="1"/>
      <w:marLeft w:val="0"/>
      <w:marRight w:val="0"/>
      <w:marTop w:val="0"/>
      <w:marBottom w:val="0"/>
      <w:divBdr>
        <w:top w:val="none" w:sz="0" w:space="0" w:color="auto"/>
        <w:left w:val="none" w:sz="0" w:space="0" w:color="auto"/>
        <w:bottom w:val="none" w:sz="0" w:space="0" w:color="auto"/>
        <w:right w:val="none" w:sz="0" w:space="0" w:color="auto"/>
      </w:divBdr>
    </w:div>
    <w:div w:id="2111731276">
      <w:bodyDiv w:val="1"/>
      <w:marLeft w:val="0"/>
      <w:marRight w:val="0"/>
      <w:marTop w:val="0"/>
      <w:marBottom w:val="0"/>
      <w:divBdr>
        <w:top w:val="none" w:sz="0" w:space="0" w:color="auto"/>
        <w:left w:val="none" w:sz="0" w:space="0" w:color="auto"/>
        <w:bottom w:val="none" w:sz="0" w:space="0" w:color="auto"/>
        <w:right w:val="none" w:sz="0" w:space="0" w:color="auto"/>
      </w:divBdr>
    </w:div>
    <w:div w:id="2111969712">
      <w:bodyDiv w:val="1"/>
      <w:marLeft w:val="0"/>
      <w:marRight w:val="0"/>
      <w:marTop w:val="0"/>
      <w:marBottom w:val="0"/>
      <w:divBdr>
        <w:top w:val="none" w:sz="0" w:space="0" w:color="auto"/>
        <w:left w:val="none" w:sz="0" w:space="0" w:color="auto"/>
        <w:bottom w:val="none" w:sz="0" w:space="0" w:color="auto"/>
        <w:right w:val="none" w:sz="0" w:space="0" w:color="auto"/>
      </w:divBdr>
    </w:div>
    <w:div w:id="2112119654">
      <w:bodyDiv w:val="1"/>
      <w:marLeft w:val="0"/>
      <w:marRight w:val="0"/>
      <w:marTop w:val="0"/>
      <w:marBottom w:val="0"/>
      <w:divBdr>
        <w:top w:val="none" w:sz="0" w:space="0" w:color="auto"/>
        <w:left w:val="none" w:sz="0" w:space="0" w:color="auto"/>
        <w:bottom w:val="none" w:sz="0" w:space="0" w:color="auto"/>
        <w:right w:val="none" w:sz="0" w:space="0" w:color="auto"/>
      </w:divBdr>
    </w:div>
    <w:div w:id="2112167195">
      <w:bodyDiv w:val="1"/>
      <w:marLeft w:val="0"/>
      <w:marRight w:val="0"/>
      <w:marTop w:val="0"/>
      <w:marBottom w:val="0"/>
      <w:divBdr>
        <w:top w:val="none" w:sz="0" w:space="0" w:color="auto"/>
        <w:left w:val="none" w:sz="0" w:space="0" w:color="auto"/>
        <w:bottom w:val="none" w:sz="0" w:space="0" w:color="auto"/>
        <w:right w:val="none" w:sz="0" w:space="0" w:color="auto"/>
      </w:divBdr>
    </w:div>
    <w:div w:id="2112309597">
      <w:bodyDiv w:val="1"/>
      <w:marLeft w:val="0"/>
      <w:marRight w:val="0"/>
      <w:marTop w:val="0"/>
      <w:marBottom w:val="0"/>
      <w:divBdr>
        <w:top w:val="none" w:sz="0" w:space="0" w:color="auto"/>
        <w:left w:val="none" w:sz="0" w:space="0" w:color="auto"/>
        <w:bottom w:val="none" w:sz="0" w:space="0" w:color="auto"/>
        <w:right w:val="none" w:sz="0" w:space="0" w:color="auto"/>
      </w:divBdr>
    </w:div>
    <w:div w:id="2113040269">
      <w:bodyDiv w:val="1"/>
      <w:marLeft w:val="0"/>
      <w:marRight w:val="0"/>
      <w:marTop w:val="0"/>
      <w:marBottom w:val="0"/>
      <w:divBdr>
        <w:top w:val="none" w:sz="0" w:space="0" w:color="auto"/>
        <w:left w:val="none" w:sz="0" w:space="0" w:color="auto"/>
        <w:bottom w:val="none" w:sz="0" w:space="0" w:color="auto"/>
        <w:right w:val="none" w:sz="0" w:space="0" w:color="auto"/>
      </w:divBdr>
    </w:div>
    <w:div w:id="2113237270">
      <w:bodyDiv w:val="1"/>
      <w:marLeft w:val="0"/>
      <w:marRight w:val="0"/>
      <w:marTop w:val="0"/>
      <w:marBottom w:val="0"/>
      <w:divBdr>
        <w:top w:val="none" w:sz="0" w:space="0" w:color="auto"/>
        <w:left w:val="none" w:sz="0" w:space="0" w:color="auto"/>
        <w:bottom w:val="none" w:sz="0" w:space="0" w:color="auto"/>
        <w:right w:val="none" w:sz="0" w:space="0" w:color="auto"/>
      </w:divBdr>
    </w:div>
    <w:div w:id="2114200418">
      <w:bodyDiv w:val="1"/>
      <w:marLeft w:val="0"/>
      <w:marRight w:val="0"/>
      <w:marTop w:val="0"/>
      <w:marBottom w:val="0"/>
      <w:divBdr>
        <w:top w:val="none" w:sz="0" w:space="0" w:color="auto"/>
        <w:left w:val="none" w:sz="0" w:space="0" w:color="auto"/>
        <w:bottom w:val="none" w:sz="0" w:space="0" w:color="auto"/>
        <w:right w:val="none" w:sz="0" w:space="0" w:color="auto"/>
      </w:divBdr>
    </w:div>
    <w:div w:id="2115319129">
      <w:bodyDiv w:val="1"/>
      <w:marLeft w:val="0"/>
      <w:marRight w:val="0"/>
      <w:marTop w:val="0"/>
      <w:marBottom w:val="0"/>
      <w:divBdr>
        <w:top w:val="none" w:sz="0" w:space="0" w:color="auto"/>
        <w:left w:val="none" w:sz="0" w:space="0" w:color="auto"/>
        <w:bottom w:val="none" w:sz="0" w:space="0" w:color="auto"/>
        <w:right w:val="none" w:sz="0" w:space="0" w:color="auto"/>
      </w:divBdr>
    </w:div>
    <w:div w:id="2115593908">
      <w:bodyDiv w:val="1"/>
      <w:marLeft w:val="0"/>
      <w:marRight w:val="0"/>
      <w:marTop w:val="0"/>
      <w:marBottom w:val="0"/>
      <w:divBdr>
        <w:top w:val="none" w:sz="0" w:space="0" w:color="auto"/>
        <w:left w:val="none" w:sz="0" w:space="0" w:color="auto"/>
        <w:bottom w:val="none" w:sz="0" w:space="0" w:color="auto"/>
        <w:right w:val="none" w:sz="0" w:space="0" w:color="auto"/>
      </w:divBdr>
    </w:div>
    <w:div w:id="2116096073">
      <w:bodyDiv w:val="1"/>
      <w:marLeft w:val="0"/>
      <w:marRight w:val="0"/>
      <w:marTop w:val="0"/>
      <w:marBottom w:val="0"/>
      <w:divBdr>
        <w:top w:val="none" w:sz="0" w:space="0" w:color="auto"/>
        <w:left w:val="none" w:sz="0" w:space="0" w:color="auto"/>
        <w:bottom w:val="none" w:sz="0" w:space="0" w:color="auto"/>
        <w:right w:val="none" w:sz="0" w:space="0" w:color="auto"/>
      </w:divBdr>
    </w:div>
    <w:div w:id="2116171508">
      <w:bodyDiv w:val="1"/>
      <w:marLeft w:val="0"/>
      <w:marRight w:val="0"/>
      <w:marTop w:val="0"/>
      <w:marBottom w:val="0"/>
      <w:divBdr>
        <w:top w:val="none" w:sz="0" w:space="0" w:color="auto"/>
        <w:left w:val="none" w:sz="0" w:space="0" w:color="auto"/>
        <w:bottom w:val="none" w:sz="0" w:space="0" w:color="auto"/>
        <w:right w:val="none" w:sz="0" w:space="0" w:color="auto"/>
      </w:divBdr>
    </w:div>
    <w:div w:id="2116558764">
      <w:bodyDiv w:val="1"/>
      <w:marLeft w:val="0"/>
      <w:marRight w:val="0"/>
      <w:marTop w:val="0"/>
      <w:marBottom w:val="0"/>
      <w:divBdr>
        <w:top w:val="none" w:sz="0" w:space="0" w:color="auto"/>
        <w:left w:val="none" w:sz="0" w:space="0" w:color="auto"/>
        <w:bottom w:val="none" w:sz="0" w:space="0" w:color="auto"/>
        <w:right w:val="none" w:sz="0" w:space="0" w:color="auto"/>
      </w:divBdr>
    </w:div>
    <w:div w:id="2116710442">
      <w:bodyDiv w:val="1"/>
      <w:marLeft w:val="0"/>
      <w:marRight w:val="0"/>
      <w:marTop w:val="0"/>
      <w:marBottom w:val="0"/>
      <w:divBdr>
        <w:top w:val="none" w:sz="0" w:space="0" w:color="auto"/>
        <w:left w:val="none" w:sz="0" w:space="0" w:color="auto"/>
        <w:bottom w:val="none" w:sz="0" w:space="0" w:color="auto"/>
        <w:right w:val="none" w:sz="0" w:space="0" w:color="auto"/>
      </w:divBdr>
    </w:div>
    <w:div w:id="2117291861">
      <w:bodyDiv w:val="1"/>
      <w:marLeft w:val="0"/>
      <w:marRight w:val="0"/>
      <w:marTop w:val="0"/>
      <w:marBottom w:val="0"/>
      <w:divBdr>
        <w:top w:val="none" w:sz="0" w:space="0" w:color="auto"/>
        <w:left w:val="none" w:sz="0" w:space="0" w:color="auto"/>
        <w:bottom w:val="none" w:sz="0" w:space="0" w:color="auto"/>
        <w:right w:val="none" w:sz="0" w:space="0" w:color="auto"/>
      </w:divBdr>
    </w:div>
    <w:div w:id="2117559925">
      <w:bodyDiv w:val="1"/>
      <w:marLeft w:val="0"/>
      <w:marRight w:val="0"/>
      <w:marTop w:val="0"/>
      <w:marBottom w:val="0"/>
      <w:divBdr>
        <w:top w:val="none" w:sz="0" w:space="0" w:color="auto"/>
        <w:left w:val="none" w:sz="0" w:space="0" w:color="auto"/>
        <w:bottom w:val="none" w:sz="0" w:space="0" w:color="auto"/>
        <w:right w:val="none" w:sz="0" w:space="0" w:color="auto"/>
      </w:divBdr>
    </w:div>
    <w:div w:id="2118022182">
      <w:bodyDiv w:val="1"/>
      <w:marLeft w:val="0"/>
      <w:marRight w:val="0"/>
      <w:marTop w:val="0"/>
      <w:marBottom w:val="0"/>
      <w:divBdr>
        <w:top w:val="none" w:sz="0" w:space="0" w:color="auto"/>
        <w:left w:val="none" w:sz="0" w:space="0" w:color="auto"/>
        <w:bottom w:val="none" w:sz="0" w:space="0" w:color="auto"/>
        <w:right w:val="none" w:sz="0" w:space="0" w:color="auto"/>
      </w:divBdr>
    </w:div>
    <w:div w:id="2118214818">
      <w:bodyDiv w:val="1"/>
      <w:marLeft w:val="0"/>
      <w:marRight w:val="0"/>
      <w:marTop w:val="0"/>
      <w:marBottom w:val="0"/>
      <w:divBdr>
        <w:top w:val="none" w:sz="0" w:space="0" w:color="auto"/>
        <w:left w:val="none" w:sz="0" w:space="0" w:color="auto"/>
        <w:bottom w:val="none" w:sz="0" w:space="0" w:color="auto"/>
        <w:right w:val="none" w:sz="0" w:space="0" w:color="auto"/>
      </w:divBdr>
    </w:div>
    <w:div w:id="2118483001">
      <w:bodyDiv w:val="1"/>
      <w:marLeft w:val="0"/>
      <w:marRight w:val="0"/>
      <w:marTop w:val="0"/>
      <w:marBottom w:val="0"/>
      <w:divBdr>
        <w:top w:val="none" w:sz="0" w:space="0" w:color="auto"/>
        <w:left w:val="none" w:sz="0" w:space="0" w:color="auto"/>
        <w:bottom w:val="none" w:sz="0" w:space="0" w:color="auto"/>
        <w:right w:val="none" w:sz="0" w:space="0" w:color="auto"/>
      </w:divBdr>
    </w:div>
    <w:div w:id="2119060096">
      <w:bodyDiv w:val="1"/>
      <w:marLeft w:val="0"/>
      <w:marRight w:val="0"/>
      <w:marTop w:val="0"/>
      <w:marBottom w:val="0"/>
      <w:divBdr>
        <w:top w:val="none" w:sz="0" w:space="0" w:color="auto"/>
        <w:left w:val="none" w:sz="0" w:space="0" w:color="auto"/>
        <w:bottom w:val="none" w:sz="0" w:space="0" w:color="auto"/>
        <w:right w:val="none" w:sz="0" w:space="0" w:color="auto"/>
      </w:divBdr>
    </w:div>
    <w:div w:id="2119327915">
      <w:bodyDiv w:val="1"/>
      <w:marLeft w:val="0"/>
      <w:marRight w:val="0"/>
      <w:marTop w:val="0"/>
      <w:marBottom w:val="0"/>
      <w:divBdr>
        <w:top w:val="none" w:sz="0" w:space="0" w:color="auto"/>
        <w:left w:val="none" w:sz="0" w:space="0" w:color="auto"/>
        <w:bottom w:val="none" w:sz="0" w:space="0" w:color="auto"/>
        <w:right w:val="none" w:sz="0" w:space="0" w:color="auto"/>
      </w:divBdr>
    </w:div>
    <w:div w:id="2119791701">
      <w:bodyDiv w:val="1"/>
      <w:marLeft w:val="0"/>
      <w:marRight w:val="0"/>
      <w:marTop w:val="0"/>
      <w:marBottom w:val="0"/>
      <w:divBdr>
        <w:top w:val="none" w:sz="0" w:space="0" w:color="auto"/>
        <w:left w:val="none" w:sz="0" w:space="0" w:color="auto"/>
        <w:bottom w:val="none" w:sz="0" w:space="0" w:color="auto"/>
        <w:right w:val="none" w:sz="0" w:space="0" w:color="auto"/>
      </w:divBdr>
    </w:div>
    <w:div w:id="2120025591">
      <w:bodyDiv w:val="1"/>
      <w:marLeft w:val="0"/>
      <w:marRight w:val="0"/>
      <w:marTop w:val="0"/>
      <w:marBottom w:val="0"/>
      <w:divBdr>
        <w:top w:val="none" w:sz="0" w:space="0" w:color="auto"/>
        <w:left w:val="none" w:sz="0" w:space="0" w:color="auto"/>
        <w:bottom w:val="none" w:sz="0" w:space="0" w:color="auto"/>
        <w:right w:val="none" w:sz="0" w:space="0" w:color="auto"/>
      </w:divBdr>
    </w:div>
    <w:div w:id="2120564982">
      <w:bodyDiv w:val="1"/>
      <w:marLeft w:val="0"/>
      <w:marRight w:val="0"/>
      <w:marTop w:val="0"/>
      <w:marBottom w:val="0"/>
      <w:divBdr>
        <w:top w:val="none" w:sz="0" w:space="0" w:color="auto"/>
        <w:left w:val="none" w:sz="0" w:space="0" w:color="auto"/>
        <w:bottom w:val="none" w:sz="0" w:space="0" w:color="auto"/>
        <w:right w:val="none" w:sz="0" w:space="0" w:color="auto"/>
      </w:divBdr>
    </w:div>
    <w:div w:id="2120680294">
      <w:bodyDiv w:val="1"/>
      <w:marLeft w:val="0"/>
      <w:marRight w:val="0"/>
      <w:marTop w:val="0"/>
      <w:marBottom w:val="0"/>
      <w:divBdr>
        <w:top w:val="none" w:sz="0" w:space="0" w:color="auto"/>
        <w:left w:val="none" w:sz="0" w:space="0" w:color="auto"/>
        <w:bottom w:val="none" w:sz="0" w:space="0" w:color="auto"/>
        <w:right w:val="none" w:sz="0" w:space="0" w:color="auto"/>
      </w:divBdr>
    </w:div>
    <w:div w:id="2121337569">
      <w:bodyDiv w:val="1"/>
      <w:marLeft w:val="0"/>
      <w:marRight w:val="0"/>
      <w:marTop w:val="0"/>
      <w:marBottom w:val="0"/>
      <w:divBdr>
        <w:top w:val="none" w:sz="0" w:space="0" w:color="auto"/>
        <w:left w:val="none" w:sz="0" w:space="0" w:color="auto"/>
        <w:bottom w:val="none" w:sz="0" w:space="0" w:color="auto"/>
        <w:right w:val="none" w:sz="0" w:space="0" w:color="auto"/>
      </w:divBdr>
    </w:div>
    <w:div w:id="2121366128">
      <w:bodyDiv w:val="1"/>
      <w:marLeft w:val="0"/>
      <w:marRight w:val="0"/>
      <w:marTop w:val="0"/>
      <w:marBottom w:val="0"/>
      <w:divBdr>
        <w:top w:val="none" w:sz="0" w:space="0" w:color="auto"/>
        <w:left w:val="none" w:sz="0" w:space="0" w:color="auto"/>
        <w:bottom w:val="none" w:sz="0" w:space="0" w:color="auto"/>
        <w:right w:val="none" w:sz="0" w:space="0" w:color="auto"/>
      </w:divBdr>
    </w:div>
    <w:div w:id="2121869852">
      <w:bodyDiv w:val="1"/>
      <w:marLeft w:val="0"/>
      <w:marRight w:val="0"/>
      <w:marTop w:val="0"/>
      <w:marBottom w:val="0"/>
      <w:divBdr>
        <w:top w:val="none" w:sz="0" w:space="0" w:color="auto"/>
        <w:left w:val="none" w:sz="0" w:space="0" w:color="auto"/>
        <w:bottom w:val="none" w:sz="0" w:space="0" w:color="auto"/>
        <w:right w:val="none" w:sz="0" w:space="0" w:color="auto"/>
      </w:divBdr>
    </w:div>
    <w:div w:id="2122072301">
      <w:bodyDiv w:val="1"/>
      <w:marLeft w:val="0"/>
      <w:marRight w:val="0"/>
      <w:marTop w:val="0"/>
      <w:marBottom w:val="0"/>
      <w:divBdr>
        <w:top w:val="none" w:sz="0" w:space="0" w:color="auto"/>
        <w:left w:val="none" w:sz="0" w:space="0" w:color="auto"/>
        <w:bottom w:val="none" w:sz="0" w:space="0" w:color="auto"/>
        <w:right w:val="none" w:sz="0" w:space="0" w:color="auto"/>
      </w:divBdr>
    </w:div>
    <w:div w:id="2122144918">
      <w:bodyDiv w:val="1"/>
      <w:marLeft w:val="0"/>
      <w:marRight w:val="0"/>
      <w:marTop w:val="0"/>
      <w:marBottom w:val="0"/>
      <w:divBdr>
        <w:top w:val="none" w:sz="0" w:space="0" w:color="auto"/>
        <w:left w:val="none" w:sz="0" w:space="0" w:color="auto"/>
        <w:bottom w:val="none" w:sz="0" w:space="0" w:color="auto"/>
        <w:right w:val="none" w:sz="0" w:space="0" w:color="auto"/>
      </w:divBdr>
    </w:div>
    <w:div w:id="2122456431">
      <w:bodyDiv w:val="1"/>
      <w:marLeft w:val="0"/>
      <w:marRight w:val="0"/>
      <w:marTop w:val="0"/>
      <w:marBottom w:val="0"/>
      <w:divBdr>
        <w:top w:val="none" w:sz="0" w:space="0" w:color="auto"/>
        <w:left w:val="none" w:sz="0" w:space="0" w:color="auto"/>
        <w:bottom w:val="none" w:sz="0" w:space="0" w:color="auto"/>
        <w:right w:val="none" w:sz="0" w:space="0" w:color="auto"/>
      </w:divBdr>
    </w:div>
    <w:div w:id="2123455081">
      <w:bodyDiv w:val="1"/>
      <w:marLeft w:val="0"/>
      <w:marRight w:val="0"/>
      <w:marTop w:val="0"/>
      <w:marBottom w:val="0"/>
      <w:divBdr>
        <w:top w:val="none" w:sz="0" w:space="0" w:color="auto"/>
        <w:left w:val="none" w:sz="0" w:space="0" w:color="auto"/>
        <w:bottom w:val="none" w:sz="0" w:space="0" w:color="auto"/>
        <w:right w:val="none" w:sz="0" w:space="0" w:color="auto"/>
      </w:divBdr>
    </w:div>
    <w:div w:id="2123458471">
      <w:bodyDiv w:val="1"/>
      <w:marLeft w:val="0"/>
      <w:marRight w:val="0"/>
      <w:marTop w:val="0"/>
      <w:marBottom w:val="0"/>
      <w:divBdr>
        <w:top w:val="none" w:sz="0" w:space="0" w:color="auto"/>
        <w:left w:val="none" w:sz="0" w:space="0" w:color="auto"/>
        <w:bottom w:val="none" w:sz="0" w:space="0" w:color="auto"/>
        <w:right w:val="none" w:sz="0" w:space="0" w:color="auto"/>
      </w:divBdr>
    </w:div>
    <w:div w:id="2125416065">
      <w:bodyDiv w:val="1"/>
      <w:marLeft w:val="0"/>
      <w:marRight w:val="0"/>
      <w:marTop w:val="0"/>
      <w:marBottom w:val="0"/>
      <w:divBdr>
        <w:top w:val="none" w:sz="0" w:space="0" w:color="auto"/>
        <w:left w:val="none" w:sz="0" w:space="0" w:color="auto"/>
        <w:bottom w:val="none" w:sz="0" w:space="0" w:color="auto"/>
        <w:right w:val="none" w:sz="0" w:space="0" w:color="auto"/>
      </w:divBdr>
    </w:div>
    <w:div w:id="2125733021">
      <w:bodyDiv w:val="1"/>
      <w:marLeft w:val="0"/>
      <w:marRight w:val="0"/>
      <w:marTop w:val="0"/>
      <w:marBottom w:val="0"/>
      <w:divBdr>
        <w:top w:val="none" w:sz="0" w:space="0" w:color="auto"/>
        <w:left w:val="none" w:sz="0" w:space="0" w:color="auto"/>
        <w:bottom w:val="none" w:sz="0" w:space="0" w:color="auto"/>
        <w:right w:val="none" w:sz="0" w:space="0" w:color="auto"/>
      </w:divBdr>
    </w:div>
    <w:div w:id="2125995343">
      <w:bodyDiv w:val="1"/>
      <w:marLeft w:val="0"/>
      <w:marRight w:val="0"/>
      <w:marTop w:val="0"/>
      <w:marBottom w:val="0"/>
      <w:divBdr>
        <w:top w:val="none" w:sz="0" w:space="0" w:color="auto"/>
        <w:left w:val="none" w:sz="0" w:space="0" w:color="auto"/>
        <w:bottom w:val="none" w:sz="0" w:space="0" w:color="auto"/>
        <w:right w:val="none" w:sz="0" w:space="0" w:color="auto"/>
      </w:divBdr>
    </w:div>
    <w:div w:id="2126149863">
      <w:bodyDiv w:val="1"/>
      <w:marLeft w:val="0"/>
      <w:marRight w:val="0"/>
      <w:marTop w:val="0"/>
      <w:marBottom w:val="0"/>
      <w:divBdr>
        <w:top w:val="none" w:sz="0" w:space="0" w:color="auto"/>
        <w:left w:val="none" w:sz="0" w:space="0" w:color="auto"/>
        <w:bottom w:val="none" w:sz="0" w:space="0" w:color="auto"/>
        <w:right w:val="none" w:sz="0" w:space="0" w:color="auto"/>
      </w:divBdr>
    </w:div>
    <w:div w:id="2126843897">
      <w:bodyDiv w:val="1"/>
      <w:marLeft w:val="0"/>
      <w:marRight w:val="0"/>
      <w:marTop w:val="0"/>
      <w:marBottom w:val="0"/>
      <w:divBdr>
        <w:top w:val="none" w:sz="0" w:space="0" w:color="auto"/>
        <w:left w:val="none" w:sz="0" w:space="0" w:color="auto"/>
        <w:bottom w:val="none" w:sz="0" w:space="0" w:color="auto"/>
        <w:right w:val="none" w:sz="0" w:space="0" w:color="auto"/>
      </w:divBdr>
    </w:div>
    <w:div w:id="2127655753">
      <w:bodyDiv w:val="1"/>
      <w:marLeft w:val="0"/>
      <w:marRight w:val="0"/>
      <w:marTop w:val="0"/>
      <w:marBottom w:val="0"/>
      <w:divBdr>
        <w:top w:val="none" w:sz="0" w:space="0" w:color="auto"/>
        <w:left w:val="none" w:sz="0" w:space="0" w:color="auto"/>
        <w:bottom w:val="none" w:sz="0" w:space="0" w:color="auto"/>
        <w:right w:val="none" w:sz="0" w:space="0" w:color="auto"/>
      </w:divBdr>
    </w:div>
    <w:div w:id="2127965699">
      <w:bodyDiv w:val="1"/>
      <w:marLeft w:val="0"/>
      <w:marRight w:val="0"/>
      <w:marTop w:val="0"/>
      <w:marBottom w:val="0"/>
      <w:divBdr>
        <w:top w:val="none" w:sz="0" w:space="0" w:color="auto"/>
        <w:left w:val="none" w:sz="0" w:space="0" w:color="auto"/>
        <w:bottom w:val="none" w:sz="0" w:space="0" w:color="auto"/>
        <w:right w:val="none" w:sz="0" w:space="0" w:color="auto"/>
      </w:divBdr>
    </w:div>
    <w:div w:id="2128154336">
      <w:bodyDiv w:val="1"/>
      <w:marLeft w:val="0"/>
      <w:marRight w:val="0"/>
      <w:marTop w:val="0"/>
      <w:marBottom w:val="0"/>
      <w:divBdr>
        <w:top w:val="none" w:sz="0" w:space="0" w:color="auto"/>
        <w:left w:val="none" w:sz="0" w:space="0" w:color="auto"/>
        <w:bottom w:val="none" w:sz="0" w:space="0" w:color="auto"/>
        <w:right w:val="none" w:sz="0" w:space="0" w:color="auto"/>
      </w:divBdr>
    </w:div>
    <w:div w:id="2128813422">
      <w:bodyDiv w:val="1"/>
      <w:marLeft w:val="0"/>
      <w:marRight w:val="0"/>
      <w:marTop w:val="0"/>
      <w:marBottom w:val="0"/>
      <w:divBdr>
        <w:top w:val="none" w:sz="0" w:space="0" w:color="auto"/>
        <w:left w:val="none" w:sz="0" w:space="0" w:color="auto"/>
        <w:bottom w:val="none" w:sz="0" w:space="0" w:color="auto"/>
        <w:right w:val="none" w:sz="0" w:space="0" w:color="auto"/>
      </w:divBdr>
    </w:div>
    <w:div w:id="2129156497">
      <w:bodyDiv w:val="1"/>
      <w:marLeft w:val="0"/>
      <w:marRight w:val="0"/>
      <w:marTop w:val="0"/>
      <w:marBottom w:val="0"/>
      <w:divBdr>
        <w:top w:val="none" w:sz="0" w:space="0" w:color="auto"/>
        <w:left w:val="none" w:sz="0" w:space="0" w:color="auto"/>
        <w:bottom w:val="none" w:sz="0" w:space="0" w:color="auto"/>
        <w:right w:val="none" w:sz="0" w:space="0" w:color="auto"/>
      </w:divBdr>
    </w:div>
    <w:div w:id="2129421582">
      <w:bodyDiv w:val="1"/>
      <w:marLeft w:val="0"/>
      <w:marRight w:val="0"/>
      <w:marTop w:val="0"/>
      <w:marBottom w:val="0"/>
      <w:divBdr>
        <w:top w:val="none" w:sz="0" w:space="0" w:color="auto"/>
        <w:left w:val="none" w:sz="0" w:space="0" w:color="auto"/>
        <w:bottom w:val="none" w:sz="0" w:space="0" w:color="auto"/>
        <w:right w:val="none" w:sz="0" w:space="0" w:color="auto"/>
      </w:divBdr>
    </w:div>
    <w:div w:id="2129472233">
      <w:bodyDiv w:val="1"/>
      <w:marLeft w:val="0"/>
      <w:marRight w:val="0"/>
      <w:marTop w:val="0"/>
      <w:marBottom w:val="0"/>
      <w:divBdr>
        <w:top w:val="none" w:sz="0" w:space="0" w:color="auto"/>
        <w:left w:val="none" w:sz="0" w:space="0" w:color="auto"/>
        <w:bottom w:val="none" w:sz="0" w:space="0" w:color="auto"/>
        <w:right w:val="none" w:sz="0" w:space="0" w:color="auto"/>
      </w:divBdr>
    </w:div>
    <w:div w:id="2129473086">
      <w:bodyDiv w:val="1"/>
      <w:marLeft w:val="0"/>
      <w:marRight w:val="0"/>
      <w:marTop w:val="0"/>
      <w:marBottom w:val="0"/>
      <w:divBdr>
        <w:top w:val="none" w:sz="0" w:space="0" w:color="auto"/>
        <w:left w:val="none" w:sz="0" w:space="0" w:color="auto"/>
        <w:bottom w:val="none" w:sz="0" w:space="0" w:color="auto"/>
        <w:right w:val="none" w:sz="0" w:space="0" w:color="auto"/>
      </w:divBdr>
    </w:div>
    <w:div w:id="2129544666">
      <w:bodyDiv w:val="1"/>
      <w:marLeft w:val="0"/>
      <w:marRight w:val="0"/>
      <w:marTop w:val="0"/>
      <w:marBottom w:val="0"/>
      <w:divBdr>
        <w:top w:val="none" w:sz="0" w:space="0" w:color="auto"/>
        <w:left w:val="none" w:sz="0" w:space="0" w:color="auto"/>
        <w:bottom w:val="none" w:sz="0" w:space="0" w:color="auto"/>
        <w:right w:val="none" w:sz="0" w:space="0" w:color="auto"/>
      </w:divBdr>
    </w:div>
    <w:div w:id="2130852442">
      <w:bodyDiv w:val="1"/>
      <w:marLeft w:val="0"/>
      <w:marRight w:val="0"/>
      <w:marTop w:val="0"/>
      <w:marBottom w:val="0"/>
      <w:divBdr>
        <w:top w:val="none" w:sz="0" w:space="0" w:color="auto"/>
        <w:left w:val="none" w:sz="0" w:space="0" w:color="auto"/>
        <w:bottom w:val="none" w:sz="0" w:space="0" w:color="auto"/>
        <w:right w:val="none" w:sz="0" w:space="0" w:color="auto"/>
      </w:divBdr>
    </w:div>
    <w:div w:id="2130852846">
      <w:bodyDiv w:val="1"/>
      <w:marLeft w:val="0"/>
      <w:marRight w:val="0"/>
      <w:marTop w:val="0"/>
      <w:marBottom w:val="0"/>
      <w:divBdr>
        <w:top w:val="none" w:sz="0" w:space="0" w:color="auto"/>
        <w:left w:val="none" w:sz="0" w:space="0" w:color="auto"/>
        <w:bottom w:val="none" w:sz="0" w:space="0" w:color="auto"/>
        <w:right w:val="none" w:sz="0" w:space="0" w:color="auto"/>
      </w:divBdr>
    </w:div>
    <w:div w:id="2130855936">
      <w:bodyDiv w:val="1"/>
      <w:marLeft w:val="0"/>
      <w:marRight w:val="0"/>
      <w:marTop w:val="0"/>
      <w:marBottom w:val="0"/>
      <w:divBdr>
        <w:top w:val="none" w:sz="0" w:space="0" w:color="auto"/>
        <w:left w:val="none" w:sz="0" w:space="0" w:color="auto"/>
        <w:bottom w:val="none" w:sz="0" w:space="0" w:color="auto"/>
        <w:right w:val="none" w:sz="0" w:space="0" w:color="auto"/>
      </w:divBdr>
    </w:div>
    <w:div w:id="2130970242">
      <w:bodyDiv w:val="1"/>
      <w:marLeft w:val="0"/>
      <w:marRight w:val="0"/>
      <w:marTop w:val="0"/>
      <w:marBottom w:val="0"/>
      <w:divBdr>
        <w:top w:val="none" w:sz="0" w:space="0" w:color="auto"/>
        <w:left w:val="none" w:sz="0" w:space="0" w:color="auto"/>
        <w:bottom w:val="none" w:sz="0" w:space="0" w:color="auto"/>
        <w:right w:val="none" w:sz="0" w:space="0" w:color="auto"/>
      </w:divBdr>
    </w:div>
    <w:div w:id="2131631783">
      <w:bodyDiv w:val="1"/>
      <w:marLeft w:val="0"/>
      <w:marRight w:val="0"/>
      <w:marTop w:val="0"/>
      <w:marBottom w:val="0"/>
      <w:divBdr>
        <w:top w:val="none" w:sz="0" w:space="0" w:color="auto"/>
        <w:left w:val="none" w:sz="0" w:space="0" w:color="auto"/>
        <w:bottom w:val="none" w:sz="0" w:space="0" w:color="auto"/>
        <w:right w:val="none" w:sz="0" w:space="0" w:color="auto"/>
      </w:divBdr>
    </w:div>
    <w:div w:id="2131631807">
      <w:bodyDiv w:val="1"/>
      <w:marLeft w:val="0"/>
      <w:marRight w:val="0"/>
      <w:marTop w:val="0"/>
      <w:marBottom w:val="0"/>
      <w:divBdr>
        <w:top w:val="none" w:sz="0" w:space="0" w:color="auto"/>
        <w:left w:val="none" w:sz="0" w:space="0" w:color="auto"/>
        <w:bottom w:val="none" w:sz="0" w:space="0" w:color="auto"/>
        <w:right w:val="none" w:sz="0" w:space="0" w:color="auto"/>
      </w:divBdr>
    </w:div>
    <w:div w:id="2131896931">
      <w:bodyDiv w:val="1"/>
      <w:marLeft w:val="0"/>
      <w:marRight w:val="0"/>
      <w:marTop w:val="0"/>
      <w:marBottom w:val="0"/>
      <w:divBdr>
        <w:top w:val="none" w:sz="0" w:space="0" w:color="auto"/>
        <w:left w:val="none" w:sz="0" w:space="0" w:color="auto"/>
        <w:bottom w:val="none" w:sz="0" w:space="0" w:color="auto"/>
        <w:right w:val="none" w:sz="0" w:space="0" w:color="auto"/>
      </w:divBdr>
    </w:div>
    <w:div w:id="2131898338">
      <w:bodyDiv w:val="1"/>
      <w:marLeft w:val="0"/>
      <w:marRight w:val="0"/>
      <w:marTop w:val="0"/>
      <w:marBottom w:val="0"/>
      <w:divBdr>
        <w:top w:val="none" w:sz="0" w:space="0" w:color="auto"/>
        <w:left w:val="none" w:sz="0" w:space="0" w:color="auto"/>
        <w:bottom w:val="none" w:sz="0" w:space="0" w:color="auto"/>
        <w:right w:val="none" w:sz="0" w:space="0" w:color="auto"/>
      </w:divBdr>
    </w:div>
    <w:div w:id="2132093388">
      <w:bodyDiv w:val="1"/>
      <w:marLeft w:val="0"/>
      <w:marRight w:val="0"/>
      <w:marTop w:val="0"/>
      <w:marBottom w:val="0"/>
      <w:divBdr>
        <w:top w:val="none" w:sz="0" w:space="0" w:color="auto"/>
        <w:left w:val="none" w:sz="0" w:space="0" w:color="auto"/>
        <w:bottom w:val="none" w:sz="0" w:space="0" w:color="auto"/>
        <w:right w:val="none" w:sz="0" w:space="0" w:color="auto"/>
      </w:divBdr>
    </w:div>
    <w:div w:id="2132358509">
      <w:bodyDiv w:val="1"/>
      <w:marLeft w:val="0"/>
      <w:marRight w:val="0"/>
      <w:marTop w:val="0"/>
      <w:marBottom w:val="0"/>
      <w:divBdr>
        <w:top w:val="none" w:sz="0" w:space="0" w:color="auto"/>
        <w:left w:val="none" w:sz="0" w:space="0" w:color="auto"/>
        <w:bottom w:val="none" w:sz="0" w:space="0" w:color="auto"/>
        <w:right w:val="none" w:sz="0" w:space="0" w:color="auto"/>
      </w:divBdr>
    </w:div>
    <w:div w:id="2132478369">
      <w:bodyDiv w:val="1"/>
      <w:marLeft w:val="0"/>
      <w:marRight w:val="0"/>
      <w:marTop w:val="0"/>
      <w:marBottom w:val="0"/>
      <w:divBdr>
        <w:top w:val="none" w:sz="0" w:space="0" w:color="auto"/>
        <w:left w:val="none" w:sz="0" w:space="0" w:color="auto"/>
        <w:bottom w:val="none" w:sz="0" w:space="0" w:color="auto"/>
        <w:right w:val="none" w:sz="0" w:space="0" w:color="auto"/>
      </w:divBdr>
    </w:div>
    <w:div w:id="2133090036">
      <w:bodyDiv w:val="1"/>
      <w:marLeft w:val="0"/>
      <w:marRight w:val="0"/>
      <w:marTop w:val="0"/>
      <w:marBottom w:val="0"/>
      <w:divBdr>
        <w:top w:val="none" w:sz="0" w:space="0" w:color="auto"/>
        <w:left w:val="none" w:sz="0" w:space="0" w:color="auto"/>
        <w:bottom w:val="none" w:sz="0" w:space="0" w:color="auto"/>
        <w:right w:val="none" w:sz="0" w:space="0" w:color="auto"/>
      </w:divBdr>
    </w:div>
    <w:div w:id="2133861106">
      <w:bodyDiv w:val="1"/>
      <w:marLeft w:val="0"/>
      <w:marRight w:val="0"/>
      <w:marTop w:val="0"/>
      <w:marBottom w:val="0"/>
      <w:divBdr>
        <w:top w:val="none" w:sz="0" w:space="0" w:color="auto"/>
        <w:left w:val="none" w:sz="0" w:space="0" w:color="auto"/>
        <w:bottom w:val="none" w:sz="0" w:space="0" w:color="auto"/>
        <w:right w:val="none" w:sz="0" w:space="0" w:color="auto"/>
      </w:divBdr>
    </w:div>
    <w:div w:id="2134051341">
      <w:bodyDiv w:val="1"/>
      <w:marLeft w:val="0"/>
      <w:marRight w:val="0"/>
      <w:marTop w:val="0"/>
      <w:marBottom w:val="0"/>
      <w:divBdr>
        <w:top w:val="none" w:sz="0" w:space="0" w:color="auto"/>
        <w:left w:val="none" w:sz="0" w:space="0" w:color="auto"/>
        <w:bottom w:val="none" w:sz="0" w:space="0" w:color="auto"/>
        <w:right w:val="none" w:sz="0" w:space="0" w:color="auto"/>
      </w:divBdr>
    </w:div>
    <w:div w:id="2134400840">
      <w:bodyDiv w:val="1"/>
      <w:marLeft w:val="0"/>
      <w:marRight w:val="0"/>
      <w:marTop w:val="0"/>
      <w:marBottom w:val="0"/>
      <w:divBdr>
        <w:top w:val="none" w:sz="0" w:space="0" w:color="auto"/>
        <w:left w:val="none" w:sz="0" w:space="0" w:color="auto"/>
        <w:bottom w:val="none" w:sz="0" w:space="0" w:color="auto"/>
        <w:right w:val="none" w:sz="0" w:space="0" w:color="auto"/>
      </w:divBdr>
    </w:div>
    <w:div w:id="2134711677">
      <w:bodyDiv w:val="1"/>
      <w:marLeft w:val="0"/>
      <w:marRight w:val="0"/>
      <w:marTop w:val="0"/>
      <w:marBottom w:val="0"/>
      <w:divBdr>
        <w:top w:val="none" w:sz="0" w:space="0" w:color="auto"/>
        <w:left w:val="none" w:sz="0" w:space="0" w:color="auto"/>
        <w:bottom w:val="none" w:sz="0" w:space="0" w:color="auto"/>
        <w:right w:val="none" w:sz="0" w:space="0" w:color="auto"/>
      </w:divBdr>
    </w:div>
    <w:div w:id="2135245239">
      <w:bodyDiv w:val="1"/>
      <w:marLeft w:val="0"/>
      <w:marRight w:val="0"/>
      <w:marTop w:val="0"/>
      <w:marBottom w:val="0"/>
      <w:divBdr>
        <w:top w:val="none" w:sz="0" w:space="0" w:color="auto"/>
        <w:left w:val="none" w:sz="0" w:space="0" w:color="auto"/>
        <w:bottom w:val="none" w:sz="0" w:space="0" w:color="auto"/>
        <w:right w:val="none" w:sz="0" w:space="0" w:color="auto"/>
      </w:divBdr>
    </w:div>
    <w:div w:id="2135712928">
      <w:bodyDiv w:val="1"/>
      <w:marLeft w:val="0"/>
      <w:marRight w:val="0"/>
      <w:marTop w:val="0"/>
      <w:marBottom w:val="0"/>
      <w:divBdr>
        <w:top w:val="none" w:sz="0" w:space="0" w:color="auto"/>
        <w:left w:val="none" w:sz="0" w:space="0" w:color="auto"/>
        <w:bottom w:val="none" w:sz="0" w:space="0" w:color="auto"/>
        <w:right w:val="none" w:sz="0" w:space="0" w:color="auto"/>
      </w:divBdr>
    </w:div>
    <w:div w:id="2136286988">
      <w:bodyDiv w:val="1"/>
      <w:marLeft w:val="0"/>
      <w:marRight w:val="0"/>
      <w:marTop w:val="0"/>
      <w:marBottom w:val="0"/>
      <w:divBdr>
        <w:top w:val="none" w:sz="0" w:space="0" w:color="auto"/>
        <w:left w:val="none" w:sz="0" w:space="0" w:color="auto"/>
        <w:bottom w:val="none" w:sz="0" w:space="0" w:color="auto"/>
        <w:right w:val="none" w:sz="0" w:space="0" w:color="auto"/>
      </w:divBdr>
    </w:div>
    <w:div w:id="2136680075">
      <w:bodyDiv w:val="1"/>
      <w:marLeft w:val="0"/>
      <w:marRight w:val="0"/>
      <w:marTop w:val="0"/>
      <w:marBottom w:val="0"/>
      <w:divBdr>
        <w:top w:val="none" w:sz="0" w:space="0" w:color="auto"/>
        <w:left w:val="none" w:sz="0" w:space="0" w:color="auto"/>
        <w:bottom w:val="none" w:sz="0" w:space="0" w:color="auto"/>
        <w:right w:val="none" w:sz="0" w:space="0" w:color="auto"/>
      </w:divBdr>
    </w:div>
    <w:div w:id="2136756031">
      <w:bodyDiv w:val="1"/>
      <w:marLeft w:val="0"/>
      <w:marRight w:val="0"/>
      <w:marTop w:val="0"/>
      <w:marBottom w:val="0"/>
      <w:divBdr>
        <w:top w:val="none" w:sz="0" w:space="0" w:color="auto"/>
        <w:left w:val="none" w:sz="0" w:space="0" w:color="auto"/>
        <w:bottom w:val="none" w:sz="0" w:space="0" w:color="auto"/>
        <w:right w:val="none" w:sz="0" w:space="0" w:color="auto"/>
      </w:divBdr>
    </w:div>
    <w:div w:id="2136825485">
      <w:bodyDiv w:val="1"/>
      <w:marLeft w:val="0"/>
      <w:marRight w:val="0"/>
      <w:marTop w:val="0"/>
      <w:marBottom w:val="0"/>
      <w:divBdr>
        <w:top w:val="none" w:sz="0" w:space="0" w:color="auto"/>
        <w:left w:val="none" w:sz="0" w:space="0" w:color="auto"/>
        <w:bottom w:val="none" w:sz="0" w:space="0" w:color="auto"/>
        <w:right w:val="none" w:sz="0" w:space="0" w:color="auto"/>
      </w:divBdr>
    </w:div>
    <w:div w:id="2138332826">
      <w:bodyDiv w:val="1"/>
      <w:marLeft w:val="0"/>
      <w:marRight w:val="0"/>
      <w:marTop w:val="0"/>
      <w:marBottom w:val="0"/>
      <w:divBdr>
        <w:top w:val="none" w:sz="0" w:space="0" w:color="auto"/>
        <w:left w:val="none" w:sz="0" w:space="0" w:color="auto"/>
        <w:bottom w:val="none" w:sz="0" w:space="0" w:color="auto"/>
        <w:right w:val="none" w:sz="0" w:space="0" w:color="auto"/>
      </w:divBdr>
    </w:div>
    <w:div w:id="2139258299">
      <w:bodyDiv w:val="1"/>
      <w:marLeft w:val="0"/>
      <w:marRight w:val="0"/>
      <w:marTop w:val="0"/>
      <w:marBottom w:val="0"/>
      <w:divBdr>
        <w:top w:val="none" w:sz="0" w:space="0" w:color="auto"/>
        <w:left w:val="none" w:sz="0" w:space="0" w:color="auto"/>
        <w:bottom w:val="none" w:sz="0" w:space="0" w:color="auto"/>
        <w:right w:val="none" w:sz="0" w:space="0" w:color="auto"/>
      </w:divBdr>
    </w:div>
    <w:div w:id="2139835075">
      <w:bodyDiv w:val="1"/>
      <w:marLeft w:val="0"/>
      <w:marRight w:val="0"/>
      <w:marTop w:val="0"/>
      <w:marBottom w:val="0"/>
      <w:divBdr>
        <w:top w:val="none" w:sz="0" w:space="0" w:color="auto"/>
        <w:left w:val="none" w:sz="0" w:space="0" w:color="auto"/>
        <w:bottom w:val="none" w:sz="0" w:space="0" w:color="auto"/>
        <w:right w:val="none" w:sz="0" w:space="0" w:color="auto"/>
      </w:divBdr>
    </w:div>
    <w:div w:id="2141679782">
      <w:bodyDiv w:val="1"/>
      <w:marLeft w:val="0"/>
      <w:marRight w:val="0"/>
      <w:marTop w:val="0"/>
      <w:marBottom w:val="0"/>
      <w:divBdr>
        <w:top w:val="none" w:sz="0" w:space="0" w:color="auto"/>
        <w:left w:val="none" w:sz="0" w:space="0" w:color="auto"/>
        <w:bottom w:val="none" w:sz="0" w:space="0" w:color="auto"/>
        <w:right w:val="none" w:sz="0" w:space="0" w:color="auto"/>
      </w:divBdr>
    </w:div>
    <w:div w:id="2142575865">
      <w:bodyDiv w:val="1"/>
      <w:marLeft w:val="0"/>
      <w:marRight w:val="0"/>
      <w:marTop w:val="0"/>
      <w:marBottom w:val="0"/>
      <w:divBdr>
        <w:top w:val="none" w:sz="0" w:space="0" w:color="auto"/>
        <w:left w:val="none" w:sz="0" w:space="0" w:color="auto"/>
        <w:bottom w:val="none" w:sz="0" w:space="0" w:color="auto"/>
        <w:right w:val="none" w:sz="0" w:space="0" w:color="auto"/>
      </w:divBdr>
    </w:div>
    <w:div w:id="2143309453">
      <w:bodyDiv w:val="1"/>
      <w:marLeft w:val="0"/>
      <w:marRight w:val="0"/>
      <w:marTop w:val="0"/>
      <w:marBottom w:val="0"/>
      <w:divBdr>
        <w:top w:val="none" w:sz="0" w:space="0" w:color="auto"/>
        <w:left w:val="none" w:sz="0" w:space="0" w:color="auto"/>
        <w:bottom w:val="none" w:sz="0" w:space="0" w:color="auto"/>
        <w:right w:val="none" w:sz="0" w:space="0" w:color="auto"/>
      </w:divBdr>
    </w:div>
    <w:div w:id="2143500398">
      <w:bodyDiv w:val="1"/>
      <w:marLeft w:val="0"/>
      <w:marRight w:val="0"/>
      <w:marTop w:val="0"/>
      <w:marBottom w:val="0"/>
      <w:divBdr>
        <w:top w:val="none" w:sz="0" w:space="0" w:color="auto"/>
        <w:left w:val="none" w:sz="0" w:space="0" w:color="auto"/>
        <w:bottom w:val="none" w:sz="0" w:space="0" w:color="auto"/>
        <w:right w:val="none" w:sz="0" w:space="0" w:color="auto"/>
      </w:divBdr>
    </w:div>
    <w:div w:id="2144274523">
      <w:bodyDiv w:val="1"/>
      <w:marLeft w:val="0"/>
      <w:marRight w:val="0"/>
      <w:marTop w:val="0"/>
      <w:marBottom w:val="0"/>
      <w:divBdr>
        <w:top w:val="none" w:sz="0" w:space="0" w:color="auto"/>
        <w:left w:val="none" w:sz="0" w:space="0" w:color="auto"/>
        <w:bottom w:val="none" w:sz="0" w:space="0" w:color="auto"/>
        <w:right w:val="none" w:sz="0" w:space="0" w:color="auto"/>
      </w:divBdr>
    </w:div>
    <w:div w:id="2144342463">
      <w:bodyDiv w:val="1"/>
      <w:marLeft w:val="0"/>
      <w:marRight w:val="0"/>
      <w:marTop w:val="0"/>
      <w:marBottom w:val="0"/>
      <w:divBdr>
        <w:top w:val="none" w:sz="0" w:space="0" w:color="auto"/>
        <w:left w:val="none" w:sz="0" w:space="0" w:color="auto"/>
        <w:bottom w:val="none" w:sz="0" w:space="0" w:color="auto"/>
        <w:right w:val="none" w:sz="0" w:space="0" w:color="auto"/>
      </w:divBdr>
    </w:div>
    <w:div w:id="2144615862">
      <w:bodyDiv w:val="1"/>
      <w:marLeft w:val="0"/>
      <w:marRight w:val="0"/>
      <w:marTop w:val="0"/>
      <w:marBottom w:val="0"/>
      <w:divBdr>
        <w:top w:val="none" w:sz="0" w:space="0" w:color="auto"/>
        <w:left w:val="none" w:sz="0" w:space="0" w:color="auto"/>
        <w:bottom w:val="none" w:sz="0" w:space="0" w:color="auto"/>
        <w:right w:val="none" w:sz="0" w:space="0" w:color="auto"/>
      </w:divBdr>
    </w:div>
    <w:div w:id="2144619124">
      <w:bodyDiv w:val="1"/>
      <w:marLeft w:val="0"/>
      <w:marRight w:val="0"/>
      <w:marTop w:val="0"/>
      <w:marBottom w:val="0"/>
      <w:divBdr>
        <w:top w:val="none" w:sz="0" w:space="0" w:color="auto"/>
        <w:left w:val="none" w:sz="0" w:space="0" w:color="auto"/>
        <w:bottom w:val="none" w:sz="0" w:space="0" w:color="auto"/>
        <w:right w:val="none" w:sz="0" w:space="0" w:color="auto"/>
      </w:divBdr>
    </w:div>
    <w:div w:id="2144732511">
      <w:bodyDiv w:val="1"/>
      <w:marLeft w:val="0"/>
      <w:marRight w:val="0"/>
      <w:marTop w:val="0"/>
      <w:marBottom w:val="0"/>
      <w:divBdr>
        <w:top w:val="none" w:sz="0" w:space="0" w:color="auto"/>
        <w:left w:val="none" w:sz="0" w:space="0" w:color="auto"/>
        <w:bottom w:val="none" w:sz="0" w:space="0" w:color="auto"/>
        <w:right w:val="none" w:sz="0" w:space="0" w:color="auto"/>
      </w:divBdr>
    </w:div>
    <w:div w:id="2144811771">
      <w:bodyDiv w:val="1"/>
      <w:marLeft w:val="0"/>
      <w:marRight w:val="0"/>
      <w:marTop w:val="0"/>
      <w:marBottom w:val="0"/>
      <w:divBdr>
        <w:top w:val="none" w:sz="0" w:space="0" w:color="auto"/>
        <w:left w:val="none" w:sz="0" w:space="0" w:color="auto"/>
        <w:bottom w:val="none" w:sz="0" w:space="0" w:color="auto"/>
        <w:right w:val="none" w:sz="0" w:space="0" w:color="auto"/>
      </w:divBdr>
    </w:div>
    <w:div w:id="2145266039">
      <w:bodyDiv w:val="1"/>
      <w:marLeft w:val="0"/>
      <w:marRight w:val="0"/>
      <w:marTop w:val="0"/>
      <w:marBottom w:val="0"/>
      <w:divBdr>
        <w:top w:val="none" w:sz="0" w:space="0" w:color="auto"/>
        <w:left w:val="none" w:sz="0" w:space="0" w:color="auto"/>
        <w:bottom w:val="none" w:sz="0" w:space="0" w:color="auto"/>
        <w:right w:val="none" w:sz="0" w:space="0" w:color="auto"/>
      </w:divBdr>
    </w:div>
    <w:div w:id="2145344104">
      <w:bodyDiv w:val="1"/>
      <w:marLeft w:val="0"/>
      <w:marRight w:val="0"/>
      <w:marTop w:val="0"/>
      <w:marBottom w:val="0"/>
      <w:divBdr>
        <w:top w:val="none" w:sz="0" w:space="0" w:color="auto"/>
        <w:left w:val="none" w:sz="0" w:space="0" w:color="auto"/>
        <w:bottom w:val="none" w:sz="0" w:space="0" w:color="auto"/>
        <w:right w:val="none" w:sz="0" w:space="0" w:color="auto"/>
      </w:divBdr>
    </w:div>
    <w:div w:id="2145389706">
      <w:bodyDiv w:val="1"/>
      <w:marLeft w:val="0"/>
      <w:marRight w:val="0"/>
      <w:marTop w:val="0"/>
      <w:marBottom w:val="0"/>
      <w:divBdr>
        <w:top w:val="none" w:sz="0" w:space="0" w:color="auto"/>
        <w:left w:val="none" w:sz="0" w:space="0" w:color="auto"/>
        <w:bottom w:val="none" w:sz="0" w:space="0" w:color="auto"/>
        <w:right w:val="none" w:sz="0" w:space="0" w:color="auto"/>
      </w:divBdr>
    </w:div>
    <w:div w:id="2145390586">
      <w:bodyDiv w:val="1"/>
      <w:marLeft w:val="0"/>
      <w:marRight w:val="0"/>
      <w:marTop w:val="0"/>
      <w:marBottom w:val="0"/>
      <w:divBdr>
        <w:top w:val="none" w:sz="0" w:space="0" w:color="auto"/>
        <w:left w:val="none" w:sz="0" w:space="0" w:color="auto"/>
        <w:bottom w:val="none" w:sz="0" w:space="0" w:color="auto"/>
        <w:right w:val="none" w:sz="0" w:space="0" w:color="auto"/>
      </w:divBdr>
    </w:div>
    <w:div w:id="2147162260">
      <w:bodyDiv w:val="1"/>
      <w:marLeft w:val="0"/>
      <w:marRight w:val="0"/>
      <w:marTop w:val="0"/>
      <w:marBottom w:val="0"/>
      <w:divBdr>
        <w:top w:val="none" w:sz="0" w:space="0" w:color="auto"/>
        <w:left w:val="none" w:sz="0" w:space="0" w:color="auto"/>
        <w:bottom w:val="none" w:sz="0" w:space="0" w:color="auto"/>
        <w:right w:val="none" w:sz="0" w:space="0" w:color="auto"/>
      </w:divBdr>
    </w:div>
    <w:div w:id="214716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emf"/><Relationship Id="rId26" Type="http://schemas.openxmlformats.org/officeDocument/2006/relationships/image" Target="media/image16.emf"/><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10.emf"/><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emf"/><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image" Target="media/image17.png"/><Relationship Id="rId30" Type="http://schemas.openxmlformats.org/officeDocument/2006/relationships/footer" Target="footer1.xml"/><Relationship Id="rId35" Type="http://schemas.microsoft.com/office/2011/relationships/people" Target="people.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ICCININBARBIERI_M\AppData\Roaming\Microsoft\Templates\ONE%20Author%20ODPub.dotx" TargetMode="External"/></Relationships>
</file>

<file path=word/theme/theme1.xml><?xml version="1.0" encoding="utf-8"?>
<a:theme xmlns:a="http://schemas.openxmlformats.org/drawingml/2006/main" name="Office Theme">
  <a:themeElements>
    <a:clrScheme name="OECD-Light Blue (Default)">
      <a:dk1>
        <a:sysClr val="windowText" lastClr="000000"/>
      </a:dk1>
      <a:lt1>
        <a:sysClr val="window" lastClr="FFFFFF"/>
      </a:lt1>
      <a:dk2>
        <a:srgbClr val="3F3F3F"/>
      </a:dk2>
      <a:lt2>
        <a:srgbClr val="EEECE1"/>
      </a:lt2>
      <a:accent1>
        <a:srgbClr val="4E81BD"/>
      </a:accent1>
      <a:accent2>
        <a:srgbClr val="FFFFFF"/>
      </a:accent2>
      <a:accent3>
        <a:srgbClr val="EEECE1"/>
      </a:accent3>
      <a:accent4>
        <a:srgbClr val="448114"/>
      </a:accent4>
      <a:accent5>
        <a:srgbClr val="4E81BD"/>
      </a:accent5>
      <a:accent6>
        <a:srgbClr val="F79646"/>
      </a:accent6>
      <a:hlink>
        <a:srgbClr val="0000FF"/>
      </a:hlink>
      <a:folHlink>
        <a:srgbClr val="800080"/>
      </a:folHlink>
    </a:clrScheme>
    <a:fontScheme name="OECD-Arial">
      <a:majorFont>
        <a:latin typeface="Arial Narrow"/>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BF094976B1C6245BAB5BCECAC284645" ma:contentTypeVersion="17" ma:contentTypeDescription="Crear nuevo documento." ma:contentTypeScope="" ma:versionID="de659102f67f900a4507bbf2a4959426">
  <xsd:schema xmlns:xsd="http://www.w3.org/2001/XMLSchema" xmlns:xs="http://www.w3.org/2001/XMLSchema" xmlns:p="http://schemas.microsoft.com/office/2006/metadata/properties" xmlns:ns2="69276225-f05c-44c5-92dc-c999460a4149" xmlns:ns3="46f3a809-46a3-44ee-a0f1-42a271529c86" targetNamespace="http://schemas.microsoft.com/office/2006/metadata/properties" ma:root="true" ma:fieldsID="9b8ee336b2a1d24b8ead4191187077de" ns2:_="" ns3:_="">
    <xsd:import namespace="69276225-f05c-44c5-92dc-c999460a4149"/>
    <xsd:import namespace="46f3a809-46a3-44ee-a0f1-42a271529c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LengthInSeconds" minOccurs="0"/>
                <xsd:element ref="ns3:MediaServiceDateTaken" minOccurs="0"/>
                <xsd:element ref="ns3:MediaServiceAutoKeyPoints" minOccurs="0"/>
                <xsd:element ref="ns3:MediaServiceKeyPoints" minOccurs="0"/>
                <xsd:element ref="ns3:MediaServiceOCR" minOccurs="0"/>
                <xsd:element ref="ns3:MediaServiceLocation"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276225-f05c-44c5-92dc-c999460a4149"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32d65da7-472f-44c6-be22-218d2da46f49}" ma:internalName="TaxCatchAll" ma:showField="CatchAllData" ma:web="69276225-f05c-44c5-92dc-c999460a414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6f3a809-46a3-44ee-a0f1-42a271529c8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c40d4899-0986-466d-9443-4d7b8518a0f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Source>
    <Tag>OEC231</Tag>
    <SourceType>Misc</SourceType>
    <Guid>{0C2A9302-4887-46B7-B00F-C8A11B4A1C41}</Guid>
    <Author>
      <Author>
        <Corporate>OECD</Corporate>
      </Author>
    </Author>
    <Title>Recommendation of the Council on Access to Justice and People-Centred Justice Systems</Title>
    <Year>2023</Year>
    <Publisher>OECD</Publisher>
    <URL>https://legalinstruments.oecd.org/en/instruments/OECD-LEGAL-0498</URL>
    <b:RefOrder>1</b:RefOrder>
  </Source>
  <b:Source>
    <b:Tag>Ple13</b:Tag>
    <b:SourceType>Book</b:SourceType>
    <b:Guid>{D2E4495C-07EF-8A4A-AF6F-3B257918EA6E}</b:Guid>
    <b:Title>Paths to Justice: A Past, Present and Future Roadmap</b:Title>
    <b:Year>2013</b:Year>
    <b:Author>
      <b:Author>
        <b:NameList>
          <b:Person>
            <b:Last>Pleasence</b:Last>
            <b:First>Pascoe</b:First>
          </b:Person>
          <b:Person>
            <b:Last>Balmer</b:Last>
            <b:First>Nigel J.</b:First>
          </b:Person>
          <b:Person>
            <b:Last>Sandefur</b:Last>
            <b:First>Rebecca L.</b:First>
          </b:Person>
        </b:NameList>
      </b:Author>
    </b:Author>
    <b:Publisher>UCL Centre for Empirical Legal Studies</b:Publisher>
    <b:LCID>en-GB</b:LCID>
    <b:City>London</b:City>
    <b:StandardNumber>https://www.researchgate.net/publication/271209897_Paths_to_Justice_A_Past_Present_and_Future_Roadmap</b:StandardNumber>
    <b:RefOrder>71</b:RefOrder>
  </b:Source>
  <b:Source>
    <b:Tag>WJP19</b:Tag>
    <b:SourceType>Report</b:SourceType>
    <b:Guid>{3370DF64-65B0-C047-BD48-7EDB2711A231}</b:Guid>
    <b:Author>
      <b:Author>
        <b:Corporate>WJP</b:Corporate>
      </b:Author>
    </b:Author>
    <b:Title>Measuring the Justice Gap: A People-Centered Assessment of Unmet Justice Needs Around the World</b:Title>
    <b:Year>2019</b:Year>
    <b:URL>https://worldjusticeproject.org/our-work/research-and-data/measuring-justice-gap</b:URL>
    <b:LCID>en-GB</b:LCID>
    <b:RefOrder>3</b:RefOrder>
  </b:Source>
  <b:Source>
    <b:Tag>WJP231</b:Tag>
    <b:SourceType>Report</b:SourceType>
    <b:Guid>{33329FA4-8377-9D43-9BB0-0AAE95F94742}</b:Guid>
    <b:Author>
      <b:Author>
        <b:Corporate>WJP</b:Corporate>
      </b:Author>
    </b:Author>
    <b:Title>Disparities, Vulnerability, and Harnessing Data for People-Centered Justice</b:Title>
    <b:Year>2023</b:Year>
    <b:LCID>en-GB</b:LCID>
    <b:StandardNumber>https://worldjusticeproject.org/our-work/research-and-data/wjp-justice-data-graphical-report-ii</b:StandardNumber>
    <b:URL>https://worldjusticeproject.org/our-work/research-and-data/wjp-justice-data-graphical-report-ii</b:URL>
    <b:RefOrder>70</b:RefOrder>
  </b:Source>
  <b:Source>
    <b:Tag>WJP23</b:Tag>
    <b:SourceType>Report</b:SourceType>
    <b:Guid>{D372B0BC-9107-7442-92C3-68F5CFE6888F}</b:Guid>
    <b:Author>
      <b:Author>
        <b:Corporate>WJP</b:Corporate>
      </b:Author>
    </b:Author>
    <b:Title>Dissecting the Justice Gap in 104 Countries</b:Title>
    <b:Year>2023</b:Year>
    <b:StandardNumber>https://worldjusticeproject.org/sites/default/files/documents/WJPJusticeDataGraphicalReport-Part1.pdf</b:StandardNumber>
    <b:RefOrder>69</b:RefOrder>
  </b:Source>
  <b:Source>
    <b:Tag>WJP191</b:Tag>
    <b:SourceType>Report</b:SourceType>
    <b:Guid>{FD6286E5-B592-CE47-8C51-F9C6BD671AAA}</b:Guid>
    <b:Author>
      <b:Author>
        <b:Corporate>WJP</b:Corporate>
      </b:Author>
    </b:Author>
    <b:Title>Global Insights on Access to Justice</b:Title>
    <b:Year>2019</b:Year>
    <b:LCID>en-GB</b:LCID>
    <b:StandardNumber>https://worldjusticeproject.org/sites/default/files/documents/WJP-A2J-2019.pdf</b:StandardNumber>
    <b:RefOrder>68</b:RefOrder>
  </b:Source>
  <b:Source>
    <b:Tag>WJPng</b:Tag>
    <b:SourceType>Report</b:SourceType>
    <b:Guid>{5EF50723-8852-4E44-BFCE-9100DB3E657E}</b:Guid>
    <b:Author>
      <b:Author>
        <b:Corporate>WJP</b:Corporate>
      </b:Author>
    </b:Author>
    <b:Title>Paths to Justice in Italy</b:Title>
    <b:Year>Forthcoming</b:Year>
    <b:RefOrder>72</b:RefOrder>
  </b:Source>
  <b:Source>
    <b:Tag>IST</b:Tag>
    <b:SourceType>Report</b:SourceType>
    <b:Guid>{8FB7644E-7724-E64E-BE8D-25B4D6F2E205}</b:Guid>
    <b:Author>
      <b:Author>
        <b:Corporate>ISTAT</b:Corporate>
      </b:Author>
    </b:Author>
    <b:Title>Cittadini e Giustizia Civile</b:Title>
    <b:Year>2023</b:Year>
    <b:StandardNumber>https://www.istat.it/wp-content/uploads/2024/05/REPORT-GIUSTIZIA-CIVILE-1.pdf</b:StandardNumber>
    <b:RefOrder>12</b:RefOrder>
  </b:Source>
  <b:Source>
    <b:Tag>IST15</b:Tag>
    <b:SourceType>Report</b:SourceType>
    <b:Guid>{24D244EE-D39B-E546-A110-CF523FCAD452}</b:Guid>
    <b:Author>
      <b:Author>
        <b:Corporate>ISTAT</b:Corporate>
      </b:Author>
    </b:Author>
    <b:Title>Cittadini e Giustizia Civile</b:Title>
    <b:Year>2015</b:Year>
    <b:StandardNumber>https://www.istat.it/wp-content/uploads/2016/09/Cittadini-e-giustizia-civile-23_09_2016PC.pdf</b:StandardNumber>
    <b:RefOrder>13</b:RefOrder>
  </b:Source>
  <b:Source>
    <b:Tag>IST13</b:Tag>
    <b:SourceType>InternetSite</b:SourceType>
    <b:Guid>{92E2DECD-6D9E-CD48-9F28-10E7629DCFB6}</b:Guid>
    <b:Title>Aspetti della Vita Quotidiana: Giustizia Civile</b:Title>
    <b:Year>2013</b:Year>
    <b:Author>
      <b:Author>
        <b:Corporate>ISTAT</b:Corporate>
      </b:Author>
    </b:Author>
    <b:URL>https://www.istat.it/tavole-di-dati/aspetti-della-vita-quotidiana-lesperienza-dei-cittadini-con-la-giustizia-civile-anno-2013/</b:URL>
    <b:RefOrder>14</b:RefOrder>
  </b:Source>
  <b:Source>
    <b:Tag>Sen25</b:Tag>
    <b:SourceType>Report</b:SourceType>
    <b:Guid>{D8BE4695-0A2E-E24F-8DC7-F401787C4A2F}</b:Guid>
    <b:Author>
      <b:Author>
        <b:Corporate>Senate of Italy</b:Corporate>
      </b:Author>
    </b:Author>
    <b:Title>Report on the Administration of Justice - Year 2024, Volume I</b:Title>
    <b:Year>2025</b:Year>
    <b:StandardNumber>https://www.senato.it/service/PDF/PDFServer/BGT/1443394.pdf</b:StandardNumber>
    <b:RefOrder>6</b:RefOrder>
  </b:Source>
  <b:Source>
    <b:Tag>Sen251</b:Tag>
    <b:SourceType>Report</b:SourceType>
    <b:Guid>{4BF917E4-CD82-AE44-A85E-CB08A88EBAE0}</b:Guid>
    <b:Author>
      <b:Author>
        <b:Corporate>Senate of Italy</b:Corporate>
      </b:Author>
    </b:Author>
    <b:Title>Report on the Administration of Justice - Year 2024, Volume II</b:Title>
    <b:Year>2025</b:Year>
    <b:StandardNumber>https://www.senato.it/service/PDF/PDFServer/DF/441271.pdf</b:StandardNumber>
    <b:RefOrder>9</b:RefOrder>
  </b:Source>
  <b:Source>
    <b:Tag>Con23</b:Tag>
    <b:SourceType>Report</b:SourceType>
    <b:Guid>{56477C86-413D-1047-9B0F-73EB82DA7D39}</b:Guid>
    <b:Title>Unified Text of the Legal Profession</b:Title>
    <b:Year>2023</b:Year>
    <b:Author>
      <b:Author>
        <b:Corporate>National Bar Council</b:Corporate>
      </b:Author>
    </b:Author>
    <b:StandardNumber>https://www.consiglionazionaleforense.it/documents/20182/0/261882_Testo_Unitario_Professione_Forense_completo.pdf/451b19d7-7f1e-d71b-08cb-d429b6a944d9?t=1687259376618</b:StandardNumber>
    <b:RefOrder>73</b:RefOrder>
  </b:Source>
  <b:Source>
    <b:Tag>Nat25</b:Tag>
    <b:SourceType>InternetSite</b:SourceType>
    <b:Guid>{CA012532-CC1D-1645-B6BA-DC094ACB5D1C}</b:Guid>
    <b:Title>Guides for Citizens</b:Title>
    <b:Year>2025</b:Year>
    <b:Author>
      <b:Author>
        <b:Corporate>National Council of Notaries</b:Corporate>
      </b:Author>
    </b:Author>
    <b:URL>https://www.notariato.it/it/trova-guide/</b:URL>
    <b:RefOrder>25</b:RefOrder>
  </b:Source>
  <b:Source>
    <b:Tag>Cou15</b:Tag>
    <b:SourceType>Report</b:SourceType>
    <b:Guid>{CB08C29D-1A66-5D48-AD41-795F4DDD0090}</b:Guid>
    <b:Author>
      <b:Author>
        <b:Corporate>Court of First Instance of Rome</b:Corporate>
      </b:Author>
    </b:Author>
    <b:Title>Customer Satisfaction Survey Aimed at Users of the Civil Court of Rome</b:Title>
    <b:Year>2015</b:Year>
    <b:StandardNumber>https://www.tribunale.roma.it/allegatinews/A_7250.pdf</b:StandardNumber>
    <b:RefOrder>28</b:RefOrder>
  </b:Source>
  <b:Source>
    <b:Tag>Mun23</b:Tag>
    <b:SourceType>Report</b:SourceType>
    <b:Guid>{622CFF97-5AF8-2A4B-B40D-622EC3200223}</b:Guid>
    <b:Author>
      <b:Author>
        <b:Corporate>Municipality of Genoa</b:Corporate>
      </b:Author>
    </b:Author>
    <b:Title>Satisfaction Survey Results</b:Title>
    <b:Year>2023</b:Year>
    <b:StandardNumber>https://smart.comune.genova.it/sites/default/files/archivio/documenti/Risultati%20indagine%20valutazione%20servizio%20prossimit%C3%A0%202023%20.pdf</b:StandardNumber>
    <b:RefOrder>30</b:RefOrder>
  </b:Source>
  <b:Source>
    <b:Tag>Sen24</b:Tag>
    <b:SourceType>Report</b:SourceType>
    <b:Guid>{AEF2D66C-6822-EA4A-B10D-75909884030F}</b:Guid>
    <b:Title>Report on the Administration of Justice - Year 2023, Volume II</b:Title>
    <b:Year>2024</b:Year>
    <b:Author>
      <b:Author>
        <b:Corporate>Senate of Italy</b:Corporate>
      </b:Author>
    </b:Author>
    <b:StandardNumber>https://www.senato.it/service/PDF/PDFServer/DF/429956.pdf</b:StandardNumber>
    <b:RefOrder>31</b:RefOrder>
  </b:Source>
  <b:Source>
    <b:Tag>Gov23</b:Tag>
    <b:SourceType>Report</b:SourceType>
    <b:Guid>{91C00DAD-DFC0-8D4C-A9F5-4EEFB108E164}</b:Guid>
    <b:Author>
      <b:Author>
        <b:Corporate>Government of Italy</b:Corporate>
      </b:Author>
    </b:Author>
    <b:Title>Three-Year Plan for ICT in Public Administration 2024–2026</b:Title>
    <b:Year>2023</b:Year>
    <b:StandardNumber>https://docs.italia.it/italia/piano-triennale-ict/pianotriennale-ict-doc/it/2024-2026/index.html</b:StandardNumber>
    <b:RefOrder>35</b:RefOrder>
  </b:Source>
  <b:Source>
    <b:Tag>IST25</b:Tag>
    <b:SourceType>Report</b:SourceType>
    <b:Guid>{C10203C2-CE11-0A46-BA59-C5139A57663F}</b:Guid>
    <b:Author>
      <b:Author>
        <b:Corporate>ISTAT</b:Corporate>
      </b:Author>
    </b:Author>
    <b:Title>SDGs Report 2025</b:Title>
    <b:Year>2025</b:Year>
    <b:StandardNumber>https://www.istat.it/storage/rapporti-tematici/sdgs/2025/Rapporto%20SDGs%202025-Ebook.pdf</b:StandardNumber>
    <b:RefOrder>38</b:RefOrder>
  </b:Source>
  <b:Source>
    <b:Tag>Gov22</b:Tag>
    <b:SourceType>InternetSite</b:SourceType>
    <b:Guid>{02B24DC2-6EB9-4140-991A-4BAEC07B6E66}</b:Guid>
    <b:Author>
      <b:Author>
        <b:Corporate>Government of Italy</b:Corporate>
      </b:Author>
    </b:Author>
    <b:Title>Guide to the language of public administration</b:Title>
    <b:Year>2022</b:Year>
    <b:StandardNumber>https://docs.italia.it/italia/designers-italia/writing-toolkit/it/bozza/index.html</b:StandardNumber>
    <b:URL>https://docs.italia.it/italia/designers-italia/writing-toolkit/it/bozza/index.html</b:URL>
    <b:RefOrder>44</b:RefOrder>
  </b:Source>
  <b:Source>
    <b:Tag>Cou20</b:Tag>
    <b:SourceType>Report</b:SourceType>
    <b:Guid>{41884C71-6280-3B48-BA9F-FFD30DF585CB}</b:Guid>
    <b:Title>Report on the Administration of Justice in the District of the Florence Court of Appeal for the year 2020</b:Title>
    <b:Year>2020</b:Year>
    <b:Author>
      <b:Author>
        <b:Corporate>Court of Appeal of Florence</b:Corporate>
      </b:Author>
    </b:Author>
    <b:StandardNumber>https://ca-firenze.giustizia.it/cmsresources/cms/documents/Relazione_Sintetica_Presidente_CAFI_compressed.pdf</b:StandardNumber>
    <b:RefOrder>74</b:RefOrder>
  </b:Source>
  <b:Source>
    <b:Tag>Mil24</b:Tag>
    <b:SourceType>InternetSite</b:SourceType>
    <b:Guid>{A7742592-550B-A24C-A47B-CF075639C8DA}</b:Guid>
    <b:Author>
      <b:Author>
        <b:Corporate>Milan Bar Association</b:Corporate>
      </b:Author>
    </b:Author>
    <b:Title>Avvocati in Municipio</b:Title>
    <b:Year>2024</b:Year>
    <b:URL>https://www.ordineavvocatimilano.it/it/avvocati-in-municipio/p50</b:URL>
    <b:RefOrder>46</b:RefOrder>
  </b:Source>
  <b:Source>
    <b:Tag>CEP24</b:Tag>
    <b:SourceType>Report</b:SourceType>
    <b:Guid>{A44E0E2B-4DC2-F840-86F4-F73204F95FC7}</b:Guid>
    <b:Author>
      <b:Author>
        <b:Corporate>CEPEJ</b:Corporate>
      </b:Author>
    </b:Author>
    <b:Title>Evaluation of the judicial systems 2024 - Italy</b:Title>
    <b:Year>2024</b:Year>
    <b:StandardNumber>https://rm.coe.int/italy-2024-2022-/1680b1f6d8#:~:text=,Other%20%28please%20specify</b:StandardNumber>
    <b:RefOrder>51</b:RefOrder>
  </b:Source>
  <b:Source>
    <b:Tag>Ass25</b:Tag>
    <b:SourceType>InternetSite</b:SourceType>
    <b:Guid>{41CC7B06-2056-AF40-87C5-F81A5CF8F8CC}</b:Guid>
    <b:Author>
      <b:Author>
        <b:Corporate>Associazione Antigone</b:Corporate>
      </b:Author>
    </b:Author>
    <b:Title>Reports</b:Title>
    <b:Year>2025</b:Year>
    <b:URL>https://www.rapportoantigone.it/</b:URL>
    <b:RefOrder>75</b:RefOrder>
  </b:Source>
  <b:Source>
    <b:Tag>CSM25</b:Tag>
    <b:SourceType>InternetSite</b:SourceType>
    <b:Guid>{079555F4-A709-914B-91D7-C9FA48497199}</b:Guid>
    <b:Author>
      <b:Author>
        <b:Corporate>CSM</b:Corporate>
      </b:Author>
    </b:Author>
    <b:Title>Joint Committee CSM - Ministry of Justice</b:Title>
    <b:Year>2025</b:Year>
    <b:URL>https://www.csm.it/portale/it/web/csm-internet/comitato-paritetico</b:URL>
    <b:RefOrder>54</b:RefOrder>
  </b:Source>
  <b:Source>
    <b:Tag>CEP241</b:Tag>
    <b:SourceType>Report</b:SourceType>
    <b:Guid>{852B65A8-8E13-F145-B158-F0B785E84239}</b:Guid>
    <b:Title>European judicial systems CEPEJ Evaluation Report</b:Title>
    <b:Year>2024</b:Year>
    <b:Author>
      <b:Author>
        <b:Corporate>CEPEJ</b:Corporate>
      </b:Author>
    </b:Author>
    <b:StandardNumber>https://rm.coe.int/cepej-evaluation-report-part-1-en-/1680b272ac</b:StandardNumber>
    <b:RefOrder>55</b:RefOrder>
  </b:Source>
  <b:Source>
    <b:Tag>Gov20</b:Tag>
    <b:SourceType>InternetSite</b:SourceType>
    <b:Guid>{36300976-7EA3-1B4C-B823-B727821208E7}</b:Guid>
    <b:Author>
      <b:Author>
        <b:Corporate>Government of Italy</b:Corporate>
      </b:Author>
    </b:Author>
    <b:Title>Simplified Italy</b:Title>
    <b:Year>2020</b:Year>
    <b:URL>https://www.italiasemplice.gov.it/portale/</b:URL>
    <b:RefOrder>76</b:RefOrder>
  </b:Source>
  <b:Source>
    <b:Tag>WJP241</b:Tag>
    <b:SourceType>Report</b:SourceType>
    <b:Guid>{DD2AEEF3-C506-44E4-AB53-1261764596B2}</b:Guid>
    <b:Author>
      <b:Author>
        <b:Corporate>WJP</b:Corporate>
      </b:Author>
    </b:Author>
    <b:Title>World Justice Project EUROVOICES 2024</b:Title>
    <b:Year>2024</b:Year>
    <b:URL>https://eurovoices.worldjusticeproject.org/</b:URL>
    <b:RefOrder>2</b:RefOrder>
  </b:Source>
  <b:Source>
    <b:Tag>Gov</b:Tag>
    <b:SourceType>Report</b:SourceType>
    <b:Guid>{8814668F-8E8E-0940-A9A5-A5AFD336F4CA}</b:Guid>
    <b:Author>
      <b:Author>
        <b:Corporate>Government of Italy</b:Corporate>
      </b:Author>
    </b:Author>
    <b:Title>Law Decree No. 117/2025</b:Title>
    <b:Year>2025</b:Year>
    <b:RefOrder>10</b:RefOrder>
  </b:Source>
  <b:Source>
    <b:Tag>Gov211</b:Tag>
    <b:SourceType>Report</b:SourceType>
    <b:Guid>{F6455F6D-521F-5D47-9CCD-E61E32D9B68F}</b:Guid>
    <b:Author>
      <b:Author>
        <b:Corporate>Government of Italy</b:Corporate>
      </b:Author>
    </b:Author>
    <b:Title>Law Decree No. 80/2021</b:Title>
    <b:Year>2021</b:Year>
    <b:StandardNumber>https://www.normattiva.it/esporta/attoCompleto?atto.dataPubblicazioneGazzetta=2021-06-09&amp;atto.codiceRedazionale=21G00093</b:StandardNumber>
    <b:RefOrder>60</b:RefOrder>
  </b:Source>
  <b:Source>
    <b:Tag>OEC25</b:Tag>
    <b:SourceType>Report</b:SourceType>
    <b:Guid>{B4B8E54D-04A6-2940-B92E-F51324D41447}</b:Guid>
    <b:Title>Enhancing Access to Justice through People-Centred Justice in Italy - Inception Report</b:Title>
    <b:Year>2025</b:Year>
    <b:Author>
      <b:Author>
        <b:Corporate>OECD</b:Corporate>
      </b:Author>
    </b:Author>
    <b:RefOrder>66</b:RefOrder>
  </b:Source>
  <b:Source>
    <b:Tag>Par</b:Tag>
    <b:SourceType>Report</b:SourceType>
    <b:Guid>{877AD517-E8EE-D14E-B820-96C073CEECAB}</b:Guid>
    <b:Author>
      <b:Author>
        <b:Corporate>Parliament of Italy</b:Corporate>
      </b:Author>
    </b:Author>
    <b:Title>Law No. 132/2025</b:Title>
    <b:Year>2025</b:Year>
    <b:RefOrder>67</b:RefOrder>
  </b:Source>
  <b:Source>
    <b:Tag>Min241</b:Tag>
    <b:SourceType>InternetSite</b:SourceType>
    <b:Guid>{9E6A4B79-6ACF-AF47-9B52-DEFCEBA713CD}</b:Guid>
    <b:Author>
      <b:Author>
        <b:Corporate>Ministry of Education of Italy, National Bar Council of Italy</b:Corporate>
      </b:Author>
    </b:Author>
    <b:Title>Agreement on education to citizenship and legality</b:Title>
    <b:Year>2024</b:Year>
    <b:URL>https://www.minori.it/it/notizia/educazione-alla-cittadinanza-e-alla-legalita-accordo-mim-cnf</b:URL>
    <b:RefOrder>42</b:RefOrder>
  </b:Source>
  <b:Source>
    <b:Tag>Min2510</b:Tag>
    <b:SourceType>Report</b:SourceType>
    <b:Guid>{F77AA4CB-14A8-4F4B-A6EE-538E5209F07A}</b:Guid>
    <b:Author>
      <b:Author>
        <b:Corporate>Ministry of Justice of Italy</b:Corporate>
      </b:Author>
    </b:Author>
    <b:Title>Booklet – NRRP Justice Mission Unit</b:Title>
    <b:Year>2025</b:Year>
    <b:StandardNumber>https://www.giustizia.it/cmsresources/cms/documents/pnrr_relazione_su_attuazione_interventi_nov2025.pdf</b:StandardNumber>
    <b:RefOrder>59</b:RefOrder>
  </b:Source>
  <b:Source>
    <b:Tag>Min256</b:Tag>
    <b:SourceType>InternetSite</b:SourceType>
    <b:Guid>{03F54ACC-9E92-8E46-AFB2-F75393368262}</b:Guid>
    <b:Author>
      <b:Author>
        <b:Corporate>Ministry of Justice of Italy</b:Corporate>
      </b:Author>
    </b:Author>
    <b:Title>Budget and final balance sheet</b:Title>
    <b:Year>2025</b:Year>
    <b:URL>https://www.giustizia.it/giustizia/page/it/bilancio_preventivo_e_consuntivo</b:URL>
    <b:RefOrder>49</b:RefOrder>
  </b:Source>
  <b:Source>
    <b:Tag>Min252</b:Tag>
    <b:SourceType>InternetSite</b:SourceType>
    <b:Guid>{2445C924-E924-AC4C-BE15-C662A6B41DBE}</b:Guid>
    <b:Author>
      <b:Author>
        <b:Corporate>Ministry of Justice of Italy</b:Corporate>
      </b:Author>
    </b:Author>
    <b:Title>Digitalisation (M1C1-I1.6.2)</b:Title>
    <b:Year>2025</b:Year>
    <b:URL>https://www.giustizia.it/giustizia/page/it/pnrr_digitalizzazione</b:URL>
    <b:RefOrder>32</b:RefOrder>
  </b:Source>
  <b:Source>
    <b:Tag>Min259</b:Tag>
    <b:SourceType>InternetSite</b:SourceType>
    <b:Guid>{DFAF9594-DF88-714C-BE71-A3D68D032F4F}</b:Guid>
    <b:Title>Human capital and Trial Office</b:Title>
    <b:Year>2025</b:Year>
    <b:Author>
      <b:Author>
        <b:Corporate>Ministry of Justice of Italy</b:Corporate>
      </b:Author>
    </b:Author>
    <b:URL>https://www.giustizia.it/giustizia/page/it/pnrr_capitale_umano</b:URL>
    <b:RefOrder>56</b:RefOrder>
  </b:Source>
  <b:Source>
    <b:Tag>Min231</b:Tag>
    <b:SourceType>Report</b:SourceType>
    <b:Guid>{DDAFAD38-0AA2-C342-9612-6BE6496B16F7}</b:Guid>
    <b:Year>2023</b:Year>
    <b:Author>
      <b:Author>
        <b:Corporate>Ministry of Justice of Italy</b:Corporate>
      </b:Author>
    </b:Author>
    <b:StandardNumber>https://www.giustizia.it/cmsresources/cms/documents/PIAO_20232025_2.pdf</b:StandardNumber>
    <b:Title>Integrated Activity and Organisation Plan (PIAO)</b:Title>
    <b:RefOrder>48</b:RefOrder>
  </b:Source>
  <b:Source>
    <b:Tag>Min25</b:Tag>
    <b:SourceType>Report</b:SourceType>
    <b:Guid>{80FD2F9F-82AE-2740-A279-6AF2CCB04BC5}</b:Guid>
    <b:Title>Integrated Activity and Organisation Plan for the three-year period 2025-2027 (PIAO)</b:Title>
    <b:Year>2025</b:Year>
    <b:Author>
      <b:Author>
        <b:Corporate>Ministry of Justice of Italy</b:Corporate>
      </b:Author>
    </b:Author>
    <b:StandardNumber>https://www.giustizia.it/cmsresources/cms/documents/PIAO_20252027_1.pdf</b:StandardNumber>
    <b:RefOrder>7</b:RefOrder>
  </b:Source>
  <b:Source>
    <b:Tag>Min243</b:Tag>
    <b:SourceType>InternetSite</b:SourceType>
    <b:Guid>{21B7358D-47E4-8645-B4E7-C9DC2A502330}</b:Guid>
    <b:Author>
      <b:Author>
        <b:Corporate>Ministry of Justice of Italy</b:Corporate>
      </b:Author>
    </b:Author>
    <b:Title>Integrated Project for the Innovation of the Trial Offices</b:Title>
    <b:Year>2024</b:Year>
    <b:URL>https://www.giustizia.it/giustizia/page/it/upp_progetto_innovazione_mappa</b:URL>
    <b:RefOrder>63</b:RefOrder>
  </b:Source>
  <b:Source>
    <b:Tag>Min253</b:Tag>
    <b:SourceType>InternetSite</b:SourceType>
    <b:Guid>{E886BD33-FEEE-4E42-A215-82C692373A6A}</b:Guid>
    <b:Author>
      <b:Author>
        <b:Corporate>Ministry of Justice of Italy</b:Corporate>
      </b:Author>
    </b:Author>
    <b:Title>Judicial Statistics, Monitoring and Analysis</b:Title>
    <b:Year>2025</b:Year>
    <b:URL>https://datiestatistiche.giustizia.it/it/homepage.page</b:URL>
    <b:RefOrder>37</b:RefOrder>
  </b:Source>
  <b:Source>
    <b:Tag>Min1</b:Tag>
    <b:SourceType>Report</b:SourceType>
    <b:Guid>{87325726-EA25-7743-BC75-5B46B78530F6}</b:Guid>
    <b:Author>
      <b:Author>
        <b:Corporate>Ministry of Justice of Italy</b:Corporate>
      </b:Author>
    </b:Author>
    <b:Title>Justice as Seen by the User. A Customer Satisfaction Survey at the Palace of Justice in Turin</b:Title>
    <b:StandardNumber>https://www.giustizia.it/resources/cms/documents/RapportoTorino.pdf</b:StandardNumber>
    <b:Year>2011</b:Year>
    <b:RefOrder>29</b:RefOrder>
  </b:Source>
  <b:Source>
    <b:Tag>Min</b:Tag>
    <b:SourceType>InternetSite</b:SourceType>
    <b:Guid>{B6FBAE98-898A-554D-BF75-553E6589FCDA}</b:Guid>
    <b:Author>
      <b:Author>
        <b:Corporate>Ministry of Justice of Italy</b:Corporate>
      </b:Author>
    </b:Author>
    <b:Title>Legal Aid in Civil and Administrative Proceedings</b:Title>
    <b:URL>https://www.giustizia.it/giustizia/page/it/patrocinio_a_spese_dello_stato_nei_giudizi_civili_e_amministrativi</b:URL>
    <b:Year>2024</b:Year>
    <b:RefOrder>77</b:RefOrder>
  </b:Source>
  <b:Source>
    <b:Tag>Min258</b:Tag>
    <b:SourceType>InternetSite</b:SourceType>
    <b:Guid>{CAFC5B2A-9015-084D-9A33-49E7C66A10D2}</b:Guid>
    <b:Author>
      <b:Author>
        <b:Corporate>Ministry of Justice of Italy</b:Corporate>
      </b:Author>
    </b:Author>
    <b:Title>Monitoring of civil and criminal justice</b:Title>
    <b:Year>2025</b:Year>
    <b:URL>https://www.giustizia.it/giustizia/page/it/monitoraggi_giustizia_civile_e_penale</b:URL>
    <b:RefOrder>52</b:RefOrder>
  </b:Source>
  <b:Source>
    <b:Tag>Min22</b:Tag>
    <b:SourceType>Report</b:SourceType>
    <b:Guid>{02FFBA87-ABA0-7B46-A0DA-BA5D3B7FBE98}</b:Guid>
    <b:Author>
      <b:Author>
        <b:Corporate>Ministry of Justice of Italy</b:Corporate>
      </b:Author>
    </b:Author>
    <b:Title>New digital services - The ‘Online Court’ Pilot Project</b:Title>
    <b:Year>2023</b:Year>
    <b:StandardNumber>https://www.giustizia.it/cmsresources/cms/documents/6jsmart_supdig_tribunale_online.pdf</b:StandardNumber>
    <b:RefOrder>33</b:RefOrder>
  </b:Source>
  <b:Source>
    <b:Tag>Min257</b:Tag>
    <b:SourceType>InternetSite</b:SourceType>
    <b:Guid>{1DD24705-BB5D-004E-A204-5F6A0D53207F}</b:Guid>
    <b:Author>
      <b:Author>
        <b:Corporate>Ministry of Justice of Italy</b:Corporate>
      </b:Author>
    </b:Author>
    <b:Year>2025</b:Year>
    <b:URL>https://www.giustizia.it/giustizia/page/it/piano_indicatori_e_risultati_attesi_bilancio</b:URL>
    <b:Title>Plan of indicators and expected budget results</b:Title>
    <b:RefOrder>50</b:RefOrder>
  </b:Source>
  <b:Source>
    <b:Tag>Min251</b:Tag>
    <b:SourceType>Report</b:SourceType>
    <b:Guid>{55727245-6C3E-6E42-9277-16718B3E507C}</b:Guid>
    <b:Author>
      <b:Author>
        <b:Corporate>Ministry of Justice of Italy</b:Corporate>
      </b:Author>
    </b:Author>
    <b:Title>Report on Civil Mediation</b:Title>
    <b:Year>2025</b:Year>
    <b:StandardNumber>https://datiestatistiche.giustizia.it/cmsresources/cms/documents/Relazione_mediazione_Isem2025.pdf</b:StandardNumber>
    <b:RefOrder>27</b:RefOrder>
  </b:Source>
  <b:Source>
    <b:Tag>Min242</b:Tag>
    <b:SourceType>Report</b:SourceType>
    <b:Guid>{A0A5F4CF-E3C7-254F-B41D-64BD3E5538D5}</b:Guid>
    <b:Title>Statistical Monitoring of NRRP Indicators – Year 2024</b:Title>
    <b:Year>2024</b:Year>
    <b:Author>
      <b:Author>
        <b:Corporate>Ministry of Justice of Italy</b:Corporate>
      </b:Author>
    </b:Author>
    <b:StandardNumber>https://www.giustizia.it/cmsresources/cms/documents/pnrr_relazione_indicatori_statistici_dic_2024.pdf</b:StandardNumber>
    <b:RefOrder>53</b:RefOrder>
  </b:Source>
  <b:Source>
    <b:Tag>Min24</b:Tag>
    <b:SourceType>Report</b:SourceType>
    <b:Guid>{8C132080-BC93-384F-A39B-893AB4A71537}</b:Guid>
    <b:Author>
      <b:Author>
        <b:Corporate>Ministry of Justice of Italy</b:Corporate>
      </b:Author>
    </b:Author>
    <b:Title>Technical specifications on the technical rules for the adoption, in civil and criminal proceedings, of information and communication technologies</b:Title>
    <b:Year>2024</b:Year>
    <b:StandardNumber>https://pst.giustizia.it/PST/resources/cms/documents/m_dg.DOG07.07082024.0004292.ID_SPECIFICHETECNICHE_DM_44_2011_FINALE_31_.pdf</b:StandardNumber>
    <b:RefOrder>36</b:RefOrder>
  </b:Source>
  <b:Source>
    <b:Tag>Min255</b:Tag>
    <b:SourceType>InternetSite</b:SourceType>
    <b:Guid>{C867E40C-A35F-D64A-8D74-47EB921F11DE}</b:Guid>
    <b:Author>
      <b:Author>
        <b:Corporate>Ministry of Justice of Italy</b:Corporate>
      </b:Author>
    </b:Author>
    <b:Title>Telematic Services Portal of the Ministry of Justice</b:Title>
    <b:Year>2025</b:Year>
    <b:URL>https://pst.giustizia.it/PST/it/homepage.page</b:URL>
    <b:RefOrder>45</b:RefOrder>
  </b:Source>
  <b:Source>
    <b:Tag>Min221</b:Tag>
    <b:SourceType>InternetSite</b:SourceType>
    <b:Guid>{879238F1-57E0-0246-A031-BF0F081074E6}</b:Guid>
    <b:Author>
      <b:Author>
        <b:Corporate>Ministry of Justice of Italy</b:Corporate>
      </b:Author>
    </b:Author>
    <b:Title>The trial office structure</b:Title>
    <b:Year>2022</b:Year>
    <b:URL>https://www.giustizia.it/giustizia/it/contentview.page?contentId=ART349328</b:URL>
    <b:RefOrder>58</b:RefOrder>
  </b:Source>
  <b:Source>
    <b:Tag>Min16</b:Tag>
    <b:SourceType>Report</b:SourceType>
    <b:Guid>{BBC5C8F7-6FC1-FD48-98E9-3CD799B2AE38}</b:Guid>
    <b:Author>
      <b:Author>
        <b:Corporate>Ministry of Justice of Italy, CRUI</b:Corporate>
      </b:Author>
    </b:Author>
    <b:Title>Framework agreement</b:Title>
    <b:Year>2016</b:Year>
    <b:StandardNumber>https://www.crui.it/images/documenti/Convenzione_quadro_Ministero_Giustizia-CRUI.PDF</b:StandardNumber>
    <b:RefOrder>40</b:RefOrder>
  </b:Source>
  <b:Source>
    <b:Tag>Min23</b:Tag>
    <b:SourceType>Report</b:SourceType>
    <b:Guid>{CB25C28E-2DD3-D44C-93FE-5CB78646A56C}</b:Guid>
    <b:Author>
      <b:Author>
        <b:Corporate>Ministry of Justice of Italy, Mission Unit for the Implementation of NRRP Interventions</b:Corporate>
      </b:Author>
    </b:Author>
    <b:Year>2024</b:Year>
    <b:Title>Summary Of Results Achieved</b:Title>
    <b:StandardNumber>https://performance.gov.it/performance/relazioni-performance/allegato/3104</b:StandardNumber>
    <b:RefOrder>34</b:RefOrder>
  </b:Source>
  <b:Source>
    <b:Tag>Min18</b:Tag>
    <b:SourceType>Report</b:SourceType>
    <b:Guid>{F39C1F81-7596-3244-B387-0C2D6AB471C8}</b:Guid>
    <b:Title>Memorandum of Understanding between the Ministry of Justice and the National Bar Council</b:Title>
    <b:Year>2018</b:Year>
    <b:Author>
      <b:Author>
        <b:Corporate>Ministry of Justice of Italy, National Bar Council</b:Corporate>
      </b:Author>
    </b:Author>
    <b:StandardNumber>https://www.consiglionazionaleforense.it/documents/20182/0/Protocollo+d%27intesa+Ministero+della+Giustizia+-+CNF.pdf/cf630229-0202-6b5c-a7ac-97efe4972018?t=1683904207031</b:StandardNumber>
    <b:RefOrder>78</b:RefOrder>
  </b:Source>
  <b:Source>
    <b:Tag>Min254</b:Tag>
    <b:SourceType>InternetSite</b:SourceType>
    <b:Guid>{819B37AB-BCE8-984D-A41F-529DFA02ADC4}</b:Guid>
    <b:Title>Agreement to promote legal awareness in schools</b:Title>
    <b:Year>2025</b:Year>
    <b:Author>
      <b:Author>
        <b:Corporate>Ministry of the Interior of Italy, Ministry of Education</b:Corporate>
      </b:Author>
    </b:Author>
    <b:URL>https://www.minori.it/it/notizia/accordo-mim-ministero-interno-promuovere-la-legalita-nelle-scuole</b:URL>
    <b:RefOrder>41</b:RefOrder>
  </b:Source>
  <b:Source>
    <b:Tag>Pre23</b:Tag>
    <b:SourceType>Report</b:SourceType>
    <b:Guid>{F00ED53F-83B5-1D41-93E3-63BDD5715E19}</b:Guid>
    <b:Author>
      <b:Author>
        <b:Corporate>Presidency of the Council of Ministers of Italy</b:Corporate>
      </b:Author>
    </b:Author>
    <b:Title>Fourth Report on the State of Implementation of the National Recovery and Resilience Plan</b:Title>
    <b:Year>2023</b:Year>
    <b:StandardNumber>https://documenti.camera.it/_dati/leg19/lavori/documentiparlamentari/IndiceETesti/013/002_RS/INTERO_COM.pdf</b:StandardNumber>
    <b:RefOrder>61</b:RefOrder>
  </b:Source>
  <b:Source>
    <b:Tag>Min2511</b:Tag>
    <b:SourceType>Report</b:SourceType>
    <b:Guid>{2385D091-3175-2E45-99CC-C71149E9B619}</b:Guid>
    <b:Title>Sixth Report on the State of Implementation of the National Recovery and Resilience Plan</b:Title>
    <b:Year>2025</b:Year>
    <b:Author>
      <b:Author>
        <b:Corporate>Presidency of the Council of Ministers of Italy</b:Corporate>
      </b:Author>
    </b:Author>
    <b:StandardNumber>https://www.strutturapnrr.gov.it/media/w40bqxkf/sesta-relazione-al-parlamento-sezione-i.pdf</b:StandardNumber>
    <b:RefOrder>62</b:RefOrder>
  </b:Source>
  <b:Source>
    <b:Tag>Pre15</b:Tag>
    <b:SourceType>Report</b:SourceType>
    <b:Guid>{6868DD1E-6706-B748-A422-6355D21A4B36}</b:Guid>
    <b:Title>Presidential Decree 18 August 2015, n. 133</b:Title>
    <b:Year>2015</b:Year>
    <b:Author>
      <b:Author>
        <b:Corporate>Presidency of the Republic of Italy</b:Corporate>
      </b:Author>
    </b:Author>
    <b:StandardNumber>https://www.normattiva.it/uri-res/N2Ls?urn:nir:presidente.repubblica:decreto:2015-08-18;133~art3</b:StandardNumber>
    <b:RefOrder>39</b:RefOrder>
  </b:Source>
  <b:Source>
    <b:Tag>Dan21</b:Tag>
    <b:SourceType>Book</b:SourceType>
    <b:Guid>{5C9471C3-5644-8A45-8777-2D8166370DF5}</b:Guid>
    <b:Title>Legal Services and Digital Infrastructures - A New Compass for Better Governance</b:Title>
    <b:Year>2021</b:Year>
    <b:Author>
      <b:Author>
        <b:NameList>
          <b:Person>
            <b:Last>Piana</b:Last>
            <b:First>Daniela</b:First>
          </b:Person>
        </b:NameList>
      </b:Author>
    </b:Author>
    <b:Publisher>Routledge</b:Publisher>
    <b:RefOrder>64</b:RefOrder>
  </b:Source>
  <b:Source>
    <b:Tag>Dan23</b:Tag>
    <b:SourceType>Book</b:SourceType>
    <b:Guid>{24ABAF58-2120-DA49-B2B2-F2D63F65A879}</b:Guid>
    <b:Author>
      <b:Author>
        <b:NameList>
          <b:Person>
            <b:Last>Piana</b:Last>
            <b:First>Daniela</b:First>
          </b:Person>
        </b:NameList>
      </b:Author>
    </b:Author>
    <b:Title>Rules for Trust</b:Title>
    <b:Publisher>Carocci</b:Publisher>
    <b:Year>2023</b:Year>
    <b:RefOrder>65</b:RefOrder>
  </b:Source>
  <b:Source>
    <b:Tag>OEC19</b:Tag>
    <b:SourceType>Report</b:SourceType>
    <b:Guid>{74AB983A-83FE-C942-8A71-2ABD0F3BD1B0}</b:Guid>
    <b:Title>Legal Needs Surveys and Access to Justice</b:Title>
    <b:Year>2019</b:Year>
    <b:Author>
      <b:Author>
        <b:Corporate>OECD, Open Societies Foundation</b:Corporate>
      </b:Author>
    </b:Author>
    <b:StandardNumber>https://www.oecd.org/content/dam/oecd/en/publications/reports/2019/05/legal-needs-surveys-and-access-to-justice_g1g9a36c/g2g9a36c-en.pdf</b:StandardNumber>
    <b:RefOrder>15</b:RefOrder>
  </b:Source>
  <b:Source>
    <b:Tag>Min2512</b:Tag>
    <b:SourceType>InternetSite</b:SourceType>
    <b:Guid>{3E29D8FE-07BF-9C40-9210-418BA9E714CF}</b:Guid>
    <b:Title>Clearance rate and disposition time in civil and criminal proceedings</b:Title>
    <b:Year>2025</b:Year>
    <b:Author>
      <b:Author>
        <b:Corporate>Ministry of Justice of Italy</b:Corporate>
      </b:Author>
    </b:Author>
    <b:URL>https://datiestatistiche.giustizia.it/page/it/disposition-time-e-pendenza-civile-e-penale</b:URL>
    <b:RefOrder>26</b:RefOrder>
  </b:Source>
  <b:Source>
    <b:Tag>OEC251</b:Tag>
    <b:SourceType>Report</b:SourceType>
    <b:Guid>{7FCED415-BDE0-E44C-825A-AFC72A61B954}</b:Guid>
    <b:Author>
      <b:Author>
        <b:Corporate>OECD</b:Corporate>
      </b:Author>
    </b:Author>
    <b:Title>Making Justice Systems More Effective and People Centred</b:Title>
    <b:Year>2025</b:Year>
    <b:RefOrder>79</b:RefOrder>
  </b:Source>
  <b:Source>
    <b:Tag>Min20</b:Tag>
    <b:SourceType>Report</b:SourceType>
    <b:Guid>{D0337BE8-9945-294B-8FCF-4BD1019A5219}</b:Guid>
    <b:Author>
      <b:Author>
        <b:Corporate>Ministry for Public Administration of Italy</b:Corporate>
      </b:Author>
    </b:Author>
    <b:Title>Agenda for Simplification 2020-2026</b:Title>
    <b:Year>2020</b:Year>
    <b:StandardNumber>https://www.italiasemplice.gov.it/portale/documents/20117/50825/Agenda_Semplificazione_2020-2026.pdf/0d440aa4-b78e-6c5d-2424-51c829a8174e?t=1741683953236</b:StandardNumber>
    <b:RefOrder>18</b:RefOrder>
  </b:Source>
  <b:Source>
    <b:Tag>Min2513</b:Tag>
    <b:SourceType>InternetSite</b:SourceType>
    <b:Guid>{83C3E8DD-7F39-DC4B-95AF-91635B7BBE5F}</b:Guid>
    <b:Title>The NRRP for Public Administration: Reforms and Investments</b:Title>
    <b:Year>2025</b:Year>
    <b:Author>
      <b:Author>
        <b:Corporate>Ministry for Public Administration of Italy</b:Corporate>
      </b:Author>
    </b:Author>
    <b:URL>https://www.funzionepubblica.gov.it/it/il-dipartimento/area-di-interesse/attuazione-delle-misure-pnrr/il-pnrr-per-la-pa-riforme-e-investimenti/presentazione/</b:URL>
    <b:RefOrder>19</b:RefOrder>
  </b:Source>
  <b:Source>
    <b:Tag>Nat251</b:Tag>
    <b:SourceType>InternetSite</b:SourceType>
    <b:Guid>{73DC0D6C-A85A-9C47-B86D-0E26522D0DA1}</b:Guid>
    <b:Author>
      <b:Author>
        <b:Corporate>National Council of Notaries</b:Corporate>
      </b:Author>
    </b:Author>
    <b:Title>Advice Desks</b:Title>
    <b:URL>https://www.notariato.it/it/sportello-consulenza/</b:URL>
    <b:Year>2025</b:Year>
    <b:RefOrder>47</b:RefOrder>
  </b:Source>
  <b:Source>
    <b:Tag>Par25</b:Tag>
    <b:SourceType>Report</b:SourceType>
    <b:Guid>{C872F5F7-7054-A743-B2E5-BD5FEFF62231}</b:Guid>
    <b:Title>Draft Law C. 2646, Provisions on Judicial Districts</b:Title>
    <b:Year>2025</b:Year>
    <b:Author>
      <b:Author>
        <b:Corporate>Parliament of Italy</b:Corporate>
      </b:Author>
    </b:Author>
    <b:StandardNumber>https://www.senato.it/leg/19/BGT/Schede/FascicoloSchedeDDL/ebook/59610.pdf</b:StandardNumber>
    <b:RefOrder>17</b:RefOrder>
  </b:Source>
  <b:Source>
    <b:Tag>AIS25</b:Tag>
    <b:SourceType>InternetSite</b:SourceType>
    <b:Guid>{BB861F1E-8B6C-B64A-A5F2-C390CC0FD53D}</b:Guid>
    <b:Author>
      <b:Author>
        <b:Corporate>AISM</b:Corporate>
      </b:Author>
    </b:Author>
    <b:Title>Disability and legal acts: thanks to technology, a step forward towards self-determination.</b:Title>
    <b:URL>https://www.aism.it/disabilita-e-atti-pubblici-grazie-alla-tecnologia-un-passo-avanti-verso-lautodeterminazione</b:URL>
    <b:Year>2025</b:Year>
    <b:RefOrder>24</b:RefOrder>
  </b:Source>
  <b:Source>
    <b:Tag>Nat24</b:Tag>
    <b:SourceType>Report</b:SourceType>
    <b:Guid>{7B2102D7-FBC2-1342-BB91-A69EBF7D5AE9}</b:Guid>
    <b:Author>
      <b:Author>
        <b:Corporate>National Council of Notaries</b:Corporate>
      </b:Author>
    </b:Author>
    <b:Title>Awareness for Self-Protection</b:Title>
    <b:Year>2024</b:Year>
    <b:StandardNumber>https://www.notariato.it/wp-content/uploads/ConoscerePerProteggersi.pdf</b:StandardNumber>
    <b:RefOrder>43</b:RefOrder>
  </b:Source>
  <b:Source>
    <b:Tag>Gov21</b:Tag>
    <b:SourceType>InternetSite</b:SourceType>
    <b:Guid>{239357FE-6AB8-184A-A3A8-D1716965C73B}</b:Guid>
    <b:Author>
      <b:Author>
        <b:Corporate>Ministry of Justice of Italy</b:Corporate>
      </b:Author>
    </b:Author>
    <b:Title>Proximity Offices: an Assessment of the Project</b:Title>
    <b:Year>2024</b:Year>
    <b:URL>https://www.gnewsonline.it/uffici-di-prossimita-un-bilancio-del-progetto/</b:URL>
    <b:RefOrder>16</b:RefOrder>
  </b:Source>
  <b:Source>
    <b:Tag>OEC24</b:Tag>
    <b:SourceType>Report</b:SourceType>
    <b:Guid>{52EED2C1-BF68-2948-824C-48C9BFA40BE0}</b:Guid>
    <b:Author>
      <b:Author>
        <b:Corporate>OECD</b:Corporate>
      </b:Author>
    </b:Author>
    <b:Title>OECD Survey on Drivers of Trust in Public Institutions – 2024 Results</b:Title>
    <b:Year>2024</b:Year>
    <b:StandardNumber>https://www.oecd.org/content/dam/oecd/en/publications/reports/2024/07/oecd-survey-on-drivers-of-trust-in-public-institutions-2024-results_eeb36452/9a20554b-en.pdf</b:StandardNumber>
    <b:RefOrder>4</b:RefOrder>
  </b:Source>
  <b:Source>
    <b:Tag>Fab23</b:Tag>
    <b:SourceType>Report</b:SourceType>
    <b:Guid>{CB6C7F5B-B0B2-6D4A-8F7C-DBDD238A395E}</b:Guid>
    <b:Author>
      <b:Author>
        <b:NameList>
          <b:Person>
            <b:Last>Fabiani</b:Last>
            <b:First>Ernesto</b:First>
          </b:Person>
          <b:Person>
            <b:Last>Piccolo</b:Last>
            <b:First>Luisa</b:First>
          </b:Person>
        </b:NameList>
      </b:Author>
    </b:Author>
    <b:Title>Notarial authorization in the reform of voluntary jurisdiction</b:Title>
    <b:Year>2023</b:Year>
    <b:StandardNumber>https://www.notariato.it/it/ufficio_studi/lautorizzazione-notarile-nella-riforma-della-volontaria-giurisdizione/</b:StandardNumber>
    <b:RefOrder>20</b:RefOrder>
  </b:Source>
  <b:Source>
    <b:Tag>Nat12</b:Tag>
    <b:SourceType>Report</b:SourceType>
    <b:Guid>{235947FE-E54D-0E4B-BB43-C7839E940048}</b:Guid>
    <b:Author>
      <b:Author>
        <b:Corporate>National Council of Notaries, Confindustria</b:Corporate>
      </b:Author>
    </b:Author>
    <b:Title>Family pact</b:Title>
    <b:Year>2012</b:Year>
    <b:StandardNumber>https://www.notariato.it/wp-content/uploads/FAMIGLIA-Patti-di-famiglia.pdf</b:StandardNumber>
    <b:RefOrder>21</b:RefOrder>
  </b:Source>
  <b:Source>
    <b:Tag>Par251</b:Tag>
    <b:SourceType>Report</b:SourceType>
    <b:Guid>{240E3D32-9ED4-2F4B-A7C9-B341CD531821}</b:Guid>
    <b:Author>
      <b:Author>
        <b:Corporate>Parliament of Italy</b:Corporate>
      </b:Author>
    </b:Author>
    <b:Title>December 2, 2025, No. 182  Provisions for the simplification and digitization of procedures concerning economic activities and services for the benefit of citizens and businesses</b:Title>
    <b:Year>2025</b:Year>
    <b:RefOrder>22</b:RefOrder>
  </b:Source>
  <b:Source>
    <b:Tag>Nat23</b:Tag>
    <b:SourceType>Report</b:SourceType>
    <b:Guid>{BEA21983-054E-BB48-86A0-66DA1ED7D27D}</b:Guid>
    <b:Author>
      <b:Author>
        <b:Corporate>National Council of Notaries</b:Corporate>
      </b:Author>
    </b:Author>
    <b:Title>On Overcoming Articles 56 and 57 of the Notarial Law for Persons with Amyotrophic Lateral Sclerosis (ALS)</b:Title>
    <b:Year>2023</b:Year>
    <b:StandardNumber>https://www.notariato.it/wp-content/uploads/Studio174-2022.pdf</b:StandardNumber>
    <b:RefOrder>23</b:RefOrder>
  </b:Source>
  <b:Source>
    <b:Tag>Nat26</b:Tag>
    <b:SourceType>InternetSite</b:SourceType>
    <b:Guid>{B271F441-19AB-B141-8D9D-8725914D2D60}</b:Guid>
    <b:Title>National Council of Notaries</b:Title>
    <b:Year>2026</b:Year>
    <b:Author>
      <b:Author>
        <b:Corporate>National Council of Notaries</b:Corporate>
      </b:Author>
    </b:Author>
    <b:URL>https://www.notariato.it/it/</b:URL>
    <b:RefOrder>11</b:RefOrder>
  </b:Source>
  <b:Source>
    <b:Tag>Gov212</b:Tag>
    <b:SourceType>Report</b:SourceType>
    <b:Guid>{EE90CFC1-025D-BA49-845D-40CE9764123C}</b:Guid>
    <b:Author>
      <b:Author>
        <b:Corporate>Government of Italy</b:Corporate>
      </b:Author>
    </b:Author>
    <b:Title>Law Decree No. 80/2021</b:Title>
    <b:Year>2021</b:Year>
    <b:RefOrder>8</b:RefOrder>
  </b:Source>
  <b:Source>
    <b:Tag>OEC18</b:Tag>
    <b:SourceType>Report</b:SourceType>
    <b:Guid>{64A99295-F5DB-8A4A-83C0-127293F85770}</b:Guid>
    <b:Author>
      <b:Author>
        <b:Corporate>OECD, Eurostat</b:Corporate>
      </b:Author>
    </b:Author>
    <b:Year>2018</b:Year>
    <b:Title>Oslo Manual 2018: Guidelines for Collecting, Reporting and Using Data on Innovation, 4th Edition, The Measurement of Scientific, Technological and Innovation Activities</b:Title>
    <b:Publisher>OECD Publishing</b:Publisher>
    <b:City>Paris</b:City>
    <b:StandardNumber>https://doi.org/10.1787/9789264304604-en</b:StandardNumber>
    <b:RefOrder>80</b:RefOrder>
  </b:Source>
  <b:Source>
    <b:Tag>OEC21</b:Tag>
    <b:SourceType>Report</b:SourceType>
    <b:Guid>{E2D3500D-7F15-2845-AA86-071136305C62}</b:Guid>
    <b:Author>
      <b:Author>
        <b:Corporate>OECD</b:Corporate>
      </b:Author>
    </b:Author>
    <b:Title>OECD Framework and Good Practice Principles for People-Centred Justice</b:Title>
    <b:Publisher>OECD Publishing</b:Publisher>
    <b:City>Paris</b:City>
    <b:Year>2021</b:Year>
    <b:StandardNumber>https://www.oecd.org/content/dam/oecd/en/publications/reports/2021/12/oecd-framework-and-good-practice-principles-for-people-centred-justice_aa5031db/cdc3bde7-en.pdf</b:StandardNumber>
    <b:RefOrder>81</b:RefOrder>
  </b:Source>
  <b:Source>
    <b:Tag>Com26</b:Tag>
    <b:SourceType>ArticleInAPeriodical</b:SourceType>
    <b:Guid>{53A8B77A-0D21-44B1-B329-8CDF9C73EE98}</b:Guid>
    <b:Title>Competition at the Ministry of Justice, over 9,100 posts: the profiles sought, the dates of the calls and the requirements</b:Title>
    <b:Year>2026</b:Year>
    <b:LCID>en-GB</b:LCID>
    <b:Month>March</b:Month>
    <b:Day>23</b:Day>
    <b:PeriodicalTitle>Corriere della sera</b:PeriodicalTitle>
    <b:URL>https://www.corriere.it/economia/lavoro/26_marzo_23/concorso-al-ministero-della-giustizia-oltre-9-100-posti-i-profili-ricercati-le-date-dei-bandi-e-i-requisiti-c2c41a71-dea3-40c6-8640-e2b24dd5cxlk_amp.shtml</b:URL>
    <b:Author>
      <b:Author>
        <b:Corporate>Corriere della sera</b:Corporate>
      </b:Author>
    </b:Author>
    <b:RefOrder>57</b:RefOrder>
  </b:Source>
  <b:Source>
    <b:Tag>OECng1</b:Tag>
    <b:SourceType>Report</b:SourceType>
    <b:Guid>{347EB280-7398-461A-8E1A-0B2ADD3EF14B}</b:Guid>
    <b:Author>
      <b:Author>
        <b:Corporate>OECD</b:Corporate>
      </b:Author>
    </b:Author>
    <b:Title>Towards a Measurement Framework for People-centred Justice Systems</b:Title>
    <b:Year>Forthcoming</b:Year>
    <b:Publisher>OECD Publishing</b:Publisher>
    <b:City>Paris</b:City>
    <b:LCID>en-GB</b:LCID>
    <b:RefOrder>5</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f3a809-46a3-44ee-a0f1-42a271529c86">
      <Terms xmlns="http://schemas.microsoft.com/office/infopath/2007/PartnerControls"/>
    </lcf76f155ced4ddcb4097134ff3c332f>
    <TaxCatchAll xmlns="69276225-f05c-44c5-92dc-c999460a414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70CA8F-5420-46A8-9B6D-E25F6C12D0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276225-f05c-44c5-92dc-c999460a4149"/>
    <ds:schemaRef ds:uri="46f3a809-46a3-44ee-a0f1-42a271529c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B1639C-80B1-457B-9931-66880C751D97}">
  <ds:schemaRefs>
    <ds:schemaRef ds:uri="http://schemas.openxmlformats.org/officeDocument/2006/bibliography"/>
  </ds:schemaRefs>
</ds:datastoreItem>
</file>

<file path=customXml/itemProps3.xml><?xml version="1.0" encoding="utf-8"?>
<ds:datastoreItem xmlns:ds="http://schemas.openxmlformats.org/officeDocument/2006/customXml" ds:itemID="{A0076ADD-E487-4CFE-9329-0DC435DD0A29}">
  <ds:schemaRefs>
    <ds:schemaRef ds:uri="http://schemas.microsoft.com/office/2006/metadata/properties"/>
    <ds:schemaRef ds:uri="http://schemas.microsoft.com/office/infopath/2007/PartnerControls"/>
    <ds:schemaRef ds:uri="46f3a809-46a3-44ee-a0f1-42a271529c86"/>
    <ds:schemaRef ds:uri="69276225-f05c-44c5-92dc-c999460a4149"/>
  </ds:schemaRefs>
</ds:datastoreItem>
</file>

<file path=customXml/itemProps4.xml><?xml version="1.0" encoding="utf-8"?>
<ds:datastoreItem xmlns:ds="http://schemas.openxmlformats.org/officeDocument/2006/customXml" ds:itemID="{5C20DEE7-0143-4D9B-AA48-FE209878969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C:\Users\PICCININBARBIERI_M\AppData\Roaming\Microsoft\Templates\ONE Author ODPub.dotx</Template>
  <TotalTime>143</TotalTime>
  <Pages>16</Pages>
  <Words>6703</Words>
  <Characters>39482</Characters>
  <Application>Microsoft Office Word</Application>
  <DocSecurity>0</DocSecurity>
  <Lines>512</Lines>
  <Paragraphs>119</Paragraphs>
  <ScaleCrop>false</ScaleCrop>
  <HeadingPairs>
    <vt:vector size="2" baseType="variant">
      <vt:variant>
        <vt:lpstr>Title</vt:lpstr>
      </vt:variant>
      <vt:variant>
        <vt:i4>1</vt:i4>
      </vt:variant>
    </vt:vector>
  </HeadingPairs>
  <TitlesOfParts>
    <vt:vector size="1" baseType="lpstr">
      <vt:lpstr>​Enhancing Access to Justice through  
People-Centred Justice in Italy</vt:lpstr>
    </vt:vector>
  </TitlesOfParts>
  <Company>OECD</Company>
  <LinksUpToDate>false</LinksUpToDate>
  <CharactersWithSpaces>46066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​Enhancing Access to Justice through  
People-Centred Justice in Italy</dc:title>
  <dc:subject>Diagnosis report</dc:subject>
  <dc:creator>PICCININ BARBIERI Mariane</dc:creator>
  <cp:keywords>DOCUMENT CODE</cp:keywords>
  <dc:description/>
  <cp:lastModifiedBy>Angel Santiago Pardo Gonzalez</cp:lastModifiedBy>
  <cp:revision>5407</cp:revision>
  <cp:lastPrinted>2026-05-20T13:27:00Z</cp:lastPrinted>
  <dcterms:created xsi:type="dcterms:W3CDTF">2025-11-30T07:29:00Z</dcterms:created>
  <dcterms:modified xsi:type="dcterms:W3CDTF">2026-06-10T23:55:00Z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CDTemplateVersion">
    <vt:lpwstr>3.25</vt:lpwstr>
  </property>
  <property fmtid="{D5CDD505-2E9C-101B-9397-08002B2CF9AE}" pid="3" name="OECDTemplateVersionOriginal">
    <vt:lpwstr>3.25</vt:lpwstr>
  </property>
  <property fmtid="{D5CDD505-2E9C-101B-9397-08002B2CF9AE}" pid="4" name="OECDTemplateName">
    <vt:lpwstr>ONE Author ODPub.dotx</vt:lpwstr>
  </property>
  <property fmtid="{D5CDD505-2E9C-101B-9397-08002B2CF9AE}" pid="5" name="OECDTemplateLocation">
    <vt:lpwstr>W:\Office2016\Workgroup Templates</vt:lpwstr>
  </property>
  <property fmtid="{D5CDD505-2E9C-101B-9397-08002B2CF9AE}" pid="6" name="OECDDocumentId">
    <vt:lpwstr>42DC82C7A245246872626B1232573F46F7A2C3D314B28FDA7074AD144B4F0D42</vt:lpwstr>
  </property>
  <property fmtid="{D5CDD505-2E9C-101B-9397-08002B2CF9AE}" pid="7" name="OecdDocumentCoteLangHash">
    <vt:lpwstr/>
  </property>
  <property fmtid="{D5CDD505-2E9C-101B-9397-08002B2CF9AE}" pid="8" name="ClassificationContentMarkingFooterShapeIds">
    <vt:lpwstr>dd91504,51883dc4,7f5b4459,7ab598b7,530de2eb,557293f3</vt:lpwstr>
  </property>
  <property fmtid="{D5CDD505-2E9C-101B-9397-08002B2CF9AE}" pid="9" name="ClassificationContentMarkingFooterFontProps">
    <vt:lpwstr>#0000ff,10,Calibri</vt:lpwstr>
  </property>
  <property fmtid="{D5CDD505-2E9C-101B-9397-08002B2CF9AE}" pid="10" name="ClassificationContentMarkingFooterText">
    <vt:lpwstr>Restricted Use - À usage restreint</vt:lpwstr>
  </property>
  <property fmtid="{D5CDD505-2E9C-101B-9397-08002B2CF9AE}" pid="11" name="MSIP_Label_0e5510b0-e729-4ef0-a3dd-4ba0dfe56c99_Enabled">
    <vt:lpwstr>true</vt:lpwstr>
  </property>
  <property fmtid="{D5CDD505-2E9C-101B-9397-08002B2CF9AE}" pid="12" name="MSIP_Label_0e5510b0-e729-4ef0-a3dd-4ba0dfe56c99_SetDate">
    <vt:lpwstr>2025-11-28T08:56:44Z</vt:lpwstr>
  </property>
  <property fmtid="{D5CDD505-2E9C-101B-9397-08002B2CF9AE}" pid="13" name="MSIP_Label_0e5510b0-e729-4ef0-a3dd-4ba0dfe56c99_Method">
    <vt:lpwstr>Standard</vt:lpwstr>
  </property>
  <property fmtid="{D5CDD505-2E9C-101B-9397-08002B2CF9AE}" pid="14" name="MSIP_Label_0e5510b0-e729-4ef0-a3dd-4ba0dfe56c99_Name">
    <vt:lpwstr>Restricted Use</vt:lpwstr>
  </property>
  <property fmtid="{D5CDD505-2E9C-101B-9397-08002B2CF9AE}" pid="15" name="MSIP_Label_0e5510b0-e729-4ef0-a3dd-4ba0dfe56c99_SiteId">
    <vt:lpwstr>ac41c7d4-1f61-460d-b0f4-fc925a2b471c</vt:lpwstr>
  </property>
  <property fmtid="{D5CDD505-2E9C-101B-9397-08002B2CF9AE}" pid="16" name="MSIP_Label_0e5510b0-e729-4ef0-a3dd-4ba0dfe56c99_ActionId">
    <vt:lpwstr>0c6fc591-61c9-4f67-a2ce-799d5afc52fa</vt:lpwstr>
  </property>
  <property fmtid="{D5CDD505-2E9C-101B-9397-08002B2CF9AE}" pid="17" name="MSIP_Label_0e5510b0-e729-4ef0-a3dd-4ba0dfe56c99_ContentBits">
    <vt:lpwstr>2</vt:lpwstr>
  </property>
  <property fmtid="{D5CDD505-2E9C-101B-9397-08002B2CF9AE}" pid="18" name="MSIP_Label_0e5510b0-e729-4ef0-a3dd-4ba0dfe56c99_Tag">
    <vt:lpwstr>10, 3, 0, 1</vt:lpwstr>
  </property>
  <property fmtid="{D5CDD505-2E9C-101B-9397-08002B2CF9AE}" pid="19" name="ContentTypeId">
    <vt:lpwstr>0x0101006BF094976B1C6245BAB5BCECAC284645</vt:lpwstr>
  </property>
  <property fmtid="{D5CDD505-2E9C-101B-9397-08002B2CF9AE}" pid="20" name="MediaServiceImageTags">
    <vt:lpwstr/>
  </property>
</Properties>
</file>