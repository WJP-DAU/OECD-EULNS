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BE0B9" w14:textId="77777777" w:rsidR="00D0138C" w:rsidRDefault="00D0138C" w:rsidP="00D0138C">
      <w:pPr>
        <w:pStyle w:val="CoverNormal"/>
        <w:jc w:val="center"/>
        <w:rPr>
          <w:b/>
          <w:sz w:val="52"/>
          <w:szCs w:val="52"/>
          <w:lang w:val="en-GB"/>
        </w:rPr>
      </w:pPr>
      <w:r>
        <w:rPr>
          <w:noProof/>
        </w:rPr>
        <w:drawing>
          <wp:anchor distT="0" distB="0" distL="114300" distR="114300" simplePos="0" relativeHeight="251658240" behindDoc="1" locked="0" layoutInCell="1" allowOverlap="1" wp14:anchorId="6AD57C22" wp14:editId="737F49F1">
            <wp:simplePos x="0" y="0"/>
            <wp:positionH relativeFrom="margin">
              <wp:posOffset>-812800</wp:posOffset>
            </wp:positionH>
            <wp:positionV relativeFrom="paragraph">
              <wp:posOffset>-1121410</wp:posOffset>
            </wp:positionV>
            <wp:extent cx="7512988" cy="10619024"/>
            <wp:effectExtent l="0" t="0" r="0" b="0"/>
            <wp:wrapNone/>
            <wp:docPr id="2037772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72307"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519242" cy="10627863"/>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eastAsiaTheme="majorEastAsia" w:hAnsiTheme="minorHAnsi" w:cstheme="majorBidi"/>
          <w:b/>
          <w:bCs/>
          <w:color w:val="4E81BD" w:themeColor="accent1"/>
          <w:sz w:val="52"/>
          <w:szCs w:val="52"/>
          <w:lang w:val="en-GB" w:eastAsia="en-US"/>
        </w:rPr>
        <w:id w:val="465552089"/>
        <w:docPartObj>
          <w:docPartGallery w:val="Cover Pages"/>
          <w:docPartUnique/>
        </w:docPartObj>
      </w:sdtPr>
      <w:sdtEndPr>
        <w:rPr>
          <w:sz w:val="24"/>
        </w:rPr>
      </w:sdtEndPr>
      <w:sdtContent>
        <w:p w14:paraId="7E1B85A5" w14:textId="6F96FF45" w:rsidR="00F23289" w:rsidRPr="00FA7CD6" w:rsidRDefault="00F23289" w:rsidP="00D0138C">
          <w:pPr>
            <w:pStyle w:val="CoverNormal"/>
            <w:jc w:val="center"/>
            <w:rPr>
              <w:lang w:val="en-GB"/>
            </w:rPr>
          </w:pPr>
        </w:p>
        <w:p w14:paraId="310FAC6A" w14:textId="4B46AA59" w:rsidR="00BB097E" w:rsidRPr="00FA7CD6" w:rsidRDefault="00BB097E" w:rsidP="00BB097E">
          <w:pPr>
            <w:pStyle w:val="CoverTitlePublication"/>
            <w:spacing w:after="800"/>
            <w:rPr>
              <w:rFonts w:cs="Calibri"/>
              <w:color w:val="000000"/>
              <w:szCs w:val="52"/>
              <w:lang w:val="en-GB"/>
            </w:rPr>
          </w:pPr>
          <w:r w:rsidRPr="00FA7CD6">
            <w:rPr>
              <w:rFonts w:cs="Calibri"/>
              <w:color w:val="000000"/>
              <w:szCs w:val="52"/>
              <w:lang w:val="en-GB"/>
            </w:rPr>
            <w:t xml:space="preserve">Enhancing Access to Justice through  </w:t>
          </w:r>
          <w:r w:rsidRPr="00FA7CD6">
            <w:rPr>
              <w:rFonts w:cs="Calibri"/>
              <w:color w:val="000000"/>
              <w:szCs w:val="52"/>
              <w:lang w:val="en-GB"/>
            </w:rPr>
            <w:br/>
            <w:t xml:space="preserve">People-Centred Justice in </w:t>
          </w:r>
          <w:r w:rsidR="00A62471" w:rsidRPr="00FA7CD6">
            <w:rPr>
              <w:rFonts w:cs="Calibri"/>
              <w:color w:val="000000"/>
              <w:szCs w:val="52"/>
              <w:lang w:val="en-GB"/>
            </w:rPr>
            <w:t>Malta</w:t>
          </w:r>
        </w:p>
        <w:p w14:paraId="41563965" w14:textId="3E9DF902" w:rsidR="00BB097E" w:rsidRPr="00FA7CD6" w:rsidRDefault="00BB097E" w:rsidP="00BB097E">
          <w:pPr>
            <w:pStyle w:val="CoverTitlePublication"/>
            <w:spacing w:after="800"/>
            <w:rPr>
              <w:rFonts w:cs="Calibri"/>
              <w:b w:val="0"/>
              <w:color w:val="000000"/>
              <w:szCs w:val="52"/>
              <w:lang w:val="en-GB"/>
            </w:rPr>
          </w:pPr>
          <w:r w:rsidRPr="00FA7CD6">
            <w:rPr>
              <w:rFonts w:cs="Calibri"/>
              <w:b w:val="0"/>
              <w:color w:val="000000"/>
              <w:szCs w:val="52"/>
              <w:lang w:val="en-GB"/>
            </w:rPr>
            <w:t>Diagnosis report</w:t>
          </w:r>
        </w:p>
        <w:p w14:paraId="4CDB90BC" w14:textId="1351CEAB" w:rsidR="00BB097E" w:rsidRDefault="00BB097E" w:rsidP="00BB097E">
          <w:pPr>
            <w:pStyle w:val="paragraph"/>
            <w:spacing w:before="0" w:beforeAutospacing="0" w:after="0" w:afterAutospacing="0"/>
            <w:jc w:val="center"/>
            <w:textAlignment w:val="baseline"/>
            <w:rPr>
              <w:rStyle w:val="normaltextrun"/>
              <w:rFonts w:asciiTheme="majorHAnsi" w:eastAsiaTheme="majorEastAsia" w:hAnsiTheme="majorHAnsi" w:cs="Segoe UI"/>
              <w:color w:val="2B579A"/>
              <w:sz w:val="26"/>
              <w:szCs w:val="26"/>
              <w:lang w:val="en-GB"/>
            </w:rPr>
          </w:pPr>
        </w:p>
        <w:p w14:paraId="747CACC2" w14:textId="77777777" w:rsidR="00BB097E" w:rsidRDefault="00BB097E" w:rsidP="00BB097E">
          <w:pPr>
            <w:pStyle w:val="paragraph"/>
            <w:spacing w:before="0" w:beforeAutospacing="0" w:after="0" w:afterAutospacing="0"/>
            <w:jc w:val="center"/>
            <w:textAlignment w:val="baseline"/>
            <w:rPr>
              <w:rStyle w:val="normaltextrun"/>
              <w:rFonts w:asciiTheme="majorHAnsi" w:eastAsiaTheme="majorEastAsia" w:hAnsiTheme="majorHAnsi" w:cs="Segoe UI"/>
              <w:color w:val="2B579A"/>
              <w:sz w:val="26"/>
              <w:szCs w:val="26"/>
              <w:lang w:val="en-GB"/>
            </w:rPr>
          </w:pPr>
        </w:p>
        <w:p w14:paraId="2D3EB22F" w14:textId="1E4C699F" w:rsidR="00BB097E" w:rsidRPr="00FA7CD6" w:rsidRDefault="00BB097E" w:rsidP="00BB097E">
          <w:pPr>
            <w:pStyle w:val="paragraph"/>
            <w:spacing w:before="0" w:beforeAutospacing="0" w:after="0" w:afterAutospacing="0"/>
            <w:jc w:val="center"/>
            <w:textAlignment w:val="baseline"/>
            <w:rPr>
              <w:rFonts w:asciiTheme="majorHAnsi" w:hAnsiTheme="majorHAnsi" w:cs="Segoe UI"/>
              <w:sz w:val="26"/>
              <w:szCs w:val="26"/>
              <w:lang w:val="en-GB"/>
            </w:rPr>
          </w:pPr>
          <w:r w:rsidRPr="00151438">
            <w:rPr>
              <w:rStyle w:val="normaltextrun"/>
              <w:rFonts w:asciiTheme="majorHAnsi" w:eastAsiaTheme="majorEastAsia" w:hAnsiTheme="majorHAnsi" w:cs="Segoe UI"/>
              <w:color w:val="2B579A"/>
              <w:sz w:val="26"/>
              <w:szCs w:val="26"/>
              <w:lang w:val="en-GB"/>
            </w:rPr>
            <w:t>Multi-country project</w:t>
          </w:r>
        </w:p>
        <w:p w14:paraId="59466E8B" w14:textId="0357A046" w:rsidR="00BB097E" w:rsidRPr="00FA7CD6" w:rsidRDefault="00BB097E" w:rsidP="00BB097E">
          <w:pPr>
            <w:pStyle w:val="paragraph"/>
            <w:spacing w:before="0" w:beforeAutospacing="0" w:after="0" w:afterAutospacing="0"/>
            <w:jc w:val="center"/>
            <w:textAlignment w:val="baseline"/>
            <w:rPr>
              <w:rFonts w:asciiTheme="majorHAnsi" w:hAnsiTheme="majorHAnsi" w:cs="Segoe UI"/>
              <w:sz w:val="26"/>
              <w:szCs w:val="26"/>
              <w:lang w:val="en-GB"/>
            </w:rPr>
          </w:pPr>
          <w:r w:rsidRPr="00151438">
            <w:rPr>
              <w:rStyle w:val="normaltextrun"/>
              <w:rFonts w:asciiTheme="majorHAnsi" w:eastAsiaTheme="majorEastAsia" w:hAnsiTheme="majorHAnsi" w:cs="Segoe UI"/>
              <w:color w:val="2B579A"/>
              <w:sz w:val="26"/>
              <w:szCs w:val="26"/>
              <w:lang w:val="en-GB"/>
            </w:rPr>
            <w:t xml:space="preserve">24IE07 </w:t>
          </w:r>
          <w:proofErr w:type="gramStart"/>
          <w:r w:rsidR="00A62471" w:rsidRPr="00151438">
            <w:rPr>
              <w:rStyle w:val="normaltextrun"/>
              <w:rFonts w:asciiTheme="majorHAnsi" w:eastAsiaTheme="majorEastAsia" w:hAnsiTheme="majorHAnsi" w:cs="Segoe UI"/>
              <w:color w:val="2B579A"/>
              <w:sz w:val="26"/>
              <w:szCs w:val="26"/>
              <w:lang w:val="en-GB"/>
            </w:rPr>
            <w:t xml:space="preserve">| </w:t>
          </w:r>
          <w:r w:rsidR="00A62471">
            <w:rPr>
              <w:rStyle w:val="normaltextrun"/>
              <w:rFonts w:asciiTheme="majorHAnsi" w:eastAsiaTheme="majorEastAsia" w:hAnsiTheme="majorHAnsi" w:cs="Segoe UI"/>
              <w:color w:val="2B579A"/>
              <w:sz w:val="26"/>
              <w:szCs w:val="26"/>
              <w:lang w:val="en-GB"/>
            </w:rPr>
            <w:t xml:space="preserve"> </w:t>
          </w:r>
          <w:r w:rsidR="00A62471" w:rsidRPr="00151438">
            <w:rPr>
              <w:rStyle w:val="normaltextrun"/>
              <w:rFonts w:asciiTheme="majorHAnsi" w:eastAsiaTheme="majorEastAsia" w:hAnsiTheme="majorHAnsi" w:cs="Segoe UI"/>
              <w:color w:val="2B579A"/>
              <w:sz w:val="26"/>
              <w:szCs w:val="26"/>
              <w:lang w:val="en-GB"/>
            </w:rPr>
            <w:t>24</w:t>
          </w:r>
          <w:proofErr w:type="gramEnd"/>
          <w:r w:rsidRPr="00151438">
            <w:rPr>
              <w:rStyle w:val="normaltextrun"/>
              <w:rFonts w:asciiTheme="majorHAnsi" w:eastAsiaTheme="majorEastAsia" w:hAnsiTheme="majorHAnsi" w:cs="Segoe UI"/>
              <w:color w:val="2B579A"/>
              <w:sz w:val="26"/>
              <w:szCs w:val="26"/>
              <w:lang w:val="en-GB"/>
            </w:rPr>
            <w:t>IT</w:t>
          </w:r>
          <w:proofErr w:type="gramStart"/>
          <w:r w:rsidRPr="00151438">
            <w:rPr>
              <w:rStyle w:val="normaltextrun"/>
              <w:rFonts w:asciiTheme="majorHAnsi" w:eastAsiaTheme="majorEastAsia" w:hAnsiTheme="majorHAnsi" w:cs="Segoe UI"/>
              <w:color w:val="2B579A"/>
              <w:sz w:val="26"/>
              <w:szCs w:val="26"/>
              <w:lang w:val="en-GB"/>
            </w:rPr>
            <w:t>38  |</w:t>
          </w:r>
          <w:proofErr w:type="gramEnd"/>
          <w:r w:rsidRPr="00151438">
            <w:rPr>
              <w:rStyle w:val="normaltextrun"/>
              <w:rFonts w:asciiTheme="majorHAnsi" w:eastAsiaTheme="majorEastAsia" w:hAnsiTheme="majorHAnsi" w:cs="Segoe UI"/>
              <w:color w:val="2B579A"/>
              <w:sz w:val="26"/>
              <w:szCs w:val="26"/>
              <w:lang w:val="en-GB"/>
            </w:rPr>
            <w:t>  24MT</w:t>
          </w:r>
          <w:proofErr w:type="gramStart"/>
          <w:r w:rsidRPr="00151438">
            <w:rPr>
              <w:rStyle w:val="normaltextrun"/>
              <w:rFonts w:asciiTheme="majorHAnsi" w:eastAsiaTheme="majorEastAsia" w:hAnsiTheme="majorHAnsi" w:cs="Segoe UI"/>
              <w:color w:val="2B579A"/>
              <w:sz w:val="26"/>
              <w:szCs w:val="26"/>
              <w:lang w:val="en-GB"/>
            </w:rPr>
            <w:t>03  |</w:t>
          </w:r>
          <w:proofErr w:type="gramEnd"/>
          <w:r w:rsidRPr="00151438">
            <w:rPr>
              <w:rStyle w:val="normaltextrun"/>
              <w:rFonts w:asciiTheme="majorHAnsi" w:eastAsiaTheme="majorEastAsia" w:hAnsiTheme="majorHAnsi" w:cs="Segoe UI"/>
              <w:color w:val="2B579A"/>
              <w:sz w:val="26"/>
              <w:szCs w:val="26"/>
              <w:lang w:val="en-GB"/>
            </w:rPr>
            <w:t>  24NL05 </w:t>
          </w:r>
          <w:r w:rsidRPr="00FA7CD6">
            <w:rPr>
              <w:rStyle w:val="eop"/>
              <w:rFonts w:asciiTheme="majorHAnsi" w:hAnsiTheme="majorHAnsi" w:cs="Segoe UI"/>
              <w:color w:val="2B579A"/>
              <w:sz w:val="26"/>
              <w:szCs w:val="26"/>
              <w:lang w:val="en-GB"/>
            </w:rPr>
            <w:t> </w:t>
          </w:r>
        </w:p>
        <w:p w14:paraId="7E0BB08C" w14:textId="77777777" w:rsidR="00BB097E" w:rsidRPr="00FA7CD6" w:rsidRDefault="00BB097E" w:rsidP="00BB097E">
          <w:pPr>
            <w:pStyle w:val="paragraph"/>
            <w:spacing w:before="0" w:beforeAutospacing="0" w:after="0" w:afterAutospacing="0"/>
            <w:jc w:val="center"/>
            <w:textAlignment w:val="baseline"/>
            <w:rPr>
              <w:rFonts w:asciiTheme="majorHAnsi" w:hAnsiTheme="majorHAnsi" w:cs="Segoe UI"/>
              <w:sz w:val="26"/>
              <w:szCs w:val="26"/>
              <w:lang w:val="en-GB"/>
            </w:rPr>
          </w:pPr>
          <w:r w:rsidRPr="00151438">
            <w:rPr>
              <w:rStyle w:val="normaltextrun"/>
              <w:rFonts w:ascii="Arial" w:eastAsiaTheme="majorEastAsia" w:hAnsi="Arial" w:cs="Arial"/>
              <w:color w:val="2B579A"/>
              <w:sz w:val="26"/>
              <w:szCs w:val="26"/>
              <w:lang w:val="en-GB"/>
            </w:rPr>
            <w:t>​</w:t>
          </w:r>
          <w:r w:rsidRPr="00151438">
            <w:rPr>
              <w:rStyle w:val="normaltextrun"/>
              <w:rFonts w:asciiTheme="majorHAnsi" w:eastAsiaTheme="majorEastAsia" w:hAnsiTheme="majorHAnsi" w:cs="Segoe UI"/>
              <w:color w:val="2B579A"/>
              <w:sz w:val="26"/>
              <w:szCs w:val="26"/>
              <w:lang w:val="en-GB"/>
            </w:rPr>
            <w:t>Enhancing Access to Justice Through People-Centred Justice</w:t>
          </w:r>
          <w:r w:rsidRPr="00FA7CD6">
            <w:rPr>
              <w:rStyle w:val="eop"/>
              <w:rFonts w:asciiTheme="majorHAnsi" w:hAnsiTheme="majorHAnsi" w:cs="Segoe UI"/>
              <w:color w:val="2B579A"/>
              <w:sz w:val="26"/>
              <w:szCs w:val="26"/>
              <w:lang w:val="en-GB"/>
            </w:rPr>
            <w:t> </w:t>
          </w:r>
        </w:p>
        <w:p w14:paraId="6FC7A08C" w14:textId="77777777" w:rsidR="009C2FB6" w:rsidRDefault="009C2FB6">
          <w:pPr>
            <w:spacing w:after="200" w:line="276" w:lineRule="auto"/>
            <w:rPr>
              <w:rFonts w:eastAsiaTheme="majorEastAsia" w:cstheme="majorBidi"/>
              <w:b/>
              <w:color w:val="4E81BD" w:themeColor="accent1"/>
              <w:szCs w:val="26"/>
              <w:lang w:val="en-GB" w:eastAsia="en-US"/>
            </w:rPr>
          </w:pPr>
          <w:r>
            <w:br w:type="page"/>
          </w:r>
        </w:p>
        <w:p w14:paraId="774177D4" w14:textId="349268B4" w:rsidR="007546A3" w:rsidRDefault="009918BF" w:rsidP="00804034">
          <w:pPr>
            <w:pStyle w:val="Heading2"/>
          </w:pPr>
          <w:r>
            <w:lastRenderedPageBreak/>
            <w:t xml:space="preserve">1. </w:t>
          </w:r>
          <w:r w:rsidR="00CD3E35" w:rsidRPr="00361A08">
            <w:t>Understanding people’s l</w:t>
          </w:r>
          <w:r w:rsidR="00DC64E6" w:rsidRPr="00361A08">
            <w:t>egal needs and justice</w:t>
          </w:r>
          <w:bookmarkStart w:id="0" w:name="_Ref224822761"/>
          <w:bookmarkStart w:id="1" w:name="_Ref224822781"/>
          <w:bookmarkStart w:id="2" w:name="_Ref224822803"/>
          <w:r w:rsidR="00DC64E6" w:rsidRPr="00361A08">
            <w:t xml:space="preserve"> problem</w:t>
          </w:r>
          <w:bookmarkStart w:id="3" w:name="_Toc228355200"/>
          <w:r w:rsidR="003E6027">
            <w:t>s</w:t>
          </w:r>
        </w:p>
      </w:sdtContent>
    </w:sdt>
    <w:bookmarkEnd w:id="3" w:displacedByCustomXml="prev"/>
    <w:bookmarkEnd w:id="2" w:displacedByCustomXml="prev"/>
    <w:bookmarkEnd w:id="1" w:displacedByCustomXml="prev"/>
    <w:bookmarkEnd w:id="0" w:displacedByCustomXml="prev"/>
    <w:p w14:paraId="4F9A072D" w14:textId="16AB2F30" w:rsidR="001E2AA4" w:rsidRPr="00FA7CD6" w:rsidRDefault="00D826B7" w:rsidP="00B95181">
      <w:pPr>
        <w:pStyle w:val="Para0"/>
      </w:pPr>
      <w:r w:rsidRPr="63B6D482">
        <w:rPr>
          <w:lang w:val="en-US"/>
        </w:rPr>
        <w:t>Justice systems are</w:t>
      </w:r>
      <w:r w:rsidRPr="227FEDDA">
        <w:rPr>
          <w:lang w:val="en-US"/>
        </w:rPr>
        <w:t xml:space="preserve"> </w:t>
      </w:r>
      <w:r w:rsidR="008B0582" w:rsidRPr="227FEDDA">
        <w:rPr>
          <w:lang w:val="en-US"/>
        </w:rPr>
        <w:t>at</w:t>
      </w:r>
      <w:r w:rsidRPr="63B6D482">
        <w:rPr>
          <w:lang w:val="en-US"/>
        </w:rPr>
        <w:t xml:space="preserve"> their strongest when they reflect the needs of the people they serve. </w:t>
      </w:r>
      <w:proofErr w:type="gramStart"/>
      <w:r w:rsidR="007C4ABA">
        <w:rPr>
          <w:lang w:val="en-US"/>
        </w:rPr>
        <w:t>Similar to</w:t>
      </w:r>
      <w:proofErr w:type="gramEnd"/>
      <w:r w:rsidR="007C4ABA">
        <w:rPr>
          <w:lang w:val="en-US"/>
        </w:rPr>
        <w:t xml:space="preserve"> other countries, in</w:t>
      </w:r>
      <w:r w:rsidRPr="63B6D482">
        <w:rPr>
          <w:lang w:val="en-US"/>
        </w:rPr>
        <w:t xml:space="preserve"> Malta justice problems</w:t>
      </w:r>
      <w:r w:rsidR="005D35F6">
        <w:rPr>
          <w:lang w:val="en-US"/>
        </w:rPr>
        <w:t xml:space="preserve"> </w:t>
      </w:r>
      <w:r w:rsidRPr="63B6D482">
        <w:rPr>
          <w:lang w:val="en-US"/>
        </w:rPr>
        <w:t xml:space="preserve">arise </w:t>
      </w:r>
      <w:r w:rsidR="007C4ABA">
        <w:rPr>
          <w:lang w:val="en-US"/>
        </w:rPr>
        <w:t xml:space="preserve">frequently </w:t>
      </w:r>
      <w:r w:rsidRPr="63B6D482">
        <w:rPr>
          <w:lang w:val="en-US"/>
        </w:rPr>
        <w:t>in people’s</w:t>
      </w:r>
      <w:r w:rsidR="005D35F6">
        <w:rPr>
          <w:lang w:val="en-US"/>
        </w:rPr>
        <w:t xml:space="preserve"> </w:t>
      </w:r>
      <w:r w:rsidRPr="63B6D482">
        <w:rPr>
          <w:lang w:val="en-US"/>
        </w:rPr>
        <w:t xml:space="preserve">lives: at home, at work, and within their communities. These issues </w:t>
      </w:r>
      <w:r w:rsidR="00D36362">
        <w:rPr>
          <w:lang w:val="en-US"/>
        </w:rPr>
        <w:t>concern people’s health, livelihoods, and relationships</w:t>
      </w:r>
      <w:r w:rsidR="00F11200">
        <w:rPr>
          <w:lang w:val="en-US"/>
        </w:rPr>
        <w:t xml:space="preserve">; they involve interactions with public services, businesses, </w:t>
      </w:r>
      <w:r w:rsidR="005D35F6">
        <w:rPr>
          <w:lang w:val="en-US"/>
        </w:rPr>
        <w:t>neighbors</w:t>
      </w:r>
      <w:r w:rsidR="00F11200">
        <w:rPr>
          <w:lang w:val="en-US"/>
        </w:rPr>
        <w:t>, employers.</w:t>
      </w:r>
      <w:r w:rsidRPr="63B6D482">
        <w:rPr>
          <w:lang w:val="en-US"/>
        </w:rPr>
        <w:t xml:space="preserve"> </w:t>
      </w:r>
    </w:p>
    <w:p w14:paraId="63B2BE11" w14:textId="3D435AEF" w:rsidR="0087512C" w:rsidRPr="000B4130" w:rsidRDefault="00D826B7" w:rsidP="00B95181">
      <w:pPr>
        <w:pStyle w:val="Para0"/>
      </w:pPr>
      <w:r w:rsidRPr="63B6D482">
        <w:rPr>
          <w:lang w:val="en-US"/>
        </w:rPr>
        <w:t xml:space="preserve">To identify the justice problems </w:t>
      </w:r>
      <w:proofErr w:type="gramStart"/>
      <w:r w:rsidRPr="63B6D482">
        <w:rPr>
          <w:lang w:val="en-US"/>
        </w:rPr>
        <w:t>people</w:t>
      </w:r>
      <w:proofErr w:type="gramEnd"/>
      <w:r w:rsidRPr="63B6D482">
        <w:rPr>
          <w:lang w:val="en-US"/>
        </w:rPr>
        <w:t xml:space="preserve"> </w:t>
      </w:r>
      <w:r w:rsidR="00AF0090">
        <w:rPr>
          <w:lang w:val="en-US"/>
        </w:rPr>
        <w:t>encounter</w:t>
      </w:r>
      <w:r w:rsidRPr="63B6D482">
        <w:rPr>
          <w:lang w:val="en-US"/>
        </w:rPr>
        <w:t xml:space="preserve"> in their</w:t>
      </w:r>
      <w:r w:rsidR="005D35F6">
        <w:rPr>
          <w:lang w:val="en-US"/>
        </w:rPr>
        <w:t xml:space="preserve"> </w:t>
      </w:r>
      <w:r w:rsidRPr="63B6D482">
        <w:rPr>
          <w:lang w:val="en-US"/>
        </w:rPr>
        <w:t xml:space="preserve">lives, how they attempt to address these problems, and the pathways they follow in seeking resolution, the World Justice Project’s EUROVOICES General Population Poll was conducted in Malta. The survey reached 500 people across the country, capturing their experiences as they navigated justice problems, sought information and advice, engaged with formal or information mechanisms, and attempted to resolve their problems. </w:t>
      </w:r>
      <w:r w:rsidR="00172BA1" w:rsidRPr="227FEDDA">
        <w:rPr>
          <w:lang w:val="en-US"/>
        </w:rPr>
        <w:t>Importantly, the data does not directly reflect the performance of individual courts or justice actors.</w:t>
      </w:r>
      <w:r w:rsidR="000B4130" w:rsidRPr="227FEDDA">
        <w:rPr>
          <w:lang w:val="en-US"/>
        </w:rPr>
        <w:t xml:space="preserve"> </w:t>
      </w:r>
      <w:r w:rsidR="0087512C" w:rsidRPr="227FEDDA">
        <w:rPr>
          <w:lang w:val="en-US"/>
        </w:rPr>
        <w:t xml:space="preserve">The survey was administered face-to-face between </w:t>
      </w:r>
      <w:r w:rsidR="007D740A" w:rsidRPr="227FEDDA">
        <w:rPr>
          <w:lang w:val="en-US"/>
        </w:rPr>
        <w:t xml:space="preserve">2 </w:t>
      </w:r>
      <w:r w:rsidR="0087512C" w:rsidRPr="227FEDDA">
        <w:rPr>
          <w:lang w:val="en-US"/>
        </w:rPr>
        <w:t xml:space="preserve">January and </w:t>
      </w:r>
      <w:r w:rsidR="007D740A" w:rsidRPr="227FEDDA">
        <w:rPr>
          <w:lang w:val="en-US"/>
        </w:rPr>
        <w:t xml:space="preserve">13 </w:t>
      </w:r>
      <w:r w:rsidR="0087512C" w:rsidRPr="227FEDDA">
        <w:rPr>
          <w:lang w:val="en-US"/>
        </w:rPr>
        <w:t>March 2024.</w:t>
      </w:r>
      <w:r w:rsidR="00CF6D37" w:rsidRPr="227FEDDA">
        <w:rPr>
          <w:lang w:val="en-US"/>
        </w:rPr>
        <w:t xml:space="preserve"> Survey respondents had the option to either answer the survey in Maltese or English.</w:t>
      </w:r>
      <w:r w:rsidR="008C18C9" w:rsidRPr="227FEDDA">
        <w:rPr>
          <w:lang w:val="en-US"/>
        </w:rPr>
        <w:t xml:space="preserve"> More information on the survey design, sampling strategy, and data collection process can be found in </w:t>
      </w:r>
      <w:r w:rsidR="001F5855" w:rsidRPr="227FEDDA">
        <w:rPr>
          <w:lang w:val="en-US"/>
        </w:rPr>
        <w:t>the Annex</w:t>
      </w:r>
      <w:r w:rsidR="008C18C9" w:rsidRPr="227FEDDA">
        <w:rPr>
          <w:lang w:val="en-US"/>
        </w:rPr>
        <w:t xml:space="preserve">. </w:t>
      </w:r>
    </w:p>
    <w:p w14:paraId="477AA48C" w14:textId="7CA231A0" w:rsidR="00D826B7" w:rsidRDefault="00D826B7" w:rsidP="00B95181">
      <w:pPr>
        <w:pStyle w:val="Para0"/>
      </w:pPr>
      <w:r w:rsidRPr="227FEDDA">
        <w:rPr>
          <w:lang w:val="en-US"/>
        </w:rPr>
        <w:t xml:space="preserve">People’s experiences </w:t>
      </w:r>
      <w:r w:rsidR="00A46FF1" w:rsidRPr="227FEDDA">
        <w:rPr>
          <w:lang w:val="en-US"/>
        </w:rPr>
        <w:t xml:space="preserve">with the justice system </w:t>
      </w:r>
      <w:r w:rsidRPr="227FEDDA">
        <w:rPr>
          <w:lang w:val="en-US"/>
        </w:rPr>
        <w:t xml:space="preserve">in Malta highlight </w:t>
      </w:r>
      <w:r w:rsidRPr="00FC6DC3">
        <w:rPr>
          <w:lang w:val="en-US"/>
        </w:rPr>
        <w:t>how individuals encounter legal and justice problems in their everyday lives, including the types of issues involved, their prevalence, and the ways in which these problems tend to cluster and reinforce one another. They</w:t>
      </w:r>
      <w:r w:rsidR="002B7497" w:rsidRPr="00FC6DC3" w:rsidDel="002B7497">
        <w:rPr>
          <w:lang w:val="en-US"/>
        </w:rPr>
        <w:t xml:space="preserve"> </w:t>
      </w:r>
      <w:r w:rsidRPr="00FC6DC3">
        <w:rPr>
          <w:lang w:val="en-US"/>
        </w:rPr>
        <w:t xml:space="preserve">point to the consequences that arise when legal needs are unmet or when problems remain unresolved, including the human, economic, and social impacts that can follow. Taken together, these patterns enable a holistic understanding of legal needs </w:t>
      </w:r>
      <w:r w:rsidR="002B7497">
        <w:rPr>
          <w:lang w:val="en-US"/>
        </w:rPr>
        <w:t>and justice problems</w:t>
      </w:r>
      <w:r w:rsidRPr="00FC6DC3">
        <w:rPr>
          <w:lang w:val="en-US"/>
        </w:rPr>
        <w:t xml:space="preserve"> in </w:t>
      </w:r>
      <w:r w:rsidR="4BDB42FD" w:rsidRPr="3C50FF53">
        <w:rPr>
          <w:lang w:val="en-US"/>
        </w:rPr>
        <w:t>Malta</w:t>
      </w:r>
      <w:r w:rsidRPr="00FC6DC3">
        <w:rPr>
          <w:lang w:val="en-US"/>
        </w:rPr>
        <w:t xml:space="preserve">, grounded in </w:t>
      </w:r>
      <w:r w:rsidR="002B7497">
        <w:rPr>
          <w:lang w:val="en-US"/>
        </w:rPr>
        <w:t xml:space="preserve">people’s experience. </w:t>
      </w:r>
    </w:p>
    <w:p w14:paraId="470759A4" w14:textId="77777777" w:rsidR="00D826B7" w:rsidRDefault="00D826B7" w:rsidP="00D826B7">
      <w:pPr>
        <w:pStyle w:val="Heading3"/>
      </w:pPr>
      <w:r w:rsidRPr="00FC6DC3">
        <w:t xml:space="preserve">Encountering justice problems in </w:t>
      </w:r>
      <w:r>
        <w:t>Malta</w:t>
      </w:r>
      <w:r w:rsidRPr="00FC6DC3">
        <w:t> </w:t>
      </w:r>
    </w:p>
    <w:p w14:paraId="1DA83CB1" w14:textId="20AFF25F" w:rsidR="00D826B7" w:rsidRPr="00B95181" w:rsidRDefault="46D238CB" w:rsidP="00B95181">
      <w:pPr>
        <w:pStyle w:val="Para0"/>
        <w:rPr>
          <w:lang w:val="en-US"/>
        </w:rPr>
      </w:pPr>
      <w:r w:rsidRPr="5D944885">
        <w:rPr>
          <w:lang w:val="en-US"/>
        </w:rPr>
        <w:t xml:space="preserve">Understanding how people in Malta experience </w:t>
      </w:r>
      <w:r w:rsidR="00C9674D">
        <w:rPr>
          <w:lang w:val="en-US"/>
        </w:rPr>
        <w:t xml:space="preserve">justice </w:t>
      </w:r>
      <w:r w:rsidRPr="5D944885">
        <w:rPr>
          <w:lang w:val="en-US"/>
        </w:rPr>
        <w:t xml:space="preserve">problems requires examining not only how widespread these issues are, but also who is most affected, the nature of the problems encountered, and the extent to which they occur together. The findings suggest </w:t>
      </w:r>
      <w:r w:rsidR="00C9674D">
        <w:rPr>
          <w:lang w:val="en-US"/>
        </w:rPr>
        <w:t xml:space="preserve">that </w:t>
      </w:r>
      <w:r w:rsidRPr="5D944885">
        <w:rPr>
          <w:lang w:val="en-US"/>
        </w:rPr>
        <w:t xml:space="preserve">justice </w:t>
      </w:r>
      <w:r w:rsidR="00E4125C">
        <w:rPr>
          <w:lang w:val="en-US"/>
        </w:rPr>
        <w:t xml:space="preserve">problems are common, interlinked, and unevenly </w:t>
      </w:r>
      <w:r w:rsidR="00FA735A">
        <w:rPr>
          <w:lang w:val="en-US"/>
        </w:rPr>
        <w:t>distributed</w:t>
      </w:r>
      <w:r w:rsidR="00E4125C">
        <w:rPr>
          <w:lang w:val="en-US"/>
        </w:rPr>
        <w:t xml:space="preserve"> across the population. </w:t>
      </w:r>
      <w:r w:rsidR="00E4125C" w:rsidRPr="5D944885">
        <w:rPr>
          <w:lang w:val="en-US"/>
        </w:rPr>
        <w:t xml:space="preserve"> </w:t>
      </w:r>
      <w:r w:rsidRPr="5D944885">
        <w:rPr>
          <w:lang w:val="en-US"/>
        </w:rPr>
        <w:t xml:space="preserve">These patterns suggest a combination of structural, socioeconomic, and demographic factors, all of which </w:t>
      </w:r>
      <w:r w:rsidR="00E4125C">
        <w:rPr>
          <w:lang w:val="en-US"/>
        </w:rPr>
        <w:t xml:space="preserve">could </w:t>
      </w:r>
      <w:r w:rsidRPr="5D944885">
        <w:rPr>
          <w:lang w:val="en-US"/>
        </w:rPr>
        <w:t xml:space="preserve">help explain why certain groups face greater obstacles in managing </w:t>
      </w:r>
      <w:r w:rsidR="00E4125C">
        <w:rPr>
          <w:lang w:val="en-US"/>
        </w:rPr>
        <w:t xml:space="preserve">their legal needs </w:t>
      </w:r>
      <w:r w:rsidRPr="5D944885">
        <w:rPr>
          <w:lang w:val="en-US"/>
        </w:rPr>
        <w:t xml:space="preserve">and resolving their </w:t>
      </w:r>
      <w:r w:rsidR="00E4125C">
        <w:rPr>
          <w:lang w:val="en-US"/>
        </w:rPr>
        <w:t>problems and disputes</w:t>
      </w:r>
      <w:r w:rsidRPr="5D944885">
        <w:rPr>
          <w:lang w:val="en-US"/>
        </w:rPr>
        <w:t xml:space="preserve">.  </w:t>
      </w:r>
    </w:p>
    <w:p w14:paraId="5A2D22C6" w14:textId="2E034CCC" w:rsidR="00D826B7" w:rsidRDefault="00D826B7" w:rsidP="00D826B7">
      <w:pPr>
        <w:pStyle w:val="Heading4"/>
      </w:pPr>
      <w:r w:rsidRPr="009A5468">
        <w:t xml:space="preserve">Prevalence of </w:t>
      </w:r>
      <w:r w:rsidR="000B0F7D">
        <w:t>serious</w:t>
      </w:r>
      <w:r w:rsidRPr="009A5468">
        <w:t xml:space="preserve"> justice problems </w:t>
      </w:r>
    </w:p>
    <w:p w14:paraId="109BF08E" w14:textId="3877064C" w:rsidR="00D52C75" w:rsidRPr="00FA7CD6" w:rsidRDefault="46D238CB" w:rsidP="00D52C75">
      <w:pPr>
        <w:pStyle w:val="Para0"/>
      </w:pPr>
      <w:r w:rsidRPr="00FA7CD6">
        <w:t>Justice problems are a common part of everyday life. In Malta, almost half of the people (4</w:t>
      </w:r>
      <w:r w:rsidR="00285184" w:rsidRPr="00FA7CD6">
        <w:t>7</w:t>
      </w:r>
      <w:r w:rsidRPr="00FA7CD6">
        <w:t xml:space="preserve">%) experienced at least one </w:t>
      </w:r>
      <w:r w:rsidR="00773B5A" w:rsidRPr="00FA7CD6">
        <w:t>serious</w:t>
      </w:r>
      <w:r w:rsidR="00CC31EE" w:rsidRPr="00FA7CD6">
        <w:rPr>
          <w:rStyle w:val="FootnoteReference"/>
        </w:rPr>
        <w:footnoteReference w:id="2"/>
      </w:r>
      <w:r w:rsidRPr="00FA7CD6">
        <w:t xml:space="preserve"> justice problem in the two-</w:t>
      </w:r>
      <w:r w:rsidR="648B2711" w:rsidRPr="00FA7CD6">
        <w:t>y</w:t>
      </w:r>
      <w:r w:rsidRPr="00FA7CD6">
        <w:t xml:space="preserve">ear reference period captured by the survey. This prevalence places Malta slightly below the average of the EU Member States (49%), suggesting that people face </w:t>
      </w:r>
      <w:r w:rsidR="000B0F7D" w:rsidRPr="00FA7CD6">
        <w:t>serious</w:t>
      </w:r>
      <w:r w:rsidRPr="00FA7CD6">
        <w:t xml:space="preserve"> justice problems slightly less often than their counterparts in other EU countries </w:t>
      </w:r>
      <w:sdt>
        <w:sdtPr>
          <w:id w:val="-250968455"/>
          <w:citation/>
        </w:sdtPr>
        <w:sdtEndPr/>
        <w:sdtContent>
          <w:r w:rsidR="00D826B7" w:rsidRPr="00B95181">
            <w:fldChar w:fldCharType="begin"/>
          </w:r>
          <w:r w:rsidR="00D826B7" w:rsidRPr="00B95181">
            <w:instrText xml:space="preserve"> CITATION WJP241 \l 1046 </w:instrText>
          </w:r>
          <w:r w:rsidR="00D826B7" w:rsidRPr="00B95181">
            <w:fldChar w:fldCharType="separate"/>
          </w:r>
          <w:r>
            <w:rPr>
              <w:noProof/>
            </w:rPr>
            <w:t>(WJP, 2024</w:t>
          </w:r>
          <w:r>
            <w:rPr>
              <w:noProof/>
              <w:vertAlign w:val="subscript"/>
            </w:rPr>
            <w:t>[2]</w:t>
          </w:r>
          <w:r>
            <w:rPr>
              <w:noProof/>
            </w:rPr>
            <w:t>)</w:t>
          </w:r>
          <w:r w:rsidR="00D826B7" w:rsidRPr="00B95181">
            <w:fldChar w:fldCharType="end"/>
          </w:r>
        </w:sdtContent>
      </w:sdt>
      <w:r w:rsidRPr="00FA7CD6">
        <w:t>.</w:t>
      </w:r>
    </w:p>
    <w:p w14:paraId="0102EE28" w14:textId="2AD87474" w:rsidR="00D52371" w:rsidRPr="00FA7CD6" w:rsidRDefault="46D238CB" w:rsidP="00B95181">
      <w:pPr>
        <w:pStyle w:val="Para0"/>
      </w:pPr>
      <w:r w:rsidRPr="5D944885">
        <w:rPr>
          <w:lang w:val="en-US"/>
        </w:rPr>
        <w:t>The reported justice problems arise across a variety of areas: people most often face issues related to consumer protection (2</w:t>
      </w:r>
      <w:ins w:id="4" w:author="Angel David Ramirez Romero" w:date="2026-06-10T13:47:00Z" w16du:dateUtc="2026-06-10T17:47:00Z">
        <w:r w:rsidR="00FB5722">
          <w:rPr>
            <w:lang w:val="en-US"/>
          </w:rPr>
          <w:t>3</w:t>
        </w:r>
      </w:ins>
      <w:del w:id="5" w:author="Angel David Ramirez Romero" w:date="2026-06-10T13:47:00Z" w16du:dateUtc="2026-06-10T17:47:00Z">
        <w:r w:rsidR="00B17E30" w:rsidDel="00FB5722">
          <w:rPr>
            <w:lang w:val="en-US"/>
          </w:rPr>
          <w:delText>4</w:delText>
        </w:r>
      </w:del>
      <w:r w:rsidRPr="5D944885">
        <w:rPr>
          <w:lang w:val="en-US"/>
        </w:rPr>
        <w:t>%), public services (1</w:t>
      </w:r>
      <w:ins w:id="6" w:author="Angel David Ramirez Romero" w:date="2026-06-10T13:48:00Z" w16du:dateUtc="2026-06-10T17:48:00Z">
        <w:r w:rsidR="00FB5722">
          <w:rPr>
            <w:lang w:val="en-US"/>
          </w:rPr>
          <w:t>6</w:t>
        </w:r>
      </w:ins>
      <w:del w:id="7" w:author="Angel David Ramirez Romero" w:date="2026-06-10T13:48:00Z" w16du:dateUtc="2026-06-10T17:48:00Z">
        <w:r w:rsidR="00B17E30" w:rsidDel="00FB5722">
          <w:rPr>
            <w:lang w:val="en-US"/>
          </w:rPr>
          <w:delText>7</w:delText>
        </w:r>
      </w:del>
      <w:r w:rsidRPr="5D944885">
        <w:rPr>
          <w:lang w:val="en-US"/>
        </w:rPr>
        <w:t xml:space="preserve">%), </w:t>
      </w:r>
      <w:r w:rsidR="6AB7015A" w:rsidRPr="5D944885">
        <w:rPr>
          <w:lang w:val="en-US"/>
        </w:rPr>
        <w:t>land (1</w:t>
      </w:r>
      <w:ins w:id="8" w:author="Angel David Ramirez Romero" w:date="2026-06-10T13:48:00Z" w16du:dateUtc="2026-06-10T17:48:00Z">
        <w:r w:rsidR="00FB5722">
          <w:rPr>
            <w:lang w:val="en-US"/>
          </w:rPr>
          <w:t>2</w:t>
        </w:r>
      </w:ins>
      <w:del w:id="9" w:author="Angel David Ramirez Romero" w:date="2026-06-10T13:48:00Z" w16du:dateUtc="2026-06-10T17:48:00Z">
        <w:r w:rsidR="6AB7015A" w:rsidRPr="5D944885" w:rsidDel="00FB5722">
          <w:rPr>
            <w:lang w:val="en-US"/>
          </w:rPr>
          <w:delText>2</w:delText>
        </w:r>
      </w:del>
      <w:r w:rsidR="6AB7015A" w:rsidRPr="5D944885">
        <w:rPr>
          <w:lang w:val="en-US"/>
        </w:rPr>
        <w:t xml:space="preserve">%), </w:t>
      </w:r>
      <w:r w:rsidRPr="5D944885">
        <w:rPr>
          <w:lang w:val="en-US"/>
        </w:rPr>
        <w:t>money and debt</w:t>
      </w:r>
      <w:r w:rsidR="6AB7015A" w:rsidRPr="5D944885">
        <w:rPr>
          <w:lang w:val="en-US"/>
        </w:rPr>
        <w:t xml:space="preserve"> (10%)</w:t>
      </w:r>
      <w:r w:rsidR="3FE1A4D9" w:rsidRPr="5D944885">
        <w:rPr>
          <w:lang w:val="en-US"/>
        </w:rPr>
        <w:t xml:space="preserve">, problems linked to </w:t>
      </w:r>
      <w:r w:rsidR="3FE1A4D9" w:rsidRPr="009D141F">
        <w:rPr>
          <w:lang w:val="en-US"/>
        </w:rPr>
        <w:t>their community (</w:t>
      </w:r>
      <w:r w:rsidR="00B17E30">
        <w:rPr>
          <w:lang w:val="en-US"/>
        </w:rPr>
        <w:t>10</w:t>
      </w:r>
      <w:r w:rsidR="3FE1A4D9" w:rsidRPr="009D141F">
        <w:rPr>
          <w:lang w:val="en-US"/>
        </w:rPr>
        <w:t>%), employment (8%)</w:t>
      </w:r>
      <w:r w:rsidR="239A6F5A" w:rsidRPr="009D141F">
        <w:rPr>
          <w:lang w:val="en-US"/>
        </w:rPr>
        <w:t>, and family</w:t>
      </w:r>
      <w:r w:rsidR="00C93490" w:rsidRPr="009D141F">
        <w:rPr>
          <w:lang w:val="en-US"/>
        </w:rPr>
        <w:t xml:space="preserve"> issues</w:t>
      </w:r>
      <w:r w:rsidR="239A6F5A" w:rsidRPr="009D141F">
        <w:rPr>
          <w:lang w:val="en-US"/>
        </w:rPr>
        <w:t xml:space="preserve"> (7%)</w:t>
      </w:r>
      <w:r w:rsidR="600E6007" w:rsidRPr="009D141F">
        <w:rPr>
          <w:lang w:val="en-US"/>
        </w:rPr>
        <w:t xml:space="preserve"> </w:t>
      </w:r>
      <w:sdt>
        <w:sdtPr>
          <w:id w:val="423003627"/>
          <w:citation/>
        </w:sdtPr>
        <w:sdtEndPr/>
        <w:sdtContent>
          <w:r w:rsidR="00D826B7" w:rsidRPr="009D141F">
            <w:fldChar w:fldCharType="begin"/>
          </w:r>
          <w:r w:rsidR="00D826B7" w:rsidRPr="009D141F">
            <w:instrText xml:space="preserve"> CITATION WJP241 \l 1046 </w:instrText>
          </w:r>
          <w:r w:rsidR="00D826B7" w:rsidRPr="009D141F">
            <w:fldChar w:fldCharType="separate"/>
          </w:r>
          <w:r>
            <w:rPr>
              <w:noProof/>
            </w:rPr>
            <w:t>(WJP, 2024</w:t>
          </w:r>
          <w:r>
            <w:rPr>
              <w:noProof/>
              <w:vertAlign w:val="subscript"/>
            </w:rPr>
            <w:t>[2]</w:t>
          </w:r>
          <w:r>
            <w:rPr>
              <w:noProof/>
            </w:rPr>
            <w:t>)</w:t>
          </w:r>
          <w:r w:rsidR="00D826B7" w:rsidRPr="009D141F">
            <w:fldChar w:fldCharType="end"/>
          </w:r>
        </w:sdtContent>
      </w:sdt>
      <w:r w:rsidRPr="009D141F">
        <w:rPr>
          <w:lang w:val="en-US"/>
        </w:rPr>
        <w:t>. Th</w:t>
      </w:r>
      <w:r w:rsidR="00A66784" w:rsidRPr="009D141F">
        <w:rPr>
          <w:lang w:val="en-US"/>
        </w:rPr>
        <w:t>e</w:t>
      </w:r>
      <w:r w:rsidRPr="009D141F">
        <w:rPr>
          <w:lang w:val="en-US"/>
        </w:rPr>
        <w:t xml:space="preserve"> fact that these issues arise so widely</w:t>
      </w:r>
      <w:r w:rsidR="001F5855" w:rsidRPr="227FEDDA">
        <w:rPr>
          <w:lang w:val="en-US"/>
        </w:rPr>
        <w:t>,</w:t>
      </w:r>
      <w:r w:rsidRPr="009D141F">
        <w:rPr>
          <w:lang w:val="en-US"/>
        </w:rPr>
        <w:t> </w:t>
      </w:r>
      <w:r w:rsidR="00A66784" w:rsidRPr="009D141F">
        <w:rPr>
          <w:lang w:val="en-US"/>
        </w:rPr>
        <w:t>demonstrates</w:t>
      </w:r>
      <w:r w:rsidR="009D141F" w:rsidRPr="009D141F">
        <w:rPr>
          <w:lang w:val="en-US"/>
        </w:rPr>
        <w:t xml:space="preserve"> the </w:t>
      </w:r>
      <w:r w:rsidRPr="009D141F">
        <w:rPr>
          <w:lang w:val="en-US"/>
        </w:rPr>
        <w:t xml:space="preserve">need for justice systems and public institutions to be able to </w:t>
      </w:r>
      <w:r w:rsidR="009D141F" w:rsidRPr="009D141F">
        <w:rPr>
          <w:lang w:val="en-US"/>
        </w:rPr>
        <w:t>respond to</w:t>
      </w:r>
      <w:r w:rsidRPr="009D141F">
        <w:rPr>
          <w:lang w:val="en-US"/>
        </w:rPr>
        <w:t xml:space="preserve"> broad spectrum of </w:t>
      </w:r>
      <w:r w:rsidR="009D141F" w:rsidRPr="009D141F">
        <w:rPr>
          <w:lang w:val="en-US"/>
        </w:rPr>
        <w:t>problems</w:t>
      </w:r>
      <w:r w:rsidRPr="009D141F">
        <w:rPr>
          <w:lang w:val="en-US"/>
        </w:rPr>
        <w:t>, many </w:t>
      </w:r>
      <w:r w:rsidRPr="227FEDDA">
        <w:rPr>
          <w:lang w:val="en-US"/>
        </w:rPr>
        <w:t>emerg</w:t>
      </w:r>
      <w:r w:rsidR="00A503C3" w:rsidRPr="227FEDDA">
        <w:rPr>
          <w:lang w:val="en-US"/>
        </w:rPr>
        <w:t>ing</w:t>
      </w:r>
      <w:r w:rsidRPr="009D141F">
        <w:rPr>
          <w:lang w:val="en-US"/>
        </w:rPr>
        <w:t> from ordinary interactions in everyday life.</w:t>
      </w:r>
      <w:r w:rsidRPr="5D944885">
        <w:rPr>
          <w:lang w:val="en-US"/>
        </w:rPr>
        <w:t> </w:t>
      </w:r>
      <w:r w:rsidR="00392230">
        <w:rPr>
          <w:lang w:val="en-US"/>
        </w:rPr>
        <w:t xml:space="preserve">People’s </w:t>
      </w:r>
      <w:r w:rsidR="00392230">
        <w:rPr>
          <w:lang w:val="en-US"/>
        </w:rPr>
        <w:lastRenderedPageBreak/>
        <w:t xml:space="preserve">perceptions of why </w:t>
      </w:r>
      <w:r w:rsidR="00392230" w:rsidRPr="227FEDDA">
        <w:rPr>
          <w:lang w:val="en-US"/>
        </w:rPr>
        <w:t>the</w:t>
      </w:r>
      <w:r w:rsidR="001F5855" w:rsidRPr="227FEDDA">
        <w:rPr>
          <w:lang w:val="en-US"/>
        </w:rPr>
        <w:t>se</w:t>
      </w:r>
      <w:r w:rsidR="00392230">
        <w:rPr>
          <w:lang w:val="en-US"/>
        </w:rPr>
        <w:t xml:space="preserve"> problems arise </w:t>
      </w:r>
      <w:r w:rsidR="008555EF">
        <w:rPr>
          <w:lang w:val="en-US"/>
        </w:rPr>
        <w:t>provide</w:t>
      </w:r>
      <w:r w:rsidR="000B0623">
        <w:rPr>
          <w:lang w:val="en-US"/>
        </w:rPr>
        <w:t xml:space="preserve"> further insights </w:t>
      </w:r>
      <w:r w:rsidR="00FF63B2" w:rsidRPr="227FEDDA">
        <w:rPr>
          <w:lang w:val="en-US"/>
        </w:rPr>
        <w:t xml:space="preserve">about </w:t>
      </w:r>
      <w:r w:rsidR="000B0623">
        <w:rPr>
          <w:lang w:val="en-US"/>
        </w:rPr>
        <w:t xml:space="preserve">the nature of problems. </w:t>
      </w:r>
      <w:r w:rsidR="00392230">
        <w:rPr>
          <w:lang w:val="en-US"/>
        </w:rPr>
        <w:t xml:space="preserve">The most frequently cited cause is </w:t>
      </w:r>
      <w:r w:rsidR="00FF63B2" w:rsidRPr="227FEDDA">
        <w:rPr>
          <w:lang w:val="en-US"/>
        </w:rPr>
        <w:t xml:space="preserve">that the problems are </w:t>
      </w:r>
      <w:r w:rsidR="00392230">
        <w:rPr>
          <w:lang w:val="en-US"/>
        </w:rPr>
        <w:t>simply part of life (2</w:t>
      </w:r>
      <w:r w:rsidR="00A63DE2">
        <w:rPr>
          <w:lang w:val="en-US"/>
        </w:rPr>
        <w:t>4</w:t>
      </w:r>
      <w:r w:rsidR="00392230">
        <w:rPr>
          <w:lang w:val="en-US"/>
        </w:rPr>
        <w:t xml:space="preserve">%), followed by </w:t>
      </w:r>
      <w:r w:rsidR="00A65CAC" w:rsidRPr="227FEDDA">
        <w:rPr>
          <w:lang w:val="en-US"/>
        </w:rPr>
        <w:t xml:space="preserve">problems caused by </w:t>
      </w:r>
      <w:r w:rsidR="00392230" w:rsidRPr="227FEDDA">
        <w:rPr>
          <w:lang w:val="en-US"/>
        </w:rPr>
        <w:t>bureaucra</w:t>
      </w:r>
      <w:r w:rsidR="00A65CAC" w:rsidRPr="227FEDDA">
        <w:rPr>
          <w:lang w:val="en-US"/>
        </w:rPr>
        <w:t>cy</w:t>
      </w:r>
      <w:r w:rsidR="00392230">
        <w:rPr>
          <w:lang w:val="en-US"/>
        </w:rPr>
        <w:t xml:space="preserve"> (17%). The </w:t>
      </w:r>
      <w:r w:rsidR="00A65CAC" w:rsidRPr="227FEDDA">
        <w:rPr>
          <w:lang w:val="en-US"/>
        </w:rPr>
        <w:t xml:space="preserve">percentage of problems caused by </w:t>
      </w:r>
      <w:r w:rsidR="00392230" w:rsidRPr="227FEDDA">
        <w:rPr>
          <w:lang w:val="en-US"/>
        </w:rPr>
        <w:t>bureaucra</w:t>
      </w:r>
      <w:r w:rsidR="00A65CAC" w:rsidRPr="227FEDDA">
        <w:rPr>
          <w:lang w:val="en-US"/>
        </w:rPr>
        <w:t>cy</w:t>
      </w:r>
      <w:r w:rsidR="00392230">
        <w:rPr>
          <w:lang w:val="en-US"/>
        </w:rPr>
        <w:t xml:space="preserve"> indicates that procedural </w:t>
      </w:r>
      <w:r w:rsidR="008555EF">
        <w:rPr>
          <w:lang w:val="en-US"/>
        </w:rPr>
        <w:t xml:space="preserve">and </w:t>
      </w:r>
      <w:r w:rsidR="00392230">
        <w:rPr>
          <w:lang w:val="en-US"/>
        </w:rPr>
        <w:t xml:space="preserve">administrative complexity, </w:t>
      </w:r>
      <w:r w:rsidR="008555EF">
        <w:rPr>
          <w:lang w:val="en-US"/>
        </w:rPr>
        <w:t xml:space="preserve">along with </w:t>
      </w:r>
      <w:r w:rsidR="00392230">
        <w:rPr>
          <w:lang w:val="en-US"/>
        </w:rPr>
        <w:t xml:space="preserve">institutional </w:t>
      </w:r>
      <w:r w:rsidR="0022112D">
        <w:rPr>
          <w:lang w:val="en-US"/>
        </w:rPr>
        <w:t>inefficiencies,</w:t>
      </w:r>
      <w:r w:rsidR="00392230">
        <w:rPr>
          <w:lang w:val="en-US"/>
        </w:rPr>
        <w:t xml:space="preserve"> are seen as primary drivers of </w:t>
      </w:r>
      <w:r w:rsidR="008555EF">
        <w:rPr>
          <w:lang w:val="en-US"/>
        </w:rPr>
        <w:t>justice problems</w:t>
      </w:r>
      <w:r w:rsidR="00392230">
        <w:rPr>
          <w:lang w:val="en-US"/>
        </w:rPr>
        <w:t xml:space="preserve">. </w:t>
      </w:r>
      <w:sdt>
        <w:sdtPr>
          <w:id w:val="-460342851"/>
          <w:citation/>
        </w:sdtPr>
        <w:sdtEndPr/>
        <w:sdtContent>
          <w:r w:rsidR="00392230" w:rsidRPr="00FA7CD6">
            <w:fldChar w:fldCharType="begin"/>
          </w:r>
          <w:r w:rsidR="00392230">
            <w:instrText xml:space="preserve"> CITATION WJP241 \l 2057 </w:instrText>
          </w:r>
          <w:r w:rsidR="00392230" w:rsidRPr="00FA7CD6">
            <w:fldChar w:fldCharType="separate"/>
          </w:r>
          <w:r>
            <w:rPr>
              <w:noProof/>
            </w:rPr>
            <w:t>(WJP, 2024</w:t>
          </w:r>
          <w:r>
            <w:rPr>
              <w:noProof/>
              <w:vertAlign w:val="subscript"/>
            </w:rPr>
            <w:t>[2]</w:t>
          </w:r>
          <w:r>
            <w:rPr>
              <w:noProof/>
            </w:rPr>
            <w:t>)</w:t>
          </w:r>
          <w:r w:rsidR="00392230" w:rsidRPr="00FA7CD6">
            <w:fldChar w:fldCharType="end"/>
          </w:r>
        </w:sdtContent>
      </w:sdt>
    </w:p>
    <w:p w14:paraId="32709CC7" w14:textId="3C03D667" w:rsidR="00F920C2" w:rsidRDefault="00F920C2">
      <w:pPr>
        <w:pStyle w:val="Caption"/>
      </w:pPr>
      <w:bookmarkStart w:id="10" w:name="_Toc228959126"/>
      <w:r>
        <w:t>Figure </w:t>
      </w:r>
      <w:r>
        <w:rPr>
          <w:noProof/>
        </w:rPr>
        <w:fldChar w:fldCharType="begin"/>
      </w:r>
      <w:r>
        <w:rPr>
          <w:noProof/>
        </w:rPr>
        <w:instrText xml:space="preserve"> STYLEREF 1 \s </w:instrText>
      </w:r>
      <w:r>
        <w:rPr>
          <w:noProof/>
        </w:rPr>
        <w:fldChar w:fldCharType="separate"/>
      </w:r>
      <w:r w:rsidR="00BC06F4">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BC06F4">
        <w:rPr>
          <w:noProof/>
        </w:rPr>
        <w:t>1</w:t>
      </w:r>
      <w:r>
        <w:rPr>
          <w:noProof/>
        </w:rPr>
        <w:fldChar w:fldCharType="end"/>
      </w:r>
      <w:r>
        <w:t xml:space="preserve">. </w:t>
      </w:r>
      <w:r w:rsidR="009D1995" w:rsidRPr="009D1995">
        <w:rPr>
          <w:lang w:val="en-US"/>
        </w:rPr>
        <w:t>Prevalence of serious justice problems in Malta, by problem category</w:t>
      </w:r>
      <w:bookmarkEnd w:id="10"/>
    </w:p>
    <w:p w14:paraId="715A7A64" w14:textId="282293BE" w:rsidR="00F920C2" w:rsidRDefault="00F920C2">
      <w:pPr>
        <w:pStyle w:val="Figure"/>
        <w:rPr>
          <w:i/>
        </w:rPr>
      </w:pPr>
      <w:del w:id="11" w:author="Angel David Ramirez Romero" w:date="2026-06-10T14:19:00Z" w16du:dateUtc="2026-06-10T18:19:00Z">
        <w:r w:rsidDel="00606455">
          <w:rPr>
            <w:noProof/>
          </w:rPr>
          <w:drawing>
            <wp:inline distT="0" distB="0" distL="0" distR="0" wp14:anchorId="328E933A" wp14:editId="2228F98D">
              <wp:extent cx="5308600" cy="2476500"/>
              <wp:effectExtent l="0" t="0" r="0" b="0"/>
              <wp:docPr id="621233522" name="Picture 10"/>
              <wp:cNvGraphicFramePr/>
              <a:graphic xmlns:a="http://schemas.openxmlformats.org/drawingml/2006/main">
                <a:graphicData uri="http://schemas.openxmlformats.org/drawingml/2006/picture">
                  <pic:pic xmlns:pic="http://schemas.openxmlformats.org/drawingml/2006/picture">
                    <pic:nvPicPr>
                      <pic:cNvPr id="621233522" name="Picture 10"/>
                      <pic:cNvPicPr/>
                    </pic:nvPicPr>
                    <pic:blipFill>
                      <a:blip r:embed="rId12"/>
                      <a:stretch>
                        <a:fillRect/>
                      </a:stretch>
                    </pic:blipFill>
                    <pic:spPr>
                      <a:xfrm>
                        <a:off x="0" y="0"/>
                        <a:ext cx="5308600" cy="2476500"/>
                      </a:xfrm>
                      <a:prstGeom prst="rect">
                        <a:avLst/>
                      </a:prstGeom>
                    </pic:spPr>
                  </pic:pic>
                </a:graphicData>
              </a:graphic>
            </wp:inline>
          </w:drawing>
        </w:r>
      </w:del>
      <w:ins w:id="12" w:author="Angel David Ramirez Romero" w:date="2026-06-10T14:19:00Z" w16du:dateUtc="2026-06-10T18:19:00Z">
        <w:r w:rsidR="00606455">
          <w:rPr>
            <w:i/>
            <w:noProof/>
            <w:lang w:val="en-GB"/>
          </w:rPr>
          <w:drawing>
            <wp:inline distT="0" distB="0" distL="0" distR="0" wp14:anchorId="518AA8DA" wp14:editId="4F7CA250">
              <wp:extent cx="3882390" cy="1969477"/>
              <wp:effectExtent l="0" t="0" r="3810" b="0"/>
              <wp:docPr id="1895211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11509" name="Picture 18952115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25813" cy="1991505"/>
                      </a:xfrm>
                      <a:prstGeom prst="rect">
                        <a:avLst/>
                      </a:prstGeom>
                    </pic:spPr>
                  </pic:pic>
                </a:graphicData>
              </a:graphic>
            </wp:inline>
          </w:drawing>
        </w:r>
      </w:ins>
    </w:p>
    <w:p w14:paraId="3716411E" w14:textId="3BC8DC55" w:rsidR="00F920C2" w:rsidRPr="004802B4" w:rsidRDefault="00F920C2">
      <w:pPr>
        <w:pStyle w:val="Sourcenotes"/>
      </w:pPr>
      <w:r w:rsidRPr="004802B4">
        <w:t xml:space="preserve">Note: </w:t>
      </w:r>
      <w:r w:rsidRPr="2028B4C8">
        <w:rPr>
          <w:rFonts w:ascii="Arial Narrow" w:eastAsia="Times New Roman" w:hAnsi="Arial Narrow" w:cs="Segoe UI"/>
          <w:lang w:val="en-US"/>
        </w:rPr>
        <w:t xml:space="preserve">Percentage of respondents who experienced at least one serious justice problem in the past two years by problem category. Data are rounded </w:t>
      </w:r>
      <w:del w:id="13" w:author="Santiago Pardo" w:date="2026-06-10T18:30:00Z" w16du:dateUtc="2026-06-10T23:30:00Z">
        <w:r w:rsidRPr="2028B4C8" w:rsidDel="00E93B73">
          <w:rPr>
            <w:rFonts w:ascii="Arial Narrow" w:eastAsia="Times New Roman" w:hAnsi="Arial Narrow" w:cs="Segoe UI"/>
            <w:lang w:val="en-US"/>
          </w:rPr>
          <w:delText xml:space="preserve">up </w:delText>
        </w:r>
      </w:del>
      <w:r w:rsidRPr="2028B4C8">
        <w:rPr>
          <w:rFonts w:ascii="Arial Narrow" w:eastAsia="Times New Roman" w:hAnsi="Arial Narrow" w:cs="Segoe UI"/>
          <w:lang w:val="en-US"/>
        </w:rPr>
        <w:t>to the nearest whole number</w:t>
      </w:r>
    </w:p>
    <w:p w14:paraId="6BCD003A" w14:textId="3400D7BA" w:rsidR="00F920C2" w:rsidRPr="00454399" w:rsidRDefault="00F920C2">
      <w:pPr>
        <w:pStyle w:val="Sourcenotes"/>
      </w:pPr>
      <w:r w:rsidRPr="004802B4">
        <w:t xml:space="preserve">Source: </w:t>
      </w:r>
      <w:sdt>
        <w:sdtPr>
          <w:id w:val="1705137281"/>
          <w:citation/>
        </w:sdtPr>
        <w:sdtEndPr/>
        <w:sdtContent>
          <w:r>
            <w:fldChar w:fldCharType="begin"/>
          </w:r>
          <w:r>
            <w:instrText xml:space="preserve"> CITATION WJP241 \l 2057 </w:instrText>
          </w:r>
          <w:r>
            <w:fldChar w:fldCharType="separate"/>
          </w:r>
          <w:r w:rsidRPr="00F920C2">
            <w:rPr>
              <w:noProof/>
            </w:rPr>
            <w:t>(WJP, 2024</w:t>
          </w:r>
          <w:r w:rsidRPr="00F920C2">
            <w:rPr>
              <w:noProof/>
              <w:vertAlign w:val="subscript"/>
            </w:rPr>
            <w:t>[2]</w:t>
          </w:r>
          <w:r w:rsidRPr="00F920C2">
            <w:rPr>
              <w:noProof/>
            </w:rPr>
            <w:t>)</w:t>
          </w:r>
          <w:r>
            <w:fldChar w:fldCharType="end"/>
          </w:r>
        </w:sdtContent>
      </w:sdt>
    </w:p>
    <w:p w14:paraId="5FF31A3C" w14:textId="385D87AF" w:rsidR="00D826B7" w:rsidRPr="00FA7CD6" w:rsidRDefault="00D826B7" w:rsidP="00D826B7">
      <w:pPr>
        <w:pStyle w:val="Para0"/>
      </w:pPr>
      <w:r w:rsidRPr="00A62934">
        <w:rPr>
          <w:lang w:val="en-US"/>
        </w:rPr>
        <w:t xml:space="preserve">Although justice problems are </w:t>
      </w:r>
      <w:r w:rsidRPr="009C148F">
        <w:rPr>
          <w:lang w:val="en-US"/>
        </w:rPr>
        <w:t>widespread and affect all parts of society, there are disparities across sociodemographic groups.</w:t>
      </w:r>
      <w:r w:rsidR="00DA433C">
        <w:rPr>
          <w:lang w:val="en-US"/>
        </w:rPr>
        <w:t xml:space="preserve"> </w:t>
      </w:r>
      <w:r w:rsidRPr="009C148F">
        <w:rPr>
          <w:lang w:val="en-US"/>
        </w:rPr>
        <w:t>Acknowledging these disparities </w:t>
      </w:r>
      <w:r w:rsidR="00971B67" w:rsidRPr="009C148F">
        <w:rPr>
          <w:lang w:val="en-US"/>
        </w:rPr>
        <w:t>contributes</w:t>
      </w:r>
      <w:r w:rsidR="002B4359" w:rsidRPr="009C148F">
        <w:rPr>
          <w:lang w:val="en-US"/>
        </w:rPr>
        <w:t xml:space="preserve"> </w:t>
      </w:r>
      <w:r w:rsidRPr="009C148F">
        <w:rPr>
          <w:lang w:val="en-US"/>
        </w:rPr>
        <w:t>to</w:t>
      </w:r>
      <w:r w:rsidR="002B4359" w:rsidRPr="009C148F">
        <w:rPr>
          <w:lang w:val="en-US"/>
        </w:rPr>
        <w:t xml:space="preserve"> a more granular</w:t>
      </w:r>
      <w:r w:rsidRPr="009C148F">
        <w:rPr>
          <w:lang w:val="en-US"/>
        </w:rPr>
        <w:t xml:space="preserve"> understanding </w:t>
      </w:r>
      <w:r w:rsidR="002B4359" w:rsidRPr="009C148F">
        <w:rPr>
          <w:lang w:val="en-US"/>
        </w:rPr>
        <w:t xml:space="preserve">of </w:t>
      </w:r>
      <w:r w:rsidR="00AF3253" w:rsidRPr="009C148F">
        <w:rPr>
          <w:lang w:val="en-US"/>
        </w:rPr>
        <w:t xml:space="preserve">the prevalence of justice problems </w:t>
      </w:r>
      <w:proofErr w:type="gramStart"/>
      <w:r w:rsidR="00AF3253" w:rsidRPr="009C148F">
        <w:rPr>
          <w:lang w:val="en-US"/>
        </w:rPr>
        <w:t>within  society</w:t>
      </w:r>
      <w:proofErr w:type="gramEnd"/>
      <w:r w:rsidR="009C148F">
        <w:rPr>
          <w:lang w:val="en-US"/>
        </w:rPr>
        <w:t>,</w:t>
      </w:r>
      <w:r w:rsidR="00AF3253" w:rsidRPr="009C148F">
        <w:rPr>
          <w:lang w:val="en-US"/>
        </w:rPr>
        <w:t xml:space="preserve"> and can </w:t>
      </w:r>
      <w:r w:rsidR="009C148F">
        <w:rPr>
          <w:lang w:val="en-US"/>
        </w:rPr>
        <w:t xml:space="preserve">consequently </w:t>
      </w:r>
      <w:r w:rsidR="00AF3253" w:rsidRPr="009C148F">
        <w:rPr>
          <w:lang w:val="en-US"/>
        </w:rPr>
        <w:t xml:space="preserve">support the </w:t>
      </w:r>
      <w:r w:rsidRPr="009C148F">
        <w:rPr>
          <w:lang w:val="en-US"/>
        </w:rPr>
        <w:t>design</w:t>
      </w:r>
      <w:r w:rsidR="00B10ED2" w:rsidRPr="009C148F">
        <w:rPr>
          <w:lang w:val="en-US"/>
        </w:rPr>
        <w:t xml:space="preserve"> of</w:t>
      </w:r>
      <w:r w:rsidRPr="009C148F">
        <w:rPr>
          <w:lang w:val="en-US"/>
        </w:rPr>
        <w:t xml:space="preserve"> </w:t>
      </w:r>
      <w:r w:rsidR="00B10ED2" w:rsidRPr="009C148F">
        <w:rPr>
          <w:lang w:val="en-US"/>
        </w:rPr>
        <w:t>justice services that are tailored to the needs of specific groups</w:t>
      </w:r>
      <w:r w:rsidRPr="009C148F">
        <w:rPr>
          <w:lang w:val="en-US"/>
        </w:rPr>
        <w:t>.</w:t>
      </w:r>
      <w:r w:rsidRPr="00A62934">
        <w:rPr>
          <w:lang w:val="en-US"/>
        </w:rPr>
        <w:t xml:space="preserve"> Men experience </w:t>
      </w:r>
      <w:r w:rsidR="000B0F7D">
        <w:rPr>
          <w:lang w:val="en-US"/>
        </w:rPr>
        <w:t>serious</w:t>
      </w:r>
      <w:r w:rsidRPr="00A62934">
        <w:rPr>
          <w:lang w:val="en-US"/>
        </w:rPr>
        <w:t xml:space="preserve"> justice problems at higher rates than women (4</w:t>
      </w:r>
      <w:ins w:id="14" w:author="Angel David Ramirez Romero" w:date="2026-06-10T13:49:00Z" w16du:dateUtc="2026-06-10T17:49:00Z">
        <w:r w:rsidR="00FB5722">
          <w:rPr>
            <w:lang w:val="en-US"/>
          </w:rPr>
          <w:t>8</w:t>
        </w:r>
      </w:ins>
      <w:del w:id="15" w:author="Angel David Ramirez Romero" w:date="2026-06-10T13:49:00Z" w16du:dateUtc="2026-06-10T17:49:00Z">
        <w:r w:rsidR="00285184" w:rsidDel="00FB5722">
          <w:rPr>
            <w:lang w:val="en-US"/>
          </w:rPr>
          <w:delText>9</w:delText>
        </w:r>
      </w:del>
      <w:r w:rsidRPr="00A62934">
        <w:rPr>
          <w:lang w:val="en-US"/>
        </w:rPr>
        <w:t>% compared to 45%). Prevalence is also significantly higher among people aged 18-24 (5</w:t>
      </w:r>
      <w:r w:rsidR="00285184">
        <w:rPr>
          <w:lang w:val="en-US"/>
        </w:rPr>
        <w:t>7</w:t>
      </w:r>
      <w:r w:rsidRPr="00A62934">
        <w:rPr>
          <w:lang w:val="en-US"/>
        </w:rPr>
        <w:t>%) and 35-44 (6</w:t>
      </w:r>
      <w:ins w:id="16" w:author="Angel David Ramirez Romero" w:date="2026-06-10T13:49:00Z" w16du:dateUtc="2026-06-10T17:49:00Z">
        <w:r w:rsidR="00FB5722">
          <w:rPr>
            <w:lang w:val="en-US"/>
          </w:rPr>
          <w:t>4</w:t>
        </w:r>
      </w:ins>
      <w:del w:id="17" w:author="Angel David Ramirez Romero" w:date="2026-06-10T13:49:00Z" w16du:dateUtc="2026-06-10T17:49:00Z">
        <w:r w:rsidR="00285184" w:rsidDel="00FB5722">
          <w:rPr>
            <w:lang w:val="en-US"/>
          </w:rPr>
          <w:delText>5</w:delText>
        </w:r>
      </w:del>
      <w:r w:rsidRPr="00A62934">
        <w:rPr>
          <w:lang w:val="en-US"/>
        </w:rPr>
        <w:t>%) than among those aged 25-34 (36%) and 65 years or more (36%). Individuals facing financial constraints</w:t>
      </w:r>
      <w:r w:rsidR="00994A80">
        <w:rPr>
          <w:rStyle w:val="FootnoteReference"/>
          <w:lang w:val="en-US"/>
        </w:rPr>
        <w:footnoteReference w:id="3"/>
      </w:r>
      <w:r w:rsidRPr="00A62934">
        <w:rPr>
          <w:lang w:val="en-US"/>
        </w:rPr>
        <w:t xml:space="preserve"> likewise experience more </w:t>
      </w:r>
      <w:r w:rsidR="000B0F7D">
        <w:rPr>
          <w:lang w:val="en-US"/>
        </w:rPr>
        <w:t>serious</w:t>
      </w:r>
      <w:r w:rsidRPr="00A62934">
        <w:rPr>
          <w:lang w:val="en-US"/>
        </w:rPr>
        <w:t xml:space="preserve"> justice problems (5</w:t>
      </w:r>
      <w:r w:rsidR="00285184">
        <w:rPr>
          <w:lang w:val="en-US"/>
        </w:rPr>
        <w:t>6</w:t>
      </w:r>
      <w:r w:rsidRPr="00A62934">
        <w:rPr>
          <w:lang w:val="en-US"/>
        </w:rPr>
        <w:t>%) than</w:t>
      </w:r>
      <w:r>
        <w:rPr>
          <w:lang w:val="en-US"/>
        </w:rPr>
        <w:t xml:space="preserve"> those in financially unconstrained situations (45%) </w:t>
      </w:r>
      <w:sdt>
        <w:sdtPr>
          <w:id w:val="-1731150675"/>
          <w:citation/>
        </w:sdtPr>
        <w:sdtEndPr/>
        <w:sdtContent>
          <w:r>
            <w:fldChar w:fldCharType="begin"/>
          </w:r>
          <w:r w:rsidRPr="00801335">
            <w:instrText xml:space="preserve"> CITATION WJP241 \l 1046 </w:instrText>
          </w:r>
          <w:r>
            <w:fldChar w:fldCharType="separate"/>
          </w:r>
          <w:r>
            <w:rPr>
              <w:noProof/>
            </w:rPr>
            <w:t>(WJP, 2024</w:t>
          </w:r>
          <w:r>
            <w:rPr>
              <w:noProof/>
              <w:vertAlign w:val="subscript"/>
            </w:rPr>
            <w:t>[2]</w:t>
          </w:r>
          <w:r>
            <w:rPr>
              <w:noProof/>
            </w:rPr>
            <w:t>)</w:t>
          </w:r>
          <w:r>
            <w:fldChar w:fldCharType="end"/>
          </w:r>
        </w:sdtContent>
      </w:sdt>
      <w:r>
        <w:rPr>
          <w:lang w:val="en-US"/>
        </w:rPr>
        <w:t xml:space="preserve">. Taken together, </w:t>
      </w:r>
      <w:r w:rsidRPr="00B21430">
        <w:rPr>
          <w:lang w:val="en-US"/>
        </w:rPr>
        <w:t xml:space="preserve">the higher incidence of </w:t>
      </w:r>
      <w:r w:rsidR="000B0F7D">
        <w:rPr>
          <w:lang w:val="en-US"/>
        </w:rPr>
        <w:t>serious</w:t>
      </w:r>
      <w:r w:rsidRPr="00B21430">
        <w:rPr>
          <w:lang w:val="en-US"/>
        </w:rPr>
        <w:t xml:space="preserve"> justice problems within these groups suggests broader socioeconomic inequalities that both intensify existing difficulties and place additional pressures on the well-being of those affected.</w:t>
      </w:r>
      <w:r w:rsidR="00B31583">
        <w:rPr>
          <w:lang w:val="en-US"/>
        </w:rPr>
        <w:t xml:space="preserve"> </w:t>
      </w:r>
    </w:p>
    <w:p w14:paraId="6F2F7118" w14:textId="17280A9B" w:rsidR="00EF49E4" w:rsidRDefault="00EF49E4" w:rsidP="002006D3">
      <w:pPr>
        <w:pStyle w:val="Caption"/>
      </w:pPr>
      <w:bookmarkStart w:id="18" w:name="_Toc228959127"/>
      <w:r>
        <w:lastRenderedPageBreak/>
        <w:t>Figure </w:t>
      </w:r>
      <w:r>
        <w:rPr>
          <w:noProof/>
        </w:rPr>
        <w:fldChar w:fldCharType="begin"/>
      </w:r>
      <w:r>
        <w:rPr>
          <w:noProof/>
        </w:rPr>
        <w:instrText xml:space="preserve"> STYLEREF 1 \s </w:instrText>
      </w:r>
      <w:r>
        <w:rPr>
          <w:noProof/>
        </w:rPr>
        <w:fldChar w:fldCharType="separate"/>
      </w:r>
      <w:r w:rsidR="00BC06F4">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BC06F4">
        <w:rPr>
          <w:noProof/>
        </w:rPr>
        <w:t>2</w:t>
      </w:r>
      <w:r>
        <w:rPr>
          <w:noProof/>
        </w:rPr>
        <w:fldChar w:fldCharType="end"/>
      </w:r>
      <w:r w:rsidR="00F04056" w:rsidRPr="00F04056">
        <w:t xml:space="preserve"> </w:t>
      </w:r>
      <w:r w:rsidR="00F04056" w:rsidRPr="003D478F">
        <w:t xml:space="preserve">Prevalence of </w:t>
      </w:r>
      <w:r w:rsidR="000B0F7D">
        <w:t>serious</w:t>
      </w:r>
      <w:r w:rsidR="00F04056" w:rsidRPr="003D478F">
        <w:t xml:space="preserve"> justice problems</w:t>
      </w:r>
      <w:r w:rsidR="00F04056">
        <w:t xml:space="preserve"> in Malta</w:t>
      </w:r>
      <w:bookmarkEnd w:id="18"/>
    </w:p>
    <w:p w14:paraId="066EB7C3" w14:textId="205E1E87" w:rsidR="00EF49E4" w:rsidRPr="00FA7CD6" w:rsidRDefault="00775366" w:rsidP="002006D3">
      <w:pPr>
        <w:pStyle w:val="Figure"/>
        <w:rPr>
          <w:i/>
          <w:lang w:val="en-GB"/>
        </w:rPr>
      </w:pPr>
      <w:del w:id="19" w:author="Angel David Ramirez Romero" w:date="2026-06-10T14:19:00Z" w16du:dateUtc="2026-06-10T18:19:00Z">
        <w:r w:rsidRPr="00775366" w:rsidDel="00606455">
          <w:rPr>
            <w:i/>
            <w:noProof/>
            <w:lang w:val="en-GB"/>
          </w:rPr>
          <w:drawing>
            <wp:inline distT="0" distB="0" distL="0" distR="0" wp14:anchorId="2AF48FBC" wp14:editId="11AC4F6A">
              <wp:extent cx="5989113" cy="4942235"/>
              <wp:effectExtent l="0" t="0" r="0" b="0"/>
              <wp:docPr id="162219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90718" name="Picture 1"/>
                      <pic:cNvPicPr/>
                    </pic:nvPicPr>
                    <pic:blipFill>
                      <a:blip r:embed="rId14"/>
                      <a:stretch>
                        <a:fillRect/>
                      </a:stretch>
                    </pic:blipFill>
                    <pic:spPr>
                      <a:xfrm>
                        <a:off x="0" y="0"/>
                        <a:ext cx="5989113" cy="4942235"/>
                      </a:xfrm>
                      <a:prstGeom prst="rect">
                        <a:avLst/>
                      </a:prstGeom>
                    </pic:spPr>
                  </pic:pic>
                </a:graphicData>
              </a:graphic>
            </wp:inline>
          </w:drawing>
        </w:r>
      </w:del>
      <w:ins w:id="20" w:author="Angel David Ramirez Romero" w:date="2026-06-10T14:19:00Z" w16du:dateUtc="2026-06-10T18:19:00Z">
        <w:del w:id="21" w:author="Angel David Ramirez Romero [2]" w:date="2026-06-11T14:56:00Z" w16du:dateUtc="2026-06-11T18:56:00Z">
          <w:r w:rsidR="00606455" w:rsidDel="006D2412">
            <w:rPr>
              <w:i/>
              <w:noProof/>
              <w:lang w:val="en-GB"/>
            </w:rPr>
            <w:drawing>
              <wp:inline distT="0" distB="0" distL="0" distR="0" wp14:anchorId="2DBD8987" wp14:editId="3A6ADF49">
                <wp:extent cx="4815281" cy="3592040"/>
                <wp:effectExtent l="0" t="0" r="0" b="0"/>
                <wp:docPr id="1838322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22354" name="Picture 18383223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33644" cy="3605738"/>
                        </a:xfrm>
                        <a:prstGeom prst="rect">
                          <a:avLst/>
                        </a:prstGeom>
                      </pic:spPr>
                    </pic:pic>
                  </a:graphicData>
                </a:graphic>
              </wp:inline>
            </w:drawing>
          </w:r>
        </w:del>
      </w:ins>
      <w:ins w:id="22" w:author="Angel David Ramirez Romero [2]" w:date="2026-06-11T14:56:00Z" w16du:dateUtc="2026-06-11T18:56:00Z">
        <w:r w:rsidR="006D2412">
          <w:rPr>
            <w:i/>
            <w:noProof/>
            <w:lang w:val="en-GB"/>
          </w:rPr>
          <w:drawing>
            <wp:inline distT="0" distB="0" distL="0" distR="0" wp14:anchorId="55C5D172" wp14:editId="77C17298">
              <wp:extent cx="4232194" cy="1988820"/>
              <wp:effectExtent l="0" t="0" r="0" b="5080"/>
              <wp:docPr id="518571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71422" name="Picture 5185714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43457" cy="1994113"/>
                      </a:xfrm>
                      <a:prstGeom prst="rect">
                        <a:avLst/>
                      </a:prstGeom>
                    </pic:spPr>
                  </pic:pic>
                </a:graphicData>
              </a:graphic>
            </wp:inline>
          </w:drawing>
        </w:r>
      </w:ins>
    </w:p>
    <w:p w14:paraId="608C7AB8" w14:textId="4178106A" w:rsidR="00EF49E4" w:rsidRPr="004802B4" w:rsidRDefault="00EF49E4" w:rsidP="002006D3">
      <w:pPr>
        <w:pStyle w:val="Sourcenotes"/>
      </w:pPr>
      <w:r w:rsidRPr="3C50FF53">
        <w:rPr>
          <w:lang w:val="en-US"/>
        </w:rPr>
        <w:t>Note:</w:t>
      </w:r>
      <w:r w:rsidR="00F04056" w:rsidRPr="3C50FF53">
        <w:rPr>
          <w:lang w:val="en-US"/>
        </w:rPr>
        <w:t xml:space="preserve"> Percentage of respondents who experienced at least one </w:t>
      </w:r>
      <w:r w:rsidR="000B0F7D" w:rsidRPr="3C50FF53">
        <w:rPr>
          <w:lang w:val="en-US"/>
        </w:rPr>
        <w:t>serious</w:t>
      </w:r>
      <w:r w:rsidR="00F04056" w:rsidRPr="3C50FF53">
        <w:rPr>
          <w:lang w:val="en-US"/>
        </w:rPr>
        <w:t xml:space="preserve"> problem in the past two years, meaning a problem of self-reported seriousness of 4 or more on a scale of 0 to 10.</w:t>
      </w:r>
      <w:r w:rsidR="004F714F" w:rsidRPr="004F714F">
        <w:rPr>
          <w:rFonts w:ascii="Arial Narrow" w:eastAsia="Times New Roman" w:hAnsi="Arial Narrow" w:cs="Segoe UI"/>
          <w:color w:val="000000"/>
          <w:szCs w:val="18"/>
        </w:rPr>
        <w:t xml:space="preserve"> </w:t>
      </w:r>
      <w:r w:rsidR="004F714F">
        <w:rPr>
          <w:rFonts w:ascii="Arial Narrow" w:eastAsia="Times New Roman" w:hAnsi="Arial Narrow" w:cs="Segoe UI"/>
          <w:color w:val="000000"/>
          <w:szCs w:val="18"/>
        </w:rPr>
        <w:t>Data are</w:t>
      </w:r>
      <w:r w:rsidR="004F714F" w:rsidRPr="0026430D">
        <w:rPr>
          <w:rFonts w:ascii="Arial Narrow" w:eastAsia="Times New Roman" w:hAnsi="Arial Narrow" w:cs="Segoe UI"/>
          <w:color w:val="000000"/>
          <w:szCs w:val="18"/>
        </w:rPr>
        <w:t xml:space="preserve"> rounded</w:t>
      </w:r>
      <w:del w:id="23" w:author="Santiago Pardo" w:date="2026-06-10T18:30:00Z" w16du:dateUtc="2026-06-10T23:30:00Z">
        <w:r w:rsidR="004F714F" w:rsidRPr="0026430D" w:rsidDel="00E93B73">
          <w:rPr>
            <w:rFonts w:ascii="Arial Narrow" w:eastAsia="Times New Roman" w:hAnsi="Arial Narrow" w:cs="Segoe UI"/>
            <w:color w:val="000000"/>
            <w:szCs w:val="18"/>
          </w:rPr>
          <w:delText xml:space="preserve"> up</w:delText>
        </w:r>
      </w:del>
      <w:r w:rsidR="004F714F" w:rsidRPr="0026430D">
        <w:rPr>
          <w:rFonts w:ascii="Arial Narrow" w:eastAsia="Times New Roman" w:hAnsi="Arial Narrow" w:cs="Segoe UI"/>
          <w:color w:val="000000"/>
          <w:szCs w:val="18"/>
        </w:rPr>
        <w:t xml:space="preserve"> to the nearest whole number</w:t>
      </w:r>
      <w:r w:rsidR="004F714F">
        <w:rPr>
          <w:rFonts w:ascii="Arial Narrow" w:eastAsia="Times New Roman" w:hAnsi="Arial Narrow" w:cs="Segoe UI"/>
          <w:color w:val="000000"/>
          <w:szCs w:val="18"/>
        </w:rPr>
        <w:t>.</w:t>
      </w:r>
    </w:p>
    <w:p w14:paraId="606A19C6" w14:textId="114B14E9" w:rsidR="00EF49E4" w:rsidRDefault="00EF49E4" w:rsidP="002006D3">
      <w:pPr>
        <w:pStyle w:val="Sourcenotes"/>
      </w:pPr>
      <w:r w:rsidRPr="004802B4">
        <w:t xml:space="preserve">Source: </w:t>
      </w:r>
      <w:sdt>
        <w:sdtPr>
          <w:id w:val="-2079509360"/>
          <w:citation/>
        </w:sdtPr>
        <w:sdtEndPr/>
        <w:sdtContent>
          <w:r w:rsidR="00372F6B">
            <w:fldChar w:fldCharType="begin"/>
          </w:r>
          <w:r w:rsidR="00372F6B" w:rsidRPr="00FA7CD6">
            <w:instrText xml:space="preserve"> CITATION WJP241 \l 1036 </w:instrText>
          </w:r>
          <w:r w:rsidR="00372F6B">
            <w:fldChar w:fldCharType="separate"/>
          </w:r>
          <w:r>
            <w:rPr>
              <w:noProof/>
            </w:rPr>
            <w:t>(WJP, 2024</w:t>
          </w:r>
          <w:r>
            <w:rPr>
              <w:noProof/>
              <w:vertAlign w:val="subscript"/>
            </w:rPr>
            <w:t>[2]</w:t>
          </w:r>
          <w:r>
            <w:rPr>
              <w:noProof/>
            </w:rPr>
            <w:t>)</w:t>
          </w:r>
          <w:r w:rsidR="00372F6B">
            <w:fldChar w:fldCharType="end"/>
          </w:r>
        </w:sdtContent>
      </w:sdt>
    </w:p>
    <w:p w14:paraId="09545681" w14:textId="77777777" w:rsidR="000F5FED" w:rsidRDefault="000F5FED" w:rsidP="002006D3">
      <w:pPr>
        <w:pStyle w:val="Sourcenotes"/>
      </w:pPr>
    </w:p>
    <w:p w14:paraId="26DA7AF8" w14:textId="77777777" w:rsidR="000F5FED" w:rsidRDefault="000F5FED" w:rsidP="002006D3">
      <w:pPr>
        <w:pStyle w:val="Sourcenotes"/>
      </w:pPr>
    </w:p>
    <w:p w14:paraId="67CDDD9F" w14:textId="5613D9C4" w:rsidR="00D826B7" w:rsidRDefault="00D826B7" w:rsidP="00D826B7">
      <w:pPr>
        <w:pStyle w:val="Heading4"/>
      </w:pPr>
      <w:r w:rsidRPr="00EE06CA">
        <w:t xml:space="preserve">Co-occurrence of </w:t>
      </w:r>
      <w:r w:rsidR="000B0F7D">
        <w:t>serious</w:t>
      </w:r>
      <w:r w:rsidRPr="00EE06CA">
        <w:t xml:space="preserve"> justice problems </w:t>
      </w:r>
    </w:p>
    <w:p w14:paraId="5FBC0ECD" w14:textId="2F45D7BB" w:rsidR="00D826B7" w:rsidRPr="00FA7CD6" w:rsidRDefault="46D238CB" w:rsidP="00D826B7">
      <w:pPr>
        <w:pStyle w:val="Para0"/>
        <w:spacing w:after="0"/>
      </w:pPr>
      <w:r w:rsidRPr="227FEDDA">
        <w:rPr>
          <w:lang w:val="en-US"/>
        </w:rPr>
        <w:t>People who encounter </w:t>
      </w:r>
      <w:r w:rsidR="000B0F7D" w:rsidRPr="227FEDDA">
        <w:rPr>
          <w:lang w:val="en-US"/>
        </w:rPr>
        <w:t>serious</w:t>
      </w:r>
      <w:r w:rsidRPr="227FEDDA">
        <w:rPr>
          <w:lang w:val="en-US"/>
        </w:rPr>
        <w:t> justice problems often</w:t>
      </w:r>
      <w:r w:rsidR="71161A9F" w:rsidRPr="227FEDDA">
        <w:rPr>
          <w:lang w:val="en-US"/>
        </w:rPr>
        <w:t xml:space="preserve"> </w:t>
      </w:r>
      <w:r w:rsidRPr="227FEDDA">
        <w:rPr>
          <w:lang w:val="en-US"/>
        </w:rPr>
        <w:t xml:space="preserve">face several problems concurrently. On average, people with at least one </w:t>
      </w:r>
      <w:r w:rsidR="000B0F7D" w:rsidRPr="227FEDDA">
        <w:rPr>
          <w:lang w:val="en-US"/>
        </w:rPr>
        <w:t>serious</w:t>
      </w:r>
      <w:r w:rsidRPr="227FEDDA">
        <w:rPr>
          <w:lang w:val="en-US"/>
        </w:rPr>
        <w:t xml:space="preserve"> problem deal with around 2.</w:t>
      </w:r>
      <w:ins w:id="24" w:author="Angel David Ramirez Romero" w:date="2026-06-10T13:51:00Z" w16du:dateUtc="2026-06-10T17:51:00Z">
        <w:r w:rsidR="00FB5722">
          <w:rPr>
            <w:lang w:val="en-US"/>
          </w:rPr>
          <w:t>8</w:t>
        </w:r>
      </w:ins>
      <w:del w:id="25" w:author="Angel David Ramirez Romero" w:date="2026-06-10T13:51:00Z" w16du:dateUtc="2026-06-10T17:51:00Z">
        <w:r w:rsidRPr="227FEDDA" w:rsidDel="00FB5722">
          <w:rPr>
            <w:lang w:val="en-US"/>
          </w:rPr>
          <w:delText>9</w:delText>
        </w:r>
      </w:del>
      <w:r w:rsidRPr="227FEDDA">
        <w:rPr>
          <w:lang w:val="en-US"/>
        </w:rPr>
        <w:t xml:space="preserve"> issues simultaneously over the two-year reference period.</w:t>
      </w:r>
      <w:r w:rsidRPr="030A25F0">
        <w:rPr>
          <w:rFonts w:ascii="Arial" w:eastAsiaTheme="minorEastAsia" w:hAnsi="Arial" w:cs="Arial"/>
          <w:color w:val="000000"/>
          <w:shd w:val="clear" w:color="auto" w:fill="FFFFFF"/>
          <w:lang w:val="en-US" w:eastAsia="ja-JP"/>
        </w:rPr>
        <w:t xml:space="preserve"> </w:t>
      </w:r>
      <w:r w:rsidRPr="00504F8D">
        <w:rPr>
          <w:lang w:val="en-US"/>
        </w:rPr>
        <w:t>The burden </w:t>
      </w:r>
      <w:r>
        <w:rPr>
          <w:lang w:val="en-US"/>
        </w:rPr>
        <w:t xml:space="preserve">is notably </w:t>
      </w:r>
      <w:r w:rsidR="002838BD" w:rsidRPr="227FEDDA">
        <w:rPr>
          <w:lang w:val="en-US"/>
        </w:rPr>
        <w:t xml:space="preserve">higher </w:t>
      </w:r>
      <w:r>
        <w:rPr>
          <w:lang w:val="en-US"/>
        </w:rPr>
        <w:t xml:space="preserve">among people aged 35-44 and 25-34, who face an average of </w:t>
      </w:r>
      <w:ins w:id="26" w:author="Santiago Pardo" w:date="2026-06-10T18:56:00Z" w16du:dateUtc="2026-06-10T23:56:00Z">
        <w:r w:rsidR="00F96FA3">
          <w:rPr>
            <w:lang w:val="en-US"/>
          </w:rPr>
          <w:t xml:space="preserve">2.9 </w:t>
        </w:r>
      </w:ins>
      <w:del w:id="27" w:author="Santiago Pardo" w:date="2026-06-10T18:56:00Z" w16du:dateUtc="2026-06-10T23:56:00Z">
        <w:r w:rsidDel="00F96FA3">
          <w:rPr>
            <w:lang w:val="en-US"/>
          </w:rPr>
          <w:delText>3.</w:delText>
        </w:r>
      </w:del>
      <w:ins w:id="28" w:author="Angel David Ramirez Romero" w:date="2026-06-10T13:51:00Z" w16du:dateUtc="2026-06-10T17:51:00Z">
        <w:del w:id="29" w:author="Santiago Pardo" w:date="2026-06-10T18:56:00Z" w16du:dateUtc="2026-06-10T23:56:00Z">
          <w:r w:rsidR="00FB5722" w:rsidDel="00F96FA3">
            <w:rPr>
              <w:lang w:val="en-US"/>
            </w:rPr>
            <w:delText>3</w:delText>
          </w:r>
        </w:del>
      </w:ins>
      <w:del w:id="30" w:author="Santiago Pardo" w:date="2026-06-10T18:56:00Z" w16du:dateUtc="2026-06-10T23:56:00Z">
        <w:r w:rsidDel="00F96FA3">
          <w:rPr>
            <w:lang w:val="en-US"/>
          </w:rPr>
          <w:delText xml:space="preserve">4 </w:delText>
        </w:r>
      </w:del>
      <w:r>
        <w:rPr>
          <w:lang w:val="en-US"/>
        </w:rPr>
        <w:t xml:space="preserve">and </w:t>
      </w:r>
      <w:ins w:id="31" w:author="Santiago Pardo" w:date="2026-06-10T18:56:00Z" w16du:dateUtc="2026-06-10T23:56:00Z">
        <w:r w:rsidR="00F96FA3">
          <w:rPr>
            <w:lang w:val="en-US"/>
          </w:rPr>
          <w:t>3.3</w:t>
        </w:r>
      </w:ins>
      <w:ins w:id="32" w:author="Angel David Ramirez Romero" w:date="2026-06-10T13:51:00Z" w16du:dateUtc="2026-06-10T17:51:00Z">
        <w:del w:id="33" w:author="Santiago Pardo" w:date="2026-06-10T18:56:00Z" w16du:dateUtc="2026-06-10T23:56:00Z">
          <w:r w:rsidR="00FB5722" w:rsidDel="00F96FA3">
            <w:rPr>
              <w:lang w:val="en-US"/>
            </w:rPr>
            <w:delText>2</w:delText>
          </w:r>
        </w:del>
      </w:ins>
      <w:del w:id="34" w:author="Angel David Ramirez Romero" w:date="2026-06-10T13:51:00Z" w16du:dateUtc="2026-06-10T17:51:00Z">
        <w:r w:rsidDel="00FB5722">
          <w:rPr>
            <w:lang w:val="en-US"/>
          </w:rPr>
          <w:delText>3</w:delText>
        </w:r>
      </w:del>
      <w:del w:id="35" w:author="Santiago Pardo" w:date="2026-06-10T18:56:00Z" w16du:dateUtc="2026-06-10T23:56:00Z">
        <w:r w:rsidDel="00F96FA3">
          <w:rPr>
            <w:lang w:val="en-US"/>
          </w:rPr>
          <w:delText>.</w:delText>
        </w:r>
      </w:del>
      <w:ins w:id="36" w:author="Angel David Ramirez Romero" w:date="2026-06-10T13:51:00Z" w16du:dateUtc="2026-06-10T17:51:00Z">
        <w:del w:id="37" w:author="Santiago Pardo" w:date="2026-06-10T18:56:00Z" w16du:dateUtc="2026-06-10T23:56:00Z">
          <w:r w:rsidR="00FB5722" w:rsidDel="00F96FA3">
            <w:rPr>
              <w:lang w:val="en-US"/>
            </w:rPr>
            <w:delText>9</w:delText>
          </w:r>
        </w:del>
      </w:ins>
      <w:del w:id="38" w:author="Angel David Ramirez Romero" w:date="2026-06-10T13:51:00Z" w16du:dateUtc="2026-06-10T17:51:00Z">
        <w:r w:rsidDel="00FB5722">
          <w:rPr>
            <w:lang w:val="en-US"/>
          </w:rPr>
          <w:delText>3</w:delText>
        </w:r>
      </w:del>
      <w:r>
        <w:rPr>
          <w:lang w:val="en-US"/>
        </w:rPr>
        <w:t xml:space="preserve"> justice problems respectively, in contrast to those aged 65 and above, whose average is 1.8 during the same period. T</w:t>
      </w:r>
      <w:r w:rsidRPr="31CF50FD">
        <w:rPr>
          <w:lang w:val="en-US"/>
        </w:rPr>
        <w:t>h</w:t>
      </w:r>
      <w:r w:rsidR="5DB6E895" w:rsidRPr="31CF50FD">
        <w:rPr>
          <w:lang w:val="en-US"/>
        </w:rPr>
        <w:t xml:space="preserve">is </w:t>
      </w:r>
      <w:r w:rsidR="00D64265">
        <w:rPr>
          <w:lang w:val="en-US"/>
        </w:rPr>
        <w:t xml:space="preserve">relatively </w:t>
      </w:r>
      <w:r w:rsidR="5DB6E895" w:rsidRPr="31CF50FD">
        <w:rPr>
          <w:lang w:val="en-US"/>
        </w:rPr>
        <w:t xml:space="preserve">high degree </w:t>
      </w:r>
      <w:r w:rsidRPr="31CF50FD">
        <w:rPr>
          <w:lang w:val="en-US"/>
        </w:rPr>
        <w:t>of co-occurrence </w:t>
      </w:r>
      <w:r w:rsidR="53C98799" w:rsidRPr="31CF50FD">
        <w:rPr>
          <w:lang w:val="en-US"/>
        </w:rPr>
        <w:t>suggests</w:t>
      </w:r>
      <w:r w:rsidRPr="31CF50FD">
        <w:rPr>
          <w:lang w:val="en-US"/>
        </w:rPr>
        <w:t> that justice difficulties tend to accumulate, with one problem often reinforcing or triggering others</w:t>
      </w:r>
      <w:r>
        <w:rPr>
          <w:lang w:val="en-US"/>
        </w:rPr>
        <w:t xml:space="preserve"> </w:t>
      </w:r>
      <w:sdt>
        <w:sdtPr>
          <w:id w:val="-1676645400"/>
          <w:citation/>
        </w:sdtPr>
        <w:sdtEndPr/>
        <w:sdtContent>
          <w:r w:rsidR="00D826B7" w:rsidRPr="00C33485">
            <w:fldChar w:fldCharType="begin"/>
          </w:r>
          <w:r w:rsidR="00D826B7" w:rsidRPr="00B6481E">
            <w:instrText xml:space="preserve"> CITATION WJP241 \l 1046 </w:instrText>
          </w:r>
          <w:r w:rsidR="00D826B7" w:rsidRPr="00C33485">
            <w:fldChar w:fldCharType="separate"/>
          </w:r>
          <w:r>
            <w:rPr>
              <w:noProof/>
            </w:rPr>
            <w:t>(WJP, 2024</w:t>
          </w:r>
          <w:r>
            <w:rPr>
              <w:noProof/>
              <w:vertAlign w:val="subscript"/>
            </w:rPr>
            <w:t>[2]</w:t>
          </w:r>
          <w:r>
            <w:rPr>
              <w:noProof/>
            </w:rPr>
            <w:t>)</w:t>
          </w:r>
          <w:r w:rsidR="00D826B7" w:rsidRPr="00C33485">
            <w:fldChar w:fldCharType="end"/>
          </w:r>
        </w:sdtContent>
      </w:sdt>
      <w:r>
        <w:rPr>
          <w:lang w:val="en-US"/>
        </w:rPr>
        <w:t>.</w:t>
      </w:r>
    </w:p>
    <w:p w14:paraId="1DFDA412" w14:textId="77777777" w:rsidR="00E57F76" w:rsidRDefault="00E57F76" w:rsidP="002006D3">
      <w:pPr>
        <w:pStyle w:val="Caption"/>
      </w:pPr>
    </w:p>
    <w:p w14:paraId="5271B9EC" w14:textId="3819796B" w:rsidR="00E57F76" w:rsidRDefault="00E57F76" w:rsidP="00A417A9">
      <w:pPr>
        <w:pStyle w:val="Caption"/>
      </w:pPr>
      <w:bookmarkStart w:id="39" w:name="_Toc228959128"/>
      <w:r>
        <w:t>Figure </w:t>
      </w:r>
      <w:r>
        <w:rPr>
          <w:noProof/>
        </w:rPr>
        <w:fldChar w:fldCharType="begin"/>
      </w:r>
      <w:r>
        <w:rPr>
          <w:noProof/>
        </w:rPr>
        <w:instrText xml:space="preserve"> STYLEREF 1 \s </w:instrText>
      </w:r>
      <w:r>
        <w:rPr>
          <w:noProof/>
        </w:rPr>
        <w:fldChar w:fldCharType="separate"/>
      </w:r>
      <w:r w:rsidR="00BC06F4">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BC06F4">
        <w:rPr>
          <w:noProof/>
        </w:rPr>
        <w:t>3</w:t>
      </w:r>
      <w:r>
        <w:rPr>
          <w:noProof/>
        </w:rPr>
        <w:fldChar w:fldCharType="end"/>
      </w:r>
      <w:r>
        <w:t xml:space="preserve">. </w:t>
      </w:r>
      <w:r w:rsidR="00FA2F2D" w:rsidRPr="00F04056">
        <w:t xml:space="preserve">Co-occurrence of </w:t>
      </w:r>
      <w:r w:rsidR="00FA2F2D">
        <w:t>serious</w:t>
      </w:r>
      <w:r w:rsidR="00FA2F2D" w:rsidRPr="00F04056">
        <w:t xml:space="preserve"> justice problems in </w:t>
      </w:r>
      <w:r w:rsidR="00FA2F2D">
        <w:t>Malta</w:t>
      </w:r>
      <w:bookmarkEnd w:id="39"/>
    </w:p>
    <w:p w14:paraId="5D37037C" w14:textId="4AAF8840" w:rsidR="00E57F76" w:rsidRDefault="00E57F76" w:rsidP="00A417A9">
      <w:pPr>
        <w:pStyle w:val="Figure"/>
        <w:rPr>
          <w:i/>
        </w:rPr>
      </w:pPr>
      <w:del w:id="40" w:author="Angel David Ramirez Romero" w:date="2026-06-10T14:20:00Z" w16du:dateUtc="2026-06-10T18:20:00Z">
        <w:r w:rsidDel="00606455">
          <w:rPr>
            <w:noProof/>
          </w:rPr>
          <w:drawing>
            <wp:inline distT="0" distB="0" distL="0" distR="0" wp14:anchorId="341155AD" wp14:editId="1AB50E89">
              <wp:extent cx="4530204" cy="2823845"/>
              <wp:effectExtent l="0" t="0" r="0" b="0"/>
              <wp:docPr id="2117489654" name="Picture 10"/>
              <wp:cNvGraphicFramePr/>
              <a:graphic xmlns:a="http://schemas.openxmlformats.org/drawingml/2006/main">
                <a:graphicData uri="http://schemas.openxmlformats.org/drawingml/2006/picture">
                  <pic:pic xmlns:pic="http://schemas.openxmlformats.org/drawingml/2006/picture">
                    <pic:nvPicPr>
                      <pic:cNvPr id="2117489654" name="Picture 10"/>
                      <pic:cNvPicPr/>
                    </pic:nvPicPr>
                    <pic:blipFill>
                      <a:blip r:embed="rId17"/>
                      <a:stretch>
                        <a:fillRect/>
                      </a:stretch>
                    </pic:blipFill>
                    <pic:spPr>
                      <a:xfrm>
                        <a:off x="0" y="0"/>
                        <a:ext cx="4535573" cy="2827192"/>
                      </a:xfrm>
                      <a:prstGeom prst="rect">
                        <a:avLst/>
                      </a:prstGeom>
                    </pic:spPr>
                  </pic:pic>
                </a:graphicData>
              </a:graphic>
            </wp:inline>
          </w:drawing>
        </w:r>
      </w:del>
      <w:ins w:id="41" w:author="Angel David Ramirez Romero" w:date="2026-06-10T14:20:00Z" w16du:dateUtc="2026-06-10T18:20:00Z">
        <w:del w:id="42" w:author="Angel David Ramirez Romero [2]" w:date="2026-06-11T14:11:00Z" w16du:dateUtc="2026-06-11T18:11:00Z">
          <w:r w:rsidR="00606455" w:rsidDel="00405BA2">
            <w:rPr>
              <w:i/>
              <w:noProof/>
            </w:rPr>
            <w:drawing>
              <wp:inline distT="0" distB="0" distL="0" distR="0" wp14:anchorId="77B7711F" wp14:editId="7738582F">
                <wp:extent cx="4515809" cy="2655736"/>
                <wp:effectExtent l="0" t="0" r="0" b="0"/>
                <wp:docPr id="1382092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92405" name="Picture 13820924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62931" cy="2683449"/>
                        </a:xfrm>
                        <a:prstGeom prst="rect">
                          <a:avLst/>
                        </a:prstGeom>
                      </pic:spPr>
                    </pic:pic>
                  </a:graphicData>
                </a:graphic>
              </wp:inline>
            </w:drawing>
          </w:r>
        </w:del>
      </w:ins>
      <w:ins w:id="43" w:author="Angel David Ramirez Romero [2]" w:date="2026-06-11T14:12:00Z" w16du:dateUtc="2026-06-11T18:12:00Z">
        <w:r w:rsidR="008A4A18">
          <w:rPr>
            <w:i/>
            <w:noProof/>
          </w:rPr>
          <w:drawing>
            <wp:inline distT="0" distB="0" distL="0" distR="0" wp14:anchorId="4B0AE813" wp14:editId="2763A443">
              <wp:extent cx="4425315" cy="2538401"/>
              <wp:effectExtent l="0" t="0" r="0" b="0"/>
              <wp:docPr id="1316322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22961" name="Picture 13163229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44780" cy="2549566"/>
                      </a:xfrm>
                      <a:prstGeom prst="rect">
                        <a:avLst/>
                      </a:prstGeom>
                    </pic:spPr>
                  </pic:pic>
                </a:graphicData>
              </a:graphic>
            </wp:inline>
          </w:drawing>
        </w:r>
      </w:ins>
    </w:p>
    <w:p w14:paraId="1701D966" w14:textId="77777777" w:rsidR="00FA2F2D" w:rsidRPr="004802B4" w:rsidRDefault="00FA2F2D" w:rsidP="00FA2F2D">
      <w:pPr>
        <w:pStyle w:val="Sourcenotes"/>
      </w:pPr>
      <w:r w:rsidRPr="004802B4">
        <w:t xml:space="preserve">Note: </w:t>
      </w:r>
      <w:r w:rsidRPr="00BC540C">
        <w:t xml:space="preserve">Number of </w:t>
      </w:r>
      <w:r>
        <w:t>serious</w:t>
      </w:r>
      <w:r w:rsidRPr="00BC540C">
        <w:t xml:space="preserve"> justice problems experienced concurrently by a single person in the past two years (occurring during the same period).</w:t>
      </w:r>
    </w:p>
    <w:p w14:paraId="3CFDDE0B" w14:textId="4CCFAF3B" w:rsidR="00FA2F2D" w:rsidRPr="00454399" w:rsidRDefault="00FA2F2D" w:rsidP="00FA2F2D">
      <w:pPr>
        <w:pStyle w:val="Sourcenotes"/>
      </w:pPr>
      <w:r w:rsidRPr="004802B4">
        <w:t>Source:</w:t>
      </w:r>
      <w:r>
        <w:t xml:space="preserve"> </w:t>
      </w:r>
      <w:sdt>
        <w:sdtPr>
          <w:id w:val="-849714633"/>
          <w:citation/>
        </w:sdtPr>
        <w:sdtEndPr/>
        <w:sdtContent>
          <w:r>
            <w:fldChar w:fldCharType="begin"/>
          </w:r>
          <w:r w:rsidRPr="00FA7CD6">
            <w:instrText xml:space="preserve"> CITATION WJP241 \l 1036 </w:instrText>
          </w:r>
          <w:r>
            <w:fldChar w:fldCharType="separate"/>
          </w:r>
          <w:r>
            <w:rPr>
              <w:noProof/>
            </w:rPr>
            <w:t>(WJP, 2024</w:t>
          </w:r>
          <w:r>
            <w:rPr>
              <w:noProof/>
              <w:vertAlign w:val="subscript"/>
            </w:rPr>
            <w:t>[2]</w:t>
          </w:r>
          <w:r>
            <w:rPr>
              <w:noProof/>
            </w:rPr>
            <w:t>)</w:t>
          </w:r>
          <w:r>
            <w:fldChar w:fldCharType="end"/>
          </w:r>
        </w:sdtContent>
      </w:sdt>
    </w:p>
    <w:p w14:paraId="172AC45C" w14:textId="77777777" w:rsidR="00D826B7" w:rsidRDefault="00D826B7" w:rsidP="00D826B7">
      <w:pPr>
        <w:pStyle w:val="Heading3"/>
      </w:pPr>
      <w:bookmarkStart w:id="44" w:name="_Ref225243187"/>
      <w:r w:rsidRPr="00097158">
        <w:t>Steps in people’s justice pathways</w:t>
      </w:r>
      <w:bookmarkEnd w:id="44"/>
      <w:r w:rsidRPr="00097158">
        <w:t> </w:t>
      </w:r>
    </w:p>
    <w:p w14:paraId="5EBBAF2C" w14:textId="52CFEC23" w:rsidR="00D826B7" w:rsidRPr="00857C05" w:rsidRDefault="46D238CB" w:rsidP="00857C05">
      <w:pPr>
        <w:pStyle w:val="Para0"/>
      </w:pPr>
      <w:r w:rsidRPr="5D944885">
        <w:rPr>
          <w:lang w:val="en-US"/>
        </w:rPr>
        <w:t>Understanding how people address their problems is essential to assessing the accessibility, fairness, and effectiveness of justice systems. Individuals rarely experience justice as a single event. Instead, they navigate a pathway of interactions and experiences: from seeking information, to obtaining assistance, to engaging formal or informal dispute resolution mechanisms, and ultimately reaching an outcome. Throughout this pathway, personal circumstances, the nature of the problem, and the broader institutional environment shape people’s experiences and opportunities. </w:t>
      </w:r>
    </w:p>
    <w:p w14:paraId="613C1C33" w14:textId="77777777" w:rsidR="00D826B7" w:rsidRDefault="00D826B7" w:rsidP="00D826B7">
      <w:pPr>
        <w:pStyle w:val="Heading4"/>
      </w:pPr>
      <w:r w:rsidRPr="003541A9">
        <w:t>Access to information and advice </w:t>
      </w:r>
    </w:p>
    <w:p w14:paraId="5A12BBF9" w14:textId="7488513B" w:rsidR="00D826B7" w:rsidRPr="00FA7CD6" w:rsidRDefault="00D826B7" w:rsidP="00D826B7">
      <w:pPr>
        <w:pStyle w:val="Para0"/>
      </w:pPr>
      <w:r w:rsidRPr="006A6A38">
        <w:rPr>
          <w:lang w:val="en-US"/>
        </w:rPr>
        <w:t xml:space="preserve">Access to </w:t>
      </w:r>
      <w:r w:rsidRPr="009574B9">
        <w:rPr>
          <w:lang w:val="en-US"/>
        </w:rPr>
        <w:t xml:space="preserve">information and advice can be a first step when attempting to resolve everyday problems. In Malta, </w:t>
      </w:r>
      <w:r w:rsidR="00925AE3" w:rsidRPr="009574B9">
        <w:rPr>
          <w:lang w:val="en-US"/>
        </w:rPr>
        <w:t>7</w:t>
      </w:r>
      <w:r w:rsidR="00805E87">
        <w:rPr>
          <w:lang w:val="en-US"/>
        </w:rPr>
        <w:t>7</w:t>
      </w:r>
      <w:r w:rsidR="00925AE3" w:rsidRPr="009574B9">
        <w:rPr>
          <w:lang w:val="en-US"/>
        </w:rPr>
        <w:t xml:space="preserve">% </w:t>
      </w:r>
      <w:r w:rsidRPr="009574B9">
        <w:rPr>
          <w:lang w:val="en-US"/>
        </w:rPr>
        <w:t>of those who encountered a </w:t>
      </w:r>
      <w:r w:rsidR="000B0F7D" w:rsidRPr="009574B9">
        <w:rPr>
          <w:lang w:val="en-US"/>
        </w:rPr>
        <w:t>serious</w:t>
      </w:r>
      <w:r w:rsidRPr="009574B9">
        <w:rPr>
          <w:lang w:val="en-US"/>
        </w:rPr>
        <w:t> justice issue in the previous two years report being able to identify a reliable source of information and advice abou</w:t>
      </w:r>
      <w:r w:rsidR="00A15B8E" w:rsidRPr="009574B9">
        <w:rPr>
          <w:lang w:val="en-US"/>
        </w:rPr>
        <w:t xml:space="preserve">t </w:t>
      </w:r>
      <w:r w:rsidRPr="009574B9">
        <w:rPr>
          <w:lang w:val="en-US"/>
        </w:rPr>
        <w:t>resolving their problem</w:t>
      </w:r>
      <w:r w:rsidR="00776098" w:rsidRPr="227FEDDA">
        <w:rPr>
          <w:lang w:val="en-US"/>
        </w:rPr>
        <w:t>.</w:t>
      </w:r>
      <w:r w:rsidR="009574B9" w:rsidRPr="009574B9">
        <w:rPr>
          <w:rStyle w:val="FootnoteReference"/>
          <w:lang w:val="en-US"/>
        </w:rPr>
        <w:footnoteReference w:id="4"/>
      </w:r>
      <w:r w:rsidRPr="009574B9">
        <w:rPr>
          <w:lang w:val="en-US"/>
        </w:rPr>
        <w:t xml:space="preserve"> </w:t>
      </w:r>
      <w:r w:rsidR="00925AE3" w:rsidRPr="009574B9">
        <w:rPr>
          <w:lang w:val="en-US"/>
        </w:rPr>
        <w:t xml:space="preserve"> This is</w:t>
      </w:r>
      <w:r w:rsidR="009574B9" w:rsidRPr="009574B9">
        <w:rPr>
          <w:lang w:val="en-US"/>
        </w:rPr>
        <w:t xml:space="preserve"> </w:t>
      </w:r>
      <w:r w:rsidRPr="009574B9">
        <w:rPr>
          <w:lang w:val="en-US"/>
        </w:rPr>
        <w:t xml:space="preserve"> well above the EU average (61%) and mak</w:t>
      </w:r>
      <w:r w:rsidR="00440FB4" w:rsidRPr="009574B9">
        <w:rPr>
          <w:lang w:val="en-US"/>
        </w:rPr>
        <w:t xml:space="preserve">es Malta </w:t>
      </w:r>
      <w:r w:rsidRPr="009574B9">
        <w:rPr>
          <w:lang w:val="en-US"/>
        </w:rPr>
        <w:t>the country with the highest access rate</w:t>
      </w:r>
      <w:r w:rsidR="002C218B" w:rsidRPr="009574B9">
        <w:rPr>
          <w:lang w:val="en-US"/>
        </w:rPr>
        <w:t xml:space="preserve"> to information and</w:t>
      </w:r>
      <w:r w:rsidR="002C218B">
        <w:rPr>
          <w:lang w:val="en-US"/>
        </w:rPr>
        <w:t xml:space="preserve"> advice</w:t>
      </w:r>
      <w:r w:rsidR="00440FB4">
        <w:rPr>
          <w:lang w:val="en-US"/>
        </w:rPr>
        <w:t xml:space="preserve"> among EU Member </w:t>
      </w:r>
      <w:r w:rsidR="007B1E41">
        <w:rPr>
          <w:lang w:val="en-US"/>
        </w:rPr>
        <w:t>states</w:t>
      </w:r>
      <w:r>
        <w:rPr>
          <w:lang w:val="en-US"/>
        </w:rPr>
        <w:t xml:space="preserve"> </w:t>
      </w:r>
      <w:sdt>
        <w:sdtPr>
          <w:id w:val="580416180"/>
          <w:citation/>
        </w:sdtPr>
        <w:sdtEndPr/>
        <w:sdtContent>
          <w:r w:rsidRPr="00C33485">
            <w:fldChar w:fldCharType="begin"/>
          </w:r>
          <w:r w:rsidRPr="00B6481E">
            <w:instrText xml:space="preserve"> CITATION WJP241 \l 1046 </w:instrText>
          </w:r>
          <w:r w:rsidRPr="00C33485">
            <w:fldChar w:fldCharType="separate"/>
          </w:r>
          <w:r>
            <w:rPr>
              <w:noProof/>
            </w:rPr>
            <w:t>(WJP, 2024</w:t>
          </w:r>
          <w:r>
            <w:rPr>
              <w:noProof/>
              <w:vertAlign w:val="subscript"/>
            </w:rPr>
            <w:t>[2]</w:t>
          </w:r>
          <w:r>
            <w:rPr>
              <w:noProof/>
            </w:rPr>
            <w:t>)</w:t>
          </w:r>
          <w:r w:rsidRPr="00C33485">
            <w:fldChar w:fldCharType="end"/>
          </w:r>
        </w:sdtContent>
      </w:sdt>
      <w:r w:rsidRPr="227FEDDA">
        <w:rPr>
          <w:lang w:val="en-US"/>
        </w:rPr>
        <w:t>.</w:t>
      </w:r>
    </w:p>
    <w:p w14:paraId="1BC22B6E" w14:textId="55405268" w:rsidR="00D826B7" w:rsidRPr="00FA7CD6" w:rsidRDefault="00D826B7" w:rsidP="00D826B7">
      <w:pPr>
        <w:pStyle w:val="Para0"/>
      </w:pPr>
      <w:r>
        <w:rPr>
          <w:lang w:val="en-US"/>
        </w:rPr>
        <w:t xml:space="preserve">In Malta, </w:t>
      </w:r>
      <w:r w:rsidRPr="00B26FDD">
        <w:rPr>
          <w:lang w:val="en-US"/>
        </w:rPr>
        <w:t>access to information and advice differs across sociodemographic</w:t>
      </w:r>
      <w:r w:rsidR="00D133C0">
        <w:rPr>
          <w:lang w:val="en-US"/>
        </w:rPr>
        <w:t xml:space="preserve"> group</w:t>
      </w:r>
      <w:r w:rsidR="00C83A9B">
        <w:rPr>
          <w:lang w:val="en-US"/>
        </w:rPr>
        <w:t>s</w:t>
      </w:r>
      <w:r>
        <w:rPr>
          <w:lang w:val="en-US"/>
        </w:rPr>
        <w:t xml:space="preserve">. Men more frequently state they know </w:t>
      </w:r>
      <w:r w:rsidRPr="009D60D1">
        <w:rPr>
          <w:lang w:val="en-US"/>
        </w:rPr>
        <w:t>where to obtain trustworthy information than women</w:t>
      </w:r>
      <w:r>
        <w:rPr>
          <w:lang w:val="en-US"/>
        </w:rPr>
        <w:t xml:space="preserve"> (7</w:t>
      </w:r>
      <w:ins w:id="45" w:author="Angel David Ramirez Romero" w:date="2026-06-10T13:53:00Z" w16du:dateUtc="2026-06-10T17:53:00Z">
        <w:r w:rsidR="00FB5722">
          <w:rPr>
            <w:lang w:val="en-US"/>
          </w:rPr>
          <w:t>9</w:t>
        </w:r>
      </w:ins>
      <w:del w:id="46" w:author="Angel David Ramirez Romero" w:date="2026-06-10T13:53:00Z" w16du:dateUtc="2026-06-10T17:53:00Z">
        <w:r w:rsidDel="00FB5722">
          <w:rPr>
            <w:lang w:val="en-US"/>
          </w:rPr>
          <w:delText>8</w:delText>
        </w:r>
      </w:del>
      <w:r>
        <w:rPr>
          <w:lang w:val="en-US"/>
        </w:rPr>
        <w:t xml:space="preserve">% compared to 75%). </w:t>
      </w:r>
      <w:r w:rsidR="00AE1A2E">
        <w:rPr>
          <w:lang w:val="en-US"/>
        </w:rPr>
        <w:t>Interestingly</w:t>
      </w:r>
      <w:r>
        <w:rPr>
          <w:lang w:val="en-US"/>
        </w:rPr>
        <w:t>, people who struggle to cover basic needs are more likely to access information (81%) than those without financial constraints (7</w:t>
      </w:r>
      <w:r w:rsidR="00F104A8">
        <w:rPr>
          <w:lang w:val="en-US"/>
        </w:rPr>
        <w:t>6</w:t>
      </w:r>
      <w:r>
        <w:rPr>
          <w:lang w:val="en-US"/>
        </w:rPr>
        <w:t xml:space="preserve">%). </w:t>
      </w:r>
      <w:r w:rsidR="00B40F31">
        <w:rPr>
          <w:lang w:val="en-US"/>
        </w:rPr>
        <w:t>In addition,</w:t>
      </w:r>
      <w:r w:rsidR="0056178F">
        <w:rPr>
          <w:lang w:val="en-US"/>
        </w:rPr>
        <w:t xml:space="preserve"> </w:t>
      </w:r>
      <w:r w:rsidR="00584CEA">
        <w:rPr>
          <w:lang w:val="en-US"/>
        </w:rPr>
        <w:t>t</w:t>
      </w:r>
      <w:r w:rsidRPr="000F254A">
        <w:rPr>
          <w:lang w:val="en-US"/>
        </w:rPr>
        <w:t xml:space="preserve">he number of co-occurring justice problems </w:t>
      </w:r>
      <w:r w:rsidR="002C062D">
        <w:rPr>
          <w:lang w:val="en-US"/>
        </w:rPr>
        <w:t>is associated with</w:t>
      </w:r>
      <w:r w:rsidR="0056178F">
        <w:rPr>
          <w:lang w:val="en-US"/>
        </w:rPr>
        <w:t xml:space="preserve"> better </w:t>
      </w:r>
      <w:r w:rsidRPr="000F254A">
        <w:rPr>
          <w:lang w:val="en-US"/>
        </w:rPr>
        <w:t xml:space="preserve">access to information and advice. People dealing with </w:t>
      </w:r>
      <w:r>
        <w:rPr>
          <w:lang w:val="en-US"/>
        </w:rPr>
        <w:t>four or more problems</w:t>
      </w:r>
      <w:r w:rsidRPr="000F254A">
        <w:rPr>
          <w:lang w:val="en-US"/>
        </w:rPr>
        <w:t> </w:t>
      </w:r>
      <w:proofErr w:type="gramStart"/>
      <w:r w:rsidRPr="000F254A">
        <w:rPr>
          <w:lang w:val="en-US"/>
        </w:rPr>
        <w:t xml:space="preserve">are </w:t>
      </w:r>
      <w:r w:rsidRPr="000F254A">
        <w:rPr>
          <w:lang w:val="en-US"/>
        </w:rPr>
        <w:lastRenderedPageBreak/>
        <w:t>able to</w:t>
      </w:r>
      <w:proofErr w:type="gramEnd"/>
      <w:r w:rsidRPr="000F254A">
        <w:rPr>
          <w:lang w:val="en-US"/>
        </w:rPr>
        <w:t> obtain help more often than those facing a single issue (</w:t>
      </w:r>
      <w:r>
        <w:rPr>
          <w:lang w:val="en-US"/>
        </w:rPr>
        <w:t>8</w:t>
      </w:r>
      <w:ins w:id="47" w:author="Santiago Pardo" w:date="2026-06-10T18:28:00Z" w16du:dateUtc="2026-06-10T23:28:00Z">
        <w:r w:rsidR="00A26EF1">
          <w:rPr>
            <w:lang w:val="en-US"/>
          </w:rPr>
          <w:t>1</w:t>
        </w:r>
      </w:ins>
      <w:ins w:id="48" w:author="Angel David Ramirez Romero" w:date="2026-06-10T13:53:00Z" w16du:dateUtc="2026-06-10T17:53:00Z">
        <w:del w:id="49" w:author="Santiago Pardo" w:date="2026-06-10T18:28:00Z" w16du:dateUtc="2026-06-10T23:28:00Z">
          <w:r w:rsidR="00FB5722" w:rsidDel="00A26EF1">
            <w:rPr>
              <w:lang w:val="en-US"/>
            </w:rPr>
            <w:delText>3</w:delText>
          </w:r>
        </w:del>
      </w:ins>
      <w:del w:id="50" w:author="Angel David Ramirez Romero" w:date="2026-06-10T13:53:00Z" w16du:dateUtc="2026-06-10T17:53:00Z">
        <w:r w:rsidDel="00FB5722">
          <w:rPr>
            <w:lang w:val="en-US"/>
          </w:rPr>
          <w:delText>1</w:delText>
        </w:r>
      </w:del>
      <w:r>
        <w:rPr>
          <w:lang w:val="en-US"/>
        </w:rPr>
        <w:t xml:space="preserve">% </w:t>
      </w:r>
      <w:r w:rsidRPr="000F254A">
        <w:rPr>
          <w:lang w:val="en-US"/>
        </w:rPr>
        <w:t xml:space="preserve">compared to </w:t>
      </w:r>
      <w:r>
        <w:rPr>
          <w:lang w:val="en-US"/>
        </w:rPr>
        <w:t>7</w:t>
      </w:r>
      <w:r w:rsidR="00F104A8">
        <w:rPr>
          <w:lang w:val="en-US"/>
        </w:rPr>
        <w:t>2</w:t>
      </w:r>
      <w:r>
        <w:rPr>
          <w:lang w:val="en-US"/>
        </w:rPr>
        <w:t>%</w:t>
      </w:r>
      <w:r w:rsidRPr="000F254A">
        <w:rPr>
          <w:lang w:val="en-US"/>
        </w:rPr>
        <w:t>)</w:t>
      </w:r>
      <w:r>
        <w:rPr>
          <w:lang w:val="en-US"/>
        </w:rPr>
        <w:t xml:space="preserve"> </w:t>
      </w:r>
      <w:sdt>
        <w:sdtPr>
          <w:id w:val="-2003416637"/>
          <w:citation/>
        </w:sdtPr>
        <w:sdtEndPr/>
        <w:sdtContent>
          <w:r w:rsidRPr="00C33485">
            <w:fldChar w:fldCharType="begin"/>
          </w:r>
          <w:r w:rsidRPr="00B6481E">
            <w:instrText xml:space="preserve"> CITATION WJP241 \l 1046 </w:instrText>
          </w:r>
          <w:r w:rsidRPr="00C33485">
            <w:fldChar w:fldCharType="separate"/>
          </w:r>
          <w:r>
            <w:rPr>
              <w:noProof/>
            </w:rPr>
            <w:t>(WJP, 2024</w:t>
          </w:r>
          <w:r>
            <w:rPr>
              <w:noProof/>
              <w:vertAlign w:val="subscript"/>
            </w:rPr>
            <w:t>[2]</w:t>
          </w:r>
          <w:r>
            <w:rPr>
              <w:noProof/>
            </w:rPr>
            <w:t>)</w:t>
          </w:r>
          <w:r w:rsidRPr="00C33485">
            <w:fldChar w:fldCharType="end"/>
          </w:r>
        </w:sdtContent>
      </w:sdt>
      <w:r w:rsidRPr="227FEDDA">
        <w:rPr>
          <w:lang w:val="en-US"/>
        </w:rPr>
        <w:t>.</w:t>
      </w:r>
      <w:r w:rsidR="00584CEA" w:rsidRPr="227FEDDA">
        <w:rPr>
          <w:lang w:val="en-US"/>
        </w:rPr>
        <w:t xml:space="preserve"> </w:t>
      </w:r>
      <w:r w:rsidR="004D02FF" w:rsidRPr="227FEDDA">
        <w:rPr>
          <w:lang w:val="en-US"/>
        </w:rPr>
        <w:t>Although the survey do</w:t>
      </w:r>
      <w:r w:rsidR="009164C8" w:rsidRPr="227FEDDA">
        <w:rPr>
          <w:lang w:val="en-US"/>
        </w:rPr>
        <w:t>es</w:t>
      </w:r>
      <w:r w:rsidR="004D02FF" w:rsidRPr="227FEDDA">
        <w:rPr>
          <w:lang w:val="en-US"/>
        </w:rPr>
        <w:t xml:space="preserve"> not provide explanations for these findings, </w:t>
      </w:r>
      <w:r w:rsidR="009164C8" w:rsidRPr="227FEDDA">
        <w:rPr>
          <w:lang w:val="en-US"/>
        </w:rPr>
        <w:t xml:space="preserve">one possible reason is </w:t>
      </w:r>
      <w:r w:rsidR="00031AF2" w:rsidRPr="227FEDDA">
        <w:rPr>
          <w:lang w:val="en-US"/>
        </w:rPr>
        <w:t xml:space="preserve">that people experiencing financial </w:t>
      </w:r>
      <w:r w:rsidR="00937789" w:rsidRPr="227FEDDA">
        <w:rPr>
          <w:lang w:val="en-US"/>
        </w:rPr>
        <w:t>hardship</w:t>
      </w:r>
      <w:r w:rsidR="00190B65" w:rsidRPr="227FEDDA">
        <w:rPr>
          <w:lang w:val="en-US"/>
        </w:rPr>
        <w:t xml:space="preserve"> </w:t>
      </w:r>
      <w:r w:rsidR="00D57DA0" w:rsidRPr="227FEDDA">
        <w:rPr>
          <w:lang w:val="en-US"/>
        </w:rPr>
        <w:t xml:space="preserve">or </w:t>
      </w:r>
      <w:r w:rsidR="00FC6F8B" w:rsidRPr="227FEDDA">
        <w:rPr>
          <w:lang w:val="en-US"/>
        </w:rPr>
        <w:t>multiple issues simulta</w:t>
      </w:r>
      <w:r w:rsidR="004D02FF" w:rsidRPr="227FEDDA">
        <w:rPr>
          <w:lang w:val="en-US"/>
        </w:rPr>
        <w:t>neously</w:t>
      </w:r>
      <w:r w:rsidR="00190B65" w:rsidRPr="227FEDDA">
        <w:rPr>
          <w:lang w:val="en-US"/>
        </w:rPr>
        <w:t xml:space="preserve"> </w:t>
      </w:r>
      <w:r w:rsidR="00D57DA0" w:rsidRPr="227FEDDA">
        <w:rPr>
          <w:lang w:val="en-US"/>
        </w:rPr>
        <w:t xml:space="preserve">are more likely to </w:t>
      </w:r>
      <w:proofErr w:type="gramStart"/>
      <w:r w:rsidR="00D57DA0" w:rsidRPr="227FEDDA">
        <w:rPr>
          <w:lang w:val="en-US"/>
        </w:rPr>
        <w:t>come into contact with</w:t>
      </w:r>
      <w:proofErr w:type="gramEnd"/>
      <w:r w:rsidR="00190B65" w:rsidRPr="227FEDDA">
        <w:rPr>
          <w:lang w:val="en-US"/>
        </w:rPr>
        <w:t xml:space="preserve"> </w:t>
      </w:r>
      <w:r w:rsidR="00AB6CB3" w:rsidRPr="227FEDDA">
        <w:rPr>
          <w:lang w:val="en-US"/>
        </w:rPr>
        <w:t>justice or social</w:t>
      </w:r>
      <w:r w:rsidR="00D57DA0" w:rsidRPr="227FEDDA">
        <w:rPr>
          <w:lang w:val="en-US"/>
        </w:rPr>
        <w:t xml:space="preserve"> service providers</w:t>
      </w:r>
      <w:r w:rsidR="00AB6CB3" w:rsidRPr="227FEDDA">
        <w:rPr>
          <w:lang w:val="en-US"/>
        </w:rPr>
        <w:t xml:space="preserve">. </w:t>
      </w:r>
    </w:p>
    <w:p w14:paraId="0308EAFD" w14:textId="3F025D5B" w:rsidR="00D826B7" w:rsidRPr="00FA7CD6" w:rsidRDefault="00D826B7" w:rsidP="00D826B7">
      <w:pPr>
        <w:pStyle w:val="Para0"/>
      </w:pPr>
      <w:r w:rsidRPr="00372FD1">
        <w:rPr>
          <w:lang w:val="en-US"/>
        </w:rPr>
        <w:t>Despite these relatively high levels of access among those directly experiencing justice problems, public trust in the system remains limited</w:t>
      </w:r>
      <w:r>
        <w:rPr>
          <w:lang w:val="en-US"/>
        </w:rPr>
        <w:t>.</w:t>
      </w:r>
      <w:r w:rsidRPr="63B6D482">
        <w:rPr>
          <w:rFonts w:ascii="Arial" w:eastAsiaTheme="minorEastAsia" w:hAnsi="Arial" w:cs="Arial"/>
          <w:color w:val="000000"/>
          <w:shd w:val="clear" w:color="auto" w:fill="FFFFFF"/>
          <w:lang w:val="en-US" w:eastAsia="ja-JP"/>
        </w:rPr>
        <w:t xml:space="preserve"> </w:t>
      </w:r>
      <w:r w:rsidR="00B458FA">
        <w:rPr>
          <w:lang w:val="en-US"/>
        </w:rPr>
        <w:t>W</w:t>
      </w:r>
      <w:r w:rsidRPr="001927CA">
        <w:rPr>
          <w:lang w:val="en-US"/>
        </w:rPr>
        <w:t xml:space="preserve">hile </w:t>
      </w:r>
      <w:r>
        <w:rPr>
          <w:lang w:val="en-US"/>
        </w:rPr>
        <w:t xml:space="preserve">a substantial share of people facing a </w:t>
      </w:r>
      <w:r w:rsidR="000B0F7D">
        <w:rPr>
          <w:lang w:val="en-US"/>
        </w:rPr>
        <w:t>serious</w:t>
      </w:r>
      <w:r>
        <w:rPr>
          <w:lang w:val="en-US"/>
        </w:rPr>
        <w:t xml:space="preserve"> issue</w:t>
      </w:r>
      <w:r w:rsidR="00B34C6F">
        <w:rPr>
          <w:lang w:val="en-US"/>
        </w:rPr>
        <w:t xml:space="preserve"> </w:t>
      </w:r>
      <w:proofErr w:type="gramStart"/>
      <w:r w:rsidR="00924DBC">
        <w:rPr>
          <w:lang w:val="en-US"/>
        </w:rPr>
        <w:t>are able to</w:t>
      </w:r>
      <w:proofErr w:type="gramEnd"/>
      <w:r w:rsidR="00924DBC">
        <w:rPr>
          <w:lang w:val="en-US"/>
        </w:rPr>
        <w:t xml:space="preserve"> obtain guidance</w:t>
      </w:r>
      <w:r>
        <w:rPr>
          <w:lang w:val="en-US"/>
        </w:rPr>
        <w:t xml:space="preserve"> (7</w:t>
      </w:r>
      <w:r w:rsidR="00F104A8">
        <w:rPr>
          <w:lang w:val="en-US"/>
        </w:rPr>
        <w:t>7</w:t>
      </w:r>
      <w:r>
        <w:rPr>
          <w:lang w:val="en-US"/>
        </w:rPr>
        <w:t xml:space="preserve">%), only 60% </w:t>
      </w:r>
      <w:r w:rsidR="00D04C19">
        <w:rPr>
          <w:lang w:val="en-US"/>
        </w:rPr>
        <w:t>in</w:t>
      </w:r>
      <w:r>
        <w:rPr>
          <w:lang w:val="en-US"/>
        </w:rPr>
        <w:t xml:space="preserve"> the broader population believe that </w:t>
      </w:r>
      <w:r w:rsidRPr="001927CA">
        <w:rPr>
          <w:lang w:val="en-US"/>
        </w:rPr>
        <w:t xml:space="preserve">someone in </w:t>
      </w:r>
      <w:r>
        <w:rPr>
          <w:lang w:val="en-US"/>
        </w:rPr>
        <w:t>Malta</w:t>
      </w:r>
      <w:r w:rsidRPr="001927CA">
        <w:rPr>
          <w:lang w:val="en-US"/>
        </w:rPr>
        <w:t xml:space="preserve"> would know where to turn for information and advice if confronted with a legal</w:t>
      </w:r>
      <w:r>
        <w:rPr>
          <w:lang w:val="en-US"/>
        </w:rPr>
        <w:t xml:space="preserve"> difficulty </w:t>
      </w:r>
      <w:sdt>
        <w:sdtPr>
          <w:id w:val="-1107038869"/>
          <w:citation/>
        </w:sdtPr>
        <w:sdtEndPr/>
        <w:sdtContent>
          <w:r>
            <w:fldChar w:fldCharType="begin"/>
          </w:r>
          <w:r w:rsidRPr="00FA7CD6">
            <w:instrText xml:space="preserve"> CITATION WJP241 \l 1040 </w:instrText>
          </w:r>
          <w:r>
            <w:fldChar w:fldCharType="separate"/>
          </w:r>
          <w:r>
            <w:rPr>
              <w:noProof/>
            </w:rPr>
            <w:t>(WJP, 2024</w:t>
          </w:r>
          <w:r>
            <w:rPr>
              <w:noProof/>
              <w:vertAlign w:val="subscript"/>
            </w:rPr>
            <w:t>[2]</w:t>
          </w:r>
          <w:r>
            <w:rPr>
              <w:noProof/>
            </w:rPr>
            <w:t>)</w:t>
          </w:r>
          <w:r>
            <w:fldChar w:fldCharType="end"/>
          </w:r>
        </w:sdtContent>
      </w:sdt>
      <w:r>
        <w:rPr>
          <w:lang w:val="en-US"/>
        </w:rPr>
        <w:t xml:space="preserve">. </w:t>
      </w:r>
      <w:r w:rsidRPr="009C46E5">
        <w:rPr>
          <w:lang w:val="en-US"/>
        </w:rPr>
        <w:t xml:space="preserve">This gap between personal experience and public perception can be linked to a broader challenge: the justice system may function reasonably well for those who actively engage with it, yet it is widely seen as complex, opaque, and difficult to navigate. These findings point to the importance </w:t>
      </w:r>
      <w:r w:rsidR="002C4D3A" w:rsidRPr="227FEDDA">
        <w:rPr>
          <w:lang w:val="en-US"/>
        </w:rPr>
        <w:t xml:space="preserve">of </w:t>
      </w:r>
      <w:r w:rsidRPr="009C46E5">
        <w:rPr>
          <w:lang w:val="en-US"/>
        </w:rPr>
        <w:t xml:space="preserve">legal information and support services not only </w:t>
      </w:r>
      <w:r w:rsidR="002C4D3A" w:rsidRPr="227FEDDA">
        <w:rPr>
          <w:lang w:val="en-US"/>
        </w:rPr>
        <w:t xml:space="preserve">being </w:t>
      </w:r>
      <w:r w:rsidRPr="009C46E5">
        <w:rPr>
          <w:lang w:val="en-US"/>
        </w:rPr>
        <w:t xml:space="preserve">available but also </w:t>
      </w:r>
      <w:r w:rsidR="002C4D3A" w:rsidRPr="227FEDDA">
        <w:rPr>
          <w:lang w:val="en-US"/>
        </w:rPr>
        <w:t xml:space="preserve">being </w:t>
      </w:r>
      <w:r w:rsidRPr="009C46E5">
        <w:rPr>
          <w:lang w:val="en-US"/>
        </w:rPr>
        <w:t xml:space="preserve">accessible and clearly communicated. </w:t>
      </w:r>
    </w:p>
    <w:p w14:paraId="6BFB4F39" w14:textId="77777777" w:rsidR="00807293" w:rsidRPr="00FA7CD6" w:rsidRDefault="00807293" w:rsidP="00D826B7">
      <w:pPr>
        <w:pStyle w:val="Para0"/>
      </w:pPr>
    </w:p>
    <w:p w14:paraId="630935F9" w14:textId="1937C4D1" w:rsidR="00807293" w:rsidRDefault="00807293" w:rsidP="002006D3">
      <w:pPr>
        <w:pStyle w:val="Caption"/>
      </w:pPr>
      <w:bookmarkStart w:id="51" w:name="_Toc228959129"/>
      <w:r>
        <w:t>Figure </w:t>
      </w:r>
      <w:r>
        <w:rPr>
          <w:noProof/>
        </w:rPr>
        <w:fldChar w:fldCharType="begin"/>
      </w:r>
      <w:r>
        <w:rPr>
          <w:noProof/>
        </w:rPr>
        <w:instrText xml:space="preserve"> STYLEREF 1 \s </w:instrText>
      </w:r>
      <w:r>
        <w:rPr>
          <w:noProof/>
        </w:rPr>
        <w:fldChar w:fldCharType="separate"/>
      </w:r>
      <w:r w:rsidR="00BC06F4">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BC06F4">
        <w:rPr>
          <w:noProof/>
        </w:rPr>
        <w:t>4</w:t>
      </w:r>
      <w:r>
        <w:rPr>
          <w:noProof/>
        </w:rPr>
        <w:fldChar w:fldCharType="end"/>
      </w:r>
      <w:r>
        <w:t xml:space="preserve">. </w:t>
      </w:r>
      <w:r w:rsidRPr="00807293">
        <w:t>Access to information and advice in Malta</w:t>
      </w:r>
      <w:bookmarkEnd w:id="51"/>
    </w:p>
    <w:p w14:paraId="0B69EBEF" w14:textId="5F098CDA" w:rsidR="00807293" w:rsidRPr="00FA7CD6" w:rsidRDefault="00FF53E9" w:rsidP="002006D3">
      <w:pPr>
        <w:pStyle w:val="Figure"/>
        <w:rPr>
          <w:i/>
          <w:lang w:val="en-GB"/>
        </w:rPr>
      </w:pPr>
      <w:ins w:id="52" w:author="Angel David Ramirez Romero [2]" w:date="2026-06-11T16:00:00Z" w16du:dateUtc="2026-06-11T20:00:00Z">
        <w:r>
          <w:rPr>
            <w:noProof/>
            <w:lang w:val="en-GB"/>
          </w:rPr>
          <w:drawing>
            <wp:inline distT="0" distB="0" distL="0" distR="0" wp14:anchorId="0C6D74AB" wp14:editId="3A9287F2">
              <wp:extent cx="3850883" cy="2906702"/>
              <wp:effectExtent l="0" t="0" r="0" b="1905"/>
              <wp:docPr id="451056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56402" name="Picture 4510564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77879" cy="2927079"/>
                      </a:xfrm>
                      <a:prstGeom prst="rect">
                        <a:avLst/>
                      </a:prstGeom>
                    </pic:spPr>
                  </pic:pic>
                </a:graphicData>
              </a:graphic>
            </wp:inline>
          </w:drawing>
        </w:r>
      </w:ins>
      <w:del w:id="53" w:author="Angel David Ramirez Romero" w:date="2026-06-10T14:20:00Z" w16du:dateUtc="2026-06-10T18:20:00Z">
        <w:r w:rsidR="00807293" w:rsidRPr="00FA7CD6" w:rsidDel="00606455">
          <w:rPr>
            <w:noProof/>
            <w:lang w:val="en-GB"/>
          </w:rPr>
          <w:drawing>
            <wp:inline distT="0" distB="0" distL="0" distR="0" wp14:anchorId="7BD2CACD" wp14:editId="4F957BB3">
              <wp:extent cx="5956498" cy="7368947"/>
              <wp:effectExtent l="0" t="0" r="0" b="0"/>
              <wp:docPr id="1719470683" name="Picture 10"/>
              <wp:cNvGraphicFramePr/>
              <a:graphic xmlns:a="http://schemas.openxmlformats.org/drawingml/2006/main">
                <a:graphicData uri="http://schemas.openxmlformats.org/drawingml/2006/picture">
                  <pic:pic xmlns:pic="http://schemas.openxmlformats.org/drawingml/2006/picture">
                    <pic:nvPicPr>
                      <pic:cNvPr id="1719470683" name="Picture 10"/>
                      <pic:cNvPicPr/>
                    </pic:nvPicPr>
                    <pic:blipFill>
                      <a:blip r:embed="rId21"/>
                      <a:stretch>
                        <a:fillRect/>
                      </a:stretch>
                    </pic:blipFill>
                    <pic:spPr>
                      <a:xfrm>
                        <a:off x="0" y="0"/>
                        <a:ext cx="5956498" cy="7368947"/>
                      </a:xfrm>
                      <a:prstGeom prst="rect">
                        <a:avLst/>
                      </a:prstGeom>
                    </pic:spPr>
                  </pic:pic>
                </a:graphicData>
              </a:graphic>
            </wp:inline>
          </w:drawing>
        </w:r>
      </w:del>
      <w:ins w:id="54" w:author="Angel David Ramirez Romero" w:date="2026-06-10T14:20:00Z" w16du:dateUtc="2026-06-10T18:20:00Z">
        <w:del w:id="55" w:author="Angel David Ramirez Romero [2]" w:date="2026-06-11T15:59:00Z" w16du:dateUtc="2026-06-11T19:59:00Z">
          <w:r w:rsidR="00606455" w:rsidDel="00FF53E9">
            <w:rPr>
              <w:i/>
              <w:noProof/>
              <w:lang w:val="en-GB"/>
            </w:rPr>
            <w:drawing>
              <wp:inline distT="0" distB="0" distL="0" distR="0" wp14:anchorId="5D8CF731" wp14:editId="3BFD1A49">
                <wp:extent cx="3942715" cy="3562185"/>
                <wp:effectExtent l="0" t="0" r="0" b="0"/>
                <wp:docPr id="11677814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81418" name="Picture 11677814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78430" cy="3594453"/>
                        </a:xfrm>
                        <a:prstGeom prst="rect">
                          <a:avLst/>
                        </a:prstGeom>
                      </pic:spPr>
                    </pic:pic>
                  </a:graphicData>
                </a:graphic>
              </wp:inline>
            </w:drawing>
          </w:r>
        </w:del>
      </w:ins>
    </w:p>
    <w:p w14:paraId="78B2CD9F" w14:textId="2558EBA8" w:rsidR="00D03B3C" w:rsidRPr="004802B4" w:rsidRDefault="0112BE3A" w:rsidP="00D03B3C">
      <w:pPr>
        <w:pStyle w:val="Sourcenotes"/>
      </w:pPr>
      <w:r w:rsidRPr="5D944885">
        <w:rPr>
          <w:lang w:val="en-US"/>
        </w:rPr>
        <w:t xml:space="preserve">Note: Percentage of respondents who had access to appropriate information and advice out of those who experienced a </w:t>
      </w:r>
      <w:r w:rsidR="000B0F7D">
        <w:rPr>
          <w:lang w:val="en-US"/>
        </w:rPr>
        <w:t>serious</w:t>
      </w:r>
      <w:r w:rsidRPr="5D944885">
        <w:rPr>
          <w:lang w:val="en-US"/>
        </w:rPr>
        <w:t xml:space="preserve"> justice problem in the past two years.</w:t>
      </w:r>
      <w:r w:rsidR="00D03B3C" w:rsidRPr="00D03B3C">
        <w:rPr>
          <w:rFonts w:ascii="Arial Narrow" w:eastAsia="Times New Roman" w:hAnsi="Arial Narrow" w:cs="Segoe UI"/>
          <w:color w:val="000000"/>
          <w:szCs w:val="18"/>
        </w:rPr>
        <w:t xml:space="preserve"> </w:t>
      </w:r>
      <w:r w:rsidR="00D03B3C">
        <w:rPr>
          <w:rFonts w:ascii="Arial Narrow" w:eastAsia="Times New Roman" w:hAnsi="Arial Narrow" w:cs="Segoe UI"/>
          <w:color w:val="000000"/>
          <w:szCs w:val="18"/>
        </w:rPr>
        <w:t>Data are</w:t>
      </w:r>
      <w:r w:rsidR="00D03B3C" w:rsidRPr="0026430D">
        <w:rPr>
          <w:rFonts w:ascii="Arial Narrow" w:eastAsia="Times New Roman" w:hAnsi="Arial Narrow" w:cs="Segoe UI"/>
          <w:color w:val="000000"/>
          <w:szCs w:val="18"/>
        </w:rPr>
        <w:t xml:space="preserve"> rounded</w:t>
      </w:r>
      <w:del w:id="56" w:author="Santiago Pardo" w:date="2026-06-10T18:30:00Z" w16du:dateUtc="2026-06-10T23:30:00Z">
        <w:r w:rsidR="00D03B3C" w:rsidRPr="0026430D" w:rsidDel="003B3362">
          <w:rPr>
            <w:rFonts w:ascii="Arial Narrow" w:eastAsia="Times New Roman" w:hAnsi="Arial Narrow" w:cs="Segoe UI"/>
            <w:color w:val="000000"/>
            <w:szCs w:val="18"/>
          </w:rPr>
          <w:delText xml:space="preserve"> up</w:delText>
        </w:r>
      </w:del>
      <w:r w:rsidR="00D03B3C" w:rsidRPr="0026430D">
        <w:rPr>
          <w:rFonts w:ascii="Arial Narrow" w:eastAsia="Times New Roman" w:hAnsi="Arial Narrow" w:cs="Segoe UI"/>
          <w:color w:val="000000"/>
          <w:szCs w:val="18"/>
        </w:rPr>
        <w:t xml:space="preserve"> to the nearest whole number</w:t>
      </w:r>
      <w:r w:rsidR="00D03B3C">
        <w:rPr>
          <w:rFonts w:ascii="Arial Narrow" w:eastAsia="Times New Roman" w:hAnsi="Arial Narrow" w:cs="Segoe UI"/>
          <w:color w:val="000000"/>
          <w:szCs w:val="18"/>
        </w:rPr>
        <w:t xml:space="preserve">. </w:t>
      </w:r>
    </w:p>
    <w:p w14:paraId="789B96D5" w14:textId="7E873DC0" w:rsidR="00807293" w:rsidRPr="004802B4" w:rsidRDefault="00807293" w:rsidP="00807293">
      <w:pPr>
        <w:pStyle w:val="Sourcenotes"/>
      </w:pPr>
    </w:p>
    <w:p w14:paraId="03F66BD5" w14:textId="30E9A945" w:rsidR="00807293" w:rsidRPr="00C33485" w:rsidRDefault="00807293" w:rsidP="00807293">
      <w:pPr>
        <w:pStyle w:val="Sourcenotes"/>
      </w:pPr>
      <w:r w:rsidRPr="004802B4">
        <w:t xml:space="preserve">Source: </w:t>
      </w:r>
      <w:sdt>
        <w:sdtPr>
          <w:id w:val="-1193141149"/>
          <w:citation/>
        </w:sdtPr>
        <w:sdtEndPr/>
        <w:sdtContent>
          <w:r>
            <w:fldChar w:fldCharType="begin"/>
          </w:r>
          <w:r w:rsidRPr="00FA7CD6">
            <w:instrText xml:space="preserve"> CITATION WJP241 \l 1046 </w:instrText>
          </w:r>
          <w:r>
            <w:fldChar w:fldCharType="separate"/>
          </w:r>
          <w:r>
            <w:rPr>
              <w:noProof/>
            </w:rPr>
            <w:t>(WJP, 2024</w:t>
          </w:r>
          <w:r>
            <w:rPr>
              <w:noProof/>
              <w:vertAlign w:val="subscript"/>
            </w:rPr>
            <w:t>[2]</w:t>
          </w:r>
          <w:r>
            <w:rPr>
              <w:noProof/>
            </w:rPr>
            <w:t>)</w:t>
          </w:r>
          <w:r>
            <w:fldChar w:fldCharType="end"/>
          </w:r>
        </w:sdtContent>
      </w:sdt>
    </w:p>
    <w:p w14:paraId="55171540" w14:textId="77777777" w:rsidR="00D826B7" w:rsidRDefault="46D238CB" w:rsidP="00D826B7">
      <w:pPr>
        <w:pStyle w:val="Heading4"/>
      </w:pPr>
      <w:r w:rsidRPr="5D944885">
        <w:rPr>
          <w:lang w:val="en-US"/>
        </w:rPr>
        <w:t>Access to assistance and representation </w:t>
      </w:r>
    </w:p>
    <w:p w14:paraId="71972C3C" w14:textId="043459A3" w:rsidR="00D826B7" w:rsidRPr="00FA7CD6" w:rsidRDefault="00D826B7" w:rsidP="00D826B7">
      <w:pPr>
        <w:pStyle w:val="Para0"/>
      </w:pPr>
      <w:r w:rsidRPr="00C62C6C">
        <w:rPr>
          <w:lang w:val="en-US"/>
        </w:rPr>
        <w:t>Access to assistance and representation is a central component of how people navigate the</w:t>
      </w:r>
      <w:r w:rsidR="00B64BDE">
        <w:rPr>
          <w:lang w:val="en-US"/>
        </w:rPr>
        <w:t>ir</w:t>
      </w:r>
      <w:r w:rsidRPr="00C62C6C">
        <w:rPr>
          <w:lang w:val="en-US"/>
        </w:rPr>
        <w:t xml:space="preserve"> justice pathway. </w:t>
      </w:r>
      <w:r w:rsidR="009C62CC">
        <w:rPr>
          <w:lang w:val="en-US"/>
        </w:rPr>
        <w:t xml:space="preserve">Only half (50%) </w:t>
      </w:r>
      <w:r w:rsidR="00596D89">
        <w:rPr>
          <w:lang w:val="en-US"/>
        </w:rPr>
        <w:t>of</w:t>
      </w:r>
      <w:r>
        <w:rPr>
          <w:lang w:val="en-US"/>
        </w:rPr>
        <w:t xml:space="preserve"> </w:t>
      </w:r>
      <w:r w:rsidRPr="00C62C6C">
        <w:rPr>
          <w:lang w:val="en-US"/>
        </w:rPr>
        <w:t xml:space="preserve">those who experienced a </w:t>
      </w:r>
      <w:r w:rsidR="000B0F7D">
        <w:rPr>
          <w:lang w:val="en-US"/>
        </w:rPr>
        <w:t>serious</w:t>
      </w:r>
      <w:r w:rsidRPr="00C62C6C">
        <w:rPr>
          <w:lang w:val="en-US"/>
        </w:rPr>
        <w:t xml:space="preserve"> problem</w:t>
      </w:r>
      <w:r>
        <w:rPr>
          <w:lang w:val="en-US"/>
        </w:rPr>
        <w:t xml:space="preserve"> </w:t>
      </w:r>
      <w:r w:rsidRPr="00C62C6C">
        <w:rPr>
          <w:lang w:val="en-US"/>
        </w:rPr>
        <w:t xml:space="preserve">attempt to seek advice or </w:t>
      </w:r>
      <w:r w:rsidRPr="00440E98">
        <w:rPr>
          <w:lang w:val="en-US"/>
        </w:rPr>
        <w:t xml:space="preserve">representation, while the </w:t>
      </w:r>
      <w:r w:rsidR="007E4B94" w:rsidRPr="00440E98">
        <w:rPr>
          <w:lang w:val="en-US"/>
        </w:rPr>
        <w:t xml:space="preserve">remaining </w:t>
      </w:r>
      <w:r w:rsidR="009C62CC" w:rsidRPr="00440E98">
        <w:rPr>
          <w:lang w:val="en-US"/>
        </w:rPr>
        <w:t xml:space="preserve">half </w:t>
      </w:r>
      <w:r w:rsidR="007E4B94" w:rsidRPr="00440E98">
        <w:rPr>
          <w:lang w:val="en-US"/>
        </w:rPr>
        <w:t>does</w:t>
      </w:r>
      <w:r w:rsidRPr="00440E98">
        <w:rPr>
          <w:lang w:val="en-US"/>
        </w:rPr>
        <w:t xml:space="preserve"> not reach out to anyone. </w:t>
      </w:r>
      <w:ins w:id="57" w:author="Santiago Pardo" w:date="2026-06-10T19:02:00Z" w16du:dateUtc="2026-06-11T00:02:00Z">
        <w:r w:rsidR="005C6292" w:rsidRPr="005C6292">
          <w:rPr>
            <w:lang w:val="en-US"/>
          </w:rPr>
          <w:t>Half did not contact an adviser: 30% of all respondents did not consider assistance necessary</w:t>
        </w:r>
        <w:r w:rsidR="0013197A">
          <w:rPr>
            <w:lang w:val="en-US"/>
          </w:rPr>
          <w:t>,</w:t>
        </w:r>
        <w:r w:rsidR="005C6292" w:rsidRPr="005C6292">
          <w:rPr>
            <w:lang w:val="en-US"/>
          </w:rPr>
          <w:t xml:space="preserve"> and 20% needed assistance but could not obtain it.</w:t>
        </w:r>
        <w:r w:rsidR="005C6292">
          <w:rPr>
            <w:lang w:val="en-US"/>
          </w:rPr>
          <w:t xml:space="preserve"> </w:t>
        </w:r>
      </w:ins>
      <w:del w:id="58" w:author="Santiago Pardo" w:date="2026-06-10T19:02:00Z" w16du:dateUtc="2026-06-11T00:02:00Z">
        <w:r w:rsidRPr="00440E98" w:rsidDel="005C6292">
          <w:rPr>
            <w:lang w:val="en-US"/>
          </w:rPr>
          <w:delText>Among those who do not seek support, three in five people consider professional help unnecessary (</w:delText>
        </w:r>
        <w:r w:rsidR="00F104A8" w:rsidDel="005C6292">
          <w:rPr>
            <w:lang w:val="en-US"/>
          </w:rPr>
          <w:delText>30</w:delText>
        </w:r>
        <w:r w:rsidR="00EB7C0A" w:rsidRPr="00440E98" w:rsidDel="005C6292">
          <w:rPr>
            <w:lang w:val="en-US"/>
          </w:rPr>
          <w:delText>%</w:delText>
        </w:r>
        <w:r w:rsidRPr="00440E98" w:rsidDel="005C6292">
          <w:rPr>
            <w:lang w:val="en-US"/>
          </w:rPr>
          <w:delText>), yet two in five indicate that they do need assistance but are unable</w:delText>
        </w:r>
        <w:r w:rsidR="006A2FDF" w:rsidRPr="00440E98" w:rsidDel="005C6292">
          <w:rPr>
            <w:lang w:val="en-US"/>
          </w:rPr>
          <w:delText xml:space="preserve"> </w:delText>
        </w:r>
        <w:r w:rsidRPr="00440E98" w:rsidDel="005C6292">
          <w:rPr>
            <w:lang w:val="en-US"/>
          </w:rPr>
          <w:delText>to</w:delText>
        </w:r>
        <w:r w:rsidR="006A2FDF" w:rsidRPr="00440E98" w:rsidDel="005C6292">
          <w:rPr>
            <w:lang w:val="en-US"/>
          </w:rPr>
          <w:delText xml:space="preserve"> </w:delText>
        </w:r>
        <w:r w:rsidRPr="00440E98" w:rsidDel="005C6292">
          <w:rPr>
            <w:lang w:val="en-US"/>
          </w:rPr>
          <w:delText>obtain it due to various barriers (</w:delText>
        </w:r>
        <w:r w:rsidR="00777EE1" w:rsidRPr="00440E98" w:rsidDel="005C6292">
          <w:rPr>
            <w:lang w:val="en-US"/>
          </w:rPr>
          <w:delText>20</w:delText>
        </w:r>
        <w:r w:rsidR="006A2FDF" w:rsidRPr="00440E98" w:rsidDel="005C6292">
          <w:rPr>
            <w:lang w:val="en-US"/>
          </w:rPr>
          <w:delText>%)</w:delText>
        </w:r>
        <w:r w:rsidR="00B93FAA" w:rsidRPr="00440E98" w:rsidDel="005C6292">
          <w:rPr>
            <w:lang w:val="en-US"/>
          </w:rPr>
          <w:delText>.</w:delText>
        </w:r>
        <w:r w:rsidR="00711E4D" w:rsidRPr="00440E98" w:rsidDel="005C6292">
          <w:rPr>
            <w:lang w:val="en-US"/>
          </w:rPr>
          <w:delText xml:space="preserve"> </w:delText>
        </w:r>
      </w:del>
      <w:r w:rsidR="00B675CE">
        <w:rPr>
          <w:lang w:val="en-US"/>
        </w:rPr>
        <w:t>A</w:t>
      </w:r>
      <w:r w:rsidR="00711E4D" w:rsidRPr="00440E98">
        <w:rPr>
          <w:lang w:val="en-US"/>
        </w:rPr>
        <w:t>mong those who do seek advice, most consult an appropriate advisor </w:t>
      </w:r>
      <w:r w:rsidR="00760FEF" w:rsidRPr="00440E98">
        <w:rPr>
          <w:lang w:val="en-US"/>
        </w:rPr>
        <w:t>(37</w:t>
      </w:r>
      <w:del w:id="59" w:author="Angel David Ramirez Romero" w:date="2026-06-10T13:54:00Z" w16du:dateUtc="2026-06-10T17:54:00Z">
        <w:r w:rsidR="007E7368" w:rsidDel="00FB5722">
          <w:rPr>
            <w:lang w:val="en-US"/>
          </w:rPr>
          <w:delText>.5</w:delText>
        </w:r>
      </w:del>
      <w:r w:rsidR="00760FEF" w:rsidRPr="00440E98">
        <w:rPr>
          <w:lang w:val="en-US"/>
        </w:rPr>
        <w:t xml:space="preserve">%), including a lawyer, a professional advisor, an advice service, a government legal aid office, a court or government body, the </w:t>
      </w:r>
      <w:r w:rsidR="00760FEF" w:rsidRPr="00440E98">
        <w:rPr>
          <w:lang w:val="en-US"/>
        </w:rPr>
        <w:lastRenderedPageBreak/>
        <w:t xml:space="preserve">police, a </w:t>
      </w:r>
      <w:r w:rsidR="00760FEF" w:rsidRPr="005A29C1">
        <w:rPr>
          <w:lang w:val="en-US"/>
        </w:rPr>
        <w:t xml:space="preserve">health or welfare professional, a trade union or employer, a civil society </w:t>
      </w:r>
      <w:proofErr w:type="spellStart"/>
      <w:r w:rsidR="00760FEF" w:rsidRPr="005A29C1">
        <w:rPr>
          <w:lang w:val="en-US"/>
        </w:rPr>
        <w:t>organisation</w:t>
      </w:r>
      <w:proofErr w:type="spellEnd"/>
      <w:r w:rsidR="00760FEF" w:rsidRPr="005A29C1">
        <w:rPr>
          <w:lang w:val="en-US"/>
        </w:rPr>
        <w:t>, a religious or community leader, or a friend or relative with a legal background</w:t>
      </w:r>
      <w:r w:rsidR="00226350" w:rsidRPr="227FEDDA">
        <w:rPr>
          <w:lang w:val="en-US"/>
        </w:rPr>
        <w:t>.</w:t>
      </w:r>
      <w:r w:rsidR="0017045C">
        <w:rPr>
          <w:rStyle w:val="FootnoteReference"/>
          <w:lang w:val="en-US"/>
        </w:rPr>
        <w:footnoteReference w:id="5"/>
      </w:r>
      <w:r w:rsidR="00760FEF" w:rsidRPr="005A29C1">
        <w:rPr>
          <w:lang w:val="en-US"/>
        </w:rPr>
        <w:t> </w:t>
      </w:r>
      <w:r w:rsidR="00B01430">
        <w:rPr>
          <w:lang w:val="en-US"/>
        </w:rPr>
        <w:t>However</w:t>
      </w:r>
      <w:r w:rsidR="00760FEF" w:rsidRPr="005A29C1">
        <w:rPr>
          <w:lang w:val="en-US"/>
        </w:rPr>
        <w:t>, the remaining </w:t>
      </w:r>
      <w:r w:rsidR="00EB2220">
        <w:rPr>
          <w:lang w:val="en-US"/>
        </w:rPr>
        <w:t>respondents</w:t>
      </w:r>
      <w:r w:rsidR="00CA3A9E" w:rsidRPr="005A29C1">
        <w:rPr>
          <w:lang w:val="en-US"/>
        </w:rPr>
        <w:t xml:space="preserve"> </w:t>
      </w:r>
      <w:r w:rsidR="00822428" w:rsidRPr="005A29C1">
        <w:rPr>
          <w:lang w:val="en-US"/>
        </w:rPr>
        <w:t>(1</w:t>
      </w:r>
      <w:ins w:id="60" w:author="Angel David Ramirez Romero" w:date="2026-06-10T13:54:00Z" w16du:dateUtc="2026-06-10T17:54:00Z">
        <w:r w:rsidR="00FB5722">
          <w:rPr>
            <w:lang w:val="en-US"/>
          </w:rPr>
          <w:t>3</w:t>
        </w:r>
      </w:ins>
      <w:del w:id="61" w:author="Angel David Ramirez Romero" w:date="2026-06-10T13:54:00Z" w16du:dateUtc="2026-06-10T17:54:00Z">
        <w:r w:rsidR="00362E4F" w:rsidDel="00FB5722">
          <w:rPr>
            <w:lang w:val="en-US"/>
          </w:rPr>
          <w:delText>2.5</w:delText>
        </w:r>
      </w:del>
      <w:r w:rsidR="00822428" w:rsidRPr="005A29C1">
        <w:rPr>
          <w:lang w:val="en-US"/>
        </w:rPr>
        <w:t>%)</w:t>
      </w:r>
      <w:r w:rsidR="00760FEF" w:rsidRPr="005A29C1">
        <w:rPr>
          <w:lang w:val="en-US"/>
        </w:rPr>
        <w:t> tend to rely on a non-professional advisor (e.g. a friend or relative without a legal background, or an unknown person), raising the risk of receiving ineffective or</w:t>
      </w:r>
      <w:r w:rsidR="00760FEF" w:rsidRPr="005A29C1" w:rsidDel="00B01430">
        <w:rPr>
          <w:lang w:val="en-US"/>
        </w:rPr>
        <w:t xml:space="preserve"> </w:t>
      </w:r>
      <w:r w:rsidR="00760FEF" w:rsidRPr="005A29C1">
        <w:rPr>
          <w:lang w:val="en-US"/>
        </w:rPr>
        <w:t>inaccurate information.</w:t>
      </w:r>
      <w:r w:rsidR="00B93FAA" w:rsidRPr="005A29C1">
        <w:rPr>
          <w:lang w:val="en-US"/>
        </w:rPr>
        <w:t xml:space="preserve"> </w:t>
      </w:r>
      <w:r w:rsidRPr="005A29C1">
        <w:rPr>
          <w:lang w:val="en-US"/>
        </w:rPr>
        <w:t>Combining these pathways, more than half of people in Malta who faced a </w:t>
      </w:r>
      <w:r w:rsidR="000B0F7D">
        <w:rPr>
          <w:lang w:val="en-US"/>
        </w:rPr>
        <w:t>serious</w:t>
      </w:r>
      <w:r w:rsidRPr="005A29C1">
        <w:rPr>
          <w:lang w:val="en-US"/>
        </w:rPr>
        <w:t> justice problem eventually receive proper assistance and representation (</w:t>
      </w:r>
      <w:ins w:id="62" w:author="Angel David Ramirez Romero" w:date="2026-06-10T13:54:00Z" w16du:dateUtc="2026-06-10T17:54:00Z">
        <w:r w:rsidR="00FB5722">
          <w:rPr>
            <w:lang w:val="en-US"/>
          </w:rPr>
          <w:t>53</w:t>
        </w:r>
      </w:ins>
      <w:del w:id="63" w:author="Angel David Ramirez Romero" w:date="2026-06-10T13:54:00Z" w16du:dateUtc="2026-06-10T17:54:00Z">
        <w:r w:rsidRPr="005A29C1" w:rsidDel="00FB5722">
          <w:rPr>
            <w:lang w:val="en-US"/>
          </w:rPr>
          <w:delText>67</w:delText>
        </w:r>
      </w:del>
      <w:r w:rsidRPr="005A29C1">
        <w:rPr>
          <w:lang w:val="en-US"/>
        </w:rPr>
        <w:t>%). While there remains significant room for improvement, this figure exceeds the EU average</w:t>
      </w:r>
      <w:r w:rsidRPr="008A6EC5">
        <w:rPr>
          <w:lang w:val="en-US"/>
        </w:rPr>
        <w:t> (</w:t>
      </w:r>
      <w:ins w:id="64" w:author="Angel David Ramirez Romero" w:date="2026-06-10T13:55:00Z" w16du:dateUtc="2026-06-10T17:55:00Z">
        <w:r w:rsidR="00FB5722">
          <w:rPr>
            <w:lang w:val="en-US"/>
          </w:rPr>
          <w:t>38</w:t>
        </w:r>
      </w:ins>
      <w:del w:id="65" w:author="Angel David Ramirez Romero" w:date="2026-06-10T13:55:00Z" w16du:dateUtc="2026-06-10T17:55:00Z">
        <w:r w:rsidRPr="008A6EC5" w:rsidDel="00FB5722">
          <w:rPr>
            <w:lang w:val="en-US"/>
          </w:rPr>
          <w:delText>54</w:delText>
        </w:r>
      </w:del>
      <w:r w:rsidRPr="008A6EC5">
        <w:rPr>
          <w:lang w:val="en-US"/>
        </w:rPr>
        <w:t>%)</w:t>
      </w:r>
      <w:r>
        <w:rPr>
          <w:lang w:val="en-US"/>
        </w:rPr>
        <w:t xml:space="preserve">, placing Malta as the </w:t>
      </w:r>
      <w:ins w:id="66" w:author="Santiago Pardo" w:date="2026-06-10T18:57:00Z" w16du:dateUtc="2026-06-10T23:57:00Z">
        <w:r w:rsidR="00E7287D">
          <w:rPr>
            <w:lang w:val="en-US"/>
          </w:rPr>
          <w:t>1</w:t>
        </w:r>
      </w:ins>
      <w:del w:id="67" w:author="Santiago Pardo" w:date="2026-06-10T18:57:00Z" w16du:dateUtc="2026-06-10T23:57:00Z">
        <w:r w:rsidDel="00E7287D">
          <w:rPr>
            <w:lang w:val="en-US"/>
          </w:rPr>
          <w:delText>2</w:delText>
        </w:r>
      </w:del>
      <w:ins w:id="68" w:author="Santiago Pardo" w:date="2026-06-10T18:58:00Z" w16du:dateUtc="2026-06-10T23:58:00Z">
        <w:r w:rsidR="001575D3">
          <w:rPr>
            <w:vertAlign w:val="superscript"/>
            <w:lang w:val="en-US"/>
          </w:rPr>
          <w:t>st</w:t>
        </w:r>
      </w:ins>
      <w:del w:id="69" w:author="Santiago Pardo" w:date="2026-06-10T18:58:00Z" w16du:dateUtc="2026-06-10T23:58:00Z">
        <w:r w:rsidRPr="00D93397" w:rsidDel="001575D3">
          <w:rPr>
            <w:vertAlign w:val="superscript"/>
            <w:lang w:val="en-US"/>
          </w:rPr>
          <w:delText>nd</w:delText>
        </w:r>
      </w:del>
      <w:r>
        <w:rPr>
          <w:lang w:val="en-US"/>
        </w:rPr>
        <w:t xml:space="preserve"> </w:t>
      </w:r>
      <w:r w:rsidR="009337AA">
        <w:rPr>
          <w:lang w:val="en-US"/>
        </w:rPr>
        <w:t>EU M</w:t>
      </w:r>
      <w:r>
        <w:rPr>
          <w:lang w:val="en-US"/>
        </w:rPr>
        <w:t>ember state with the highest access rate</w:t>
      </w:r>
      <w:r w:rsidR="00412C60">
        <w:rPr>
          <w:lang w:val="en-US"/>
        </w:rPr>
        <w:t xml:space="preserve"> to assistance and representation</w:t>
      </w:r>
      <w:r>
        <w:rPr>
          <w:lang w:val="en-US"/>
        </w:rPr>
        <w:t xml:space="preserve"> </w:t>
      </w:r>
      <w:r w:rsidR="001B2CC6">
        <w:rPr>
          <w:lang w:val="en-US"/>
        </w:rPr>
        <w:t>in the EU</w:t>
      </w:r>
      <w:r>
        <w:rPr>
          <w:lang w:val="en-US"/>
        </w:rPr>
        <w:t xml:space="preserve"> </w:t>
      </w:r>
      <w:sdt>
        <w:sdtPr>
          <w:id w:val="-1298831305"/>
          <w:citation/>
        </w:sdtPr>
        <w:sdtEndPr/>
        <w:sdtContent>
          <w:r w:rsidRPr="00C33485">
            <w:fldChar w:fldCharType="begin"/>
          </w:r>
          <w:r w:rsidRPr="00B6481E">
            <w:instrText xml:space="preserve"> CITATION WJP241 \l 1046 </w:instrText>
          </w:r>
          <w:r w:rsidRPr="00C33485">
            <w:fldChar w:fldCharType="separate"/>
          </w:r>
          <w:r>
            <w:rPr>
              <w:noProof/>
            </w:rPr>
            <w:t>(WJP, 2024</w:t>
          </w:r>
          <w:r>
            <w:rPr>
              <w:noProof/>
              <w:vertAlign w:val="subscript"/>
            </w:rPr>
            <w:t>[2]</w:t>
          </w:r>
          <w:r>
            <w:rPr>
              <w:noProof/>
            </w:rPr>
            <w:t>)</w:t>
          </w:r>
          <w:r w:rsidRPr="00C33485">
            <w:fldChar w:fldCharType="end"/>
          </w:r>
        </w:sdtContent>
      </w:sdt>
      <w:r>
        <w:rPr>
          <w:lang w:val="en-US"/>
        </w:rPr>
        <w:t xml:space="preserve">. </w:t>
      </w:r>
    </w:p>
    <w:p w14:paraId="35EBB14D" w14:textId="3668C813" w:rsidR="002242E1" w:rsidRPr="00FA7CD6" w:rsidRDefault="00D826B7" w:rsidP="00D826B7">
      <w:pPr>
        <w:pStyle w:val="Para0"/>
      </w:pPr>
      <w:r w:rsidRPr="00766269">
        <w:rPr>
          <w:lang w:val="en-US"/>
        </w:rPr>
        <w:t>Disparities appear along economic lines</w:t>
      </w:r>
      <w:r w:rsidR="00B864E6">
        <w:rPr>
          <w:lang w:val="en-US"/>
        </w:rPr>
        <w:t xml:space="preserve"> and age</w:t>
      </w:r>
      <w:r>
        <w:rPr>
          <w:lang w:val="en-US"/>
        </w:rPr>
        <w:t xml:space="preserve">. </w:t>
      </w:r>
      <w:r w:rsidR="007111BE">
        <w:rPr>
          <w:lang w:val="en-US"/>
        </w:rPr>
        <w:t xml:space="preserve">Unlike access to information and advice, </w:t>
      </w:r>
      <w:r w:rsidR="00BC2DA1" w:rsidRPr="006A1EF3">
        <w:rPr>
          <w:lang w:val="en-US"/>
        </w:rPr>
        <w:t>those</w:t>
      </w:r>
      <w:r w:rsidR="006A1EF3" w:rsidRPr="006A1EF3">
        <w:rPr>
          <w:lang w:val="en-US"/>
        </w:rPr>
        <w:t xml:space="preserve"> with financial hardship struggle more to obtain appropriate legal help than those without financial constraints (</w:t>
      </w:r>
      <w:ins w:id="70" w:author="Angel David Ramirez Romero" w:date="2026-06-10T13:55:00Z" w16du:dateUtc="2026-06-10T17:55:00Z">
        <w:r w:rsidR="00FB5722">
          <w:rPr>
            <w:lang w:val="en-US"/>
          </w:rPr>
          <w:t>43</w:t>
        </w:r>
      </w:ins>
      <w:del w:id="71" w:author="Angel David Ramirez Romero" w:date="2026-06-10T13:55:00Z" w16du:dateUtc="2026-06-10T17:55:00Z">
        <w:r w:rsidR="00DA03A2" w:rsidDel="00FB5722">
          <w:rPr>
            <w:lang w:val="en-US"/>
          </w:rPr>
          <w:delText>6</w:delText>
        </w:r>
        <w:r w:rsidR="00F104A8" w:rsidDel="00FB5722">
          <w:rPr>
            <w:lang w:val="en-US"/>
          </w:rPr>
          <w:delText>1</w:delText>
        </w:r>
      </w:del>
      <w:r w:rsidR="006A1EF3" w:rsidRPr="006A1EF3">
        <w:rPr>
          <w:lang w:val="en-US"/>
        </w:rPr>
        <w:t xml:space="preserve">% compared to </w:t>
      </w:r>
      <w:ins w:id="72" w:author="Angel David Ramirez Romero" w:date="2026-06-10T13:55:00Z" w16du:dateUtc="2026-06-10T17:55:00Z">
        <w:r w:rsidR="00FB5722">
          <w:rPr>
            <w:lang w:val="en-US"/>
          </w:rPr>
          <w:t>55</w:t>
        </w:r>
      </w:ins>
      <w:del w:id="73" w:author="Angel David Ramirez Romero" w:date="2026-06-10T13:55:00Z" w16du:dateUtc="2026-06-10T17:55:00Z">
        <w:r w:rsidR="006A1EF3" w:rsidRPr="006A1EF3" w:rsidDel="00FB5722">
          <w:rPr>
            <w:lang w:val="en-US"/>
          </w:rPr>
          <w:delText>6</w:delText>
        </w:r>
        <w:r w:rsidR="00F104A8" w:rsidDel="00FB5722">
          <w:rPr>
            <w:lang w:val="en-US"/>
          </w:rPr>
          <w:delText>9</w:delText>
        </w:r>
      </w:del>
      <w:r w:rsidR="006A1EF3" w:rsidRPr="006A1EF3">
        <w:rPr>
          <w:lang w:val="en-US"/>
        </w:rPr>
        <w:t>%)</w:t>
      </w:r>
      <w:r w:rsidR="00FF1183">
        <w:rPr>
          <w:lang w:val="en-US"/>
        </w:rPr>
        <w:t xml:space="preserve">. In addition, similar to the trends observed </w:t>
      </w:r>
      <w:r w:rsidR="00CE5D6F">
        <w:rPr>
          <w:lang w:val="en-US"/>
        </w:rPr>
        <w:t>in</w:t>
      </w:r>
      <w:r w:rsidR="00FF1183">
        <w:rPr>
          <w:lang w:val="en-US"/>
        </w:rPr>
        <w:t xml:space="preserve"> access to information and advice, </w:t>
      </w:r>
      <w:r w:rsidR="00E6281D">
        <w:rPr>
          <w:lang w:val="en-US"/>
        </w:rPr>
        <w:t xml:space="preserve">people </w:t>
      </w:r>
      <w:r>
        <w:rPr>
          <w:lang w:val="en-US"/>
        </w:rPr>
        <w:t xml:space="preserve">aged 25-34 fare better than those aged 65 years or </w:t>
      </w:r>
      <w:r w:rsidRPr="00606377">
        <w:rPr>
          <w:lang w:val="en-US"/>
        </w:rPr>
        <w:t>more (</w:t>
      </w:r>
      <w:ins w:id="74" w:author="Angel David Ramirez Romero" w:date="2026-06-10T13:56:00Z" w16du:dateUtc="2026-06-10T17:56:00Z">
        <w:r w:rsidR="00FB5722">
          <w:rPr>
            <w:lang w:val="en-US"/>
          </w:rPr>
          <w:t>58</w:t>
        </w:r>
      </w:ins>
      <w:del w:id="75" w:author="Angel David Ramirez Romero" w:date="2026-06-10T13:56:00Z" w16du:dateUtc="2026-06-10T17:56:00Z">
        <w:r w:rsidRPr="00606377" w:rsidDel="00FB5722">
          <w:rPr>
            <w:lang w:val="en-US"/>
          </w:rPr>
          <w:delText>70</w:delText>
        </w:r>
      </w:del>
      <w:r w:rsidRPr="00606377">
        <w:rPr>
          <w:lang w:val="en-US"/>
        </w:rPr>
        <w:t xml:space="preserve">% compared to </w:t>
      </w:r>
      <w:ins w:id="76" w:author="Angel David Ramirez Romero" w:date="2026-06-10T13:56:00Z" w16du:dateUtc="2026-06-10T17:56:00Z">
        <w:r w:rsidR="00FB5722">
          <w:rPr>
            <w:lang w:val="en-US"/>
          </w:rPr>
          <w:t>48</w:t>
        </w:r>
      </w:ins>
      <w:del w:id="77" w:author="Angel David Ramirez Romero" w:date="2026-06-10T13:56:00Z" w16du:dateUtc="2026-06-10T17:56:00Z">
        <w:r w:rsidRPr="00606377" w:rsidDel="00FB5722">
          <w:rPr>
            <w:lang w:val="en-US"/>
          </w:rPr>
          <w:delText>65</w:delText>
        </w:r>
      </w:del>
      <w:r w:rsidRPr="00606377">
        <w:rPr>
          <w:lang w:val="en-US"/>
        </w:rPr>
        <w:t>%)</w:t>
      </w:r>
      <w:r w:rsidR="00FF1183">
        <w:rPr>
          <w:lang w:val="en-US"/>
        </w:rPr>
        <w:t>, wh</w:t>
      </w:r>
      <w:r w:rsidR="00A011ED">
        <w:rPr>
          <w:lang w:val="en-US"/>
        </w:rPr>
        <w:t xml:space="preserve">ile </w:t>
      </w:r>
      <w:r w:rsidRPr="00606377">
        <w:rPr>
          <w:lang w:val="en-US"/>
        </w:rPr>
        <w:t xml:space="preserve">those facing multiple concurring justice problems (four or five) have </w:t>
      </w:r>
      <w:r w:rsidR="409527C2" w:rsidRPr="00606377">
        <w:rPr>
          <w:lang w:val="en-US"/>
        </w:rPr>
        <w:t xml:space="preserve">a </w:t>
      </w:r>
      <w:r w:rsidRPr="00606377">
        <w:rPr>
          <w:lang w:val="en-US"/>
        </w:rPr>
        <w:t>higher degree of access to appropriate assistance than those facing only one justice problem (</w:t>
      </w:r>
      <w:ins w:id="78" w:author="Angel David Ramirez Romero" w:date="2026-06-10T13:56:00Z" w16du:dateUtc="2026-06-10T17:56:00Z">
        <w:r w:rsidR="00FB5722">
          <w:rPr>
            <w:lang w:val="en-US"/>
          </w:rPr>
          <w:t>6</w:t>
        </w:r>
      </w:ins>
      <w:del w:id="79" w:author="Angel David Ramirez Romero" w:date="2026-06-10T13:56:00Z" w16du:dateUtc="2026-06-10T17:56:00Z">
        <w:r w:rsidRPr="00606377" w:rsidDel="00FB5722">
          <w:rPr>
            <w:lang w:val="en-US"/>
          </w:rPr>
          <w:delText>7</w:delText>
        </w:r>
      </w:del>
      <w:r w:rsidRPr="00606377">
        <w:rPr>
          <w:lang w:val="en-US"/>
        </w:rPr>
        <w:t xml:space="preserve">8% compared to </w:t>
      </w:r>
      <w:ins w:id="80" w:author="Angel David Ramirez Romero" w:date="2026-06-10T13:56:00Z" w16du:dateUtc="2026-06-10T17:56:00Z">
        <w:r w:rsidR="00FB5722">
          <w:rPr>
            <w:lang w:val="en-US"/>
          </w:rPr>
          <w:t>3</w:t>
        </w:r>
      </w:ins>
      <w:del w:id="81" w:author="Angel David Ramirez Romero" w:date="2026-06-10T13:56:00Z" w16du:dateUtc="2026-06-10T17:56:00Z">
        <w:r w:rsidRPr="00606377" w:rsidDel="00FB5722">
          <w:rPr>
            <w:lang w:val="en-US"/>
          </w:rPr>
          <w:delText>5</w:delText>
        </w:r>
      </w:del>
      <w:r w:rsidR="00F104A8">
        <w:rPr>
          <w:lang w:val="en-US"/>
        </w:rPr>
        <w:t>9</w:t>
      </w:r>
      <w:r w:rsidRPr="00606377">
        <w:rPr>
          <w:lang w:val="en-US"/>
        </w:rPr>
        <w:t>%)</w:t>
      </w:r>
      <w:r>
        <w:rPr>
          <w:lang w:val="en-US"/>
        </w:rPr>
        <w:t xml:space="preserve"> </w:t>
      </w:r>
      <w:sdt>
        <w:sdtPr>
          <w:id w:val="-394436535"/>
          <w:citation/>
        </w:sdtPr>
        <w:sdtEndPr/>
        <w:sdtContent>
          <w:r w:rsidRPr="00C33485">
            <w:fldChar w:fldCharType="begin"/>
          </w:r>
          <w:r w:rsidRPr="00B6481E">
            <w:instrText xml:space="preserve"> CITATION WJP241 \l 1046 </w:instrText>
          </w:r>
          <w:r w:rsidRPr="00C33485">
            <w:fldChar w:fldCharType="separate"/>
          </w:r>
          <w:r>
            <w:rPr>
              <w:noProof/>
            </w:rPr>
            <w:t>(WJP, 2024</w:t>
          </w:r>
          <w:r>
            <w:rPr>
              <w:noProof/>
              <w:vertAlign w:val="subscript"/>
            </w:rPr>
            <w:t>[2]</w:t>
          </w:r>
          <w:r>
            <w:rPr>
              <w:noProof/>
            </w:rPr>
            <w:t>)</w:t>
          </w:r>
          <w:r w:rsidRPr="00C33485">
            <w:fldChar w:fldCharType="end"/>
          </w:r>
        </w:sdtContent>
      </w:sdt>
      <w:r w:rsidRPr="227FEDDA">
        <w:rPr>
          <w:lang w:val="en-US"/>
        </w:rPr>
        <w:t>.</w:t>
      </w:r>
      <w:r>
        <w:rPr>
          <w:lang w:val="en-US"/>
        </w:rPr>
        <w:t xml:space="preserve"> </w:t>
      </w:r>
    </w:p>
    <w:p w14:paraId="07068B59" w14:textId="07540466" w:rsidR="00F87DB2" w:rsidRPr="00FA7CD6" w:rsidRDefault="003C67EC" w:rsidP="00D826B7">
      <w:pPr>
        <w:pStyle w:val="Para0"/>
      </w:pPr>
      <w:r>
        <w:rPr>
          <w:lang w:val="en-US"/>
        </w:rPr>
        <w:t>When it comes to p</w:t>
      </w:r>
      <w:r w:rsidR="007A01CB">
        <w:rPr>
          <w:lang w:val="en-US"/>
        </w:rPr>
        <w:t>eople’s perceptions and satisfaction</w:t>
      </w:r>
      <w:r>
        <w:rPr>
          <w:lang w:val="en-US"/>
        </w:rPr>
        <w:t xml:space="preserve">, </w:t>
      </w:r>
      <w:r w:rsidR="00AA35D5">
        <w:rPr>
          <w:lang w:val="en-US"/>
        </w:rPr>
        <w:t>6</w:t>
      </w:r>
      <w:r w:rsidR="00B24704">
        <w:rPr>
          <w:lang w:val="en-US"/>
        </w:rPr>
        <w:t>8</w:t>
      </w:r>
      <w:r w:rsidR="007A6A03">
        <w:rPr>
          <w:lang w:val="en-US"/>
        </w:rPr>
        <w:t xml:space="preserve">% </w:t>
      </w:r>
      <w:r w:rsidR="00A73FCE">
        <w:rPr>
          <w:lang w:val="en-US"/>
        </w:rPr>
        <w:t>report</w:t>
      </w:r>
      <w:r w:rsidR="007A6A03">
        <w:rPr>
          <w:lang w:val="en-US"/>
        </w:rPr>
        <w:t xml:space="preserve"> receiv</w:t>
      </w:r>
      <w:r w:rsidR="00A73FCE">
        <w:rPr>
          <w:lang w:val="en-US"/>
        </w:rPr>
        <w:t>ing</w:t>
      </w:r>
      <w:r w:rsidR="007A6A03">
        <w:rPr>
          <w:lang w:val="en-US"/>
        </w:rPr>
        <w:t xml:space="preserve"> all the professional assistance they feel they need, </w:t>
      </w:r>
      <w:r w:rsidR="00A73FCE">
        <w:rPr>
          <w:lang w:val="en-US"/>
        </w:rPr>
        <w:t>indicating</w:t>
      </w:r>
      <w:r w:rsidR="007A01CB">
        <w:rPr>
          <w:lang w:val="en-US"/>
        </w:rPr>
        <w:t xml:space="preserve"> that there is still room f</w:t>
      </w:r>
      <w:r w:rsidR="00AA35D5">
        <w:rPr>
          <w:lang w:val="en-US"/>
        </w:rPr>
        <w:t xml:space="preserve">or improvement. </w:t>
      </w:r>
      <w:r w:rsidR="00A46057">
        <w:rPr>
          <w:lang w:val="en-US"/>
        </w:rPr>
        <w:t xml:space="preserve">Gender disparities are evident, </w:t>
      </w:r>
      <w:r w:rsidR="00B83A6B">
        <w:rPr>
          <w:lang w:val="en-US"/>
        </w:rPr>
        <w:t xml:space="preserve">with </w:t>
      </w:r>
      <w:r w:rsidR="00877E00">
        <w:rPr>
          <w:lang w:val="en-US"/>
        </w:rPr>
        <w:t>73%</w:t>
      </w:r>
      <w:r w:rsidR="007616EE">
        <w:rPr>
          <w:lang w:val="en-US"/>
        </w:rPr>
        <w:t xml:space="preserve"> </w:t>
      </w:r>
      <w:r w:rsidR="00877E00">
        <w:rPr>
          <w:lang w:val="en-US"/>
        </w:rPr>
        <w:t xml:space="preserve">of men reporting full satisfaction with the help received, compared to 61% of women. </w:t>
      </w:r>
      <w:r w:rsidR="00F52E63">
        <w:rPr>
          <w:lang w:val="en-US"/>
        </w:rPr>
        <w:t>Age differences are also notable:</w:t>
      </w:r>
      <w:r w:rsidR="00A768A3">
        <w:rPr>
          <w:lang w:val="en-US"/>
        </w:rPr>
        <w:t xml:space="preserve"> </w:t>
      </w:r>
      <w:r w:rsidR="007616EE">
        <w:rPr>
          <w:lang w:val="en-US"/>
        </w:rPr>
        <w:t xml:space="preserve">74% of </w:t>
      </w:r>
      <w:r w:rsidR="00A5119D">
        <w:rPr>
          <w:lang w:val="en-US"/>
        </w:rPr>
        <w:t>people</w:t>
      </w:r>
      <w:r w:rsidR="007616EE">
        <w:rPr>
          <w:lang w:val="en-US"/>
        </w:rPr>
        <w:t xml:space="preserve"> aged 65 and over </w:t>
      </w:r>
      <w:r w:rsidR="00F52E63">
        <w:rPr>
          <w:lang w:val="en-US"/>
        </w:rPr>
        <w:t>receive</w:t>
      </w:r>
      <w:r w:rsidR="007616EE">
        <w:rPr>
          <w:lang w:val="en-US"/>
        </w:rPr>
        <w:t xml:space="preserve"> all the help they want, compared to 6</w:t>
      </w:r>
      <w:ins w:id="82" w:author="Angel David Ramirez Romero" w:date="2026-06-10T13:56:00Z" w16du:dateUtc="2026-06-10T17:56:00Z">
        <w:r w:rsidR="00CA073F">
          <w:rPr>
            <w:lang w:val="en-US"/>
          </w:rPr>
          <w:t>2</w:t>
        </w:r>
      </w:ins>
      <w:del w:id="83" w:author="Angel David Ramirez Romero" w:date="2026-06-10T13:56:00Z" w16du:dateUtc="2026-06-10T17:56:00Z">
        <w:r w:rsidR="007616EE" w:rsidDel="00CA073F">
          <w:rPr>
            <w:lang w:val="en-US"/>
          </w:rPr>
          <w:delText>4</w:delText>
        </w:r>
      </w:del>
      <w:r w:rsidR="007616EE">
        <w:rPr>
          <w:lang w:val="en-US"/>
        </w:rPr>
        <w:t>% of those aged 18-24</w:t>
      </w:r>
      <w:r w:rsidR="00A5119D">
        <w:rPr>
          <w:lang w:val="en-US"/>
        </w:rPr>
        <w:t xml:space="preserve">. </w:t>
      </w:r>
      <w:r w:rsidR="00D92DBC">
        <w:rPr>
          <w:lang w:val="en-US"/>
        </w:rPr>
        <w:t>These</w:t>
      </w:r>
      <w:r w:rsidR="00A5119D">
        <w:rPr>
          <w:lang w:val="en-US"/>
        </w:rPr>
        <w:t xml:space="preserve"> disparities </w:t>
      </w:r>
      <w:r w:rsidR="00D92DBC">
        <w:rPr>
          <w:lang w:val="en-US"/>
        </w:rPr>
        <w:t>suggest</w:t>
      </w:r>
      <w:r w:rsidR="00A5119D">
        <w:rPr>
          <w:lang w:val="en-US"/>
        </w:rPr>
        <w:t xml:space="preserve"> that </w:t>
      </w:r>
      <w:r w:rsidR="00B300E3">
        <w:rPr>
          <w:lang w:val="en-US"/>
        </w:rPr>
        <w:t>younger people and women face greater challenges in identifying, affording, or engaging with</w:t>
      </w:r>
      <w:r w:rsidR="00373E58">
        <w:rPr>
          <w:lang w:val="en-US"/>
        </w:rPr>
        <w:t xml:space="preserve"> </w:t>
      </w:r>
      <w:r w:rsidR="00EC540B">
        <w:rPr>
          <w:lang w:val="en-US"/>
        </w:rPr>
        <w:t>appropriate experts</w:t>
      </w:r>
      <w:sdt>
        <w:sdtPr>
          <w:id w:val="-1683272513"/>
          <w:citation/>
        </w:sdtPr>
        <w:sdtEndPr/>
        <w:sdtContent>
          <w:r w:rsidR="00CC513E" w:rsidRPr="00FA7CD6">
            <w:fldChar w:fldCharType="begin"/>
          </w:r>
          <w:r w:rsidR="00CC513E" w:rsidRPr="00FA7CD6">
            <w:instrText xml:space="preserve"> CITATION WJP241 \l 1036 </w:instrText>
          </w:r>
          <w:r w:rsidR="00CC513E" w:rsidRPr="00FA7CD6">
            <w:fldChar w:fldCharType="separate"/>
          </w:r>
          <w:r>
            <w:rPr>
              <w:noProof/>
            </w:rPr>
            <w:t xml:space="preserve"> (WJP, 2024</w:t>
          </w:r>
          <w:r>
            <w:rPr>
              <w:noProof/>
              <w:vertAlign w:val="subscript"/>
            </w:rPr>
            <w:t>[2]</w:t>
          </w:r>
          <w:r>
            <w:rPr>
              <w:noProof/>
            </w:rPr>
            <w:t>)</w:t>
          </w:r>
          <w:r w:rsidR="00CC513E" w:rsidRPr="00FA7CD6">
            <w:fldChar w:fldCharType="end"/>
          </w:r>
        </w:sdtContent>
      </w:sdt>
      <w:r w:rsidR="00EC540B">
        <w:rPr>
          <w:lang w:val="en-US"/>
        </w:rPr>
        <w:t xml:space="preserve">. </w:t>
      </w:r>
    </w:p>
    <w:p w14:paraId="7D60C81A" w14:textId="3048A3B5" w:rsidR="00252A21" w:rsidRPr="00FA325E" w:rsidRDefault="00252A21" w:rsidP="00D826B7">
      <w:pPr>
        <w:pStyle w:val="Para0"/>
      </w:pPr>
      <w:r w:rsidRPr="00806ACF">
        <w:rPr>
          <w:lang w:val="en-US"/>
        </w:rPr>
        <w:t>As regards the sources of assistance, most people who manage to reach appropriate support turn to</w:t>
      </w:r>
      <w:r w:rsidR="00504B5D">
        <w:rPr>
          <w:lang w:val="en-US"/>
        </w:rPr>
        <w:t xml:space="preserve"> a</w:t>
      </w:r>
      <w:r w:rsidRPr="00806ACF">
        <w:rPr>
          <w:lang w:val="en-US"/>
        </w:rPr>
        <w:t xml:space="preserve"> lawyer or professional advisor (65%)</w:t>
      </w:r>
      <w:r w:rsidR="007B0F9A">
        <w:rPr>
          <w:lang w:val="en-US"/>
        </w:rPr>
        <w:t>, and</w:t>
      </w:r>
      <w:r w:rsidR="00F47249">
        <w:rPr>
          <w:lang w:val="en-US"/>
        </w:rPr>
        <w:t xml:space="preserve">, to a lesser </w:t>
      </w:r>
      <w:r w:rsidR="00221898">
        <w:rPr>
          <w:lang w:val="en-US"/>
        </w:rPr>
        <w:t>extent</w:t>
      </w:r>
      <w:r w:rsidR="00F47249">
        <w:rPr>
          <w:lang w:val="en-US"/>
        </w:rPr>
        <w:t>,</w:t>
      </w:r>
      <w:r w:rsidR="00221898">
        <w:rPr>
          <w:lang w:val="en-US"/>
        </w:rPr>
        <w:t xml:space="preserve"> to </w:t>
      </w:r>
      <w:r w:rsidRPr="00806ACF">
        <w:rPr>
          <w:lang w:val="en-US"/>
        </w:rPr>
        <w:t xml:space="preserve">friends or relatives with </w:t>
      </w:r>
      <w:r w:rsidR="72DD9B09" w:rsidRPr="00806ACF">
        <w:rPr>
          <w:lang w:val="en-US"/>
        </w:rPr>
        <w:t xml:space="preserve">a </w:t>
      </w:r>
      <w:r w:rsidRPr="00806ACF">
        <w:rPr>
          <w:lang w:val="en-US"/>
        </w:rPr>
        <w:t>legal background (</w:t>
      </w:r>
      <w:r w:rsidR="00F104A8">
        <w:rPr>
          <w:lang w:val="en-US"/>
        </w:rPr>
        <w:t>20</w:t>
      </w:r>
      <w:r w:rsidRPr="00806ACF">
        <w:rPr>
          <w:lang w:val="en-US"/>
        </w:rPr>
        <w:t>%)</w:t>
      </w:r>
      <w:r w:rsidR="0017045C">
        <w:rPr>
          <w:lang w:val="en-US"/>
        </w:rPr>
        <w:t>.</w:t>
      </w:r>
      <w:r w:rsidRPr="00806ACF">
        <w:rPr>
          <w:lang w:val="en-US"/>
        </w:rPr>
        <w:t> </w:t>
      </w:r>
      <w:del w:id="84" w:author="Santiago Pardo" w:date="2026-06-10T18:59:00Z" w16du:dateUtc="2026-06-10T23:59:00Z">
        <w:r w:rsidR="003E1B27" w:rsidRPr="00806ACF" w:rsidDel="00DD1406">
          <w:rPr>
            <w:lang w:val="en-US"/>
          </w:rPr>
          <w:delText>While almost</w:delText>
        </w:r>
        <w:r w:rsidRPr="00806ACF" w:rsidDel="00DD1406">
          <w:rPr>
            <w:lang w:val="en-US"/>
          </w:rPr>
          <w:delText xml:space="preserve"> </w:delText>
        </w:r>
        <w:r w:rsidRPr="000B0F7D" w:rsidDel="00DD1406">
          <w:rPr>
            <w:lang w:val="en-US"/>
          </w:rPr>
          <w:delText>half of people </w:delText>
        </w:r>
      </w:del>
      <w:ins w:id="85" w:author="Santiago Pardo" w:date="2026-06-10T18:59:00Z" w16du:dateUtc="2026-06-10T23:59:00Z">
        <w:r w:rsidR="00DD1406">
          <w:rPr>
            <w:lang w:val="en-US"/>
          </w:rPr>
          <w:t xml:space="preserve">About four in </w:t>
        </w:r>
        <w:r w:rsidR="009C2A82">
          <w:rPr>
            <w:lang w:val="en-US"/>
          </w:rPr>
          <w:t xml:space="preserve">five people seeking assistance </w:t>
        </w:r>
      </w:ins>
      <w:del w:id="86" w:author="Santiago Pardo" w:date="2026-06-10T18:59:00Z" w16du:dateUtc="2026-06-10T23:59:00Z">
        <w:r w:rsidRPr="000B0F7D" w:rsidDel="00DD1406">
          <w:rPr>
            <w:lang w:val="en-US"/>
          </w:rPr>
          <w:delText>seeking assistance </w:delText>
        </w:r>
      </w:del>
      <w:r w:rsidRPr="000B0F7D">
        <w:rPr>
          <w:lang w:val="en-US"/>
        </w:rPr>
        <w:t>(</w:t>
      </w:r>
      <w:ins w:id="87" w:author="Angel David Ramirez Romero" w:date="2026-06-10T13:57:00Z" w16du:dateUtc="2026-06-10T17:57:00Z">
        <w:r w:rsidR="00CA073F">
          <w:rPr>
            <w:lang w:val="en-US"/>
          </w:rPr>
          <w:t>79</w:t>
        </w:r>
      </w:ins>
      <w:del w:id="88" w:author="Angel David Ramirez Romero" w:date="2026-06-10T13:57:00Z" w16du:dateUtc="2026-06-10T17:57:00Z">
        <w:r w:rsidRPr="000B0F7D" w:rsidDel="00CA073F">
          <w:rPr>
            <w:lang w:val="en-US"/>
          </w:rPr>
          <w:delText>4</w:delText>
        </w:r>
        <w:r w:rsidR="00F104A8" w:rsidDel="00CA073F">
          <w:rPr>
            <w:lang w:val="en-US"/>
          </w:rPr>
          <w:delText>7</w:delText>
        </w:r>
      </w:del>
      <w:r w:rsidRPr="000B0F7D">
        <w:rPr>
          <w:lang w:val="en-US"/>
        </w:rPr>
        <w:t xml:space="preserve">%) rely on a single advisor, </w:t>
      </w:r>
      <w:r w:rsidR="003E1B27" w:rsidRPr="000B0F7D">
        <w:rPr>
          <w:lang w:val="en-US"/>
        </w:rPr>
        <w:t>one in five respondents (2</w:t>
      </w:r>
      <w:r w:rsidR="00F104A8">
        <w:rPr>
          <w:lang w:val="en-US"/>
        </w:rPr>
        <w:t>1</w:t>
      </w:r>
      <w:r w:rsidR="003E1B27" w:rsidRPr="000B0F7D">
        <w:rPr>
          <w:lang w:val="en-US"/>
        </w:rPr>
        <w:t>%) consult multiple advis</w:t>
      </w:r>
      <w:r w:rsidR="00656FA0" w:rsidRPr="000B0F7D">
        <w:rPr>
          <w:lang w:val="en-US"/>
        </w:rPr>
        <w:t xml:space="preserve">ers, </w:t>
      </w:r>
      <w:r w:rsidR="007D5F2C" w:rsidRPr="000B0F7D">
        <w:rPr>
          <w:lang w:val="en-US"/>
        </w:rPr>
        <w:t>reflecting</w:t>
      </w:r>
      <w:r w:rsidR="00656FA0" w:rsidRPr="000B0F7D">
        <w:rPr>
          <w:lang w:val="en-US"/>
        </w:rPr>
        <w:t xml:space="preserve"> the complex</w:t>
      </w:r>
      <w:r w:rsidR="007D28A3" w:rsidRPr="000B0F7D">
        <w:rPr>
          <w:lang w:val="en-US"/>
        </w:rPr>
        <w:t xml:space="preserve">ity of navigating appropriate </w:t>
      </w:r>
      <w:r w:rsidR="00656FA0" w:rsidRPr="000B0F7D">
        <w:rPr>
          <w:lang w:val="en-US"/>
        </w:rPr>
        <w:t>support</w:t>
      </w:r>
      <w:r w:rsidR="00887C40">
        <w:rPr>
          <w:lang w:val="en-US"/>
        </w:rPr>
        <w:t xml:space="preserve"> </w:t>
      </w:r>
      <w:sdt>
        <w:sdtPr>
          <w:id w:val="426309619"/>
          <w:citation/>
        </w:sdtPr>
        <w:sdtEndPr/>
        <w:sdtContent>
          <w:r w:rsidR="00887C40" w:rsidRPr="00FA7CD6">
            <w:fldChar w:fldCharType="begin"/>
          </w:r>
          <w:r w:rsidR="00887C40" w:rsidRPr="00FA7CD6">
            <w:instrText xml:space="preserve"> CITATION WJP241 \l 1036 </w:instrText>
          </w:r>
          <w:r w:rsidR="00887C40" w:rsidRPr="00FA7CD6">
            <w:fldChar w:fldCharType="separate"/>
          </w:r>
          <w:r>
            <w:rPr>
              <w:noProof/>
            </w:rPr>
            <w:t>(WJP, 2024</w:t>
          </w:r>
          <w:r>
            <w:rPr>
              <w:noProof/>
              <w:vertAlign w:val="subscript"/>
            </w:rPr>
            <w:t>[2]</w:t>
          </w:r>
          <w:r>
            <w:rPr>
              <w:noProof/>
            </w:rPr>
            <w:t>)</w:t>
          </w:r>
          <w:r w:rsidR="00887C40" w:rsidRPr="00FA7CD6">
            <w:fldChar w:fldCharType="end"/>
          </w:r>
        </w:sdtContent>
      </w:sdt>
      <w:r w:rsidRPr="227FEDDA">
        <w:rPr>
          <w:lang w:val="en-US"/>
        </w:rPr>
        <w:t>.</w:t>
      </w:r>
    </w:p>
    <w:p w14:paraId="1043C4B0" w14:textId="543EC71E" w:rsidR="00D826B7" w:rsidRPr="00FA7CD6" w:rsidRDefault="00D826B7" w:rsidP="00D826B7">
      <w:pPr>
        <w:pStyle w:val="Para0"/>
      </w:pPr>
      <w:r>
        <w:rPr>
          <w:lang w:val="en-US"/>
        </w:rPr>
        <w:t xml:space="preserve">Several factors continue to hinder people’s ability to obtain assistance, including financial </w:t>
      </w:r>
      <w:r w:rsidR="00E953D6">
        <w:rPr>
          <w:lang w:val="en-US"/>
        </w:rPr>
        <w:t>costs</w:t>
      </w:r>
      <w:r>
        <w:rPr>
          <w:lang w:val="en-US"/>
        </w:rPr>
        <w:t xml:space="preserve">, reluctance to seek help due to previous experiences, fear, distance, not knowing who to contact, or not </w:t>
      </w:r>
      <w:proofErr w:type="spellStart"/>
      <w:r>
        <w:rPr>
          <w:lang w:val="en-US"/>
        </w:rPr>
        <w:t>reali</w:t>
      </w:r>
      <w:r w:rsidR="00791C25">
        <w:rPr>
          <w:lang w:val="en-US"/>
        </w:rPr>
        <w:t>s</w:t>
      </w:r>
      <w:r>
        <w:rPr>
          <w:lang w:val="en-US"/>
        </w:rPr>
        <w:t>ing</w:t>
      </w:r>
      <w:proofErr w:type="spellEnd"/>
      <w:r>
        <w:rPr>
          <w:lang w:val="en-US"/>
        </w:rPr>
        <w:t xml:space="preserve"> that advice was available.</w:t>
      </w:r>
      <w:r w:rsidR="00791C25">
        <w:rPr>
          <w:rStyle w:val="FootnoteReference"/>
          <w:lang w:val="en-US"/>
        </w:rPr>
        <w:footnoteReference w:id="6"/>
      </w:r>
      <w:r>
        <w:rPr>
          <w:lang w:val="en-US"/>
        </w:rPr>
        <w:t xml:space="preserve"> </w:t>
      </w:r>
      <w:r w:rsidRPr="00471B49">
        <w:rPr>
          <w:lang w:val="en-US"/>
        </w:rPr>
        <w:t xml:space="preserve">In addition to these practical obstacles, many people perceive legal assistance as largely inaccessible : while </w:t>
      </w:r>
      <w:ins w:id="89" w:author="Angel David Ramirez Romero" w:date="2026-06-10T13:58:00Z" w16du:dateUtc="2026-06-10T17:58:00Z">
        <w:r w:rsidR="00CA073F">
          <w:rPr>
            <w:lang w:val="en-US"/>
          </w:rPr>
          <w:t>53</w:t>
        </w:r>
      </w:ins>
      <w:del w:id="90" w:author="Angel David Ramirez Romero" w:date="2026-06-10T13:58:00Z" w16du:dateUtc="2026-06-10T17:58:00Z">
        <w:r w:rsidRPr="00471B49" w:rsidDel="00CA073F">
          <w:rPr>
            <w:lang w:val="en-US"/>
          </w:rPr>
          <w:delText>67</w:delText>
        </w:r>
      </w:del>
      <w:r w:rsidRPr="00471B49">
        <w:rPr>
          <w:lang w:val="en-US"/>
        </w:rPr>
        <w:t xml:space="preserve">% of people are actually able to access appropriate assistance, only 43% of the general population believe that people in Malta have access to affordable legal help if they need it </w:t>
      </w:r>
      <w:sdt>
        <w:sdtPr>
          <w:id w:val="1937088468"/>
          <w:citation/>
        </w:sdtPr>
        <w:sdtEndPr/>
        <w:sdtContent>
          <w:r w:rsidRPr="00471B49">
            <w:fldChar w:fldCharType="begin"/>
          </w:r>
          <w:r w:rsidRPr="00471B49">
            <w:instrText xml:space="preserve"> CITATION WJP241 \l 1046 </w:instrText>
          </w:r>
          <w:r w:rsidRPr="00471B49">
            <w:fldChar w:fldCharType="separate"/>
          </w:r>
          <w:r>
            <w:rPr>
              <w:noProof/>
            </w:rPr>
            <w:t>(WJP, 2024</w:t>
          </w:r>
          <w:r>
            <w:rPr>
              <w:noProof/>
              <w:vertAlign w:val="subscript"/>
            </w:rPr>
            <w:t>[2]</w:t>
          </w:r>
          <w:r>
            <w:rPr>
              <w:noProof/>
            </w:rPr>
            <w:t>)</w:t>
          </w:r>
          <w:r w:rsidRPr="00471B49">
            <w:fldChar w:fldCharType="end"/>
          </w:r>
        </w:sdtContent>
      </w:sdt>
      <w:r w:rsidRPr="00471B49">
        <w:rPr>
          <w:lang w:val="en-US"/>
        </w:rPr>
        <w:t>. Although this</w:t>
      </w:r>
      <w:r>
        <w:rPr>
          <w:lang w:val="en-US"/>
        </w:rPr>
        <w:t xml:space="preserve"> perception </w:t>
      </w:r>
      <w:r w:rsidRPr="007E1EA7">
        <w:rPr>
          <w:lang w:val="en-US"/>
        </w:rPr>
        <w:t>cannot be directly compared with individual experiences reported in the survey, the justice system appears to be perceived as inaccessible and unaffordable even when </w:t>
      </w:r>
      <w:proofErr w:type="gramStart"/>
      <w:r w:rsidRPr="007E1EA7">
        <w:rPr>
          <w:lang w:val="en-US"/>
        </w:rPr>
        <w:t>the majority of</w:t>
      </w:r>
      <w:proofErr w:type="gramEnd"/>
      <w:r w:rsidRPr="007E1EA7">
        <w:rPr>
          <w:lang w:val="en-US"/>
        </w:rPr>
        <w:t xml:space="preserve"> people ultimately </w:t>
      </w:r>
      <w:r w:rsidRPr="00F358CD">
        <w:rPr>
          <w:lang w:val="en-US"/>
        </w:rPr>
        <w:t xml:space="preserve">succeed in obtaining assistance. Perception was even less positive among women, with only 35% believing that people in Malta have access to affordable legal help, compared with 50% of </w:t>
      </w:r>
      <w:r w:rsidR="00EB32E6" w:rsidRPr="227FEDDA">
        <w:rPr>
          <w:lang w:val="en-US"/>
        </w:rPr>
        <w:t xml:space="preserve">male </w:t>
      </w:r>
      <w:r w:rsidRPr="00F358CD">
        <w:rPr>
          <w:lang w:val="en-US"/>
        </w:rPr>
        <w:t>respondents. Lower</w:t>
      </w:r>
      <w:r w:rsidRPr="007E1EA7">
        <w:rPr>
          <w:lang w:val="en-US"/>
        </w:rPr>
        <w:t xml:space="preserve"> visibility of available services, inconsistent quality, or broader mistrust in institutions may contribute to this perception of limited accessibility.</w:t>
      </w:r>
    </w:p>
    <w:p w14:paraId="79AEBC73" w14:textId="77777777" w:rsidR="00807293" w:rsidRPr="00FA7CD6" w:rsidRDefault="00807293" w:rsidP="00D826B7">
      <w:pPr>
        <w:pStyle w:val="Para0"/>
      </w:pPr>
    </w:p>
    <w:p w14:paraId="1128E256" w14:textId="395850D0" w:rsidR="00807293" w:rsidRDefault="00807293" w:rsidP="002006D3">
      <w:pPr>
        <w:pStyle w:val="Caption"/>
      </w:pPr>
      <w:bookmarkStart w:id="91" w:name="_Toc228959130"/>
      <w:r w:rsidRPr="63B6D482">
        <w:rPr>
          <w:lang w:val="en-US"/>
        </w:rPr>
        <w:lastRenderedPageBreak/>
        <w:t>Figure </w:t>
      </w:r>
      <w:r>
        <w:rPr>
          <w:noProof/>
        </w:rPr>
        <w:fldChar w:fldCharType="begin"/>
      </w:r>
      <w:r>
        <w:rPr>
          <w:noProof/>
        </w:rPr>
        <w:instrText xml:space="preserve"> STYLEREF 1 \s </w:instrText>
      </w:r>
      <w:r>
        <w:rPr>
          <w:noProof/>
        </w:rPr>
        <w:fldChar w:fldCharType="separate"/>
      </w:r>
      <w:r w:rsidR="00BC06F4">
        <w:rPr>
          <w:noProof/>
        </w:rPr>
        <w:t>1</w:t>
      </w:r>
      <w:r>
        <w:rPr>
          <w:noProof/>
        </w:rPr>
        <w:fldChar w:fldCharType="end"/>
      </w:r>
      <w:r w:rsidRPr="63B6D482">
        <w:rPr>
          <w:lang w:val="en-US"/>
        </w:rPr>
        <w:t>.</w:t>
      </w:r>
      <w:r>
        <w:rPr>
          <w:noProof/>
        </w:rPr>
        <w:fldChar w:fldCharType="begin"/>
      </w:r>
      <w:r>
        <w:rPr>
          <w:noProof/>
        </w:rPr>
        <w:instrText xml:space="preserve"> SEQ Figure \* ARABIC \s 1 </w:instrText>
      </w:r>
      <w:r>
        <w:rPr>
          <w:noProof/>
        </w:rPr>
        <w:fldChar w:fldCharType="separate"/>
      </w:r>
      <w:r w:rsidR="00BC06F4">
        <w:rPr>
          <w:noProof/>
        </w:rPr>
        <w:t>5</w:t>
      </w:r>
      <w:r>
        <w:rPr>
          <w:noProof/>
        </w:rPr>
        <w:fldChar w:fldCharType="end"/>
      </w:r>
      <w:r w:rsidRPr="63B6D482">
        <w:rPr>
          <w:lang w:val="en-US"/>
        </w:rPr>
        <w:t>. Pathways to accessing appropriate assistance and representation in Malta</w:t>
      </w:r>
      <w:bookmarkEnd w:id="91"/>
    </w:p>
    <w:p w14:paraId="074941E5" w14:textId="348BBB4C" w:rsidR="00807293" w:rsidRPr="00FA7CD6" w:rsidRDefault="00807293" w:rsidP="002006D3">
      <w:pPr>
        <w:pStyle w:val="Figure"/>
        <w:rPr>
          <w:i/>
          <w:lang w:val="en-GB"/>
        </w:rPr>
      </w:pPr>
      <w:del w:id="92" w:author="Angel David Ramirez Romero" w:date="2026-06-10T14:21:00Z" w16du:dateUtc="2026-06-10T18:21:00Z">
        <w:r w:rsidRPr="00FA7CD6" w:rsidDel="00606455">
          <w:rPr>
            <w:noProof/>
            <w:lang w:val="en-GB"/>
          </w:rPr>
          <w:drawing>
            <wp:inline distT="0" distB="0" distL="0" distR="0" wp14:anchorId="3E26C20D" wp14:editId="5DFC7908">
              <wp:extent cx="6288619" cy="4196770"/>
              <wp:effectExtent l="0" t="0" r="0" b="0"/>
              <wp:docPr id="516408319" name="Picture 10"/>
              <wp:cNvGraphicFramePr/>
              <a:graphic xmlns:a="http://schemas.openxmlformats.org/drawingml/2006/main">
                <a:graphicData uri="http://schemas.openxmlformats.org/drawingml/2006/picture">
                  <pic:pic xmlns:pic="http://schemas.openxmlformats.org/drawingml/2006/picture">
                    <pic:nvPicPr>
                      <pic:cNvPr id="516408319" name="Picture 10"/>
                      <pic:cNvPicPr/>
                    </pic:nvPicPr>
                    <pic:blipFill>
                      <a:blip r:embed="rId23"/>
                      <a:stretch>
                        <a:fillRect/>
                      </a:stretch>
                    </pic:blipFill>
                    <pic:spPr>
                      <a:xfrm>
                        <a:off x="0" y="0"/>
                        <a:ext cx="6288619" cy="4196770"/>
                      </a:xfrm>
                      <a:prstGeom prst="rect">
                        <a:avLst/>
                      </a:prstGeom>
                    </pic:spPr>
                  </pic:pic>
                </a:graphicData>
              </a:graphic>
            </wp:inline>
          </w:drawing>
        </w:r>
      </w:del>
      <w:ins w:id="93" w:author="Angel David Ramirez Romero" w:date="2026-06-10T14:21:00Z" w16du:dateUtc="2026-06-10T18:21:00Z">
        <w:r w:rsidR="00606455">
          <w:rPr>
            <w:noProof/>
          </w:rPr>
          <w:drawing>
            <wp:inline distT="0" distB="0" distL="0" distR="0" wp14:anchorId="6F9D325D" wp14:editId="7CA21F3B">
              <wp:extent cx="3812540" cy="2765685"/>
              <wp:effectExtent l="0" t="0" r="0" b="3175"/>
              <wp:docPr id="49823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3301" name="Picture 4982330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71222" cy="2808254"/>
                      </a:xfrm>
                      <a:prstGeom prst="rect">
                        <a:avLst/>
                      </a:prstGeom>
                    </pic:spPr>
                  </pic:pic>
                </a:graphicData>
              </a:graphic>
            </wp:inline>
          </w:drawing>
        </w:r>
      </w:ins>
    </w:p>
    <w:p w14:paraId="4AF46BA5" w14:textId="0303A112" w:rsidR="00807293" w:rsidRDefault="00807293" w:rsidP="002006D3">
      <w:pPr>
        <w:pStyle w:val="Sourcenotes"/>
      </w:pPr>
      <w:r w:rsidRPr="004802B4">
        <w:t xml:space="preserve">Note: </w:t>
      </w:r>
      <w:r w:rsidRPr="00A31FB8">
        <w:t xml:space="preserve">Percentage of respondents who experienced at least one </w:t>
      </w:r>
      <w:r w:rsidR="000B0F7D">
        <w:t>serious</w:t>
      </w:r>
      <w:r w:rsidRPr="00A31FB8">
        <w:t xml:space="preserve"> justice problem. Percentages shown in the figure sum up to 100% at each stage (i.e., vertically).</w:t>
      </w:r>
    </w:p>
    <w:p w14:paraId="4179555C" w14:textId="71A36ABC" w:rsidR="00807293" w:rsidRPr="00454399" w:rsidRDefault="00807293" w:rsidP="002006D3">
      <w:pPr>
        <w:pStyle w:val="Sourcenotes"/>
      </w:pPr>
      <w:r w:rsidRPr="004802B4">
        <w:t>Source:</w:t>
      </w:r>
      <w:sdt>
        <w:sdtPr>
          <w:id w:val="264200957"/>
          <w:citation/>
        </w:sdtPr>
        <w:sdtEndPr/>
        <w:sdtContent>
          <w:r w:rsidR="001107E4">
            <w:fldChar w:fldCharType="begin"/>
          </w:r>
          <w:r w:rsidR="001107E4" w:rsidRPr="00FA7CD6">
            <w:instrText xml:space="preserve"> CITATION WJP241 \l 1036 </w:instrText>
          </w:r>
          <w:r w:rsidR="001107E4">
            <w:fldChar w:fldCharType="separate"/>
          </w:r>
          <w:r>
            <w:rPr>
              <w:noProof/>
            </w:rPr>
            <w:t xml:space="preserve"> (WJP, 2024</w:t>
          </w:r>
          <w:r>
            <w:rPr>
              <w:noProof/>
              <w:vertAlign w:val="subscript"/>
            </w:rPr>
            <w:t>[2]</w:t>
          </w:r>
          <w:r>
            <w:rPr>
              <w:noProof/>
            </w:rPr>
            <w:t>)</w:t>
          </w:r>
          <w:r w:rsidR="001107E4">
            <w:fldChar w:fldCharType="end"/>
          </w:r>
        </w:sdtContent>
      </w:sdt>
    </w:p>
    <w:p w14:paraId="1A09947D" w14:textId="77777777" w:rsidR="00D826B7" w:rsidRDefault="00D826B7" w:rsidP="00D826B7">
      <w:pPr>
        <w:pStyle w:val="Heading4"/>
      </w:pPr>
      <w:r w:rsidRPr="008E4FD4">
        <w:t>Access to dispute resolution mechanisms </w:t>
      </w:r>
    </w:p>
    <w:p w14:paraId="7FC145DB" w14:textId="77777777" w:rsidR="00912744" w:rsidRPr="00FA7CD6" w:rsidRDefault="00D826B7" w:rsidP="00D826B7">
      <w:pPr>
        <w:pStyle w:val="Para0"/>
      </w:pPr>
      <w:r w:rsidRPr="00FA7CD6">
        <w:t xml:space="preserve">Another essential element of justice pathways regards access to dispute resolution mechanisms, including filing a claim in court or with a tribunal, reaching out to the police or another prosecution authority, contacting a government office or designated agency, seeking guidance from a religious authority or community leader, using third-party mediation, engaging a conciliation or arbitration tribunal, or pursuing a formal complaints or appeals process. </w:t>
      </w:r>
    </w:p>
    <w:p w14:paraId="11CAC837" w14:textId="1150E677" w:rsidR="00847B8E" w:rsidRPr="00FA7CD6" w:rsidRDefault="00D826B7" w:rsidP="00D826B7">
      <w:pPr>
        <w:pStyle w:val="Para0"/>
      </w:pPr>
      <w:r w:rsidRPr="00F93707">
        <w:rPr>
          <w:lang w:val="en-US"/>
        </w:rPr>
        <w:t xml:space="preserve">In Malta, a relatively small share of people who experienced a </w:t>
      </w:r>
      <w:r w:rsidR="000B0F7D">
        <w:rPr>
          <w:lang w:val="en-US"/>
        </w:rPr>
        <w:t>serious</w:t>
      </w:r>
      <w:r w:rsidRPr="00F93707">
        <w:rPr>
          <w:lang w:val="en-US"/>
        </w:rPr>
        <w:t xml:space="preserve"> justice problem </w:t>
      </w:r>
      <w:r w:rsidR="000B5BC8">
        <w:rPr>
          <w:lang w:val="en-US"/>
        </w:rPr>
        <w:t xml:space="preserve">contacted </w:t>
      </w:r>
      <w:r w:rsidRPr="00F93707">
        <w:rPr>
          <w:lang w:val="en-US"/>
        </w:rPr>
        <w:t xml:space="preserve">a third-party individual or </w:t>
      </w:r>
      <w:del w:id="94" w:author="Angel David Ramirez Romero" w:date="2026-06-10T13:59:00Z" w16du:dateUtc="2026-06-10T17:59:00Z">
        <w:r w:rsidRPr="00F93707" w:rsidDel="00CA073F">
          <w:rPr>
            <w:lang w:val="en-US"/>
          </w:rPr>
          <w:delText>organisation</w:delText>
        </w:r>
      </w:del>
      <w:ins w:id="95" w:author="Angel David Ramirez Romero" w:date="2026-06-10T13:59:00Z" w16du:dateUtc="2026-06-10T17:59:00Z">
        <w:r w:rsidR="00CA073F" w:rsidRPr="00F93707">
          <w:rPr>
            <w:lang w:val="en-US"/>
          </w:rPr>
          <w:t>organization</w:t>
        </w:r>
      </w:ins>
      <w:r w:rsidRPr="00F93707">
        <w:rPr>
          <w:lang w:val="en-US"/>
        </w:rPr>
        <w:t xml:space="preserve"> to intervene, mediate, or adjudicate (20%). </w:t>
      </w:r>
      <w:r w:rsidR="00847B8E">
        <w:rPr>
          <w:lang w:val="en-US"/>
        </w:rPr>
        <w:t xml:space="preserve">The police </w:t>
      </w:r>
      <w:proofErr w:type="gramStart"/>
      <w:r w:rsidR="00847B8E">
        <w:rPr>
          <w:lang w:val="en-US"/>
        </w:rPr>
        <w:t>is</w:t>
      </w:r>
      <w:proofErr w:type="gramEnd"/>
      <w:r w:rsidR="00847B8E">
        <w:rPr>
          <w:lang w:val="en-US"/>
        </w:rPr>
        <w:t xml:space="preserve"> the most frequently approached dispute resolution mechanism (5</w:t>
      </w:r>
      <w:r w:rsidR="00F104A8">
        <w:rPr>
          <w:lang w:val="en-US"/>
        </w:rPr>
        <w:t>9</w:t>
      </w:r>
      <w:r w:rsidR="00847B8E">
        <w:rPr>
          <w:lang w:val="en-US"/>
        </w:rPr>
        <w:t>%), followed by government offices (5</w:t>
      </w:r>
      <w:r w:rsidR="00F104A8">
        <w:rPr>
          <w:lang w:val="en-US"/>
        </w:rPr>
        <w:t>4</w:t>
      </w:r>
      <w:r w:rsidR="00847B8E">
        <w:rPr>
          <w:lang w:val="en-US"/>
        </w:rPr>
        <w:t>%), courts and tribunals (4</w:t>
      </w:r>
      <w:r w:rsidR="00F104A8">
        <w:rPr>
          <w:lang w:val="en-US"/>
        </w:rPr>
        <w:t>9</w:t>
      </w:r>
      <w:r w:rsidR="00847B8E">
        <w:rPr>
          <w:lang w:val="en-US"/>
        </w:rPr>
        <w:t>%), and complaints or appeal offices (46%). Overlapping use of several institutions is common, with 4</w:t>
      </w:r>
      <w:r w:rsidR="00F104A8">
        <w:rPr>
          <w:lang w:val="en-US"/>
        </w:rPr>
        <w:t>6</w:t>
      </w:r>
      <w:r w:rsidR="00847B8E">
        <w:rPr>
          <w:lang w:val="en-US"/>
        </w:rPr>
        <w:t xml:space="preserve">% contacting three or more institutions, indicating that people rarely rely on a single </w:t>
      </w:r>
      <w:r w:rsidR="000E57D4">
        <w:rPr>
          <w:lang w:val="en-US"/>
        </w:rPr>
        <w:t>service</w:t>
      </w:r>
      <w:r w:rsidR="00D51E2E">
        <w:rPr>
          <w:lang w:val="en-US"/>
        </w:rPr>
        <w:t xml:space="preserve"> or</w:t>
      </w:r>
      <w:r w:rsidR="008D48A4">
        <w:rPr>
          <w:lang w:val="en-US"/>
        </w:rPr>
        <w:t xml:space="preserve"> follow</w:t>
      </w:r>
      <w:r w:rsidR="00D51E2E">
        <w:rPr>
          <w:lang w:val="en-US"/>
        </w:rPr>
        <w:t xml:space="preserve"> a </w:t>
      </w:r>
      <w:r w:rsidR="008D48A4">
        <w:rPr>
          <w:lang w:val="en-US"/>
        </w:rPr>
        <w:t xml:space="preserve">standard </w:t>
      </w:r>
      <w:r w:rsidR="00847B8E">
        <w:rPr>
          <w:lang w:val="en-US"/>
        </w:rPr>
        <w:t>pathway</w:t>
      </w:r>
      <w:r w:rsidR="00847B8E" w:rsidRPr="227FEDDA">
        <w:rPr>
          <w:lang w:val="en-US"/>
        </w:rPr>
        <w:t xml:space="preserve"> </w:t>
      </w:r>
      <w:sdt>
        <w:sdtPr>
          <w:id w:val="-806010592"/>
          <w:citation/>
        </w:sdtPr>
        <w:sdtEndPr/>
        <w:sdtContent>
          <w:r w:rsidR="00847B8E" w:rsidRPr="00C33485">
            <w:fldChar w:fldCharType="begin"/>
          </w:r>
          <w:r w:rsidR="00847B8E" w:rsidRPr="00B6481E">
            <w:instrText xml:space="preserve"> CITATION WJP241 \l 1046 </w:instrText>
          </w:r>
          <w:r w:rsidR="00847B8E" w:rsidRPr="00C33485">
            <w:fldChar w:fldCharType="separate"/>
          </w:r>
          <w:r>
            <w:rPr>
              <w:noProof/>
            </w:rPr>
            <w:t>(WJP, 2024</w:t>
          </w:r>
          <w:r>
            <w:rPr>
              <w:noProof/>
              <w:vertAlign w:val="subscript"/>
            </w:rPr>
            <w:t>[2]</w:t>
          </w:r>
          <w:r>
            <w:rPr>
              <w:noProof/>
            </w:rPr>
            <w:t>)</w:t>
          </w:r>
          <w:r w:rsidR="00847B8E" w:rsidRPr="00C33485">
            <w:fldChar w:fldCharType="end"/>
          </w:r>
        </w:sdtContent>
      </w:sdt>
      <w:r w:rsidR="00954BAB" w:rsidRPr="227FEDDA">
        <w:rPr>
          <w:lang w:val="en-US"/>
        </w:rPr>
        <w:t xml:space="preserve">. </w:t>
      </w:r>
      <w:r w:rsidR="00950A74" w:rsidRPr="227FEDDA">
        <w:rPr>
          <w:lang w:val="en-US"/>
        </w:rPr>
        <w:t>As t</w:t>
      </w:r>
      <w:r w:rsidR="00117C55" w:rsidRPr="227FEDDA">
        <w:rPr>
          <w:lang w:val="en-US"/>
        </w:rPr>
        <w:t xml:space="preserve">he survey does not provide information on the first step taken by people when </w:t>
      </w:r>
      <w:r w:rsidR="00950A74" w:rsidRPr="227FEDDA">
        <w:rPr>
          <w:lang w:val="en-US"/>
        </w:rPr>
        <w:t>accessing a dispute resolution mechanism,</w:t>
      </w:r>
      <w:r w:rsidR="00F71A11" w:rsidRPr="227FEDDA">
        <w:rPr>
          <w:lang w:val="en-US"/>
        </w:rPr>
        <w:t xml:space="preserve"> collecting further information on justice pathways would be interesting to understand whether overlaps are due to </w:t>
      </w:r>
      <w:r w:rsidR="00037FA8" w:rsidRPr="227FEDDA">
        <w:rPr>
          <w:lang w:val="en-US"/>
        </w:rPr>
        <w:t>difficulties in finding appropriate service</w:t>
      </w:r>
      <w:r w:rsidR="00EB7D31" w:rsidRPr="227FEDDA">
        <w:rPr>
          <w:lang w:val="en-US"/>
        </w:rPr>
        <w:t xml:space="preserve">s </w:t>
      </w:r>
      <w:r w:rsidR="00037FA8" w:rsidRPr="227FEDDA">
        <w:rPr>
          <w:lang w:val="en-US"/>
        </w:rPr>
        <w:t>to resolve their problem</w:t>
      </w:r>
      <w:r w:rsidR="00EB7D31" w:rsidRPr="227FEDDA">
        <w:rPr>
          <w:lang w:val="en-US"/>
        </w:rPr>
        <w:t xml:space="preserve"> in a timely manner</w:t>
      </w:r>
      <w:r w:rsidR="00037FA8" w:rsidRPr="227FEDDA">
        <w:rPr>
          <w:lang w:val="en-US"/>
        </w:rPr>
        <w:t>.</w:t>
      </w:r>
      <w:r w:rsidR="00950A74" w:rsidRPr="227FEDDA">
        <w:rPr>
          <w:lang w:val="en-US"/>
        </w:rPr>
        <w:t xml:space="preserve"> </w:t>
      </w:r>
      <w:r>
        <w:rPr>
          <w:lang w:val="en-US"/>
        </w:rPr>
        <w:t xml:space="preserve">Among the </w:t>
      </w:r>
      <w:r w:rsidR="00F104A8">
        <w:rPr>
          <w:lang w:val="en-US"/>
        </w:rPr>
        <w:t>80</w:t>
      </w:r>
      <w:r w:rsidRPr="00F93707">
        <w:rPr>
          <w:lang w:val="en-US"/>
        </w:rPr>
        <w:t>%</w:t>
      </w:r>
      <w:r>
        <w:rPr>
          <w:lang w:val="en-US"/>
        </w:rPr>
        <w:t xml:space="preserve"> of respondents who</w:t>
      </w:r>
      <w:r w:rsidRPr="00F93707">
        <w:rPr>
          <w:lang w:val="en-US"/>
        </w:rPr>
        <w:t xml:space="preserve"> do not pursue </w:t>
      </w:r>
      <w:r w:rsidR="00D3292D">
        <w:rPr>
          <w:lang w:val="en-US"/>
        </w:rPr>
        <w:t xml:space="preserve">assistance </w:t>
      </w:r>
      <w:r w:rsidR="00055EC4">
        <w:rPr>
          <w:lang w:val="en-US"/>
        </w:rPr>
        <w:t xml:space="preserve">from a </w:t>
      </w:r>
      <w:r w:rsidR="00055EC4" w:rsidRPr="227FEDDA">
        <w:rPr>
          <w:lang w:val="en-US"/>
        </w:rPr>
        <w:t xml:space="preserve">third-party individual or an </w:t>
      </w:r>
      <w:del w:id="96" w:author="Angel David Ramirez Romero" w:date="2026-06-10T14:02:00Z" w16du:dateUtc="2026-06-10T18:02:00Z">
        <w:r w:rsidR="00055EC4" w:rsidRPr="227FEDDA" w:rsidDel="00CA073F">
          <w:rPr>
            <w:lang w:val="en-US"/>
          </w:rPr>
          <w:delText>organisation</w:delText>
        </w:r>
      </w:del>
      <w:ins w:id="97" w:author="Angel David Ramirez Romero" w:date="2026-06-10T14:02:00Z" w16du:dateUtc="2026-06-10T18:02:00Z">
        <w:r w:rsidR="00CA073F" w:rsidRPr="227FEDDA">
          <w:rPr>
            <w:lang w:val="en-US"/>
          </w:rPr>
          <w:t>organization</w:t>
        </w:r>
      </w:ins>
      <w:r w:rsidRPr="00F93707">
        <w:rPr>
          <w:lang w:val="en-US"/>
        </w:rPr>
        <w:t>, a large portion does not feel the need to turn to a dispute resolution mechanism (60%), while</w:t>
      </w:r>
      <w:r w:rsidR="00D748FC">
        <w:rPr>
          <w:lang w:val="en-US"/>
        </w:rPr>
        <w:t xml:space="preserve"> nearly one-quarter (2</w:t>
      </w:r>
      <w:r w:rsidR="00F104A8">
        <w:rPr>
          <w:lang w:val="en-US"/>
        </w:rPr>
        <w:t>4</w:t>
      </w:r>
      <w:r w:rsidR="00D748FC">
        <w:rPr>
          <w:lang w:val="en-US"/>
        </w:rPr>
        <w:t xml:space="preserve">%) indicate that they need help but are unable to access it. </w:t>
      </w:r>
      <w:r w:rsidR="001B144E" w:rsidRPr="227FEDDA">
        <w:rPr>
          <w:lang w:val="en-US"/>
        </w:rPr>
        <w:t>Th</w:t>
      </w:r>
      <w:r w:rsidR="00E57046" w:rsidRPr="227FEDDA">
        <w:rPr>
          <w:lang w:val="en-US"/>
        </w:rPr>
        <w:t xml:space="preserve">is can be because of the </w:t>
      </w:r>
      <w:r w:rsidRPr="00F93707">
        <w:rPr>
          <w:lang w:val="en-US"/>
        </w:rPr>
        <w:t>cost, distance, and schedule</w:t>
      </w:r>
      <w:r w:rsidR="00E57046" w:rsidRPr="227FEDDA">
        <w:rPr>
          <w:lang w:val="en-US"/>
        </w:rPr>
        <w:t xml:space="preserve"> of available </w:t>
      </w:r>
      <w:proofErr w:type="gramStart"/>
      <w:r w:rsidR="00E57046" w:rsidRPr="227FEDDA">
        <w:rPr>
          <w:lang w:val="en-US"/>
        </w:rPr>
        <w:t xml:space="preserve">services, </w:t>
      </w:r>
      <w:r w:rsidRPr="00F93707">
        <w:rPr>
          <w:lang w:val="en-US"/>
        </w:rPr>
        <w:t xml:space="preserve"> </w:t>
      </w:r>
      <w:r w:rsidR="00995B1B">
        <w:rPr>
          <w:lang w:val="en-US"/>
        </w:rPr>
        <w:t>belief</w:t>
      </w:r>
      <w:proofErr w:type="gramEnd"/>
      <w:r w:rsidR="00995B1B">
        <w:rPr>
          <w:lang w:val="en-US"/>
        </w:rPr>
        <w:t xml:space="preserve"> that the process is too long, </w:t>
      </w:r>
      <w:r w:rsidRPr="00F93707">
        <w:rPr>
          <w:lang w:val="en-US"/>
        </w:rPr>
        <w:t>bureaucra</w:t>
      </w:r>
      <w:r w:rsidR="00995B1B">
        <w:rPr>
          <w:lang w:val="en-US"/>
        </w:rPr>
        <w:t>tic complexity</w:t>
      </w:r>
      <w:r w:rsidRPr="00F93707">
        <w:rPr>
          <w:lang w:val="en-US"/>
        </w:rPr>
        <w:t>, fear of retaliation, lack of knowledge</w:t>
      </w:r>
      <w:r>
        <w:rPr>
          <w:lang w:val="en-US"/>
        </w:rPr>
        <w:t xml:space="preserve"> of what to do and where to go, and lack of trust in</w:t>
      </w:r>
      <w:r w:rsidR="00FC755B">
        <w:rPr>
          <w:lang w:val="en-US"/>
        </w:rPr>
        <w:t xml:space="preserve"> the</w:t>
      </w:r>
      <w:r>
        <w:rPr>
          <w:lang w:val="en-US"/>
        </w:rPr>
        <w:t xml:space="preserve"> authorities</w:t>
      </w:r>
      <w:r w:rsidR="00EA0CB5" w:rsidRPr="582C7A2C">
        <w:rPr>
          <w:rStyle w:val="FootnoteReference"/>
          <w:lang w:val="en-US"/>
        </w:rPr>
        <w:footnoteReference w:id="7"/>
      </w:r>
      <w:sdt>
        <w:sdtPr>
          <w:id w:val="124061658"/>
          <w:citation/>
        </w:sdtPr>
        <w:sdtEndPr/>
        <w:sdtContent>
          <w:r w:rsidRPr="00C33485">
            <w:fldChar w:fldCharType="begin"/>
          </w:r>
          <w:r w:rsidRPr="00B6481E">
            <w:instrText xml:space="preserve"> CITATION WJP241 \l 1046 </w:instrText>
          </w:r>
          <w:r w:rsidRPr="00C33485">
            <w:fldChar w:fldCharType="separate"/>
          </w:r>
          <w:r>
            <w:rPr>
              <w:noProof/>
            </w:rPr>
            <w:t xml:space="preserve"> (WJP, 2024</w:t>
          </w:r>
          <w:r>
            <w:rPr>
              <w:noProof/>
              <w:vertAlign w:val="subscript"/>
            </w:rPr>
            <w:t>[2]</w:t>
          </w:r>
          <w:r>
            <w:rPr>
              <w:noProof/>
            </w:rPr>
            <w:t>)</w:t>
          </w:r>
          <w:r w:rsidRPr="00C33485">
            <w:fldChar w:fldCharType="end"/>
          </w:r>
        </w:sdtContent>
      </w:sdt>
      <w:r>
        <w:rPr>
          <w:lang w:val="en-US"/>
        </w:rPr>
        <w:t xml:space="preserve">. </w:t>
      </w:r>
    </w:p>
    <w:p w14:paraId="2B6F9DF4" w14:textId="1FD9C007" w:rsidR="00D826B7" w:rsidRPr="00FA7CD6" w:rsidRDefault="00D826B7" w:rsidP="00D826B7">
      <w:pPr>
        <w:pStyle w:val="Para0"/>
      </w:pPr>
      <w:r>
        <w:rPr>
          <w:lang w:val="en-US"/>
        </w:rPr>
        <w:lastRenderedPageBreak/>
        <w:t>Ultimately, among people who need a dispute resolution mechanism, only 5</w:t>
      </w:r>
      <w:r w:rsidR="00F104A8">
        <w:rPr>
          <w:lang w:val="en-US"/>
        </w:rPr>
        <w:t>2</w:t>
      </w:r>
      <w:r>
        <w:rPr>
          <w:lang w:val="en-US"/>
        </w:rPr>
        <w:t xml:space="preserve">% succeed in accessing one, pointing to a significant shortfall in access to justice. While this figure </w:t>
      </w:r>
      <w:r w:rsidR="00360003">
        <w:rPr>
          <w:lang w:val="en-US"/>
        </w:rPr>
        <w:t>exceeds</w:t>
      </w:r>
      <w:r>
        <w:rPr>
          <w:lang w:val="en-US"/>
        </w:rPr>
        <w:t xml:space="preserve"> the EU average of 40%, placing Malta first among</w:t>
      </w:r>
      <w:r w:rsidR="00A5745E">
        <w:rPr>
          <w:lang w:val="en-US"/>
        </w:rPr>
        <w:t xml:space="preserve"> EU</w:t>
      </w:r>
      <w:r>
        <w:rPr>
          <w:lang w:val="en-US"/>
        </w:rPr>
        <w:t xml:space="preserve"> </w:t>
      </w:r>
      <w:r w:rsidR="00A5745E">
        <w:rPr>
          <w:lang w:val="en-US"/>
        </w:rPr>
        <w:t>M</w:t>
      </w:r>
      <w:r>
        <w:rPr>
          <w:lang w:val="en-US"/>
        </w:rPr>
        <w:t xml:space="preserve">ember states, </w:t>
      </w:r>
      <w:r w:rsidR="00924984">
        <w:rPr>
          <w:lang w:val="en-US"/>
        </w:rPr>
        <w:t xml:space="preserve">there </w:t>
      </w:r>
      <w:r w:rsidR="0069061B">
        <w:rPr>
          <w:lang w:val="en-US"/>
        </w:rPr>
        <w:t>is still room to improve nationally</w:t>
      </w:r>
      <w:r w:rsidR="001145E9" w:rsidRPr="227FEDDA">
        <w:rPr>
          <w:lang w:val="en-US"/>
        </w:rPr>
        <w:t xml:space="preserve">. The </w:t>
      </w:r>
      <w:r w:rsidR="0093234D">
        <w:rPr>
          <w:lang w:val="en-US"/>
        </w:rPr>
        <w:t>data</w:t>
      </w:r>
      <w:r w:rsidR="0069061B">
        <w:rPr>
          <w:lang w:val="en-US"/>
        </w:rPr>
        <w:t xml:space="preserve"> also </w:t>
      </w:r>
      <w:r w:rsidR="0069061B" w:rsidRPr="227FEDDA">
        <w:rPr>
          <w:lang w:val="en-US"/>
        </w:rPr>
        <w:t>reflect</w:t>
      </w:r>
      <w:r w:rsidR="001145E9" w:rsidRPr="227FEDDA">
        <w:rPr>
          <w:lang w:val="en-US"/>
        </w:rPr>
        <w:t>s</w:t>
      </w:r>
      <w:r w:rsidR="0069061B">
        <w:rPr>
          <w:lang w:val="en-US"/>
        </w:rPr>
        <w:t xml:space="preserve"> the broader challenge of access to justice ac</w:t>
      </w:r>
      <w:r w:rsidR="007B3C4F">
        <w:rPr>
          <w:lang w:val="en-US"/>
        </w:rPr>
        <w:t xml:space="preserve">ross the </w:t>
      </w:r>
      <w:r>
        <w:rPr>
          <w:lang w:val="en-US"/>
        </w:rPr>
        <w:t xml:space="preserve">EU. Gender disparities in access are </w:t>
      </w:r>
      <w:r w:rsidR="003D344A">
        <w:rPr>
          <w:lang w:val="en-US"/>
        </w:rPr>
        <w:t>low</w:t>
      </w:r>
      <w:r>
        <w:rPr>
          <w:lang w:val="en-US"/>
        </w:rPr>
        <w:t>, with men reporting a rate of 52% and women 51%</w:t>
      </w:r>
      <w:r w:rsidRPr="227FEDDA">
        <w:rPr>
          <w:lang w:val="en-US"/>
        </w:rPr>
        <w:t xml:space="preserve"> </w:t>
      </w:r>
      <w:sdt>
        <w:sdtPr>
          <w:id w:val="-1010678221"/>
          <w:citation/>
        </w:sdtPr>
        <w:sdtEndPr/>
        <w:sdtContent>
          <w:r w:rsidRPr="00C33485">
            <w:fldChar w:fldCharType="begin"/>
          </w:r>
          <w:r w:rsidRPr="00B6481E">
            <w:instrText xml:space="preserve"> CITATION WJP241 \l 1046 </w:instrText>
          </w:r>
          <w:r w:rsidRPr="00C33485">
            <w:fldChar w:fldCharType="separate"/>
          </w:r>
          <w:r>
            <w:rPr>
              <w:noProof/>
            </w:rPr>
            <w:t>(WJP, 2024</w:t>
          </w:r>
          <w:r>
            <w:rPr>
              <w:noProof/>
              <w:vertAlign w:val="subscript"/>
            </w:rPr>
            <w:t>[2]</w:t>
          </w:r>
          <w:r>
            <w:rPr>
              <w:noProof/>
            </w:rPr>
            <w:t>)</w:t>
          </w:r>
          <w:r w:rsidRPr="00C33485">
            <w:fldChar w:fldCharType="end"/>
          </w:r>
        </w:sdtContent>
      </w:sdt>
      <w:r>
        <w:rPr>
          <w:lang w:val="en-US"/>
        </w:rPr>
        <w:t xml:space="preserve">.  </w:t>
      </w:r>
    </w:p>
    <w:p w14:paraId="14750594" w14:textId="2FC31137" w:rsidR="00807293" w:rsidRDefault="00D8716F" w:rsidP="00807293">
      <w:pPr>
        <w:pStyle w:val="Caption"/>
      </w:pPr>
      <w:sdt>
        <w:sdtPr>
          <w:rPr>
            <w:color w:val="000000" w:themeColor="text1"/>
            <w:sz w:val="20"/>
            <w:szCs w:val="22"/>
          </w:rPr>
          <w:id w:val="1687791221"/>
          <w:showingPlcHdr/>
          <w:citation/>
        </w:sdtPr>
        <w:sdtEndPr/>
        <w:sdtContent>
          <w:r w:rsidR="000B0F7D">
            <w:t xml:space="preserve">    </w:t>
          </w:r>
          <w:bookmarkStart w:id="98" w:name="_Toc228959131"/>
          <w:r w:rsidR="000B0F7D">
            <w:t xml:space="preserve"> </w:t>
          </w:r>
        </w:sdtContent>
      </w:sdt>
      <w:r w:rsidR="00807293">
        <w:t>Figure </w:t>
      </w:r>
      <w:r w:rsidR="00807293">
        <w:rPr>
          <w:noProof/>
        </w:rPr>
        <w:fldChar w:fldCharType="begin"/>
      </w:r>
      <w:r w:rsidR="00807293">
        <w:rPr>
          <w:noProof/>
        </w:rPr>
        <w:instrText xml:space="preserve"> STYLEREF 1 \s </w:instrText>
      </w:r>
      <w:r w:rsidR="00807293">
        <w:rPr>
          <w:noProof/>
        </w:rPr>
        <w:fldChar w:fldCharType="separate"/>
      </w:r>
      <w:r w:rsidR="00BC06F4">
        <w:rPr>
          <w:noProof/>
        </w:rPr>
        <w:t>1</w:t>
      </w:r>
      <w:r w:rsidR="00807293">
        <w:rPr>
          <w:noProof/>
        </w:rPr>
        <w:fldChar w:fldCharType="end"/>
      </w:r>
      <w:r w:rsidR="00807293">
        <w:t>.</w:t>
      </w:r>
      <w:r w:rsidR="00807293">
        <w:rPr>
          <w:noProof/>
        </w:rPr>
        <w:fldChar w:fldCharType="begin"/>
      </w:r>
      <w:r w:rsidR="00807293">
        <w:rPr>
          <w:noProof/>
        </w:rPr>
        <w:instrText xml:space="preserve"> SEQ Figure \* ARABIC \s 1 </w:instrText>
      </w:r>
      <w:r w:rsidR="00807293">
        <w:rPr>
          <w:noProof/>
        </w:rPr>
        <w:fldChar w:fldCharType="separate"/>
      </w:r>
      <w:r w:rsidR="00BC06F4">
        <w:rPr>
          <w:noProof/>
        </w:rPr>
        <w:t>6</w:t>
      </w:r>
      <w:r w:rsidR="00807293">
        <w:rPr>
          <w:noProof/>
        </w:rPr>
        <w:fldChar w:fldCharType="end"/>
      </w:r>
      <w:r w:rsidR="00807293">
        <w:t xml:space="preserve">. </w:t>
      </w:r>
      <w:r w:rsidR="00807293" w:rsidRPr="002C0BEF">
        <w:t xml:space="preserve">Pathways to accessing dispute resolution mechanisms (DRM) in </w:t>
      </w:r>
      <w:r w:rsidR="00807293">
        <w:t>Malta</w:t>
      </w:r>
      <w:bookmarkEnd w:id="98"/>
      <w:r w:rsidR="00807293" w:rsidRPr="002C0BEF">
        <w:rPr>
          <w:b w:val="0"/>
          <w:i/>
          <w:color w:val="3F3F3F" w:themeColor="text2"/>
          <w:sz w:val="22"/>
          <w:szCs w:val="22"/>
        </w:rPr>
        <w:t> </w:t>
      </w:r>
    </w:p>
    <w:p w14:paraId="6863B29D" w14:textId="5C0B36B5" w:rsidR="00807293" w:rsidRPr="00FA7CD6" w:rsidRDefault="00807293" w:rsidP="002006D3">
      <w:pPr>
        <w:pStyle w:val="Figure"/>
        <w:rPr>
          <w:i/>
          <w:lang w:val="en-GB"/>
        </w:rPr>
      </w:pPr>
      <w:del w:id="99" w:author="Angel David Ramirez Romero" w:date="2026-06-10T14:21:00Z" w16du:dateUtc="2026-06-10T18:21:00Z">
        <w:r w:rsidRPr="00FA7CD6" w:rsidDel="00606455">
          <w:rPr>
            <w:noProof/>
            <w:lang w:val="en-GB"/>
          </w:rPr>
          <w:drawing>
            <wp:inline distT="0" distB="0" distL="0" distR="0" wp14:anchorId="24F7B7D4" wp14:editId="6E1CB901">
              <wp:extent cx="5224400" cy="3131180"/>
              <wp:effectExtent l="0" t="0" r="0" b="0"/>
              <wp:docPr id="1232422770" name="Picture 10"/>
              <wp:cNvGraphicFramePr/>
              <a:graphic xmlns:a="http://schemas.openxmlformats.org/drawingml/2006/main">
                <a:graphicData uri="http://schemas.openxmlformats.org/drawingml/2006/picture">
                  <pic:pic xmlns:pic="http://schemas.openxmlformats.org/drawingml/2006/picture">
                    <pic:nvPicPr>
                      <pic:cNvPr id="1232422770" name="Picture 10"/>
                      <pic:cNvPicPr/>
                    </pic:nvPicPr>
                    <pic:blipFill>
                      <a:blip r:embed="rId25"/>
                      <a:stretch>
                        <a:fillRect/>
                      </a:stretch>
                    </pic:blipFill>
                    <pic:spPr>
                      <a:xfrm>
                        <a:off x="0" y="0"/>
                        <a:ext cx="5224400" cy="3131180"/>
                      </a:xfrm>
                      <a:prstGeom prst="rect">
                        <a:avLst/>
                      </a:prstGeom>
                    </pic:spPr>
                  </pic:pic>
                </a:graphicData>
              </a:graphic>
            </wp:inline>
          </w:drawing>
        </w:r>
      </w:del>
      <w:ins w:id="100" w:author="Angel David Ramirez Romero" w:date="2026-06-10T14:21:00Z" w16du:dateUtc="2026-06-10T18:21:00Z">
        <w:r w:rsidR="00606455">
          <w:rPr>
            <w:noProof/>
          </w:rPr>
          <w:drawing>
            <wp:inline distT="0" distB="0" distL="0" distR="0" wp14:anchorId="353EA634" wp14:editId="3F7AFAAC">
              <wp:extent cx="4731385" cy="2223083"/>
              <wp:effectExtent l="0" t="0" r="0" b="0"/>
              <wp:docPr id="16435019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01993" name="Picture 16435019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52143" cy="2232837"/>
                      </a:xfrm>
                      <a:prstGeom prst="rect">
                        <a:avLst/>
                      </a:prstGeom>
                    </pic:spPr>
                  </pic:pic>
                </a:graphicData>
              </a:graphic>
            </wp:inline>
          </w:drawing>
        </w:r>
      </w:ins>
    </w:p>
    <w:p w14:paraId="2D1115A5" w14:textId="1140AEFA" w:rsidR="00807293" w:rsidRPr="004802B4" w:rsidRDefault="0112BE3A" w:rsidP="00807293">
      <w:pPr>
        <w:pStyle w:val="Sourcenotes"/>
      </w:pPr>
      <w:r w:rsidRPr="5D944885">
        <w:rPr>
          <w:lang w:val="en-US"/>
        </w:rPr>
        <w:t xml:space="preserve">Note: Percentage of respondents who reported a </w:t>
      </w:r>
      <w:r w:rsidR="000B0F7D">
        <w:rPr>
          <w:lang w:val="en-US"/>
        </w:rPr>
        <w:t>serious</w:t>
      </w:r>
      <w:r w:rsidRPr="5D944885">
        <w:rPr>
          <w:lang w:val="en-US"/>
        </w:rPr>
        <w:t xml:space="preserve"> justice problem. Percentages shown in the figure sum up to 100% at each stage (i.e. vertically).</w:t>
      </w:r>
      <w:r w:rsidR="00656E82" w:rsidRPr="00656E82">
        <w:rPr>
          <w:rFonts w:ascii="Arial Narrow" w:eastAsia="Times New Roman" w:hAnsi="Arial Narrow" w:cs="Segoe UI"/>
          <w:color w:val="000000"/>
          <w:szCs w:val="18"/>
        </w:rPr>
        <w:t xml:space="preserve"> </w:t>
      </w:r>
      <w:r w:rsidR="00656E82">
        <w:rPr>
          <w:rFonts w:ascii="Arial Narrow" w:eastAsia="Times New Roman" w:hAnsi="Arial Narrow" w:cs="Segoe UI"/>
          <w:color w:val="000000"/>
          <w:szCs w:val="18"/>
        </w:rPr>
        <w:t>Data are</w:t>
      </w:r>
      <w:r w:rsidR="00656E82" w:rsidRPr="0026430D">
        <w:rPr>
          <w:rFonts w:ascii="Arial Narrow" w:eastAsia="Times New Roman" w:hAnsi="Arial Narrow" w:cs="Segoe UI"/>
          <w:color w:val="000000"/>
          <w:szCs w:val="18"/>
        </w:rPr>
        <w:t xml:space="preserve"> rounded</w:t>
      </w:r>
      <w:del w:id="101" w:author="Santiago Pardo" w:date="2026-06-10T18:30:00Z" w16du:dateUtc="2026-06-10T23:30:00Z">
        <w:r w:rsidR="00656E82" w:rsidRPr="0026430D" w:rsidDel="00E93B73">
          <w:rPr>
            <w:rFonts w:ascii="Arial Narrow" w:eastAsia="Times New Roman" w:hAnsi="Arial Narrow" w:cs="Segoe UI"/>
            <w:color w:val="000000"/>
            <w:szCs w:val="18"/>
          </w:rPr>
          <w:delText xml:space="preserve"> up</w:delText>
        </w:r>
      </w:del>
      <w:r w:rsidR="00656E82" w:rsidRPr="0026430D">
        <w:rPr>
          <w:rFonts w:ascii="Arial Narrow" w:eastAsia="Times New Roman" w:hAnsi="Arial Narrow" w:cs="Segoe UI"/>
          <w:color w:val="000000"/>
          <w:szCs w:val="18"/>
        </w:rPr>
        <w:t xml:space="preserve"> to the nearest whole number</w:t>
      </w:r>
      <w:r w:rsidR="00656E82">
        <w:rPr>
          <w:rFonts w:ascii="Arial Narrow" w:eastAsia="Times New Roman" w:hAnsi="Arial Narrow" w:cs="Segoe UI"/>
          <w:color w:val="000000"/>
          <w:szCs w:val="18"/>
        </w:rPr>
        <w:t>.</w:t>
      </w:r>
    </w:p>
    <w:p w14:paraId="7525FC3D" w14:textId="10D995F6" w:rsidR="00BE18F4" w:rsidRPr="00454399" w:rsidRDefault="00807293" w:rsidP="002006D3">
      <w:pPr>
        <w:pStyle w:val="Sourcenotes"/>
      </w:pPr>
      <w:r w:rsidRPr="004802B4">
        <w:t>Source</w:t>
      </w:r>
      <w:r>
        <w:t xml:space="preserve">: </w:t>
      </w:r>
      <w:sdt>
        <w:sdtPr>
          <w:id w:val="1666984241"/>
          <w:citation/>
        </w:sdtPr>
        <w:sdtEndPr/>
        <w:sdtContent>
          <w:r w:rsidR="00BE18F4">
            <w:fldChar w:fldCharType="begin"/>
          </w:r>
          <w:r w:rsidR="00BE18F4" w:rsidRPr="00FA7CD6">
            <w:instrText xml:space="preserve"> CITATION WJP241 \l 1036 </w:instrText>
          </w:r>
          <w:r w:rsidR="00BE18F4">
            <w:fldChar w:fldCharType="separate"/>
          </w:r>
          <w:r>
            <w:rPr>
              <w:noProof/>
            </w:rPr>
            <w:t>(WJP, 2024</w:t>
          </w:r>
          <w:r>
            <w:rPr>
              <w:noProof/>
              <w:vertAlign w:val="subscript"/>
            </w:rPr>
            <w:t>[2]</w:t>
          </w:r>
          <w:r>
            <w:rPr>
              <w:noProof/>
            </w:rPr>
            <w:t>)</w:t>
          </w:r>
          <w:r w:rsidR="00BE18F4">
            <w:fldChar w:fldCharType="end"/>
          </w:r>
        </w:sdtContent>
      </w:sdt>
    </w:p>
    <w:p w14:paraId="56A0D808" w14:textId="77777777" w:rsidR="00D826B7" w:rsidRDefault="46D238CB" w:rsidP="00D826B7">
      <w:pPr>
        <w:pStyle w:val="Heading4"/>
      </w:pPr>
      <w:r w:rsidRPr="5D944885">
        <w:rPr>
          <w:lang w:val="en-US"/>
        </w:rPr>
        <w:t>Timeliness, fairness and costliness of the resolution process </w:t>
      </w:r>
    </w:p>
    <w:p w14:paraId="738C8E09" w14:textId="725DB653" w:rsidR="00D826B7" w:rsidRPr="00FA7CD6" w:rsidRDefault="00D826B7" w:rsidP="00D826B7">
      <w:pPr>
        <w:pStyle w:val="Para0"/>
      </w:pPr>
      <w:r w:rsidRPr="00483773">
        <w:rPr>
          <w:lang w:val="en-US"/>
        </w:rPr>
        <w:t>For those who complete their resolution process, either by fully resolving their problem, or by abandoning the process with no further actions being taken, the timeliness of the experience is generally positive. A substantial majority (8</w:t>
      </w:r>
      <w:r w:rsidR="00F104A8">
        <w:rPr>
          <w:lang w:val="en-US"/>
        </w:rPr>
        <w:t>6</w:t>
      </w:r>
      <w:r w:rsidRPr="00483773">
        <w:rPr>
          <w:lang w:val="en-US"/>
        </w:rPr>
        <w:t>%), resolve their issue within a year,</w:t>
      </w:r>
      <w:r>
        <w:rPr>
          <w:lang w:val="en-US"/>
        </w:rPr>
        <w:t xml:space="preserve"> placing Malta above the EU average (74%) as the 12</w:t>
      </w:r>
      <w:r w:rsidRPr="00D750EE">
        <w:rPr>
          <w:vertAlign w:val="superscript"/>
          <w:lang w:val="en-US"/>
        </w:rPr>
        <w:t>th</w:t>
      </w:r>
      <w:r>
        <w:rPr>
          <w:lang w:val="en-US"/>
        </w:rPr>
        <w:t xml:space="preserve"> </w:t>
      </w:r>
      <w:r w:rsidR="006015E4">
        <w:rPr>
          <w:lang w:val="en-US"/>
        </w:rPr>
        <w:t>EU M</w:t>
      </w:r>
      <w:r>
        <w:rPr>
          <w:lang w:val="en-US"/>
        </w:rPr>
        <w:t xml:space="preserve">ember state with the highest rate. </w:t>
      </w:r>
      <w:r w:rsidR="00BB70C7" w:rsidRPr="227FEDDA">
        <w:rPr>
          <w:lang w:val="en-US"/>
        </w:rPr>
        <w:t>Women</w:t>
      </w:r>
      <w:r w:rsidRPr="227FEDDA">
        <w:rPr>
          <w:lang w:val="en-US"/>
        </w:rPr>
        <w:t xml:space="preserve"> report a slightly faster resolution timeline, with 8</w:t>
      </w:r>
      <w:r w:rsidR="00F3133B" w:rsidRPr="227FEDDA">
        <w:rPr>
          <w:lang w:val="en-US"/>
        </w:rPr>
        <w:t>8</w:t>
      </w:r>
      <w:r w:rsidRPr="227FEDDA">
        <w:rPr>
          <w:lang w:val="en-US"/>
        </w:rPr>
        <w:t xml:space="preserve">% </w:t>
      </w:r>
      <w:del w:id="102" w:author="Angel David Ramirez Romero" w:date="2026-06-10T14:08:00Z" w16du:dateUtc="2026-06-10T18:08:00Z">
        <w:r w:rsidRPr="227FEDDA" w:rsidDel="00223E53">
          <w:rPr>
            <w:lang w:val="en-US"/>
          </w:rPr>
          <w:delText>finalising</w:delText>
        </w:r>
      </w:del>
      <w:ins w:id="103" w:author="Angel David Ramirez Romero" w:date="2026-06-10T14:08:00Z" w16du:dateUtc="2026-06-10T18:08:00Z">
        <w:r w:rsidR="00223E53" w:rsidRPr="227FEDDA">
          <w:rPr>
            <w:lang w:val="en-US"/>
          </w:rPr>
          <w:t>finalizing</w:t>
        </w:r>
      </w:ins>
      <w:r w:rsidRPr="227FEDDA">
        <w:rPr>
          <w:lang w:val="en-US"/>
        </w:rPr>
        <w:t xml:space="preserve"> their cases within a year compared to 8</w:t>
      </w:r>
      <w:r w:rsidR="00F104A8" w:rsidRPr="227FEDDA">
        <w:rPr>
          <w:lang w:val="en-US"/>
        </w:rPr>
        <w:t>5</w:t>
      </w:r>
      <w:r w:rsidRPr="227FEDDA">
        <w:rPr>
          <w:lang w:val="en-US"/>
        </w:rPr>
        <w:t xml:space="preserve">% of men. Despite the efficiency suggested by the relatively high rate of issues resolved within a year, perceptions of delay remain widespread in Malta. </w:t>
      </w:r>
      <w:proofErr w:type="gramStart"/>
      <w:r w:rsidRPr="227FEDDA">
        <w:rPr>
          <w:lang w:val="en-US"/>
        </w:rPr>
        <w:t>A majority of</w:t>
      </w:r>
      <w:proofErr w:type="gramEnd"/>
      <w:r w:rsidRPr="227FEDDA">
        <w:rPr>
          <w:lang w:val="en-US"/>
        </w:rPr>
        <w:t xml:space="preserve"> people describe the process as slow </w:t>
      </w:r>
      <w:r>
        <w:rPr>
          <w:lang w:val="en-US"/>
        </w:rPr>
        <w:t xml:space="preserve">(60%), with this sentiment being slightly more negative among </w:t>
      </w:r>
      <w:r w:rsidRPr="007F1903">
        <w:rPr>
          <w:lang w:val="en-US"/>
        </w:rPr>
        <w:t>men (64%) compared to women (5</w:t>
      </w:r>
      <w:r w:rsidR="00F104A8">
        <w:rPr>
          <w:lang w:val="en-US"/>
        </w:rPr>
        <w:t>5</w:t>
      </w:r>
      <w:r w:rsidRPr="007F1903">
        <w:rPr>
          <w:lang w:val="en-US"/>
        </w:rPr>
        <w:t>%)</w:t>
      </w:r>
      <w:r w:rsidRPr="227FEDDA">
        <w:rPr>
          <w:lang w:val="en-US"/>
        </w:rPr>
        <w:t xml:space="preserve"> </w:t>
      </w:r>
      <w:sdt>
        <w:sdtPr>
          <w:id w:val="971646141"/>
          <w:citation/>
        </w:sdtPr>
        <w:sdtEndPr/>
        <w:sdtContent>
          <w:r w:rsidRPr="007F1903">
            <w:fldChar w:fldCharType="begin"/>
          </w:r>
          <w:r w:rsidRPr="007F1903">
            <w:instrText xml:space="preserve"> CITATION WJP241 \l 1046 </w:instrText>
          </w:r>
          <w:r w:rsidRPr="007F1903">
            <w:fldChar w:fldCharType="separate"/>
          </w:r>
          <w:r>
            <w:rPr>
              <w:noProof/>
            </w:rPr>
            <w:t>(WJP, 2024</w:t>
          </w:r>
          <w:r>
            <w:rPr>
              <w:noProof/>
              <w:vertAlign w:val="subscript"/>
            </w:rPr>
            <w:t>[2]</w:t>
          </w:r>
          <w:r>
            <w:rPr>
              <w:noProof/>
            </w:rPr>
            <w:t>)</w:t>
          </w:r>
          <w:r w:rsidRPr="007F1903">
            <w:fldChar w:fldCharType="end"/>
          </w:r>
        </w:sdtContent>
      </w:sdt>
      <w:r>
        <w:rPr>
          <w:lang w:val="en-US"/>
        </w:rPr>
        <w:t xml:space="preserve">. </w:t>
      </w:r>
    </w:p>
    <w:p w14:paraId="7231D505" w14:textId="0791742E" w:rsidR="00D826B7" w:rsidRPr="00FA7CD6" w:rsidRDefault="00D826B7" w:rsidP="00D826B7">
      <w:pPr>
        <w:pStyle w:val="Para0"/>
      </w:pPr>
      <w:r w:rsidRPr="006C787D">
        <w:rPr>
          <w:lang w:val="en-US"/>
        </w:rPr>
        <w:t>Perceptions of fairness of the dispute resolution process are similarly divided</w:t>
      </w:r>
      <w:r w:rsidRPr="227FEDDA">
        <w:rPr>
          <w:lang w:val="en-US"/>
        </w:rPr>
        <w:t xml:space="preserve">. More than half of the people </w:t>
      </w:r>
      <w:r w:rsidRPr="00950E54">
        <w:rPr>
          <w:lang w:val="en-US"/>
        </w:rPr>
        <w:t xml:space="preserve">who report their </w:t>
      </w:r>
      <w:r w:rsidR="000B0F7D">
        <w:rPr>
          <w:lang w:val="en-US"/>
        </w:rPr>
        <w:t>serious</w:t>
      </w:r>
      <w:r w:rsidRPr="00950E54">
        <w:rPr>
          <w:lang w:val="en-US"/>
        </w:rPr>
        <w:t xml:space="preserve"> problem as concluded consider the process they had undergone to be fair, regardless of the outcome</w:t>
      </w:r>
      <w:r>
        <w:rPr>
          <w:lang w:val="en-US"/>
        </w:rPr>
        <w:t xml:space="preserve"> (63%). </w:t>
      </w:r>
      <w:r w:rsidR="00F577CA">
        <w:rPr>
          <w:lang w:val="en-US"/>
        </w:rPr>
        <w:t>T</w:t>
      </w:r>
      <w:r>
        <w:rPr>
          <w:lang w:val="en-US"/>
        </w:rPr>
        <w:t>his rate is higher than the EU average of 5</w:t>
      </w:r>
      <w:ins w:id="104" w:author="Angel David Ramirez Romero" w:date="2026-06-10T14:09:00Z" w16du:dateUtc="2026-06-10T18:09:00Z">
        <w:r w:rsidR="00223E53">
          <w:rPr>
            <w:lang w:val="en-US"/>
          </w:rPr>
          <w:t>3</w:t>
        </w:r>
      </w:ins>
      <w:del w:id="105" w:author="Angel David Ramirez Romero" w:date="2026-06-10T14:09:00Z" w16du:dateUtc="2026-06-10T18:09:00Z">
        <w:r w:rsidDel="00223E53">
          <w:rPr>
            <w:lang w:val="en-US"/>
          </w:rPr>
          <w:delText>4</w:delText>
        </w:r>
      </w:del>
      <w:r>
        <w:rPr>
          <w:lang w:val="en-US"/>
        </w:rPr>
        <w:t>%, placing Malta 6</w:t>
      </w:r>
      <w:r w:rsidRPr="00C44260">
        <w:rPr>
          <w:vertAlign w:val="superscript"/>
          <w:lang w:val="en-US"/>
        </w:rPr>
        <w:t>th</w:t>
      </w:r>
      <w:r>
        <w:rPr>
          <w:lang w:val="en-US"/>
        </w:rPr>
        <w:t xml:space="preserve"> among </w:t>
      </w:r>
      <w:r w:rsidR="00B035C3">
        <w:rPr>
          <w:lang w:val="en-US"/>
        </w:rPr>
        <w:t>EU M</w:t>
      </w:r>
      <w:r>
        <w:rPr>
          <w:lang w:val="en-US"/>
        </w:rPr>
        <w:t xml:space="preserve">ember states, </w:t>
      </w:r>
      <w:r w:rsidR="00F577CA">
        <w:rPr>
          <w:lang w:val="en-US"/>
        </w:rPr>
        <w:t xml:space="preserve">but </w:t>
      </w:r>
      <w:r w:rsidR="00661D84" w:rsidRPr="00BD474F">
        <w:rPr>
          <w:lang w:val="en-US"/>
        </w:rPr>
        <w:t>perception of fairness </w:t>
      </w:r>
      <w:r w:rsidR="00661D84">
        <w:rPr>
          <w:lang w:val="en-US"/>
        </w:rPr>
        <w:t xml:space="preserve">decreases for people </w:t>
      </w:r>
      <w:r w:rsidR="00661D84" w:rsidRPr="007F1903">
        <w:rPr>
          <w:lang w:val="en-US"/>
        </w:rPr>
        <w:t>experiencing two or three concurrent problems (5</w:t>
      </w:r>
      <w:r w:rsidR="00F104A8">
        <w:rPr>
          <w:lang w:val="en-US"/>
        </w:rPr>
        <w:t>6</w:t>
      </w:r>
      <w:r w:rsidR="00661D84" w:rsidRPr="007F1903">
        <w:rPr>
          <w:lang w:val="en-US"/>
        </w:rPr>
        <w:t>%)</w:t>
      </w:r>
      <w:r w:rsidR="00661D84" w:rsidRPr="00BD474F">
        <w:rPr>
          <w:lang w:val="en-US"/>
        </w:rPr>
        <w:t xml:space="preserve"> </w:t>
      </w:r>
      <w:r w:rsidR="00661D84" w:rsidRPr="007F1903">
        <w:rPr>
          <w:lang w:val="en-US"/>
        </w:rPr>
        <w:t xml:space="preserve">compared </w:t>
      </w:r>
      <w:r w:rsidR="00AD6E50">
        <w:rPr>
          <w:lang w:val="en-US"/>
        </w:rPr>
        <w:t xml:space="preserve">with those </w:t>
      </w:r>
      <w:r w:rsidR="00661D84" w:rsidRPr="00BD474F">
        <w:rPr>
          <w:lang w:val="en-US"/>
        </w:rPr>
        <w:t xml:space="preserve">experiencing only </w:t>
      </w:r>
      <w:r w:rsidR="00AD6E50">
        <w:rPr>
          <w:lang w:val="en-US"/>
        </w:rPr>
        <w:t xml:space="preserve">a single </w:t>
      </w:r>
      <w:r w:rsidR="00661D84" w:rsidRPr="007F1903">
        <w:rPr>
          <w:lang w:val="en-US"/>
        </w:rPr>
        <w:t>problem</w:t>
      </w:r>
      <w:r w:rsidR="00661D84">
        <w:rPr>
          <w:lang w:val="en-US"/>
        </w:rPr>
        <w:t xml:space="preserve"> </w:t>
      </w:r>
      <w:r w:rsidR="00661D84" w:rsidRPr="007F1903">
        <w:rPr>
          <w:lang w:val="en-US"/>
        </w:rPr>
        <w:t>(6</w:t>
      </w:r>
      <w:r w:rsidR="00F104A8">
        <w:rPr>
          <w:lang w:val="en-US"/>
        </w:rPr>
        <w:t>7</w:t>
      </w:r>
      <w:r w:rsidR="00661D84" w:rsidRPr="007F1903">
        <w:rPr>
          <w:lang w:val="en-US"/>
        </w:rPr>
        <w:t>%)</w:t>
      </w:r>
      <w:r w:rsidR="00661D84">
        <w:rPr>
          <w:lang w:val="en-US"/>
        </w:rPr>
        <w:t xml:space="preserve">. Gender differences persist, with men reporting slightly higher levels of perceived fairness than women (65% compared to 60% respectively) </w:t>
      </w:r>
      <w:sdt>
        <w:sdtPr>
          <w:id w:val="1345584354"/>
          <w:citation/>
        </w:sdtPr>
        <w:sdtEndPr/>
        <w:sdtContent>
          <w:r w:rsidR="00661D84" w:rsidRPr="007F1903">
            <w:fldChar w:fldCharType="begin"/>
          </w:r>
          <w:r w:rsidR="00661D84" w:rsidRPr="007F1903">
            <w:instrText xml:space="preserve"> CITATION WJP241 \l 1046 </w:instrText>
          </w:r>
          <w:r w:rsidR="00661D84" w:rsidRPr="007F1903">
            <w:fldChar w:fldCharType="separate"/>
          </w:r>
          <w:r>
            <w:rPr>
              <w:noProof/>
            </w:rPr>
            <w:t>(WJP, 2024</w:t>
          </w:r>
          <w:r>
            <w:rPr>
              <w:noProof/>
              <w:vertAlign w:val="subscript"/>
            </w:rPr>
            <w:t>[2]</w:t>
          </w:r>
          <w:r>
            <w:rPr>
              <w:noProof/>
            </w:rPr>
            <w:t>)</w:t>
          </w:r>
          <w:r w:rsidR="00661D84" w:rsidRPr="007F1903">
            <w:fldChar w:fldCharType="end"/>
          </w:r>
        </w:sdtContent>
      </w:sdt>
      <w:r w:rsidR="00661D84">
        <w:rPr>
          <w:lang w:val="en-US"/>
        </w:rPr>
        <w:t>.</w:t>
      </w:r>
    </w:p>
    <w:p w14:paraId="7CC6146D" w14:textId="5523156F" w:rsidR="00D826B7" w:rsidRPr="00FA7CD6" w:rsidRDefault="00D826B7" w:rsidP="00D826B7">
      <w:pPr>
        <w:pStyle w:val="Para0"/>
        <w:rPr>
          <w:b/>
          <w:lang w:val="en-US"/>
        </w:rPr>
      </w:pPr>
      <w:r w:rsidRPr="00885DBA">
        <w:rPr>
          <w:lang w:val="en-US"/>
        </w:rPr>
        <w:t xml:space="preserve">Cost considerations </w:t>
      </w:r>
      <w:r w:rsidR="00557BDF">
        <w:rPr>
          <w:lang w:val="en-US"/>
        </w:rPr>
        <w:t xml:space="preserve">can </w:t>
      </w:r>
      <w:r w:rsidRPr="00885DBA">
        <w:rPr>
          <w:lang w:val="en-US"/>
        </w:rPr>
        <w:t>also affect people’s justice journey</w:t>
      </w:r>
      <w:r>
        <w:rPr>
          <w:lang w:val="en-US"/>
        </w:rPr>
        <w:t>s.</w:t>
      </w:r>
      <w:r w:rsidR="005A74FD">
        <w:rPr>
          <w:lang w:val="en-US"/>
        </w:rPr>
        <w:t xml:space="preserve"> </w:t>
      </w:r>
      <w:r w:rsidR="004A3B36">
        <w:rPr>
          <w:lang w:val="en-US"/>
        </w:rPr>
        <w:t>According to the survey, i</w:t>
      </w:r>
      <w:r w:rsidR="005A74FD">
        <w:rPr>
          <w:lang w:val="en-US"/>
        </w:rPr>
        <w:t>n</w:t>
      </w:r>
      <w:r w:rsidR="00557BDF">
        <w:rPr>
          <w:lang w:val="en-US"/>
        </w:rPr>
        <w:t xml:space="preserve"> Malta, m</w:t>
      </w:r>
      <w:r w:rsidRPr="005E28FB">
        <w:rPr>
          <w:lang w:val="en-US"/>
        </w:rPr>
        <w:t>ost people </w:t>
      </w:r>
      <w:r w:rsidR="007718EF">
        <w:rPr>
          <w:lang w:val="en-US"/>
        </w:rPr>
        <w:t>report</w:t>
      </w:r>
      <w:r w:rsidR="00F32C04">
        <w:rPr>
          <w:lang w:val="en-US"/>
        </w:rPr>
        <w:t xml:space="preserve"> </w:t>
      </w:r>
      <w:r w:rsidR="001921D5">
        <w:rPr>
          <w:lang w:val="en-US"/>
        </w:rPr>
        <w:t>either</w:t>
      </w:r>
      <w:r w:rsidR="00F32C04">
        <w:rPr>
          <w:lang w:val="en-US"/>
        </w:rPr>
        <w:t xml:space="preserve"> being</w:t>
      </w:r>
      <w:r w:rsidR="001921D5">
        <w:rPr>
          <w:lang w:val="en-US"/>
        </w:rPr>
        <w:t xml:space="preserve"> able to </w:t>
      </w:r>
      <w:r w:rsidRPr="005E28FB">
        <w:rPr>
          <w:lang w:val="en-US"/>
        </w:rPr>
        <w:t xml:space="preserve">afford the costs related to the resolution process or </w:t>
      </w:r>
      <w:r w:rsidR="001921D5">
        <w:rPr>
          <w:lang w:val="en-US"/>
        </w:rPr>
        <w:t>fac</w:t>
      </w:r>
      <w:r w:rsidR="00F32C04">
        <w:rPr>
          <w:lang w:val="en-US"/>
        </w:rPr>
        <w:t>ing</w:t>
      </w:r>
      <w:r w:rsidR="001921D5">
        <w:rPr>
          <w:lang w:val="en-US"/>
        </w:rPr>
        <w:t xml:space="preserve"> no</w:t>
      </w:r>
      <w:r w:rsidR="001921D5" w:rsidRPr="005E28FB" w:rsidDel="001921D5">
        <w:rPr>
          <w:lang w:val="en-US"/>
        </w:rPr>
        <w:t xml:space="preserve"> </w:t>
      </w:r>
      <w:r w:rsidRPr="005E28FB">
        <w:rPr>
          <w:lang w:val="en-US"/>
        </w:rPr>
        <w:t>expenses</w:t>
      </w:r>
      <w:r w:rsidR="001921D5">
        <w:rPr>
          <w:lang w:val="en-US"/>
        </w:rPr>
        <w:t xml:space="preserve"> at all</w:t>
      </w:r>
      <w:r w:rsidRPr="005E28FB">
        <w:rPr>
          <w:lang w:val="en-US"/>
        </w:rPr>
        <w:t> </w:t>
      </w:r>
      <w:r>
        <w:rPr>
          <w:lang w:val="en-US"/>
        </w:rPr>
        <w:t xml:space="preserve">(89%), placing </w:t>
      </w:r>
      <w:r w:rsidR="00557BDF">
        <w:rPr>
          <w:lang w:val="en-US"/>
        </w:rPr>
        <w:t>the country</w:t>
      </w:r>
      <w:r>
        <w:rPr>
          <w:lang w:val="en-US"/>
        </w:rPr>
        <w:t xml:space="preserve"> as the 3</w:t>
      </w:r>
      <w:r w:rsidRPr="003E43ED">
        <w:rPr>
          <w:vertAlign w:val="superscript"/>
          <w:lang w:val="en-US"/>
        </w:rPr>
        <w:t>rd</w:t>
      </w:r>
      <w:r>
        <w:rPr>
          <w:lang w:val="en-US"/>
        </w:rPr>
        <w:t xml:space="preserve"> </w:t>
      </w:r>
      <w:r w:rsidR="00022714">
        <w:rPr>
          <w:lang w:val="en-US"/>
        </w:rPr>
        <w:t>EU M</w:t>
      </w:r>
      <w:r>
        <w:rPr>
          <w:lang w:val="en-US"/>
        </w:rPr>
        <w:t xml:space="preserve">ember state </w:t>
      </w:r>
      <w:r w:rsidR="001921D5">
        <w:rPr>
          <w:lang w:val="en-US"/>
        </w:rPr>
        <w:t xml:space="preserve">in </w:t>
      </w:r>
      <w:r w:rsidR="009513ED">
        <w:rPr>
          <w:lang w:val="en-US"/>
        </w:rPr>
        <w:t>this regard</w:t>
      </w:r>
      <w:r>
        <w:rPr>
          <w:lang w:val="en-US"/>
        </w:rPr>
        <w:t>.</w:t>
      </w:r>
      <w:r w:rsidR="005A74FD">
        <w:rPr>
          <w:lang w:val="en-US"/>
        </w:rPr>
        <w:t xml:space="preserve"> </w:t>
      </w:r>
      <w:r w:rsidR="00557BDF">
        <w:rPr>
          <w:lang w:val="en-US"/>
        </w:rPr>
        <w:t>Gender differences e</w:t>
      </w:r>
      <w:r w:rsidR="007F6A32">
        <w:rPr>
          <w:lang w:val="en-US"/>
        </w:rPr>
        <w:t>xist</w:t>
      </w:r>
      <w:r w:rsidR="00557BDF">
        <w:rPr>
          <w:lang w:val="en-US"/>
        </w:rPr>
        <w:t xml:space="preserve"> </w:t>
      </w:r>
      <w:r w:rsidR="00557BDF" w:rsidRPr="003C4FA1">
        <w:rPr>
          <w:lang w:val="en-US"/>
        </w:rPr>
        <w:t>with 8</w:t>
      </w:r>
      <w:r w:rsidR="00F3133B">
        <w:rPr>
          <w:lang w:val="en-US"/>
        </w:rPr>
        <w:t>6</w:t>
      </w:r>
      <w:r w:rsidR="00557BDF" w:rsidRPr="003C4FA1">
        <w:rPr>
          <w:lang w:val="en-US"/>
        </w:rPr>
        <w:t>% of women reporting being able to cover costs easily, compared to 9</w:t>
      </w:r>
      <w:r w:rsidR="00F3133B">
        <w:rPr>
          <w:lang w:val="en-US"/>
        </w:rPr>
        <w:t>2</w:t>
      </w:r>
      <w:r w:rsidR="00557BDF" w:rsidRPr="003C4FA1">
        <w:rPr>
          <w:lang w:val="en-US"/>
        </w:rPr>
        <w:t>% of men</w:t>
      </w:r>
      <w:r w:rsidR="007F6A32">
        <w:rPr>
          <w:lang w:val="en-US"/>
        </w:rPr>
        <w:t xml:space="preserve">, a </w:t>
      </w:r>
      <w:r w:rsidR="00557BDF">
        <w:rPr>
          <w:lang w:val="en-US"/>
        </w:rPr>
        <w:t>gap</w:t>
      </w:r>
      <w:r w:rsidR="007F6A32">
        <w:rPr>
          <w:lang w:val="en-US"/>
        </w:rPr>
        <w:t xml:space="preserve"> that</w:t>
      </w:r>
      <w:r w:rsidR="00557BDF">
        <w:rPr>
          <w:lang w:val="en-US"/>
        </w:rPr>
        <w:t xml:space="preserve"> </w:t>
      </w:r>
      <w:r w:rsidR="00557BDF">
        <w:rPr>
          <w:lang w:val="en-US"/>
        </w:rPr>
        <w:lastRenderedPageBreak/>
        <w:t>may reflect differences in income levels or access to financial resources</w:t>
      </w:r>
      <w:r w:rsidR="00594A04">
        <w:rPr>
          <w:lang w:val="en-US"/>
        </w:rPr>
        <w:t>.</w:t>
      </w:r>
      <w:r w:rsidR="00557BDF" w:rsidRPr="227FEDDA">
        <w:rPr>
          <w:lang w:val="en-US"/>
        </w:rPr>
        <w:t xml:space="preserve"> </w:t>
      </w:r>
      <w:r w:rsidR="00594A04">
        <w:rPr>
          <w:lang w:val="en-US"/>
        </w:rPr>
        <w:t xml:space="preserve">Nevertheless, </w:t>
      </w:r>
      <w:r w:rsidR="00557BDF">
        <w:rPr>
          <w:lang w:val="en-US"/>
        </w:rPr>
        <w:t>w</w:t>
      </w:r>
      <w:r w:rsidRPr="007A3115">
        <w:rPr>
          <w:lang w:val="en-US"/>
        </w:rPr>
        <w:t>hen asked to assess the costliness of the process, 2</w:t>
      </w:r>
      <w:r w:rsidR="00F3133B">
        <w:rPr>
          <w:lang w:val="en-US"/>
        </w:rPr>
        <w:t>4</w:t>
      </w:r>
      <w:r w:rsidRPr="007A3115">
        <w:rPr>
          <w:lang w:val="en-US"/>
        </w:rPr>
        <w:t>% </w:t>
      </w:r>
      <w:r w:rsidR="00594A04">
        <w:rPr>
          <w:lang w:val="en-US"/>
        </w:rPr>
        <w:t xml:space="preserve">of respondents </w:t>
      </w:r>
      <w:r w:rsidRPr="007A3115">
        <w:rPr>
          <w:lang w:val="en-US"/>
        </w:rPr>
        <w:t>describe it as expensive</w:t>
      </w:r>
      <w:r w:rsidR="00594A04">
        <w:rPr>
          <w:lang w:val="en-US"/>
        </w:rPr>
        <w:t xml:space="preserve"> </w:t>
      </w:r>
      <w:sdt>
        <w:sdtPr>
          <w:id w:val="2113464171"/>
          <w:citation/>
        </w:sdtPr>
        <w:sdtEndPr/>
        <w:sdtContent>
          <w:r w:rsidRPr="00C33485">
            <w:fldChar w:fldCharType="begin"/>
          </w:r>
          <w:r w:rsidRPr="00C33485">
            <w:instrText xml:space="preserve"> CITATION WJP241 \l 1046 </w:instrText>
          </w:r>
          <w:r w:rsidRPr="00C33485">
            <w:fldChar w:fldCharType="separate"/>
          </w:r>
          <w:r>
            <w:rPr>
              <w:noProof/>
            </w:rPr>
            <w:t>(WJP, 2024</w:t>
          </w:r>
          <w:r>
            <w:rPr>
              <w:noProof/>
              <w:vertAlign w:val="subscript"/>
            </w:rPr>
            <w:t>[2]</w:t>
          </w:r>
          <w:r>
            <w:rPr>
              <w:noProof/>
            </w:rPr>
            <w:t>)</w:t>
          </w:r>
          <w:r w:rsidRPr="00C33485">
            <w:fldChar w:fldCharType="end"/>
          </w:r>
        </w:sdtContent>
      </w:sdt>
      <w:r>
        <w:rPr>
          <w:lang w:val="en-US"/>
        </w:rPr>
        <w:t xml:space="preserve">. </w:t>
      </w:r>
      <w:r w:rsidR="00245274">
        <w:rPr>
          <w:lang w:val="en-US"/>
        </w:rPr>
        <w:t xml:space="preserve">These data should also be </w:t>
      </w:r>
      <w:r w:rsidR="000114A4">
        <w:rPr>
          <w:lang w:val="en-US"/>
        </w:rPr>
        <w:t xml:space="preserve">considered in relation to </w:t>
      </w:r>
      <w:r w:rsidR="00245274">
        <w:rPr>
          <w:lang w:val="en-US"/>
        </w:rPr>
        <w:t xml:space="preserve">data on access </w:t>
      </w:r>
      <w:r w:rsidR="005657FC">
        <w:rPr>
          <w:lang w:val="en-US"/>
        </w:rPr>
        <w:t xml:space="preserve">to justice for people with financial constraints. </w:t>
      </w:r>
      <w:r w:rsidR="000114A4">
        <w:rPr>
          <w:lang w:val="en-US"/>
        </w:rPr>
        <w:t xml:space="preserve">As noted above, people </w:t>
      </w:r>
      <w:r w:rsidR="005657FC">
        <w:rPr>
          <w:lang w:val="en-US"/>
        </w:rPr>
        <w:t xml:space="preserve">with </w:t>
      </w:r>
      <w:r w:rsidR="00245274">
        <w:rPr>
          <w:lang w:val="en-US"/>
        </w:rPr>
        <w:t xml:space="preserve">financial </w:t>
      </w:r>
      <w:r w:rsidR="005657FC">
        <w:rPr>
          <w:lang w:val="en-US"/>
        </w:rPr>
        <w:t xml:space="preserve">hardship </w:t>
      </w:r>
      <w:r w:rsidR="00245274">
        <w:rPr>
          <w:lang w:val="en-US"/>
        </w:rPr>
        <w:t>are less likely to access assistance and representation</w:t>
      </w:r>
      <w:r w:rsidR="00D71AA4">
        <w:rPr>
          <w:lang w:val="en-US"/>
        </w:rPr>
        <w:t>,</w:t>
      </w:r>
      <w:r w:rsidR="005657FC">
        <w:rPr>
          <w:lang w:val="en-US"/>
        </w:rPr>
        <w:t xml:space="preserve"> and no data is available on their access to dispute resolution mechanisms</w:t>
      </w:r>
      <w:r w:rsidR="00245274">
        <w:rPr>
          <w:lang w:val="en-US"/>
        </w:rPr>
        <w:t>.</w:t>
      </w:r>
      <w:r w:rsidR="005657FC">
        <w:rPr>
          <w:lang w:val="en-US"/>
        </w:rPr>
        <w:t xml:space="preserve"> Further qualitative</w:t>
      </w:r>
      <w:r w:rsidR="00D71AA4">
        <w:rPr>
          <w:lang w:val="en-US"/>
        </w:rPr>
        <w:t xml:space="preserve"> research</w:t>
      </w:r>
      <w:r w:rsidR="005657FC">
        <w:rPr>
          <w:lang w:val="en-US"/>
        </w:rPr>
        <w:t xml:space="preserve"> on this specific group w</w:t>
      </w:r>
      <w:r w:rsidR="009A4896">
        <w:rPr>
          <w:lang w:val="en-US"/>
        </w:rPr>
        <w:t>ould help get a better understanding of how</w:t>
      </w:r>
      <w:r w:rsidR="007E6EC3">
        <w:rPr>
          <w:lang w:val="en-US"/>
        </w:rPr>
        <w:t xml:space="preserve"> responsive </w:t>
      </w:r>
      <w:r w:rsidR="009A4896">
        <w:rPr>
          <w:lang w:val="en-US"/>
        </w:rPr>
        <w:t xml:space="preserve">the justice system is to their needs. </w:t>
      </w:r>
      <w:r w:rsidR="00245274">
        <w:rPr>
          <w:lang w:val="en-US"/>
        </w:rPr>
        <w:t xml:space="preserve">  </w:t>
      </w:r>
      <w:r>
        <w:rPr>
          <w:lang w:val="en-US"/>
        </w:rPr>
        <w:t xml:space="preserve"> </w:t>
      </w:r>
    </w:p>
    <w:p w14:paraId="560AA44A" w14:textId="77777777" w:rsidR="00D826B7" w:rsidRDefault="00D826B7" w:rsidP="00D826B7">
      <w:pPr>
        <w:pStyle w:val="Heading4"/>
      </w:pPr>
      <w:r w:rsidRPr="008E4FD4">
        <w:t>Outcome of the resolution process</w:t>
      </w:r>
    </w:p>
    <w:p w14:paraId="714D8D1C" w14:textId="6CB41F56" w:rsidR="00D826B7" w:rsidRPr="00FA7CD6" w:rsidRDefault="00D826B7" w:rsidP="00D826B7">
      <w:pPr>
        <w:pStyle w:val="Para0"/>
      </w:pPr>
      <w:r w:rsidRPr="227FEDDA">
        <w:rPr>
          <w:lang w:val="en-US"/>
        </w:rPr>
        <w:t xml:space="preserve">Turning to outcomes, 79% of people who are </w:t>
      </w:r>
      <w:r w:rsidR="287193A3" w:rsidRPr="227FEDDA">
        <w:rPr>
          <w:lang w:val="en-US"/>
        </w:rPr>
        <w:t>finished</w:t>
      </w:r>
      <w:r w:rsidRPr="227FEDDA">
        <w:rPr>
          <w:lang w:val="en-US"/>
        </w:rPr>
        <w:t xml:space="preserve"> dealing with their problem, either by fully resolving it, or by abandoning the process with no further action, </w:t>
      </w:r>
      <w:r w:rsidRPr="00634B09">
        <w:rPr>
          <w:lang w:val="en-US"/>
        </w:rPr>
        <w:t>state that the problem is fully resolved</w:t>
      </w:r>
      <w:r>
        <w:rPr>
          <w:lang w:val="en-US"/>
        </w:rPr>
        <w:t xml:space="preserve">. This finding indicates that nearly four out of five disputes lead to tangible outcomes, reflecting relatively strong performance in </w:t>
      </w:r>
      <w:r w:rsidRPr="00FA325E">
        <w:rPr>
          <w:lang w:val="en-US"/>
        </w:rPr>
        <w:t xml:space="preserve">terms of delivering resolutions, especially when compared with the EU </w:t>
      </w:r>
      <w:r w:rsidR="00F02A8A" w:rsidRPr="00FA325E">
        <w:rPr>
          <w:lang w:val="en-US"/>
        </w:rPr>
        <w:t>average</w:t>
      </w:r>
      <w:r w:rsidRPr="00FA325E">
        <w:rPr>
          <w:lang w:val="en-US"/>
        </w:rPr>
        <w:t xml:space="preserve"> (72%). </w:t>
      </w:r>
      <w:r w:rsidR="00BC4B86" w:rsidRPr="00FA325E">
        <w:rPr>
          <w:lang w:val="en-US"/>
        </w:rPr>
        <w:t>T</w:t>
      </w:r>
      <w:r w:rsidRPr="00FA325E">
        <w:rPr>
          <w:lang w:val="en-US"/>
        </w:rPr>
        <w:t>here are significant</w:t>
      </w:r>
      <w:r w:rsidR="00326D60" w:rsidRPr="227FEDDA">
        <w:rPr>
          <w:lang w:val="en-US"/>
        </w:rPr>
        <w:t>, and somewhat surprising,</w:t>
      </w:r>
      <w:r w:rsidRPr="00FA325E">
        <w:rPr>
          <w:lang w:val="en-US"/>
        </w:rPr>
        <w:t xml:space="preserve"> differences between individuals dealing with a single problem and those handling multiple overlapping problems, with resolution rates falling from 83% for those burdened by two to three problems to 69% among those facing only</w:t>
      </w:r>
      <w:r w:rsidR="0019557A" w:rsidRPr="00FA325E">
        <w:rPr>
          <w:lang w:val="en-US"/>
        </w:rPr>
        <w:t xml:space="preserve"> one</w:t>
      </w:r>
      <w:r w:rsidRPr="227FEDDA">
        <w:rPr>
          <w:lang w:val="en-US"/>
        </w:rPr>
        <w:t xml:space="preserve"> </w:t>
      </w:r>
      <w:sdt>
        <w:sdtPr>
          <w:id w:val="-94183800"/>
          <w:citation/>
        </w:sdtPr>
        <w:sdtEndPr/>
        <w:sdtContent>
          <w:r w:rsidRPr="00FA325E">
            <w:fldChar w:fldCharType="begin"/>
          </w:r>
          <w:r w:rsidRPr="00FA325E">
            <w:instrText xml:space="preserve"> CITATION WJP241 \l 1046 </w:instrText>
          </w:r>
          <w:r w:rsidRPr="00FA325E">
            <w:fldChar w:fldCharType="separate"/>
          </w:r>
          <w:r>
            <w:rPr>
              <w:noProof/>
            </w:rPr>
            <w:t>(WJP, 2024</w:t>
          </w:r>
          <w:r>
            <w:rPr>
              <w:noProof/>
              <w:vertAlign w:val="subscript"/>
            </w:rPr>
            <w:t>[2]</w:t>
          </w:r>
          <w:r>
            <w:rPr>
              <w:noProof/>
            </w:rPr>
            <w:t>)</w:t>
          </w:r>
          <w:r w:rsidRPr="00FA325E">
            <w:fldChar w:fldCharType="end"/>
          </w:r>
        </w:sdtContent>
      </w:sdt>
      <w:r w:rsidR="00683C2C">
        <w:t>.</w:t>
      </w:r>
      <w:r w:rsidRPr="227FEDDA">
        <w:rPr>
          <w:lang w:val="en-US"/>
        </w:rPr>
        <w:t xml:space="preserve"> </w:t>
      </w:r>
      <w:r w:rsidR="00BF1374" w:rsidRPr="227FEDDA">
        <w:rPr>
          <w:lang w:val="en-US"/>
        </w:rPr>
        <w:t>Gender disparities are not noticeable in the data.</w:t>
      </w:r>
      <w:r w:rsidR="00A263FA">
        <w:rPr>
          <w:lang w:val="en-US"/>
        </w:rPr>
        <w:t xml:space="preserve"> </w:t>
      </w:r>
    </w:p>
    <w:p w14:paraId="472B7065" w14:textId="55063382" w:rsidR="00D826B7" w:rsidRDefault="00D826B7" w:rsidP="00D826B7">
      <w:pPr>
        <w:pStyle w:val="Para0"/>
      </w:pPr>
      <w:proofErr w:type="gramStart"/>
      <w:r w:rsidRPr="00746646">
        <w:rPr>
          <w:lang w:val="en-US"/>
        </w:rPr>
        <w:t>A majority of</w:t>
      </w:r>
      <w:proofErr w:type="gramEnd"/>
      <w:r w:rsidRPr="00746646">
        <w:rPr>
          <w:lang w:val="en-US"/>
        </w:rPr>
        <w:t> people (</w:t>
      </w:r>
      <w:r>
        <w:rPr>
          <w:lang w:val="en-US"/>
        </w:rPr>
        <w:t>7</w:t>
      </w:r>
      <w:r w:rsidR="00F3133B">
        <w:rPr>
          <w:lang w:val="en-US"/>
        </w:rPr>
        <w:t>9</w:t>
      </w:r>
      <w:r w:rsidRPr="00746646">
        <w:rPr>
          <w:lang w:val="en-US"/>
        </w:rPr>
        <w:t xml:space="preserve">%) is satisfied with the resolution </w:t>
      </w:r>
      <w:r w:rsidR="002810EC" w:rsidRPr="227FEDDA">
        <w:rPr>
          <w:lang w:val="en-US"/>
        </w:rPr>
        <w:t xml:space="preserve">process </w:t>
      </w:r>
      <w:r w:rsidRPr="00746646">
        <w:rPr>
          <w:lang w:val="en-US"/>
        </w:rPr>
        <w:t>or with how the situation is unfolding</w:t>
      </w:r>
      <w:r>
        <w:rPr>
          <w:lang w:val="en-US"/>
        </w:rPr>
        <w:t xml:space="preserve">. </w:t>
      </w:r>
      <w:r w:rsidRPr="00EC2934">
        <w:rPr>
          <w:lang w:val="en-US"/>
        </w:rPr>
        <w:t>Satisfaction </w:t>
      </w:r>
      <w:proofErr w:type="gramStart"/>
      <w:r w:rsidRPr="00EC2934">
        <w:rPr>
          <w:lang w:val="en-US"/>
        </w:rPr>
        <w:t>is  higher</w:t>
      </w:r>
      <w:proofErr w:type="gramEnd"/>
      <w:r w:rsidRPr="00EC2934">
        <w:rPr>
          <w:lang w:val="en-US"/>
        </w:rPr>
        <w:t xml:space="preserve"> among those whose outcomes were </w:t>
      </w:r>
      <w:del w:id="106" w:author="Angel David Ramirez Romero" w:date="2026-06-10T14:11:00Z" w16du:dateUtc="2026-06-10T18:11:00Z">
        <w:r w:rsidRPr="00EC2934" w:rsidDel="00223E53">
          <w:rPr>
            <w:lang w:val="en-US"/>
          </w:rPr>
          <w:delText>favo</w:delText>
        </w:r>
        <w:r w:rsidDel="00223E53">
          <w:rPr>
            <w:lang w:val="en-US"/>
          </w:rPr>
          <w:delText>u</w:delText>
        </w:r>
        <w:r w:rsidRPr="00EC2934" w:rsidDel="00223E53">
          <w:rPr>
            <w:lang w:val="en-US"/>
          </w:rPr>
          <w:delText>rable</w:delText>
        </w:r>
      </w:del>
      <w:ins w:id="107" w:author="Angel David Ramirez Romero" w:date="2026-06-10T14:11:00Z" w16du:dateUtc="2026-06-10T18:11:00Z">
        <w:r w:rsidR="00223E53" w:rsidRPr="00EC2934">
          <w:rPr>
            <w:lang w:val="en-US"/>
          </w:rPr>
          <w:t>favo</w:t>
        </w:r>
        <w:r w:rsidR="00223E53">
          <w:rPr>
            <w:lang w:val="en-US"/>
          </w:rPr>
          <w:t>r</w:t>
        </w:r>
        <w:r w:rsidR="00223E53" w:rsidRPr="00EC2934">
          <w:rPr>
            <w:lang w:val="en-US"/>
          </w:rPr>
          <w:t>able</w:t>
        </w:r>
      </w:ins>
      <w:r w:rsidRPr="00EC2934">
        <w:rPr>
          <w:lang w:val="en-US"/>
        </w:rPr>
        <w:t> (</w:t>
      </w:r>
      <w:r>
        <w:rPr>
          <w:lang w:val="en-US"/>
        </w:rPr>
        <w:t>9</w:t>
      </w:r>
      <w:r w:rsidR="00F3133B">
        <w:rPr>
          <w:lang w:val="en-US"/>
        </w:rPr>
        <w:t>2</w:t>
      </w:r>
      <w:r w:rsidRPr="00EC2934">
        <w:rPr>
          <w:lang w:val="en-US"/>
        </w:rPr>
        <w:t>%)</w:t>
      </w:r>
      <w:r>
        <w:rPr>
          <w:lang w:val="en-US"/>
        </w:rPr>
        <w:t xml:space="preserve"> and far lower among those whose issues remained unresolved or ended </w:t>
      </w:r>
      <w:del w:id="108" w:author="Angel David Ramirez Romero" w:date="2026-06-10T14:11:00Z" w16du:dateUtc="2026-06-10T18:11:00Z">
        <w:r w:rsidDel="00223E53">
          <w:rPr>
            <w:lang w:val="en-US"/>
          </w:rPr>
          <w:delText>unfavourably</w:delText>
        </w:r>
      </w:del>
      <w:ins w:id="109" w:author="Angel David Ramirez Romero" w:date="2026-06-10T14:11:00Z" w16du:dateUtc="2026-06-10T18:11:00Z">
        <w:r w:rsidR="00223E53">
          <w:rPr>
            <w:lang w:val="en-US"/>
          </w:rPr>
          <w:t>unfavorably</w:t>
        </w:r>
      </w:ins>
      <w:r>
        <w:rPr>
          <w:lang w:val="en-US"/>
        </w:rPr>
        <w:t xml:space="preserve"> (4</w:t>
      </w:r>
      <w:r w:rsidR="00F3133B">
        <w:rPr>
          <w:lang w:val="en-US"/>
        </w:rPr>
        <w:t>1</w:t>
      </w:r>
      <w:r>
        <w:rPr>
          <w:lang w:val="en-US"/>
        </w:rPr>
        <w:t>%)</w:t>
      </w:r>
      <w:r w:rsidRPr="227FEDDA">
        <w:rPr>
          <w:lang w:val="en-US"/>
        </w:rPr>
        <w:t xml:space="preserve"> </w:t>
      </w:r>
      <w:sdt>
        <w:sdtPr>
          <w:id w:val="-1617282644"/>
          <w:citation/>
        </w:sdtPr>
        <w:sdtEndPr/>
        <w:sdtContent>
          <w:r w:rsidRPr="00C33485">
            <w:fldChar w:fldCharType="begin"/>
          </w:r>
          <w:r w:rsidRPr="00C33485">
            <w:instrText xml:space="preserve"> CITATION WJP241 \l 1046 </w:instrText>
          </w:r>
          <w:r w:rsidRPr="00C33485">
            <w:fldChar w:fldCharType="separate"/>
          </w:r>
          <w:r>
            <w:rPr>
              <w:noProof/>
            </w:rPr>
            <w:t>(WJP, 2024</w:t>
          </w:r>
          <w:r>
            <w:rPr>
              <w:noProof/>
              <w:vertAlign w:val="subscript"/>
            </w:rPr>
            <w:t>[2]</w:t>
          </w:r>
          <w:r>
            <w:rPr>
              <w:noProof/>
            </w:rPr>
            <w:t>)</w:t>
          </w:r>
          <w:r w:rsidRPr="00C33485">
            <w:fldChar w:fldCharType="end"/>
          </w:r>
        </w:sdtContent>
      </w:sdt>
      <w:r w:rsidRPr="227FEDDA">
        <w:rPr>
          <w:lang w:val="en-US"/>
        </w:rPr>
        <w:t>.</w:t>
      </w:r>
      <w:r w:rsidR="00FA7CD6" w:rsidRPr="227FEDDA">
        <w:rPr>
          <w:lang w:val="en-US"/>
        </w:rPr>
        <w:t xml:space="preserve"> This points to a need to improve people’s experience of procedural justice.</w:t>
      </w:r>
    </w:p>
    <w:p w14:paraId="6244D04A" w14:textId="7290AD9C" w:rsidR="00807293" w:rsidRDefault="00807293" w:rsidP="002006D3">
      <w:pPr>
        <w:pStyle w:val="Caption"/>
      </w:pPr>
      <w:bookmarkStart w:id="110" w:name="_Toc228959132"/>
      <w:r>
        <w:t>Figure </w:t>
      </w:r>
      <w:r>
        <w:rPr>
          <w:noProof/>
        </w:rPr>
        <w:fldChar w:fldCharType="begin"/>
      </w:r>
      <w:r>
        <w:rPr>
          <w:noProof/>
        </w:rPr>
        <w:instrText xml:space="preserve"> STYLEREF 1 \s </w:instrText>
      </w:r>
      <w:r>
        <w:rPr>
          <w:noProof/>
        </w:rPr>
        <w:fldChar w:fldCharType="separate"/>
      </w:r>
      <w:r w:rsidR="00BC06F4">
        <w:rPr>
          <w:noProof/>
        </w:rPr>
        <w:t>1</w:t>
      </w:r>
      <w:r>
        <w:rPr>
          <w:noProof/>
        </w:rPr>
        <w:fldChar w:fldCharType="end"/>
      </w:r>
      <w:r>
        <w:t>.</w:t>
      </w:r>
      <w:r>
        <w:rPr>
          <w:noProof/>
        </w:rPr>
        <w:fldChar w:fldCharType="begin"/>
      </w:r>
      <w:r>
        <w:rPr>
          <w:noProof/>
        </w:rPr>
        <w:instrText xml:space="preserve"> SEQ Figure \* ARABIC \s 1 </w:instrText>
      </w:r>
      <w:r>
        <w:rPr>
          <w:noProof/>
        </w:rPr>
        <w:fldChar w:fldCharType="separate"/>
      </w:r>
      <w:r w:rsidR="00BC06F4">
        <w:rPr>
          <w:noProof/>
        </w:rPr>
        <w:t>7</w:t>
      </w:r>
      <w:r>
        <w:rPr>
          <w:noProof/>
        </w:rPr>
        <w:fldChar w:fldCharType="end"/>
      </w:r>
      <w:r>
        <w:t xml:space="preserve">. </w:t>
      </w:r>
      <w:r w:rsidRPr="004474BC">
        <w:t xml:space="preserve">Outcome of people’s justice problems in </w:t>
      </w:r>
      <w:r>
        <w:t>Malta</w:t>
      </w:r>
      <w:bookmarkEnd w:id="110"/>
      <w:r w:rsidRPr="004474BC">
        <w:t> </w:t>
      </w:r>
    </w:p>
    <w:p w14:paraId="29C0E076" w14:textId="51115990" w:rsidR="00807293" w:rsidRPr="00FA7CD6" w:rsidRDefault="00787151" w:rsidP="002006D3">
      <w:pPr>
        <w:pStyle w:val="Figure"/>
        <w:rPr>
          <w:i/>
          <w:lang w:val="en-GB"/>
        </w:rPr>
      </w:pPr>
      <w:ins w:id="111" w:author="Angel David Ramirez Romero [2]" w:date="2026-06-11T16:52:00Z" w16du:dateUtc="2026-06-11T20:52:00Z">
        <w:r>
          <w:rPr>
            <w:noProof/>
            <w:lang w:val="en-GB"/>
          </w:rPr>
          <w:drawing>
            <wp:inline distT="0" distB="0" distL="0" distR="0" wp14:anchorId="21A5D776" wp14:editId="4E452BF5">
              <wp:extent cx="5465380" cy="2816158"/>
              <wp:effectExtent l="0" t="0" r="0" b="0"/>
              <wp:docPr id="2064367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67550" name="Picture 20643675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674" cy="2827130"/>
                      </a:xfrm>
                      <a:prstGeom prst="rect">
                        <a:avLst/>
                      </a:prstGeom>
                    </pic:spPr>
                  </pic:pic>
                </a:graphicData>
              </a:graphic>
            </wp:inline>
          </w:drawing>
        </w:r>
      </w:ins>
      <w:del w:id="112" w:author="Angel David Ramirez Romero" w:date="2026-06-10T14:21:00Z" w16du:dateUtc="2026-06-10T18:21:00Z">
        <w:r w:rsidR="00807293" w:rsidRPr="00FA7CD6" w:rsidDel="00606455">
          <w:rPr>
            <w:noProof/>
            <w:lang w:val="en-GB"/>
          </w:rPr>
          <w:drawing>
            <wp:inline distT="0" distB="0" distL="0" distR="0" wp14:anchorId="0CE2C5C4" wp14:editId="074B03FE">
              <wp:extent cx="6011141" cy="5115172"/>
              <wp:effectExtent l="0" t="0" r="0" b="0"/>
              <wp:docPr id="760464022" name="Picture 10"/>
              <wp:cNvGraphicFramePr/>
              <a:graphic xmlns:a="http://schemas.openxmlformats.org/drawingml/2006/main">
                <a:graphicData uri="http://schemas.openxmlformats.org/drawingml/2006/picture">
                  <pic:pic xmlns:pic="http://schemas.openxmlformats.org/drawingml/2006/picture">
                    <pic:nvPicPr>
                      <pic:cNvPr id="760464022" name="Picture 10"/>
                      <pic:cNvPicPr/>
                    </pic:nvPicPr>
                    <pic:blipFill>
                      <a:blip r:embed="rId28"/>
                      <a:stretch>
                        <a:fillRect/>
                      </a:stretch>
                    </pic:blipFill>
                    <pic:spPr>
                      <a:xfrm>
                        <a:off x="0" y="0"/>
                        <a:ext cx="6011141" cy="5115172"/>
                      </a:xfrm>
                      <a:prstGeom prst="rect">
                        <a:avLst/>
                      </a:prstGeom>
                    </pic:spPr>
                  </pic:pic>
                </a:graphicData>
              </a:graphic>
            </wp:inline>
          </w:drawing>
        </w:r>
      </w:del>
      <w:ins w:id="113" w:author="Angel David Ramirez Romero" w:date="2026-06-10T14:21:00Z" w16du:dateUtc="2026-06-10T18:21:00Z">
        <w:del w:id="114" w:author="Angel David Ramirez Romero [2]" w:date="2026-06-11T16:52:00Z" w16du:dateUtc="2026-06-11T20:52:00Z">
          <w:r w:rsidR="00606455" w:rsidDel="00787151">
            <w:rPr>
              <w:i/>
              <w:noProof/>
              <w:lang w:val="en-GB"/>
            </w:rPr>
            <w:drawing>
              <wp:inline distT="0" distB="0" distL="0" distR="0" wp14:anchorId="6A883FAE" wp14:editId="173DFD58">
                <wp:extent cx="5072932" cy="3032956"/>
                <wp:effectExtent l="0" t="0" r="0" b="0"/>
                <wp:docPr id="9656742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74214" name="Picture 9656742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79972" cy="3037165"/>
                        </a:xfrm>
                        <a:prstGeom prst="rect">
                          <a:avLst/>
                        </a:prstGeom>
                      </pic:spPr>
                    </pic:pic>
                  </a:graphicData>
                </a:graphic>
              </wp:inline>
            </w:drawing>
          </w:r>
        </w:del>
      </w:ins>
    </w:p>
    <w:p w14:paraId="2D377183" w14:textId="72385D11" w:rsidR="00807293" w:rsidRDefault="00807293" w:rsidP="002006D3">
      <w:pPr>
        <w:pStyle w:val="Sourcenotes"/>
      </w:pPr>
      <w:r w:rsidRPr="004802B4">
        <w:t xml:space="preserve">Note: </w:t>
      </w:r>
      <w:r w:rsidRPr="009A4AD2">
        <w:t xml:space="preserve">Percentage of respondents who described the resolution process as </w:t>
      </w:r>
      <w:r w:rsidR="00B1340F">
        <w:t>‘</w:t>
      </w:r>
      <w:r w:rsidRPr="009A4AD2">
        <w:t>done with</w:t>
      </w:r>
      <w:r w:rsidR="00B1340F">
        <w:t>’</w:t>
      </w:r>
      <w:r w:rsidRPr="009A4AD2">
        <w:t xml:space="preserve"> and whose justice problem was solved, out of those who experienced a </w:t>
      </w:r>
      <w:r w:rsidR="000B0F7D">
        <w:t>serious</w:t>
      </w:r>
      <w:r w:rsidRPr="009A4AD2">
        <w:t xml:space="preserve"> justice problem in the previous two years and whose problem resolution process had concluded.</w:t>
      </w:r>
    </w:p>
    <w:p w14:paraId="766954C7" w14:textId="61E39CCC" w:rsidR="00D826B7" w:rsidRDefault="00807293" w:rsidP="00807293">
      <w:pPr>
        <w:pStyle w:val="Sourcenotes"/>
      </w:pPr>
      <w:r w:rsidRPr="004802B4">
        <w:t>Source:</w:t>
      </w:r>
      <w:r>
        <w:t xml:space="preserve"> </w:t>
      </w:r>
      <w:sdt>
        <w:sdtPr>
          <w:id w:val="-126853458"/>
          <w:citation/>
        </w:sdtPr>
        <w:sdtEndPr/>
        <w:sdtContent>
          <w:r w:rsidR="00020064">
            <w:fldChar w:fldCharType="begin"/>
          </w:r>
          <w:r w:rsidR="00020064" w:rsidRPr="00FA7CD6">
            <w:instrText xml:space="preserve"> CITATION WJP241 \l 1036 </w:instrText>
          </w:r>
          <w:r w:rsidR="00020064">
            <w:fldChar w:fldCharType="separate"/>
          </w:r>
          <w:r>
            <w:rPr>
              <w:noProof/>
            </w:rPr>
            <w:t>(WJP, 2024</w:t>
          </w:r>
          <w:r>
            <w:rPr>
              <w:noProof/>
              <w:vertAlign w:val="subscript"/>
            </w:rPr>
            <w:t>[2]</w:t>
          </w:r>
          <w:r>
            <w:rPr>
              <w:noProof/>
            </w:rPr>
            <w:t>)</w:t>
          </w:r>
          <w:r w:rsidR="00020064">
            <w:fldChar w:fldCharType="end"/>
          </w:r>
        </w:sdtContent>
      </w:sdt>
    </w:p>
    <w:p w14:paraId="6CA62553" w14:textId="77777777" w:rsidR="00E730B7" w:rsidRDefault="00E730B7" w:rsidP="00807293">
      <w:pPr>
        <w:pStyle w:val="Sourcenotes"/>
      </w:pPr>
    </w:p>
    <w:p w14:paraId="14EEB71D" w14:textId="77777777" w:rsidR="00E730B7" w:rsidRDefault="00E730B7" w:rsidP="00E730B7">
      <w:pPr>
        <w:pStyle w:val="Heading4"/>
      </w:pPr>
      <w:r>
        <w:lastRenderedPageBreak/>
        <w:t>Trust in judges and magistrates</w:t>
      </w:r>
    </w:p>
    <w:p w14:paraId="24F3983F" w14:textId="463C0E96" w:rsidR="00E730B7" w:rsidRDefault="00E730B7" w:rsidP="00E730B7">
      <w:pPr>
        <w:pStyle w:val="Para0"/>
      </w:pPr>
      <w:r w:rsidRPr="3556BA2B">
        <w:rPr>
          <w:lang w:val="en-US"/>
        </w:rPr>
        <w:t xml:space="preserve">More than half of people in Malta (55%) indicate that they have either </w:t>
      </w:r>
      <w:r w:rsidR="00B1340F">
        <w:rPr>
          <w:lang w:val="en-US"/>
        </w:rPr>
        <w:t>‘</w:t>
      </w:r>
      <w:r w:rsidRPr="3556BA2B">
        <w:rPr>
          <w:lang w:val="en-US"/>
        </w:rPr>
        <w:t>a lot</w:t>
      </w:r>
      <w:r w:rsidR="00B1340F">
        <w:rPr>
          <w:lang w:val="en-US"/>
        </w:rPr>
        <w:t>’</w:t>
      </w:r>
      <w:r w:rsidRPr="3556BA2B">
        <w:rPr>
          <w:lang w:val="en-US"/>
        </w:rPr>
        <w:t xml:space="preserve"> or </w:t>
      </w:r>
      <w:r w:rsidR="00B1340F">
        <w:rPr>
          <w:lang w:val="en-US"/>
        </w:rPr>
        <w:t>‘</w:t>
      </w:r>
      <w:r w:rsidRPr="3556BA2B">
        <w:rPr>
          <w:lang w:val="en-US"/>
        </w:rPr>
        <w:t>some</w:t>
      </w:r>
      <w:r w:rsidR="00B1340F">
        <w:rPr>
          <w:lang w:val="en-US"/>
        </w:rPr>
        <w:t>’</w:t>
      </w:r>
      <w:r w:rsidRPr="3556BA2B">
        <w:rPr>
          <w:lang w:val="en-US"/>
        </w:rPr>
        <w:t xml:space="preserve"> trust in judges and magistrates. While this suggests a moderate level of trust in the judiciary, it also points to a significant degree of public </w:t>
      </w:r>
      <w:del w:id="115" w:author="Angel David Ramirez Romero" w:date="2026-06-10T14:12:00Z" w16du:dateUtc="2026-06-10T18:12:00Z">
        <w:r w:rsidRPr="3556BA2B" w:rsidDel="00223E53">
          <w:rPr>
            <w:lang w:val="en-US"/>
          </w:rPr>
          <w:delText>scepticism</w:delText>
        </w:r>
      </w:del>
      <w:ins w:id="116" w:author="Angel David Ramirez Romero" w:date="2026-06-10T14:12:00Z" w16du:dateUtc="2026-06-10T18:12:00Z">
        <w:r w:rsidR="00223E53" w:rsidRPr="3556BA2B">
          <w:rPr>
            <w:lang w:val="en-US"/>
          </w:rPr>
          <w:t>skepticism</w:t>
        </w:r>
      </w:ins>
      <w:r w:rsidRPr="3556BA2B">
        <w:rPr>
          <w:lang w:val="en-US"/>
        </w:rPr>
        <w:t xml:space="preserve">. Trust in judges remains below the EU average of 57%, underscoring a gap between Malta and many other member states </w:t>
      </w:r>
      <w:sdt>
        <w:sdtPr>
          <w:id w:val="-1353028039"/>
          <w:citation/>
        </w:sdtPr>
        <w:sdtEndPr/>
        <w:sdtContent>
          <w:r>
            <w:fldChar w:fldCharType="begin"/>
          </w:r>
          <w:r>
            <w:instrText xml:space="preserve"> CITATION WJP241 \l 2057 </w:instrText>
          </w:r>
          <w:r>
            <w:fldChar w:fldCharType="separate"/>
          </w:r>
          <w:r>
            <w:rPr>
              <w:noProof/>
            </w:rPr>
            <w:t>(WJP, 2024</w:t>
          </w:r>
          <w:r>
            <w:rPr>
              <w:noProof/>
              <w:vertAlign w:val="subscript"/>
            </w:rPr>
            <w:t>[2]</w:t>
          </w:r>
          <w:r>
            <w:rPr>
              <w:noProof/>
            </w:rPr>
            <w:t>)</w:t>
          </w:r>
          <w:r>
            <w:fldChar w:fldCharType="end"/>
          </w:r>
        </w:sdtContent>
      </w:sdt>
      <w:r w:rsidRPr="3556BA2B">
        <w:rPr>
          <w:lang w:val="en-US"/>
        </w:rPr>
        <w:t xml:space="preserve">. </w:t>
      </w:r>
    </w:p>
    <w:p w14:paraId="30247205" w14:textId="1F1B0D49" w:rsidR="00E730B7" w:rsidRDefault="00E730B7" w:rsidP="00E730B7">
      <w:pPr>
        <w:pStyle w:val="Para0"/>
      </w:pPr>
      <w:r w:rsidRPr="3556BA2B">
        <w:rPr>
          <w:lang w:val="en-US"/>
        </w:rPr>
        <w:t>Levels of trust are unevenly distributed across the population. Men report lower trust in judges than women (5</w:t>
      </w:r>
      <w:ins w:id="117" w:author="Angel David Ramirez Romero" w:date="2026-06-10T14:13:00Z" w16du:dateUtc="2026-06-10T18:13:00Z">
        <w:r w:rsidR="00223E53">
          <w:rPr>
            <w:lang w:val="en-US"/>
          </w:rPr>
          <w:t>3</w:t>
        </w:r>
      </w:ins>
      <w:del w:id="118" w:author="Angel David Ramirez Romero" w:date="2026-06-10T14:13:00Z" w16du:dateUtc="2026-06-10T18:13:00Z">
        <w:r w:rsidDel="00223E53">
          <w:rPr>
            <w:lang w:val="en-US"/>
          </w:rPr>
          <w:delText>4</w:delText>
        </w:r>
      </w:del>
      <w:r w:rsidRPr="3556BA2B">
        <w:rPr>
          <w:lang w:val="en-US"/>
        </w:rPr>
        <w:t xml:space="preserve">% compared to 57%). Financial circumstances also appear to be a particularly strong determinant, as only 35% of those in a constrained financial situation reported trust in judges, compared to 59% among those in a more secure economic position. In addition, prior interaction with the justice system influences perceptions: people who have experienced a </w:t>
      </w:r>
      <w:r>
        <w:rPr>
          <w:lang w:val="en-US"/>
        </w:rPr>
        <w:t>serious</w:t>
      </w:r>
      <w:r w:rsidRPr="3556BA2B">
        <w:rPr>
          <w:lang w:val="en-US"/>
        </w:rPr>
        <w:t xml:space="preserve"> justice problem report lower trust (50%) than those without such experience (</w:t>
      </w:r>
      <w:r>
        <w:rPr>
          <w:lang w:val="en-US"/>
        </w:rPr>
        <w:t>60</w:t>
      </w:r>
      <w:r w:rsidRPr="3556BA2B">
        <w:rPr>
          <w:lang w:val="en-US"/>
        </w:rPr>
        <w:t xml:space="preserve">%) </w:t>
      </w:r>
      <w:sdt>
        <w:sdtPr>
          <w:id w:val="-2137792566"/>
          <w:citation/>
        </w:sdtPr>
        <w:sdtEndPr/>
        <w:sdtContent>
          <w:r>
            <w:fldChar w:fldCharType="begin"/>
          </w:r>
          <w:r>
            <w:instrText xml:space="preserve"> CITATION WJP241 \l 2057 </w:instrText>
          </w:r>
          <w:r>
            <w:fldChar w:fldCharType="separate"/>
          </w:r>
          <w:r>
            <w:rPr>
              <w:noProof/>
            </w:rPr>
            <w:t>(WJP, 2024</w:t>
          </w:r>
          <w:r>
            <w:rPr>
              <w:noProof/>
              <w:vertAlign w:val="subscript"/>
            </w:rPr>
            <w:t>[2]</w:t>
          </w:r>
          <w:r>
            <w:rPr>
              <w:noProof/>
            </w:rPr>
            <w:t>)</w:t>
          </w:r>
          <w:r>
            <w:fldChar w:fldCharType="end"/>
          </w:r>
        </w:sdtContent>
      </w:sdt>
      <w:r w:rsidRPr="3556BA2B">
        <w:rPr>
          <w:lang w:val="en-US"/>
        </w:rPr>
        <w:t xml:space="preserve">. </w:t>
      </w:r>
    </w:p>
    <w:p w14:paraId="0136E816" w14:textId="77777777" w:rsidR="00E730B7" w:rsidRDefault="00E730B7" w:rsidP="00E730B7">
      <w:pPr>
        <w:pStyle w:val="Heading4"/>
      </w:pPr>
      <w:r>
        <w:t xml:space="preserve">Trust in prosecutors </w:t>
      </w:r>
    </w:p>
    <w:p w14:paraId="3272454C" w14:textId="0C5A5DDF" w:rsidR="00E730B7" w:rsidRDefault="00E730B7" w:rsidP="00E730B7">
      <w:pPr>
        <w:pStyle w:val="Para0"/>
      </w:pPr>
      <w:r w:rsidRPr="3556BA2B">
        <w:rPr>
          <w:lang w:val="en-US"/>
        </w:rPr>
        <w:t>Public trust in prosecutors responsible for criminal investigations is lower than trust in judges, with 4</w:t>
      </w:r>
      <w:r>
        <w:rPr>
          <w:lang w:val="en-US"/>
        </w:rPr>
        <w:t>8</w:t>
      </w:r>
      <w:r w:rsidRPr="3556BA2B">
        <w:rPr>
          <w:lang w:val="en-US"/>
        </w:rPr>
        <w:t xml:space="preserve">% of people experiencing </w:t>
      </w:r>
      <w:r w:rsidR="00B1340F">
        <w:rPr>
          <w:lang w:val="en-US"/>
        </w:rPr>
        <w:t>‘</w:t>
      </w:r>
      <w:r w:rsidRPr="3556BA2B">
        <w:rPr>
          <w:lang w:val="en-US"/>
        </w:rPr>
        <w:t>a lot</w:t>
      </w:r>
      <w:r w:rsidR="00B1340F">
        <w:rPr>
          <w:lang w:val="en-US"/>
        </w:rPr>
        <w:t>’</w:t>
      </w:r>
      <w:r w:rsidRPr="3556BA2B">
        <w:rPr>
          <w:lang w:val="en-US"/>
        </w:rPr>
        <w:t xml:space="preserve"> or </w:t>
      </w:r>
      <w:r w:rsidR="00B1340F">
        <w:rPr>
          <w:lang w:val="en-US"/>
        </w:rPr>
        <w:t>‘</w:t>
      </w:r>
      <w:r w:rsidRPr="3556BA2B">
        <w:rPr>
          <w:lang w:val="en-US"/>
        </w:rPr>
        <w:t>some</w:t>
      </w:r>
      <w:r w:rsidR="00B1340F">
        <w:rPr>
          <w:lang w:val="en-US"/>
        </w:rPr>
        <w:t>’</w:t>
      </w:r>
      <w:r w:rsidRPr="3556BA2B">
        <w:rPr>
          <w:lang w:val="en-US"/>
        </w:rPr>
        <w:t xml:space="preserve"> trust. In this area as well, Malta falls </w:t>
      </w:r>
      <w:proofErr w:type="gramStart"/>
      <w:r w:rsidRPr="3556BA2B">
        <w:rPr>
          <w:lang w:val="en-US"/>
        </w:rPr>
        <w:t>fairly short</w:t>
      </w:r>
      <w:proofErr w:type="gramEnd"/>
      <w:r w:rsidRPr="3556BA2B">
        <w:rPr>
          <w:lang w:val="en-US"/>
        </w:rPr>
        <w:t xml:space="preserve"> the EU average of 57%, ranking 23</w:t>
      </w:r>
      <w:r w:rsidRPr="3556BA2B">
        <w:rPr>
          <w:vertAlign w:val="superscript"/>
          <w:lang w:val="en-US"/>
        </w:rPr>
        <w:t>rd</w:t>
      </w:r>
      <w:r w:rsidRPr="3556BA2B">
        <w:rPr>
          <w:lang w:val="en-US"/>
        </w:rPr>
        <w:t xml:space="preserve"> among member states. The gap becomes particularly evident when comparted to countries with the highest levels of trust in prosecutors, such as Finland (84%), the Netherlands (78%), and Luxembourg (78%). </w:t>
      </w:r>
    </w:p>
    <w:p w14:paraId="64D93C04" w14:textId="121160AC" w:rsidR="00E730B7" w:rsidRDefault="00E730B7" w:rsidP="00E730B7">
      <w:pPr>
        <w:pStyle w:val="Para0"/>
      </w:pPr>
      <w:r w:rsidRPr="3556BA2B">
        <w:rPr>
          <w:lang w:val="en-US"/>
        </w:rPr>
        <w:t xml:space="preserve">Patterns of inequality in trust are </w:t>
      </w:r>
      <w:proofErr w:type="gramStart"/>
      <w:r w:rsidRPr="3556BA2B">
        <w:rPr>
          <w:lang w:val="en-US"/>
        </w:rPr>
        <w:t>similar to</w:t>
      </w:r>
      <w:proofErr w:type="gramEnd"/>
      <w:r w:rsidRPr="3556BA2B">
        <w:rPr>
          <w:lang w:val="en-US"/>
        </w:rPr>
        <w:t xml:space="preserve"> those observed for judges. People in financially constrained situations report substantially lower trust in prosecutors (3</w:t>
      </w:r>
      <w:r>
        <w:rPr>
          <w:lang w:val="en-US"/>
        </w:rPr>
        <w:t>3</w:t>
      </w:r>
      <w:r w:rsidRPr="3556BA2B">
        <w:rPr>
          <w:lang w:val="en-US"/>
        </w:rPr>
        <w:t xml:space="preserve">%) than those without such constraints (50%). Similarly, individuals who have previously encountered a </w:t>
      </w:r>
      <w:r>
        <w:rPr>
          <w:lang w:val="en-US"/>
        </w:rPr>
        <w:t>serious</w:t>
      </w:r>
      <w:r w:rsidRPr="3556BA2B">
        <w:rPr>
          <w:lang w:val="en-US"/>
        </w:rPr>
        <w:t xml:space="preserve"> justice problem express less trust in prosecutors (40%) compared to those who have not had such experiences (54%) </w:t>
      </w:r>
      <w:sdt>
        <w:sdtPr>
          <w:id w:val="-2091070623"/>
          <w:citation/>
        </w:sdtPr>
        <w:sdtEndPr/>
        <w:sdtContent>
          <w:r>
            <w:fldChar w:fldCharType="begin"/>
          </w:r>
          <w:r>
            <w:instrText xml:space="preserve"> CITATION WJP241 \l 2057 </w:instrText>
          </w:r>
          <w:r>
            <w:fldChar w:fldCharType="separate"/>
          </w:r>
          <w:r>
            <w:rPr>
              <w:noProof/>
            </w:rPr>
            <w:t>(WJP, 2024</w:t>
          </w:r>
          <w:r>
            <w:rPr>
              <w:noProof/>
              <w:vertAlign w:val="subscript"/>
            </w:rPr>
            <w:t>[2]</w:t>
          </w:r>
          <w:r>
            <w:rPr>
              <w:noProof/>
            </w:rPr>
            <w:t>)</w:t>
          </w:r>
          <w:r>
            <w:fldChar w:fldCharType="end"/>
          </w:r>
        </w:sdtContent>
      </w:sdt>
      <w:r w:rsidRPr="3556BA2B">
        <w:rPr>
          <w:lang w:val="en-US"/>
        </w:rPr>
        <w:t>. Finally, men report lower trust (46%) compared to women (50%).</w:t>
      </w:r>
    </w:p>
    <w:p w14:paraId="7CE04EC3" w14:textId="77777777" w:rsidR="00E730B7" w:rsidRDefault="00E730B7" w:rsidP="00E730B7">
      <w:pPr>
        <w:pStyle w:val="Heading4"/>
        <w:rPr>
          <w:rFonts w:eastAsiaTheme="minorEastAsia"/>
          <w:lang w:val="en-US"/>
        </w:rPr>
      </w:pPr>
      <w:r w:rsidRPr="227FEDDA">
        <w:rPr>
          <w:lang w:val="en-US"/>
        </w:rPr>
        <w:t xml:space="preserve">Trust in public </w:t>
      </w:r>
      <w:proofErr w:type="spellStart"/>
      <w:r w:rsidRPr="227FEDDA">
        <w:rPr>
          <w:lang w:val="en-US"/>
        </w:rPr>
        <w:t>defence</w:t>
      </w:r>
      <w:proofErr w:type="spellEnd"/>
      <w:r w:rsidRPr="227FEDDA">
        <w:rPr>
          <w:lang w:val="en-US"/>
        </w:rPr>
        <w:t xml:space="preserve"> attorneys</w:t>
      </w:r>
    </w:p>
    <w:p w14:paraId="443A872D" w14:textId="00607EBD" w:rsidR="00E730B7" w:rsidRDefault="00E730B7" w:rsidP="00E730B7">
      <w:pPr>
        <w:pStyle w:val="Para0"/>
      </w:pPr>
      <w:r>
        <w:rPr>
          <w:rFonts w:eastAsiaTheme="minorEastAsia"/>
          <w:lang w:val="en-US"/>
        </w:rPr>
        <w:t xml:space="preserve">Trust in public </w:t>
      </w:r>
      <w:proofErr w:type="spellStart"/>
      <w:r>
        <w:rPr>
          <w:rFonts w:eastAsiaTheme="minorEastAsia"/>
          <w:lang w:val="en-US"/>
        </w:rPr>
        <w:t>defence</w:t>
      </w:r>
      <w:proofErr w:type="spellEnd"/>
      <w:r>
        <w:rPr>
          <w:rFonts w:eastAsiaTheme="minorEastAsia"/>
          <w:lang w:val="en-US"/>
        </w:rPr>
        <w:t xml:space="preserve"> attorneys is higher than trust in prosecutors but lower than trust in judges. 53% of people report having </w:t>
      </w:r>
      <w:r w:rsidR="00B1340F">
        <w:rPr>
          <w:lang w:val="en-US"/>
        </w:rPr>
        <w:t>‘</w:t>
      </w:r>
      <w:r w:rsidRPr="227FEDDA">
        <w:rPr>
          <w:lang w:val="en-US"/>
        </w:rPr>
        <w:t>a lot</w:t>
      </w:r>
      <w:r w:rsidR="00B1340F">
        <w:rPr>
          <w:lang w:val="en-US"/>
        </w:rPr>
        <w:t>’</w:t>
      </w:r>
      <w:r w:rsidRPr="227FEDDA">
        <w:rPr>
          <w:lang w:val="en-US"/>
        </w:rPr>
        <w:t xml:space="preserve"> or </w:t>
      </w:r>
      <w:r w:rsidR="00B1340F">
        <w:rPr>
          <w:lang w:val="en-US"/>
        </w:rPr>
        <w:t>‘</w:t>
      </w:r>
      <w:r w:rsidRPr="227FEDDA">
        <w:rPr>
          <w:lang w:val="en-US"/>
        </w:rPr>
        <w:t>some</w:t>
      </w:r>
      <w:r w:rsidR="00B1340F">
        <w:rPr>
          <w:lang w:val="en-US"/>
        </w:rPr>
        <w:t>’</w:t>
      </w:r>
      <w:r w:rsidRPr="227FEDDA">
        <w:rPr>
          <w:lang w:val="en-US"/>
        </w:rPr>
        <w:t xml:space="preserve"> trust in public </w:t>
      </w:r>
      <w:proofErr w:type="spellStart"/>
      <w:r w:rsidRPr="227FEDDA">
        <w:rPr>
          <w:lang w:val="en-US"/>
        </w:rPr>
        <w:t>defence</w:t>
      </w:r>
      <w:proofErr w:type="spellEnd"/>
      <w:r w:rsidRPr="227FEDDA">
        <w:rPr>
          <w:lang w:val="en-US"/>
        </w:rPr>
        <w:t xml:space="preserve"> attorneys, placing Malta in line with the EU average of 52%. </w:t>
      </w:r>
    </w:p>
    <w:p w14:paraId="14609866" w14:textId="2AC62731" w:rsidR="00E730B7" w:rsidRDefault="00E730B7" w:rsidP="00E730B7">
      <w:pPr>
        <w:pStyle w:val="Para0"/>
        <w:rPr>
          <w:rFonts w:eastAsiaTheme="minorEastAsia"/>
          <w:lang w:val="en-US"/>
        </w:rPr>
      </w:pPr>
      <w:proofErr w:type="gramStart"/>
      <w:r>
        <w:rPr>
          <w:rFonts w:eastAsiaTheme="minorEastAsia"/>
          <w:lang w:val="en-US"/>
        </w:rPr>
        <w:t>Similar to</w:t>
      </w:r>
      <w:proofErr w:type="gramEnd"/>
      <w:r>
        <w:rPr>
          <w:rFonts w:eastAsiaTheme="minorEastAsia"/>
          <w:lang w:val="en-US"/>
        </w:rPr>
        <w:t xml:space="preserve"> patterns observed for other justice actors, trust levels are lower among individuals facing financial constraints (40%) than among those in more secure situations (5</w:t>
      </w:r>
      <w:ins w:id="119" w:author="Angel David Ramirez Romero" w:date="2026-06-10T14:15:00Z" w16du:dateUtc="2026-06-10T18:15:00Z">
        <w:r w:rsidR="00223E53">
          <w:rPr>
            <w:rFonts w:eastAsiaTheme="minorEastAsia"/>
            <w:lang w:val="en-US"/>
          </w:rPr>
          <w:t>5</w:t>
        </w:r>
      </w:ins>
      <w:del w:id="120" w:author="Angel David Ramirez Romero" w:date="2026-06-10T14:15:00Z" w16du:dateUtc="2026-06-10T18:15:00Z">
        <w:r w:rsidDel="00223E53">
          <w:rPr>
            <w:rFonts w:eastAsiaTheme="minorEastAsia"/>
            <w:lang w:val="en-US"/>
          </w:rPr>
          <w:delText>8</w:delText>
        </w:r>
      </w:del>
      <w:r>
        <w:rPr>
          <w:rFonts w:eastAsiaTheme="minorEastAsia"/>
          <w:lang w:val="en-US"/>
        </w:rPr>
        <w:t>%). Prior experience with a serious justice problem is once again associated with reduced trust, affecting 4</w:t>
      </w:r>
      <w:ins w:id="121" w:author="Angel David Ramirez Romero" w:date="2026-06-10T14:15:00Z" w16du:dateUtc="2026-06-10T18:15:00Z">
        <w:r w:rsidR="00223E53">
          <w:rPr>
            <w:rFonts w:eastAsiaTheme="minorEastAsia"/>
            <w:lang w:val="en-US"/>
          </w:rPr>
          <w:t>7</w:t>
        </w:r>
      </w:ins>
      <w:del w:id="122" w:author="Angel David Ramirez Romero" w:date="2026-06-10T14:15:00Z" w16du:dateUtc="2026-06-10T18:15:00Z">
        <w:r w:rsidDel="00223E53">
          <w:rPr>
            <w:rFonts w:eastAsiaTheme="minorEastAsia"/>
            <w:lang w:val="en-US"/>
          </w:rPr>
          <w:delText>6</w:delText>
        </w:r>
      </w:del>
      <w:r>
        <w:rPr>
          <w:rFonts w:eastAsiaTheme="minorEastAsia"/>
          <w:lang w:val="en-US"/>
        </w:rPr>
        <w:t>% of those with such experience compared to 58% among those without</w:t>
      </w:r>
      <w:sdt>
        <w:sdtPr>
          <w:rPr>
            <w:rFonts w:eastAsiaTheme="minorEastAsia"/>
          </w:rPr>
          <w:id w:val="-512920891"/>
          <w:citation/>
        </w:sdtPr>
        <w:sdtEndPr/>
        <w:sdtContent>
          <w:r w:rsidRPr="227FEDDA">
            <w:rPr>
              <w:rFonts w:eastAsiaTheme="minorEastAsia"/>
            </w:rPr>
            <w:fldChar w:fldCharType="begin"/>
          </w:r>
          <w:r>
            <w:rPr>
              <w:rFonts w:eastAsiaTheme="minorEastAsia"/>
            </w:rPr>
            <w:instrText xml:space="preserve"> CITATION WJP241 \l 2057 </w:instrText>
          </w:r>
          <w:r w:rsidRPr="227FEDDA">
            <w:rPr>
              <w:rFonts w:eastAsiaTheme="minorEastAsia"/>
            </w:rPr>
            <w:fldChar w:fldCharType="separate"/>
          </w:r>
          <w:r>
            <w:rPr>
              <w:rFonts w:eastAsiaTheme="minorEastAsia"/>
              <w:noProof/>
            </w:rPr>
            <w:t xml:space="preserve"> (WJP, 2024</w:t>
          </w:r>
          <w:r>
            <w:rPr>
              <w:rFonts w:eastAsiaTheme="minorEastAsia"/>
              <w:noProof/>
              <w:vertAlign w:val="subscript"/>
            </w:rPr>
            <w:t>[2]</w:t>
          </w:r>
          <w:r>
            <w:rPr>
              <w:rFonts w:eastAsiaTheme="minorEastAsia"/>
              <w:noProof/>
            </w:rPr>
            <w:t>)</w:t>
          </w:r>
          <w:r w:rsidRPr="227FEDDA">
            <w:rPr>
              <w:rFonts w:eastAsiaTheme="minorEastAsia"/>
            </w:rPr>
            <w:fldChar w:fldCharType="end"/>
          </w:r>
        </w:sdtContent>
      </w:sdt>
      <w:r>
        <w:rPr>
          <w:rFonts w:eastAsiaTheme="minorEastAsia"/>
          <w:lang w:val="en-US"/>
        </w:rPr>
        <w:t xml:space="preserve">. </w:t>
      </w:r>
    </w:p>
    <w:sectPr w:rsidR="00E730B7" w:rsidSect="003C4738">
      <w:headerReference w:type="even" r:id="rId30"/>
      <w:headerReference w:type="default" r:id="rId31"/>
      <w:footerReference w:type="even" r:id="rId32"/>
      <w:footerReference w:type="default" r:id="rId33"/>
      <w:headerReference w:type="first" r:id="rId34"/>
      <w:footerReference w:type="first" r:id="rId35"/>
      <w:endnotePr>
        <w:numFmt w:val="decimal"/>
        <w:numRestart w:val="eachSect"/>
      </w:endnotePr>
      <w:type w:val="continuous"/>
      <w:pgSz w:w="11906" w:h="16838" w:code="9"/>
      <w:pgMar w:top="1814" w:right="1304" w:bottom="1758" w:left="1304" w:header="1247" w:footer="10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C59C" w14:textId="77777777" w:rsidR="00D8716F" w:rsidRDefault="00D8716F" w:rsidP="00CC3749"/>
  </w:endnote>
  <w:endnote w:type="continuationSeparator" w:id="0">
    <w:p w14:paraId="66685DB7" w14:textId="77777777" w:rsidR="00D8716F" w:rsidRPr="00CF4424" w:rsidRDefault="00D8716F" w:rsidP="00CF4424">
      <w:pPr>
        <w:pStyle w:val="Footer"/>
        <w:jc w:val="both"/>
      </w:pPr>
    </w:p>
  </w:endnote>
  <w:endnote w:type="continuationNotice" w:id="1">
    <w:p w14:paraId="4B314907" w14:textId="77777777" w:rsidR="00D8716F" w:rsidRDefault="00D871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Calibri&quot;,sans-serif">
    <w:panose1 w:val="020B0604020202020204"/>
    <w:charset w:val="00"/>
    <w:family w:val="roman"/>
    <w:notTrueType/>
    <w:pitch w:val="default"/>
  </w:font>
  <w:font w:name="Arial Narrow">
    <w:altName w:val="Arial"/>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StatLink">
    <w:altName w:val="Calibri"/>
    <w:panose1 w:val="020B0604020202020204"/>
    <w:charset w:val="00"/>
    <w:family w:val="auto"/>
    <w:pitch w:val="variable"/>
    <w:sig w:usb0="8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F808" w14:textId="02A91B73" w:rsidR="00992AB5" w:rsidRDefault="00CD3E35" w:rsidP="004E100F">
    <w:pPr>
      <w:pStyle w:val="Footer"/>
      <w:jc w:val="right"/>
    </w:pPr>
    <w:r>
      <w:rPr>
        <w:noProof/>
      </w:rPr>
      <mc:AlternateContent>
        <mc:Choice Requires="wps">
          <w:drawing>
            <wp:anchor distT="0" distB="0" distL="0" distR="0" simplePos="0" relativeHeight="251658241" behindDoc="0" locked="0" layoutInCell="1" allowOverlap="1" wp14:anchorId="2C8EC406" wp14:editId="62E0AD3B">
              <wp:simplePos x="831850" y="9734550"/>
              <wp:positionH relativeFrom="page">
                <wp:align>center</wp:align>
              </wp:positionH>
              <wp:positionV relativeFrom="page">
                <wp:align>bottom</wp:align>
              </wp:positionV>
              <wp:extent cx="1720215" cy="345440"/>
              <wp:effectExtent l="0" t="0" r="13335" b="0"/>
              <wp:wrapNone/>
              <wp:docPr id="1393418987" name="Text Box 5"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169352DC" w14:textId="2CDE6C7C"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EC406" id="_x0000_t202" coordsize="21600,21600" o:spt="202" path="m,l,21600r21600,l21600,xe">
              <v:stroke joinstyle="miter"/>
              <v:path gradientshapeok="t" o:connecttype="rect"/>
            </v:shapetype>
            <v:shape id="Text Box 5" o:spid="_x0000_s1026" type="#_x0000_t202" alt="Restricted Use - À usage restreint" style="position:absolute;left:0;text-align:left;margin-left:0;margin-top:0;width:135.45pt;height:27.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" filled="f" stroked="f">
              <v:textbox style="mso-fit-shape-to-text:t" inset="0,0,0,15pt">
                <w:txbxContent>
                  <w:p w14:paraId="169352DC" w14:textId="2CDE6C7C"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v:textbox>
              <w10:wrap anchorx="page" anchory="page"/>
            </v:shape>
          </w:pict>
        </mc:Fallback>
      </mc:AlternateContent>
    </w:r>
  </w:p>
  <w:sdt>
    <w:sdtPr>
      <w:alias w:val="Document Title"/>
      <w:tag w:val="FooterDocTitle"/>
      <w:id w:val="1217002386"/>
      <w:lock w:val="sdtLocked"/>
    </w:sdtPr>
    <w:sdtEndPr/>
    <w:sdtContent>
      <w:p w14:paraId="542B99C6" w14:textId="77777777" w:rsidR="00992AB5" w:rsidRDefault="00992AB5" w:rsidP="004E100F">
        <w:pPr>
          <w:pStyle w:val="Footer"/>
          <w:jc w:val="right"/>
        </w:pPr>
        <w:r>
          <w:t xml:space="preserve"> </w:t>
        </w:r>
      </w:p>
    </w:sdtContent>
  </w:sdt>
  <w:sdt>
    <w:sdtPr>
      <w:alias w:val="Classification"/>
      <w:tag w:val="txtHeaderClassif"/>
      <w:id w:val="-1918931641"/>
      <w:lock w:val="sdtLocked"/>
    </w:sdtPr>
    <w:sdtEndPr/>
    <w:sdtContent>
      <w:p w14:paraId="5BA62C76" w14:textId="77777777" w:rsidR="004E100F" w:rsidRDefault="00992AB5" w:rsidP="004E100F">
        <w:pPr>
          <w:pStyle w:val="FooterClassification"/>
          <w:jc w:val="left"/>
        </w:pP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0493" w14:textId="41145D72" w:rsidR="004E100F" w:rsidRPr="00FD7BD8" w:rsidRDefault="00CD3E35" w:rsidP="004E100F">
    <w:pPr>
      <w:pStyle w:val="Footer"/>
      <w:jc w:val="left"/>
      <w:rPr>
        <w:caps w:val="0"/>
        <w:szCs w:val="16"/>
      </w:rPr>
    </w:pPr>
    <w:r>
      <w:rPr>
        <w:noProof/>
      </w:rPr>
      <mc:AlternateContent>
        <mc:Choice Requires="wps">
          <w:drawing>
            <wp:anchor distT="0" distB="0" distL="0" distR="0" simplePos="0" relativeHeight="251658242" behindDoc="0" locked="0" layoutInCell="1" allowOverlap="1" wp14:anchorId="4551AB37" wp14:editId="15BF116E">
              <wp:simplePos x="635" y="635"/>
              <wp:positionH relativeFrom="page">
                <wp:align>center</wp:align>
              </wp:positionH>
              <wp:positionV relativeFrom="page">
                <wp:align>bottom</wp:align>
              </wp:positionV>
              <wp:extent cx="1720215" cy="345440"/>
              <wp:effectExtent l="0" t="0" r="13335" b="0"/>
              <wp:wrapNone/>
              <wp:docPr id="1433572339" name="Text Box 6"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346D1997" w14:textId="587B808F"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51AB37" id="_x0000_t202" coordsize="21600,21600" o:spt="202" path="m,l,21600r21600,l21600,xe">
              <v:stroke joinstyle="miter"/>
              <v:path gradientshapeok="t" o:connecttype="rect"/>
            </v:shapetype>
            <v:shape id="Text Box 6" o:spid="_x0000_s1027" type="#_x0000_t202" alt="Restricted Use - À usage restreint" style="position:absolute;margin-left:0;margin-top:0;width:135.45pt;height:27.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" filled="f" stroked="f">
              <v:textbox style="mso-fit-shape-to-text:t" inset="0,0,0,15pt">
                <w:txbxContent>
                  <w:p w14:paraId="346D1997" w14:textId="587B808F"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v:textbox>
              <w10:wrap anchorx="page" anchory="page"/>
            </v:shape>
          </w:pict>
        </mc:Fallback>
      </mc:AlternateContent>
    </w:r>
  </w:p>
  <w:sdt>
    <w:sdtPr>
      <w:alias w:val="Document Title"/>
      <w:tag w:val="FooterDocTitle"/>
      <w:id w:val="-1884096409"/>
      <w:lock w:val="sdtLocked"/>
    </w:sdtPr>
    <w:sdtEndPr/>
    <w:sdtContent>
      <w:p w14:paraId="6B8480EE" w14:textId="77777777" w:rsidR="004E100F" w:rsidRPr="00FD7BD8" w:rsidRDefault="004E100F" w:rsidP="004E100F">
        <w:pPr>
          <w:pStyle w:val="Footer"/>
          <w:jc w:val="left"/>
          <w:rPr>
            <w:caps w:val="0"/>
            <w:szCs w:val="16"/>
          </w:rPr>
        </w:pPr>
        <w:r>
          <w:t xml:space="preserve"> </w:t>
        </w:r>
      </w:p>
    </w:sdtContent>
  </w:sdt>
  <w:sdt>
    <w:sdtPr>
      <w:alias w:val="Classification"/>
      <w:tag w:val="txtHeaderClassif"/>
      <w:id w:val="-311407045"/>
      <w:lock w:val="sdtLocked"/>
    </w:sdtPr>
    <w:sdtEndPr/>
    <w:sdtContent>
      <w:p w14:paraId="7E427036" w14:textId="77777777" w:rsidR="004E100F" w:rsidRPr="00FD7BD8" w:rsidRDefault="004E100F" w:rsidP="004E100F">
        <w:pPr>
          <w:pStyle w:val="FooterClassification"/>
          <w:rPr>
            <w:szCs w:val="16"/>
          </w:rPr>
        </w:pPr>
        <w: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8BED" w14:textId="28D87798" w:rsidR="00CD3E35" w:rsidRDefault="00CD3E35">
    <w:pPr>
      <w:pStyle w:val="Footer"/>
    </w:pPr>
    <w:r>
      <w:rPr>
        <w:noProof/>
      </w:rPr>
      <mc:AlternateContent>
        <mc:Choice Requires="wps">
          <w:drawing>
            <wp:anchor distT="0" distB="0" distL="0" distR="0" simplePos="0" relativeHeight="251658240" behindDoc="0" locked="0" layoutInCell="1" allowOverlap="1" wp14:anchorId="1370C5BB" wp14:editId="36F22E29">
              <wp:simplePos x="635" y="635"/>
              <wp:positionH relativeFrom="page">
                <wp:align>center</wp:align>
              </wp:positionH>
              <wp:positionV relativeFrom="page">
                <wp:align>bottom</wp:align>
              </wp:positionV>
              <wp:extent cx="1720215" cy="345440"/>
              <wp:effectExtent l="0" t="0" r="13335" b="0"/>
              <wp:wrapNone/>
              <wp:docPr id="2058721463" name="Text Box 4"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20D4E379" w14:textId="22274BFC"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70C5BB" id="_x0000_t202" coordsize="21600,21600" o:spt="202" path="m,l,21600r21600,l21600,xe">
              <v:stroke joinstyle="miter"/>
              <v:path gradientshapeok="t" o:connecttype="rect"/>
            </v:shapetype>
            <v:shape id="Text Box 4" o:spid="_x0000_s1028" type="#_x0000_t202" alt="Restricted Use - À usage restreint" style="position:absolute;left:0;text-align:left;margin-left:0;margin-top:0;width:135.4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" filled="f" stroked="f">
              <v:textbox style="mso-fit-shape-to-text:t" inset="0,0,0,15pt">
                <w:txbxContent>
                  <w:p w14:paraId="20D4E379" w14:textId="22274BFC" w:rsidR="00CD3E35" w:rsidRPr="00CD3E35" w:rsidRDefault="00CD3E35" w:rsidP="00CD3E35">
                    <w:pPr>
                      <w:rPr>
                        <w:rFonts w:ascii="Calibri" w:eastAsia="Calibri" w:hAnsi="Calibri" w:cs="Calibri"/>
                        <w:noProof/>
                        <w:color w:val="0000FF"/>
                        <w:sz w:val="20"/>
                        <w:szCs w:val="20"/>
                      </w:rPr>
                    </w:pPr>
                    <w:r w:rsidRPr="00CD3E35">
                      <w:rPr>
                        <w:rFonts w:ascii="Calibri" w:eastAsia="Calibri" w:hAnsi="Calibri" w:cs="Calibri"/>
                        <w:noProof/>
                        <w:color w:val="0000FF"/>
                        <w:sz w:val="20"/>
                        <w:szCs w:val="20"/>
                      </w:rPr>
                      <w:t>Restricted Use - À usage restreint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3A55B" w14:textId="77777777" w:rsidR="00D8716F" w:rsidRDefault="00D8716F" w:rsidP="00CC3749">
      <w:r>
        <w:separator/>
      </w:r>
    </w:p>
  </w:footnote>
  <w:footnote w:type="continuationSeparator" w:id="0">
    <w:p w14:paraId="62560126" w14:textId="77777777" w:rsidR="00D8716F" w:rsidRDefault="00D8716F" w:rsidP="00CC3749">
      <w:r>
        <w:continuationSeparator/>
      </w:r>
    </w:p>
  </w:footnote>
  <w:footnote w:type="continuationNotice" w:id="1">
    <w:p w14:paraId="29961C43" w14:textId="77777777" w:rsidR="00D8716F" w:rsidRDefault="00D8716F"/>
  </w:footnote>
  <w:footnote w:id="2">
    <w:p w14:paraId="552F7FEB" w14:textId="6BF10B79" w:rsidR="00CC31EE" w:rsidRPr="00CC31EE" w:rsidRDefault="00CC31EE">
      <w:pPr>
        <w:pStyle w:val="FootnoteText"/>
      </w:pPr>
      <w:r>
        <w:rPr>
          <w:rStyle w:val="FootnoteReference"/>
        </w:rPr>
        <w:footnoteRef/>
      </w:r>
      <w:r>
        <w:t xml:space="preserve"> </w:t>
      </w:r>
      <w:r w:rsidRPr="5D944885">
        <w:rPr>
          <w:lang w:val="en-US"/>
        </w:rPr>
        <w:t xml:space="preserve">A problem is considered </w:t>
      </w:r>
      <w:r>
        <w:rPr>
          <w:lang w:val="en-US"/>
        </w:rPr>
        <w:t>serious</w:t>
      </w:r>
      <w:r w:rsidRPr="5D944885">
        <w:rPr>
          <w:lang w:val="en-US"/>
        </w:rPr>
        <w:t xml:space="preserve"> when individuals rate its seriousness at four or above on a ten-point scale, signaling that the issue had a genuine and substantive impact on their live</w:t>
      </w:r>
      <w:r>
        <w:rPr>
          <w:lang w:val="en-US"/>
        </w:rPr>
        <w:t>s</w:t>
      </w:r>
    </w:p>
  </w:footnote>
  <w:footnote w:id="3">
    <w:p w14:paraId="47C656C4" w14:textId="6806608E" w:rsidR="00994A80" w:rsidRPr="00994A80" w:rsidRDefault="00994A80">
      <w:pPr>
        <w:pStyle w:val="FootnoteText"/>
      </w:pPr>
      <w:r>
        <w:rPr>
          <w:rStyle w:val="FootnoteReference"/>
        </w:rPr>
        <w:footnoteRef/>
      </w:r>
      <w:r>
        <w:t xml:space="preserve"> </w:t>
      </w:r>
      <w:r w:rsidRPr="00994A80">
        <w:t xml:space="preserve">People in a financially constrained situation are those who answered that money is not enough to cover all their </w:t>
      </w:r>
      <w:proofErr w:type="gramStart"/>
      <w:r w:rsidRPr="00994A80">
        <w:t>basic necessities</w:t>
      </w:r>
      <w:proofErr w:type="gramEnd"/>
      <w:r w:rsidRPr="00994A80">
        <w:t xml:space="preserve"> and/or clothes when asked to describe their household financial situation.</w:t>
      </w:r>
    </w:p>
  </w:footnote>
  <w:footnote w:id="4">
    <w:p w14:paraId="353166D6" w14:textId="0C4FE2AE" w:rsidR="009574B9" w:rsidRPr="009574B9" w:rsidRDefault="009574B9">
      <w:pPr>
        <w:pStyle w:val="FootnoteText"/>
      </w:pPr>
      <w:r>
        <w:rPr>
          <w:rStyle w:val="FootnoteReference"/>
        </w:rPr>
        <w:footnoteRef/>
      </w:r>
      <w:r>
        <w:t xml:space="preserve"> </w:t>
      </w:r>
      <w:r w:rsidRPr="009574B9">
        <w:t>We consider that an individual has access to appropriate information and advice if they replied that they knew where to get good information and advice about resolving the problem.</w:t>
      </w:r>
    </w:p>
  </w:footnote>
  <w:footnote w:id="5">
    <w:p w14:paraId="79D036A4" w14:textId="27E9FFAA" w:rsidR="0017045C" w:rsidRPr="0017045C" w:rsidRDefault="0017045C">
      <w:pPr>
        <w:pStyle w:val="FootnoteText"/>
      </w:pPr>
      <w:r>
        <w:rPr>
          <w:rStyle w:val="FootnoteReference"/>
        </w:rPr>
        <w:footnoteRef/>
      </w:r>
      <w:r>
        <w:t xml:space="preserve"> </w:t>
      </w:r>
      <w:r>
        <w:rPr>
          <w:lang w:val="en-US"/>
        </w:rPr>
        <w:t>I</w:t>
      </w:r>
      <w:r w:rsidRPr="00806ACF">
        <w:rPr>
          <w:lang w:val="en-US"/>
        </w:rPr>
        <w:t xml:space="preserve">ndividuals who have attended law school or work for an </w:t>
      </w:r>
      <w:proofErr w:type="spellStart"/>
      <w:r w:rsidRPr="00806ACF">
        <w:rPr>
          <w:lang w:val="en-US"/>
        </w:rPr>
        <w:t>organisation</w:t>
      </w:r>
      <w:proofErr w:type="spellEnd"/>
      <w:r w:rsidRPr="00806ACF">
        <w:rPr>
          <w:lang w:val="en-US"/>
        </w:rPr>
        <w:t xml:space="preserve"> that provides legal advice</w:t>
      </w:r>
    </w:p>
  </w:footnote>
  <w:footnote w:id="6">
    <w:p w14:paraId="043D919C" w14:textId="54479A85" w:rsidR="00791C25" w:rsidRPr="00791C25" w:rsidRDefault="00791C25">
      <w:pPr>
        <w:pStyle w:val="FootnoteText"/>
        <w:rPr>
          <w:lang w:val="en-US"/>
        </w:rPr>
      </w:pPr>
      <w:r>
        <w:rPr>
          <w:rStyle w:val="FootnoteReference"/>
        </w:rPr>
        <w:footnoteRef/>
      </w:r>
      <w:r>
        <w:t xml:space="preserve"> </w:t>
      </w:r>
      <w:r w:rsidRPr="00791C25">
        <w:rPr>
          <w:lang w:val="en-US"/>
        </w:rPr>
        <w:t xml:space="preserve">Due to the reduced sample size, we are unable to provide </w:t>
      </w:r>
      <w:r w:rsidR="00EB32E6">
        <w:rPr>
          <w:lang w:val="en-US"/>
        </w:rPr>
        <w:t>reliable</w:t>
      </w:r>
      <w:r w:rsidRPr="00791C25">
        <w:rPr>
          <w:lang w:val="en-US"/>
        </w:rPr>
        <w:t xml:space="preserve"> prevalence estimates for each of these </w:t>
      </w:r>
      <w:r w:rsidR="00224073">
        <w:rPr>
          <w:lang w:val="en-US"/>
        </w:rPr>
        <w:t>concerns</w:t>
      </w:r>
      <w:r w:rsidRPr="00791C25">
        <w:rPr>
          <w:lang w:val="en-US"/>
        </w:rPr>
        <w:t>.</w:t>
      </w:r>
    </w:p>
  </w:footnote>
  <w:footnote w:id="7">
    <w:p w14:paraId="79F2A1FF" w14:textId="77777777" w:rsidR="00EA0CB5" w:rsidRPr="00887C40" w:rsidRDefault="00EA0CB5" w:rsidP="00EA0CB5">
      <w:pPr>
        <w:pStyle w:val="FootnoteText"/>
      </w:pPr>
      <w:r>
        <w:rPr>
          <w:rStyle w:val="FootnoteReference"/>
        </w:rPr>
        <w:footnoteRef/>
      </w:r>
      <w:r>
        <w:t xml:space="preserve"> </w:t>
      </w:r>
      <w:r w:rsidRPr="00887C40">
        <w:rPr>
          <w:lang w:val="en-US"/>
        </w:rPr>
        <w:t xml:space="preserve">Due to the reduced sample size, we are unable to provide prevalence estimates for each of these </w:t>
      </w:r>
      <w:r>
        <w:rPr>
          <w:lang w:val="en-US"/>
        </w:rPr>
        <w:t>challenges</w:t>
      </w:r>
      <w:r w:rsidRPr="00887C40">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19BB9" w14:textId="77777777" w:rsidR="00CC3749" w:rsidRDefault="00D8716F" w:rsidP="004E100F">
    <w:pPr>
      <w:pStyle w:val="Header"/>
    </w:pPr>
    <w:sdt>
      <w:sdtPr>
        <w:rPr>
          <w:rStyle w:val="PageNumber"/>
        </w:rPr>
        <w:alias w:val="Page Number"/>
        <w:tag w:val="TxtPageNumber"/>
        <w:id w:val="-1835755985"/>
        <w:lock w:val="sdtLocked"/>
      </w:sdtPr>
      <w:sdtEndPr>
        <w:rPr>
          <w:rStyle w:val="DefaultParagraphFont"/>
          <w:b w:val="0"/>
          <w:sz w:val="24"/>
        </w:rPr>
      </w:sdtEndPr>
      <w:sdtContent>
        <w:r w:rsidR="00CC3749" w:rsidRPr="00CC3749">
          <w:rPr>
            <w:rStyle w:val="PageNumber"/>
          </w:rPr>
          <w:fldChar w:fldCharType="begin"/>
        </w:r>
        <w:r w:rsidR="00CC3749" w:rsidRPr="00CC3749">
          <w:rPr>
            <w:rStyle w:val="PageNumber"/>
          </w:rPr>
          <w:instrText xml:space="preserve"> PAGE   \* MERGEFORMAT </w:instrText>
        </w:r>
        <w:r w:rsidR="00CC3749" w:rsidRPr="00CC3749">
          <w:rPr>
            <w:rStyle w:val="PageNumber"/>
          </w:rPr>
          <w:fldChar w:fldCharType="separate"/>
        </w:r>
        <w:r w:rsidR="006F0A20">
          <w:rPr>
            <w:rStyle w:val="PageNumber"/>
            <w:noProof/>
          </w:rPr>
          <w:t>2</w:t>
        </w:r>
        <w:r w:rsidR="00CC3749" w:rsidRPr="00CC3749">
          <w:rPr>
            <w:rStyle w:val="PageNumber"/>
            <w:noProof/>
          </w:rPr>
          <w:fldChar w:fldCharType="end"/>
        </w:r>
      </w:sdtContent>
    </w:sdt>
    <w:r w:rsidR="004E100F">
      <w:t xml:space="preserve"> </w:t>
    </w:r>
    <w:r w:rsidR="004E100F">
      <w:rPr>
        <w:rFonts w:ascii="Symbol" w:eastAsia="Symbol" w:hAnsi="Symbol" w:cs="Symbol"/>
      </w:rPr>
      <w:t>|</w:t>
    </w:r>
    <w:r w:rsidR="004E100F">
      <w:t xml:space="preserve"> </w:t>
    </w:r>
    <w:sdt>
      <w:sdtPr>
        <w:rPr>
          <w:rStyle w:val="HeaderTitle"/>
        </w:rPr>
        <w:alias w:val="Cote/Chapter"/>
        <w:tag w:val="txtHeaderValue"/>
        <w:id w:val="-308635562"/>
        <w:lock w:val="sdtLocked"/>
      </w:sdtPr>
      <w:sdtEndPr>
        <w:rPr>
          <w:rStyle w:val="DefaultParagraphFont"/>
          <w:caps w:val="0"/>
          <w:sz w:val="24"/>
        </w:rPr>
      </w:sdtEndPr>
      <w:sdtContent>
        <w:r w:rsidR="004E100F">
          <w:rPr>
            <w:rStyle w:val="HeaderTitle"/>
          </w:rPr>
          <w:t xml:space="preserve"> </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2621" w14:textId="77777777" w:rsidR="00992AB5" w:rsidRDefault="00D8716F" w:rsidP="004E100F">
    <w:pPr>
      <w:pStyle w:val="Header"/>
      <w:jc w:val="right"/>
    </w:pPr>
    <w:sdt>
      <w:sdtPr>
        <w:rPr>
          <w:rStyle w:val="HeaderTitle"/>
        </w:rPr>
        <w:alias w:val="Cote/Chapter"/>
        <w:tag w:val="txtHeaderValue"/>
        <w:id w:val="-244348000"/>
        <w:lock w:val="sdtLocked"/>
      </w:sdtPr>
      <w:sdtEndPr>
        <w:rPr>
          <w:rStyle w:val="DefaultParagraphFont"/>
          <w:caps w:val="0"/>
          <w:sz w:val="24"/>
        </w:rPr>
      </w:sdtEndPr>
      <w:sdtContent>
        <w:r w:rsidR="00992AB5">
          <w:rPr>
            <w:rStyle w:val="HeaderTitle"/>
          </w:rPr>
          <w:t xml:space="preserve"> </w:t>
        </w:r>
      </w:sdtContent>
    </w:sdt>
    <w:r w:rsidR="00992AB5">
      <w:rPr>
        <w:rStyle w:val="PageNumber"/>
      </w:rPr>
      <w:t xml:space="preserve"> </w:t>
    </w:r>
    <w:r w:rsidR="00992AB5">
      <w:rPr>
        <w:rStyle w:val="PageNumber"/>
        <w:rFonts w:ascii="Symbol" w:eastAsia="Symbol" w:hAnsi="Symbol" w:cs="Symbol"/>
      </w:rPr>
      <w:t>|</w:t>
    </w:r>
    <w:r w:rsidR="00992AB5">
      <w:rPr>
        <w:rStyle w:val="PageNumber"/>
      </w:rPr>
      <w:t xml:space="preserve"> </w:t>
    </w:r>
    <w:sdt>
      <w:sdtPr>
        <w:rPr>
          <w:rStyle w:val="PageNumber"/>
        </w:rPr>
        <w:alias w:val="Page Number"/>
        <w:tag w:val="TxtPageNumber"/>
        <w:id w:val="1076251128"/>
        <w:lock w:val="sdtLocked"/>
      </w:sdtPr>
      <w:sdtEndPr>
        <w:rPr>
          <w:rStyle w:val="DefaultParagraphFont"/>
          <w:b w:val="0"/>
          <w:sz w:val="24"/>
        </w:rPr>
      </w:sdtEndPr>
      <w:sdtContent>
        <w:r w:rsidR="00992AB5" w:rsidRPr="00CC3749">
          <w:rPr>
            <w:rStyle w:val="PageNumber"/>
          </w:rPr>
          <w:fldChar w:fldCharType="begin"/>
        </w:r>
        <w:r w:rsidR="00992AB5" w:rsidRPr="00CC3749">
          <w:rPr>
            <w:rStyle w:val="PageNumber"/>
          </w:rPr>
          <w:instrText xml:space="preserve"> PAGE   \* MERGEFORMAT </w:instrText>
        </w:r>
        <w:r w:rsidR="00992AB5" w:rsidRPr="00CC3749">
          <w:rPr>
            <w:rStyle w:val="PageNumber"/>
          </w:rPr>
          <w:fldChar w:fldCharType="separate"/>
        </w:r>
        <w:r w:rsidR="00456142">
          <w:rPr>
            <w:rStyle w:val="PageNumber"/>
            <w:noProof/>
          </w:rPr>
          <w:t>3</w:t>
        </w:r>
        <w:r w:rsidR="00992AB5" w:rsidRPr="00CC3749">
          <w:rPr>
            <w:rStyle w:val="PageNumbe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AF8DA" w14:textId="77777777" w:rsidR="0087285C" w:rsidRDefault="0087285C">
    <w:pPr>
      <w:pStyle w:val="Header"/>
    </w:pPr>
  </w:p>
</w:hdr>
</file>

<file path=word/intelligence2.xml><?xml version="1.0" encoding="utf-8"?>
<int2:intelligence xmlns:int2="http://schemas.microsoft.com/office/intelligence/2020/intelligence" xmlns:oel="http://schemas.microsoft.com/office/2019/extlst">
  <int2:observations>
    <int2:textHash int2:hashCode="1eEGalVgGI5Nkc" int2:id="ocwA4CR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2CEA"/>
    <w:multiLevelType w:val="hybridMultilevel"/>
    <w:tmpl w:val="AC0A8356"/>
    <w:lvl w:ilvl="0" w:tplc="F0E0621C">
      <w:start w:val="1"/>
      <w:numFmt w:val="bullet"/>
      <w:lvlText w:val=""/>
      <w:lvlJc w:val="left"/>
      <w:pPr>
        <w:ind w:left="720" w:hanging="360"/>
      </w:pPr>
      <w:rPr>
        <w:rFonts w:ascii="Symbol" w:hAnsi="Symbol"/>
      </w:rPr>
    </w:lvl>
    <w:lvl w:ilvl="1" w:tplc="6B32EAEE">
      <w:start w:val="1"/>
      <w:numFmt w:val="bullet"/>
      <w:lvlText w:val=""/>
      <w:lvlJc w:val="left"/>
      <w:pPr>
        <w:ind w:left="720" w:hanging="360"/>
      </w:pPr>
      <w:rPr>
        <w:rFonts w:ascii="Symbol" w:hAnsi="Symbol"/>
      </w:rPr>
    </w:lvl>
    <w:lvl w:ilvl="2" w:tplc="3118C824">
      <w:start w:val="1"/>
      <w:numFmt w:val="bullet"/>
      <w:lvlText w:val=""/>
      <w:lvlJc w:val="left"/>
      <w:pPr>
        <w:ind w:left="720" w:hanging="360"/>
      </w:pPr>
      <w:rPr>
        <w:rFonts w:ascii="Symbol" w:hAnsi="Symbol"/>
      </w:rPr>
    </w:lvl>
    <w:lvl w:ilvl="3" w:tplc="9C42027E">
      <w:start w:val="1"/>
      <w:numFmt w:val="bullet"/>
      <w:lvlText w:val=""/>
      <w:lvlJc w:val="left"/>
      <w:pPr>
        <w:ind w:left="720" w:hanging="360"/>
      </w:pPr>
      <w:rPr>
        <w:rFonts w:ascii="Symbol" w:hAnsi="Symbol"/>
      </w:rPr>
    </w:lvl>
    <w:lvl w:ilvl="4" w:tplc="11902240">
      <w:start w:val="1"/>
      <w:numFmt w:val="bullet"/>
      <w:lvlText w:val=""/>
      <w:lvlJc w:val="left"/>
      <w:pPr>
        <w:ind w:left="720" w:hanging="360"/>
      </w:pPr>
      <w:rPr>
        <w:rFonts w:ascii="Symbol" w:hAnsi="Symbol"/>
      </w:rPr>
    </w:lvl>
    <w:lvl w:ilvl="5" w:tplc="4AAC037A">
      <w:start w:val="1"/>
      <w:numFmt w:val="bullet"/>
      <w:lvlText w:val=""/>
      <w:lvlJc w:val="left"/>
      <w:pPr>
        <w:ind w:left="720" w:hanging="360"/>
      </w:pPr>
      <w:rPr>
        <w:rFonts w:ascii="Symbol" w:hAnsi="Symbol"/>
      </w:rPr>
    </w:lvl>
    <w:lvl w:ilvl="6" w:tplc="CE9E1888">
      <w:start w:val="1"/>
      <w:numFmt w:val="bullet"/>
      <w:lvlText w:val=""/>
      <w:lvlJc w:val="left"/>
      <w:pPr>
        <w:ind w:left="720" w:hanging="360"/>
      </w:pPr>
      <w:rPr>
        <w:rFonts w:ascii="Symbol" w:hAnsi="Symbol"/>
      </w:rPr>
    </w:lvl>
    <w:lvl w:ilvl="7" w:tplc="949CCA46">
      <w:start w:val="1"/>
      <w:numFmt w:val="bullet"/>
      <w:lvlText w:val=""/>
      <w:lvlJc w:val="left"/>
      <w:pPr>
        <w:ind w:left="720" w:hanging="360"/>
      </w:pPr>
      <w:rPr>
        <w:rFonts w:ascii="Symbol" w:hAnsi="Symbol"/>
      </w:rPr>
    </w:lvl>
    <w:lvl w:ilvl="8" w:tplc="8C8202CC">
      <w:start w:val="1"/>
      <w:numFmt w:val="bullet"/>
      <w:lvlText w:val=""/>
      <w:lvlJc w:val="left"/>
      <w:pPr>
        <w:ind w:left="720" w:hanging="360"/>
      </w:pPr>
      <w:rPr>
        <w:rFonts w:ascii="Symbol" w:hAnsi="Symbol"/>
      </w:rPr>
    </w:lvl>
  </w:abstractNum>
  <w:abstractNum w:abstractNumId="1" w15:restartNumberingAfterBreak="0">
    <w:nsid w:val="058653CB"/>
    <w:multiLevelType w:val="multilevel"/>
    <w:tmpl w:val="FFFFFFFF"/>
    <w:lvl w:ilvl="0">
      <w:start w:val="1"/>
      <w:numFmt w:val="decimal"/>
      <w:lvlText w:val=""/>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982A33"/>
    <w:multiLevelType w:val="hybridMultilevel"/>
    <w:tmpl w:val="2702DBCA"/>
    <w:lvl w:ilvl="0" w:tplc="1A8EFD5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91C5C"/>
    <w:multiLevelType w:val="hybridMultilevel"/>
    <w:tmpl w:val="79D417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1A675C"/>
    <w:multiLevelType w:val="hybridMultilevel"/>
    <w:tmpl w:val="74BCE45E"/>
    <w:lvl w:ilvl="0" w:tplc="8BC2218A">
      <w:start w:val="1"/>
      <w:numFmt w:val="bullet"/>
      <w:lvlText w:val="-"/>
      <w:lvlJc w:val="left"/>
      <w:pPr>
        <w:ind w:left="720" w:hanging="360"/>
      </w:pPr>
      <w:rPr>
        <w:rFonts w:ascii="&quot;Calibri&quot;,sans-serif" w:hAnsi="&quot;Calibri&quot;,sans-serif" w:hint="default"/>
      </w:rPr>
    </w:lvl>
    <w:lvl w:ilvl="1" w:tplc="313665B8">
      <w:start w:val="1"/>
      <w:numFmt w:val="bullet"/>
      <w:lvlText w:val="o"/>
      <w:lvlJc w:val="left"/>
      <w:pPr>
        <w:ind w:left="1440" w:hanging="360"/>
      </w:pPr>
      <w:rPr>
        <w:rFonts w:ascii="Courier New" w:hAnsi="Courier New" w:hint="default"/>
      </w:rPr>
    </w:lvl>
    <w:lvl w:ilvl="2" w:tplc="A31CE2EA">
      <w:start w:val="1"/>
      <w:numFmt w:val="bullet"/>
      <w:lvlText w:val=""/>
      <w:lvlJc w:val="left"/>
      <w:pPr>
        <w:ind w:left="2160" w:hanging="360"/>
      </w:pPr>
      <w:rPr>
        <w:rFonts w:ascii="Wingdings" w:hAnsi="Wingdings" w:hint="default"/>
      </w:rPr>
    </w:lvl>
    <w:lvl w:ilvl="3" w:tplc="BCEC49B4">
      <w:start w:val="1"/>
      <w:numFmt w:val="bullet"/>
      <w:lvlText w:val=""/>
      <w:lvlJc w:val="left"/>
      <w:pPr>
        <w:ind w:left="2880" w:hanging="360"/>
      </w:pPr>
      <w:rPr>
        <w:rFonts w:ascii="Symbol" w:hAnsi="Symbol" w:hint="default"/>
      </w:rPr>
    </w:lvl>
    <w:lvl w:ilvl="4" w:tplc="D7C63EBE">
      <w:start w:val="1"/>
      <w:numFmt w:val="bullet"/>
      <w:lvlText w:val="o"/>
      <w:lvlJc w:val="left"/>
      <w:pPr>
        <w:ind w:left="3600" w:hanging="360"/>
      </w:pPr>
      <w:rPr>
        <w:rFonts w:ascii="Courier New" w:hAnsi="Courier New" w:hint="default"/>
      </w:rPr>
    </w:lvl>
    <w:lvl w:ilvl="5" w:tplc="8E7A61A2">
      <w:start w:val="1"/>
      <w:numFmt w:val="bullet"/>
      <w:lvlText w:val=""/>
      <w:lvlJc w:val="left"/>
      <w:pPr>
        <w:ind w:left="4320" w:hanging="360"/>
      </w:pPr>
      <w:rPr>
        <w:rFonts w:ascii="Wingdings" w:hAnsi="Wingdings" w:hint="default"/>
      </w:rPr>
    </w:lvl>
    <w:lvl w:ilvl="6" w:tplc="00565DD6">
      <w:start w:val="1"/>
      <w:numFmt w:val="bullet"/>
      <w:lvlText w:val=""/>
      <w:lvlJc w:val="left"/>
      <w:pPr>
        <w:ind w:left="5040" w:hanging="360"/>
      </w:pPr>
      <w:rPr>
        <w:rFonts w:ascii="Symbol" w:hAnsi="Symbol" w:hint="default"/>
      </w:rPr>
    </w:lvl>
    <w:lvl w:ilvl="7" w:tplc="3D5C49EE">
      <w:start w:val="1"/>
      <w:numFmt w:val="bullet"/>
      <w:lvlText w:val="o"/>
      <w:lvlJc w:val="left"/>
      <w:pPr>
        <w:ind w:left="5760" w:hanging="360"/>
      </w:pPr>
      <w:rPr>
        <w:rFonts w:ascii="Courier New" w:hAnsi="Courier New" w:hint="default"/>
      </w:rPr>
    </w:lvl>
    <w:lvl w:ilvl="8" w:tplc="AE266A8A">
      <w:start w:val="1"/>
      <w:numFmt w:val="bullet"/>
      <w:lvlText w:val=""/>
      <w:lvlJc w:val="left"/>
      <w:pPr>
        <w:ind w:left="6480" w:hanging="360"/>
      </w:pPr>
      <w:rPr>
        <w:rFonts w:ascii="Wingdings" w:hAnsi="Wingdings" w:hint="default"/>
      </w:rPr>
    </w:lvl>
  </w:abstractNum>
  <w:abstractNum w:abstractNumId="5" w15:restartNumberingAfterBreak="0">
    <w:nsid w:val="0A8D7BAD"/>
    <w:multiLevelType w:val="hybridMultilevel"/>
    <w:tmpl w:val="CCFA3E4A"/>
    <w:lvl w:ilvl="0" w:tplc="19B6C2A2">
      <w:start w:val="1"/>
      <w:numFmt w:val="bullet"/>
      <w:lvlText w:val=""/>
      <w:lvlJc w:val="left"/>
      <w:pPr>
        <w:ind w:left="720" w:hanging="360"/>
      </w:pPr>
      <w:rPr>
        <w:rFonts w:ascii="Symbol" w:hAnsi="Symbol"/>
      </w:rPr>
    </w:lvl>
    <w:lvl w:ilvl="1" w:tplc="3F1C9D4C">
      <w:start w:val="1"/>
      <w:numFmt w:val="bullet"/>
      <w:lvlText w:val=""/>
      <w:lvlJc w:val="left"/>
      <w:pPr>
        <w:ind w:left="720" w:hanging="360"/>
      </w:pPr>
      <w:rPr>
        <w:rFonts w:ascii="Symbol" w:hAnsi="Symbol"/>
      </w:rPr>
    </w:lvl>
    <w:lvl w:ilvl="2" w:tplc="F7169C36">
      <w:start w:val="1"/>
      <w:numFmt w:val="bullet"/>
      <w:lvlText w:val=""/>
      <w:lvlJc w:val="left"/>
      <w:pPr>
        <w:ind w:left="720" w:hanging="360"/>
      </w:pPr>
      <w:rPr>
        <w:rFonts w:ascii="Symbol" w:hAnsi="Symbol"/>
      </w:rPr>
    </w:lvl>
    <w:lvl w:ilvl="3" w:tplc="4E00EA02">
      <w:start w:val="1"/>
      <w:numFmt w:val="bullet"/>
      <w:lvlText w:val=""/>
      <w:lvlJc w:val="left"/>
      <w:pPr>
        <w:ind w:left="720" w:hanging="360"/>
      </w:pPr>
      <w:rPr>
        <w:rFonts w:ascii="Symbol" w:hAnsi="Symbol"/>
      </w:rPr>
    </w:lvl>
    <w:lvl w:ilvl="4" w:tplc="F50C6354">
      <w:start w:val="1"/>
      <w:numFmt w:val="bullet"/>
      <w:lvlText w:val=""/>
      <w:lvlJc w:val="left"/>
      <w:pPr>
        <w:ind w:left="720" w:hanging="360"/>
      </w:pPr>
      <w:rPr>
        <w:rFonts w:ascii="Symbol" w:hAnsi="Symbol"/>
      </w:rPr>
    </w:lvl>
    <w:lvl w:ilvl="5" w:tplc="1116D038">
      <w:start w:val="1"/>
      <w:numFmt w:val="bullet"/>
      <w:lvlText w:val=""/>
      <w:lvlJc w:val="left"/>
      <w:pPr>
        <w:ind w:left="720" w:hanging="360"/>
      </w:pPr>
      <w:rPr>
        <w:rFonts w:ascii="Symbol" w:hAnsi="Symbol"/>
      </w:rPr>
    </w:lvl>
    <w:lvl w:ilvl="6" w:tplc="A8E01654">
      <w:start w:val="1"/>
      <w:numFmt w:val="bullet"/>
      <w:lvlText w:val=""/>
      <w:lvlJc w:val="left"/>
      <w:pPr>
        <w:ind w:left="720" w:hanging="360"/>
      </w:pPr>
      <w:rPr>
        <w:rFonts w:ascii="Symbol" w:hAnsi="Symbol"/>
      </w:rPr>
    </w:lvl>
    <w:lvl w:ilvl="7" w:tplc="0324D1FE">
      <w:start w:val="1"/>
      <w:numFmt w:val="bullet"/>
      <w:lvlText w:val=""/>
      <w:lvlJc w:val="left"/>
      <w:pPr>
        <w:ind w:left="720" w:hanging="360"/>
      </w:pPr>
      <w:rPr>
        <w:rFonts w:ascii="Symbol" w:hAnsi="Symbol"/>
      </w:rPr>
    </w:lvl>
    <w:lvl w:ilvl="8" w:tplc="ABE4F4D2">
      <w:start w:val="1"/>
      <w:numFmt w:val="bullet"/>
      <w:lvlText w:val=""/>
      <w:lvlJc w:val="left"/>
      <w:pPr>
        <w:ind w:left="720" w:hanging="360"/>
      </w:pPr>
      <w:rPr>
        <w:rFonts w:ascii="Symbol" w:hAnsi="Symbol"/>
      </w:rPr>
    </w:lvl>
  </w:abstractNum>
  <w:abstractNum w:abstractNumId="6" w15:restartNumberingAfterBreak="0">
    <w:nsid w:val="0AFD3D27"/>
    <w:multiLevelType w:val="hybridMultilevel"/>
    <w:tmpl w:val="99F025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035F29"/>
    <w:multiLevelType w:val="hybridMultilevel"/>
    <w:tmpl w:val="E02443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176323"/>
    <w:multiLevelType w:val="hybridMultilevel"/>
    <w:tmpl w:val="07B2BC26"/>
    <w:lvl w:ilvl="0" w:tplc="B13CFE20">
      <w:start w:val="1"/>
      <w:numFmt w:val="bullet"/>
      <w:lvlText w:val=""/>
      <w:lvlJc w:val="left"/>
      <w:pPr>
        <w:ind w:left="720" w:hanging="360"/>
      </w:pPr>
      <w:rPr>
        <w:rFonts w:ascii="Symbol" w:hAnsi="Symbol"/>
      </w:rPr>
    </w:lvl>
    <w:lvl w:ilvl="1" w:tplc="CE46DE76">
      <w:start w:val="1"/>
      <w:numFmt w:val="bullet"/>
      <w:lvlText w:val=""/>
      <w:lvlJc w:val="left"/>
      <w:pPr>
        <w:ind w:left="720" w:hanging="360"/>
      </w:pPr>
      <w:rPr>
        <w:rFonts w:ascii="Symbol" w:hAnsi="Symbol"/>
      </w:rPr>
    </w:lvl>
    <w:lvl w:ilvl="2" w:tplc="10305028">
      <w:start w:val="1"/>
      <w:numFmt w:val="bullet"/>
      <w:lvlText w:val=""/>
      <w:lvlJc w:val="left"/>
      <w:pPr>
        <w:ind w:left="720" w:hanging="360"/>
      </w:pPr>
      <w:rPr>
        <w:rFonts w:ascii="Symbol" w:hAnsi="Symbol"/>
      </w:rPr>
    </w:lvl>
    <w:lvl w:ilvl="3" w:tplc="924E2A4E">
      <w:start w:val="1"/>
      <w:numFmt w:val="bullet"/>
      <w:lvlText w:val=""/>
      <w:lvlJc w:val="left"/>
      <w:pPr>
        <w:ind w:left="720" w:hanging="360"/>
      </w:pPr>
      <w:rPr>
        <w:rFonts w:ascii="Symbol" w:hAnsi="Symbol"/>
      </w:rPr>
    </w:lvl>
    <w:lvl w:ilvl="4" w:tplc="55C0FB3E">
      <w:start w:val="1"/>
      <w:numFmt w:val="bullet"/>
      <w:lvlText w:val=""/>
      <w:lvlJc w:val="left"/>
      <w:pPr>
        <w:ind w:left="720" w:hanging="360"/>
      </w:pPr>
      <w:rPr>
        <w:rFonts w:ascii="Symbol" w:hAnsi="Symbol"/>
      </w:rPr>
    </w:lvl>
    <w:lvl w:ilvl="5" w:tplc="FEBC2BB0">
      <w:start w:val="1"/>
      <w:numFmt w:val="bullet"/>
      <w:lvlText w:val=""/>
      <w:lvlJc w:val="left"/>
      <w:pPr>
        <w:ind w:left="720" w:hanging="360"/>
      </w:pPr>
      <w:rPr>
        <w:rFonts w:ascii="Symbol" w:hAnsi="Symbol"/>
      </w:rPr>
    </w:lvl>
    <w:lvl w:ilvl="6" w:tplc="76BCA2E4">
      <w:start w:val="1"/>
      <w:numFmt w:val="bullet"/>
      <w:lvlText w:val=""/>
      <w:lvlJc w:val="left"/>
      <w:pPr>
        <w:ind w:left="720" w:hanging="360"/>
      </w:pPr>
      <w:rPr>
        <w:rFonts w:ascii="Symbol" w:hAnsi="Symbol"/>
      </w:rPr>
    </w:lvl>
    <w:lvl w:ilvl="7" w:tplc="AE3238AA">
      <w:start w:val="1"/>
      <w:numFmt w:val="bullet"/>
      <w:lvlText w:val=""/>
      <w:lvlJc w:val="left"/>
      <w:pPr>
        <w:ind w:left="720" w:hanging="360"/>
      </w:pPr>
      <w:rPr>
        <w:rFonts w:ascii="Symbol" w:hAnsi="Symbol"/>
      </w:rPr>
    </w:lvl>
    <w:lvl w:ilvl="8" w:tplc="1C24D41C">
      <w:start w:val="1"/>
      <w:numFmt w:val="bullet"/>
      <w:lvlText w:val=""/>
      <w:lvlJc w:val="left"/>
      <w:pPr>
        <w:ind w:left="720" w:hanging="360"/>
      </w:pPr>
      <w:rPr>
        <w:rFonts w:ascii="Symbol" w:hAnsi="Symbol"/>
      </w:rPr>
    </w:lvl>
  </w:abstractNum>
  <w:abstractNum w:abstractNumId="9" w15:restartNumberingAfterBreak="0">
    <w:nsid w:val="1435646C"/>
    <w:multiLevelType w:val="hybridMultilevel"/>
    <w:tmpl w:val="A6DE3994"/>
    <w:lvl w:ilvl="0" w:tplc="04090019">
      <w:start w:val="1"/>
      <w:numFmt w:val="lowerLetter"/>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17A725E9"/>
    <w:multiLevelType w:val="hybridMultilevel"/>
    <w:tmpl w:val="BDD8B256"/>
    <w:lvl w:ilvl="0" w:tplc="74F423D6">
      <w:start w:val="1"/>
      <w:numFmt w:val="lowerLetter"/>
      <w:pStyle w:val="ProposedAction"/>
      <w:lvlText w:val="%1)"/>
      <w:lvlJc w:val="left"/>
      <w:pPr>
        <w:ind w:left="1400" w:hanging="360"/>
      </w:pPr>
    </w:lvl>
    <w:lvl w:ilvl="1" w:tplc="D7206700">
      <w:start w:val="1"/>
      <w:numFmt w:val="lowerRoman"/>
      <w:lvlText w:val="%2)"/>
      <w:lvlJc w:val="left"/>
      <w:pPr>
        <w:tabs>
          <w:tab w:val="num" w:pos="567"/>
        </w:tabs>
        <w:ind w:left="2835" w:hanging="567"/>
      </w:pPr>
      <w:rPr>
        <w:rFonts w:hint="default"/>
      </w:rPr>
    </w:lvl>
    <w:lvl w:ilvl="2" w:tplc="F77E56A6">
      <w:start w:val="1"/>
      <w:numFmt w:val="lowerRoman"/>
      <w:lvlText w:val="%3."/>
      <w:lvlJc w:val="right"/>
      <w:pPr>
        <w:ind w:left="4309" w:hanging="487"/>
      </w:pPr>
      <w:rPr>
        <w:rFonts w:hint="default"/>
      </w:rPr>
    </w:lvl>
    <w:lvl w:ilvl="3" w:tplc="6D8AD84E">
      <w:start w:val="1"/>
      <w:numFmt w:val="decimal"/>
      <w:lvlText w:val="%4."/>
      <w:lvlJc w:val="left"/>
      <w:pPr>
        <w:ind w:left="4723" w:hanging="363"/>
      </w:pPr>
      <w:rPr>
        <w:rFonts w:hint="default"/>
      </w:rPr>
    </w:lvl>
    <w:lvl w:ilvl="4" w:tplc="6F2EB210">
      <w:start w:val="1"/>
      <w:numFmt w:val="lowerLetter"/>
      <w:lvlText w:val="%5."/>
      <w:lvlJc w:val="left"/>
      <w:pPr>
        <w:ind w:left="5443" w:hanging="363"/>
      </w:pPr>
      <w:rPr>
        <w:rFonts w:hint="default"/>
      </w:rPr>
    </w:lvl>
    <w:lvl w:ilvl="5" w:tplc="054A5176">
      <w:start w:val="1"/>
      <w:numFmt w:val="lowerRoman"/>
      <w:lvlText w:val="%6."/>
      <w:lvlJc w:val="right"/>
      <w:pPr>
        <w:ind w:left="6163" w:hanging="181"/>
      </w:pPr>
      <w:rPr>
        <w:rFonts w:hint="default"/>
      </w:rPr>
    </w:lvl>
    <w:lvl w:ilvl="6" w:tplc="20105C9A">
      <w:start w:val="1"/>
      <w:numFmt w:val="decimal"/>
      <w:lvlText w:val="%7."/>
      <w:lvlJc w:val="left"/>
      <w:pPr>
        <w:ind w:left="6883" w:hanging="362"/>
      </w:pPr>
      <w:rPr>
        <w:rFonts w:hint="default"/>
      </w:r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11" w15:restartNumberingAfterBreak="0">
    <w:nsid w:val="17E42870"/>
    <w:multiLevelType w:val="hybridMultilevel"/>
    <w:tmpl w:val="2D36E0E2"/>
    <w:lvl w:ilvl="0" w:tplc="D2B27F64">
      <w:start w:val="1"/>
      <w:numFmt w:val="bullet"/>
      <w:lvlText w:val=""/>
      <w:lvlJc w:val="left"/>
      <w:pPr>
        <w:ind w:left="720" w:hanging="360"/>
      </w:pPr>
      <w:rPr>
        <w:rFonts w:ascii="Symbol" w:hAnsi="Symbol"/>
      </w:rPr>
    </w:lvl>
    <w:lvl w:ilvl="1" w:tplc="82C652FC">
      <w:start w:val="1"/>
      <w:numFmt w:val="bullet"/>
      <w:lvlText w:val=""/>
      <w:lvlJc w:val="left"/>
      <w:pPr>
        <w:ind w:left="720" w:hanging="360"/>
      </w:pPr>
      <w:rPr>
        <w:rFonts w:ascii="Symbol" w:hAnsi="Symbol"/>
      </w:rPr>
    </w:lvl>
    <w:lvl w:ilvl="2" w:tplc="EFBECC86">
      <w:start w:val="1"/>
      <w:numFmt w:val="bullet"/>
      <w:lvlText w:val=""/>
      <w:lvlJc w:val="left"/>
      <w:pPr>
        <w:ind w:left="720" w:hanging="360"/>
      </w:pPr>
      <w:rPr>
        <w:rFonts w:ascii="Symbol" w:hAnsi="Symbol"/>
      </w:rPr>
    </w:lvl>
    <w:lvl w:ilvl="3" w:tplc="B712A8F4">
      <w:start w:val="1"/>
      <w:numFmt w:val="bullet"/>
      <w:lvlText w:val=""/>
      <w:lvlJc w:val="left"/>
      <w:pPr>
        <w:ind w:left="720" w:hanging="360"/>
      </w:pPr>
      <w:rPr>
        <w:rFonts w:ascii="Symbol" w:hAnsi="Symbol"/>
      </w:rPr>
    </w:lvl>
    <w:lvl w:ilvl="4" w:tplc="2E9EB08E">
      <w:start w:val="1"/>
      <w:numFmt w:val="bullet"/>
      <w:lvlText w:val=""/>
      <w:lvlJc w:val="left"/>
      <w:pPr>
        <w:ind w:left="720" w:hanging="360"/>
      </w:pPr>
      <w:rPr>
        <w:rFonts w:ascii="Symbol" w:hAnsi="Symbol"/>
      </w:rPr>
    </w:lvl>
    <w:lvl w:ilvl="5" w:tplc="EE88A15A">
      <w:start w:val="1"/>
      <w:numFmt w:val="bullet"/>
      <w:lvlText w:val=""/>
      <w:lvlJc w:val="left"/>
      <w:pPr>
        <w:ind w:left="720" w:hanging="360"/>
      </w:pPr>
      <w:rPr>
        <w:rFonts w:ascii="Symbol" w:hAnsi="Symbol"/>
      </w:rPr>
    </w:lvl>
    <w:lvl w:ilvl="6" w:tplc="768C41AA">
      <w:start w:val="1"/>
      <w:numFmt w:val="bullet"/>
      <w:lvlText w:val=""/>
      <w:lvlJc w:val="left"/>
      <w:pPr>
        <w:ind w:left="720" w:hanging="360"/>
      </w:pPr>
      <w:rPr>
        <w:rFonts w:ascii="Symbol" w:hAnsi="Symbol"/>
      </w:rPr>
    </w:lvl>
    <w:lvl w:ilvl="7" w:tplc="6860805E">
      <w:start w:val="1"/>
      <w:numFmt w:val="bullet"/>
      <w:lvlText w:val=""/>
      <w:lvlJc w:val="left"/>
      <w:pPr>
        <w:ind w:left="720" w:hanging="360"/>
      </w:pPr>
      <w:rPr>
        <w:rFonts w:ascii="Symbol" w:hAnsi="Symbol"/>
      </w:rPr>
    </w:lvl>
    <w:lvl w:ilvl="8" w:tplc="28662336">
      <w:start w:val="1"/>
      <w:numFmt w:val="bullet"/>
      <w:lvlText w:val=""/>
      <w:lvlJc w:val="left"/>
      <w:pPr>
        <w:ind w:left="720" w:hanging="360"/>
      </w:pPr>
      <w:rPr>
        <w:rFonts w:ascii="Symbol" w:hAnsi="Symbol"/>
      </w:rPr>
    </w:lvl>
  </w:abstractNum>
  <w:abstractNum w:abstractNumId="12" w15:restartNumberingAfterBreak="0">
    <w:nsid w:val="185E0111"/>
    <w:multiLevelType w:val="hybridMultilevel"/>
    <w:tmpl w:val="45A2C036"/>
    <w:lvl w:ilvl="0" w:tplc="A818341A">
      <w:start w:val="1"/>
      <w:numFmt w:val="bullet"/>
      <w:pStyle w:val="Annotation"/>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93129A4"/>
    <w:multiLevelType w:val="hybridMultilevel"/>
    <w:tmpl w:val="4A98027E"/>
    <w:lvl w:ilvl="0" w:tplc="E692EF44">
      <w:start w:val="1"/>
      <w:numFmt w:val="bullet"/>
      <w:lvlText w:val=""/>
      <w:lvlJc w:val="left"/>
      <w:pPr>
        <w:ind w:left="720" w:hanging="360"/>
      </w:pPr>
      <w:rPr>
        <w:rFonts w:ascii="Symbol" w:hAnsi="Symbol"/>
      </w:rPr>
    </w:lvl>
    <w:lvl w:ilvl="1" w:tplc="B90CAE8A">
      <w:start w:val="1"/>
      <w:numFmt w:val="bullet"/>
      <w:lvlText w:val=""/>
      <w:lvlJc w:val="left"/>
      <w:pPr>
        <w:ind w:left="720" w:hanging="360"/>
      </w:pPr>
      <w:rPr>
        <w:rFonts w:ascii="Symbol" w:hAnsi="Symbol"/>
      </w:rPr>
    </w:lvl>
    <w:lvl w:ilvl="2" w:tplc="5F2CAC7C">
      <w:start w:val="1"/>
      <w:numFmt w:val="bullet"/>
      <w:lvlText w:val=""/>
      <w:lvlJc w:val="left"/>
      <w:pPr>
        <w:ind w:left="720" w:hanging="360"/>
      </w:pPr>
      <w:rPr>
        <w:rFonts w:ascii="Symbol" w:hAnsi="Symbol"/>
      </w:rPr>
    </w:lvl>
    <w:lvl w:ilvl="3" w:tplc="809C8240">
      <w:start w:val="1"/>
      <w:numFmt w:val="bullet"/>
      <w:lvlText w:val=""/>
      <w:lvlJc w:val="left"/>
      <w:pPr>
        <w:ind w:left="720" w:hanging="360"/>
      </w:pPr>
      <w:rPr>
        <w:rFonts w:ascii="Symbol" w:hAnsi="Symbol"/>
      </w:rPr>
    </w:lvl>
    <w:lvl w:ilvl="4" w:tplc="37447652">
      <w:start w:val="1"/>
      <w:numFmt w:val="bullet"/>
      <w:lvlText w:val=""/>
      <w:lvlJc w:val="left"/>
      <w:pPr>
        <w:ind w:left="720" w:hanging="360"/>
      </w:pPr>
      <w:rPr>
        <w:rFonts w:ascii="Symbol" w:hAnsi="Symbol"/>
      </w:rPr>
    </w:lvl>
    <w:lvl w:ilvl="5" w:tplc="840426A2">
      <w:start w:val="1"/>
      <w:numFmt w:val="bullet"/>
      <w:lvlText w:val=""/>
      <w:lvlJc w:val="left"/>
      <w:pPr>
        <w:ind w:left="720" w:hanging="360"/>
      </w:pPr>
      <w:rPr>
        <w:rFonts w:ascii="Symbol" w:hAnsi="Symbol"/>
      </w:rPr>
    </w:lvl>
    <w:lvl w:ilvl="6" w:tplc="569AD6EA">
      <w:start w:val="1"/>
      <w:numFmt w:val="bullet"/>
      <w:lvlText w:val=""/>
      <w:lvlJc w:val="left"/>
      <w:pPr>
        <w:ind w:left="720" w:hanging="360"/>
      </w:pPr>
      <w:rPr>
        <w:rFonts w:ascii="Symbol" w:hAnsi="Symbol"/>
      </w:rPr>
    </w:lvl>
    <w:lvl w:ilvl="7" w:tplc="8BB65460">
      <w:start w:val="1"/>
      <w:numFmt w:val="bullet"/>
      <w:lvlText w:val=""/>
      <w:lvlJc w:val="left"/>
      <w:pPr>
        <w:ind w:left="720" w:hanging="360"/>
      </w:pPr>
      <w:rPr>
        <w:rFonts w:ascii="Symbol" w:hAnsi="Symbol"/>
      </w:rPr>
    </w:lvl>
    <w:lvl w:ilvl="8" w:tplc="47E6A5D0">
      <w:start w:val="1"/>
      <w:numFmt w:val="bullet"/>
      <w:lvlText w:val=""/>
      <w:lvlJc w:val="left"/>
      <w:pPr>
        <w:ind w:left="720" w:hanging="360"/>
      </w:pPr>
      <w:rPr>
        <w:rFonts w:ascii="Symbol" w:hAnsi="Symbol"/>
      </w:rPr>
    </w:lvl>
  </w:abstractNum>
  <w:abstractNum w:abstractNumId="14" w15:restartNumberingAfterBreak="0">
    <w:nsid w:val="1A7D5078"/>
    <w:multiLevelType w:val="hybridMultilevel"/>
    <w:tmpl w:val="8AAEA05A"/>
    <w:lvl w:ilvl="0" w:tplc="19A41738">
      <w:start w:val="1"/>
      <w:numFmt w:val="bullet"/>
      <w:lvlText w:val=""/>
      <w:lvlJc w:val="left"/>
      <w:pPr>
        <w:ind w:left="720" w:hanging="360"/>
      </w:pPr>
      <w:rPr>
        <w:rFonts w:ascii="Symbol" w:hAnsi="Symbol"/>
      </w:rPr>
    </w:lvl>
    <w:lvl w:ilvl="1" w:tplc="0038C7E2">
      <w:start w:val="1"/>
      <w:numFmt w:val="bullet"/>
      <w:lvlText w:val=""/>
      <w:lvlJc w:val="left"/>
      <w:pPr>
        <w:ind w:left="720" w:hanging="360"/>
      </w:pPr>
      <w:rPr>
        <w:rFonts w:ascii="Symbol" w:hAnsi="Symbol"/>
      </w:rPr>
    </w:lvl>
    <w:lvl w:ilvl="2" w:tplc="C452FCB8">
      <w:start w:val="1"/>
      <w:numFmt w:val="bullet"/>
      <w:lvlText w:val=""/>
      <w:lvlJc w:val="left"/>
      <w:pPr>
        <w:ind w:left="720" w:hanging="360"/>
      </w:pPr>
      <w:rPr>
        <w:rFonts w:ascii="Symbol" w:hAnsi="Symbol"/>
      </w:rPr>
    </w:lvl>
    <w:lvl w:ilvl="3" w:tplc="A9349EB0">
      <w:start w:val="1"/>
      <w:numFmt w:val="bullet"/>
      <w:lvlText w:val=""/>
      <w:lvlJc w:val="left"/>
      <w:pPr>
        <w:ind w:left="720" w:hanging="360"/>
      </w:pPr>
      <w:rPr>
        <w:rFonts w:ascii="Symbol" w:hAnsi="Symbol"/>
      </w:rPr>
    </w:lvl>
    <w:lvl w:ilvl="4" w:tplc="3D78AE88">
      <w:start w:val="1"/>
      <w:numFmt w:val="bullet"/>
      <w:lvlText w:val=""/>
      <w:lvlJc w:val="left"/>
      <w:pPr>
        <w:ind w:left="720" w:hanging="360"/>
      </w:pPr>
      <w:rPr>
        <w:rFonts w:ascii="Symbol" w:hAnsi="Symbol"/>
      </w:rPr>
    </w:lvl>
    <w:lvl w:ilvl="5" w:tplc="4B6827A6">
      <w:start w:val="1"/>
      <w:numFmt w:val="bullet"/>
      <w:lvlText w:val=""/>
      <w:lvlJc w:val="left"/>
      <w:pPr>
        <w:ind w:left="720" w:hanging="360"/>
      </w:pPr>
      <w:rPr>
        <w:rFonts w:ascii="Symbol" w:hAnsi="Symbol"/>
      </w:rPr>
    </w:lvl>
    <w:lvl w:ilvl="6" w:tplc="621AF00A">
      <w:start w:val="1"/>
      <w:numFmt w:val="bullet"/>
      <w:lvlText w:val=""/>
      <w:lvlJc w:val="left"/>
      <w:pPr>
        <w:ind w:left="720" w:hanging="360"/>
      </w:pPr>
      <w:rPr>
        <w:rFonts w:ascii="Symbol" w:hAnsi="Symbol"/>
      </w:rPr>
    </w:lvl>
    <w:lvl w:ilvl="7" w:tplc="62E695EC">
      <w:start w:val="1"/>
      <w:numFmt w:val="bullet"/>
      <w:lvlText w:val=""/>
      <w:lvlJc w:val="left"/>
      <w:pPr>
        <w:ind w:left="720" w:hanging="360"/>
      </w:pPr>
      <w:rPr>
        <w:rFonts w:ascii="Symbol" w:hAnsi="Symbol"/>
      </w:rPr>
    </w:lvl>
    <w:lvl w:ilvl="8" w:tplc="05DE6060">
      <w:start w:val="1"/>
      <w:numFmt w:val="bullet"/>
      <w:lvlText w:val=""/>
      <w:lvlJc w:val="left"/>
      <w:pPr>
        <w:ind w:left="720" w:hanging="360"/>
      </w:pPr>
      <w:rPr>
        <w:rFonts w:ascii="Symbol" w:hAnsi="Symbol"/>
      </w:rPr>
    </w:lvl>
  </w:abstractNum>
  <w:abstractNum w:abstractNumId="15" w15:restartNumberingAfterBreak="0">
    <w:nsid w:val="1C842285"/>
    <w:multiLevelType w:val="hybridMultilevel"/>
    <w:tmpl w:val="119CE8A8"/>
    <w:lvl w:ilvl="0" w:tplc="256AC7FC">
      <w:start w:val="1"/>
      <w:numFmt w:val="bullet"/>
      <w:lvlText w:val=""/>
      <w:lvlJc w:val="left"/>
      <w:pPr>
        <w:ind w:left="720" w:hanging="360"/>
      </w:pPr>
      <w:rPr>
        <w:rFonts w:ascii="Symbol" w:hAnsi="Symbol"/>
      </w:rPr>
    </w:lvl>
    <w:lvl w:ilvl="1" w:tplc="B272329A">
      <w:start w:val="1"/>
      <w:numFmt w:val="bullet"/>
      <w:lvlText w:val=""/>
      <w:lvlJc w:val="left"/>
      <w:pPr>
        <w:ind w:left="720" w:hanging="360"/>
      </w:pPr>
      <w:rPr>
        <w:rFonts w:ascii="Symbol" w:hAnsi="Symbol"/>
      </w:rPr>
    </w:lvl>
    <w:lvl w:ilvl="2" w:tplc="ABB278F2">
      <w:start w:val="1"/>
      <w:numFmt w:val="bullet"/>
      <w:lvlText w:val=""/>
      <w:lvlJc w:val="left"/>
      <w:pPr>
        <w:ind w:left="720" w:hanging="360"/>
      </w:pPr>
      <w:rPr>
        <w:rFonts w:ascii="Symbol" w:hAnsi="Symbol"/>
      </w:rPr>
    </w:lvl>
    <w:lvl w:ilvl="3" w:tplc="61F6B0CE">
      <w:start w:val="1"/>
      <w:numFmt w:val="bullet"/>
      <w:lvlText w:val=""/>
      <w:lvlJc w:val="left"/>
      <w:pPr>
        <w:ind w:left="720" w:hanging="360"/>
      </w:pPr>
      <w:rPr>
        <w:rFonts w:ascii="Symbol" w:hAnsi="Symbol"/>
      </w:rPr>
    </w:lvl>
    <w:lvl w:ilvl="4" w:tplc="74FC7192">
      <w:start w:val="1"/>
      <w:numFmt w:val="bullet"/>
      <w:lvlText w:val=""/>
      <w:lvlJc w:val="left"/>
      <w:pPr>
        <w:ind w:left="720" w:hanging="360"/>
      </w:pPr>
      <w:rPr>
        <w:rFonts w:ascii="Symbol" w:hAnsi="Symbol"/>
      </w:rPr>
    </w:lvl>
    <w:lvl w:ilvl="5" w:tplc="8DA2E3D4">
      <w:start w:val="1"/>
      <w:numFmt w:val="bullet"/>
      <w:lvlText w:val=""/>
      <w:lvlJc w:val="left"/>
      <w:pPr>
        <w:ind w:left="720" w:hanging="360"/>
      </w:pPr>
      <w:rPr>
        <w:rFonts w:ascii="Symbol" w:hAnsi="Symbol"/>
      </w:rPr>
    </w:lvl>
    <w:lvl w:ilvl="6" w:tplc="C5D060CA">
      <w:start w:val="1"/>
      <w:numFmt w:val="bullet"/>
      <w:lvlText w:val=""/>
      <w:lvlJc w:val="left"/>
      <w:pPr>
        <w:ind w:left="720" w:hanging="360"/>
      </w:pPr>
      <w:rPr>
        <w:rFonts w:ascii="Symbol" w:hAnsi="Symbol"/>
      </w:rPr>
    </w:lvl>
    <w:lvl w:ilvl="7" w:tplc="A2448520">
      <w:start w:val="1"/>
      <w:numFmt w:val="bullet"/>
      <w:lvlText w:val=""/>
      <w:lvlJc w:val="left"/>
      <w:pPr>
        <w:ind w:left="720" w:hanging="360"/>
      </w:pPr>
      <w:rPr>
        <w:rFonts w:ascii="Symbol" w:hAnsi="Symbol"/>
      </w:rPr>
    </w:lvl>
    <w:lvl w:ilvl="8" w:tplc="87263476">
      <w:start w:val="1"/>
      <w:numFmt w:val="bullet"/>
      <w:lvlText w:val=""/>
      <w:lvlJc w:val="left"/>
      <w:pPr>
        <w:ind w:left="720" w:hanging="360"/>
      </w:pPr>
      <w:rPr>
        <w:rFonts w:ascii="Symbol" w:hAnsi="Symbol"/>
      </w:rPr>
    </w:lvl>
  </w:abstractNum>
  <w:abstractNum w:abstractNumId="16" w15:restartNumberingAfterBreak="0">
    <w:nsid w:val="21282211"/>
    <w:multiLevelType w:val="hybridMultilevel"/>
    <w:tmpl w:val="2EA27B46"/>
    <w:lvl w:ilvl="0" w:tplc="A44ECE66">
      <w:start w:val="1"/>
      <w:numFmt w:val="bullet"/>
      <w:lvlText w:val=""/>
      <w:lvlJc w:val="left"/>
      <w:pPr>
        <w:ind w:left="720" w:hanging="360"/>
      </w:pPr>
      <w:rPr>
        <w:rFonts w:ascii="Symbol" w:hAnsi="Symbol"/>
      </w:rPr>
    </w:lvl>
    <w:lvl w:ilvl="1" w:tplc="D7243612">
      <w:start w:val="1"/>
      <w:numFmt w:val="bullet"/>
      <w:lvlText w:val=""/>
      <w:lvlJc w:val="left"/>
      <w:pPr>
        <w:ind w:left="720" w:hanging="360"/>
      </w:pPr>
      <w:rPr>
        <w:rFonts w:ascii="Symbol" w:hAnsi="Symbol"/>
      </w:rPr>
    </w:lvl>
    <w:lvl w:ilvl="2" w:tplc="AD0E84AC">
      <w:start w:val="1"/>
      <w:numFmt w:val="bullet"/>
      <w:lvlText w:val=""/>
      <w:lvlJc w:val="left"/>
      <w:pPr>
        <w:ind w:left="720" w:hanging="360"/>
      </w:pPr>
      <w:rPr>
        <w:rFonts w:ascii="Symbol" w:hAnsi="Symbol"/>
      </w:rPr>
    </w:lvl>
    <w:lvl w:ilvl="3" w:tplc="555651B6">
      <w:start w:val="1"/>
      <w:numFmt w:val="bullet"/>
      <w:lvlText w:val=""/>
      <w:lvlJc w:val="left"/>
      <w:pPr>
        <w:ind w:left="720" w:hanging="360"/>
      </w:pPr>
      <w:rPr>
        <w:rFonts w:ascii="Symbol" w:hAnsi="Symbol"/>
      </w:rPr>
    </w:lvl>
    <w:lvl w:ilvl="4" w:tplc="0CA6B64E">
      <w:start w:val="1"/>
      <w:numFmt w:val="bullet"/>
      <w:lvlText w:val=""/>
      <w:lvlJc w:val="left"/>
      <w:pPr>
        <w:ind w:left="720" w:hanging="360"/>
      </w:pPr>
      <w:rPr>
        <w:rFonts w:ascii="Symbol" w:hAnsi="Symbol"/>
      </w:rPr>
    </w:lvl>
    <w:lvl w:ilvl="5" w:tplc="8698DFD6">
      <w:start w:val="1"/>
      <w:numFmt w:val="bullet"/>
      <w:lvlText w:val=""/>
      <w:lvlJc w:val="left"/>
      <w:pPr>
        <w:ind w:left="720" w:hanging="360"/>
      </w:pPr>
      <w:rPr>
        <w:rFonts w:ascii="Symbol" w:hAnsi="Symbol"/>
      </w:rPr>
    </w:lvl>
    <w:lvl w:ilvl="6" w:tplc="9F30736A">
      <w:start w:val="1"/>
      <w:numFmt w:val="bullet"/>
      <w:lvlText w:val=""/>
      <w:lvlJc w:val="left"/>
      <w:pPr>
        <w:ind w:left="720" w:hanging="360"/>
      </w:pPr>
      <w:rPr>
        <w:rFonts w:ascii="Symbol" w:hAnsi="Symbol"/>
      </w:rPr>
    </w:lvl>
    <w:lvl w:ilvl="7" w:tplc="0FD0F6BC">
      <w:start w:val="1"/>
      <w:numFmt w:val="bullet"/>
      <w:lvlText w:val=""/>
      <w:lvlJc w:val="left"/>
      <w:pPr>
        <w:ind w:left="720" w:hanging="360"/>
      </w:pPr>
      <w:rPr>
        <w:rFonts w:ascii="Symbol" w:hAnsi="Symbol"/>
      </w:rPr>
    </w:lvl>
    <w:lvl w:ilvl="8" w:tplc="1346BBBE">
      <w:start w:val="1"/>
      <w:numFmt w:val="bullet"/>
      <w:lvlText w:val=""/>
      <w:lvlJc w:val="left"/>
      <w:pPr>
        <w:ind w:left="720" w:hanging="360"/>
      </w:pPr>
      <w:rPr>
        <w:rFonts w:ascii="Symbol" w:hAnsi="Symbol"/>
      </w:rPr>
    </w:lvl>
  </w:abstractNum>
  <w:abstractNum w:abstractNumId="17" w15:restartNumberingAfterBreak="0">
    <w:nsid w:val="224146CF"/>
    <w:multiLevelType w:val="hybridMultilevel"/>
    <w:tmpl w:val="7974FBA0"/>
    <w:lvl w:ilvl="0" w:tplc="BE26621A">
      <w:start w:val="1"/>
      <w:numFmt w:val="lowerLetter"/>
      <w:lvlText w:val="%1)"/>
      <w:lvlJc w:val="left"/>
      <w:pPr>
        <w:ind w:left="1020" w:hanging="360"/>
      </w:pPr>
    </w:lvl>
    <w:lvl w:ilvl="1" w:tplc="FB0EF6B0">
      <w:start w:val="1"/>
      <w:numFmt w:val="lowerLetter"/>
      <w:lvlText w:val="%2)"/>
      <w:lvlJc w:val="left"/>
      <w:pPr>
        <w:ind w:left="1020" w:hanging="360"/>
      </w:pPr>
    </w:lvl>
    <w:lvl w:ilvl="2" w:tplc="6E88E256">
      <w:start w:val="1"/>
      <w:numFmt w:val="lowerLetter"/>
      <w:lvlText w:val="%3)"/>
      <w:lvlJc w:val="left"/>
      <w:pPr>
        <w:ind w:left="1020" w:hanging="360"/>
      </w:pPr>
    </w:lvl>
    <w:lvl w:ilvl="3" w:tplc="98EE895E">
      <w:start w:val="1"/>
      <w:numFmt w:val="lowerLetter"/>
      <w:lvlText w:val="%4)"/>
      <w:lvlJc w:val="left"/>
      <w:pPr>
        <w:ind w:left="1020" w:hanging="360"/>
      </w:pPr>
    </w:lvl>
    <w:lvl w:ilvl="4" w:tplc="3E08123A">
      <w:start w:val="1"/>
      <w:numFmt w:val="lowerLetter"/>
      <w:lvlText w:val="%5)"/>
      <w:lvlJc w:val="left"/>
      <w:pPr>
        <w:ind w:left="1020" w:hanging="360"/>
      </w:pPr>
    </w:lvl>
    <w:lvl w:ilvl="5" w:tplc="9AA079F0">
      <w:start w:val="1"/>
      <w:numFmt w:val="lowerLetter"/>
      <w:lvlText w:val="%6)"/>
      <w:lvlJc w:val="left"/>
      <w:pPr>
        <w:ind w:left="1020" w:hanging="360"/>
      </w:pPr>
    </w:lvl>
    <w:lvl w:ilvl="6" w:tplc="8C6CB28E">
      <w:start w:val="1"/>
      <w:numFmt w:val="lowerLetter"/>
      <w:lvlText w:val="%7)"/>
      <w:lvlJc w:val="left"/>
      <w:pPr>
        <w:ind w:left="1020" w:hanging="360"/>
      </w:pPr>
    </w:lvl>
    <w:lvl w:ilvl="7" w:tplc="77D00AD8">
      <w:start w:val="1"/>
      <w:numFmt w:val="lowerLetter"/>
      <w:lvlText w:val="%8)"/>
      <w:lvlJc w:val="left"/>
      <w:pPr>
        <w:ind w:left="1020" w:hanging="360"/>
      </w:pPr>
    </w:lvl>
    <w:lvl w:ilvl="8" w:tplc="6C5EE396">
      <w:start w:val="1"/>
      <w:numFmt w:val="lowerLetter"/>
      <w:lvlText w:val="%9)"/>
      <w:lvlJc w:val="left"/>
      <w:pPr>
        <w:ind w:left="1020" w:hanging="360"/>
      </w:pPr>
    </w:lvl>
  </w:abstractNum>
  <w:abstractNum w:abstractNumId="18" w15:restartNumberingAfterBreak="0">
    <w:nsid w:val="24742BBF"/>
    <w:multiLevelType w:val="hybridMultilevel"/>
    <w:tmpl w:val="D53623A6"/>
    <w:lvl w:ilvl="0" w:tplc="0F3AA000">
      <w:start w:val="1"/>
      <w:numFmt w:val="bullet"/>
      <w:lvlText w:val=""/>
      <w:lvlJc w:val="left"/>
      <w:pPr>
        <w:ind w:left="720" w:hanging="360"/>
      </w:pPr>
      <w:rPr>
        <w:rFonts w:ascii="Symbol" w:hAnsi="Symbol"/>
      </w:rPr>
    </w:lvl>
    <w:lvl w:ilvl="1" w:tplc="9BA246E4">
      <w:start w:val="1"/>
      <w:numFmt w:val="bullet"/>
      <w:lvlText w:val=""/>
      <w:lvlJc w:val="left"/>
      <w:pPr>
        <w:ind w:left="720" w:hanging="360"/>
      </w:pPr>
      <w:rPr>
        <w:rFonts w:ascii="Symbol" w:hAnsi="Symbol"/>
      </w:rPr>
    </w:lvl>
    <w:lvl w:ilvl="2" w:tplc="FE06D880">
      <w:start w:val="1"/>
      <w:numFmt w:val="bullet"/>
      <w:lvlText w:val=""/>
      <w:lvlJc w:val="left"/>
      <w:pPr>
        <w:ind w:left="720" w:hanging="360"/>
      </w:pPr>
      <w:rPr>
        <w:rFonts w:ascii="Symbol" w:hAnsi="Symbol"/>
      </w:rPr>
    </w:lvl>
    <w:lvl w:ilvl="3" w:tplc="51DE44E2">
      <w:start w:val="1"/>
      <w:numFmt w:val="bullet"/>
      <w:lvlText w:val=""/>
      <w:lvlJc w:val="left"/>
      <w:pPr>
        <w:ind w:left="720" w:hanging="360"/>
      </w:pPr>
      <w:rPr>
        <w:rFonts w:ascii="Symbol" w:hAnsi="Symbol"/>
      </w:rPr>
    </w:lvl>
    <w:lvl w:ilvl="4" w:tplc="07C0B45A">
      <w:start w:val="1"/>
      <w:numFmt w:val="bullet"/>
      <w:lvlText w:val=""/>
      <w:lvlJc w:val="left"/>
      <w:pPr>
        <w:ind w:left="720" w:hanging="360"/>
      </w:pPr>
      <w:rPr>
        <w:rFonts w:ascii="Symbol" w:hAnsi="Symbol"/>
      </w:rPr>
    </w:lvl>
    <w:lvl w:ilvl="5" w:tplc="6116E50E">
      <w:start w:val="1"/>
      <w:numFmt w:val="bullet"/>
      <w:lvlText w:val=""/>
      <w:lvlJc w:val="left"/>
      <w:pPr>
        <w:ind w:left="720" w:hanging="360"/>
      </w:pPr>
      <w:rPr>
        <w:rFonts w:ascii="Symbol" w:hAnsi="Symbol"/>
      </w:rPr>
    </w:lvl>
    <w:lvl w:ilvl="6" w:tplc="FE549244">
      <w:start w:val="1"/>
      <w:numFmt w:val="bullet"/>
      <w:lvlText w:val=""/>
      <w:lvlJc w:val="left"/>
      <w:pPr>
        <w:ind w:left="720" w:hanging="360"/>
      </w:pPr>
      <w:rPr>
        <w:rFonts w:ascii="Symbol" w:hAnsi="Symbol"/>
      </w:rPr>
    </w:lvl>
    <w:lvl w:ilvl="7" w:tplc="B96A95E4">
      <w:start w:val="1"/>
      <w:numFmt w:val="bullet"/>
      <w:lvlText w:val=""/>
      <w:lvlJc w:val="left"/>
      <w:pPr>
        <w:ind w:left="720" w:hanging="360"/>
      </w:pPr>
      <w:rPr>
        <w:rFonts w:ascii="Symbol" w:hAnsi="Symbol"/>
      </w:rPr>
    </w:lvl>
    <w:lvl w:ilvl="8" w:tplc="D5441106">
      <w:start w:val="1"/>
      <w:numFmt w:val="bullet"/>
      <w:lvlText w:val=""/>
      <w:lvlJc w:val="left"/>
      <w:pPr>
        <w:ind w:left="720" w:hanging="360"/>
      </w:pPr>
      <w:rPr>
        <w:rFonts w:ascii="Symbol" w:hAnsi="Symbol"/>
      </w:rPr>
    </w:lvl>
  </w:abstractNum>
  <w:abstractNum w:abstractNumId="19" w15:restartNumberingAfterBreak="0">
    <w:nsid w:val="25A1521B"/>
    <w:multiLevelType w:val="hybridMultilevel"/>
    <w:tmpl w:val="A9F0F768"/>
    <w:lvl w:ilvl="0" w:tplc="18EA0DCE">
      <w:start w:val="1"/>
      <w:numFmt w:val="decimal"/>
      <w:pStyle w:val="Para"/>
      <w:lvlText w:val="%1."/>
      <w:lvlJc w:val="left"/>
      <w:pPr>
        <w:tabs>
          <w:tab w:val="num" w:pos="720"/>
        </w:tabs>
        <w:ind w:left="0" w:firstLine="0"/>
      </w:pPr>
      <w:rPr>
        <w:rFonts w:hint="default"/>
      </w:rPr>
    </w:lvl>
    <w:lvl w:ilvl="1" w:tplc="08090019" w:tentative="1">
      <w:start w:val="1"/>
      <w:numFmt w:val="lowerLetter"/>
      <w:lvlText w:val="%2."/>
      <w:lvlJc w:val="left"/>
      <w:pPr>
        <w:ind w:left="2120" w:hanging="360"/>
      </w:pPr>
    </w:lvl>
    <w:lvl w:ilvl="2" w:tplc="0809001B" w:tentative="1">
      <w:start w:val="1"/>
      <w:numFmt w:val="lowerRoman"/>
      <w:lvlText w:val="%3."/>
      <w:lvlJc w:val="right"/>
      <w:pPr>
        <w:ind w:left="2840" w:hanging="180"/>
      </w:pPr>
    </w:lvl>
    <w:lvl w:ilvl="3" w:tplc="0809000F" w:tentative="1">
      <w:start w:val="1"/>
      <w:numFmt w:val="decimal"/>
      <w:lvlText w:val="%4."/>
      <w:lvlJc w:val="left"/>
      <w:pPr>
        <w:ind w:left="3560" w:hanging="360"/>
      </w:pPr>
    </w:lvl>
    <w:lvl w:ilvl="4" w:tplc="08090019" w:tentative="1">
      <w:start w:val="1"/>
      <w:numFmt w:val="lowerLetter"/>
      <w:lvlText w:val="%5."/>
      <w:lvlJc w:val="left"/>
      <w:pPr>
        <w:ind w:left="4280" w:hanging="360"/>
      </w:pPr>
    </w:lvl>
    <w:lvl w:ilvl="5" w:tplc="0809001B" w:tentative="1">
      <w:start w:val="1"/>
      <w:numFmt w:val="lowerRoman"/>
      <w:lvlText w:val="%6."/>
      <w:lvlJc w:val="right"/>
      <w:pPr>
        <w:ind w:left="5000" w:hanging="180"/>
      </w:pPr>
    </w:lvl>
    <w:lvl w:ilvl="6" w:tplc="0809000F" w:tentative="1">
      <w:start w:val="1"/>
      <w:numFmt w:val="decimal"/>
      <w:lvlText w:val="%7."/>
      <w:lvlJc w:val="left"/>
      <w:pPr>
        <w:ind w:left="5720" w:hanging="360"/>
      </w:p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20" w15:restartNumberingAfterBreak="0">
    <w:nsid w:val="278303ED"/>
    <w:multiLevelType w:val="hybridMultilevel"/>
    <w:tmpl w:val="96AEFF1A"/>
    <w:lvl w:ilvl="0" w:tplc="04090019">
      <w:start w:val="1"/>
      <w:numFmt w:val="lowerLetter"/>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1" w15:restartNumberingAfterBreak="0">
    <w:nsid w:val="279B2057"/>
    <w:multiLevelType w:val="hybridMultilevel"/>
    <w:tmpl w:val="9CCA7070"/>
    <w:lvl w:ilvl="0" w:tplc="0A1C2DE4">
      <w:start w:val="1"/>
      <w:numFmt w:val="bullet"/>
      <w:lvlText w:val=""/>
      <w:lvlJc w:val="left"/>
      <w:pPr>
        <w:ind w:left="720" w:hanging="360"/>
      </w:pPr>
      <w:rPr>
        <w:rFonts w:ascii="Symbol" w:hAnsi="Symbol"/>
      </w:rPr>
    </w:lvl>
    <w:lvl w:ilvl="1" w:tplc="E26243FE">
      <w:start w:val="1"/>
      <w:numFmt w:val="bullet"/>
      <w:lvlText w:val=""/>
      <w:lvlJc w:val="left"/>
      <w:pPr>
        <w:ind w:left="720" w:hanging="360"/>
      </w:pPr>
      <w:rPr>
        <w:rFonts w:ascii="Symbol" w:hAnsi="Symbol"/>
      </w:rPr>
    </w:lvl>
    <w:lvl w:ilvl="2" w:tplc="C3901A8C">
      <w:start w:val="1"/>
      <w:numFmt w:val="bullet"/>
      <w:lvlText w:val=""/>
      <w:lvlJc w:val="left"/>
      <w:pPr>
        <w:ind w:left="720" w:hanging="360"/>
      </w:pPr>
      <w:rPr>
        <w:rFonts w:ascii="Symbol" w:hAnsi="Symbol"/>
      </w:rPr>
    </w:lvl>
    <w:lvl w:ilvl="3" w:tplc="C73A87AE">
      <w:start w:val="1"/>
      <w:numFmt w:val="bullet"/>
      <w:lvlText w:val=""/>
      <w:lvlJc w:val="left"/>
      <w:pPr>
        <w:ind w:left="720" w:hanging="360"/>
      </w:pPr>
      <w:rPr>
        <w:rFonts w:ascii="Symbol" w:hAnsi="Symbol"/>
      </w:rPr>
    </w:lvl>
    <w:lvl w:ilvl="4" w:tplc="83CCB780">
      <w:start w:val="1"/>
      <w:numFmt w:val="bullet"/>
      <w:lvlText w:val=""/>
      <w:lvlJc w:val="left"/>
      <w:pPr>
        <w:ind w:left="720" w:hanging="360"/>
      </w:pPr>
      <w:rPr>
        <w:rFonts w:ascii="Symbol" w:hAnsi="Symbol"/>
      </w:rPr>
    </w:lvl>
    <w:lvl w:ilvl="5" w:tplc="1B3AC37A">
      <w:start w:val="1"/>
      <w:numFmt w:val="bullet"/>
      <w:lvlText w:val=""/>
      <w:lvlJc w:val="left"/>
      <w:pPr>
        <w:ind w:left="720" w:hanging="360"/>
      </w:pPr>
      <w:rPr>
        <w:rFonts w:ascii="Symbol" w:hAnsi="Symbol"/>
      </w:rPr>
    </w:lvl>
    <w:lvl w:ilvl="6" w:tplc="A3744AF0">
      <w:start w:val="1"/>
      <w:numFmt w:val="bullet"/>
      <w:lvlText w:val=""/>
      <w:lvlJc w:val="left"/>
      <w:pPr>
        <w:ind w:left="720" w:hanging="360"/>
      </w:pPr>
      <w:rPr>
        <w:rFonts w:ascii="Symbol" w:hAnsi="Symbol"/>
      </w:rPr>
    </w:lvl>
    <w:lvl w:ilvl="7" w:tplc="4FA83172">
      <w:start w:val="1"/>
      <w:numFmt w:val="bullet"/>
      <w:lvlText w:val=""/>
      <w:lvlJc w:val="left"/>
      <w:pPr>
        <w:ind w:left="720" w:hanging="360"/>
      </w:pPr>
      <w:rPr>
        <w:rFonts w:ascii="Symbol" w:hAnsi="Symbol"/>
      </w:rPr>
    </w:lvl>
    <w:lvl w:ilvl="8" w:tplc="40A41D4A">
      <w:start w:val="1"/>
      <w:numFmt w:val="bullet"/>
      <w:lvlText w:val=""/>
      <w:lvlJc w:val="left"/>
      <w:pPr>
        <w:ind w:left="720" w:hanging="360"/>
      </w:pPr>
      <w:rPr>
        <w:rFonts w:ascii="Symbol" w:hAnsi="Symbol"/>
      </w:rPr>
    </w:lvl>
  </w:abstractNum>
  <w:abstractNum w:abstractNumId="22" w15:restartNumberingAfterBreak="0">
    <w:nsid w:val="2B7C66C4"/>
    <w:multiLevelType w:val="hybridMultilevel"/>
    <w:tmpl w:val="83C467E8"/>
    <w:lvl w:ilvl="0" w:tplc="937218CE">
      <w:start w:val="1"/>
      <w:numFmt w:val="bullet"/>
      <w:lvlText w:val=""/>
      <w:lvlJc w:val="left"/>
      <w:pPr>
        <w:ind w:left="720" w:hanging="360"/>
      </w:pPr>
      <w:rPr>
        <w:rFonts w:ascii="Symbol" w:hAnsi="Symbol"/>
      </w:rPr>
    </w:lvl>
    <w:lvl w:ilvl="1" w:tplc="E7462014">
      <w:start w:val="1"/>
      <w:numFmt w:val="bullet"/>
      <w:lvlText w:val=""/>
      <w:lvlJc w:val="left"/>
      <w:pPr>
        <w:ind w:left="720" w:hanging="360"/>
      </w:pPr>
      <w:rPr>
        <w:rFonts w:ascii="Symbol" w:hAnsi="Symbol"/>
      </w:rPr>
    </w:lvl>
    <w:lvl w:ilvl="2" w:tplc="04CED310">
      <w:start w:val="1"/>
      <w:numFmt w:val="bullet"/>
      <w:lvlText w:val=""/>
      <w:lvlJc w:val="left"/>
      <w:pPr>
        <w:ind w:left="720" w:hanging="360"/>
      </w:pPr>
      <w:rPr>
        <w:rFonts w:ascii="Symbol" w:hAnsi="Symbol"/>
      </w:rPr>
    </w:lvl>
    <w:lvl w:ilvl="3" w:tplc="C576C718">
      <w:start w:val="1"/>
      <w:numFmt w:val="bullet"/>
      <w:lvlText w:val=""/>
      <w:lvlJc w:val="left"/>
      <w:pPr>
        <w:ind w:left="720" w:hanging="360"/>
      </w:pPr>
      <w:rPr>
        <w:rFonts w:ascii="Symbol" w:hAnsi="Symbol"/>
      </w:rPr>
    </w:lvl>
    <w:lvl w:ilvl="4" w:tplc="7968F8AA">
      <w:start w:val="1"/>
      <w:numFmt w:val="bullet"/>
      <w:lvlText w:val=""/>
      <w:lvlJc w:val="left"/>
      <w:pPr>
        <w:ind w:left="720" w:hanging="360"/>
      </w:pPr>
      <w:rPr>
        <w:rFonts w:ascii="Symbol" w:hAnsi="Symbol"/>
      </w:rPr>
    </w:lvl>
    <w:lvl w:ilvl="5" w:tplc="359607AE">
      <w:start w:val="1"/>
      <w:numFmt w:val="bullet"/>
      <w:lvlText w:val=""/>
      <w:lvlJc w:val="left"/>
      <w:pPr>
        <w:ind w:left="720" w:hanging="360"/>
      </w:pPr>
      <w:rPr>
        <w:rFonts w:ascii="Symbol" w:hAnsi="Symbol"/>
      </w:rPr>
    </w:lvl>
    <w:lvl w:ilvl="6" w:tplc="18582CEE">
      <w:start w:val="1"/>
      <w:numFmt w:val="bullet"/>
      <w:lvlText w:val=""/>
      <w:lvlJc w:val="left"/>
      <w:pPr>
        <w:ind w:left="720" w:hanging="360"/>
      </w:pPr>
      <w:rPr>
        <w:rFonts w:ascii="Symbol" w:hAnsi="Symbol"/>
      </w:rPr>
    </w:lvl>
    <w:lvl w:ilvl="7" w:tplc="FE081032">
      <w:start w:val="1"/>
      <w:numFmt w:val="bullet"/>
      <w:lvlText w:val=""/>
      <w:lvlJc w:val="left"/>
      <w:pPr>
        <w:ind w:left="720" w:hanging="360"/>
      </w:pPr>
      <w:rPr>
        <w:rFonts w:ascii="Symbol" w:hAnsi="Symbol"/>
      </w:rPr>
    </w:lvl>
    <w:lvl w:ilvl="8" w:tplc="8ED290A4">
      <w:start w:val="1"/>
      <w:numFmt w:val="bullet"/>
      <w:lvlText w:val=""/>
      <w:lvlJc w:val="left"/>
      <w:pPr>
        <w:ind w:left="720" w:hanging="360"/>
      </w:pPr>
      <w:rPr>
        <w:rFonts w:ascii="Symbol" w:hAnsi="Symbol"/>
      </w:rPr>
    </w:lvl>
  </w:abstractNum>
  <w:abstractNum w:abstractNumId="23" w15:restartNumberingAfterBreak="0">
    <w:nsid w:val="2D4D1856"/>
    <w:multiLevelType w:val="hybridMultilevel"/>
    <w:tmpl w:val="C632056C"/>
    <w:lvl w:ilvl="0" w:tplc="76DAEBB4">
      <w:start w:val="1"/>
      <w:numFmt w:val="bullet"/>
      <w:lvlText w:val=""/>
      <w:lvlJc w:val="left"/>
      <w:pPr>
        <w:ind w:left="720" w:hanging="360"/>
      </w:pPr>
      <w:rPr>
        <w:rFonts w:ascii="Symbol" w:hAnsi="Symbol"/>
      </w:rPr>
    </w:lvl>
    <w:lvl w:ilvl="1" w:tplc="126889E2">
      <w:start w:val="1"/>
      <w:numFmt w:val="bullet"/>
      <w:lvlText w:val=""/>
      <w:lvlJc w:val="left"/>
      <w:pPr>
        <w:ind w:left="720" w:hanging="360"/>
      </w:pPr>
      <w:rPr>
        <w:rFonts w:ascii="Symbol" w:hAnsi="Symbol"/>
      </w:rPr>
    </w:lvl>
    <w:lvl w:ilvl="2" w:tplc="13B2E27A">
      <w:start w:val="1"/>
      <w:numFmt w:val="bullet"/>
      <w:lvlText w:val=""/>
      <w:lvlJc w:val="left"/>
      <w:pPr>
        <w:ind w:left="720" w:hanging="360"/>
      </w:pPr>
      <w:rPr>
        <w:rFonts w:ascii="Symbol" w:hAnsi="Symbol"/>
      </w:rPr>
    </w:lvl>
    <w:lvl w:ilvl="3" w:tplc="0434B75A">
      <w:start w:val="1"/>
      <w:numFmt w:val="bullet"/>
      <w:lvlText w:val=""/>
      <w:lvlJc w:val="left"/>
      <w:pPr>
        <w:ind w:left="720" w:hanging="360"/>
      </w:pPr>
      <w:rPr>
        <w:rFonts w:ascii="Symbol" w:hAnsi="Symbol"/>
      </w:rPr>
    </w:lvl>
    <w:lvl w:ilvl="4" w:tplc="73EEEEFA">
      <w:start w:val="1"/>
      <w:numFmt w:val="bullet"/>
      <w:lvlText w:val=""/>
      <w:lvlJc w:val="left"/>
      <w:pPr>
        <w:ind w:left="720" w:hanging="360"/>
      </w:pPr>
      <w:rPr>
        <w:rFonts w:ascii="Symbol" w:hAnsi="Symbol"/>
      </w:rPr>
    </w:lvl>
    <w:lvl w:ilvl="5" w:tplc="6CAA12A8">
      <w:start w:val="1"/>
      <w:numFmt w:val="bullet"/>
      <w:lvlText w:val=""/>
      <w:lvlJc w:val="left"/>
      <w:pPr>
        <w:ind w:left="720" w:hanging="360"/>
      </w:pPr>
      <w:rPr>
        <w:rFonts w:ascii="Symbol" w:hAnsi="Symbol"/>
      </w:rPr>
    </w:lvl>
    <w:lvl w:ilvl="6" w:tplc="3F4247B2">
      <w:start w:val="1"/>
      <w:numFmt w:val="bullet"/>
      <w:lvlText w:val=""/>
      <w:lvlJc w:val="left"/>
      <w:pPr>
        <w:ind w:left="720" w:hanging="360"/>
      </w:pPr>
      <w:rPr>
        <w:rFonts w:ascii="Symbol" w:hAnsi="Symbol"/>
      </w:rPr>
    </w:lvl>
    <w:lvl w:ilvl="7" w:tplc="CC2E92AA">
      <w:start w:val="1"/>
      <w:numFmt w:val="bullet"/>
      <w:lvlText w:val=""/>
      <w:lvlJc w:val="left"/>
      <w:pPr>
        <w:ind w:left="720" w:hanging="360"/>
      </w:pPr>
      <w:rPr>
        <w:rFonts w:ascii="Symbol" w:hAnsi="Symbol"/>
      </w:rPr>
    </w:lvl>
    <w:lvl w:ilvl="8" w:tplc="0FEC1256">
      <w:start w:val="1"/>
      <w:numFmt w:val="bullet"/>
      <w:lvlText w:val=""/>
      <w:lvlJc w:val="left"/>
      <w:pPr>
        <w:ind w:left="720" w:hanging="360"/>
      </w:pPr>
      <w:rPr>
        <w:rFonts w:ascii="Symbol" w:hAnsi="Symbol"/>
      </w:rPr>
    </w:lvl>
  </w:abstractNum>
  <w:abstractNum w:abstractNumId="24" w15:restartNumberingAfterBreak="0">
    <w:nsid w:val="2E7E516C"/>
    <w:multiLevelType w:val="hybridMultilevel"/>
    <w:tmpl w:val="EA9AD574"/>
    <w:lvl w:ilvl="0" w:tplc="6EF66F78">
      <w:start w:val="1"/>
      <w:numFmt w:val="decimal"/>
      <w:pStyle w:val="NumberedList"/>
      <w:lvlText w:val="%1."/>
      <w:lvlJc w:val="left"/>
      <w:pPr>
        <w:ind w:left="680" w:hanging="340"/>
      </w:pPr>
      <w:rPr>
        <w:rFonts w:hint="default"/>
      </w:rPr>
    </w:lvl>
    <w:lvl w:ilvl="1" w:tplc="0DA27B04">
      <w:start w:val="1"/>
      <w:numFmt w:val="lowerLetter"/>
      <w:lvlText w:val="%2."/>
      <w:lvlJc w:val="left"/>
      <w:pPr>
        <w:tabs>
          <w:tab w:val="num" w:pos="680"/>
        </w:tabs>
        <w:ind w:left="1021" w:hanging="341"/>
      </w:pPr>
      <w:rPr>
        <w:rFonts w:hint="default"/>
      </w:rPr>
    </w:lvl>
    <w:lvl w:ilvl="2" w:tplc="AF249572">
      <w:start w:val="1"/>
      <w:numFmt w:val="lowerRoman"/>
      <w:lvlText w:val="%3."/>
      <w:lvlJc w:val="right"/>
      <w:pPr>
        <w:ind w:left="1361" w:hanging="227"/>
      </w:pPr>
      <w:rPr>
        <w:rFonts w:hint="default"/>
      </w:rPr>
    </w:lvl>
    <w:lvl w:ilvl="3" w:tplc="6DA6E442">
      <w:start w:val="1"/>
      <w:numFmt w:val="lowerLetter"/>
      <w:lvlText w:val="%4)"/>
      <w:lvlJc w:val="left"/>
      <w:pPr>
        <w:tabs>
          <w:tab w:val="num" w:pos="1361"/>
        </w:tabs>
        <w:ind w:left="1701" w:hanging="340"/>
      </w:pPr>
      <w:rPr>
        <w:rFonts w:hint="default"/>
      </w:rPr>
    </w:lvl>
    <w:lvl w:ilvl="4" w:tplc="1BA86D40">
      <w:start w:val="1"/>
      <w:numFmt w:val="decimal"/>
      <w:lvlText w:val="%5)"/>
      <w:lvlJc w:val="left"/>
      <w:pPr>
        <w:tabs>
          <w:tab w:val="num" w:pos="1701"/>
        </w:tabs>
        <w:ind w:left="2041" w:hanging="340"/>
      </w:pPr>
      <w:rPr>
        <w:rFonts w:hint="default"/>
      </w:r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2F02269E"/>
    <w:multiLevelType w:val="hybridMultilevel"/>
    <w:tmpl w:val="6A9A1918"/>
    <w:lvl w:ilvl="0" w:tplc="1AF23758">
      <w:start w:val="1"/>
      <w:numFmt w:val="bullet"/>
      <w:lvlText w:val=""/>
      <w:lvlJc w:val="left"/>
      <w:pPr>
        <w:ind w:left="720" w:hanging="360"/>
      </w:pPr>
      <w:rPr>
        <w:rFonts w:ascii="Symbol" w:hAnsi="Symbol"/>
      </w:rPr>
    </w:lvl>
    <w:lvl w:ilvl="1" w:tplc="9E140086">
      <w:start w:val="1"/>
      <w:numFmt w:val="bullet"/>
      <w:lvlText w:val=""/>
      <w:lvlJc w:val="left"/>
      <w:pPr>
        <w:ind w:left="720" w:hanging="360"/>
      </w:pPr>
      <w:rPr>
        <w:rFonts w:ascii="Symbol" w:hAnsi="Symbol"/>
      </w:rPr>
    </w:lvl>
    <w:lvl w:ilvl="2" w:tplc="610449F2">
      <w:start w:val="1"/>
      <w:numFmt w:val="bullet"/>
      <w:lvlText w:val=""/>
      <w:lvlJc w:val="left"/>
      <w:pPr>
        <w:ind w:left="720" w:hanging="360"/>
      </w:pPr>
      <w:rPr>
        <w:rFonts w:ascii="Symbol" w:hAnsi="Symbol"/>
      </w:rPr>
    </w:lvl>
    <w:lvl w:ilvl="3" w:tplc="4F804692">
      <w:start w:val="1"/>
      <w:numFmt w:val="bullet"/>
      <w:lvlText w:val=""/>
      <w:lvlJc w:val="left"/>
      <w:pPr>
        <w:ind w:left="720" w:hanging="360"/>
      </w:pPr>
      <w:rPr>
        <w:rFonts w:ascii="Symbol" w:hAnsi="Symbol"/>
      </w:rPr>
    </w:lvl>
    <w:lvl w:ilvl="4" w:tplc="D9B6BCBC">
      <w:start w:val="1"/>
      <w:numFmt w:val="bullet"/>
      <w:lvlText w:val=""/>
      <w:lvlJc w:val="left"/>
      <w:pPr>
        <w:ind w:left="720" w:hanging="360"/>
      </w:pPr>
      <w:rPr>
        <w:rFonts w:ascii="Symbol" w:hAnsi="Symbol"/>
      </w:rPr>
    </w:lvl>
    <w:lvl w:ilvl="5" w:tplc="EB605580">
      <w:start w:val="1"/>
      <w:numFmt w:val="bullet"/>
      <w:lvlText w:val=""/>
      <w:lvlJc w:val="left"/>
      <w:pPr>
        <w:ind w:left="720" w:hanging="360"/>
      </w:pPr>
      <w:rPr>
        <w:rFonts w:ascii="Symbol" w:hAnsi="Symbol"/>
      </w:rPr>
    </w:lvl>
    <w:lvl w:ilvl="6" w:tplc="9B2C8A4A">
      <w:start w:val="1"/>
      <w:numFmt w:val="bullet"/>
      <w:lvlText w:val=""/>
      <w:lvlJc w:val="left"/>
      <w:pPr>
        <w:ind w:left="720" w:hanging="360"/>
      </w:pPr>
      <w:rPr>
        <w:rFonts w:ascii="Symbol" w:hAnsi="Symbol"/>
      </w:rPr>
    </w:lvl>
    <w:lvl w:ilvl="7" w:tplc="AE9E8096">
      <w:start w:val="1"/>
      <w:numFmt w:val="bullet"/>
      <w:lvlText w:val=""/>
      <w:lvlJc w:val="left"/>
      <w:pPr>
        <w:ind w:left="720" w:hanging="360"/>
      </w:pPr>
      <w:rPr>
        <w:rFonts w:ascii="Symbol" w:hAnsi="Symbol"/>
      </w:rPr>
    </w:lvl>
    <w:lvl w:ilvl="8" w:tplc="953ED882">
      <w:start w:val="1"/>
      <w:numFmt w:val="bullet"/>
      <w:lvlText w:val=""/>
      <w:lvlJc w:val="left"/>
      <w:pPr>
        <w:ind w:left="720" w:hanging="360"/>
      </w:pPr>
      <w:rPr>
        <w:rFonts w:ascii="Symbol" w:hAnsi="Symbol"/>
      </w:rPr>
    </w:lvl>
  </w:abstractNum>
  <w:abstractNum w:abstractNumId="26" w15:restartNumberingAfterBreak="0">
    <w:nsid w:val="30AF62CB"/>
    <w:multiLevelType w:val="hybridMultilevel"/>
    <w:tmpl w:val="C882CE1A"/>
    <w:lvl w:ilvl="0" w:tplc="D8A4946C">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3562A248"/>
    <w:multiLevelType w:val="hybridMultilevel"/>
    <w:tmpl w:val="FFFFFFFF"/>
    <w:lvl w:ilvl="0" w:tplc="04DA8F10">
      <w:start w:val="1"/>
      <w:numFmt w:val="bullet"/>
      <w:lvlText w:val=""/>
      <w:lvlJc w:val="left"/>
      <w:pPr>
        <w:ind w:left="720" w:hanging="360"/>
      </w:pPr>
      <w:rPr>
        <w:rFonts w:ascii="Symbol" w:hAnsi="Symbol" w:hint="default"/>
      </w:rPr>
    </w:lvl>
    <w:lvl w:ilvl="1" w:tplc="C9321C6A">
      <w:start w:val="1"/>
      <w:numFmt w:val="bullet"/>
      <w:lvlText w:val="o"/>
      <w:lvlJc w:val="left"/>
      <w:pPr>
        <w:ind w:left="1440" w:hanging="360"/>
      </w:pPr>
      <w:rPr>
        <w:rFonts w:ascii="Courier New" w:hAnsi="Courier New" w:hint="default"/>
      </w:rPr>
    </w:lvl>
    <w:lvl w:ilvl="2" w:tplc="51D26E8E">
      <w:start w:val="1"/>
      <w:numFmt w:val="bullet"/>
      <w:lvlText w:val=""/>
      <w:lvlJc w:val="left"/>
      <w:pPr>
        <w:ind w:left="2160" w:hanging="360"/>
      </w:pPr>
      <w:rPr>
        <w:rFonts w:ascii="Wingdings" w:hAnsi="Wingdings" w:hint="default"/>
      </w:rPr>
    </w:lvl>
    <w:lvl w:ilvl="3" w:tplc="A07A1246">
      <w:start w:val="1"/>
      <w:numFmt w:val="bullet"/>
      <w:lvlText w:val=""/>
      <w:lvlJc w:val="left"/>
      <w:pPr>
        <w:ind w:left="2880" w:hanging="360"/>
      </w:pPr>
      <w:rPr>
        <w:rFonts w:ascii="Symbol" w:hAnsi="Symbol" w:hint="default"/>
      </w:rPr>
    </w:lvl>
    <w:lvl w:ilvl="4" w:tplc="472A71B0">
      <w:start w:val="1"/>
      <w:numFmt w:val="bullet"/>
      <w:lvlText w:val="o"/>
      <w:lvlJc w:val="left"/>
      <w:pPr>
        <w:ind w:left="3600" w:hanging="360"/>
      </w:pPr>
      <w:rPr>
        <w:rFonts w:ascii="Courier New" w:hAnsi="Courier New" w:hint="default"/>
      </w:rPr>
    </w:lvl>
    <w:lvl w:ilvl="5" w:tplc="D2AA6240">
      <w:start w:val="1"/>
      <w:numFmt w:val="bullet"/>
      <w:lvlText w:val=""/>
      <w:lvlJc w:val="left"/>
      <w:pPr>
        <w:ind w:left="4320" w:hanging="360"/>
      </w:pPr>
      <w:rPr>
        <w:rFonts w:ascii="Wingdings" w:hAnsi="Wingdings" w:hint="default"/>
      </w:rPr>
    </w:lvl>
    <w:lvl w:ilvl="6" w:tplc="CEB0B224">
      <w:start w:val="1"/>
      <w:numFmt w:val="bullet"/>
      <w:lvlText w:val=""/>
      <w:lvlJc w:val="left"/>
      <w:pPr>
        <w:ind w:left="5040" w:hanging="360"/>
      </w:pPr>
      <w:rPr>
        <w:rFonts w:ascii="Symbol" w:hAnsi="Symbol" w:hint="default"/>
      </w:rPr>
    </w:lvl>
    <w:lvl w:ilvl="7" w:tplc="823A6E8A">
      <w:start w:val="1"/>
      <w:numFmt w:val="bullet"/>
      <w:lvlText w:val="o"/>
      <w:lvlJc w:val="left"/>
      <w:pPr>
        <w:ind w:left="5760" w:hanging="360"/>
      </w:pPr>
      <w:rPr>
        <w:rFonts w:ascii="Courier New" w:hAnsi="Courier New" w:hint="default"/>
      </w:rPr>
    </w:lvl>
    <w:lvl w:ilvl="8" w:tplc="35E87FF6">
      <w:start w:val="1"/>
      <w:numFmt w:val="bullet"/>
      <w:lvlText w:val=""/>
      <w:lvlJc w:val="left"/>
      <w:pPr>
        <w:ind w:left="6480" w:hanging="360"/>
      </w:pPr>
      <w:rPr>
        <w:rFonts w:ascii="Wingdings" w:hAnsi="Wingdings" w:hint="default"/>
      </w:rPr>
    </w:lvl>
  </w:abstractNum>
  <w:abstractNum w:abstractNumId="28" w15:restartNumberingAfterBreak="0">
    <w:nsid w:val="3664ADC5"/>
    <w:multiLevelType w:val="hybridMultilevel"/>
    <w:tmpl w:val="FFFFFFFF"/>
    <w:lvl w:ilvl="0" w:tplc="AC8ADEEE">
      <w:start w:val="1"/>
      <w:numFmt w:val="bullet"/>
      <w:lvlText w:val=""/>
      <w:lvlJc w:val="left"/>
      <w:pPr>
        <w:ind w:left="720" w:hanging="360"/>
      </w:pPr>
      <w:rPr>
        <w:rFonts w:ascii="Symbol" w:hAnsi="Symbol" w:hint="default"/>
      </w:rPr>
    </w:lvl>
    <w:lvl w:ilvl="1" w:tplc="FD58C9CA">
      <w:start w:val="1"/>
      <w:numFmt w:val="bullet"/>
      <w:lvlText w:val="o"/>
      <w:lvlJc w:val="left"/>
      <w:pPr>
        <w:ind w:left="1440" w:hanging="360"/>
      </w:pPr>
      <w:rPr>
        <w:rFonts w:ascii="Courier New" w:hAnsi="Courier New" w:hint="default"/>
      </w:rPr>
    </w:lvl>
    <w:lvl w:ilvl="2" w:tplc="D28AA7A8">
      <w:start w:val="1"/>
      <w:numFmt w:val="bullet"/>
      <w:lvlText w:val=""/>
      <w:lvlJc w:val="left"/>
      <w:pPr>
        <w:ind w:left="2160" w:hanging="360"/>
      </w:pPr>
      <w:rPr>
        <w:rFonts w:ascii="Wingdings" w:hAnsi="Wingdings" w:hint="default"/>
      </w:rPr>
    </w:lvl>
    <w:lvl w:ilvl="3" w:tplc="5B0A2B6C">
      <w:start w:val="1"/>
      <w:numFmt w:val="bullet"/>
      <w:lvlText w:val=""/>
      <w:lvlJc w:val="left"/>
      <w:pPr>
        <w:ind w:left="2880" w:hanging="360"/>
      </w:pPr>
      <w:rPr>
        <w:rFonts w:ascii="Symbol" w:hAnsi="Symbol" w:hint="default"/>
      </w:rPr>
    </w:lvl>
    <w:lvl w:ilvl="4" w:tplc="32BE0FB4">
      <w:start w:val="1"/>
      <w:numFmt w:val="bullet"/>
      <w:lvlText w:val="o"/>
      <w:lvlJc w:val="left"/>
      <w:pPr>
        <w:ind w:left="3600" w:hanging="360"/>
      </w:pPr>
      <w:rPr>
        <w:rFonts w:ascii="Courier New" w:hAnsi="Courier New" w:hint="default"/>
      </w:rPr>
    </w:lvl>
    <w:lvl w:ilvl="5" w:tplc="D9F296E6">
      <w:start w:val="1"/>
      <w:numFmt w:val="bullet"/>
      <w:lvlText w:val=""/>
      <w:lvlJc w:val="left"/>
      <w:pPr>
        <w:ind w:left="4320" w:hanging="360"/>
      </w:pPr>
      <w:rPr>
        <w:rFonts w:ascii="Wingdings" w:hAnsi="Wingdings" w:hint="default"/>
      </w:rPr>
    </w:lvl>
    <w:lvl w:ilvl="6" w:tplc="95988F46">
      <w:start w:val="1"/>
      <w:numFmt w:val="bullet"/>
      <w:lvlText w:val=""/>
      <w:lvlJc w:val="left"/>
      <w:pPr>
        <w:ind w:left="5040" w:hanging="360"/>
      </w:pPr>
      <w:rPr>
        <w:rFonts w:ascii="Symbol" w:hAnsi="Symbol" w:hint="default"/>
      </w:rPr>
    </w:lvl>
    <w:lvl w:ilvl="7" w:tplc="D2AA844E">
      <w:start w:val="1"/>
      <w:numFmt w:val="bullet"/>
      <w:lvlText w:val="o"/>
      <w:lvlJc w:val="left"/>
      <w:pPr>
        <w:ind w:left="5760" w:hanging="360"/>
      </w:pPr>
      <w:rPr>
        <w:rFonts w:ascii="Courier New" w:hAnsi="Courier New" w:hint="default"/>
      </w:rPr>
    </w:lvl>
    <w:lvl w:ilvl="8" w:tplc="2EE44E8C">
      <w:start w:val="1"/>
      <w:numFmt w:val="bullet"/>
      <w:lvlText w:val=""/>
      <w:lvlJc w:val="left"/>
      <w:pPr>
        <w:ind w:left="6480" w:hanging="360"/>
      </w:pPr>
      <w:rPr>
        <w:rFonts w:ascii="Wingdings" w:hAnsi="Wingdings" w:hint="default"/>
      </w:rPr>
    </w:lvl>
  </w:abstractNum>
  <w:abstractNum w:abstractNumId="29" w15:restartNumberingAfterBreak="0">
    <w:nsid w:val="37B67113"/>
    <w:multiLevelType w:val="hybridMultilevel"/>
    <w:tmpl w:val="8DEE74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B67B28"/>
    <w:multiLevelType w:val="hybridMultilevel"/>
    <w:tmpl w:val="10143C34"/>
    <w:lvl w:ilvl="0" w:tplc="F9EA22FE">
      <w:start w:val="1"/>
      <w:numFmt w:val="bullet"/>
      <w:lvlText w:val=""/>
      <w:lvlJc w:val="left"/>
      <w:pPr>
        <w:ind w:left="1020" w:hanging="360"/>
      </w:pPr>
      <w:rPr>
        <w:rFonts w:ascii="Symbol" w:hAnsi="Symbol"/>
      </w:rPr>
    </w:lvl>
    <w:lvl w:ilvl="1" w:tplc="E946D292">
      <w:start w:val="1"/>
      <w:numFmt w:val="bullet"/>
      <w:lvlText w:val=""/>
      <w:lvlJc w:val="left"/>
      <w:pPr>
        <w:ind w:left="1020" w:hanging="360"/>
      </w:pPr>
      <w:rPr>
        <w:rFonts w:ascii="Symbol" w:hAnsi="Symbol"/>
      </w:rPr>
    </w:lvl>
    <w:lvl w:ilvl="2" w:tplc="C91A63C6">
      <w:start w:val="1"/>
      <w:numFmt w:val="bullet"/>
      <w:lvlText w:val=""/>
      <w:lvlJc w:val="left"/>
      <w:pPr>
        <w:ind w:left="1020" w:hanging="360"/>
      </w:pPr>
      <w:rPr>
        <w:rFonts w:ascii="Symbol" w:hAnsi="Symbol"/>
      </w:rPr>
    </w:lvl>
    <w:lvl w:ilvl="3" w:tplc="14F080AC">
      <w:start w:val="1"/>
      <w:numFmt w:val="bullet"/>
      <w:lvlText w:val=""/>
      <w:lvlJc w:val="left"/>
      <w:pPr>
        <w:ind w:left="1020" w:hanging="360"/>
      </w:pPr>
      <w:rPr>
        <w:rFonts w:ascii="Symbol" w:hAnsi="Symbol"/>
      </w:rPr>
    </w:lvl>
    <w:lvl w:ilvl="4" w:tplc="A970B00C">
      <w:start w:val="1"/>
      <w:numFmt w:val="bullet"/>
      <w:lvlText w:val=""/>
      <w:lvlJc w:val="left"/>
      <w:pPr>
        <w:ind w:left="1020" w:hanging="360"/>
      </w:pPr>
      <w:rPr>
        <w:rFonts w:ascii="Symbol" w:hAnsi="Symbol"/>
      </w:rPr>
    </w:lvl>
    <w:lvl w:ilvl="5" w:tplc="3BF826F4">
      <w:start w:val="1"/>
      <w:numFmt w:val="bullet"/>
      <w:lvlText w:val=""/>
      <w:lvlJc w:val="left"/>
      <w:pPr>
        <w:ind w:left="1020" w:hanging="360"/>
      </w:pPr>
      <w:rPr>
        <w:rFonts w:ascii="Symbol" w:hAnsi="Symbol"/>
      </w:rPr>
    </w:lvl>
    <w:lvl w:ilvl="6" w:tplc="BB00737C">
      <w:start w:val="1"/>
      <w:numFmt w:val="bullet"/>
      <w:lvlText w:val=""/>
      <w:lvlJc w:val="left"/>
      <w:pPr>
        <w:ind w:left="1020" w:hanging="360"/>
      </w:pPr>
      <w:rPr>
        <w:rFonts w:ascii="Symbol" w:hAnsi="Symbol"/>
      </w:rPr>
    </w:lvl>
    <w:lvl w:ilvl="7" w:tplc="EA660E6E">
      <w:start w:val="1"/>
      <w:numFmt w:val="bullet"/>
      <w:lvlText w:val=""/>
      <w:lvlJc w:val="left"/>
      <w:pPr>
        <w:ind w:left="1020" w:hanging="360"/>
      </w:pPr>
      <w:rPr>
        <w:rFonts w:ascii="Symbol" w:hAnsi="Symbol"/>
      </w:rPr>
    </w:lvl>
    <w:lvl w:ilvl="8" w:tplc="08A2A714">
      <w:start w:val="1"/>
      <w:numFmt w:val="bullet"/>
      <w:lvlText w:val=""/>
      <w:lvlJc w:val="left"/>
      <w:pPr>
        <w:ind w:left="1020" w:hanging="360"/>
      </w:pPr>
      <w:rPr>
        <w:rFonts w:ascii="Symbol" w:hAnsi="Symbol"/>
      </w:rPr>
    </w:lvl>
  </w:abstractNum>
  <w:abstractNum w:abstractNumId="31" w15:restartNumberingAfterBreak="0">
    <w:nsid w:val="408D2A51"/>
    <w:multiLevelType w:val="hybridMultilevel"/>
    <w:tmpl w:val="8DF8D546"/>
    <w:lvl w:ilvl="0" w:tplc="6CEACD90">
      <w:start w:val="1"/>
      <w:numFmt w:val="bullet"/>
      <w:pStyle w:val="GroupHeading"/>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4192AF4"/>
    <w:multiLevelType w:val="hybridMultilevel"/>
    <w:tmpl w:val="1272FF24"/>
    <w:lvl w:ilvl="0" w:tplc="D8A4946C">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4A10448"/>
    <w:multiLevelType w:val="hybridMultilevel"/>
    <w:tmpl w:val="DD9071EE"/>
    <w:lvl w:ilvl="0" w:tplc="18DE7980">
      <w:start w:val="1"/>
      <w:numFmt w:val="bullet"/>
      <w:lvlText w:val=""/>
      <w:lvlJc w:val="left"/>
      <w:pPr>
        <w:ind w:left="720" w:hanging="360"/>
      </w:pPr>
      <w:rPr>
        <w:rFonts w:ascii="Symbol" w:hAnsi="Symbol"/>
      </w:rPr>
    </w:lvl>
    <w:lvl w:ilvl="1" w:tplc="BF92B9D8">
      <w:start w:val="1"/>
      <w:numFmt w:val="bullet"/>
      <w:lvlText w:val=""/>
      <w:lvlJc w:val="left"/>
      <w:pPr>
        <w:ind w:left="720" w:hanging="360"/>
      </w:pPr>
      <w:rPr>
        <w:rFonts w:ascii="Symbol" w:hAnsi="Symbol"/>
      </w:rPr>
    </w:lvl>
    <w:lvl w:ilvl="2" w:tplc="0242F65A">
      <w:start w:val="1"/>
      <w:numFmt w:val="bullet"/>
      <w:lvlText w:val=""/>
      <w:lvlJc w:val="left"/>
      <w:pPr>
        <w:ind w:left="720" w:hanging="360"/>
      </w:pPr>
      <w:rPr>
        <w:rFonts w:ascii="Symbol" w:hAnsi="Symbol"/>
      </w:rPr>
    </w:lvl>
    <w:lvl w:ilvl="3" w:tplc="5F08152A">
      <w:start w:val="1"/>
      <w:numFmt w:val="bullet"/>
      <w:lvlText w:val=""/>
      <w:lvlJc w:val="left"/>
      <w:pPr>
        <w:ind w:left="720" w:hanging="360"/>
      </w:pPr>
      <w:rPr>
        <w:rFonts w:ascii="Symbol" w:hAnsi="Symbol"/>
      </w:rPr>
    </w:lvl>
    <w:lvl w:ilvl="4" w:tplc="3E628D62">
      <w:start w:val="1"/>
      <w:numFmt w:val="bullet"/>
      <w:lvlText w:val=""/>
      <w:lvlJc w:val="left"/>
      <w:pPr>
        <w:ind w:left="720" w:hanging="360"/>
      </w:pPr>
      <w:rPr>
        <w:rFonts w:ascii="Symbol" w:hAnsi="Symbol"/>
      </w:rPr>
    </w:lvl>
    <w:lvl w:ilvl="5" w:tplc="851C1C7E">
      <w:start w:val="1"/>
      <w:numFmt w:val="bullet"/>
      <w:lvlText w:val=""/>
      <w:lvlJc w:val="left"/>
      <w:pPr>
        <w:ind w:left="720" w:hanging="360"/>
      </w:pPr>
      <w:rPr>
        <w:rFonts w:ascii="Symbol" w:hAnsi="Symbol"/>
      </w:rPr>
    </w:lvl>
    <w:lvl w:ilvl="6" w:tplc="6344BEEE">
      <w:start w:val="1"/>
      <w:numFmt w:val="bullet"/>
      <w:lvlText w:val=""/>
      <w:lvlJc w:val="left"/>
      <w:pPr>
        <w:ind w:left="720" w:hanging="360"/>
      </w:pPr>
      <w:rPr>
        <w:rFonts w:ascii="Symbol" w:hAnsi="Symbol"/>
      </w:rPr>
    </w:lvl>
    <w:lvl w:ilvl="7" w:tplc="59EC1E14">
      <w:start w:val="1"/>
      <w:numFmt w:val="bullet"/>
      <w:lvlText w:val=""/>
      <w:lvlJc w:val="left"/>
      <w:pPr>
        <w:ind w:left="720" w:hanging="360"/>
      </w:pPr>
      <w:rPr>
        <w:rFonts w:ascii="Symbol" w:hAnsi="Symbol"/>
      </w:rPr>
    </w:lvl>
    <w:lvl w:ilvl="8" w:tplc="2E08480A">
      <w:start w:val="1"/>
      <w:numFmt w:val="bullet"/>
      <w:lvlText w:val=""/>
      <w:lvlJc w:val="left"/>
      <w:pPr>
        <w:ind w:left="720" w:hanging="360"/>
      </w:pPr>
      <w:rPr>
        <w:rFonts w:ascii="Symbol" w:hAnsi="Symbol"/>
      </w:rPr>
    </w:lvl>
  </w:abstractNum>
  <w:abstractNum w:abstractNumId="34" w15:restartNumberingAfterBreak="0">
    <w:nsid w:val="4560D9D3"/>
    <w:multiLevelType w:val="hybridMultilevel"/>
    <w:tmpl w:val="FFFFFFFF"/>
    <w:lvl w:ilvl="0" w:tplc="EEC6E472">
      <w:start w:val="1"/>
      <w:numFmt w:val="bullet"/>
      <w:lvlText w:val=""/>
      <w:lvlJc w:val="left"/>
      <w:pPr>
        <w:ind w:left="720" w:hanging="360"/>
      </w:pPr>
      <w:rPr>
        <w:rFonts w:ascii="Symbol" w:hAnsi="Symbol" w:hint="default"/>
      </w:rPr>
    </w:lvl>
    <w:lvl w:ilvl="1" w:tplc="79F049D0">
      <w:start w:val="1"/>
      <w:numFmt w:val="bullet"/>
      <w:lvlText w:val="o"/>
      <w:lvlJc w:val="left"/>
      <w:pPr>
        <w:ind w:left="1440" w:hanging="360"/>
      </w:pPr>
      <w:rPr>
        <w:rFonts w:ascii="Courier New" w:hAnsi="Courier New" w:hint="default"/>
      </w:rPr>
    </w:lvl>
    <w:lvl w:ilvl="2" w:tplc="245C4682">
      <w:start w:val="1"/>
      <w:numFmt w:val="bullet"/>
      <w:lvlText w:val=""/>
      <w:lvlJc w:val="left"/>
      <w:pPr>
        <w:ind w:left="2160" w:hanging="360"/>
      </w:pPr>
      <w:rPr>
        <w:rFonts w:ascii="Wingdings" w:hAnsi="Wingdings" w:hint="default"/>
      </w:rPr>
    </w:lvl>
    <w:lvl w:ilvl="3" w:tplc="78000960">
      <w:start w:val="1"/>
      <w:numFmt w:val="bullet"/>
      <w:lvlText w:val=""/>
      <w:lvlJc w:val="left"/>
      <w:pPr>
        <w:ind w:left="2880" w:hanging="360"/>
      </w:pPr>
      <w:rPr>
        <w:rFonts w:ascii="Symbol" w:hAnsi="Symbol" w:hint="default"/>
      </w:rPr>
    </w:lvl>
    <w:lvl w:ilvl="4" w:tplc="1FC41256">
      <w:start w:val="1"/>
      <w:numFmt w:val="bullet"/>
      <w:lvlText w:val="o"/>
      <w:lvlJc w:val="left"/>
      <w:pPr>
        <w:ind w:left="3600" w:hanging="360"/>
      </w:pPr>
      <w:rPr>
        <w:rFonts w:ascii="Courier New" w:hAnsi="Courier New" w:hint="default"/>
      </w:rPr>
    </w:lvl>
    <w:lvl w:ilvl="5" w:tplc="A928FC80">
      <w:start w:val="1"/>
      <w:numFmt w:val="bullet"/>
      <w:lvlText w:val=""/>
      <w:lvlJc w:val="left"/>
      <w:pPr>
        <w:ind w:left="4320" w:hanging="360"/>
      </w:pPr>
      <w:rPr>
        <w:rFonts w:ascii="Wingdings" w:hAnsi="Wingdings" w:hint="default"/>
      </w:rPr>
    </w:lvl>
    <w:lvl w:ilvl="6" w:tplc="59F21D72">
      <w:start w:val="1"/>
      <w:numFmt w:val="bullet"/>
      <w:lvlText w:val=""/>
      <w:lvlJc w:val="left"/>
      <w:pPr>
        <w:ind w:left="5040" w:hanging="360"/>
      </w:pPr>
      <w:rPr>
        <w:rFonts w:ascii="Symbol" w:hAnsi="Symbol" w:hint="default"/>
      </w:rPr>
    </w:lvl>
    <w:lvl w:ilvl="7" w:tplc="F36644D2">
      <w:start w:val="1"/>
      <w:numFmt w:val="bullet"/>
      <w:lvlText w:val="o"/>
      <w:lvlJc w:val="left"/>
      <w:pPr>
        <w:ind w:left="5760" w:hanging="360"/>
      </w:pPr>
      <w:rPr>
        <w:rFonts w:ascii="Courier New" w:hAnsi="Courier New" w:hint="default"/>
      </w:rPr>
    </w:lvl>
    <w:lvl w:ilvl="8" w:tplc="8AF8C654">
      <w:start w:val="1"/>
      <w:numFmt w:val="bullet"/>
      <w:lvlText w:val=""/>
      <w:lvlJc w:val="left"/>
      <w:pPr>
        <w:ind w:left="6480" w:hanging="360"/>
      </w:pPr>
      <w:rPr>
        <w:rFonts w:ascii="Wingdings" w:hAnsi="Wingdings" w:hint="default"/>
      </w:rPr>
    </w:lvl>
  </w:abstractNum>
  <w:abstractNum w:abstractNumId="35" w15:restartNumberingAfterBreak="0">
    <w:nsid w:val="45B7491C"/>
    <w:multiLevelType w:val="hybridMultilevel"/>
    <w:tmpl w:val="FC307C92"/>
    <w:lvl w:ilvl="0" w:tplc="533A56EA">
      <w:start w:val="1"/>
      <w:numFmt w:val="bullet"/>
      <w:lvlText w:val=""/>
      <w:lvlJc w:val="left"/>
      <w:pPr>
        <w:ind w:left="720" w:hanging="360"/>
      </w:pPr>
      <w:rPr>
        <w:rFonts w:ascii="Symbol" w:hAnsi="Symbol"/>
      </w:rPr>
    </w:lvl>
    <w:lvl w:ilvl="1" w:tplc="CFEC2B86">
      <w:start w:val="1"/>
      <w:numFmt w:val="bullet"/>
      <w:lvlText w:val=""/>
      <w:lvlJc w:val="left"/>
      <w:pPr>
        <w:ind w:left="720" w:hanging="360"/>
      </w:pPr>
      <w:rPr>
        <w:rFonts w:ascii="Symbol" w:hAnsi="Symbol"/>
      </w:rPr>
    </w:lvl>
    <w:lvl w:ilvl="2" w:tplc="0D966DCA">
      <w:start w:val="1"/>
      <w:numFmt w:val="bullet"/>
      <w:lvlText w:val=""/>
      <w:lvlJc w:val="left"/>
      <w:pPr>
        <w:ind w:left="720" w:hanging="360"/>
      </w:pPr>
      <w:rPr>
        <w:rFonts w:ascii="Symbol" w:hAnsi="Symbol"/>
      </w:rPr>
    </w:lvl>
    <w:lvl w:ilvl="3" w:tplc="76D2E5DA">
      <w:start w:val="1"/>
      <w:numFmt w:val="bullet"/>
      <w:lvlText w:val=""/>
      <w:lvlJc w:val="left"/>
      <w:pPr>
        <w:ind w:left="720" w:hanging="360"/>
      </w:pPr>
      <w:rPr>
        <w:rFonts w:ascii="Symbol" w:hAnsi="Symbol"/>
      </w:rPr>
    </w:lvl>
    <w:lvl w:ilvl="4" w:tplc="71FC2A2A">
      <w:start w:val="1"/>
      <w:numFmt w:val="bullet"/>
      <w:lvlText w:val=""/>
      <w:lvlJc w:val="left"/>
      <w:pPr>
        <w:ind w:left="720" w:hanging="360"/>
      </w:pPr>
      <w:rPr>
        <w:rFonts w:ascii="Symbol" w:hAnsi="Symbol"/>
      </w:rPr>
    </w:lvl>
    <w:lvl w:ilvl="5" w:tplc="DC2C3AF6">
      <w:start w:val="1"/>
      <w:numFmt w:val="bullet"/>
      <w:lvlText w:val=""/>
      <w:lvlJc w:val="left"/>
      <w:pPr>
        <w:ind w:left="720" w:hanging="360"/>
      </w:pPr>
      <w:rPr>
        <w:rFonts w:ascii="Symbol" w:hAnsi="Symbol"/>
      </w:rPr>
    </w:lvl>
    <w:lvl w:ilvl="6" w:tplc="51C8B66A">
      <w:start w:val="1"/>
      <w:numFmt w:val="bullet"/>
      <w:lvlText w:val=""/>
      <w:lvlJc w:val="left"/>
      <w:pPr>
        <w:ind w:left="720" w:hanging="360"/>
      </w:pPr>
      <w:rPr>
        <w:rFonts w:ascii="Symbol" w:hAnsi="Symbol"/>
      </w:rPr>
    </w:lvl>
    <w:lvl w:ilvl="7" w:tplc="A35ECBC2">
      <w:start w:val="1"/>
      <w:numFmt w:val="bullet"/>
      <w:lvlText w:val=""/>
      <w:lvlJc w:val="left"/>
      <w:pPr>
        <w:ind w:left="720" w:hanging="360"/>
      </w:pPr>
      <w:rPr>
        <w:rFonts w:ascii="Symbol" w:hAnsi="Symbol"/>
      </w:rPr>
    </w:lvl>
    <w:lvl w:ilvl="8" w:tplc="730C0B44">
      <w:start w:val="1"/>
      <w:numFmt w:val="bullet"/>
      <w:lvlText w:val=""/>
      <w:lvlJc w:val="left"/>
      <w:pPr>
        <w:ind w:left="720" w:hanging="360"/>
      </w:pPr>
      <w:rPr>
        <w:rFonts w:ascii="Symbol" w:hAnsi="Symbol"/>
      </w:rPr>
    </w:lvl>
  </w:abstractNum>
  <w:abstractNum w:abstractNumId="36" w15:restartNumberingAfterBreak="0">
    <w:nsid w:val="475F566E"/>
    <w:multiLevelType w:val="multilevel"/>
    <w:tmpl w:val="6EE6DD4E"/>
    <w:lvl w:ilvl="0">
      <w:start w:val="1"/>
      <w:numFmt w:val="decimal"/>
      <w:pStyle w:val="Heading1"/>
      <w:suff w:val="space"/>
      <w:lvlText w:val="%1"/>
      <w:lvlJc w:val="left"/>
      <w:pPr>
        <w:ind w:left="1247" w:hanging="1134"/>
      </w:pPr>
      <w:rPr>
        <w:rFonts w:asciiTheme="majorHAnsi" w:hAnsiTheme="majorHAnsi" w:hint="default"/>
        <w:w w:val="100"/>
        <w:sz w:val="130"/>
        <w:u w:val="thick"/>
      </w:rPr>
    </w:lvl>
    <w:lvl w:ilvl="1">
      <w:start w:val="1"/>
      <w:numFmt w:val="decimal"/>
      <w:pStyle w:val="Heading2"/>
      <w:suff w:val="nothing"/>
      <w:lvlText w:val=""/>
      <w:lvlJc w:val="left"/>
      <w:pPr>
        <w:ind w:left="0" w:firstLine="0"/>
      </w:p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340" w:firstLine="0"/>
      </w:pPr>
      <w:rPr>
        <w:rFonts w:hint="default"/>
      </w:rPr>
    </w:lvl>
    <w:lvl w:ilvl="4">
      <w:start w:val="1"/>
      <w:numFmt w:val="none"/>
      <w:pStyle w:val="Heading5"/>
      <w:suff w:val="nothing"/>
      <w:lvlText w:val=""/>
      <w:lvlJc w:val="left"/>
      <w:pPr>
        <w:ind w:left="680" w:firstLine="0"/>
      </w:pPr>
      <w:rPr>
        <w:rFonts w:hint="default"/>
      </w:rPr>
    </w:lvl>
    <w:lvl w:ilvl="5">
      <w:start w:val="1"/>
      <w:numFmt w:val="upperRoman"/>
      <w:lvlRestart w:val="0"/>
      <w:pStyle w:val="Heading6"/>
      <w:suff w:val="space"/>
      <w:lvlText w:val="Part %6"/>
      <w:lvlJc w:val="left"/>
      <w:pPr>
        <w:ind w:left="0" w:firstLine="0"/>
      </w:pPr>
      <w:rPr>
        <w:rFonts w:asciiTheme="majorHAnsi" w:hAnsiTheme="majorHAnsi" w:hint="default"/>
        <w:sz w:val="96"/>
      </w:rPr>
    </w:lvl>
    <w:lvl w:ilvl="6">
      <w:start w:val="1"/>
      <w:numFmt w:val="upperLetter"/>
      <w:lvlRestart w:val="0"/>
      <w:pStyle w:val="Heading7"/>
      <w:suff w:val="space"/>
      <w:lvlText w:val="Annex %7."/>
      <w:lvlJc w:val="left"/>
      <w:pPr>
        <w:ind w:left="0" w:firstLine="0"/>
      </w:pPr>
      <w:rPr>
        <w:rFonts w:asciiTheme="majorHAnsi" w:hAnsiTheme="majorHAnsi" w:hint="default"/>
      </w:rPr>
    </w:lvl>
    <w:lvl w:ilvl="7">
      <w:start w:val="1"/>
      <w:numFmt w:val="upperLetter"/>
      <w:lvlRestart w:val="6"/>
      <w:pStyle w:val="Heading8"/>
      <w:suff w:val="space"/>
      <w:lvlText w:val="Annex %6.%8."/>
      <w:lvlJc w:val="left"/>
      <w:pPr>
        <w:ind w:left="0" w:firstLine="0"/>
      </w:pPr>
      <w:rPr>
        <w:rFonts w:asciiTheme="majorHAnsi" w:hAnsiTheme="majorHAnsi" w:hint="default"/>
      </w:rPr>
    </w:lvl>
    <w:lvl w:ilvl="8">
      <w:start w:val="1"/>
      <w:numFmt w:val="upperLetter"/>
      <w:lvlRestart w:val="1"/>
      <w:pStyle w:val="Heading9"/>
      <w:suff w:val="space"/>
      <w:lvlText w:val="Annex %1.%9."/>
      <w:lvlJc w:val="left"/>
      <w:pPr>
        <w:ind w:left="0" w:firstLine="0"/>
      </w:pPr>
      <w:rPr>
        <w:rFonts w:asciiTheme="majorHAnsi" w:hAnsiTheme="majorHAnsi" w:hint="default"/>
      </w:rPr>
    </w:lvl>
  </w:abstractNum>
  <w:abstractNum w:abstractNumId="37" w15:restartNumberingAfterBreak="0">
    <w:nsid w:val="486F2101"/>
    <w:multiLevelType w:val="hybridMultilevel"/>
    <w:tmpl w:val="C20A8EA8"/>
    <w:lvl w:ilvl="0" w:tplc="469E66BA">
      <w:start w:val="1"/>
      <w:numFmt w:val="bullet"/>
      <w:lvlText w:val=""/>
      <w:lvlJc w:val="left"/>
      <w:pPr>
        <w:ind w:left="720" w:hanging="360"/>
      </w:pPr>
      <w:rPr>
        <w:rFonts w:ascii="Symbol" w:hAnsi="Symbol"/>
      </w:rPr>
    </w:lvl>
    <w:lvl w:ilvl="1" w:tplc="50D6A9BC">
      <w:start w:val="1"/>
      <w:numFmt w:val="bullet"/>
      <w:lvlText w:val=""/>
      <w:lvlJc w:val="left"/>
      <w:pPr>
        <w:ind w:left="720" w:hanging="360"/>
      </w:pPr>
      <w:rPr>
        <w:rFonts w:ascii="Symbol" w:hAnsi="Symbol"/>
      </w:rPr>
    </w:lvl>
    <w:lvl w:ilvl="2" w:tplc="341468C6">
      <w:start w:val="1"/>
      <w:numFmt w:val="bullet"/>
      <w:lvlText w:val=""/>
      <w:lvlJc w:val="left"/>
      <w:pPr>
        <w:ind w:left="720" w:hanging="360"/>
      </w:pPr>
      <w:rPr>
        <w:rFonts w:ascii="Symbol" w:hAnsi="Symbol"/>
      </w:rPr>
    </w:lvl>
    <w:lvl w:ilvl="3" w:tplc="ED96428E">
      <w:start w:val="1"/>
      <w:numFmt w:val="bullet"/>
      <w:lvlText w:val=""/>
      <w:lvlJc w:val="left"/>
      <w:pPr>
        <w:ind w:left="720" w:hanging="360"/>
      </w:pPr>
      <w:rPr>
        <w:rFonts w:ascii="Symbol" w:hAnsi="Symbol"/>
      </w:rPr>
    </w:lvl>
    <w:lvl w:ilvl="4" w:tplc="9168AE82">
      <w:start w:val="1"/>
      <w:numFmt w:val="bullet"/>
      <w:lvlText w:val=""/>
      <w:lvlJc w:val="left"/>
      <w:pPr>
        <w:ind w:left="720" w:hanging="360"/>
      </w:pPr>
      <w:rPr>
        <w:rFonts w:ascii="Symbol" w:hAnsi="Symbol"/>
      </w:rPr>
    </w:lvl>
    <w:lvl w:ilvl="5" w:tplc="41D868CA">
      <w:start w:val="1"/>
      <w:numFmt w:val="bullet"/>
      <w:lvlText w:val=""/>
      <w:lvlJc w:val="left"/>
      <w:pPr>
        <w:ind w:left="720" w:hanging="360"/>
      </w:pPr>
      <w:rPr>
        <w:rFonts w:ascii="Symbol" w:hAnsi="Symbol"/>
      </w:rPr>
    </w:lvl>
    <w:lvl w:ilvl="6" w:tplc="68FE3946">
      <w:start w:val="1"/>
      <w:numFmt w:val="bullet"/>
      <w:lvlText w:val=""/>
      <w:lvlJc w:val="left"/>
      <w:pPr>
        <w:ind w:left="720" w:hanging="360"/>
      </w:pPr>
      <w:rPr>
        <w:rFonts w:ascii="Symbol" w:hAnsi="Symbol"/>
      </w:rPr>
    </w:lvl>
    <w:lvl w:ilvl="7" w:tplc="86C6F8E8">
      <w:start w:val="1"/>
      <w:numFmt w:val="bullet"/>
      <w:lvlText w:val=""/>
      <w:lvlJc w:val="left"/>
      <w:pPr>
        <w:ind w:left="720" w:hanging="360"/>
      </w:pPr>
      <w:rPr>
        <w:rFonts w:ascii="Symbol" w:hAnsi="Symbol"/>
      </w:rPr>
    </w:lvl>
    <w:lvl w:ilvl="8" w:tplc="A61C0EC4">
      <w:start w:val="1"/>
      <w:numFmt w:val="bullet"/>
      <w:lvlText w:val=""/>
      <w:lvlJc w:val="left"/>
      <w:pPr>
        <w:ind w:left="720" w:hanging="360"/>
      </w:pPr>
      <w:rPr>
        <w:rFonts w:ascii="Symbol" w:hAnsi="Symbol"/>
      </w:rPr>
    </w:lvl>
  </w:abstractNum>
  <w:abstractNum w:abstractNumId="38" w15:restartNumberingAfterBreak="0">
    <w:nsid w:val="49C42011"/>
    <w:multiLevelType w:val="hybridMultilevel"/>
    <w:tmpl w:val="D794F090"/>
    <w:lvl w:ilvl="0" w:tplc="7FD210E0">
      <w:start w:val="1"/>
      <w:numFmt w:val="bullet"/>
      <w:lvlText w:val=""/>
      <w:lvlJc w:val="left"/>
      <w:pPr>
        <w:ind w:left="720" w:hanging="360"/>
      </w:pPr>
      <w:rPr>
        <w:rFonts w:ascii="Symbol" w:hAnsi="Symbol"/>
      </w:rPr>
    </w:lvl>
    <w:lvl w:ilvl="1" w:tplc="C4A8F000">
      <w:start w:val="1"/>
      <w:numFmt w:val="bullet"/>
      <w:lvlText w:val=""/>
      <w:lvlJc w:val="left"/>
      <w:pPr>
        <w:ind w:left="720" w:hanging="360"/>
      </w:pPr>
      <w:rPr>
        <w:rFonts w:ascii="Symbol" w:hAnsi="Symbol"/>
      </w:rPr>
    </w:lvl>
    <w:lvl w:ilvl="2" w:tplc="F0C8AF08">
      <w:start w:val="1"/>
      <w:numFmt w:val="bullet"/>
      <w:lvlText w:val=""/>
      <w:lvlJc w:val="left"/>
      <w:pPr>
        <w:ind w:left="720" w:hanging="360"/>
      </w:pPr>
      <w:rPr>
        <w:rFonts w:ascii="Symbol" w:hAnsi="Symbol"/>
      </w:rPr>
    </w:lvl>
    <w:lvl w:ilvl="3" w:tplc="4BBA8BBE">
      <w:start w:val="1"/>
      <w:numFmt w:val="bullet"/>
      <w:lvlText w:val=""/>
      <w:lvlJc w:val="left"/>
      <w:pPr>
        <w:ind w:left="720" w:hanging="360"/>
      </w:pPr>
      <w:rPr>
        <w:rFonts w:ascii="Symbol" w:hAnsi="Symbol"/>
      </w:rPr>
    </w:lvl>
    <w:lvl w:ilvl="4" w:tplc="933621E0">
      <w:start w:val="1"/>
      <w:numFmt w:val="bullet"/>
      <w:lvlText w:val=""/>
      <w:lvlJc w:val="left"/>
      <w:pPr>
        <w:ind w:left="720" w:hanging="360"/>
      </w:pPr>
      <w:rPr>
        <w:rFonts w:ascii="Symbol" w:hAnsi="Symbol"/>
      </w:rPr>
    </w:lvl>
    <w:lvl w:ilvl="5" w:tplc="D7F42A18">
      <w:start w:val="1"/>
      <w:numFmt w:val="bullet"/>
      <w:lvlText w:val=""/>
      <w:lvlJc w:val="left"/>
      <w:pPr>
        <w:ind w:left="720" w:hanging="360"/>
      </w:pPr>
      <w:rPr>
        <w:rFonts w:ascii="Symbol" w:hAnsi="Symbol"/>
      </w:rPr>
    </w:lvl>
    <w:lvl w:ilvl="6" w:tplc="3D3C73A8">
      <w:start w:val="1"/>
      <w:numFmt w:val="bullet"/>
      <w:lvlText w:val=""/>
      <w:lvlJc w:val="left"/>
      <w:pPr>
        <w:ind w:left="720" w:hanging="360"/>
      </w:pPr>
      <w:rPr>
        <w:rFonts w:ascii="Symbol" w:hAnsi="Symbol"/>
      </w:rPr>
    </w:lvl>
    <w:lvl w:ilvl="7" w:tplc="68D8A97E">
      <w:start w:val="1"/>
      <w:numFmt w:val="bullet"/>
      <w:lvlText w:val=""/>
      <w:lvlJc w:val="left"/>
      <w:pPr>
        <w:ind w:left="720" w:hanging="360"/>
      </w:pPr>
      <w:rPr>
        <w:rFonts w:ascii="Symbol" w:hAnsi="Symbol"/>
      </w:rPr>
    </w:lvl>
    <w:lvl w:ilvl="8" w:tplc="CECE3742">
      <w:start w:val="1"/>
      <w:numFmt w:val="bullet"/>
      <w:lvlText w:val=""/>
      <w:lvlJc w:val="left"/>
      <w:pPr>
        <w:ind w:left="720" w:hanging="360"/>
      </w:pPr>
      <w:rPr>
        <w:rFonts w:ascii="Symbol" w:hAnsi="Symbol"/>
      </w:rPr>
    </w:lvl>
  </w:abstractNum>
  <w:abstractNum w:abstractNumId="39" w15:restartNumberingAfterBreak="0">
    <w:nsid w:val="4C8B411E"/>
    <w:multiLevelType w:val="hybridMultilevel"/>
    <w:tmpl w:val="AE381C7A"/>
    <w:lvl w:ilvl="0" w:tplc="641A928A">
      <w:start w:val="5"/>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4E820FAE"/>
    <w:multiLevelType w:val="hybridMultilevel"/>
    <w:tmpl w:val="727A3BE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41" w15:restartNumberingAfterBreak="0">
    <w:nsid w:val="5176726A"/>
    <w:multiLevelType w:val="hybridMultilevel"/>
    <w:tmpl w:val="6CE4026A"/>
    <w:lvl w:ilvl="0" w:tplc="D9AAEAE0">
      <w:start w:val="1"/>
      <w:numFmt w:val="bullet"/>
      <w:pStyle w:val="BulletedList"/>
      <w:lvlText w:val=""/>
      <w:lvlJc w:val="left"/>
      <w:pPr>
        <w:ind w:left="680" w:hanging="340"/>
      </w:pPr>
      <w:rPr>
        <w:rFonts w:ascii="Symbol" w:hAnsi="Symbol" w:hint="default"/>
        <w:color w:val="4E81BD" w:themeColor="accent1"/>
      </w:rPr>
    </w:lvl>
    <w:lvl w:ilvl="1" w:tplc="3DD45682">
      <w:start w:val="1"/>
      <w:numFmt w:val="bullet"/>
      <w:lvlText w:val="o"/>
      <w:lvlJc w:val="left"/>
      <w:pPr>
        <w:tabs>
          <w:tab w:val="num" w:pos="680"/>
        </w:tabs>
        <w:ind w:left="1021" w:hanging="341"/>
      </w:pPr>
      <w:rPr>
        <w:rFonts w:ascii="Courier New" w:hAnsi="Courier New" w:hint="default"/>
      </w:rPr>
    </w:lvl>
    <w:lvl w:ilvl="2" w:tplc="75A6C844">
      <w:start w:val="1"/>
      <w:numFmt w:val="bullet"/>
      <w:lvlText w:val="‒"/>
      <w:lvlJc w:val="left"/>
      <w:pPr>
        <w:tabs>
          <w:tab w:val="num" w:pos="1021"/>
        </w:tabs>
        <w:ind w:left="1361" w:hanging="340"/>
      </w:pPr>
      <w:rPr>
        <w:rFonts w:ascii="Calibri" w:hAnsi="Calibri" w:hint="default"/>
      </w:rPr>
    </w:lvl>
    <w:lvl w:ilvl="3" w:tplc="DDBC079E">
      <w:start w:val="1"/>
      <w:numFmt w:val="bullet"/>
      <w:lvlText w:val="‒"/>
      <w:lvlJc w:val="left"/>
      <w:pPr>
        <w:tabs>
          <w:tab w:val="num" w:pos="1361"/>
        </w:tabs>
        <w:ind w:left="1701" w:hanging="340"/>
      </w:pPr>
      <w:rPr>
        <w:rFonts w:ascii="Calibri" w:hAnsi="Calibri" w:hint="default"/>
      </w:rPr>
    </w:lvl>
    <w:lvl w:ilvl="4" w:tplc="FA7AE4F4">
      <w:start w:val="1"/>
      <w:numFmt w:val="bullet"/>
      <w:lvlText w:val="‒"/>
      <w:lvlJc w:val="left"/>
      <w:pPr>
        <w:tabs>
          <w:tab w:val="num" w:pos="1701"/>
        </w:tabs>
        <w:ind w:left="2041" w:hanging="340"/>
      </w:pPr>
      <w:rPr>
        <w:rFonts w:ascii="Calibri" w:hAnsi="Calibri"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42" w15:restartNumberingAfterBreak="0">
    <w:nsid w:val="5285789A"/>
    <w:multiLevelType w:val="hybridMultilevel"/>
    <w:tmpl w:val="21B6BA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C77B49"/>
    <w:multiLevelType w:val="hybridMultilevel"/>
    <w:tmpl w:val="D6ECC1FE"/>
    <w:lvl w:ilvl="0" w:tplc="C5C6D3C0">
      <w:start w:val="1"/>
      <w:numFmt w:val="bullet"/>
      <w:lvlText w:val=""/>
      <w:lvlJc w:val="left"/>
      <w:pPr>
        <w:ind w:left="720" w:hanging="360"/>
      </w:pPr>
      <w:rPr>
        <w:rFonts w:ascii="Symbol" w:hAnsi="Symbol"/>
      </w:rPr>
    </w:lvl>
    <w:lvl w:ilvl="1" w:tplc="04BE6D0E">
      <w:start w:val="1"/>
      <w:numFmt w:val="bullet"/>
      <w:lvlText w:val=""/>
      <w:lvlJc w:val="left"/>
      <w:pPr>
        <w:ind w:left="720" w:hanging="360"/>
      </w:pPr>
      <w:rPr>
        <w:rFonts w:ascii="Symbol" w:hAnsi="Symbol"/>
      </w:rPr>
    </w:lvl>
    <w:lvl w:ilvl="2" w:tplc="2012A654">
      <w:start w:val="1"/>
      <w:numFmt w:val="bullet"/>
      <w:lvlText w:val=""/>
      <w:lvlJc w:val="left"/>
      <w:pPr>
        <w:ind w:left="720" w:hanging="360"/>
      </w:pPr>
      <w:rPr>
        <w:rFonts w:ascii="Symbol" w:hAnsi="Symbol"/>
      </w:rPr>
    </w:lvl>
    <w:lvl w:ilvl="3" w:tplc="79C4E59A">
      <w:start w:val="1"/>
      <w:numFmt w:val="bullet"/>
      <w:lvlText w:val=""/>
      <w:lvlJc w:val="left"/>
      <w:pPr>
        <w:ind w:left="720" w:hanging="360"/>
      </w:pPr>
      <w:rPr>
        <w:rFonts w:ascii="Symbol" w:hAnsi="Symbol"/>
      </w:rPr>
    </w:lvl>
    <w:lvl w:ilvl="4" w:tplc="04244C5E">
      <w:start w:val="1"/>
      <w:numFmt w:val="bullet"/>
      <w:lvlText w:val=""/>
      <w:lvlJc w:val="left"/>
      <w:pPr>
        <w:ind w:left="720" w:hanging="360"/>
      </w:pPr>
      <w:rPr>
        <w:rFonts w:ascii="Symbol" w:hAnsi="Symbol"/>
      </w:rPr>
    </w:lvl>
    <w:lvl w:ilvl="5" w:tplc="02C450EA">
      <w:start w:val="1"/>
      <w:numFmt w:val="bullet"/>
      <w:lvlText w:val=""/>
      <w:lvlJc w:val="left"/>
      <w:pPr>
        <w:ind w:left="720" w:hanging="360"/>
      </w:pPr>
      <w:rPr>
        <w:rFonts w:ascii="Symbol" w:hAnsi="Symbol"/>
      </w:rPr>
    </w:lvl>
    <w:lvl w:ilvl="6" w:tplc="B8065460">
      <w:start w:val="1"/>
      <w:numFmt w:val="bullet"/>
      <w:lvlText w:val=""/>
      <w:lvlJc w:val="left"/>
      <w:pPr>
        <w:ind w:left="720" w:hanging="360"/>
      </w:pPr>
      <w:rPr>
        <w:rFonts w:ascii="Symbol" w:hAnsi="Symbol"/>
      </w:rPr>
    </w:lvl>
    <w:lvl w:ilvl="7" w:tplc="6B8C3968">
      <w:start w:val="1"/>
      <w:numFmt w:val="bullet"/>
      <w:lvlText w:val=""/>
      <w:lvlJc w:val="left"/>
      <w:pPr>
        <w:ind w:left="720" w:hanging="360"/>
      </w:pPr>
      <w:rPr>
        <w:rFonts w:ascii="Symbol" w:hAnsi="Symbol"/>
      </w:rPr>
    </w:lvl>
    <w:lvl w:ilvl="8" w:tplc="DE84F88A">
      <w:start w:val="1"/>
      <w:numFmt w:val="bullet"/>
      <w:lvlText w:val=""/>
      <w:lvlJc w:val="left"/>
      <w:pPr>
        <w:ind w:left="720" w:hanging="360"/>
      </w:pPr>
      <w:rPr>
        <w:rFonts w:ascii="Symbol" w:hAnsi="Symbol"/>
      </w:rPr>
    </w:lvl>
  </w:abstractNum>
  <w:abstractNum w:abstractNumId="44" w15:restartNumberingAfterBreak="0">
    <w:nsid w:val="5A897EBC"/>
    <w:multiLevelType w:val="hybridMultilevel"/>
    <w:tmpl w:val="B12C584E"/>
    <w:lvl w:ilvl="0" w:tplc="28803CF4">
      <w:start w:val="1"/>
      <w:numFmt w:val="bullet"/>
      <w:lvlText w:val=""/>
      <w:lvlJc w:val="left"/>
      <w:pPr>
        <w:ind w:left="1320" w:hanging="360"/>
      </w:pPr>
      <w:rPr>
        <w:rFonts w:ascii="Symbol" w:hAnsi="Symbol"/>
      </w:rPr>
    </w:lvl>
    <w:lvl w:ilvl="1" w:tplc="DF0A41A4">
      <w:start w:val="1"/>
      <w:numFmt w:val="bullet"/>
      <w:lvlText w:val=""/>
      <w:lvlJc w:val="left"/>
      <w:pPr>
        <w:ind w:left="1320" w:hanging="360"/>
      </w:pPr>
      <w:rPr>
        <w:rFonts w:ascii="Symbol" w:hAnsi="Symbol"/>
      </w:rPr>
    </w:lvl>
    <w:lvl w:ilvl="2" w:tplc="A6F22DB4">
      <w:start w:val="1"/>
      <w:numFmt w:val="bullet"/>
      <w:lvlText w:val=""/>
      <w:lvlJc w:val="left"/>
      <w:pPr>
        <w:ind w:left="1320" w:hanging="360"/>
      </w:pPr>
      <w:rPr>
        <w:rFonts w:ascii="Symbol" w:hAnsi="Symbol"/>
      </w:rPr>
    </w:lvl>
    <w:lvl w:ilvl="3" w:tplc="9E92D820">
      <w:start w:val="1"/>
      <w:numFmt w:val="bullet"/>
      <w:lvlText w:val=""/>
      <w:lvlJc w:val="left"/>
      <w:pPr>
        <w:ind w:left="1320" w:hanging="360"/>
      </w:pPr>
      <w:rPr>
        <w:rFonts w:ascii="Symbol" w:hAnsi="Symbol"/>
      </w:rPr>
    </w:lvl>
    <w:lvl w:ilvl="4" w:tplc="F88EF13A">
      <w:start w:val="1"/>
      <w:numFmt w:val="bullet"/>
      <w:lvlText w:val=""/>
      <w:lvlJc w:val="left"/>
      <w:pPr>
        <w:ind w:left="1320" w:hanging="360"/>
      </w:pPr>
      <w:rPr>
        <w:rFonts w:ascii="Symbol" w:hAnsi="Symbol"/>
      </w:rPr>
    </w:lvl>
    <w:lvl w:ilvl="5" w:tplc="D3C0EDB6">
      <w:start w:val="1"/>
      <w:numFmt w:val="bullet"/>
      <w:lvlText w:val=""/>
      <w:lvlJc w:val="left"/>
      <w:pPr>
        <w:ind w:left="1320" w:hanging="360"/>
      </w:pPr>
      <w:rPr>
        <w:rFonts w:ascii="Symbol" w:hAnsi="Symbol"/>
      </w:rPr>
    </w:lvl>
    <w:lvl w:ilvl="6" w:tplc="1026D38C">
      <w:start w:val="1"/>
      <w:numFmt w:val="bullet"/>
      <w:lvlText w:val=""/>
      <w:lvlJc w:val="left"/>
      <w:pPr>
        <w:ind w:left="1320" w:hanging="360"/>
      </w:pPr>
      <w:rPr>
        <w:rFonts w:ascii="Symbol" w:hAnsi="Symbol"/>
      </w:rPr>
    </w:lvl>
    <w:lvl w:ilvl="7" w:tplc="2AD6BDC8">
      <w:start w:val="1"/>
      <w:numFmt w:val="bullet"/>
      <w:lvlText w:val=""/>
      <w:lvlJc w:val="left"/>
      <w:pPr>
        <w:ind w:left="1320" w:hanging="360"/>
      </w:pPr>
      <w:rPr>
        <w:rFonts w:ascii="Symbol" w:hAnsi="Symbol"/>
      </w:rPr>
    </w:lvl>
    <w:lvl w:ilvl="8" w:tplc="34ACFBE0">
      <w:start w:val="1"/>
      <w:numFmt w:val="bullet"/>
      <w:lvlText w:val=""/>
      <w:lvlJc w:val="left"/>
      <w:pPr>
        <w:ind w:left="1320" w:hanging="360"/>
      </w:pPr>
      <w:rPr>
        <w:rFonts w:ascii="Symbol" w:hAnsi="Symbol"/>
      </w:rPr>
    </w:lvl>
  </w:abstractNum>
  <w:abstractNum w:abstractNumId="45" w15:restartNumberingAfterBreak="0">
    <w:nsid w:val="5DBD609C"/>
    <w:multiLevelType w:val="hybridMultilevel"/>
    <w:tmpl w:val="2DBAB5BA"/>
    <w:lvl w:ilvl="0" w:tplc="28C8E3E2">
      <w:start w:val="1"/>
      <w:numFmt w:val="bullet"/>
      <w:lvlText w:val=""/>
      <w:lvlJc w:val="left"/>
      <w:pPr>
        <w:ind w:left="720" w:hanging="360"/>
      </w:pPr>
      <w:rPr>
        <w:rFonts w:ascii="Symbol" w:hAnsi="Symbol"/>
      </w:rPr>
    </w:lvl>
    <w:lvl w:ilvl="1" w:tplc="125E0DBC">
      <w:start w:val="1"/>
      <w:numFmt w:val="bullet"/>
      <w:lvlText w:val=""/>
      <w:lvlJc w:val="left"/>
      <w:pPr>
        <w:ind w:left="720" w:hanging="360"/>
      </w:pPr>
      <w:rPr>
        <w:rFonts w:ascii="Symbol" w:hAnsi="Symbol"/>
      </w:rPr>
    </w:lvl>
    <w:lvl w:ilvl="2" w:tplc="6B96CC36">
      <w:start w:val="1"/>
      <w:numFmt w:val="bullet"/>
      <w:lvlText w:val=""/>
      <w:lvlJc w:val="left"/>
      <w:pPr>
        <w:ind w:left="720" w:hanging="360"/>
      </w:pPr>
      <w:rPr>
        <w:rFonts w:ascii="Symbol" w:hAnsi="Symbol"/>
      </w:rPr>
    </w:lvl>
    <w:lvl w:ilvl="3" w:tplc="CA3E3E36">
      <w:start w:val="1"/>
      <w:numFmt w:val="bullet"/>
      <w:lvlText w:val=""/>
      <w:lvlJc w:val="left"/>
      <w:pPr>
        <w:ind w:left="720" w:hanging="360"/>
      </w:pPr>
      <w:rPr>
        <w:rFonts w:ascii="Symbol" w:hAnsi="Symbol"/>
      </w:rPr>
    </w:lvl>
    <w:lvl w:ilvl="4" w:tplc="E74E5DC2">
      <w:start w:val="1"/>
      <w:numFmt w:val="bullet"/>
      <w:lvlText w:val=""/>
      <w:lvlJc w:val="left"/>
      <w:pPr>
        <w:ind w:left="720" w:hanging="360"/>
      </w:pPr>
      <w:rPr>
        <w:rFonts w:ascii="Symbol" w:hAnsi="Symbol"/>
      </w:rPr>
    </w:lvl>
    <w:lvl w:ilvl="5" w:tplc="38C8A3DC">
      <w:start w:val="1"/>
      <w:numFmt w:val="bullet"/>
      <w:lvlText w:val=""/>
      <w:lvlJc w:val="left"/>
      <w:pPr>
        <w:ind w:left="720" w:hanging="360"/>
      </w:pPr>
      <w:rPr>
        <w:rFonts w:ascii="Symbol" w:hAnsi="Symbol"/>
      </w:rPr>
    </w:lvl>
    <w:lvl w:ilvl="6" w:tplc="97EE2F68">
      <w:start w:val="1"/>
      <w:numFmt w:val="bullet"/>
      <w:lvlText w:val=""/>
      <w:lvlJc w:val="left"/>
      <w:pPr>
        <w:ind w:left="720" w:hanging="360"/>
      </w:pPr>
      <w:rPr>
        <w:rFonts w:ascii="Symbol" w:hAnsi="Symbol"/>
      </w:rPr>
    </w:lvl>
    <w:lvl w:ilvl="7" w:tplc="25908EFA">
      <w:start w:val="1"/>
      <w:numFmt w:val="bullet"/>
      <w:lvlText w:val=""/>
      <w:lvlJc w:val="left"/>
      <w:pPr>
        <w:ind w:left="720" w:hanging="360"/>
      </w:pPr>
      <w:rPr>
        <w:rFonts w:ascii="Symbol" w:hAnsi="Symbol"/>
      </w:rPr>
    </w:lvl>
    <w:lvl w:ilvl="8" w:tplc="883A838E">
      <w:start w:val="1"/>
      <w:numFmt w:val="bullet"/>
      <w:lvlText w:val=""/>
      <w:lvlJc w:val="left"/>
      <w:pPr>
        <w:ind w:left="720" w:hanging="360"/>
      </w:pPr>
      <w:rPr>
        <w:rFonts w:ascii="Symbol" w:hAnsi="Symbol"/>
      </w:rPr>
    </w:lvl>
  </w:abstractNum>
  <w:abstractNum w:abstractNumId="46" w15:restartNumberingAfterBreak="0">
    <w:nsid w:val="5E651185"/>
    <w:multiLevelType w:val="hybridMultilevel"/>
    <w:tmpl w:val="8FB809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FE47C50"/>
    <w:multiLevelType w:val="hybridMultilevel"/>
    <w:tmpl w:val="9E8AA96C"/>
    <w:lvl w:ilvl="0" w:tplc="1AE8A7B6">
      <w:start w:val="1"/>
      <w:numFmt w:val="bullet"/>
      <w:lvlText w:val=""/>
      <w:lvlJc w:val="left"/>
      <w:pPr>
        <w:ind w:left="720" w:hanging="360"/>
      </w:pPr>
      <w:rPr>
        <w:rFonts w:ascii="Symbol" w:hAnsi="Symbol"/>
      </w:rPr>
    </w:lvl>
    <w:lvl w:ilvl="1" w:tplc="84505224">
      <w:start w:val="1"/>
      <w:numFmt w:val="bullet"/>
      <w:lvlText w:val=""/>
      <w:lvlJc w:val="left"/>
      <w:pPr>
        <w:ind w:left="720" w:hanging="360"/>
      </w:pPr>
      <w:rPr>
        <w:rFonts w:ascii="Symbol" w:hAnsi="Symbol"/>
      </w:rPr>
    </w:lvl>
    <w:lvl w:ilvl="2" w:tplc="90349976">
      <w:start w:val="1"/>
      <w:numFmt w:val="bullet"/>
      <w:lvlText w:val=""/>
      <w:lvlJc w:val="left"/>
      <w:pPr>
        <w:ind w:left="720" w:hanging="360"/>
      </w:pPr>
      <w:rPr>
        <w:rFonts w:ascii="Symbol" w:hAnsi="Symbol"/>
      </w:rPr>
    </w:lvl>
    <w:lvl w:ilvl="3" w:tplc="F0FA44BA">
      <w:start w:val="1"/>
      <w:numFmt w:val="bullet"/>
      <w:lvlText w:val=""/>
      <w:lvlJc w:val="left"/>
      <w:pPr>
        <w:ind w:left="720" w:hanging="360"/>
      </w:pPr>
      <w:rPr>
        <w:rFonts w:ascii="Symbol" w:hAnsi="Symbol"/>
      </w:rPr>
    </w:lvl>
    <w:lvl w:ilvl="4" w:tplc="F5161000">
      <w:start w:val="1"/>
      <w:numFmt w:val="bullet"/>
      <w:lvlText w:val=""/>
      <w:lvlJc w:val="left"/>
      <w:pPr>
        <w:ind w:left="720" w:hanging="360"/>
      </w:pPr>
      <w:rPr>
        <w:rFonts w:ascii="Symbol" w:hAnsi="Symbol"/>
      </w:rPr>
    </w:lvl>
    <w:lvl w:ilvl="5" w:tplc="0CC8DA46">
      <w:start w:val="1"/>
      <w:numFmt w:val="bullet"/>
      <w:lvlText w:val=""/>
      <w:lvlJc w:val="left"/>
      <w:pPr>
        <w:ind w:left="720" w:hanging="360"/>
      </w:pPr>
      <w:rPr>
        <w:rFonts w:ascii="Symbol" w:hAnsi="Symbol"/>
      </w:rPr>
    </w:lvl>
    <w:lvl w:ilvl="6" w:tplc="60201F14">
      <w:start w:val="1"/>
      <w:numFmt w:val="bullet"/>
      <w:lvlText w:val=""/>
      <w:lvlJc w:val="left"/>
      <w:pPr>
        <w:ind w:left="720" w:hanging="360"/>
      </w:pPr>
      <w:rPr>
        <w:rFonts w:ascii="Symbol" w:hAnsi="Symbol"/>
      </w:rPr>
    </w:lvl>
    <w:lvl w:ilvl="7" w:tplc="84FC2DEA">
      <w:start w:val="1"/>
      <w:numFmt w:val="bullet"/>
      <w:lvlText w:val=""/>
      <w:lvlJc w:val="left"/>
      <w:pPr>
        <w:ind w:left="720" w:hanging="360"/>
      </w:pPr>
      <w:rPr>
        <w:rFonts w:ascii="Symbol" w:hAnsi="Symbol"/>
      </w:rPr>
    </w:lvl>
    <w:lvl w:ilvl="8" w:tplc="F1666BCC">
      <w:start w:val="1"/>
      <w:numFmt w:val="bullet"/>
      <w:lvlText w:val=""/>
      <w:lvlJc w:val="left"/>
      <w:pPr>
        <w:ind w:left="720" w:hanging="360"/>
      </w:pPr>
      <w:rPr>
        <w:rFonts w:ascii="Symbol" w:hAnsi="Symbol"/>
      </w:rPr>
    </w:lvl>
  </w:abstractNum>
  <w:abstractNum w:abstractNumId="48" w15:restartNumberingAfterBreak="0">
    <w:nsid w:val="605847F0"/>
    <w:multiLevelType w:val="hybridMultilevel"/>
    <w:tmpl w:val="F138B4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3771FEB"/>
    <w:multiLevelType w:val="hybridMultilevel"/>
    <w:tmpl w:val="6D3AB310"/>
    <w:lvl w:ilvl="0" w:tplc="F44A491C">
      <w:start w:val="1"/>
      <w:numFmt w:val="bullet"/>
      <w:lvlText w:val=""/>
      <w:lvlJc w:val="left"/>
      <w:pPr>
        <w:ind w:left="1020" w:hanging="360"/>
      </w:pPr>
      <w:rPr>
        <w:rFonts w:ascii="Symbol" w:hAnsi="Symbol"/>
      </w:rPr>
    </w:lvl>
    <w:lvl w:ilvl="1" w:tplc="29BEA946">
      <w:start w:val="1"/>
      <w:numFmt w:val="bullet"/>
      <w:lvlText w:val=""/>
      <w:lvlJc w:val="left"/>
      <w:pPr>
        <w:ind w:left="1020" w:hanging="360"/>
      </w:pPr>
      <w:rPr>
        <w:rFonts w:ascii="Symbol" w:hAnsi="Symbol"/>
      </w:rPr>
    </w:lvl>
    <w:lvl w:ilvl="2" w:tplc="4CF48C1C">
      <w:start w:val="1"/>
      <w:numFmt w:val="bullet"/>
      <w:lvlText w:val=""/>
      <w:lvlJc w:val="left"/>
      <w:pPr>
        <w:ind w:left="1020" w:hanging="360"/>
      </w:pPr>
      <w:rPr>
        <w:rFonts w:ascii="Symbol" w:hAnsi="Symbol"/>
      </w:rPr>
    </w:lvl>
    <w:lvl w:ilvl="3" w:tplc="7E16AB36">
      <w:start w:val="1"/>
      <w:numFmt w:val="bullet"/>
      <w:lvlText w:val=""/>
      <w:lvlJc w:val="left"/>
      <w:pPr>
        <w:ind w:left="1020" w:hanging="360"/>
      </w:pPr>
      <w:rPr>
        <w:rFonts w:ascii="Symbol" w:hAnsi="Symbol"/>
      </w:rPr>
    </w:lvl>
    <w:lvl w:ilvl="4" w:tplc="CDF853C0">
      <w:start w:val="1"/>
      <w:numFmt w:val="bullet"/>
      <w:lvlText w:val=""/>
      <w:lvlJc w:val="left"/>
      <w:pPr>
        <w:ind w:left="1020" w:hanging="360"/>
      </w:pPr>
      <w:rPr>
        <w:rFonts w:ascii="Symbol" w:hAnsi="Symbol"/>
      </w:rPr>
    </w:lvl>
    <w:lvl w:ilvl="5" w:tplc="55F61320">
      <w:start w:val="1"/>
      <w:numFmt w:val="bullet"/>
      <w:lvlText w:val=""/>
      <w:lvlJc w:val="left"/>
      <w:pPr>
        <w:ind w:left="1020" w:hanging="360"/>
      </w:pPr>
      <w:rPr>
        <w:rFonts w:ascii="Symbol" w:hAnsi="Symbol"/>
      </w:rPr>
    </w:lvl>
    <w:lvl w:ilvl="6" w:tplc="F8F80392">
      <w:start w:val="1"/>
      <w:numFmt w:val="bullet"/>
      <w:lvlText w:val=""/>
      <w:lvlJc w:val="left"/>
      <w:pPr>
        <w:ind w:left="1020" w:hanging="360"/>
      </w:pPr>
      <w:rPr>
        <w:rFonts w:ascii="Symbol" w:hAnsi="Symbol"/>
      </w:rPr>
    </w:lvl>
    <w:lvl w:ilvl="7" w:tplc="5EB83328">
      <w:start w:val="1"/>
      <w:numFmt w:val="bullet"/>
      <w:lvlText w:val=""/>
      <w:lvlJc w:val="left"/>
      <w:pPr>
        <w:ind w:left="1020" w:hanging="360"/>
      </w:pPr>
      <w:rPr>
        <w:rFonts w:ascii="Symbol" w:hAnsi="Symbol"/>
      </w:rPr>
    </w:lvl>
    <w:lvl w:ilvl="8" w:tplc="FC085222">
      <w:start w:val="1"/>
      <w:numFmt w:val="bullet"/>
      <w:lvlText w:val=""/>
      <w:lvlJc w:val="left"/>
      <w:pPr>
        <w:ind w:left="1020" w:hanging="360"/>
      </w:pPr>
      <w:rPr>
        <w:rFonts w:ascii="Symbol" w:hAnsi="Symbol"/>
      </w:rPr>
    </w:lvl>
  </w:abstractNum>
  <w:abstractNum w:abstractNumId="50" w15:restartNumberingAfterBreak="0">
    <w:nsid w:val="649C0A35"/>
    <w:multiLevelType w:val="hybridMultilevel"/>
    <w:tmpl w:val="7D0A4780"/>
    <w:lvl w:ilvl="0" w:tplc="79924240">
      <w:start w:val="1"/>
      <w:numFmt w:val="bullet"/>
      <w:lvlText w:val=""/>
      <w:lvlJc w:val="left"/>
      <w:pPr>
        <w:ind w:left="720" w:hanging="360"/>
      </w:pPr>
      <w:rPr>
        <w:rFonts w:ascii="Symbol" w:hAnsi="Symbol"/>
      </w:rPr>
    </w:lvl>
    <w:lvl w:ilvl="1" w:tplc="DE202300">
      <w:start w:val="1"/>
      <w:numFmt w:val="bullet"/>
      <w:lvlText w:val=""/>
      <w:lvlJc w:val="left"/>
      <w:pPr>
        <w:ind w:left="720" w:hanging="360"/>
      </w:pPr>
      <w:rPr>
        <w:rFonts w:ascii="Symbol" w:hAnsi="Symbol"/>
      </w:rPr>
    </w:lvl>
    <w:lvl w:ilvl="2" w:tplc="351610DC">
      <w:start w:val="1"/>
      <w:numFmt w:val="bullet"/>
      <w:lvlText w:val=""/>
      <w:lvlJc w:val="left"/>
      <w:pPr>
        <w:ind w:left="720" w:hanging="360"/>
      </w:pPr>
      <w:rPr>
        <w:rFonts w:ascii="Symbol" w:hAnsi="Symbol"/>
      </w:rPr>
    </w:lvl>
    <w:lvl w:ilvl="3" w:tplc="27A67A7C">
      <w:start w:val="1"/>
      <w:numFmt w:val="bullet"/>
      <w:lvlText w:val=""/>
      <w:lvlJc w:val="left"/>
      <w:pPr>
        <w:ind w:left="720" w:hanging="360"/>
      </w:pPr>
      <w:rPr>
        <w:rFonts w:ascii="Symbol" w:hAnsi="Symbol"/>
      </w:rPr>
    </w:lvl>
    <w:lvl w:ilvl="4" w:tplc="680058CA">
      <w:start w:val="1"/>
      <w:numFmt w:val="bullet"/>
      <w:lvlText w:val=""/>
      <w:lvlJc w:val="left"/>
      <w:pPr>
        <w:ind w:left="720" w:hanging="360"/>
      </w:pPr>
      <w:rPr>
        <w:rFonts w:ascii="Symbol" w:hAnsi="Symbol"/>
      </w:rPr>
    </w:lvl>
    <w:lvl w:ilvl="5" w:tplc="D81AE984">
      <w:start w:val="1"/>
      <w:numFmt w:val="bullet"/>
      <w:lvlText w:val=""/>
      <w:lvlJc w:val="left"/>
      <w:pPr>
        <w:ind w:left="720" w:hanging="360"/>
      </w:pPr>
      <w:rPr>
        <w:rFonts w:ascii="Symbol" w:hAnsi="Symbol"/>
      </w:rPr>
    </w:lvl>
    <w:lvl w:ilvl="6" w:tplc="2FD8CB7C">
      <w:start w:val="1"/>
      <w:numFmt w:val="bullet"/>
      <w:lvlText w:val=""/>
      <w:lvlJc w:val="left"/>
      <w:pPr>
        <w:ind w:left="720" w:hanging="360"/>
      </w:pPr>
      <w:rPr>
        <w:rFonts w:ascii="Symbol" w:hAnsi="Symbol"/>
      </w:rPr>
    </w:lvl>
    <w:lvl w:ilvl="7" w:tplc="083C5F1A">
      <w:start w:val="1"/>
      <w:numFmt w:val="bullet"/>
      <w:lvlText w:val=""/>
      <w:lvlJc w:val="left"/>
      <w:pPr>
        <w:ind w:left="720" w:hanging="360"/>
      </w:pPr>
      <w:rPr>
        <w:rFonts w:ascii="Symbol" w:hAnsi="Symbol"/>
      </w:rPr>
    </w:lvl>
    <w:lvl w:ilvl="8" w:tplc="BC48A6F2">
      <w:start w:val="1"/>
      <w:numFmt w:val="bullet"/>
      <w:lvlText w:val=""/>
      <w:lvlJc w:val="left"/>
      <w:pPr>
        <w:ind w:left="720" w:hanging="360"/>
      </w:pPr>
      <w:rPr>
        <w:rFonts w:ascii="Symbol" w:hAnsi="Symbol"/>
      </w:rPr>
    </w:lvl>
  </w:abstractNum>
  <w:abstractNum w:abstractNumId="51" w15:restartNumberingAfterBreak="0">
    <w:nsid w:val="663A11E0"/>
    <w:multiLevelType w:val="hybridMultilevel"/>
    <w:tmpl w:val="EAAA3648"/>
    <w:lvl w:ilvl="0" w:tplc="B150BE98">
      <w:start w:val="1"/>
      <w:numFmt w:val="bullet"/>
      <w:lvlText w:val=""/>
      <w:lvlJc w:val="left"/>
      <w:pPr>
        <w:ind w:left="720" w:hanging="360"/>
      </w:pPr>
      <w:rPr>
        <w:rFonts w:ascii="Symbol" w:hAnsi="Symbol"/>
      </w:rPr>
    </w:lvl>
    <w:lvl w:ilvl="1" w:tplc="63AAC4EC">
      <w:start w:val="1"/>
      <w:numFmt w:val="bullet"/>
      <w:lvlText w:val=""/>
      <w:lvlJc w:val="left"/>
      <w:pPr>
        <w:ind w:left="720" w:hanging="360"/>
      </w:pPr>
      <w:rPr>
        <w:rFonts w:ascii="Symbol" w:hAnsi="Symbol"/>
      </w:rPr>
    </w:lvl>
    <w:lvl w:ilvl="2" w:tplc="38045460">
      <w:start w:val="1"/>
      <w:numFmt w:val="bullet"/>
      <w:lvlText w:val=""/>
      <w:lvlJc w:val="left"/>
      <w:pPr>
        <w:ind w:left="720" w:hanging="360"/>
      </w:pPr>
      <w:rPr>
        <w:rFonts w:ascii="Symbol" w:hAnsi="Symbol"/>
      </w:rPr>
    </w:lvl>
    <w:lvl w:ilvl="3" w:tplc="7FC416B2">
      <w:start w:val="1"/>
      <w:numFmt w:val="bullet"/>
      <w:lvlText w:val=""/>
      <w:lvlJc w:val="left"/>
      <w:pPr>
        <w:ind w:left="720" w:hanging="360"/>
      </w:pPr>
      <w:rPr>
        <w:rFonts w:ascii="Symbol" w:hAnsi="Symbol"/>
      </w:rPr>
    </w:lvl>
    <w:lvl w:ilvl="4" w:tplc="F6245B7E">
      <w:start w:val="1"/>
      <w:numFmt w:val="bullet"/>
      <w:lvlText w:val=""/>
      <w:lvlJc w:val="left"/>
      <w:pPr>
        <w:ind w:left="720" w:hanging="360"/>
      </w:pPr>
      <w:rPr>
        <w:rFonts w:ascii="Symbol" w:hAnsi="Symbol"/>
      </w:rPr>
    </w:lvl>
    <w:lvl w:ilvl="5" w:tplc="6666BDC6">
      <w:start w:val="1"/>
      <w:numFmt w:val="bullet"/>
      <w:lvlText w:val=""/>
      <w:lvlJc w:val="left"/>
      <w:pPr>
        <w:ind w:left="720" w:hanging="360"/>
      </w:pPr>
      <w:rPr>
        <w:rFonts w:ascii="Symbol" w:hAnsi="Symbol"/>
      </w:rPr>
    </w:lvl>
    <w:lvl w:ilvl="6" w:tplc="D4009844">
      <w:start w:val="1"/>
      <w:numFmt w:val="bullet"/>
      <w:lvlText w:val=""/>
      <w:lvlJc w:val="left"/>
      <w:pPr>
        <w:ind w:left="720" w:hanging="360"/>
      </w:pPr>
      <w:rPr>
        <w:rFonts w:ascii="Symbol" w:hAnsi="Symbol"/>
      </w:rPr>
    </w:lvl>
    <w:lvl w:ilvl="7" w:tplc="E78C89A6">
      <w:start w:val="1"/>
      <w:numFmt w:val="bullet"/>
      <w:lvlText w:val=""/>
      <w:lvlJc w:val="left"/>
      <w:pPr>
        <w:ind w:left="720" w:hanging="360"/>
      </w:pPr>
      <w:rPr>
        <w:rFonts w:ascii="Symbol" w:hAnsi="Symbol"/>
      </w:rPr>
    </w:lvl>
    <w:lvl w:ilvl="8" w:tplc="470874AE">
      <w:start w:val="1"/>
      <w:numFmt w:val="bullet"/>
      <w:lvlText w:val=""/>
      <w:lvlJc w:val="left"/>
      <w:pPr>
        <w:ind w:left="720" w:hanging="360"/>
      </w:pPr>
      <w:rPr>
        <w:rFonts w:ascii="Symbol" w:hAnsi="Symbol"/>
      </w:rPr>
    </w:lvl>
  </w:abstractNum>
  <w:abstractNum w:abstractNumId="52" w15:restartNumberingAfterBreak="0">
    <w:nsid w:val="6668730C"/>
    <w:multiLevelType w:val="hybridMultilevel"/>
    <w:tmpl w:val="0ADAD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A0C26BC"/>
    <w:multiLevelType w:val="hybridMultilevel"/>
    <w:tmpl w:val="84E4B94C"/>
    <w:lvl w:ilvl="0" w:tplc="1A96691A">
      <w:start w:val="1"/>
      <w:numFmt w:val="lowerLetter"/>
      <w:lvlText w:val="%1)"/>
      <w:lvlJc w:val="left"/>
      <w:pPr>
        <w:ind w:left="1020" w:hanging="360"/>
      </w:pPr>
    </w:lvl>
    <w:lvl w:ilvl="1" w:tplc="998C1C7E">
      <w:start w:val="1"/>
      <w:numFmt w:val="lowerLetter"/>
      <w:lvlText w:val="%2)"/>
      <w:lvlJc w:val="left"/>
      <w:pPr>
        <w:ind w:left="1020" w:hanging="360"/>
      </w:pPr>
    </w:lvl>
    <w:lvl w:ilvl="2" w:tplc="873226C6">
      <w:start w:val="1"/>
      <w:numFmt w:val="lowerLetter"/>
      <w:lvlText w:val="%3)"/>
      <w:lvlJc w:val="left"/>
      <w:pPr>
        <w:ind w:left="1020" w:hanging="360"/>
      </w:pPr>
    </w:lvl>
    <w:lvl w:ilvl="3" w:tplc="F3BE6966">
      <w:start w:val="1"/>
      <w:numFmt w:val="lowerLetter"/>
      <w:lvlText w:val="%4)"/>
      <w:lvlJc w:val="left"/>
      <w:pPr>
        <w:ind w:left="1020" w:hanging="360"/>
      </w:pPr>
    </w:lvl>
    <w:lvl w:ilvl="4" w:tplc="F61AF304">
      <w:start w:val="1"/>
      <w:numFmt w:val="lowerLetter"/>
      <w:lvlText w:val="%5)"/>
      <w:lvlJc w:val="left"/>
      <w:pPr>
        <w:ind w:left="1020" w:hanging="360"/>
      </w:pPr>
    </w:lvl>
    <w:lvl w:ilvl="5" w:tplc="A97ED5B0">
      <w:start w:val="1"/>
      <w:numFmt w:val="lowerLetter"/>
      <w:lvlText w:val="%6)"/>
      <w:lvlJc w:val="left"/>
      <w:pPr>
        <w:ind w:left="1020" w:hanging="360"/>
      </w:pPr>
    </w:lvl>
    <w:lvl w:ilvl="6" w:tplc="716CAB7C">
      <w:start w:val="1"/>
      <w:numFmt w:val="lowerLetter"/>
      <w:lvlText w:val="%7)"/>
      <w:lvlJc w:val="left"/>
      <w:pPr>
        <w:ind w:left="1020" w:hanging="360"/>
      </w:pPr>
    </w:lvl>
    <w:lvl w:ilvl="7" w:tplc="48FC3A7C">
      <w:start w:val="1"/>
      <w:numFmt w:val="lowerLetter"/>
      <w:lvlText w:val="%8)"/>
      <w:lvlJc w:val="left"/>
      <w:pPr>
        <w:ind w:left="1020" w:hanging="360"/>
      </w:pPr>
    </w:lvl>
    <w:lvl w:ilvl="8" w:tplc="F5D8FE86">
      <w:start w:val="1"/>
      <w:numFmt w:val="lowerLetter"/>
      <w:lvlText w:val="%9)"/>
      <w:lvlJc w:val="left"/>
      <w:pPr>
        <w:ind w:left="1020" w:hanging="360"/>
      </w:pPr>
    </w:lvl>
  </w:abstractNum>
  <w:abstractNum w:abstractNumId="54" w15:restartNumberingAfterBreak="0">
    <w:nsid w:val="6C2C2B88"/>
    <w:multiLevelType w:val="hybridMultilevel"/>
    <w:tmpl w:val="9B2EAC68"/>
    <w:lvl w:ilvl="0" w:tplc="A33CCE86">
      <w:start w:val="1"/>
      <w:numFmt w:val="bullet"/>
      <w:lvlText w:val=""/>
      <w:lvlJc w:val="left"/>
      <w:pPr>
        <w:ind w:left="720" w:hanging="360"/>
      </w:pPr>
      <w:rPr>
        <w:rFonts w:ascii="Symbol" w:hAnsi="Symbol"/>
      </w:rPr>
    </w:lvl>
    <w:lvl w:ilvl="1" w:tplc="985696DA">
      <w:start w:val="1"/>
      <w:numFmt w:val="bullet"/>
      <w:lvlText w:val=""/>
      <w:lvlJc w:val="left"/>
      <w:pPr>
        <w:ind w:left="720" w:hanging="360"/>
      </w:pPr>
      <w:rPr>
        <w:rFonts w:ascii="Symbol" w:hAnsi="Symbol"/>
      </w:rPr>
    </w:lvl>
    <w:lvl w:ilvl="2" w:tplc="B6F8D172">
      <w:start w:val="1"/>
      <w:numFmt w:val="bullet"/>
      <w:lvlText w:val=""/>
      <w:lvlJc w:val="left"/>
      <w:pPr>
        <w:ind w:left="720" w:hanging="360"/>
      </w:pPr>
      <w:rPr>
        <w:rFonts w:ascii="Symbol" w:hAnsi="Symbol"/>
      </w:rPr>
    </w:lvl>
    <w:lvl w:ilvl="3" w:tplc="A1A84CCC">
      <w:start w:val="1"/>
      <w:numFmt w:val="bullet"/>
      <w:lvlText w:val=""/>
      <w:lvlJc w:val="left"/>
      <w:pPr>
        <w:ind w:left="720" w:hanging="360"/>
      </w:pPr>
      <w:rPr>
        <w:rFonts w:ascii="Symbol" w:hAnsi="Symbol"/>
      </w:rPr>
    </w:lvl>
    <w:lvl w:ilvl="4" w:tplc="C20E500A">
      <w:start w:val="1"/>
      <w:numFmt w:val="bullet"/>
      <w:lvlText w:val=""/>
      <w:lvlJc w:val="left"/>
      <w:pPr>
        <w:ind w:left="720" w:hanging="360"/>
      </w:pPr>
      <w:rPr>
        <w:rFonts w:ascii="Symbol" w:hAnsi="Symbol"/>
      </w:rPr>
    </w:lvl>
    <w:lvl w:ilvl="5" w:tplc="1FC2DCB4">
      <w:start w:val="1"/>
      <w:numFmt w:val="bullet"/>
      <w:lvlText w:val=""/>
      <w:lvlJc w:val="left"/>
      <w:pPr>
        <w:ind w:left="720" w:hanging="360"/>
      </w:pPr>
      <w:rPr>
        <w:rFonts w:ascii="Symbol" w:hAnsi="Symbol"/>
      </w:rPr>
    </w:lvl>
    <w:lvl w:ilvl="6" w:tplc="733E702A">
      <w:start w:val="1"/>
      <w:numFmt w:val="bullet"/>
      <w:lvlText w:val=""/>
      <w:lvlJc w:val="left"/>
      <w:pPr>
        <w:ind w:left="720" w:hanging="360"/>
      </w:pPr>
      <w:rPr>
        <w:rFonts w:ascii="Symbol" w:hAnsi="Symbol"/>
      </w:rPr>
    </w:lvl>
    <w:lvl w:ilvl="7" w:tplc="83943A0C">
      <w:start w:val="1"/>
      <w:numFmt w:val="bullet"/>
      <w:lvlText w:val=""/>
      <w:lvlJc w:val="left"/>
      <w:pPr>
        <w:ind w:left="720" w:hanging="360"/>
      </w:pPr>
      <w:rPr>
        <w:rFonts w:ascii="Symbol" w:hAnsi="Symbol"/>
      </w:rPr>
    </w:lvl>
    <w:lvl w:ilvl="8" w:tplc="498A7FD6">
      <w:start w:val="1"/>
      <w:numFmt w:val="bullet"/>
      <w:lvlText w:val=""/>
      <w:lvlJc w:val="left"/>
      <w:pPr>
        <w:ind w:left="720" w:hanging="360"/>
      </w:pPr>
      <w:rPr>
        <w:rFonts w:ascii="Symbol" w:hAnsi="Symbol"/>
      </w:rPr>
    </w:lvl>
  </w:abstractNum>
  <w:abstractNum w:abstractNumId="55" w15:restartNumberingAfterBreak="0">
    <w:nsid w:val="6C3E52D8"/>
    <w:multiLevelType w:val="hybridMultilevel"/>
    <w:tmpl w:val="C778E1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DDC67D2"/>
    <w:multiLevelType w:val="hybridMultilevel"/>
    <w:tmpl w:val="5080AE62"/>
    <w:lvl w:ilvl="0" w:tplc="972635F0">
      <w:start w:val="1"/>
      <w:numFmt w:val="bullet"/>
      <w:lvlText w:val=""/>
      <w:lvlJc w:val="left"/>
      <w:pPr>
        <w:ind w:left="720" w:hanging="360"/>
      </w:pPr>
      <w:rPr>
        <w:rFonts w:ascii="Symbol" w:hAnsi="Symbol"/>
      </w:rPr>
    </w:lvl>
    <w:lvl w:ilvl="1" w:tplc="AD6EFF14">
      <w:start w:val="1"/>
      <w:numFmt w:val="bullet"/>
      <w:lvlText w:val=""/>
      <w:lvlJc w:val="left"/>
      <w:pPr>
        <w:ind w:left="720" w:hanging="360"/>
      </w:pPr>
      <w:rPr>
        <w:rFonts w:ascii="Symbol" w:hAnsi="Symbol"/>
      </w:rPr>
    </w:lvl>
    <w:lvl w:ilvl="2" w:tplc="4C1E7F4C">
      <w:start w:val="1"/>
      <w:numFmt w:val="bullet"/>
      <w:lvlText w:val=""/>
      <w:lvlJc w:val="left"/>
      <w:pPr>
        <w:ind w:left="720" w:hanging="360"/>
      </w:pPr>
      <w:rPr>
        <w:rFonts w:ascii="Symbol" w:hAnsi="Symbol"/>
      </w:rPr>
    </w:lvl>
    <w:lvl w:ilvl="3" w:tplc="078283D2">
      <w:start w:val="1"/>
      <w:numFmt w:val="bullet"/>
      <w:lvlText w:val=""/>
      <w:lvlJc w:val="left"/>
      <w:pPr>
        <w:ind w:left="720" w:hanging="360"/>
      </w:pPr>
      <w:rPr>
        <w:rFonts w:ascii="Symbol" w:hAnsi="Symbol"/>
      </w:rPr>
    </w:lvl>
    <w:lvl w:ilvl="4" w:tplc="A17A44EE">
      <w:start w:val="1"/>
      <w:numFmt w:val="bullet"/>
      <w:lvlText w:val=""/>
      <w:lvlJc w:val="left"/>
      <w:pPr>
        <w:ind w:left="720" w:hanging="360"/>
      </w:pPr>
      <w:rPr>
        <w:rFonts w:ascii="Symbol" w:hAnsi="Symbol"/>
      </w:rPr>
    </w:lvl>
    <w:lvl w:ilvl="5" w:tplc="A9D845D6">
      <w:start w:val="1"/>
      <w:numFmt w:val="bullet"/>
      <w:lvlText w:val=""/>
      <w:lvlJc w:val="left"/>
      <w:pPr>
        <w:ind w:left="720" w:hanging="360"/>
      </w:pPr>
      <w:rPr>
        <w:rFonts w:ascii="Symbol" w:hAnsi="Symbol"/>
      </w:rPr>
    </w:lvl>
    <w:lvl w:ilvl="6" w:tplc="8B8CEDC8">
      <w:start w:val="1"/>
      <w:numFmt w:val="bullet"/>
      <w:lvlText w:val=""/>
      <w:lvlJc w:val="left"/>
      <w:pPr>
        <w:ind w:left="720" w:hanging="360"/>
      </w:pPr>
      <w:rPr>
        <w:rFonts w:ascii="Symbol" w:hAnsi="Symbol"/>
      </w:rPr>
    </w:lvl>
    <w:lvl w:ilvl="7" w:tplc="C56088CC">
      <w:start w:val="1"/>
      <w:numFmt w:val="bullet"/>
      <w:lvlText w:val=""/>
      <w:lvlJc w:val="left"/>
      <w:pPr>
        <w:ind w:left="720" w:hanging="360"/>
      </w:pPr>
      <w:rPr>
        <w:rFonts w:ascii="Symbol" w:hAnsi="Symbol"/>
      </w:rPr>
    </w:lvl>
    <w:lvl w:ilvl="8" w:tplc="82C2EA32">
      <w:start w:val="1"/>
      <w:numFmt w:val="bullet"/>
      <w:lvlText w:val=""/>
      <w:lvlJc w:val="left"/>
      <w:pPr>
        <w:ind w:left="720" w:hanging="360"/>
      </w:pPr>
      <w:rPr>
        <w:rFonts w:ascii="Symbol" w:hAnsi="Symbol"/>
      </w:rPr>
    </w:lvl>
  </w:abstractNum>
  <w:abstractNum w:abstractNumId="57" w15:restartNumberingAfterBreak="0">
    <w:nsid w:val="6F0B4A44"/>
    <w:multiLevelType w:val="hybridMultilevel"/>
    <w:tmpl w:val="9C666B78"/>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8" w15:restartNumberingAfterBreak="0">
    <w:nsid w:val="733E57E9"/>
    <w:multiLevelType w:val="hybridMultilevel"/>
    <w:tmpl w:val="9544F3E2"/>
    <w:lvl w:ilvl="0" w:tplc="ECA2AFA2">
      <w:start w:val="1"/>
      <w:numFmt w:val="bullet"/>
      <w:lvlText w:val=""/>
      <w:lvlJc w:val="left"/>
      <w:pPr>
        <w:ind w:left="720" w:hanging="360"/>
      </w:pPr>
      <w:rPr>
        <w:rFonts w:ascii="Symbol" w:hAnsi="Symbol"/>
      </w:rPr>
    </w:lvl>
    <w:lvl w:ilvl="1" w:tplc="72F4809E">
      <w:start w:val="1"/>
      <w:numFmt w:val="bullet"/>
      <w:lvlText w:val=""/>
      <w:lvlJc w:val="left"/>
      <w:pPr>
        <w:ind w:left="720" w:hanging="360"/>
      </w:pPr>
      <w:rPr>
        <w:rFonts w:ascii="Symbol" w:hAnsi="Symbol"/>
      </w:rPr>
    </w:lvl>
    <w:lvl w:ilvl="2" w:tplc="9D4AAB44">
      <w:start w:val="1"/>
      <w:numFmt w:val="bullet"/>
      <w:lvlText w:val=""/>
      <w:lvlJc w:val="left"/>
      <w:pPr>
        <w:ind w:left="720" w:hanging="360"/>
      </w:pPr>
      <w:rPr>
        <w:rFonts w:ascii="Symbol" w:hAnsi="Symbol"/>
      </w:rPr>
    </w:lvl>
    <w:lvl w:ilvl="3" w:tplc="D30E459A">
      <w:start w:val="1"/>
      <w:numFmt w:val="bullet"/>
      <w:lvlText w:val=""/>
      <w:lvlJc w:val="left"/>
      <w:pPr>
        <w:ind w:left="720" w:hanging="360"/>
      </w:pPr>
      <w:rPr>
        <w:rFonts w:ascii="Symbol" w:hAnsi="Symbol"/>
      </w:rPr>
    </w:lvl>
    <w:lvl w:ilvl="4" w:tplc="7C648AC8">
      <w:start w:val="1"/>
      <w:numFmt w:val="bullet"/>
      <w:lvlText w:val=""/>
      <w:lvlJc w:val="left"/>
      <w:pPr>
        <w:ind w:left="720" w:hanging="360"/>
      </w:pPr>
      <w:rPr>
        <w:rFonts w:ascii="Symbol" w:hAnsi="Symbol"/>
      </w:rPr>
    </w:lvl>
    <w:lvl w:ilvl="5" w:tplc="B81C7AA0">
      <w:start w:val="1"/>
      <w:numFmt w:val="bullet"/>
      <w:lvlText w:val=""/>
      <w:lvlJc w:val="left"/>
      <w:pPr>
        <w:ind w:left="720" w:hanging="360"/>
      </w:pPr>
      <w:rPr>
        <w:rFonts w:ascii="Symbol" w:hAnsi="Symbol"/>
      </w:rPr>
    </w:lvl>
    <w:lvl w:ilvl="6" w:tplc="C40ED394">
      <w:start w:val="1"/>
      <w:numFmt w:val="bullet"/>
      <w:lvlText w:val=""/>
      <w:lvlJc w:val="left"/>
      <w:pPr>
        <w:ind w:left="720" w:hanging="360"/>
      </w:pPr>
      <w:rPr>
        <w:rFonts w:ascii="Symbol" w:hAnsi="Symbol"/>
      </w:rPr>
    </w:lvl>
    <w:lvl w:ilvl="7" w:tplc="5CCA066A">
      <w:start w:val="1"/>
      <w:numFmt w:val="bullet"/>
      <w:lvlText w:val=""/>
      <w:lvlJc w:val="left"/>
      <w:pPr>
        <w:ind w:left="720" w:hanging="360"/>
      </w:pPr>
      <w:rPr>
        <w:rFonts w:ascii="Symbol" w:hAnsi="Symbol"/>
      </w:rPr>
    </w:lvl>
    <w:lvl w:ilvl="8" w:tplc="63C60850">
      <w:start w:val="1"/>
      <w:numFmt w:val="bullet"/>
      <w:lvlText w:val=""/>
      <w:lvlJc w:val="left"/>
      <w:pPr>
        <w:ind w:left="720" w:hanging="360"/>
      </w:pPr>
      <w:rPr>
        <w:rFonts w:ascii="Symbol" w:hAnsi="Symbol"/>
      </w:rPr>
    </w:lvl>
  </w:abstractNum>
  <w:abstractNum w:abstractNumId="59" w15:restartNumberingAfterBreak="0">
    <w:nsid w:val="73B823F4"/>
    <w:multiLevelType w:val="hybridMultilevel"/>
    <w:tmpl w:val="03924326"/>
    <w:lvl w:ilvl="0" w:tplc="9C4EDA30">
      <w:start w:val="1"/>
      <w:numFmt w:val="bullet"/>
      <w:lvlText w:val=""/>
      <w:lvlJc w:val="left"/>
      <w:pPr>
        <w:ind w:left="720" w:hanging="360"/>
      </w:pPr>
      <w:rPr>
        <w:rFonts w:ascii="Symbol" w:hAnsi="Symbol"/>
      </w:rPr>
    </w:lvl>
    <w:lvl w:ilvl="1" w:tplc="119260A8">
      <w:start w:val="1"/>
      <w:numFmt w:val="bullet"/>
      <w:lvlText w:val=""/>
      <w:lvlJc w:val="left"/>
      <w:pPr>
        <w:ind w:left="720" w:hanging="360"/>
      </w:pPr>
      <w:rPr>
        <w:rFonts w:ascii="Symbol" w:hAnsi="Symbol"/>
      </w:rPr>
    </w:lvl>
    <w:lvl w:ilvl="2" w:tplc="62327702">
      <w:start w:val="1"/>
      <w:numFmt w:val="bullet"/>
      <w:lvlText w:val=""/>
      <w:lvlJc w:val="left"/>
      <w:pPr>
        <w:ind w:left="720" w:hanging="360"/>
      </w:pPr>
      <w:rPr>
        <w:rFonts w:ascii="Symbol" w:hAnsi="Symbol"/>
      </w:rPr>
    </w:lvl>
    <w:lvl w:ilvl="3" w:tplc="1ECA90BE">
      <w:start w:val="1"/>
      <w:numFmt w:val="bullet"/>
      <w:lvlText w:val=""/>
      <w:lvlJc w:val="left"/>
      <w:pPr>
        <w:ind w:left="720" w:hanging="360"/>
      </w:pPr>
      <w:rPr>
        <w:rFonts w:ascii="Symbol" w:hAnsi="Symbol"/>
      </w:rPr>
    </w:lvl>
    <w:lvl w:ilvl="4" w:tplc="5344E7E4">
      <w:start w:val="1"/>
      <w:numFmt w:val="bullet"/>
      <w:lvlText w:val=""/>
      <w:lvlJc w:val="left"/>
      <w:pPr>
        <w:ind w:left="720" w:hanging="360"/>
      </w:pPr>
      <w:rPr>
        <w:rFonts w:ascii="Symbol" w:hAnsi="Symbol"/>
      </w:rPr>
    </w:lvl>
    <w:lvl w:ilvl="5" w:tplc="AB30C172">
      <w:start w:val="1"/>
      <w:numFmt w:val="bullet"/>
      <w:lvlText w:val=""/>
      <w:lvlJc w:val="left"/>
      <w:pPr>
        <w:ind w:left="720" w:hanging="360"/>
      </w:pPr>
      <w:rPr>
        <w:rFonts w:ascii="Symbol" w:hAnsi="Symbol"/>
      </w:rPr>
    </w:lvl>
    <w:lvl w:ilvl="6" w:tplc="E3641088">
      <w:start w:val="1"/>
      <w:numFmt w:val="bullet"/>
      <w:lvlText w:val=""/>
      <w:lvlJc w:val="left"/>
      <w:pPr>
        <w:ind w:left="720" w:hanging="360"/>
      </w:pPr>
      <w:rPr>
        <w:rFonts w:ascii="Symbol" w:hAnsi="Symbol"/>
      </w:rPr>
    </w:lvl>
    <w:lvl w:ilvl="7" w:tplc="B178DDC0">
      <w:start w:val="1"/>
      <w:numFmt w:val="bullet"/>
      <w:lvlText w:val=""/>
      <w:lvlJc w:val="left"/>
      <w:pPr>
        <w:ind w:left="720" w:hanging="360"/>
      </w:pPr>
      <w:rPr>
        <w:rFonts w:ascii="Symbol" w:hAnsi="Symbol"/>
      </w:rPr>
    </w:lvl>
    <w:lvl w:ilvl="8" w:tplc="A2F86ECA">
      <w:start w:val="1"/>
      <w:numFmt w:val="bullet"/>
      <w:lvlText w:val=""/>
      <w:lvlJc w:val="left"/>
      <w:pPr>
        <w:ind w:left="720" w:hanging="360"/>
      </w:pPr>
      <w:rPr>
        <w:rFonts w:ascii="Symbol" w:hAnsi="Symbol"/>
      </w:rPr>
    </w:lvl>
  </w:abstractNum>
  <w:abstractNum w:abstractNumId="60" w15:restartNumberingAfterBreak="0">
    <w:nsid w:val="7415078F"/>
    <w:multiLevelType w:val="hybridMultilevel"/>
    <w:tmpl w:val="4EC2E50C"/>
    <w:lvl w:ilvl="0" w:tplc="88FC8E9E">
      <w:start w:val="1"/>
      <w:numFmt w:val="bullet"/>
      <w:lvlText w:val=""/>
      <w:lvlJc w:val="left"/>
      <w:pPr>
        <w:ind w:left="720" w:hanging="360"/>
      </w:pPr>
      <w:rPr>
        <w:rFonts w:ascii="Symbol" w:hAnsi="Symbol"/>
      </w:rPr>
    </w:lvl>
    <w:lvl w:ilvl="1" w:tplc="A9E4FB42">
      <w:start w:val="1"/>
      <w:numFmt w:val="bullet"/>
      <w:lvlText w:val=""/>
      <w:lvlJc w:val="left"/>
      <w:pPr>
        <w:ind w:left="720" w:hanging="360"/>
      </w:pPr>
      <w:rPr>
        <w:rFonts w:ascii="Symbol" w:hAnsi="Symbol"/>
      </w:rPr>
    </w:lvl>
    <w:lvl w:ilvl="2" w:tplc="A6E8C3BE">
      <w:start w:val="1"/>
      <w:numFmt w:val="bullet"/>
      <w:lvlText w:val=""/>
      <w:lvlJc w:val="left"/>
      <w:pPr>
        <w:ind w:left="720" w:hanging="360"/>
      </w:pPr>
      <w:rPr>
        <w:rFonts w:ascii="Symbol" w:hAnsi="Symbol"/>
      </w:rPr>
    </w:lvl>
    <w:lvl w:ilvl="3" w:tplc="D38883F8">
      <w:start w:val="1"/>
      <w:numFmt w:val="bullet"/>
      <w:lvlText w:val=""/>
      <w:lvlJc w:val="left"/>
      <w:pPr>
        <w:ind w:left="720" w:hanging="360"/>
      </w:pPr>
      <w:rPr>
        <w:rFonts w:ascii="Symbol" w:hAnsi="Symbol"/>
      </w:rPr>
    </w:lvl>
    <w:lvl w:ilvl="4" w:tplc="44F6DDA4">
      <w:start w:val="1"/>
      <w:numFmt w:val="bullet"/>
      <w:lvlText w:val=""/>
      <w:lvlJc w:val="left"/>
      <w:pPr>
        <w:ind w:left="720" w:hanging="360"/>
      </w:pPr>
      <w:rPr>
        <w:rFonts w:ascii="Symbol" w:hAnsi="Symbol"/>
      </w:rPr>
    </w:lvl>
    <w:lvl w:ilvl="5" w:tplc="80826C34">
      <w:start w:val="1"/>
      <w:numFmt w:val="bullet"/>
      <w:lvlText w:val=""/>
      <w:lvlJc w:val="left"/>
      <w:pPr>
        <w:ind w:left="720" w:hanging="360"/>
      </w:pPr>
      <w:rPr>
        <w:rFonts w:ascii="Symbol" w:hAnsi="Symbol"/>
      </w:rPr>
    </w:lvl>
    <w:lvl w:ilvl="6" w:tplc="7FE0116A">
      <w:start w:val="1"/>
      <w:numFmt w:val="bullet"/>
      <w:lvlText w:val=""/>
      <w:lvlJc w:val="left"/>
      <w:pPr>
        <w:ind w:left="720" w:hanging="360"/>
      </w:pPr>
      <w:rPr>
        <w:rFonts w:ascii="Symbol" w:hAnsi="Symbol"/>
      </w:rPr>
    </w:lvl>
    <w:lvl w:ilvl="7" w:tplc="74DCC06E">
      <w:start w:val="1"/>
      <w:numFmt w:val="bullet"/>
      <w:lvlText w:val=""/>
      <w:lvlJc w:val="left"/>
      <w:pPr>
        <w:ind w:left="720" w:hanging="360"/>
      </w:pPr>
      <w:rPr>
        <w:rFonts w:ascii="Symbol" w:hAnsi="Symbol"/>
      </w:rPr>
    </w:lvl>
    <w:lvl w:ilvl="8" w:tplc="CCEE3A28">
      <w:start w:val="1"/>
      <w:numFmt w:val="bullet"/>
      <w:lvlText w:val=""/>
      <w:lvlJc w:val="left"/>
      <w:pPr>
        <w:ind w:left="720" w:hanging="360"/>
      </w:pPr>
      <w:rPr>
        <w:rFonts w:ascii="Symbol" w:hAnsi="Symbol"/>
      </w:rPr>
    </w:lvl>
  </w:abstractNum>
  <w:abstractNum w:abstractNumId="61" w15:restartNumberingAfterBreak="0">
    <w:nsid w:val="76666A72"/>
    <w:multiLevelType w:val="hybridMultilevel"/>
    <w:tmpl w:val="C9A207C0"/>
    <w:lvl w:ilvl="0" w:tplc="C22CCEEA">
      <w:start w:val="1"/>
      <w:numFmt w:val="bullet"/>
      <w:lvlText w:val=""/>
      <w:lvlJc w:val="left"/>
      <w:pPr>
        <w:ind w:left="720" w:hanging="360"/>
      </w:pPr>
      <w:rPr>
        <w:rFonts w:ascii="Symbol" w:hAnsi="Symbol"/>
      </w:rPr>
    </w:lvl>
    <w:lvl w:ilvl="1" w:tplc="714AAFAC">
      <w:start w:val="1"/>
      <w:numFmt w:val="bullet"/>
      <w:lvlText w:val=""/>
      <w:lvlJc w:val="left"/>
      <w:pPr>
        <w:ind w:left="720" w:hanging="360"/>
      </w:pPr>
      <w:rPr>
        <w:rFonts w:ascii="Symbol" w:hAnsi="Symbol"/>
      </w:rPr>
    </w:lvl>
    <w:lvl w:ilvl="2" w:tplc="CFB2555C">
      <w:start w:val="1"/>
      <w:numFmt w:val="bullet"/>
      <w:lvlText w:val=""/>
      <w:lvlJc w:val="left"/>
      <w:pPr>
        <w:ind w:left="720" w:hanging="360"/>
      </w:pPr>
      <w:rPr>
        <w:rFonts w:ascii="Symbol" w:hAnsi="Symbol"/>
      </w:rPr>
    </w:lvl>
    <w:lvl w:ilvl="3" w:tplc="39DE8622">
      <w:start w:val="1"/>
      <w:numFmt w:val="bullet"/>
      <w:lvlText w:val=""/>
      <w:lvlJc w:val="left"/>
      <w:pPr>
        <w:ind w:left="720" w:hanging="360"/>
      </w:pPr>
      <w:rPr>
        <w:rFonts w:ascii="Symbol" w:hAnsi="Symbol"/>
      </w:rPr>
    </w:lvl>
    <w:lvl w:ilvl="4" w:tplc="6AB4E576">
      <w:start w:val="1"/>
      <w:numFmt w:val="bullet"/>
      <w:lvlText w:val=""/>
      <w:lvlJc w:val="left"/>
      <w:pPr>
        <w:ind w:left="720" w:hanging="360"/>
      </w:pPr>
      <w:rPr>
        <w:rFonts w:ascii="Symbol" w:hAnsi="Symbol"/>
      </w:rPr>
    </w:lvl>
    <w:lvl w:ilvl="5" w:tplc="71DC7C38">
      <w:start w:val="1"/>
      <w:numFmt w:val="bullet"/>
      <w:lvlText w:val=""/>
      <w:lvlJc w:val="left"/>
      <w:pPr>
        <w:ind w:left="720" w:hanging="360"/>
      </w:pPr>
      <w:rPr>
        <w:rFonts w:ascii="Symbol" w:hAnsi="Symbol"/>
      </w:rPr>
    </w:lvl>
    <w:lvl w:ilvl="6" w:tplc="DF2E7676">
      <w:start w:val="1"/>
      <w:numFmt w:val="bullet"/>
      <w:lvlText w:val=""/>
      <w:lvlJc w:val="left"/>
      <w:pPr>
        <w:ind w:left="720" w:hanging="360"/>
      </w:pPr>
      <w:rPr>
        <w:rFonts w:ascii="Symbol" w:hAnsi="Symbol"/>
      </w:rPr>
    </w:lvl>
    <w:lvl w:ilvl="7" w:tplc="27E6FD00">
      <w:start w:val="1"/>
      <w:numFmt w:val="bullet"/>
      <w:lvlText w:val=""/>
      <w:lvlJc w:val="left"/>
      <w:pPr>
        <w:ind w:left="720" w:hanging="360"/>
      </w:pPr>
      <w:rPr>
        <w:rFonts w:ascii="Symbol" w:hAnsi="Symbol"/>
      </w:rPr>
    </w:lvl>
    <w:lvl w:ilvl="8" w:tplc="78389E10">
      <w:start w:val="1"/>
      <w:numFmt w:val="bullet"/>
      <w:lvlText w:val=""/>
      <w:lvlJc w:val="left"/>
      <w:pPr>
        <w:ind w:left="720" w:hanging="360"/>
      </w:pPr>
      <w:rPr>
        <w:rFonts w:ascii="Symbol" w:hAnsi="Symbol"/>
      </w:rPr>
    </w:lvl>
  </w:abstractNum>
  <w:abstractNum w:abstractNumId="62" w15:restartNumberingAfterBreak="0">
    <w:nsid w:val="76D76240"/>
    <w:multiLevelType w:val="hybridMultilevel"/>
    <w:tmpl w:val="FE0A7080"/>
    <w:lvl w:ilvl="0" w:tplc="3DD45682">
      <w:start w:val="1"/>
      <w:numFmt w:val="bullet"/>
      <w:lvlText w:val="o"/>
      <w:lvlJc w:val="left"/>
      <w:pPr>
        <w:tabs>
          <w:tab w:val="num" w:pos="680"/>
        </w:tabs>
        <w:ind w:left="1021" w:hanging="341"/>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71B1198"/>
    <w:multiLevelType w:val="hybridMultilevel"/>
    <w:tmpl w:val="5088E6DA"/>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4" w15:restartNumberingAfterBreak="0">
    <w:nsid w:val="771C4820"/>
    <w:multiLevelType w:val="hybridMultilevel"/>
    <w:tmpl w:val="62A86656"/>
    <w:lvl w:ilvl="0" w:tplc="6F966BE8">
      <w:start w:val="1"/>
      <w:numFmt w:val="lowerLetter"/>
      <w:lvlText w:val="%1)"/>
      <w:lvlJc w:val="left"/>
      <w:pPr>
        <w:ind w:left="1020" w:hanging="360"/>
      </w:pPr>
    </w:lvl>
    <w:lvl w:ilvl="1" w:tplc="11F89E7C">
      <w:start w:val="1"/>
      <w:numFmt w:val="lowerLetter"/>
      <w:lvlText w:val="%2)"/>
      <w:lvlJc w:val="left"/>
      <w:pPr>
        <w:ind w:left="1020" w:hanging="360"/>
      </w:pPr>
    </w:lvl>
    <w:lvl w:ilvl="2" w:tplc="97EEF8C8">
      <w:start w:val="1"/>
      <w:numFmt w:val="lowerLetter"/>
      <w:lvlText w:val="%3)"/>
      <w:lvlJc w:val="left"/>
      <w:pPr>
        <w:ind w:left="1020" w:hanging="360"/>
      </w:pPr>
    </w:lvl>
    <w:lvl w:ilvl="3" w:tplc="A9D02F04">
      <w:start w:val="1"/>
      <w:numFmt w:val="lowerLetter"/>
      <w:lvlText w:val="%4)"/>
      <w:lvlJc w:val="left"/>
      <w:pPr>
        <w:ind w:left="1020" w:hanging="360"/>
      </w:pPr>
    </w:lvl>
    <w:lvl w:ilvl="4" w:tplc="FF04DA5A">
      <w:start w:val="1"/>
      <w:numFmt w:val="lowerLetter"/>
      <w:lvlText w:val="%5)"/>
      <w:lvlJc w:val="left"/>
      <w:pPr>
        <w:ind w:left="1020" w:hanging="360"/>
      </w:pPr>
    </w:lvl>
    <w:lvl w:ilvl="5" w:tplc="5FB0414E">
      <w:start w:val="1"/>
      <w:numFmt w:val="lowerLetter"/>
      <w:lvlText w:val="%6)"/>
      <w:lvlJc w:val="left"/>
      <w:pPr>
        <w:ind w:left="1020" w:hanging="360"/>
      </w:pPr>
    </w:lvl>
    <w:lvl w:ilvl="6" w:tplc="ADB45F58">
      <w:start w:val="1"/>
      <w:numFmt w:val="lowerLetter"/>
      <w:lvlText w:val="%7)"/>
      <w:lvlJc w:val="left"/>
      <w:pPr>
        <w:ind w:left="1020" w:hanging="360"/>
      </w:pPr>
    </w:lvl>
    <w:lvl w:ilvl="7" w:tplc="2E10ABBC">
      <w:start w:val="1"/>
      <w:numFmt w:val="lowerLetter"/>
      <w:lvlText w:val="%8)"/>
      <w:lvlJc w:val="left"/>
      <w:pPr>
        <w:ind w:left="1020" w:hanging="360"/>
      </w:pPr>
    </w:lvl>
    <w:lvl w:ilvl="8" w:tplc="CA7A295C">
      <w:start w:val="1"/>
      <w:numFmt w:val="lowerLetter"/>
      <w:lvlText w:val="%9)"/>
      <w:lvlJc w:val="left"/>
      <w:pPr>
        <w:ind w:left="1020" w:hanging="360"/>
      </w:pPr>
    </w:lvl>
  </w:abstractNum>
  <w:abstractNum w:abstractNumId="65" w15:restartNumberingAfterBreak="0">
    <w:nsid w:val="79975912"/>
    <w:multiLevelType w:val="hybridMultilevel"/>
    <w:tmpl w:val="B22CE96C"/>
    <w:lvl w:ilvl="0" w:tplc="66983D10">
      <w:start w:val="1"/>
      <w:numFmt w:val="decimal"/>
      <w:lvlText w:val="%1)"/>
      <w:lvlJc w:val="left"/>
      <w:pPr>
        <w:ind w:left="1020" w:hanging="360"/>
      </w:pPr>
    </w:lvl>
    <w:lvl w:ilvl="1" w:tplc="E89E8386">
      <w:start w:val="1"/>
      <w:numFmt w:val="decimal"/>
      <w:lvlText w:val="%2)"/>
      <w:lvlJc w:val="left"/>
      <w:pPr>
        <w:ind w:left="1020" w:hanging="360"/>
      </w:pPr>
    </w:lvl>
    <w:lvl w:ilvl="2" w:tplc="3E887C6E">
      <w:start w:val="1"/>
      <w:numFmt w:val="decimal"/>
      <w:lvlText w:val="%3)"/>
      <w:lvlJc w:val="left"/>
      <w:pPr>
        <w:ind w:left="1020" w:hanging="360"/>
      </w:pPr>
    </w:lvl>
    <w:lvl w:ilvl="3" w:tplc="2E26E0E6">
      <w:start w:val="1"/>
      <w:numFmt w:val="decimal"/>
      <w:lvlText w:val="%4)"/>
      <w:lvlJc w:val="left"/>
      <w:pPr>
        <w:ind w:left="1020" w:hanging="360"/>
      </w:pPr>
    </w:lvl>
    <w:lvl w:ilvl="4" w:tplc="5A723EC4">
      <w:start w:val="1"/>
      <w:numFmt w:val="decimal"/>
      <w:lvlText w:val="%5)"/>
      <w:lvlJc w:val="left"/>
      <w:pPr>
        <w:ind w:left="1020" w:hanging="360"/>
      </w:pPr>
    </w:lvl>
    <w:lvl w:ilvl="5" w:tplc="5B8A257A">
      <w:start w:val="1"/>
      <w:numFmt w:val="decimal"/>
      <w:lvlText w:val="%6)"/>
      <w:lvlJc w:val="left"/>
      <w:pPr>
        <w:ind w:left="1020" w:hanging="360"/>
      </w:pPr>
    </w:lvl>
    <w:lvl w:ilvl="6" w:tplc="3A2637BC">
      <w:start w:val="1"/>
      <w:numFmt w:val="decimal"/>
      <w:lvlText w:val="%7)"/>
      <w:lvlJc w:val="left"/>
      <w:pPr>
        <w:ind w:left="1020" w:hanging="360"/>
      </w:pPr>
    </w:lvl>
    <w:lvl w:ilvl="7" w:tplc="800E0D0A">
      <w:start w:val="1"/>
      <w:numFmt w:val="decimal"/>
      <w:lvlText w:val="%8)"/>
      <w:lvlJc w:val="left"/>
      <w:pPr>
        <w:ind w:left="1020" w:hanging="360"/>
      </w:pPr>
    </w:lvl>
    <w:lvl w:ilvl="8" w:tplc="AE80D218">
      <w:start w:val="1"/>
      <w:numFmt w:val="decimal"/>
      <w:lvlText w:val="%9)"/>
      <w:lvlJc w:val="left"/>
      <w:pPr>
        <w:ind w:left="1020" w:hanging="360"/>
      </w:pPr>
    </w:lvl>
  </w:abstractNum>
  <w:abstractNum w:abstractNumId="66" w15:restartNumberingAfterBreak="0">
    <w:nsid w:val="7C756ADF"/>
    <w:multiLevelType w:val="hybridMultilevel"/>
    <w:tmpl w:val="83C80106"/>
    <w:lvl w:ilvl="0" w:tplc="04100013">
      <w:start w:val="1"/>
      <w:numFmt w:val="upperRoman"/>
      <w:lvlText w:val="%1."/>
      <w:lvlJc w:val="righ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7" w15:restartNumberingAfterBreak="0">
    <w:nsid w:val="7D3D4E53"/>
    <w:multiLevelType w:val="hybridMultilevel"/>
    <w:tmpl w:val="0F86CE68"/>
    <w:lvl w:ilvl="0" w:tplc="E9EA6E7A">
      <w:start w:val="1"/>
      <w:numFmt w:val="bullet"/>
      <w:lvlText w:val=""/>
      <w:lvlJc w:val="left"/>
      <w:pPr>
        <w:ind w:left="720" w:hanging="360"/>
      </w:pPr>
      <w:rPr>
        <w:rFonts w:ascii="Symbol" w:hAnsi="Symbol"/>
      </w:rPr>
    </w:lvl>
    <w:lvl w:ilvl="1" w:tplc="AE36D0BC">
      <w:start w:val="1"/>
      <w:numFmt w:val="bullet"/>
      <w:lvlText w:val=""/>
      <w:lvlJc w:val="left"/>
      <w:pPr>
        <w:ind w:left="720" w:hanging="360"/>
      </w:pPr>
      <w:rPr>
        <w:rFonts w:ascii="Symbol" w:hAnsi="Symbol"/>
      </w:rPr>
    </w:lvl>
    <w:lvl w:ilvl="2" w:tplc="4DEA7ECE">
      <w:start w:val="1"/>
      <w:numFmt w:val="bullet"/>
      <w:lvlText w:val=""/>
      <w:lvlJc w:val="left"/>
      <w:pPr>
        <w:ind w:left="720" w:hanging="360"/>
      </w:pPr>
      <w:rPr>
        <w:rFonts w:ascii="Symbol" w:hAnsi="Symbol"/>
      </w:rPr>
    </w:lvl>
    <w:lvl w:ilvl="3" w:tplc="32A65F44">
      <w:start w:val="1"/>
      <w:numFmt w:val="bullet"/>
      <w:lvlText w:val=""/>
      <w:lvlJc w:val="left"/>
      <w:pPr>
        <w:ind w:left="720" w:hanging="360"/>
      </w:pPr>
      <w:rPr>
        <w:rFonts w:ascii="Symbol" w:hAnsi="Symbol"/>
      </w:rPr>
    </w:lvl>
    <w:lvl w:ilvl="4" w:tplc="4380E4EA">
      <w:start w:val="1"/>
      <w:numFmt w:val="bullet"/>
      <w:lvlText w:val=""/>
      <w:lvlJc w:val="left"/>
      <w:pPr>
        <w:ind w:left="720" w:hanging="360"/>
      </w:pPr>
      <w:rPr>
        <w:rFonts w:ascii="Symbol" w:hAnsi="Symbol"/>
      </w:rPr>
    </w:lvl>
    <w:lvl w:ilvl="5" w:tplc="7D661EE6">
      <w:start w:val="1"/>
      <w:numFmt w:val="bullet"/>
      <w:lvlText w:val=""/>
      <w:lvlJc w:val="left"/>
      <w:pPr>
        <w:ind w:left="720" w:hanging="360"/>
      </w:pPr>
      <w:rPr>
        <w:rFonts w:ascii="Symbol" w:hAnsi="Symbol"/>
      </w:rPr>
    </w:lvl>
    <w:lvl w:ilvl="6" w:tplc="9DFA1C10">
      <w:start w:val="1"/>
      <w:numFmt w:val="bullet"/>
      <w:lvlText w:val=""/>
      <w:lvlJc w:val="left"/>
      <w:pPr>
        <w:ind w:left="720" w:hanging="360"/>
      </w:pPr>
      <w:rPr>
        <w:rFonts w:ascii="Symbol" w:hAnsi="Symbol"/>
      </w:rPr>
    </w:lvl>
    <w:lvl w:ilvl="7" w:tplc="0CFC60DE">
      <w:start w:val="1"/>
      <w:numFmt w:val="bullet"/>
      <w:lvlText w:val=""/>
      <w:lvlJc w:val="left"/>
      <w:pPr>
        <w:ind w:left="720" w:hanging="360"/>
      </w:pPr>
      <w:rPr>
        <w:rFonts w:ascii="Symbol" w:hAnsi="Symbol"/>
      </w:rPr>
    </w:lvl>
    <w:lvl w:ilvl="8" w:tplc="B7A26A92">
      <w:start w:val="1"/>
      <w:numFmt w:val="bullet"/>
      <w:lvlText w:val=""/>
      <w:lvlJc w:val="left"/>
      <w:pPr>
        <w:ind w:left="720" w:hanging="360"/>
      </w:pPr>
      <w:rPr>
        <w:rFonts w:ascii="Symbol" w:hAnsi="Symbol"/>
      </w:rPr>
    </w:lvl>
  </w:abstractNum>
  <w:num w:numId="1" w16cid:durableId="1160537517">
    <w:abstractNumId w:val="34"/>
  </w:num>
  <w:num w:numId="2" w16cid:durableId="1199320448">
    <w:abstractNumId w:val="12"/>
  </w:num>
  <w:num w:numId="3" w16cid:durableId="542792394">
    <w:abstractNumId w:val="31"/>
  </w:num>
  <w:num w:numId="4" w16cid:durableId="2068147298">
    <w:abstractNumId w:val="10"/>
  </w:num>
  <w:num w:numId="5" w16cid:durableId="568152741">
    <w:abstractNumId w:val="19"/>
  </w:num>
  <w:num w:numId="6" w16cid:durableId="1797408742">
    <w:abstractNumId w:val="24"/>
  </w:num>
  <w:num w:numId="7" w16cid:durableId="512308525">
    <w:abstractNumId w:val="41"/>
  </w:num>
  <w:num w:numId="8" w16cid:durableId="1611813275">
    <w:abstractNumId w:val="36"/>
  </w:num>
  <w:num w:numId="9" w16cid:durableId="1813867166">
    <w:abstractNumId w:val="2"/>
  </w:num>
  <w:num w:numId="10" w16cid:durableId="1273510123">
    <w:abstractNumId w:val="18"/>
  </w:num>
  <w:num w:numId="11" w16cid:durableId="535654414">
    <w:abstractNumId w:val="49"/>
  </w:num>
  <w:num w:numId="12" w16cid:durableId="863252032">
    <w:abstractNumId w:val="1"/>
  </w:num>
  <w:num w:numId="13" w16cid:durableId="124393425">
    <w:abstractNumId w:val="27"/>
  </w:num>
  <w:num w:numId="14" w16cid:durableId="1102530336">
    <w:abstractNumId w:val="28"/>
  </w:num>
  <w:num w:numId="15" w16cid:durableId="260380625">
    <w:abstractNumId w:val="4"/>
  </w:num>
  <w:num w:numId="16" w16cid:durableId="1029065241">
    <w:abstractNumId w:val="40"/>
  </w:num>
  <w:num w:numId="17" w16cid:durableId="1355612197">
    <w:abstractNumId w:val="26"/>
  </w:num>
  <w:num w:numId="18" w16cid:durableId="393967953">
    <w:abstractNumId w:val="57"/>
  </w:num>
  <w:num w:numId="19" w16cid:durableId="369501883">
    <w:abstractNumId w:val="32"/>
  </w:num>
  <w:num w:numId="20" w16cid:durableId="2099983124">
    <w:abstractNumId w:val="39"/>
  </w:num>
  <w:num w:numId="21" w16cid:durableId="238518116">
    <w:abstractNumId w:val="66"/>
  </w:num>
  <w:num w:numId="22" w16cid:durableId="372510104">
    <w:abstractNumId w:val="29"/>
  </w:num>
  <w:num w:numId="23" w16cid:durableId="805664789">
    <w:abstractNumId w:val="6"/>
  </w:num>
  <w:num w:numId="24" w16cid:durableId="658266633">
    <w:abstractNumId w:val="42"/>
  </w:num>
  <w:num w:numId="25" w16cid:durableId="174615684">
    <w:abstractNumId w:val="48"/>
  </w:num>
  <w:num w:numId="26" w16cid:durableId="1113403731">
    <w:abstractNumId w:val="7"/>
  </w:num>
  <w:num w:numId="27" w16cid:durableId="268049375">
    <w:abstractNumId w:val="55"/>
  </w:num>
  <w:num w:numId="28" w16cid:durableId="169099121">
    <w:abstractNumId w:val="3"/>
  </w:num>
  <w:num w:numId="29" w16cid:durableId="1608275555">
    <w:abstractNumId w:val="46"/>
  </w:num>
  <w:num w:numId="30" w16cid:durableId="1944260641">
    <w:abstractNumId w:val="52"/>
  </w:num>
  <w:num w:numId="31" w16cid:durableId="957222095">
    <w:abstractNumId w:val="44"/>
  </w:num>
  <w:num w:numId="32" w16cid:durableId="232745063">
    <w:abstractNumId w:val="30"/>
  </w:num>
  <w:num w:numId="33" w16cid:durableId="1640648049">
    <w:abstractNumId w:val="8"/>
  </w:num>
  <w:num w:numId="34" w16cid:durableId="1637100412">
    <w:abstractNumId w:val="23"/>
  </w:num>
  <w:num w:numId="35" w16cid:durableId="1107775725">
    <w:abstractNumId w:val="60"/>
  </w:num>
  <w:num w:numId="36" w16cid:durableId="900746944">
    <w:abstractNumId w:val="45"/>
  </w:num>
  <w:num w:numId="37" w16cid:durableId="51006517">
    <w:abstractNumId w:val="56"/>
  </w:num>
  <w:num w:numId="38" w16cid:durableId="1743874069">
    <w:abstractNumId w:val="54"/>
  </w:num>
  <w:num w:numId="39" w16cid:durableId="1235118532">
    <w:abstractNumId w:val="25"/>
  </w:num>
  <w:num w:numId="40" w16cid:durableId="1800147835">
    <w:abstractNumId w:val="67"/>
  </w:num>
  <w:num w:numId="41" w16cid:durableId="1894270059">
    <w:abstractNumId w:val="16"/>
  </w:num>
  <w:num w:numId="42" w16cid:durableId="1792046602">
    <w:abstractNumId w:val="47"/>
  </w:num>
  <w:num w:numId="43" w16cid:durableId="2061979430">
    <w:abstractNumId w:val="15"/>
  </w:num>
  <w:num w:numId="44" w16cid:durableId="745109564">
    <w:abstractNumId w:val="38"/>
  </w:num>
  <w:num w:numId="45" w16cid:durableId="587276232">
    <w:abstractNumId w:val="22"/>
  </w:num>
  <w:num w:numId="46" w16cid:durableId="2022509297">
    <w:abstractNumId w:val="53"/>
  </w:num>
  <w:num w:numId="47" w16cid:durableId="18510515">
    <w:abstractNumId w:val="64"/>
  </w:num>
  <w:num w:numId="48" w16cid:durableId="1284187735">
    <w:abstractNumId w:val="17"/>
  </w:num>
  <w:num w:numId="49" w16cid:durableId="794299748">
    <w:abstractNumId w:val="43"/>
  </w:num>
  <w:num w:numId="50" w16cid:durableId="490875520">
    <w:abstractNumId w:val="58"/>
  </w:num>
  <w:num w:numId="51" w16cid:durableId="1357779538">
    <w:abstractNumId w:val="0"/>
  </w:num>
  <w:num w:numId="52" w16cid:durableId="373121930">
    <w:abstractNumId w:val="50"/>
  </w:num>
  <w:num w:numId="53" w16cid:durableId="1929998378">
    <w:abstractNumId w:val="21"/>
  </w:num>
  <w:num w:numId="54" w16cid:durableId="1725446914">
    <w:abstractNumId w:val="13"/>
  </w:num>
  <w:num w:numId="55" w16cid:durableId="1819491367">
    <w:abstractNumId w:val="14"/>
  </w:num>
  <w:num w:numId="56" w16cid:durableId="668368698">
    <w:abstractNumId w:val="61"/>
  </w:num>
  <w:num w:numId="57" w16cid:durableId="1508246335">
    <w:abstractNumId w:val="59"/>
  </w:num>
  <w:num w:numId="58" w16cid:durableId="597521317">
    <w:abstractNumId w:val="11"/>
  </w:num>
  <w:num w:numId="59" w16cid:durableId="1865096682">
    <w:abstractNumId w:val="5"/>
  </w:num>
  <w:num w:numId="60" w16cid:durableId="912544512">
    <w:abstractNumId w:val="35"/>
  </w:num>
  <w:num w:numId="61" w16cid:durableId="1776098274">
    <w:abstractNumId w:val="37"/>
  </w:num>
  <w:num w:numId="62" w16cid:durableId="299462126">
    <w:abstractNumId w:val="33"/>
  </w:num>
  <w:num w:numId="63" w16cid:durableId="562372112">
    <w:abstractNumId w:val="63"/>
  </w:num>
  <w:num w:numId="64" w16cid:durableId="1783457114">
    <w:abstractNumId w:val="51"/>
  </w:num>
  <w:num w:numId="65" w16cid:durableId="290479487">
    <w:abstractNumId w:val="9"/>
  </w:num>
  <w:num w:numId="66" w16cid:durableId="619721775">
    <w:abstractNumId w:val="20"/>
  </w:num>
  <w:num w:numId="67" w16cid:durableId="430665521">
    <w:abstractNumId w:val="62"/>
  </w:num>
  <w:num w:numId="68" w16cid:durableId="1280141090">
    <w:abstractNumId w:val="65"/>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 David Ramirez Romero">
    <w15:presenceInfo w15:providerId="AD" w15:userId="S::ad.ramirezr12@uniandes.edu.co::ed0e04da-6bfd-4b27-a8e3-dedb3200afff"/>
  </w15:person>
  <w15:person w15:author="Santiago Pardo">
    <w15:presenceInfo w15:providerId="AD" w15:userId="S::spardo@worldjusticeproject.org::b65fc5c1-58fc-4bac-a2fc-91e6d6252c0d"/>
  </w15:person>
  <w15:person w15:author="Angel David Ramirez Romero [2]">
    <w15:presenceInfo w15:providerId="AD" w15:userId="S::adramirezromero@worldjusticeproject.org::87ffcb80-1747-40ae-8e42-f3f35bf48b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attachedTemplate r:id="rId1"/>
  <w:stylePaneSortMethod w:val="0000"/>
  <w:trackRevisions/>
  <w:defaultTabStop w:val="720"/>
  <w:hyphenationZone w:val="425"/>
  <w:evenAndOddHeaders/>
  <w:characterSpacingControl w:val="doNotCompress"/>
  <w:hdrShapeDefaults>
    <o:shapedefaults v:ext="edit" spidmax="2050"/>
  </w:hdrShapeDefaults>
  <w:footnotePr>
    <w:footnote w:id="-1"/>
    <w:footnote w:id="0"/>
    <w:footnote w:id="1"/>
  </w:footnotePr>
  <w:endnotePr>
    <w:pos w:val="sectEnd"/>
    <w:numFmt w:val="decimal"/>
    <w:numRestart w:val="eachSect"/>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ECDDocumentId" w:val="42DC82C7A245246872626B1232573F46F7A2C3D314B28FDA7074AD144B4F0D42"/>
    <w:docVar w:name="OECDTemplateLocation" w:val="W:\Office2016\Workgroup Templates"/>
    <w:docVar w:name="OECDTemplateName" w:val="ONE Author ODPub.dotx"/>
    <w:docVar w:name="OECDTemplateVersion" w:val="3.25"/>
    <w:docVar w:name="OECDTemplateVersionOriginal" w:val="3.25"/>
  </w:docVars>
  <w:rsids>
    <w:rsidRoot w:val="00DC64E6"/>
    <w:rsid w:val="0000035E"/>
    <w:rsid w:val="00000529"/>
    <w:rsid w:val="00000923"/>
    <w:rsid w:val="00000ACA"/>
    <w:rsid w:val="000011E7"/>
    <w:rsid w:val="00001321"/>
    <w:rsid w:val="00001348"/>
    <w:rsid w:val="000013B9"/>
    <w:rsid w:val="000013F0"/>
    <w:rsid w:val="000014B2"/>
    <w:rsid w:val="000014DB"/>
    <w:rsid w:val="00001672"/>
    <w:rsid w:val="000016C0"/>
    <w:rsid w:val="000017CB"/>
    <w:rsid w:val="0000189B"/>
    <w:rsid w:val="000018CB"/>
    <w:rsid w:val="00001C03"/>
    <w:rsid w:val="00001E6D"/>
    <w:rsid w:val="00001EEF"/>
    <w:rsid w:val="0000205D"/>
    <w:rsid w:val="00002352"/>
    <w:rsid w:val="0000237E"/>
    <w:rsid w:val="00002578"/>
    <w:rsid w:val="00002594"/>
    <w:rsid w:val="00002646"/>
    <w:rsid w:val="000026E5"/>
    <w:rsid w:val="000027D0"/>
    <w:rsid w:val="00002A42"/>
    <w:rsid w:val="00002A67"/>
    <w:rsid w:val="00002D65"/>
    <w:rsid w:val="00002EB8"/>
    <w:rsid w:val="00003296"/>
    <w:rsid w:val="0000333A"/>
    <w:rsid w:val="0000351B"/>
    <w:rsid w:val="0000356D"/>
    <w:rsid w:val="00003585"/>
    <w:rsid w:val="000035CC"/>
    <w:rsid w:val="0000378A"/>
    <w:rsid w:val="000037D4"/>
    <w:rsid w:val="000037D9"/>
    <w:rsid w:val="00003876"/>
    <w:rsid w:val="000038FE"/>
    <w:rsid w:val="00003F97"/>
    <w:rsid w:val="0000404E"/>
    <w:rsid w:val="0000424B"/>
    <w:rsid w:val="0000434E"/>
    <w:rsid w:val="000045F3"/>
    <w:rsid w:val="0000469E"/>
    <w:rsid w:val="00004B7C"/>
    <w:rsid w:val="00004CB6"/>
    <w:rsid w:val="00004D13"/>
    <w:rsid w:val="00004DAB"/>
    <w:rsid w:val="00004F99"/>
    <w:rsid w:val="00005059"/>
    <w:rsid w:val="00005748"/>
    <w:rsid w:val="0000583A"/>
    <w:rsid w:val="000059E0"/>
    <w:rsid w:val="00005CCE"/>
    <w:rsid w:val="00006253"/>
    <w:rsid w:val="0000635E"/>
    <w:rsid w:val="0000637C"/>
    <w:rsid w:val="0000639D"/>
    <w:rsid w:val="000064A5"/>
    <w:rsid w:val="000064D6"/>
    <w:rsid w:val="00006591"/>
    <w:rsid w:val="00006787"/>
    <w:rsid w:val="0000680A"/>
    <w:rsid w:val="00006A29"/>
    <w:rsid w:val="00006CB4"/>
    <w:rsid w:val="00006FE9"/>
    <w:rsid w:val="000070AE"/>
    <w:rsid w:val="000070DB"/>
    <w:rsid w:val="000073FD"/>
    <w:rsid w:val="000075FD"/>
    <w:rsid w:val="00007674"/>
    <w:rsid w:val="0000773D"/>
    <w:rsid w:val="000079BE"/>
    <w:rsid w:val="00007FE2"/>
    <w:rsid w:val="0001019E"/>
    <w:rsid w:val="0001040F"/>
    <w:rsid w:val="000104BE"/>
    <w:rsid w:val="000104CB"/>
    <w:rsid w:val="0001053F"/>
    <w:rsid w:val="0001056F"/>
    <w:rsid w:val="000107E5"/>
    <w:rsid w:val="000109BF"/>
    <w:rsid w:val="00010E63"/>
    <w:rsid w:val="00011079"/>
    <w:rsid w:val="00011114"/>
    <w:rsid w:val="000114A4"/>
    <w:rsid w:val="000114F3"/>
    <w:rsid w:val="000114F7"/>
    <w:rsid w:val="000117DD"/>
    <w:rsid w:val="0001182C"/>
    <w:rsid w:val="00011AE1"/>
    <w:rsid w:val="00011E86"/>
    <w:rsid w:val="000121AC"/>
    <w:rsid w:val="0001222B"/>
    <w:rsid w:val="00012483"/>
    <w:rsid w:val="000126E0"/>
    <w:rsid w:val="00012C1D"/>
    <w:rsid w:val="00012CA7"/>
    <w:rsid w:val="00012DE7"/>
    <w:rsid w:val="0001303F"/>
    <w:rsid w:val="0001321B"/>
    <w:rsid w:val="00013562"/>
    <w:rsid w:val="000137CF"/>
    <w:rsid w:val="000139A3"/>
    <w:rsid w:val="00013AA8"/>
    <w:rsid w:val="00013AAC"/>
    <w:rsid w:val="00013AF3"/>
    <w:rsid w:val="000141D8"/>
    <w:rsid w:val="00014318"/>
    <w:rsid w:val="00014724"/>
    <w:rsid w:val="00014779"/>
    <w:rsid w:val="0001493A"/>
    <w:rsid w:val="00014D55"/>
    <w:rsid w:val="00014EF1"/>
    <w:rsid w:val="0001501B"/>
    <w:rsid w:val="00015CD7"/>
    <w:rsid w:val="00015EE4"/>
    <w:rsid w:val="00015F76"/>
    <w:rsid w:val="00016060"/>
    <w:rsid w:val="000160DE"/>
    <w:rsid w:val="000162E9"/>
    <w:rsid w:val="00016978"/>
    <w:rsid w:val="00017230"/>
    <w:rsid w:val="0001732F"/>
    <w:rsid w:val="000173FF"/>
    <w:rsid w:val="000176B1"/>
    <w:rsid w:val="000177CA"/>
    <w:rsid w:val="00017B4E"/>
    <w:rsid w:val="00017C42"/>
    <w:rsid w:val="00020064"/>
    <w:rsid w:val="00020570"/>
    <w:rsid w:val="000206DC"/>
    <w:rsid w:val="000207D4"/>
    <w:rsid w:val="00020BE0"/>
    <w:rsid w:val="00020BFD"/>
    <w:rsid w:val="00020CAE"/>
    <w:rsid w:val="00020CC7"/>
    <w:rsid w:val="00020CEE"/>
    <w:rsid w:val="00020FAD"/>
    <w:rsid w:val="0002100D"/>
    <w:rsid w:val="000210E4"/>
    <w:rsid w:val="000212CA"/>
    <w:rsid w:val="000215BA"/>
    <w:rsid w:val="00021A95"/>
    <w:rsid w:val="00021D31"/>
    <w:rsid w:val="00021ED0"/>
    <w:rsid w:val="00021FB1"/>
    <w:rsid w:val="00022647"/>
    <w:rsid w:val="00022714"/>
    <w:rsid w:val="00022744"/>
    <w:rsid w:val="000227D6"/>
    <w:rsid w:val="00022F8A"/>
    <w:rsid w:val="00023488"/>
    <w:rsid w:val="00023BE2"/>
    <w:rsid w:val="00023C3F"/>
    <w:rsid w:val="0002409A"/>
    <w:rsid w:val="00024178"/>
    <w:rsid w:val="00024367"/>
    <w:rsid w:val="000246B3"/>
    <w:rsid w:val="000246DB"/>
    <w:rsid w:val="0002472E"/>
    <w:rsid w:val="0002493D"/>
    <w:rsid w:val="00024D9D"/>
    <w:rsid w:val="00025134"/>
    <w:rsid w:val="0002513A"/>
    <w:rsid w:val="0002546D"/>
    <w:rsid w:val="000254D3"/>
    <w:rsid w:val="00025799"/>
    <w:rsid w:val="00025821"/>
    <w:rsid w:val="000258B2"/>
    <w:rsid w:val="00025A58"/>
    <w:rsid w:val="00025C6F"/>
    <w:rsid w:val="00025CC0"/>
    <w:rsid w:val="00026455"/>
    <w:rsid w:val="00026609"/>
    <w:rsid w:val="00026ABB"/>
    <w:rsid w:val="00026C2D"/>
    <w:rsid w:val="00026C65"/>
    <w:rsid w:val="0002711B"/>
    <w:rsid w:val="000272AA"/>
    <w:rsid w:val="00027475"/>
    <w:rsid w:val="0002778B"/>
    <w:rsid w:val="00027974"/>
    <w:rsid w:val="000279CB"/>
    <w:rsid w:val="00027A0E"/>
    <w:rsid w:val="00027D14"/>
    <w:rsid w:val="00030378"/>
    <w:rsid w:val="0003037A"/>
    <w:rsid w:val="0003044A"/>
    <w:rsid w:val="00030764"/>
    <w:rsid w:val="00030873"/>
    <w:rsid w:val="00030BBF"/>
    <w:rsid w:val="00030C4E"/>
    <w:rsid w:val="00030C7A"/>
    <w:rsid w:val="00030D44"/>
    <w:rsid w:val="00030E7E"/>
    <w:rsid w:val="00030E8C"/>
    <w:rsid w:val="00031138"/>
    <w:rsid w:val="00031215"/>
    <w:rsid w:val="0003172E"/>
    <w:rsid w:val="00031AF2"/>
    <w:rsid w:val="00031EF1"/>
    <w:rsid w:val="00031F83"/>
    <w:rsid w:val="00031FFD"/>
    <w:rsid w:val="00032025"/>
    <w:rsid w:val="000323E2"/>
    <w:rsid w:val="000323F5"/>
    <w:rsid w:val="0003287A"/>
    <w:rsid w:val="00032B48"/>
    <w:rsid w:val="00032BF4"/>
    <w:rsid w:val="00032C1B"/>
    <w:rsid w:val="00032C51"/>
    <w:rsid w:val="00032CED"/>
    <w:rsid w:val="00032F2D"/>
    <w:rsid w:val="00032FDD"/>
    <w:rsid w:val="0003314D"/>
    <w:rsid w:val="00033306"/>
    <w:rsid w:val="000337E6"/>
    <w:rsid w:val="000338B2"/>
    <w:rsid w:val="00033904"/>
    <w:rsid w:val="00033A85"/>
    <w:rsid w:val="00033BB8"/>
    <w:rsid w:val="00033C19"/>
    <w:rsid w:val="00033E50"/>
    <w:rsid w:val="000340C3"/>
    <w:rsid w:val="000341A1"/>
    <w:rsid w:val="00034316"/>
    <w:rsid w:val="000344AD"/>
    <w:rsid w:val="0003452B"/>
    <w:rsid w:val="00034551"/>
    <w:rsid w:val="000348AE"/>
    <w:rsid w:val="00034E65"/>
    <w:rsid w:val="00034F14"/>
    <w:rsid w:val="00035010"/>
    <w:rsid w:val="000351BE"/>
    <w:rsid w:val="00035353"/>
    <w:rsid w:val="0003536F"/>
    <w:rsid w:val="00035493"/>
    <w:rsid w:val="00035A5E"/>
    <w:rsid w:val="000366D9"/>
    <w:rsid w:val="000367E6"/>
    <w:rsid w:val="000367EC"/>
    <w:rsid w:val="00036BAE"/>
    <w:rsid w:val="00036CF2"/>
    <w:rsid w:val="00036FD0"/>
    <w:rsid w:val="00037111"/>
    <w:rsid w:val="00037136"/>
    <w:rsid w:val="00037518"/>
    <w:rsid w:val="0003761F"/>
    <w:rsid w:val="00037B98"/>
    <w:rsid w:val="00037C9F"/>
    <w:rsid w:val="00037D7F"/>
    <w:rsid w:val="00037FA8"/>
    <w:rsid w:val="00037FBD"/>
    <w:rsid w:val="00040005"/>
    <w:rsid w:val="00040031"/>
    <w:rsid w:val="0004030E"/>
    <w:rsid w:val="000404AB"/>
    <w:rsid w:val="000405F0"/>
    <w:rsid w:val="00040622"/>
    <w:rsid w:val="00040742"/>
    <w:rsid w:val="0004078C"/>
    <w:rsid w:val="00040D61"/>
    <w:rsid w:val="00040E92"/>
    <w:rsid w:val="00040EC3"/>
    <w:rsid w:val="00041011"/>
    <w:rsid w:val="00041065"/>
    <w:rsid w:val="0004110E"/>
    <w:rsid w:val="00041119"/>
    <w:rsid w:val="00041337"/>
    <w:rsid w:val="0004146A"/>
    <w:rsid w:val="000415C5"/>
    <w:rsid w:val="000416F8"/>
    <w:rsid w:val="0004175D"/>
    <w:rsid w:val="0004182E"/>
    <w:rsid w:val="00041925"/>
    <w:rsid w:val="00041928"/>
    <w:rsid w:val="00041E28"/>
    <w:rsid w:val="00041E66"/>
    <w:rsid w:val="00041F4A"/>
    <w:rsid w:val="00041FA7"/>
    <w:rsid w:val="00042019"/>
    <w:rsid w:val="000421D9"/>
    <w:rsid w:val="000426C8"/>
    <w:rsid w:val="000428D9"/>
    <w:rsid w:val="00042A76"/>
    <w:rsid w:val="00042A7C"/>
    <w:rsid w:val="00042B15"/>
    <w:rsid w:val="00042CB7"/>
    <w:rsid w:val="00042D4F"/>
    <w:rsid w:val="00042EB4"/>
    <w:rsid w:val="00043018"/>
    <w:rsid w:val="000436A2"/>
    <w:rsid w:val="00043B8D"/>
    <w:rsid w:val="00043C27"/>
    <w:rsid w:val="00043CFA"/>
    <w:rsid w:val="00043FCA"/>
    <w:rsid w:val="00043FCC"/>
    <w:rsid w:val="00044011"/>
    <w:rsid w:val="0004402D"/>
    <w:rsid w:val="0004410B"/>
    <w:rsid w:val="000441C2"/>
    <w:rsid w:val="000442EB"/>
    <w:rsid w:val="00044517"/>
    <w:rsid w:val="00044596"/>
    <w:rsid w:val="000445BB"/>
    <w:rsid w:val="00044610"/>
    <w:rsid w:val="00044911"/>
    <w:rsid w:val="00044A6B"/>
    <w:rsid w:val="00045044"/>
    <w:rsid w:val="000453FC"/>
    <w:rsid w:val="0004547D"/>
    <w:rsid w:val="000454E8"/>
    <w:rsid w:val="000455E7"/>
    <w:rsid w:val="00045C3E"/>
    <w:rsid w:val="00045E0B"/>
    <w:rsid w:val="00045ECD"/>
    <w:rsid w:val="00045FDD"/>
    <w:rsid w:val="00046110"/>
    <w:rsid w:val="0004642D"/>
    <w:rsid w:val="0004658B"/>
    <w:rsid w:val="00046942"/>
    <w:rsid w:val="00046FF4"/>
    <w:rsid w:val="000473C3"/>
    <w:rsid w:val="0004760C"/>
    <w:rsid w:val="00047B43"/>
    <w:rsid w:val="00047BF0"/>
    <w:rsid w:val="00047D66"/>
    <w:rsid w:val="00047FA6"/>
    <w:rsid w:val="0005036C"/>
    <w:rsid w:val="00050708"/>
    <w:rsid w:val="00050830"/>
    <w:rsid w:val="00050831"/>
    <w:rsid w:val="00050BEE"/>
    <w:rsid w:val="00050C6B"/>
    <w:rsid w:val="00050E57"/>
    <w:rsid w:val="0005102C"/>
    <w:rsid w:val="000514B7"/>
    <w:rsid w:val="000514CC"/>
    <w:rsid w:val="00051570"/>
    <w:rsid w:val="00051573"/>
    <w:rsid w:val="000515A6"/>
    <w:rsid w:val="000515F1"/>
    <w:rsid w:val="00051780"/>
    <w:rsid w:val="0005191C"/>
    <w:rsid w:val="00051B83"/>
    <w:rsid w:val="00051D5B"/>
    <w:rsid w:val="00051EC2"/>
    <w:rsid w:val="00051F4A"/>
    <w:rsid w:val="000522B6"/>
    <w:rsid w:val="000522F1"/>
    <w:rsid w:val="0005241E"/>
    <w:rsid w:val="000524FA"/>
    <w:rsid w:val="00052575"/>
    <w:rsid w:val="0005257F"/>
    <w:rsid w:val="00052588"/>
    <w:rsid w:val="0005281B"/>
    <w:rsid w:val="00052A24"/>
    <w:rsid w:val="00052F9E"/>
    <w:rsid w:val="000530F1"/>
    <w:rsid w:val="0005316D"/>
    <w:rsid w:val="0005318F"/>
    <w:rsid w:val="00053322"/>
    <w:rsid w:val="000536F7"/>
    <w:rsid w:val="0005384F"/>
    <w:rsid w:val="000538D9"/>
    <w:rsid w:val="00053A73"/>
    <w:rsid w:val="00053A9E"/>
    <w:rsid w:val="00053AB1"/>
    <w:rsid w:val="00053F50"/>
    <w:rsid w:val="00053FF0"/>
    <w:rsid w:val="000542B8"/>
    <w:rsid w:val="000542F1"/>
    <w:rsid w:val="0005433C"/>
    <w:rsid w:val="0005435C"/>
    <w:rsid w:val="00054525"/>
    <w:rsid w:val="0005459F"/>
    <w:rsid w:val="0005495A"/>
    <w:rsid w:val="00055124"/>
    <w:rsid w:val="000552AD"/>
    <w:rsid w:val="00055536"/>
    <w:rsid w:val="00055550"/>
    <w:rsid w:val="000555E6"/>
    <w:rsid w:val="0005570E"/>
    <w:rsid w:val="000558D7"/>
    <w:rsid w:val="00055A1A"/>
    <w:rsid w:val="00055DF1"/>
    <w:rsid w:val="00055EC4"/>
    <w:rsid w:val="00055F62"/>
    <w:rsid w:val="0005600F"/>
    <w:rsid w:val="00056279"/>
    <w:rsid w:val="00056641"/>
    <w:rsid w:val="00056819"/>
    <w:rsid w:val="000568FE"/>
    <w:rsid w:val="000569E9"/>
    <w:rsid w:val="00056C53"/>
    <w:rsid w:val="00056D03"/>
    <w:rsid w:val="00056FA3"/>
    <w:rsid w:val="00056FCB"/>
    <w:rsid w:val="00057048"/>
    <w:rsid w:val="0005757C"/>
    <w:rsid w:val="00057F0F"/>
    <w:rsid w:val="000602D1"/>
    <w:rsid w:val="000604D2"/>
    <w:rsid w:val="000606AE"/>
    <w:rsid w:val="00060801"/>
    <w:rsid w:val="00060B91"/>
    <w:rsid w:val="00060CFD"/>
    <w:rsid w:val="00060D0A"/>
    <w:rsid w:val="00060DF5"/>
    <w:rsid w:val="00061267"/>
    <w:rsid w:val="00061463"/>
    <w:rsid w:val="00061619"/>
    <w:rsid w:val="0006168A"/>
    <w:rsid w:val="000616B4"/>
    <w:rsid w:val="000617BE"/>
    <w:rsid w:val="00061977"/>
    <w:rsid w:val="000619BE"/>
    <w:rsid w:val="00061C62"/>
    <w:rsid w:val="00061F7C"/>
    <w:rsid w:val="00061FD0"/>
    <w:rsid w:val="00062589"/>
    <w:rsid w:val="00062A3D"/>
    <w:rsid w:val="00062A9F"/>
    <w:rsid w:val="00062AEB"/>
    <w:rsid w:val="00062B50"/>
    <w:rsid w:val="00062CAB"/>
    <w:rsid w:val="00062D9B"/>
    <w:rsid w:val="0006319D"/>
    <w:rsid w:val="000632AB"/>
    <w:rsid w:val="0006330A"/>
    <w:rsid w:val="00063C6F"/>
    <w:rsid w:val="00063DC5"/>
    <w:rsid w:val="00063DF1"/>
    <w:rsid w:val="00063E0E"/>
    <w:rsid w:val="000640A2"/>
    <w:rsid w:val="0006410B"/>
    <w:rsid w:val="00064462"/>
    <w:rsid w:val="00064787"/>
    <w:rsid w:val="00064928"/>
    <w:rsid w:val="00064C7A"/>
    <w:rsid w:val="00064CCD"/>
    <w:rsid w:val="00064D06"/>
    <w:rsid w:val="00064DFB"/>
    <w:rsid w:val="00064EE7"/>
    <w:rsid w:val="000650DD"/>
    <w:rsid w:val="00065184"/>
    <w:rsid w:val="00065247"/>
    <w:rsid w:val="00065841"/>
    <w:rsid w:val="0006598B"/>
    <w:rsid w:val="00065B8C"/>
    <w:rsid w:val="00065C9A"/>
    <w:rsid w:val="00066366"/>
    <w:rsid w:val="00066519"/>
    <w:rsid w:val="0006653C"/>
    <w:rsid w:val="000669E8"/>
    <w:rsid w:val="00066E66"/>
    <w:rsid w:val="00067050"/>
    <w:rsid w:val="00067259"/>
    <w:rsid w:val="000673BB"/>
    <w:rsid w:val="00067596"/>
    <w:rsid w:val="00067631"/>
    <w:rsid w:val="00067A65"/>
    <w:rsid w:val="00067C17"/>
    <w:rsid w:val="00067D66"/>
    <w:rsid w:val="00070051"/>
    <w:rsid w:val="00070175"/>
    <w:rsid w:val="000704AD"/>
    <w:rsid w:val="0007057B"/>
    <w:rsid w:val="00070759"/>
    <w:rsid w:val="0007076B"/>
    <w:rsid w:val="00070AFE"/>
    <w:rsid w:val="00070B8D"/>
    <w:rsid w:val="00070C49"/>
    <w:rsid w:val="00070CFE"/>
    <w:rsid w:val="0007135C"/>
    <w:rsid w:val="000719EE"/>
    <w:rsid w:val="00071CD6"/>
    <w:rsid w:val="000722D0"/>
    <w:rsid w:val="00072424"/>
    <w:rsid w:val="000729B6"/>
    <w:rsid w:val="00072A34"/>
    <w:rsid w:val="00072A9C"/>
    <w:rsid w:val="00072EAE"/>
    <w:rsid w:val="00073315"/>
    <w:rsid w:val="00073527"/>
    <w:rsid w:val="00073E72"/>
    <w:rsid w:val="00073FD5"/>
    <w:rsid w:val="000745F6"/>
    <w:rsid w:val="00074638"/>
    <w:rsid w:val="000746C3"/>
    <w:rsid w:val="000746FF"/>
    <w:rsid w:val="0007481E"/>
    <w:rsid w:val="00074D22"/>
    <w:rsid w:val="00074D45"/>
    <w:rsid w:val="000750D4"/>
    <w:rsid w:val="0007510E"/>
    <w:rsid w:val="00075143"/>
    <w:rsid w:val="0007543D"/>
    <w:rsid w:val="00075484"/>
    <w:rsid w:val="000758A5"/>
    <w:rsid w:val="00075D50"/>
    <w:rsid w:val="00075D95"/>
    <w:rsid w:val="00076501"/>
    <w:rsid w:val="000765F8"/>
    <w:rsid w:val="0007680E"/>
    <w:rsid w:val="000769B4"/>
    <w:rsid w:val="00076A22"/>
    <w:rsid w:val="00076B0F"/>
    <w:rsid w:val="0007703F"/>
    <w:rsid w:val="000772F7"/>
    <w:rsid w:val="00077333"/>
    <w:rsid w:val="0007759B"/>
    <w:rsid w:val="00077669"/>
    <w:rsid w:val="00077B87"/>
    <w:rsid w:val="00077CE9"/>
    <w:rsid w:val="000800B6"/>
    <w:rsid w:val="00080130"/>
    <w:rsid w:val="0008024E"/>
    <w:rsid w:val="000805D9"/>
    <w:rsid w:val="00080683"/>
    <w:rsid w:val="00080697"/>
    <w:rsid w:val="00080E62"/>
    <w:rsid w:val="00081267"/>
    <w:rsid w:val="000818DC"/>
    <w:rsid w:val="00081E02"/>
    <w:rsid w:val="00081F78"/>
    <w:rsid w:val="0008213F"/>
    <w:rsid w:val="000821FF"/>
    <w:rsid w:val="0008227D"/>
    <w:rsid w:val="00082384"/>
    <w:rsid w:val="000824EB"/>
    <w:rsid w:val="00082709"/>
    <w:rsid w:val="00082B02"/>
    <w:rsid w:val="00082CB9"/>
    <w:rsid w:val="00083280"/>
    <w:rsid w:val="0008354C"/>
    <w:rsid w:val="00083600"/>
    <w:rsid w:val="00083740"/>
    <w:rsid w:val="0008391A"/>
    <w:rsid w:val="00083A6E"/>
    <w:rsid w:val="00083A77"/>
    <w:rsid w:val="00083BB3"/>
    <w:rsid w:val="00084310"/>
    <w:rsid w:val="0008435E"/>
    <w:rsid w:val="00084533"/>
    <w:rsid w:val="00084813"/>
    <w:rsid w:val="00084939"/>
    <w:rsid w:val="00084AB1"/>
    <w:rsid w:val="00084AF8"/>
    <w:rsid w:val="00084C58"/>
    <w:rsid w:val="00084D8B"/>
    <w:rsid w:val="00084EE8"/>
    <w:rsid w:val="00085197"/>
    <w:rsid w:val="000852C2"/>
    <w:rsid w:val="0008565C"/>
    <w:rsid w:val="00085679"/>
    <w:rsid w:val="000856FB"/>
    <w:rsid w:val="000858A3"/>
    <w:rsid w:val="00085A98"/>
    <w:rsid w:val="00085C89"/>
    <w:rsid w:val="0008610F"/>
    <w:rsid w:val="0008640E"/>
    <w:rsid w:val="00086861"/>
    <w:rsid w:val="000869DF"/>
    <w:rsid w:val="00086C94"/>
    <w:rsid w:val="00086E43"/>
    <w:rsid w:val="00086E6F"/>
    <w:rsid w:val="00086F8D"/>
    <w:rsid w:val="000871BF"/>
    <w:rsid w:val="000874DC"/>
    <w:rsid w:val="00087722"/>
    <w:rsid w:val="00087991"/>
    <w:rsid w:val="00087FB7"/>
    <w:rsid w:val="000900DF"/>
    <w:rsid w:val="000901D6"/>
    <w:rsid w:val="00090213"/>
    <w:rsid w:val="00090421"/>
    <w:rsid w:val="00090865"/>
    <w:rsid w:val="00090A6C"/>
    <w:rsid w:val="00090BB1"/>
    <w:rsid w:val="00090E69"/>
    <w:rsid w:val="00091023"/>
    <w:rsid w:val="000910C4"/>
    <w:rsid w:val="0009128E"/>
    <w:rsid w:val="000914BD"/>
    <w:rsid w:val="000914D6"/>
    <w:rsid w:val="00091515"/>
    <w:rsid w:val="000916E5"/>
    <w:rsid w:val="00091863"/>
    <w:rsid w:val="00091CE3"/>
    <w:rsid w:val="00091DE8"/>
    <w:rsid w:val="00091E6E"/>
    <w:rsid w:val="00091F9C"/>
    <w:rsid w:val="00092318"/>
    <w:rsid w:val="00092A18"/>
    <w:rsid w:val="00092BEC"/>
    <w:rsid w:val="000932E6"/>
    <w:rsid w:val="00093466"/>
    <w:rsid w:val="00093719"/>
    <w:rsid w:val="00093732"/>
    <w:rsid w:val="0009374C"/>
    <w:rsid w:val="00093911"/>
    <w:rsid w:val="00093963"/>
    <w:rsid w:val="000939F1"/>
    <w:rsid w:val="00093AF6"/>
    <w:rsid w:val="00093C41"/>
    <w:rsid w:val="00093CC9"/>
    <w:rsid w:val="00093F5E"/>
    <w:rsid w:val="0009420C"/>
    <w:rsid w:val="00094489"/>
    <w:rsid w:val="00094853"/>
    <w:rsid w:val="000949A4"/>
    <w:rsid w:val="00094A88"/>
    <w:rsid w:val="00094CEC"/>
    <w:rsid w:val="00094DC6"/>
    <w:rsid w:val="00094F01"/>
    <w:rsid w:val="00095088"/>
    <w:rsid w:val="0009509B"/>
    <w:rsid w:val="0009514C"/>
    <w:rsid w:val="00095488"/>
    <w:rsid w:val="000954CD"/>
    <w:rsid w:val="000954FF"/>
    <w:rsid w:val="00095B00"/>
    <w:rsid w:val="00095B41"/>
    <w:rsid w:val="00095B5D"/>
    <w:rsid w:val="00095F07"/>
    <w:rsid w:val="00096210"/>
    <w:rsid w:val="00096256"/>
    <w:rsid w:val="000964FB"/>
    <w:rsid w:val="0009668D"/>
    <w:rsid w:val="0009670B"/>
    <w:rsid w:val="00096847"/>
    <w:rsid w:val="00096C96"/>
    <w:rsid w:val="00096CBD"/>
    <w:rsid w:val="00096DDF"/>
    <w:rsid w:val="00096F35"/>
    <w:rsid w:val="00096FAA"/>
    <w:rsid w:val="000970D0"/>
    <w:rsid w:val="000971C8"/>
    <w:rsid w:val="00097495"/>
    <w:rsid w:val="00097606"/>
    <w:rsid w:val="00097776"/>
    <w:rsid w:val="000977EC"/>
    <w:rsid w:val="000978F0"/>
    <w:rsid w:val="00097973"/>
    <w:rsid w:val="00097979"/>
    <w:rsid w:val="000A0417"/>
    <w:rsid w:val="000A053C"/>
    <w:rsid w:val="000A06C3"/>
    <w:rsid w:val="000A0895"/>
    <w:rsid w:val="000A09C0"/>
    <w:rsid w:val="000A0C3C"/>
    <w:rsid w:val="000A0E75"/>
    <w:rsid w:val="000A0ED0"/>
    <w:rsid w:val="000A1091"/>
    <w:rsid w:val="000A127F"/>
    <w:rsid w:val="000A14FF"/>
    <w:rsid w:val="000A1644"/>
    <w:rsid w:val="000A1801"/>
    <w:rsid w:val="000A18B6"/>
    <w:rsid w:val="000A19FB"/>
    <w:rsid w:val="000A1A4F"/>
    <w:rsid w:val="000A2565"/>
    <w:rsid w:val="000A263E"/>
    <w:rsid w:val="000A26A7"/>
    <w:rsid w:val="000A295C"/>
    <w:rsid w:val="000A2B50"/>
    <w:rsid w:val="000A2ED9"/>
    <w:rsid w:val="000A34E4"/>
    <w:rsid w:val="000A352D"/>
    <w:rsid w:val="000A36BF"/>
    <w:rsid w:val="000A3A7F"/>
    <w:rsid w:val="000A3B1D"/>
    <w:rsid w:val="000A3BF0"/>
    <w:rsid w:val="000A40EE"/>
    <w:rsid w:val="000A4132"/>
    <w:rsid w:val="000A4285"/>
    <w:rsid w:val="000A44A6"/>
    <w:rsid w:val="000A478B"/>
    <w:rsid w:val="000A47F9"/>
    <w:rsid w:val="000A486C"/>
    <w:rsid w:val="000A4B3C"/>
    <w:rsid w:val="000A4D35"/>
    <w:rsid w:val="000A4DA4"/>
    <w:rsid w:val="000A4DFE"/>
    <w:rsid w:val="000A4F43"/>
    <w:rsid w:val="000A507B"/>
    <w:rsid w:val="000A5133"/>
    <w:rsid w:val="000A5185"/>
    <w:rsid w:val="000A51FF"/>
    <w:rsid w:val="000A533E"/>
    <w:rsid w:val="000A544B"/>
    <w:rsid w:val="000A5578"/>
    <w:rsid w:val="000A5691"/>
    <w:rsid w:val="000A5793"/>
    <w:rsid w:val="000A5937"/>
    <w:rsid w:val="000A593C"/>
    <w:rsid w:val="000A593F"/>
    <w:rsid w:val="000A618B"/>
    <w:rsid w:val="000A628A"/>
    <w:rsid w:val="000A64CB"/>
    <w:rsid w:val="000A655C"/>
    <w:rsid w:val="000A660B"/>
    <w:rsid w:val="000A6645"/>
    <w:rsid w:val="000A670A"/>
    <w:rsid w:val="000A6771"/>
    <w:rsid w:val="000A679A"/>
    <w:rsid w:val="000A69AD"/>
    <w:rsid w:val="000A7008"/>
    <w:rsid w:val="000A714E"/>
    <w:rsid w:val="000A747D"/>
    <w:rsid w:val="000A75FA"/>
    <w:rsid w:val="000A76BE"/>
    <w:rsid w:val="000A7A34"/>
    <w:rsid w:val="000A7A75"/>
    <w:rsid w:val="000A7DF4"/>
    <w:rsid w:val="000A7E94"/>
    <w:rsid w:val="000A7F2F"/>
    <w:rsid w:val="000A7F9C"/>
    <w:rsid w:val="000A7FDA"/>
    <w:rsid w:val="000B00C5"/>
    <w:rsid w:val="000B01C5"/>
    <w:rsid w:val="000B02E7"/>
    <w:rsid w:val="000B03E2"/>
    <w:rsid w:val="000B0623"/>
    <w:rsid w:val="000B067A"/>
    <w:rsid w:val="000B06A3"/>
    <w:rsid w:val="000B0754"/>
    <w:rsid w:val="000B0891"/>
    <w:rsid w:val="000B08A1"/>
    <w:rsid w:val="000B099B"/>
    <w:rsid w:val="000B0B57"/>
    <w:rsid w:val="000B0DA9"/>
    <w:rsid w:val="000B0E48"/>
    <w:rsid w:val="000B0F26"/>
    <w:rsid w:val="000B0F7D"/>
    <w:rsid w:val="000B1118"/>
    <w:rsid w:val="000B125F"/>
    <w:rsid w:val="000B13B2"/>
    <w:rsid w:val="000B1B43"/>
    <w:rsid w:val="000B1B70"/>
    <w:rsid w:val="000B1BCB"/>
    <w:rsid w:val="000B1D88"/>
    <w:rsid w:val="000B1F13"/>
    <w:rsid w:val="000B1F9C"/>
    <w:rsid w:val="000B1FD8"/>
    <w:rsid w:val="000B2143"/>
    <w:rsid w:val="000B21E1"/>
    <w:rsid w:val="000B22FC"/>
    <w:rsid w:val="000B248A"/>
    <w:rsid w:val="000B2499"/>
    <w:rsid w:val="000B273D"/>
    <w:rsid w:val="000B275B"/>
    <w:rsid w:val="000B29B9"/>
    <w:rsid w:val="000B2AF5"/>
    <w:rsid w:val="000B2E3D"/>
    <w:rsid w:val="000B2F58"/>
    <w:rsid w:val="000B3292"/>
    <w:rsid w:val="000B36A1"/>
    <w:rsid w:val="000B36BA"/>
    <w:rsid w:val="000B390F"/>
    <w:rsid w:val="000B3C64"/>
    <w:rsid w:val="000B3DFC"/>
    <w:rsid w:val="000B3E39"/>
    <w:rsid w:val="000B4130"/>
    <w:rsid w:val="000B42FE"/>
    <w:rsid w:val="000B47A1"/>
    <w:rsid w:val="000B48C8"/>
    <w:rsid w:val="000B4A02"/>
    <w:rsid w:val="000B4D70"/>
    <w:rsid w:val="000B4E5F"/>
    <w:rsid w:val="000B4F22"/>
    <w:rsid w:val="000B4F35"/>
    <w:rsid w:val="000B54A7"/>
    <w:rsid w:val="000B5799"/>
    <w:rsid w:val="000B5853"/>
    <w:rsid w:val="000B5962"/>
    <w:rsid w:val="000B5992"/>
    <w:rsid w:val="000B5AAD"/>
    <w:rsid w:val="000B5B77"/>
    <w:rsid w:val="000B5BAE"/>
    <w:rsid w:val="000B5BC8"/>
    <w:rsid w:val="000B5C5C"/>
    <w:rsid w:val="000B5D2C"/>
    <w:rsid w:val="000B5E39"/>
    <w:rsid w:val="000B60CC"/>
    <w:rsid w:val="000B613F"/>
    <w:rsid w:val="000B68FA"/>
    <w:rsid w:val="000B6AE0"/>
    <w:rsid w:val="000B6BD1"/>
    <w:rsid w:val="000B6F06"/>
    <w:rsid w:val="000B6F53"/>
    <w:rsid w:val="000B72E0"/>
    <w:rsid w:val="000B74AE"/>
    <w:rsid w:val="000B75D6"/>
    <w:rsid w:val="000B7665"/>
    <w:rsid w:val="000B7767"/>
    <w:rsid w:val="000B79C4"/>
    <w:rsid w:val="000B7A75"/>
    <w:rsid w:val="000B7B53"/>
    <w:rsid w:val="000B7B86"/>
    <w:rsid w:val="000B7E38"/>
    <w:rsid w:val="000C02B5"/>
    <w:rsid w:val="000C0389"/>
    <w:rsid w:val="000C040D"/>
    <w:rsid w:val="000C04A4"/>
    <w:rsid w:val="000C066C"/>
    <w:rsid w:val="000C06CB"/>
    <w:rsid w:val="000C0837"/>
    <w:rsid w:val="000C0A67"/>
    <w:rsid w:val="000C0EF3"/>
    <w:rsid w:val="000C0F20"/>
    <w:rsid w:val="000C0FE0"/>
    <w:rsid w:val="000C1349"/>
    <w:rsid w:val="000C13FD"/>
    <w:rsid w:val="000C1734"/>
    <w:rsid w:val="000C1A54"/>
    <w:rsid w:val="000C1CB4"/>
    <w:rsid w:val="000C1CD3"/>
    <w:rsid w:val="000C1DF4"/>
    <w:rsid w:val="000C1E13"/>
    <w:rsid w:val="000C2418"/>
    <w:rsid w:val="000C2510"/>
    <w:rsid w:val="000C25FF"/>
    <w:rsid w:val="000C2725"/>
    <w:rsid w:val="000C28D3"/>
    <w:rsid w:val="000C292E"/>
    <w:rsid w:val="000C3111"/>
    <w:rsid w:val="000C3347"/>
    <w:rsid w:val="000C33B9"/>
    <w:rsid w:val="000C34FD"/>
    <w:rsid w:val="000C359C"/>
    <w:rsid w:val="000C3774"/>
    <w:rsid w:val="000C3813"/>
    <w:rsid w:val="000C3CD6"/>
    <w:rsid w:val="000C3E0F"/>
    <w:rsid w:val="000C3F94"/>
    <w:rsid w:val="000C402F"/>
    <w:rsid w:val="000C41AF"/>
    <w:rsid w:val="000C460A"/>
    <w:rsid w:val="000C4A01"/>
    <w:rsid w:val="000C4C6D"/>
    <w:rsid w:val="000C4DCB"/>
    <w:rsid w:val="000C4E35"/>
    <w:rsid w:val="000C4F30"/>
    <w:rsid w:val="000C4FD3"/>
    <w:rsid w:val="000C5061"/>
    <w:rsid w:val="000C50E7"/>
    <w:rsid w:val="000C52D3"/>
    <w:rsid w:val="000C5369"/>
    <w:rsid w:val="000C55D7"/>
    <w:rsid w:val="000C55F8"/>
    <w:rsid w:val="000C5752"/>
    <w:rsid w:val="000C59A0"/>
    <w:rsid w:val="000C5BD1"/>
    <w:rsid w:val="000C5C1B"/>
    <w:rsid w:val="000C5C2A"/>
    <w:rsid w:val="000C5C98"/>
    <w:rsid w:val="000C5F77"/>
    <w:rsid w:val="000C6215"/>
    <w:rsid w:val="000C6290"/>
    <w:rsid w:val="000C6376"/>
    <w:rsid w:val="000C67A0"/>
    <w:rsid w:val="000C6835"/>
    <w:rsid w:val="000C6851"/>
    <w:rsid w:val="000C6932"/>
    <w:rsid w:val="000C6B17"/>
    <w:rsid w:val="000C7028"/>
    <w:rsid w:val="000C74D2"/>
    <w:rsid w:val="000C76D5"/>
    <w:rsid w:val="000C7727"/>
    <w:rsid w:val="000C776B"/>
    <w:rsid w:val="000C78F9"/>
    <w:rsid w:val="000C7990"/>
    <w:rsid w:val="000C7AD6"/>
    <w:rsid w:val="000C7C52"/>
    <w:rsid w:val="000C7C70"/>
    <w:rsid w:val="000C7D5A"/>
    <w:rsid w:val="000C7E97"/>
    <w:rsid w:val="000C7EE1"/>
    <w:rsid w:val="000D000D"/>
    <w:rsid w:val="000D01D5"/>
    <w:rsid w:val="000D0317"/>
    <w:rsid w:val="000D043D"/>
    <w:rsid w:val="000D04A1"/>
    <w:rsid w:val="000D0520"/>
    <w:rsid w:val="000D081C"/>
    <w:rsid w:val="000D0861"/>
    <w:rsid w:val="000D0C16"/>
    <w:rsid w:val="000D0C48"/>
    <w:rsid w:val="000D0C8C"/>
    <w:rsid w:val="000D103C"/>
    <w:rsid w:val="000D1358"/>
    <w:rsid w:val="000D15D6"/>
    <w:rsid w:val="000D1BFF"/>
    <w:rsid w:val="000D24D4"/>
    <w:rsid w:val="000D26CA"/>
    <w:rsid w:val="000D2725"/>
    <w:rsid w:val="000D2BFE"/>
    <w:rsid w:val="000D2F2A"/>
    <w:rsid w:val="000D34DD"/>
    <w:rsid w:val="000D34F9"/>
    <w:rsid w:val="000D3553"/>
    <w:rsid w:val="000D374E"/>
    <w:rsid w:val="000D3931"/>
    <w:rsid w:val="000D3BBE"/>
    <w:rsid w:val="000D3E4F"/>
    <w:rsid w:val="000D3ED6"/>
    <w:rsid w:val="000D433D"/>
    <w:rsid w:val="000D4502"/>
    <w:rsid w:val="000D4510"/>
    <w:rsid w:val="000D4550"/>
    <w:rsid w:val="000D4660"/>
    <w:rsid w:val="000D4852"/>
    <w:rsid w:val="000D49F0"/>
    <w:rsid w:val="000D4C7B"/>
    <w:rsid w:val="000D524B"/>
    <w:rsid w:val="000D53B5"/>
    <w:rsid w:val="000D53C3"/>
    <w:rsid w:val="000D54C2"/>
    <w:rsid w:val="000D552D"/>
    <w:rsid w:val="000D555C"/>
    <w:rsid w:val="000D5A67"/>
    <w:rsid w:val="000D5C1C"/>
    <w:rsid w:val="000D5D33"/>
    <w:rsid w:val="000D5E1E"/>
    <w:rsid w:val="000D6160"/>
    <w:rsid w:val="000D6354"/>
    <w:rsid w:val="000D63BD"/>
    <w:rsid w:val="000D646B"/>
    <w:rsid w:val="000D649F"/>
    <w:rsid w:val="000D6B3D"/>
    <w:rsid w:val="000D6BC1"/>
    <w:rsid w:val="000D72A5"/>
    <w:rsid w:val="000D72CE"/>
    <w:rsid w:val="000D7505"/>
    <w:rsid w:val="000D7AA9"/>
    <w:rsid w:val="000D7D22"/>
    <w:rsid w:val="000D7F92"/>
    <w:rsid w:val="000E016A"/>
    <w:rsid w:val="000E052B"/>
    <w:rsid w:val="000E09A1"/>
    <w:rsid w:val="000E0CC3"/>
    <w:rsid w:val="000E0DC7"/>
    <w:rsid w:val="000E1124"/>
    <w:rsid w:val="000E16AC"/>
    <w:rsid w:val="000E1AB7"/>
    <w:rsid w:val="000E1B53"/>
    <w:rsid w:val="000E1CED"/>
    <w:rsid w:val="000E1FDB"/>
    <w:rsid w:val="000E2096"/>
    <w:rsid w:val="000E235F"/>
    <w:rsid w:val="000E2676"/>
    <w:rsid w:val="000E2815"/>
    <w:rsid w:val="000E289D"/>
    <w:rsid w:val="000E2B23"/>
    <w:rsid w:val="000E2BDE"/>
    <w:rsid w:val="000E2C7B"/>
    <w:rsid w:val="000E2CD5"/>
    <w:rsid w:val="000E2D70"/>
    <w:rsid w:val="000E31E1"/>
    <w:rsid w:val="000E324F"/>
    <w:rsid w:val="000E342F"/>
    <w:rsid w:val="000E3635"/>
    <w:rsid w:val="000E37FB"/>
    <w:rsid w:val="000E39E9"/>
    <w:rsid w:val="000E3DE7"/>
    <w:rsid w:val="000E4390"/>
    <w:rsid w:val="000E4522"/>
    <w:rsid w:val="000E4A5C"/>
    <w:rsid w:val="000E4CC5"/>
    <w:rsid w:val="000E4E5B"/>
    <w:rsid w:val="000E5111"/>
    <w:rsid w:val="000E532A"/>
    <w:rsid w:val="000E534A"/>
    <w:rsid w:val="000E53C1"/>
    <w:rsid w:val="000E55E6"/>
    <w:rsid w:val="000E57D4"/>
    <w:rsid w:val="000E5AA8"/>
    <w:rsid w:val="000E5B38"/>
    <w:rsid w:val="000E5C25"/>
    <w:rsid w:val="000E5F57"/>
    <w:rsid w:val="000E62E0"/>
    <w:rsid w:val="000E65D1"/>
    <w:rsid w:val="000E6699"/>
    <w:rsid w:val="000E6793"/>
    <w:rsid w:val="000E67B1"/>
    <w:rsid w:val="000E683D"/>
    <w:rsid w:val="000E68D5"/>
    <w:rsid w:val="000E6B99"/>
    <w:rsid w:val="000E6C1D"/>
    <w:rsid w:val="000E6E36"/>
    <w:rsid w:val="000E6FC9"/>
    <w:rsid w:val="000E701E"/>
    <w:rsid w:val="000E71DD"/>
    <w:rsid w:val="000E7228"/>
    <w:rsid w:val="000E727D"/>
    <w:rsid w:val="000E7579"/>
    <w:rsid w:val="000E7A6B"/>
    <w:rsid w:val="000F01D4"/>
    <w:rsid w:val="000F040F"/>
    <w:rsid w:val="000F045A"/>
    <w:rsid w:val="000F0708"/>
    <w:rsid w:val="000F08EB"/>
    <w:rsid w:val="000F08F5"/>
    <w:rsid w:val="000F0916"/>
    <w:rsid w:val="000F09EC"/>
    <w:rsid w:val="000F0A83"/>
    <w:rsid w:val="000F0B30"/>
    <w:rsid w:val="000F0CC9"/>
    <w:rsid w:val="000F0CFA"/>
    <w:rsid w:val="000F0EDD"/>
    <w:rsid w:val="000F11FE"/>
    <w:rsid w:val="000F121F"/>
    <w:rsid w:val="000F126D"/>
    <w:rsid w:val="000F181C"/>
    <w:rsid w:val="000F18E5"/>
    <w:rsid w:val="000F1964"/>
    <w:rsid w:val="000F1DA4"/>
    <w:rsid w:val="000F1DB0"/>
    <w:rsid w:val="000F212E"/>
    <w:rsid w:val="000F21F9"/>
    <w:rsid w:val="000F223B"/>
    <w:rsid w:val="000F27BD"/>
    <w:rsid w:val="000F27DE"/>
    <w:rsid w:val="000F2829"/>
    <w:rsid w:val="000F2985"/>
    <w:rsid w:val="000F2F51"/>
    <w:rsid w:val="000F2FC9"/>
    <w:rsid w:val="000F2FFB"/>
    <w:rsid w:val="000F3097"/>
    <w:rsid w:val="000F32B7"/>
    <w:rsid w:val="000F35DB"/>
    <w:rsid w:val="000F361D"/>
    <w:rsid w:val="000F36D2"/>
    <w:rsid w:val="000F3975"/>
    <w:rsid w:val="000F3A53"/>
    <w:rsid w:val="000F3BCC"/>
    <w:rsid w:val="000F3F79"/>
    <w:rsid w:val="000F3FBC"/>
    <w:rsid w:val="000F4096"/>
    <w:rsid w:val="000F46D9"/>
    <w:rsid w:val="000F48EF"/>
    <w:rsid w:val="000F4A0F"/>
    <w:rsid w:val="000F4A8E"/>
    <w:rsid w:val="000F4C35"/>
    <w:rsid w:val="000F4C84"/>
    <w:rsid w:val="000F4C93"/>
    <w:rsid w:val="000F5051"/>
    <w:rsid w:val="000F52FB"/>
    <w:rsid w:val="000F53DE"/>
    <w:rsid w:val="000F5593"/>
    <w:rsid w:val="000F56DD"/>
    <w:rsid w:val="000F5B11"/>
    <w:rsid w:val="000F5B2C"/>
    <w:rsid w:val="000F5BD9"/>
    <w:rsid w:val="000F5CD7"/>
    <w:rsid w:val="000F5E07"/>
    <w:rsid w:val="000F5EE1"/>
    <w:rsid w:val="000F5FED"/>
    <w:rsid w:val="000F611A"/>
    <w:rsid w:val="000F6445"/>
    <w:rsid w:val="000F679E"/>
    <w:rsid w:val="000F681B"/>
    <w:rsid w:val="000F68AF"/>
    <w:rsid w:val="000F6918"/>
    <w:rsid w:val="000F6A63"/>
    <w:rsid w:val="000F6B57"/>
    <w:rsid w:val="000F6C7A"/>
    <w:rsid w:val="000F7080"/>
    <w:rsid w:val="000F70AB"/>
    <w:rsid w:val="000F70D6"/>
    <w:rsid w:val="000F7317"/>
    <w:rsid w:val="000F7776"/>
    <w:rsid w:val="000F77CB"/>
    <w:rsid w:val="000F7A94"/>
    <w:rsid w:val="000F7DBA"/>
    <w:rsid w:val="0010023C"/>
    <w:rsid w:val="0010044D"/>
    <w:rsid w:val="001004A6"/>
    <w:rsid w:val="00100BE8"/>
    <w:rsid w:val="00100C4A"/>
    <w:rsid w:val="00100E8A"/>
    <w:rsid w:val="001011EC"/>
    <w:rsid w:val="00101323"/>
    <w:rsid w:val="001015AA"/>
    <w:rsid w:val="00101670"/>
    <w:rsid w:val="0010172C"/>
    <w:rsid w:val="001019D9"/>
    <w:rsid w:val="00101BC1"/>
    <w:rsid w:val="00101D79"/>
    <w:rsid w:val="00101F3D"/>
    <w:rsid w:val="00101F6E"/>
    <w:rsid w:val="001020DA"/>
    <w:rsid w:val="00102589"/>
    <w:rsid w:val="00102BCE"/>
    <w:rsid w:val="00102DC1"/>
    <w:rsid w:val="001030FA"/>
    <w:rsid w:val="001033CF"/>
    <w:rsid w:val="00103546"/>
    <w:rsid w:val="001035B6"/>
    <w:rsid w:val="00103BE3"/>
    <w:rsid w:val="00103DE5"/>
    <w:rsid w:val="00103F8D"/>
    <w:rsid w:val="00104220"/>
    <w:rsid w:val="0010429A"/>
    <w:rsid w:val="001044E4"/>
    <w:rsid w:val="00104622"/>
    <w:rsid w:val="00104789"/>
    <w:rsid w:val="00104965"/>
    <w:rsid w:val="00104EB6"/>
    <w:rsid w:val="00104F16"/>
    <w:rsid w:val="00104F26"/>
    <w:rsid w:val="00105306"/>
    <w:rsid w:val="00105634"/>
    <w:rsid w:val="00105932"/>
    <w:rsid w:val="00105962"/>
    <w:rsid w:val="00105AC0"/>
    <w:rsid w:val="00105B99"/>
    <w:rsid w:val="00105CDD"/>
    <w:rsid w:val="00105D21"/>
    <w:rsid w:val="00105D52"/>
    <w:rsid w:val="00105F73"/>
    <w:rsid w:val="00105FE9"/>
    <w:rsid w:val="0010615C"/>
    <w:rsid w:val="00106206"/>
    <w:rsid w:val="00106289"/>
    <w:rsid w:val="00106340"/>
    <w:rsid w:val="00106475"/>
    <w:rsid w:val="001064B0"/>
    <w:rsid w:val="00106662"/>
    <w:rsid w:val="001066D2"/>
    <w:rsid w:val="0010687E"/>
    <w:rsid w:val="00106947"/>
    <w:rsid w:val="00106DD3"/>
    <w:rsid w:val="00106ED3"/>
    <w:rsid w:val="00106EE6"/>
    <w:rsid w:val="0010714F"/>
    <w:rsid w:val="001072FB"/>
    <w:rsid w:val="00107322"/>
    <w:rsid w:val="001075A9"/>
    <w:rsid w:val="0010778C"/>
    <w:rsid w:val="001078AA"/>
    <w:rsid w:val="00107D7A"/>
    <w:rsid w:val="00107E37"/>
    <w:rsid w:val="00107E6A"/>
    <w:rsid w:val="001100D2"/>
    <w:rsid w:val="001101EA"/>
    <w:rsid w:val="001102C4"/>
    <w:rsid w:val="00110614"/>
    <w:rsid w:val="00110683"/>
    <w:rsid w:val="001107E4"/>
    <w:rsid w:val="00110B5B"/>
    <w:rsid w:val="00110C5B"/>
    <w:rsid w:val="00110F88"/>
    <w:rsid w:val="00110FE5"/>
    <w:rsid w:val="00111386"/>
    <w:rsid w:val="00111560"/>
    <w:rsid w:val="00111592"/>
    <w:rsid w:val="00111795"/>
    <w:rsid w:val="00111A19"/>
    <w:rsid w:val="00111B5D"/>
    <w:rsid w:val="00111BDB"/>
    <w:rsid w:val="00112022"/>
    <w:rsid w:val="001120E6"/>
    <w:rsid w:val="00112440"/>
    <w:rsid w:val="001124AC"/>
    <w:rsid w:val="001125B8"/>
    <w:rsid w:val="00112905"/>
    <w:rsid w:val="001129DB"/>
    <w:rsid w:val="00112C9D"/>
    <w:rsid w:val="00112E98"/>
    <w:rsid w:val="00112F8C"/>
    <w:rsid w:val="00112FD2"/>
    <w:rsid w:val="001132C3"/>
    <w:rsid w:val="00113467"/>
    <w:rsid w:val="00113ACE"/>
    <w:rsid w:val="00113CD5"/>
    <w:rsid w:val="00113D8F"/>
    <w:rsid w:val="00113DC6"/>
    <w:rsid w:val="00113E4C"/>
    <w:rsid w:val="00113EF1"/>
    <w:rsid w:val="0011407F"/>
    <w:rsid w:val="00114119"/>
    <w:rsid w:val="001145E9"/>
    <w:rsid w:val="00114736"/>
    <w:rsid w:val="00114D41"/>
    <w:rsid w:val="00114D9B"/>
    <w:rsid w:val="00115229"/>
    <w:rsid w:val="00115418"/>
    <w:rsid w:val="00115525"/>
    <w:rsid w:val="001157AB"/>
    <w:rsid w:val="00115AAC"/>
    <w:rsid w:val="00115B05"/>
    <w:rsid w:val="00115BC2"/>
    <w:rsid w:val="00115C73"/>
    <w:rsid w:val="00115D53"/>
    <w:rsid w:val="00116636"/>
    <w:rsid w:val="00116B08"/>
    <w:rsid w:val="00116B93"/>
    <w:rsid w:val="00116C2A"/>
    <w:rsid w:val="00116EA3"/>
    <w:rsid w:val="00116FD7"/>
    <w:rsid w:val="0011701E"/>
    <w:rsid w:val="00117C2D"/>
    <w:rsid w:val="00117C55"/>
    <w:rsid w:val="00117CA5"/>
    <w:rsid w:val="00120123"/>
    <w:rsid w:val="0012016B"/>
    <w:rsid w:val="00120311"/>
    <w:rsid w:val="0012045B"/>
    <w:rsid w:val="00120528"/>
    <w:rsid w:val="001207D9"/>
    <w:rsid w:val="00120810"/>
    <w:rsid w:val="00120A5D"/>
    <w:rsid w:val="001212F8"/>
    <w:rsid w:val="001214CD"/>
    <w:rsid w:val="00121C22"/>
    <w:rsid w:val="00121E03"/>
    <w:rsid w:val="0012242E"/>
    <w:rsid w:val="00122BD6"/>
    <w:rsid w:val="00122EFB"/>
    <w:rsid w:val="00123042"/>
    <w:rsid w:val="00123261"/>
    <w:rsid w:val="00123312"/>
    <w:rsid w:val="0012361F"/>
    <w:rsid w:val="0012407F"/>
    <w:rsid w:val="001242F1"/>
    <w:rsid w:val="0012434F"/>
    <w:rsid w:val="001243A6"/>
    <w:rsid w:val="001243BF"/>
    <w:rsid w:val="001245D3"/>
    <w:rsid w:val="00125388"/>
    <w:rsid w:val="00125A0C"/>
    <w:rsid w:val="00125AD8"/>
    <w:rsid w:val="00126020"/>
    <w:rsid w:val="00126495"/>
    <w:rsid w:val="0012652B"/>
    <w:rsid w:val="00126599"/>
    <w:rsid w:val="00126CD3"/>
    <w:rsid w:val="00126D18"/>
    <w:rsid w:val="0012700A"/>
    <w:rsid w:val="0012703C"/>
    <w:rsid w:val="001270A9"/>
    <w:rsid w:val="0012716F"/>
    <w:rsid w:val="001271AE"/>
    <w:rsid w:val="0012723B"/>
    <w:rsid w:val="00127410"/>
    <w:rsid w:val="0012750F"/>
    <w:rsid w:val="0012764E"/>
    <w:rsid w:val="0012787D"/>
    <w:rsid w:val="00127D29"/>
    <w:rsid w:val="00127DB2"/>
    <w:rsid w:val="0013009B"/>
    <w:rsid w:val="00130291"/>
    <w:rsid w:val="00130334"/>
    <w:rsid w:val="00130698"/>
    <w:rsid w:val="00130816"/>
    <w:rsid w:val="00130886"/>
    <w:rsid w:val="001308C4"/>
    <w:rsid w:val="001308F2"/>
    <w:rsid w:val="00130B1E"/>
    <w:rsid w:val="00130BE8"/>
    <w:rsid w:val="00130C19"/>
    <w:rsid w:val="00130D3E"/>
    <w:rsid w:val="001311C8"/>
    <w:rsid w:val="00131204"/>
    <w:rsid w:val="001313D9"/>
    <w:rsid w:val="001314F1"/>
    <w:rsid w:val="001317ED"/>
    <w:rsid w:val="00131838"/>
    <w:rsid w:val="00131977"/>
    <w:rsid w:val="0013197A"/>
    <w:rsid w:val="001319A1"/>
    <w:rsid w:val="00131B3B"/>
    <w:rsid w:val="00131B84"/>
    <w:rsid w:val="00131D98"/>
    <w:rsid w:val="00131E4D"/>
    <w:rsid w:val="00131E79"/>
    <w:rsid w:val="00131ECB"/>
    <w:rsid w:val="0013213A"/>
    <w:rsid w:val="001322EE"/>
    <w:rsid w:val="00132808"/>
    <w:rsid w:val="001329FA"/>
    <w:rsid w:val="00132AC3"/>
    <w:rsid w:val="00132E78"/>
    <w:rsid w:val="00132F28"/>
    <w:rsid w:val="001331CA"/>
    <w:rsid w:val="00133920"/>
    <w:rsid w:val="00133AC2"/>
    <w:rsid w:val="00133C34"/>
    <w:rsid w:val="00134086"/>
    <w:rsid w:val="001340E6"/>
    <w:rsid w:val="0013429A"/>
    <w:rsid w:val="0013449C"/>
    <w:rsid w:val="00134668"/>
    <w:rsid w:val="00134955"/>
    <w:rsid w:val="00134F9A"/>
    <w:rsid w:val="00135619"/>
    <w:rsid w:val="00135692"/>
    <w:rsid w:val="001356EB"/>
    <w:rsid w:val="00135774"/>
    <w:rsid w:val="001358F6"/>
    <w:rsid w:val="00135D64"/>
    <w:rsid w:val="00135F58"/>
    <w:rsid w:val="00136055"/>
    <w:rsid w:val="001360DD"/>
    <w:rsid w:val="001361B3"/>
    <w:rsid w:val="001362AB"/>
    <w:rsid w:val="00136720"/>
    <w:rsid w:val="001368F6"/>
    <w:rsid w:val="00136BD0"/>
    <w:rsid w:val="00136E72"/>
    <w:rsid w:val="00136FEA"/>
    <w:rsid w:val="00137009"/>
    <w:rsid w:val="0013706A"/>
    <w:rsid w:val="001370BD"/>
    <w:rsid w:val="001370F3"/>
    <w:rsid w:val="00137247"/>
    <w:rsid w:val="00137597"/>
    <w:rsid w:val="0013772F"/>
    <w:rsid w:val="0013795E"/>
    <w:rsid w:val="00137D15"/>
    <w:rsid w:val="00137F01"/>
    <w:rsid w:val="00137FF0"/>
    <w:rsid w:val="001403A9"/>
    <w:rsid w:val="00140420"/>
    <w:rsid w:val="0014086A"/>
    <w:rsid w:val="00140A3B"/>
    <w:rsid w:val="00140E45"/>
    <w:rsid w:val="00140E66"/>
    <w:rsid w:val="00140E94"/>
    <w:rsid w:val="00140F21"/>
    <w:rsid w:val="00140F60"/>
    <w:rsid w:val="001412C5"/>
    <w:rsid w:val="0014132C"/>
    <w:rsid w:val="0014142F"/>
    <w:rsid w:val="0014143C"/>
    <w:rsid w:val="001414FB"/>
    <w:rsid w:val="00141883"/>
    <w:rsid w:val="00141BC8"/>
    <w:rsid w:val="001420B6"/>
    <w:rsid w:val="001420E7"/>
    <w:rsid w:val="00142218"/>
    <w:rsid w:val="00142277"/>
    <w:rsid w:val="00142416"/>
    <w:rsid w:val="001425F6"/>
    <w:rsid w:val="00142857"/>
    <w:rsid w:val="00142994"/>
    <w:rsid w:val="001429C4"/>
    <w:rsid w:val="00142B40"/>
    <w:rsid w:val="00142B82"/>
    <w:rsid w:val="00142C1B"/>
    <w:rsid w:val="00142C6D"/>
    <w:rsid w:val="00142D59"/>
    <w:rsid w:val="00142DD2"/>
    <w:rsid w:val="00143123"/>
    <w:rsid w:val="001432E9"/>
    <w:rsid w:val="00143399"/>
    <w:rsid w:val="001434A2"/>
    <w:rsid w:val="00143828"/>
    <w:rsid w:val="0014391E"/>
    <w:rsid w:val="00143A60"/>
    <w:rsid w:val="00144578"/>
    <w:rsid w:val="001446CA"/>
    <w:rsid w:val="00144C4B"/>
    <w:rsid w:val="00144C93"/>
    <w:rsid w:val="00144CF4"/>
    <w:rsid w:val="00144E93"/>
    <w:rsid w:val="00144EDE"/>
    <w:rsid w:val="00144F8F"/>
    <w:rsid w:val="00145295"/>
    <w:rsid w:val="0014551C"/>
    <w:rsid w:val="00145553"/>
    <w:rsid w:val="00145736"/>
    <w:rsid w:val="00145846"/>
    <w:rsid w:val="00145B04"/>
    <w:rsid w:val="00146063"/>
    <w:rsid w:val="00146452"/>
    <w:rsid w:val="001468B8"/>
    <w:rsid w:val="00146AE6"/>
    <w:rsid w:val="00146DC8"/>
    <w:rsid w:val="00146E8F"/>
    <w:rsid w:val="001473C9"/>
    <w:rsid w:val="00147430"/>
    <w:rsid w:val="001474F1"/>
    <w:rsid w:val="00147562"/>
    <w:rsid w:val="0014756E"/>
    <w:rsid w:val="001475D2"/>
    <w:rsid w:val="0014766D"/>
    <w:rsid w:val="00147802"/>
    <w:rsid w:val="0014793D"/>
    <w:rsid w:val="00147E26"/>
    <w:rsid w:val="00147E48"/>
    <w:rsid w:val="00147EEE"/>
    <w:rsid w:val="00147FC6"/>
    <w:rsid w:val="0015027D"/>
    <w:rsid w:val="001503AC"/>
    <w:rsid w:val="00150647"/>
    <w:rsid w:val="0015065F"/>
    <w:rsid w:val="001506EA"/>
    <w:rsid w:val="00150727"/>
    <w:rsid w:val="001507A7"/>
    <w:rsid w:val="00150A18"/>
    <w:rsid w:val="00150A33"/>
    <w:rsid w:val="00150AE6"/>
    <w:rsid w:val="00151485"/>
    <w:rsid w:val="00151512"/>
    <w:rsid w:val="001515BE"/>
    <w:rsid w:val="00151619"/>
    <w:rsid w:val="00151625"/>
    <w:rsid w:val="00151918"/>
    <w:rsid w:val="00151A5F"/>
    <w:rsid w:val="00151AE5"/>
    <w:rsid w:val="00151EFB"/>
    <w:rsid w:val="00151FD5"/>
    <w:rsid w:val="00151FF9"/>
    <w:rsid w:val="0015286F"/>
    <w:rsid w:val="00152B83"/>
    <w:rsid w:val="001531CA"/>
    <w:rsid w:val="00153255"/>
    <w:rsid w:val="001535B9"/>
    <w:rsid w:val="001535F7"/>
    <w:rsid w:val="00153B14"/>
    <w:rsid w:val="00153BA2"/>
    <w:rsid w:val="00153C1B"/>
    <w:rsid w:val="00153E0E"/>
    <w:rsid w:val="00154312"/>
    <w:rsid w:val="001543C0"/>
    <w:rsid w:val="0015447D"/>
    <w:rsid w:val="001546EE"/>
    <w:rsid w:val="00154C96"/>
    <w:rsid w:val="00154CD6"/>
    <w:rsid w:val="00154D97"/>
    <w:rsid w:val="00154EAF"/>
    <w:rsid w:val="00155168"/>
    <w:rsid w:val="00155515"/>
    <w:rsid w:val="00155AC5"/>
    <w:rsid w:val="00155B88"/>
    <w:rsid w:val="00155C74"/>
    <w:rsid w:val="001560BF"/>
    <w:rsid w:val="00156146"/>
    <w:rsid w:val="00156303"/>
    <w:rsid w:val="00156809"/>
    <w:rsid w:val="00156845"/>
    <w:rsid w:val="001568A8"/>
    <w:rsid w:val="00156BF4"/>
    <w:rsid w:val="00156C09"/>
    <w:rsid w:val="00156C71"/>
    <w:rsid w:val="00156C86"/>
    <w:rsid w:val="0015715A"/>
    <w:rsid w:val="0015738C"/>
    <w:rsid w:val="00157510"/>
    <w:rsid w:val="001575D3"/>
    <w:rsid w:val="001576DF"/>
    <w:rsid w:val="00157A27"/>
    <w:rsid w:val="00157A58"/>
    <w:rsid w:val="00157BF6"/>
    <w:rsid w:val="00157D40"/>
    <w:rsid w:val="00157DAD"/>
    <w:rsid w:val="00157E6D"/>
    <w:rsid w:val="001600E2"/>
    <w:rsid w:val="0016053A"/>
    <w:rsid w:val="00160B10"/>
    <w:rsid w:val="00160B38"/>
    <w:rsid w:val="00160D3D"/>
    <w:rsid w:val="00160D78"/>
    <w:rsid w:val="00160E4A"/>
    <w:rsid w:val="00160F6A"/>
    <w:rsid w:val="00160FFB"/>
    <w:rsid w:val="00161049"/>
    <w:rsid w:val="0016105D"/>
    <w:rsid w:val="00161365"/>
    <w:rsid w:val="00161416"/>
    <w:rsid w:val="0016162E"/>
    <w:rsid w:val="0016186B"/>
    <w:rsid w:val="001619A4"/>
    <w:rsid w:val="00161D17"/>
    <w:rsid w:val="0016264D"/>
    <w:rsid w:val="0016285B"/>
    <w:rsid w:val="001628BC"/>
    <w:rsid w:val="00162963"/>
    <w:rsid w:val="00162EFB"/>
    <w:rsid w:val="0016312B"/>
    <w:rsid w:val="001632F9"/>
    <w:rsid w:val="001637E3"/>
    <w:rsid w:val="00163920"/>
    <w:rsid w:val="00163997"/>
    <w:rsid w:val="00163A69"/>
    <w:rsid w:val="00163D13"/>
    <w:rsid w:val="001642EA"/>
    <w:rsid w:val="00164344"/>
    <w:rsid w:val="001647EC"/>
    <w:rsid w:val="0016488C"/>
    <w:rsid w:val="00164A75"/>
    <w:rsid w:val="00164B03"/>
    <w:rsid w:val="001650F1"/>
    <w:rsid w:val="001658F5"/>
    <w:rsid w:val="001659A7"/>
    <w:rsid w:val="00165DBA"/>
    <w:rsid w:val="001660C4"/>
    <w:rsid w:val="0016664A"/>
    <w:rsid w:val="00166688"/>
    <w:rsid w:val="00166868"/>
    <w:rsid w:val="001668F9"/>
    <w:rsid w:val="00166AE2"/>
    <w:rsid w:val="00166AF2"/>
    <w:rsid w:val="00166B18"/>
    <w:rsid w:val="00166B71"/>
    <w:rsid w:val="00166C6D"/>
    <w:rsid w:val="00166E92"/>
    <w:rsid w:val="00166EEB"/>
    <w:rsid w:val="001674AD"/>
    <w:rsid w:val="001674C1"/>
    <w:rsid w:val="00167617"/>
    <w:rsid w:val="0016770F"/>
    <w:rsid w:val="0016794F"/>
    <w:rsid w:val="00167E24"/>
    <w:rsid w:val="00167FA8"/>
    <w:rsid w:val="0016F386"/>
    <w:rsid w:val="0017007E"/>
    <w:rsid w:val="00170322"/>
    <w:rsid w:val="0017045C"/>
    <w:rsid w:val="00170778"/>
    <w:rsid w:val="00170C26"/>
    <w:rsid w:val="00170C55"/>
    <w:rsid w:val="00170C6F"/>
    <w:rsid w:val="00170F9E"/>
    <w:rsid w:val="001711FD"/>
    <w:rsid w:val="00171265"/>
    <w:rsid w:val="001715DF"/>
    <w:rsid w:val="00171B15"/>
    <w:rsid w:val="00171BF0"/>
    <w:rsid w:val="00171F76"/>
    <w:rsid w:val="00172035"/>
    <w:rsid w:val="001720BD"/>
    <w:rsid w:val="0017238F"/>
    <w:rsid w:val="00172412"/>
    <w:rsid w:val="00172468"/>
    <w:rsid w:val="00172586"/>
    <w:rsid w:val="00172780"/>
    <w:rsid w:val="001727E2"/>
    <w:rsid w:val="0017282E"/>
    <w:rsid w:val="001728D0"/>
    <w:rsid w:val="00172BA1"/>
    <w:rsid w:val="00172C6A"/>
    <w:rsid w:val="00172E89"/>
    <w:rsid w:val="00172ED4"/>
    <w:rsid w:val="00172EF2"/>
    <w:rsid w:val="00172F75"/>
    <w:rsid w:val="00173418"/>
    <w:rsid w:val="00173448"/>
    <w:rsid w:val="001735E5"/>
    <w:rsid w:val="0017371B"/>
    <w:rsid w:val="0017380B"/>
    <w:rsid w:val="00173928"/>
    <w:rsid w:val="001739D0"/>
    <w:rsid w:val="00173A89"/>
    <w:rsid w:val="00173D38"/>
    <w:rsid w:val="00173EEB"/>
    <w:rsid w:val="001748E5"/>
    <w:rsid w:val="00174ABC"/>
    <w:rsid w:val="00174C1D"/>
    <w:rsid w:val="0017501F"/>
    <w:rsid w:val="00175403"/>
    <w:rsid w:val="00175641"/>
    <w:rsid w:val="00175682"/>
    <w:rsid w:val="0017581C"/>
    <w:rsid w:val="00175857"/>
    <w:rsid w:val="00175CBD"/>
    <w:rsid w:val="00175E9F"/>
    <w:rsid w:val="00176124"/>
    <w:rsid w:val="00176140"/>
    <w:rsid w:val="001763BC"/>
    <w:rsid w:val="00176454"/>
    <w:rsid w:val="001766D0"/>
    <w:rsid w:val="00176AA7"/>
    <w:rsid w:val="00176AD6"/>
    <w:rsid w:val="00176B83"/>
    <w:rsid w:val="00176C67"/>
    <w:rsid w:val="00176DB3"/>
    <w:rsid w:val="00176DE9"/>
    <w:rsid w:val="00177104"/>
    <w:rsid w:val="001775B9"/>
    <w:rsid w:val="0017769A"/>
    <w:rsid w:val="00177805"/>
    <w:rsid w:val="00177B21"/>
    <w:rsid w:val="00177B9E"/>
    <w:rsid w:val="00177CCE"/>
    <w:rsid w:val="00177D3E"/>
    <w:rsid w:val="001801DF"/>
    <w:rsid w:val="00180231"/>
    <w:rsid w:val="0018029B"/>
    <w:rsid w:val="0018055F"/>
    <w:rsid w:val="001805D6"/>
    <w:rsid w:val="00180731"/>
    <w:rsid w:val="001807C7"/>
    <w:rsid w:val="00180D1E"/>
    <w:rsid w:val="00180DD9"/>
    <w:rsid w:val="0018130E"/>
    <w:rsid w:val="0018138E"/>
    <w:rsid w:val="001813ED"/>
    <w:rsid w:val="00181412"/>
    <w:rsid w:val="001815C0"/>
    <w:rsid w:val="001816C9"/>
    <w:rsid w:val="001818BD"/>
    <w:rsid w:val="00181B83"/>
    <w:rsid w:val="00181BCD"/>
    <w:rsid w:val="00181F8D"/>
    <w:rsid w:val="001821DA"/>
    <w:rsid w:val="001822F5"/>
    <w:rsid w:val="00182620"/>
    <w:rsid w:val="0018272C"/>
    <w:rsid w:val="001829C5"/>
    <w:rsid w:val="00182DB9"/>
    <w:rsid w:val="00182DCC"/>
    <w:rsid w:val="00182E1D"/>
    <w:rsid w:val="00182E4B"/>
    <w:rsid w:val="00183456"/>
    <w:rsid w:val="00183469"/>
    <w:rsid w:val="0018360E"/>
    <w:rsid w:val="001836CE"/>
    <w:rsid w:val="001836EB"/>
    <w:rsid w:val="00183824"/>
    <w:rsid w:val="0018389A"/>
    <w:rsid w:val="00183AB9"/>
    <w:rsid w:val="00183B92"/>
    <w:rsid w:val="00183C8E"/>
    <w:rsid w:val="00184077"/>
    <w:rsid w:val="001843C0"/>
    <w:rsid w:val="001845EA"/>
    <w:rsid w:val="0018493C"/>
    <w:rsid w:val="00184B36"/>
    <w:rsid w:val="00184CA2"/>
    <w:rsid w:val="00184F29"/>
    <w:rsid w:val="00185296"/>
    <w:rsid w:val="001855BA"/>
    <w:rsid w:val="001858BB"/>
    <w:rsid w:val="00185EB6"/>
    <w:rsid w:val="00185F38"/>
    <w:rsid w:val="0018615E"/>
    <w:rsid w:val="001866F2"/>
    <w:rsid w:val="00186C3D"/>
    <w:rsid w:val="00186D0D"/>
    <w:rsid w:val="00186F2B"/>
    <w:rsid w:val="00187159"/>
    <w:rsid w:val="001873C0"/>
    <w:rsid w:val="00187581"/>
    <w:rsid w:val="00187C0B"/>
    <w:rsid w:val="00187E05"/>
    <w:rsid w:val="0019010D"/>
    <w:rsid w:val="001902BA"/>
    <w:rsid w:val="00190356"/>
    <w:rsid w:val="00190507"/>
    <w:rsid w:val="00190646"/>
    <w:rsid w:val="00190916"/>
    <w:rsid w:val="00190B65"/>
    <w:rsid w:val="00190C16"/>
    <w:rsid w:val="00190E9B"/>
    <w:rsid w:val="001914B7"/>
    <w:rsid w:val="00191694"/>
    <w:rsid w:val="001918C3"/>
    <w:rsid w:val="00191B57"/>
    <w:rsid w:val="00191BC7"/>
    <w:rsid w:val="00191C1B"/>
    <w:rsid w:val="00192109"/>
    <w:rsid w:val="00192199"/>
    <w:rsid w:val="001921D5"/>
    <w:rsid w:val="00192375"/>
    <w:rsid w:val="0019251C"/>
    <w:rsid w:val="0019260E"/>
    <w:rsid w:val="00192790"/>
    <w:rsid w:val="0019291E"/>
    <w:rsid w:val="00192963"/>
    <w:rsid w:val="00192BE9"/>
    <w:rsid w:val="001931F5"/>
    <w:rsid w:val="00193245"/>
    <w:rsid w:val="001932FD"/>
    <w:rsid w:val="00193358"/>
    <w:rsid w:val="001933C5"/>
    <w:rsid w:val="001936F2"/>
    <w:rsid w:val="00193A58"/>
    <w:rsid w:val="00193C21"/>
    <w:rsid w:val="00193EDC"/>
    <w:rsid w:val="00193F73"/>
    <w:rsid w:val="00194122"/>
    <w:rsid w:val="0019424B"/>
    <w:rsid w:val="00194285"/>
    <w:rsid w:val="001942AF"/>
    <w:rsid w:val="001942B7"/>
    <w:rsid w:val="00194457"/>
    <w:rsid w:val="00194593"/>
    <w:rsid w:val="00194622"/>
    <w:rsid w:val="001947AE"/>
    <w:rsid w:val="0019483B"/>
    <w:rsid w:val="001949FD"/>
    <w:rsid w:val="00194DE1"/>
    <w:rsid w:val="0019525E"/>
    <w:rsid w:val="0019544E"/>
    <w:rsid w:val="0019557A"/>
    <w:rsid w:val="00195DA7"/>
    <w:rsid w:val="00195DC5"/>
    <w:rsid w:val="0019604F"/>
    <w:rsid w:val="00196642"/>
    <w:rsid w:val="00196804"/>
    <w:rsid w:val="00196870"/>
    <w:rsid w:val="00196ADA"/>
    <w:rsid w:val="00196D82"/>
    <w:rsid w:val="001972FF"/>
    <w:rsid w:val="00197387"/>
    <w:rsid w:val="001973C0"/>
    <w:rsid w:val="0019766B"/>
    <w:rsid w:val="00197844"/>
    <w:rsid w:val="00197CEB"/>
    <w:rsid w:val="00197D3E"/>
    <w:rsid w:val="00197D4C"/>
    <w:rsid w:val="001A0294"/>
    <w:rsid w:val="001A0536"/>
    <w:rsid w:val="001A0552"/>
    <w:rsid w:val="001A06F2"/>
    <w:rsid w:val="001A08BD"/>
    <w:rsid w:val="001A0952"/>
    <w:rsid w:val="001A0A34"/>
    <w:rsid w:val="001A0BE0"/>
    <w:rsid w:val="001A0C4D"/>
    <w:rsid w:val="001A0D68"/>
    <w:rsid w:val="001A0EE4"/>
    <w:rsid w:val="001A10A5"/>
    <w:rsid w:val="001A1351"/>
    <w:rsid w:val="001A16CB"/>
    <w:rsid w:val="001A19B1"/>
    <w:rsid w:val="001A2001"/>
    <w:rsid w:val="001A200D"/>
    <w:rsid w:val="001A2405"/>
    <w:rsid w:val="001A2420"/>
    <w:rsid w:val="001A2443"/>
    <w:rsid w:val="001A2579"/>
    <w:rsid w:val="001A2694"/>
    <w:rsid w:val="001A2940"/>
    <w:rsid w:val="001A2AD5"/>
    <w:rsid w:val="001A2BE7"/>
    <w:rsid w:val="001A308E"/>
    <w:rsid w:val="001A3360"/>
    <w:rsid w:val="001A33BA"/>
    <w:rsid w:val="001A37D6"/>
    <w:rsid w:val="001A38B7"/>
    <w:rsid w:val="001A3D82"/>
    <w:rsid w:val="001A3E15"/>
    <w:rsid w:val="001A3F9F"/>
    <w:rsid w:val="001A3FD2"/>
    <w:rsid w:val="001A4141"/>
    <w:rsid w:val="001A417C"/>
    <w:rsid w:val="001A41AB"/>
    <w:rsid w:val="001A433B"/>
    <w:rsid w:val="001A449F"/>
    <w:rsid w:val="001A44F7"/>
    <w:rsid w:val="001A4661"/>
    <w:rsid w:val="001A47D8"/>
    <w:rsid w:val="001A4C7A"/>
    <w:rsid w:val="001A4E23"/>
    <w:rsid w:val="001A4F89"/>
    <w:rsid w:val="001A50D4"/>
    <w:rsid w:val="001A55FB"/>
    <w:rsid w:val="001A566F"/>
    <w:rsid w:val="001A595B"/>
    <w:rsid w:val="001A5D54"/>
    <w:rsid w:val="001A5D60"/>
    <w:rsid w:val="001A5D66"/>
    <w:rsid w:val="001A5D8D"/>
    <w:rsid w:val="001A5E03"/>
    <w:rsid w:val="001A5E2B"/>
    <w:rsid w:val="001A5E33"/>
    <w:rsid w:val="001A6047"/>
    <w:rsid w:val="001A60C1"/>
    <w:rsid w:val="001A6194"/>
    <w:rsid w:val="001A666B"/>
    <w:rsid w:val="001A6811"/>
    <w:rsid w:val="001A699B"/>
    <w:rsid w:val="001A6AD9"/>
    <w:rsid w:val="001A6AFE"/>
    <w:rsid w:val="001A6BEE"/>
    <w:rsid w:val="001A6D73"/>
    <w:rsid w:val="001A72C9"/>
    <w:rsid w:val="001A7760"/>
    <w:rsid w:val="001A796A"/>
    <w:rsid w:val="001A7C9B"/>
    <w:rsid w:val="001A7DB9"/>
    <w:rsid w:val="001B0025"/>
    <w:rsid w:val="001B00B7"/>
    <w:rsid w:val="001B01DD"/>
    <w:rsid w:val="001B02AD"/>
    <w:rsid w:val="001B02F7"/>
    <w:rsid w:val="001B034C"/>
    <w:rsid w:val="001B05EB"/>
    <w:rsid w:val="001B07DA"/>
    <w:rsid w:val="001B0DCA"/>
    <w:rsid w:val="001B0E1D"/>
    <w:rsid w:val="001B0F3F"/>
    <w:rsid w:val="001B1010"/>
    <w:rsid w:val="001B10AF"/>
    <w:rsid w:val="001B1176"/>
    <w:rsid w:val="001B11B4"/>
    <w:rsid w:val="001B1348"/>
    <w:rsid w:val="001B144E"/>
    <w:rsid w:val="001B1497"/>
    <w:rsid w:val="001B1578"/>
    <w:rsid w:val="001B17D3"/>
    <w:rsid w:val="001B17F6"/>
    <w:rsid w:val="001B18B1"/>
    <w:rsid w:val="001B1E81"/>
    <w:rsid w:val="001B1EA0"/>
    <w:rsid w:val="001B1FE0"/>
    <w:rsid w:val="001B20D7"/>
    <w:rsid w:val="001B2144"/>
    <w:rsid w:val="001B2164"/>
    <w:rsid w:val="001B221D"/>
    <w:rsid w:val="001B22BA"/>
    <w:rsid w:val="001B25B9"/>
    <w:rsid w:val="001B2935"/>
    <w:rsid w:val="001B2B8D"/>
    <w:rsid w:val="001B2CC6"/>
    <w:rsid w:val="001B2D0C"/>
    <w:rsid w:val="001B2E1E"/>
    <w:rsid w:val="001B2E25"/>
    <w:rsid w:val="001B2F8F"/>
    <w:rsid w:val="001B2FAD"/>
    <w:rsid w:val="001B31BD"/>
    <w:rsid w:val="001B3256"/>
    <w:rsid w:val="001B3294"/>
    <w:rsid w:val="001B37CD"/>
    <w:rsid w:val="001B3B6B"/>
    <w:rsid w:val="001B3CB7"/>
    <w:rsid w:val="001B3D06"/>
    <w:rsid w:val="001B3EBD"/>
    <w:rsid w:val="001B3FFD"/>
    <w:rsid w:val="001B41BE"/>
    <w:rsid w:val="001B42AB"/>
    <w:rsid w:val="001B44C2"/>
    <w:rsid w:val="001B48FC"/>
    <w:rsid w:val="001B4B40"/>
    <w:rsid w:val="001B4C4F"/>
    <w:rsid w:val="001B4D03"/>
    <w:rsid w:val="001B4E01"/>
    <w:rsid w:val="001B50FE"/>
    <w:rsid w:val="001B5280"/>
    <w:rsid w:val="001B539E"/>
    <w:rsid w:val="001B59B6"/>
    <w:rsid w:val="001B5B34"/>
    <w:rsid w:val="001B5C5E"/>
    <w:rsid w:val="001B605B"/>
    <w:rsid w:val="001B6355"/>
    <w:rsid w:val="001B6490"/>
    <w:rsid w:val="001B6559"/>
    <w:rsid w:val="001B65CC"/>
    <w:rsid w:val="001B670B"/>
    <w:rsid w:val="001B67DF"/>
    <w:rsid w:val="001B6B97"/>
    <w:rsid w:val="001B6D73"/>
    <w:rsid w:val="001B6DD2"/>
    <w:rsid w:val="001B72C6"/>
    <w:rsid w:val="001B7459"/>
    <w:rsid w:val="001B7535"/>
    <w:rsid w:val="001B7605"/>
    <w:rsid w:val="001B7678"/>
    <w:rsid w:val="001B7817"/>
    <w:rsid w:val="001B7D59"/>
    <w:rsid w:val="001C0165"/>
    <w:rsid w:val="001C049B"/>
    <w:rsid w:val="001C051E"/>
    <w:rsid w:val="001C0857"/>
    <w:rsid w:val="001C0A60"/>
    <w:rsid w:val="001C0A9A"/>
    <w:rsid w:val="001C0AC6"/>
    <w:rsid w:val="001C0B13"/>
    <w:rsid w:val="001C0D01"/>
    <w:rsid w:val="001C1092"/>
    <w:rsid w:val="001C12A8"/>
    <w:rsid w:val="001C1365"/>
    <w:rsid w:val="001C1747"/>
    <w:rsid w:val="001C1772"/>
    <w:rsid w:val="001C1904"/>
    <w:rsid w:val="001C1E0F"/>
    <w:rsid w:val="001C1F73"/>
    <w:rsid w:val="001C1FA6"/>
    <w:rsid w:val="001C2414"/>
    <w:rsid w:val="001C25E6"/>
    <w:rsid w:val="001C2763"/>
    <w:rsid w:val="001C287F"/>
    <w:rsid w:val="001C29C6"/>
    <w:rsid w:val="001C2DD5"/>
    <w:rsid w:val="001C2DFB"/>
    <w:rsid w:val="001C2E91"/>
    <w:rsid w:val="001C2FD4"/>
    <w:rsid w:val="001C309E"/>
    <w:rsid w:val="001C3232"/>
    <w:rsid w:val="001C32F7"/>
    <w:rsid w:val="001C34F1"/>
    <w:rsid w:val="001C34F5"/>
    <w:rsid w:val="001C37E9"/>
    <w:rsid w:val="001C39EB"/>
    <w:rsid w:val="001C3A84"/>
    <w:rsid w:val="001C3C3D"/>
    <w:rsid w:val="001C40F6"/>
    <w:rsid w:val="001C417D"/>
    <w:rsid w:val="001C45A5"/>
    <w:rsid w:val="001C4626"/>
    <w:rsid w:val="001C479C"/>
    <w:rsid w:val="001C4B58"/>
    <w:rsid w:val="001C4D2A"/>
    <w:rsid w:val="001C4E4F"/>
    <w:rsid w:val="001C4F29"/>
    <w:rsid w:val="001C508E"/>
    <w:rsid w:val="001C540B"/>
    <w:rsid w:val="001C56D8"/>
    <w:rsid w:val="001C5822"/>
    <w:rsid w:val="001C58D1"/>
    <w:rsid w:val="001C60A7"/>
    <w:rsid w:val="001C60EE"/>
    <w:rsid w:val="001C617B"/>
    <w:rsid w:val="001C6243"/>
    <w:rsid w:val="001C6302"/>
    <w:rsid w:val="001C650E"/>
    <w:rsid w:val="001C674A"/>
    <w:rsid w:val="001C6BBC"/>
    <w:rsid w:val="001C6C80"/>
    <w:rsid w:val="001C6CE8"/>
    <w:rsid w:val="001C6EE5"/>
    <w:rsid w:val="001C7342"/>
    <w:rsid w:val="001C74A0"/>
    <w:rsid w:val="001C7566"/>
    <w:rsid w:val="001C7597"/>
    <w:rsid w:val="001C75F7"/>
    <w:rsid w:val="001C765C"/>
    <w:rsid w:val="001C7769"/>
    <w:rsid w:val="001C78E3"/>
    <w:rsid w:val="001C7B60"/>
    <w:rsid w:val="001C7DEB"/>
    <w:rsid w:val="001C7F11"/>
    <w:rsid w:val="001CFF46"/>
    <w:rsid w:val="001D02F2"/>
    <w:rsid w:val="001D038F"/>
    <w:rsid w:val="001D0660"/>
    <w:rsid w:val="001D067F"/>
    <w:rsid w:val="001D06C1"/>
    <w:rsid w:val="001D06D7"/>
    <w:rsid w:val="001D0A5D"/>
    <w:rsid w:val="001D0A84"/>
    <w:rsid w:val="001D0D3B"/>
    <w:rsid w:val="001D0D8B"/>
    <w:rsid w:val="001D116C"/>
    <w:rsid w:val="001D118F"/>
    <w:rsid w:val="001D1362"/>
    <w:rsid w:val="001D14D9"/>
    <w:rsid w:val="001D1B4C"/>
    <w:rsid w:val="001D1EC7"/>
    <w:rsid w:val="001D1EC8"/>
    <w:rsid w:val="001D211A"/>
    <w:rsid w:val="001D2253"/>
    <w:rsid w:val="001D2504"/>
    <w:rsid w:val="001D2630"/>
    <w:rsid w:val="001D2764"/>
    <w:rsid w:val="001D2877"/>
    <w:rsid w:val="001D28F9"/>
    <w:rsid w:val="001D2A34"/>
    <w:rsid w:val="001D2FAB"/>
    <w:rsid w:val="001D2FEE"/>
    <w:rsid w:val="001D3024"/>
    <w:rsid w:val="001D31FD"/>
    <w:rsid w:val="001D338A"/>
    <w:rsid w:val="001D34B9"/>
    <w:rsid w:val="001D3822"/>
    <w:rsid w:val="001D390E"/>
    <w:rsid w:val="001D3952"/>
    <w:rsid w:val="001D3B29"/>
    <w:rsid w:val="001D407C"/>
    <w:rsid w:val="001D4934"/>
    <w:rsid w:val="001D4C14"/>
    <w:rsid w:val="001D4DCE"/>
    <w:rsid w:val="001D4E1F"/>
    <w:rsid w:val="001D4EEA"/>
    <w:rsid w:val="001D521C"/>
    <w:rsid w:val="001D5232"/>
    <w:rsid w:val="001D531A"/>
    <w:rsid w:val="001D56D4"/>
    <w:rsid w:val="001D5A2F"/>
    <w:rsid w:val="001D5A6E"/>
    <w:rsid w:val="001D5BA1"/>
    <w:rsid w:val="001D5BAF"/>
    <w:rsid w:val="001D5F04"/>
    <w:rsid w:val="001D5F0A"/>
    <w:rsid w:val="001D5F0D"/>
    <w:rsid w:val="001D5FFA"/>
    <w:rsid w:val="001D6088"/>
    <w:rsid w:val="001D6106"/>
    <w:rsid w:val="001D642E"/>
    <w:rsid w:val="001D66D2"/>
    <w:rsid w:val="001D6956"/>
    <w:rsid w:val="001D6A82"/>
    <w:rsid w:val="001D6D44"/>
    <w:rsid w:val="001D6F0A"/>
    <w:rsid w:val="001D6F53"/>
    <w:rsid w:val="001D7069"/>
    <w:rsid w:val="001D71F2"/>
    <w:rsid w:val="001D735B"/>
    <w:rsid w:val="001D7540"/>
    <w:rsid w:val="001D75F6"/>
    <w:rsid w:val="001D7A31"/>
    <w:rsid w:val="001D7AAB"/>
    <w:rsid w:val="001D7D64"/>
    <w:rsid w:val="001D7EAC"/>
    <w:rsid w:val="001E0683"/>
    <w:rsid w:val="001E0A9E"/>
    <w:rsid w:val="001E0B22"/>
    <w:rsid w:val="001E0C54"/>
    <w:rsid w:val="001E0CFF"/>
    <w:rsid w:val="001E1007"/>
    <w:rsid w:val="001E1567"/>
    <w:rsid w:val="001E1657"/>
    <w:rsid w:val="001E19E2"/>
    <w:rsid w:val="001E1E9D"/>
    <w:rsid w:val="001E1ED0"/>
    <w:rsid w:val="001E1F22"/>
    <w:rsid w:val="001E1FEF"/>
    <w:rsid w:val="001E2283"/>
    <w:rsid w:val="001E22B7"/>
    <w:rsid w:val="001E2421"/>
    <w:rsid w:val="001E275F"/>
    <w:rsid w:val="001E2923"/>
    <w:rsid w:val="001E2A04"/>
    <w:rsid w:val="001E2AA4"/>
    <w:rsid w:val="001E2BF0"/>
    <w:rsid w:val="001E2C0D"/>
    <w:rsid w:val="001E2C1B"/>
    <w:rsid w:val="001E2D60"/>
    <w:rsid w:val="001E322F"/>
    <w:rsid w:val="001E33D6"/>
    <w:rsid w:val="001E38BA"/>
    <w:rsid w:val="001E3972"/>
    <w:rsid w:val="001E3A73"/>
    <w:rsid w:val="001E3B35"/>
    <w:rsid w:val="001E3B6A"/>
    <w:rsid w:val="001E3BAE"/>
    <w:rsid w:val="001E3C27"/>
    <w:rsid w:val="001E3C7C"/>
    <w:rsid w:val="001E3D72"/>
    <w:rsid w:val="001E3EA2"/>
    <w:rsid w:val="001E400A"/>
    <w:rsid w:val="001E41E3"/>
    <w:rsid w:val="001E450A"/>
    <w:rsid w:val="001E4566"/>
    <w:rsid w:val="001E4641"/>
    <w:rsid w:val="001E4AA8"/>
    <w:rsid w:val="001E4ACF"/>
    <w:rsid w:val="001E4DA9"/>
    <w:rsid w:val="001E5402"/>
    <w:rsid w:val="001E5500"/>
    <w:rsid w:val="001E5665"/>
    <w:rsid w:val="001E59CD"/>
    <w:rsid w:val="001E5D40"/>
    <w:rsid w:val="001E6069"/>
    <w:rsid w:val="001E61A0"/>
    <w:rsid w:val="001E62F0"/>
    <w:rsid w:val="001E63C8"/>
    <w:rsid w:val="001E6446"/>
    <w:rsid w:val="001E6819"/>
    <w:rsid w:val="001E6CCE"/>
    <w:rsid w:val="001E6D53"/>
    <w:rsid w:val="001E7204"/>
    <w:rsid w:val="001E72B1"/>
    <w:rsid w:val="001E737D"/>
    <w:rsid w:val="001E7B27"/>
    <w:rsid w:val="001E7C7B"/>
    <w:rsid w:val="001E7ECF"/>
    <w:rsid w:val="001E7F05"/>
    <w:rsid w:val="001F0329"/>
    <w:rsid w:val="001F033D"/>
    <w:rsid w:val="001F033F"/>
    <w:rsid w:val="001F0695"/>
    <w:rsid w:val="001F06AA"/>
    <w:rsid w:val="001F076C"/>
    <w:rsid w:val="001F0C1F"/>
    <w:rsid w:val="001F1020"/>
    <w:rsid w:val="001F11B3"/>
    <w:rsid w:val="001F1452"/>
    <w:rsid w:val="001F16A9"/>
    <w:rsid w:val="001F1853"/>
    <w:rsid w:val="001F18A8"/>
    <w:rsid w:val="001F19B3"/>
    <w:rsid w:val="001F1A05"/>
    <w:rsid w:val="001F1A89"/>
    <w:rsid w:val="001F1C9B"/>
    <w:rsid w:val="001F203C"/>
    <w:rsid w:val="001F24BF"/>
    <w:rsid w:val="001F2518"/>
    <w:rsid w:val="001F2648"/>
    <w:rsid w:val="001F2840"/>
    <w:rsid w:val="001F299A"/>
    <w:rsid w:val="001F2BFD"/>
    <w:rsid w:val="001F2C24"/>
    <w:rsid w:val="001F2D12"/>
    <w:rsid w:val="001F2F91"/>
    <w:rsid w:val="001F34B6"/>
    <w:rsid w:val="001F34BE"/>
    <w:rsid w:val="001F3660"/>
    <w:rsid w:val="001F3A36"/>
    <w:rsid w:val="001F3E00"/>
    <w:rsid w:val="001F4309"/>
    <w:rsid w:val="001F4352"/>
    <w:rsid w:val="001F4416"/>
    <w:rsid w:val="001F456F"/>
    <w:rsid w:val="001F4850"/>
    <w:rsid w:val="001F4A80"/>
    <w:rsid w:val="001F4FAE"/>
    <w:rsid w:val="001F50CC"/>
    <w:rsid w:val="001F50DF"/>
    <w:rsid w:val="001F5198"/>
    <w:rsid w:val="001F5312"/>
    <w:rsid w:val="001F532E"/>
    <w:rsid w:val="001F539A"/>
    <w:rsid w:val="001F5450"/>
    <w:rsid w:val="001F5614"/>
    <w:rsid w:val="001F5847"/>
    <w:rsid w:val="001F5855"/>
    <w:rsid w:val="001F593C"/>
    <w:rsid w:val="001F6288"/>
    <w:rsid w:val="001F63FD"/>
    <w:rsid w:val="001F646D"/>
    <w:rsid w:val="001F655E"/>
    <w:rsid w:val="001F662D"/>
    <w:rsid w:val="001F6920"/>
    <w:rsid w:val="001F6F91"/>
    <w:rsid w:val="001F700A"/>
    <w:rsid w:val="001F720B"/>
    <w:rsid w:val="001F726E"/>
    <w:rsid w:val="001F72F5"/>
    <w:rsid w:val="001F7632"/>
    <w:rsid w:val="001F76B3"/>
    <w:rsid w:val="001F7A10"/>
    <w:rsid w:val="001F7ED9"/>
    <w:rsid w:val="002000B2"/>
    <w:rsid w:val="0020020E"/>
    <w:rsid w:val="002002B4"/>
    <w:rsid w:val="00200337"/>
    <w:rsid w:val="002006D3"/>
    <w:rsid w:val="0020084B"/>
    <w:rsid w:val="002009DE"/>
    <w:rsid w:val="00200CB6"/>
    <w:rsid w:val="00200E48"/>
    <w:rsid w:val="00200E72"/>
    <w:rsid w:val="0020110E"/>
    <w:rsid w:val="00201266"/>
    <w:rsid w:val="0020132C"/>
    <w:rsid w:val="0020143D"/>
    <w:rsid w:val="0020156E"/>
    <w:rsid w:val="0020192D"/>
    <w:rsid w:val="002019A3"/>
    <w:rsid w:val="00201DC6"/>
    <w:rsid w:val="00202174"/>
    <w:rsid w:val="00202409"/>
    <w:rsid w:val="002025E3"/>
    <w:rsid w:val="0020262D"/>
    <w:rsid w:val="002029E8"/>
    <w:rsid w:val="00202A31"/>
    <w:rsid w:val="00202AAF"/>
    <w:rsid w:val="00202EC8"/>
    <w:rsid w:val="00203113"/>
    <w:rsid w:val="00203177"/>
    <w:rsid w:val="00203379"/>
    <w:rsid w:val="0020349A"/>
    <w:rsid w:val="00203712"/>
    <w:rsid w:val="00203856"/>
    <w:rsid w:val="00203B79"/>
    <w:rsid w:val="00203CC1"/>
    <w:rsid w:val="00203CC8"/>
    <w:rsid w:val="00203D17"/>
    <w:rsid w:val="002040EB"/>
    <w:rsid w:val="00204244"/>
    <w:rsid w:val="0020425D"/>
    <w:rsid w:val="002045F4"/>
    <w:rsid w:val="002046BC"/>
    <w:rsid w:val="002048A3"/>
    <w:rsid w:val="00204959"/>
    <w:rsid w:val="00204AB5"/>
    <w:rsid w:val="00204BA3"/>
    <w:rsid w:val="00204D7A"/>
    <w:rsid w:val="00205606"/>
    <w:rsid w:val="002057EA"/>
    <w:rsid w:val="00205B82"/>
    <w:rsid w:val="00205F91"/>
    <w:rsid w:val="00206071"/>
    <w:rsid w:val="002064F3"/>
    <w:rsid w:val="00206674"/>
    <w:rsid w:val="00206A2D"/>
    <w:rsid w:val="00206DD6"/>
    <w:rsid w:val="00207034"/>
    <w:rsid w:val="002070DB"/>
    <w:rsid w:val="002073E5"/>
    <w:rsid w:val="0020768C"/>
    <w:rsid w:val="0020776D"/>
    <w:rsid w:val="00207796"/>
    <w:rsid w:val="0020799F"/>
    <w:rsid w:val="00207A5A"/>
    <w:rsid w:val="00207D77"/>
    <w:rsid w:val="00207DF4"/>
    <w:rsid w:val="0021013D"/>
    <w:rsid w:val="002102E5"/>
    <w:rsid w:val="00210537"/>
    <w:rsid w:val="002107E9"/>
    <w:rsid w:val="002109D7"/>
    <w:rsid w:val="00210A5D"/>
    <w:rsid w:val="00210CB7"/>
    <w:rsid w:val="0021111A"/>
    <w:rsid w:val="0021130D"/>
    <w:rsid w:val="00211348"/>
    <w:rsid w:val="002119C5"/>
    <w:rsid w:val="00212623"/>
    <w:rsid w:val="0021279D"/>
    <w:rsid w:val="00212B76"/>
    <w:rsid w:val="002133DA"/>
    <w:rsid w:val="00213473"/>
    <w:rsid w:val="002134B1"/>
    <w:rsid w:val="002134B7"/>
    <w:rsid w:val="00213527"/>
    <w:rsid w:val="002136A2"/>
    <w:rsid w:val="00213890"/>
    <w:rsid w:val="00213968"/>
    <w:rsid w:val="00213E2A"/>
    <w:rsid w:val="00214048"/>
    <w:rsid w:val="00214050"/>
    <w:rsid w:val="0021406D"/>
    <w:rsid w:val="00214145"/>
    <w:rsid w:val="002141AD"/>
    <w:rsid w:val="002142B7"/>
    <w:rsid w:val="00214372"/>
    <w:rsid w:val="00214D3F"/>
    <w:rsid w:val="00214DEC"/>
    <w:rsid w:val="00215533"/>
    <w:rsid w:val="002155C8"/>
    <w:rsid w:val="00215617"/>
    <w:rsid w:val="00215A37"/>
    <w:rsid w:val="00215AA9"/>
    <w:rsid w:val="00215B2E"/>
    <w:rsid w:val="00215C72"/>
    <w:rsid w:val="00215D04"/>
    <w:rsid w:val="00215DC7"/>
    <w:rsid w:val="00215FC6"/>
    <w:rsid w:val="00215FD1"/>
    <w:rsid w:val="0021606F"/>
    <w:rsid w:val="002162AB"/>
    <w:rsid w:val="002164C1"/>
    <w:rsid w:val="0021650A"/>
    <w:rsid w:val="002167CD"/>
    <w:rsid w:val="002169C9"/>
    <w:rsid w:val="00216AA6"/>
    <w:rsid w:val="00216BB6"/>
    <w:rsid w:val="00216CE4"/>
    <w:rsid w:val="00216D7D"/>
    <w:rsid w:val="00216F59"/>
    <w:rsid w:val="00217540"/>
    <w:rsid w:val="002177D6"/>
    <w:rsid w:val="00217930"/>
    <w:rsid w:val="00217A97"/>
    <w:rsid w:val="00217C73"/>
    <w:rsid w:val="00217D50"/>
    <w:rsid w:val="00217D82"/>
    <w:rsid w:val="00220086"/>
    <w:rsid w:val="00220120"/>
    <w:rsid w:val="00220364"/>
    <w:rsid w:val="00220375"/>
    <w:rsid w:val="00220536"/>
    <w:rsid w:val="00220757"/>
    <w:rsid w:val="00220E20"/>
    <w:rsid w:val="00220E3E"/>
    <w:rsid w:val="002210D3"/>
    <w:rsid w:val="0022112D"/>
    <w:rsid w:val="002211DD"/>
    <w:rsid w:val="00221272"/>
    <w:rsid w:val="0022136C"/>
    <w:rsid w:val="002213F5"/>
    <w:rsid w:val="00221576"/>
    <w:rsid w:val="00221577"/>
    <w:rsid w:val="002217B9"/>
    <w:rsid w:val="00221898"/>
    <w:rsid w:val="002219B9"/>
    <w:rsid w:val="00221ADD"/>
    <w:rsid w:val="00222015"/>
    <w:rsid w:val="00222594"/>
    <w:rsid w:val="00222617"/>
    <w:rsid w:val="00222723"/>
    <w:rsid w:val="00222C2D"/>
    <w:rsid w:val="00222CA2"/>
    <w:rsid w:val="00222CE3"/>
    <w:rsid w:val="00222E83"/>
    <w:rsid w:val="00222FBC"/>
    <w:rsid w:val="00223099"/>
    <w:rsid w:val="002230E3"/>
    <w:rsid w:val="002232A4"/>
    <w:rsid w:val="002236B0"/>
    <w:rsid w:val="0022375D"/>
    <w:rsid w:val="002238A9"/>
    <w:rsid w:val="00223CB7"/>
    <w:rsid w:val="00223E53"/>
    <w:rsid w:val="00223EFD"/>
    <w:rsid w:val="00224073"/>
    <w:rsid w:val="00224132"/>
    <w:rsid w:val="002242E1"/>
    <w:rsid w:val="0022443D"/>
    <w:rsid w:val="002244AE"/>
    <w:rsid w:val="002246E9"/>
    <w:rsid w:val="00224A1B"/>
    <w:rsid w:val="00224A7D"/>
    <w:rsid w:val="00224AC3"/>
    <w:rsid w:val="00224D97"/>
    <w:rsid w:val="00224E68"/>
    <w:rsid w:val="00225085"/>
    <w:rsid w:val="00225094"/>
    <w:rsid w:val="002250B9"/>
    <w:rsid w:val="00225303"/>
    <w:rsid w:val="0022533F"/>
    <w:rsid w:val="0022556E"/>
    <w:rsid w:val="002255DA"/>
    <w:rsid w:val="00225629"/>
    <w:rsid w:val="00225923"/>
    <w:rsid w:val="00225B2F"/>
    <w:rsid w:val="00225E13"/>
    <w:rsid w:val="00225F6C"/>
    <w:rsid w:val="00225FC0"/>
    <w:rsid w:val="0022619B"/>
    <w:rsid w:val="00226327"/>
    <w:rsid w:val="00226350"/>
    <w:rsid w:val="0022644F"/>
    <w:rsid w:val="0022655D"/>
    <w:rsid w:val="002266AC"/>
    <w:rsid w:val="00226A61"/>
    <w:rsid w:val="00226B43"/>
    <w:rsid w:val="00226DC4"/>
    <w:rsid w:val="0022733A"/>
    <w:rsid w:val="002274DA"/>
    <w:rsid w:val="00227582"/>
    <w:rsid w:val="00227757"/>
    <w:rsid w:val="00227A2B"/>
    <w:rsid w:val="00227C0F"/>
    <w:rsid w:val="00227C83"/>
    <w:rsid w:val="00227D22"/>
    <w:rsid w:val="00227D93"/>
    <w:rsid w:val="002300F7"/>
    <w:rsid w:val="0023018C"/>
    <w:rsid w:val="002302D8"/>
    <w:rsid w:val="002305DF"/>
    <w:rsid w:val="002305ED"/>
    <w:rsid w:val="00230729"/>
    <w:rsid w:val="002307B2"/>
    <w:rsid w:val="0023086B"/>
    <w:rsid w:val="00230A5D"/>
    <w:rsid w:val="00230A7F"/>
    <w:rsid w:val="00230CD0"/>
    <w:rsid w:val="00231031"/>
    <w:rsid w:val="00231409"/>
    <w:rsid w:val="00231592"/>
    <w:rsid w:val="002315B3"/>
    <w:rsid w:val="002315C3"/>
    <w:rsid w:val="00231853"/>
    <w:rsid w:val="00231F74"/>
    <w:rsid w:val="002322E7"/>
    <w:rsid w:val="00232804"/>
    <w:rsid w:val="00232999"/>
    <w:rsid w:val="002329A0"/>
    <w:rsid w:val="00232ADC"/>
    <w:rsid w:val="00232B87"/>
    <w:rsid w:val="00232C85"/>
    <w:rsid w:val="00232D19"/>
    <w:rsid w:val="00232D26"/>
    <w:rsid w:val="00232DED"/>
    <w:rsid w:val="00232F47"/>
    <w:rsid w:val="0023329E"/>
    <w:rsid w:val="00233594"/>
    <w:rsid w:val="002335A5"/>
    <w:rsid w:val="00233642"/>
    <w:rsid w:val="00233949"/>
    <w:rsid w:val="00233D31"/>
    <w:rsid w:val="00233EEE"/>
    <w:rsid w:val="00234525"/>
    <w:rsid w:val="0023463C"/>
    <w:rsid w:val="00234657"/>
    <w:rsid w:val="00234867"/>
    <w:rsid w:val="00234CA3"/>
    <w:rsid w:val="00234E7F"/>
    <w:rsid w:val="00234FFD"/>
    <w:rsid w:val="00235077"/>
    <w:rsid w:val="002350C9"/>
    <w:rsid w:val="00235114"/>
    <w:rsid w:val="002351BF"/>
    <w:rsid w:val="00235236"/>
    <w:rsid w:val="002355FF"/>
    <w:rsid w:val="002357E7"/>
    <w:rsid w:val="00235883"/>
    <w:rsid w:val="00235B34"/>
    <w:rsid w:val="00235D55"/>
    <w:rsid w:val="00235E4C"/>
    <w:rsid w:val="00235E98"/>
    <w:rsid w:val="00235F01"/>
    <w:rsid w:val="00235FF2"/>
    <w:rsid w:val="00236037"/>
    <w:rsid w:val="002362BE"/>
    <w:rsid w:val="002362EB"/>
    <w:rsid w:val="00236317"/>
    <w:rsid w:val="00236891"/>
    <w:rsid w:val="002368B2"/>
    <w:rsid w:val="00236B01"/>
    <w:rsid w:val="00236D1C"/>
    <w:rsid w:val="00236E40"/>
    <w:rsid w:val="00237290"/>
    <w:rsid w:val="00237456"/>
    <w:rsid w:val="00237493"/>
    <w:rsid w:val="00237501"/>
    <w:rsid w:val="00237651"/>
    <w:rsid w:val="00237A1B"/>
    <w:rsid w:val="00237B77"/>
    <w:rsid w:val="00237EA9"/>
    <w:rsid w:val="0024024F"/>
    <w:rsid w:val="00240511"/>
    <w:rsid w:val="002405CE"/>
    <w:rsid w:val="00240D26"/>
    <w:rsid w:val="00240E73"/>
    <w:rsid w:val="00240FA7"/>
    <w:rsid w:val="00241080"/>
    <w:rsid w:val="002418B7"/>
    <w:rsid w:val="00241960"/>
    <w:rsid w:val="00241A04"/>
    <w:rsid w:val="00241AD5"/>
    <w:rsid w:val="00241B96"/>
    <w:rsid w:val="00241C2B"/>
    <w:rsid w:val="00241DA6"/>
    <w:rsid w:val="00241DDD"/>
    <w:rsid w:val="002427C5"/>
    <w:rsid w:val="002427EC"/>
    <w:rsid w:val="002429FF"/>
    <w:rsid w:val="00242A24"/>
    <w:rsid w:val="00242DE8"/>
    <w:rsid w:val="00242F77"/>
    <w:rsid w:val="00242FFB"/>
    <w:rsid w:val="002437A6"/>
    <w:rsid w:val="002437DB"/>
    <w:rsid w:val="00243ADA"/>
    <w:rsid w:val="00243C41"/>
    <w:rsid w:val="00243DE2"/>
    <w:rsid w:val="00243F97"/>
    <w:rsid w:val="002445DC"/>
    <w:rsid w:val="002447C3"/>
    <w:rsid w:val="002448A2"/>
    <w:rsid w:val="00244956"/>
    <w:rsid w:val="00244C96"/>
    <w:rsid w:val="002450A9"/>
    <w:rsid w:val="00245274"/>
    <w:rsid w:val="002453A7"/>
    <w:rsid w:val="0024587E"/>
    <w:rsid w:val="002459E8"/>
    <w:rsid w:val="00245A6C"/>
    <w:rsid w:val="00245B85"/>
    <w:rsid w:val="00245CAE"/>
    <w:rsid w:val="00245F40"/>
    <w:rsid w:val="0024615A"/>
    <w:rsid w:val="0024645D"/>
    <w:rsid w:val="00246A85"/>
    <w:rsid w:val="00246BE6"/>
    <w:rsid w:val="00246C16"/>
    <w:rsid w:val="00246FAF"/>
    <w:rsid w:val="00247047"/>
    <w:rsid w:val="0024760B"/>
    <w:rsid w:val="0024774E"/>
    <w:rsid w:val="0024785B"/>
    <w:rsid w:val="00247A49"/>
    <w:rsid w:val="00247D4F"/>
    <w:rsid w:val="00250069"/>
    <w:rsid w:val="002500A9"/>
    <w:rsid w:val="00250130"/>
    <w:rsid w:val="00250167"/>
    <w:rsid w:val="00250299"/>
    <w:rsid w:val="0025042F"/>
    <w:rsid w:val="00250430"/>
    <w:rsid w:val="002508D3"/>
    <w:rsid w:val="0025098A"/>
    <w:rsid w:val="00250AE2"/>
    <w:rsid w:val="00250CA0"/>
    <w:rsid w:val="00250CF8"/>
    <w:rsid w:val="00250D7A"/>
    <w:rsid w:val="002511FE"/>
    <w:rsid w:val="002512E2"/>
    <w:rsid w:val="002516F9"/>
    <w:rsid w:val="002518CD"/>
    <w:rsid w:val="00251986"/>
    <w:rsid w:val="00251C35"/>
    <w:rsid w:val="00251E25"/>
    <w:rsid w:val="00251E61"/>
    <w:rsid w:val="00251F9E"/>
    <w:rsid w:val="0025208C"/>
    <w:rsid w:val="002521E2"/>
    <w:rsid w:val="00252273"/>
    <w:rsid w:val="00252553"/>
    <w:rsid w:val="00252606"/>
    <w:rsid w:val="00252A21"/>
    <w:rsid w:val="00252AC5"/>
    <w:rsid w:val="00252AEE"/>
    <w:rsid w:val="00252B79"/>
    <w:rsid w:val="00253057"/>
    <w:rsid w:val="00253565"/>
    <w:rsid w:val="00253D1D"/>
    <w:rsid w:val="00253EB4"/>
    <w:rsid w:val="0025425D"/>
    <w:rsid w:val="00254297"/>
    <w:rsid w:val="00254309"/>
    <w:rsid w:val="0025433F"/>
    <w:rsid w:val="0025481A"/>
    <w:rsid w:val="00254B67"/>
    <w:rsid w:val="00254B73"/>
    <w:rsid w:val="00254DD9"/>
    <w:rsid w:val="00254ED5"/>
    <w:rsid w:val="002552A0"/>
    <w:rsid w:val="002552A3"/>
    <w:rsid w:val="002555DE"/>
    <w:rsid w:val="00255AE5"/>
    <w:rsid w:val="00255C9E"/>
    <w:rsid w:val="00255F6A"/>
    <w:rsid w:val="002565E1"/>
    <w:rsid w:val="0025661A"/>
    <w:rsid w:val="00256675"/>
    <w:rsid w:val="00256AA8"/>
    <w:rsid w:val="00256DE8"/>
    <w:rsid w:val="00256DEE"/>
    <w:rsid w:val="00256DFD"/>
    <w:rsid w:val="00256E01"/>
    <w:rsid w:val="00256E64"/>
    <w:rsid w:val="00256E9B"/>
    <w:rsid w:val="00257108"/>
    <w:rsid w:val="00257407"/>
    <w:rsid w:val="00257C24"/>
    <w:rsid w:val="00257EEB"/>
    <w:rsid w:val="00257FC6"/>
    <w:rsid w:val="00260031"/>
    <w:rsid w:val="00260125"/>
    <w:rsid w:val="0026016D"/>
    <w:rsid w:val="00260596"/>
    <w:rsid w:val="002607A0"/>
    <w:rsid w:val="0026083B"/>
    <w:rsid w:val="00260A60"/>
    <w:rsid w:val="00260C9E"/>
    <w:rsid w:val="00260DC7"/>
    <w:rsid w:val="0026163C"/>
    <w:rsid w:val="00261966"/>
    <w:rsid w:val="00261C9C"/>
    <w:rsid w:val="00262045"/>
    <w:rsid w:val="002621D8"/>
    <w:rsid w:val="00262770"/>
    <w:rsid w:val="002627B3"/>
    <w:rsid w:val="002627FE"/>
    <w:rsid w:val="002629F6"/>
    <w:rsid w:val="00262AD1"/>
    <w:rsid w:val="00262BDB"/>
    <w:rsid w:val="00263074"/>
    <w:rsid w:val="002631A9"/>
    <w:rsid w:val="00263627"/>
    <w:rsid w:val="00263700"/>
    <w:rsid w:val="00263854"/>
    <w:rsid w:val="00263B50"/>
    <w:rsid w:val="00263C28"/>
    <w:rsid w:val="0026408B"/>
    <w:rsid w:val="002640C3"/>
    <w:rsid w:val="00264122"/>
    <w:rsid w:val="002641FE"/>
    <w:rsid w:val="0026430D"/>
    <w:rsid w:val="0026448F"/>
    <w:rsid w:val="002645E9"/>
    <w:rsid w:val="00264BE4"/>
    <w:rsid w:val="00264C01"/>
    <w:rsid w:val="0026561F"/>
    <w:rsid w:val="00265635"/>
    <w:rsid w:val="00265863"/>
    <w:rsid w:val="00265971"/>
    <w:rsid w:val="00265977"/>
    <w:rsid w:val="002662E1"/>
    <w:rsid w:val="00266551"/>
    <w:rsid w:val="002665C1"/>
    <w:rsid w:val="00266634"/>
    <w:rsid w:val="002666D6"/>
    <w:rsid w:val="00266803"/>
    <w:rsid w:val="00266885"/>
    <w:rsid w:val="00266CB2"/>
    <w:rsid w:val="00266D0A"/>
    <w:rsid w:val="00266D31"/>
    <w:rsid w:val="00266F42"/>
    <w:rsid w:val="002674BC"/>
    <w:rsid w:val="002678EC"/>
    <w:rsid w:val="0026795B"/>
    <w:rsid w:val="00267A37"/>
    <w:rsid w:val="00267B5B"/>
    <w:rsid w:val="00267F57"/>
    <w:rsid w:val="002701DF"/>
    <w:rsid w:val="002701E5"/>
    <w:rsid w:val="00270341"/>
    <w:rsid w:val="00270409"/>
    <w:rsid w:val="0027069C"/>
    <w:rsid w:val="002707E5"/>
    <w:rsid w:val="00270806"/>
    <w:rsid w:val="00270898"/>
    <w:rsid w:val="0027099A"/>
    <w:rsid w:val="00270CE1"/>
    <w:rsid w:val="00271132"/>
    <w:rsid w:val="00271306"/>
    <w:rsid w:val="0027132C"/>
    <w:rsid w:val="002717FE"/>
    <w:rsid w:val="00271890"/>
    <w:rsid w:val="0027192E"/>
    <w:rsid w:val="00271B94"/>
    <w:rsid w:val="00271BD1"/>
    <w:rsid w:val="00271BDD"/>
    <w:rsid w:val="00271BF3"/>
    <w:rsid w:val="00271DE0"/>
    <w:rsid w:val="00271E0C"/>
    <w:rsid w:val="00271F91"/>
    <w:rsid w:val="00272353"/>
    <w:rsid w:val="00272368"/>
    <w:rsid w:val="00272416"/>
    <w:rsid w:val="002725A0"/>
    <w:rsid w:val="00272762"/>
    <w:rsid w:val="00272853"/>
    <w:rsid w:val="00272D65"/>
    <w:rsid w:val="00272E8A"/>
    <w:rsid w:val="00272FCD"/>
    <w:rsid w:val="0027301F"/>
    <w:rsid w:val="0027316C"/>
    <w:rsid w:val="002734D1"/>
    <w:rsid w:val="00273512"/>
    <w:rsid w:val="00273558"/>
    <w:rsid w:val="002737A8"/>
    <w:rsid w:val="0027380C"/>
    <w:rsid w:val="0027391B"/>
    <w:rsid w:val="00273B08"/>
    <w:rsid w:val="00273C92"/>
    <w:rsid w:val="00273D94"/>
    <w:rsid w:val="0027411C"/>
    <w:rsid w:val="00274469"/>
    <w:rsid w:val="002746CD"/>
    <w:rsid w:val="0027479A"/>
    <w:rsid w:val="002747A3"/>
    <w:rsid w:val="002747E2"/>
    <w:rsid w:val="00274A04"/>
    <w:rsid w:val="00274AAB"/>
    <w:rsid w:val="00274ADD"/>
    <w:rsid w:val="00274B28"/>
    <w:rsid w:val="00274D1F"/>
    <w:rsid w:val="00274EDA"/>
    <w:rsid w:val="00275065"/>
    <w:rsid w:val="0027515D"/>
    <w:rsid w:val="00275477"/>
    <w:rsid w:val="00275641"/>
    <w:rsid w:val="00275766"/>
    <w:rsid w:val="002759DE"/>
    <w:rsid w:val="00275C0D"/>
    <w:rsid w:val="00275DE8"/>
    <w:rsid w:val="00275DE9"/>
    <w:rsid w:val="00275E23"/>
    <w:rsid w:val="00275F90"/>
    <w:rsid w:val="00275FC0"/>
    <w:rsid w:val="00276086"/>
    <w:rsid w:val="002761D4"/>
    <w:rsid w:val="002764A8"/>
    <w:rsid w:val="0027657C"/>
    <w:rsid w:val="002765B9"/>
    <w:rsid w:val="002769C7"/>
    <w:rsid w:val="002769DA"/>
    <w:rsid w:val="0027709E"/>
    <w:rsid w:val="00277104"/>
    <w:rsid w:val="002772AC"/>
    <w:rsid w:val="00277620"/>
    <w:rsid w:val="002776E9"/>
    <w:rsid w:val="00277770"/>
    <w:rsid w:val="0027787E"/>
    <w:rsid w:val="00277B3B"/>
    <w:rsid w:val="00277E1A"/>
    <w:rsid w:val="002801AD"/>
    <w:rsid w:val="002801B9"/>
    <w:rsid w:val="002802ED"/>
    <w:rsid w:val="0028041A"/>
    <w:rsid w:val="00280DFE"/>
    <w:rsid w:val="002810EC"/>
    <w:rsid w:val="002818F4"/>
    <w:rsid w:val="00281961"/>
    <w:rsid w:val="00281AFC"/>
    <w:rsid w:val="00281C14"/>
    <w:rsid w:val="00281C87"/>
    <w:rsid w:val="00281D0E"/>
    <w:rsid w:val="00281E05"/>
    <w:rsid w:val="00281F69"/>
    <w:rsid w:val="00281F6D"/>
    <w:rsid w:val="00282055"/>
    <w:rsid w:val="0028212A"/>
    <w:rsid w:val="00282227"/>
    <w:rsid w:val="002823C7"/>
    <w:rsid w:val="00282485"/>
    <w:rsid w:val="002828B5"/>
    <w:rsid w:val="002829E3"/>
    <w:rsid w:val="00282A00"/>
    <w:rsid w:val="00282E37"/>
    <w:rsid w:val="00282E79"/>
    <w:rsid w:val="002830AA"/>
    <w:rsid w:val="002831A8"/>
    <w:rsid w:val="002831D5"/>
    <w:rsid w:val="002833B1"/>
    <w:rsid w:val="002835FE"/>
    <w:rsid w:val="00283827"/>
    <w:rsid w:val="00283889"/>
    <w:rsid w:val="002838BD"/>
    <w:rsid w:val="00283B4B"/>
    <w:rsid w:val="00283BD3"/>
    <w:rsid w:val="00283C81"/>
    <w:rsid w:val="00283D72"/>
    <w:rsid w:val="00283E74"/>
    <w:rsid w:val="00284135"/>
    <w:rsid w:val="00284176"/>
    <w:rsid w:val="0028473E"/>
    <w:rsid w:val="002848A2"/>
    <w:rsid w:val="00284AC7"/>
    <w:rsid w:val="00284CA5"/>
    <w:rsid w:val="00284DD1"/>
    <w:rsid w:val="00284DE7"/>
    <w:rsid w:val="00284F43"/>
    <w:rsid w:val="0028502F"/>
    <w:rsid w:val="00285084"/>
    <w:rsid w:val="002850D8"/>
    <w:rsid w:val="00285184"/>
    <w:rsid w:val="002851C0"/>
    <w:rsid w:val="002851CE"/>
    <w:rsid w:val="00285325"/>
    <w:rsid w:val="00285376"/>
    <w:rsid w:val="002853D0"/>
    <w:rsid w:val="0028541C"/>
    <w:rsid w:val="0028573C"/>
    <w:rsid w:val="00286028"/>
    <w:rsid w:val="00286157"/>
    <w:rsid w:val="0028634F"/>
    <w:rsid w:val="00286510"/>
    <w:rsid w:val="00286634"/>
    <w:rsid w:val="00286977"/>
    <w:rsid w:val="00286C09"/>
    <w:rsid w:val="00286CED"/>
    <w:rsid w:val="00286FB9"/>
    <w:rsid w:val="002872C2"/>
    <w:rsid w:val="002872FA"/>
    <w:rsid w:val="00287352"/>
    <w:rsid w:val="002874C0"/>
    <w:rsid w:val="00287776"/>
    <w:rsid w:val="002877AE"/>
    <w:rsid w:val="00287B6D"/>
    <w:rsid w:val="00287D0E"/>
    <w:rsid w:val="00287D66"/>
    <w:rsid w:val="00287E0E"/>
    <w:rsid w:val="00287ED5"/>
    <w:rsid w:val="00287EE8"/>
    <w:rsid w:val="0029014E"/>
    <w:rsid w:val="002910B7"/>
    <w:rsid w:val="0029121D"/>
    <w:rsid w:val="002918F6"/>
    <w:rsid w:val="002919AD"/>
    <w:rsid w:val="0029210E"/>
    <w:rsid w:val="00292488"/>
    <w:rsid w:val="00292596"/>
    <w:rsid w:val="002925DF"/>
    <w:rsid w:val="0029287B"/>
    <w:rsid w:val="00292A0E"/>
    <w:rsid w:val="00292BE6"/>
    <w:rsid w:val="00293159"/>
    <w:rsid w:val="0029322D"/>
    <w:rsid w:val="00293250"/>
    <w:rsid w:val="002932AA"/>
    <w:rsid w:val="00293A5F"/>
    <w:rsid w:val="0029442F"/>
    <w:rsid w:val="002949B0"/>
    <w:rsid w:val="00294A83"/>
    <w:rsid w:val="00294CDF"/>
    <w:rsid w:val="00294D24"/>
    <w:rsid w:val="00294D82"/>
    <w:rsid w:val="00294E50"/>
    <w:rsid w:val="00294F46"/>
    <w:rsid w:val="00295450"/>
    <w:rsid w:val="00295C62"/>
    <w:rsid w:val="00295F27"/>
    <w:rsid w:val="00296119"/>
    <w:rsid w:val="00296514"/>
    <w:rsid w:val="00296524"/>
    <w:rsid w:val="00296545"/>
    <w:rsid w:val="00296617"/>
    <w:rsid w:val="00296620"/>
    <w:rsid w:val="002968A4"/>
    <w:rsid w:val="00296908"/>
    <w:rsid w:val="0029690C"/>
    <w:rsid w:val="00296C04"/>
    <w:rsid w:val="00296CE1"/>
    <w:rsid w:val="00297118"/>
    <w:rsid w:val="0029715B"/>
    <w:rsid w:val="002973AE"/>
    <w:rsid w:val="0029752F"/>
    <w:rsid w:val="00297684"/>
    <w:rsid w:val="00297A53"/>
    <w:rsid w:val="00297B3F"/>
    <w:rsid w:val="00297C63"/>
    <w:rsid w:val="00297C6F"/>
    <w:rsid w:val="002A017B"/>
    <w:rsid w:val="002A018B"/>
    <w:rsid w:val="002A0198"/>
    <w:rsid w:val="002A057C"/>
    <w:rsid w:val="002A0637"/>
    <w:rsid w:val="002A0A05"/>
    <w:rsid w:val="002A0CEF"/>
    <w:rsid w:val="002A10B6"/>
    <w:rsid w:val="002A11FB"/>
    <w:rsid w:val="002A12F2"/>
    <w:rsid w:val="002A14A5"/>
    <w:rsid w:val="002A1986"/>
    <w:rsid w:val="002A1A01"/>
    <w:rsid w:val="002A1D0A"/>
    <w:rsid w:val="002A1F3F"/>
    <w:rsid w:val="002A2091"/>
    <w:rsid w:val="002A226D"/>
    <w:rsid w:val="002A2605"/>
    <w:rsid w:val="002A2B7C"/>
    <w:rsid w:val="002A2BAA"/>
    <w:rsid w:val="002A2EB5"/>
    <w:rsid w:val="002A329E"/>
    <w:rsid w:val="002A33B1"/>
    <w:rsid w:val="002A33CB"/>
    <w:rsid w:val="002A353A"/>
    <w:rsid w:val="002A35A4"/>
    <w:rsid w:val="002A3F16"/>
    <w:rsid w:val="002A41D0"/>
    <w:rsid w:val="002A46EC"/>
    <w:rsid w:val="002A4A62"/>
    <w:rsid w:val="002A4DE9"/>
    <w:rsid w:val="002A4E44"/>
    <w:rsid w:val="002A4EA2"/>
    <w:rsid w:val="002A54AD"/>
    <w:rsid w:val="002A572E"/>
    <w:rsid w:val="002A59DC"/>
    <w:rsid w:val="002A5ACF"/>
    <w:rsid w:val="002A5B45"/>
    <w:rsid w:val="002A5C4C"/>
    <w:rsid w:val="002A5DA5"/>
    <w:rsid w:val="002A5ECF"/>
    <w:rsid w:val="002A6259"/>
    <w:rsid w:val="002A62A0"/>
    <w:rsid w:val="002A62A5"/>
    <w:rsid w:val="002A664D"/>
    <w:rsid w:val="002A6B56"/>
    <w:rsid w:val="002A6D05"/>
    <w:rsid w:val="002A6D0F"/>
    <w:rsid w:val="002A6E20"/>
    <w:rsid w:val="002A6E7C"/>
    <w:rsid w:val="002A726F"/>
    <w:rsid w:val="002A7539"/>
    <w:rsid w:val="002A76E9"/>
    <w:rsid w:val="002A76F9"/>
    <w:rsid w:val="002A778C"/>
    <w:rsid w:val="002A77BD"/>
    <w:rsid w:val="002A79FA"/>
    <w:rsid w:val="002A7D0F"/>
    <w:rsid w:val="002A7E05"/>
    <w:rsid w:val="002A7E41"/>
    <w:rsid w:val="002B0008"/>
    <w:rsid w:val="002B00DB"/>
    <w:rsid w:val="002B0261"/>
    <w:rsid w:val="002B049C"/>
    <w:rsid w:val="002B04F7"/>
    <w:rsid w:val="002B07BC"/>
    <w:rsid w:val="002B1108"/>
    <w:rsid w:val="002B15F5"/>
    <w:rsid w:val="002B16D6"/>
    <w:rsid w:val="002B17C3"/>
    <w:rsid w:val="002B17D0"/>
    <w:rsid w:val="002B191E"/>
    <w:rsid w:val="002B1BBE"/>
    <w:rsid w:val="002B1D95"/>
    <w:rsid w:val="002B2074"/>
    <w:rsid w:val="002B2300"/>
    <w:rsid w:val="002B2884"/>
    <w:rsid w:val="002B294A"/>
    <w:rsid w:val="002B30FA"/>
    <w:rsid w:val="002B32C6"/>
    <w:rsid w:val="002B34B6"/>
    <w:rsid w:val="002B34F4"/>
    <w:rsid w:val="002B353F"/>
    <w:rsid w:val="002B358A"/>
    <w:rsid w:val="002B364B"/>
    <w:rsid w:val="002B369B"/>
    <w:rsid w:val="002B3A8D"/>
    <w:rsid w:val="002B3CF8"/>
    <w:rsid w:val="002B3D6C"/>
    <w:rsid w:val="002B3D98"/>
    <w:rsid w:val="002B3DDB"/>
    <w:rsid w:val="002B4098"/>
    <w:rsid w:val="002B4359"/>
    <w:rsid w:val="002B4AF5"/>
    <w:rsid w:val="002B4DD8"/>
    <w:rsid w:val="002B4E50"/>
    <w:rsid w:val="002B504B"/>
    <w:rsid w:val="002B51CB"/>
    <w:rsid w:val="002B520C"/>
    <w:rsid w:val="002B522D"/>
    <w:rsid w:val="002B5444"/>
    <w:rsid w:val="002B55CD"/>
    <w:rsid w:val="002B5606"/>
    <w:rsid w:val="002B56A0"/>
    <w:rsid w:val="002B5A54"/>
    <w:rsid w:val="002B5AD9"/>
    <w:rsid w:val="002B5B21"/>
    <w:rsid w:val="002B6020"/>
    <w:rsid w:val="002B612F"/>
    <w:rsid w:val="002B6302"/>
    <w:rsid w:val="002B664C"/>
    <w:rsid w:val="002B673D"/>
    <w:rsid w:val="002B67D6"/>
    <w:rsid w:val="002B6A1F"/>
    <w:rsid w:val="002B6CC5"/>
    <w:rsid w:val="002B6EE0"/>
    <w:rsid w:val="002B7072"/>
    <w:rsid w:val="002B717B"/>
    <w:rsid w:val="002B72B2"/>
    <w:rsid w:val="002B7497"/>
    <w:rsid w:val="002B74AE"/>
    <w:rsid w:val="002B74F9"/>
    <w:rsid w:val="002B788A"/>
    <w:rsid w:val="002B7ADA"/>
    <w:rsid w:val="002B7FBF"/>
    <w:rsid w:val="002C00B0"/>
    <w:rsid w:val="002C05C1"/>
    <w:rsid w:val="002C061F"/>
    <w:rsid w:val="002C062D"/>
    <w:rsid w:val="002C068F"/>
    <w:rsid w:val="002C07A6"/>
    <w:rsid w:val="002C0803"/>
    <w:rsid w:val="002C1107"/>
    <w:rsid w:val="002C1754"/>
    <w:rsid w:val="002C1C51"/>
    <w:rsid w:val="002C1D56"/>
    <w:rsid w:val="002C1DD6"/>
    <w:rsid w:val="002C1EFD"/>
    <w:rsid w:val="002C218B"/>
    <w:rsid w:val="002C233C"/>
    <w:rsid w:val="002C249F"/>
    <w:rsid w:val="002C24DA"/>
    <w:rsid w:val="002C2663"/>
    <w:rsid w:val="002C280E"/>
    <w:rsid w:val="002C288C"/>
    <w:rsid w:val="002C2AE5"/>
    <w:rsid w:val="002C2B0E"/>
    <w:rsid w:val="002C2E07"/>
    <w:rsid w:val="002C2FA1"/>
    <w:rsid w:val="002C3398"/>
    <w:rsid w:val="002C34B1"/>
    <w:rsid w:val="002C378C"/>
    <w:rsid w:val="002C3B0A"/>
    <w:rsid w:val="002C3CFF"/>
    <w:rsid w:val="002C4053"/>
    <w:rsid w:val="002C468D"/>
    <w:rsid w:val="002C4760"/>
    <w:rsid w:val="002C4877"/>
    <w:rsid w:val="002C4A32"/>
    <w:rsid w:val="002C4B6B"/>
    <w:rsid w:val="002C4D3A"/>
    <w:rsid w:val="002C5348"/>
    <w:rsid w:val="002C5531"/>
    <w:rsid w:val="002C55C3"/>
    <w:rsid w:val="002C561D"/>
    <w:rsid w:val="002C5647"/>
    <w:rsid w:val="002C56B6"/>
    <w:rsid w:val="002C5A31"/>
    <w:rsid w:val="002C5D01"/>
    <w:rsid w:val="002C5E49"/>
    <w:rsid w:val="002C5FB4"/>
    <w:rsid w:val="002C60DF"/>
    <w:rsid w:val="002C64E4"/>
    <w:rsid w:val="002C69F6"/>
    <w:rsid w:val="002C6A4D"/>
    <w:rsid w:val="002C6CE7"/>
    <w:rsid w:val="002C6DA4"/>
    <w:rsid w:val="002C6F4A"/>
    <w:rsid w:val="002C6FFF"/>
    <w:rsid w:val="002C7110"/>
    <w:rsid w:val="002C7330"/>
    <w:rsid w:val="002C7570"/>
    <w:rsid w:val="002C765E"/>
    <w:rsid w:val="002D01B3"/>
    <w:rsid w:val="002D021A"/>
    <w:rsid w:val="002D02FC"/>
    <w:rsid w:val="002D04CE"/>
    <w:rsid w:val="002D04E2"/>
    <w:rsid w:val="002D0996"/>
    <w:rsid w:val="002D0A41"/>
    <w:rsid w:val="002D0D1A"/>
    <w:rsid w:val="002D1302"/>
    <w:rsid w:val="002D139A"/>
    <w:rsid w:val="002D146B"/>
    <w:rsid w:val="002D14DF"/>
    <w:rsid w:val="002D16F5"/>
    <w:rsid w:val="002D18BA"/>
    <w:rsid w:val="002D18D1"/>
    <w:rsid w:val="002D19D6"/>
    <w:rsid w:val="002D1A54"/>
    <w:rsid w:val="002D1BB0"/>
    <w:rsid w:val="002D1C9C"/>
    <w:rsid w:val="002D1D69"/>
    <w:rsid w:val="002D200E"/>
    <w:rsid w:val="002D2664"/>
    <w:rsid w:val="002D2875"/>
    <w:rsid w:val="002D293B"/>
    <w:rsid w:val="002D296D"/>
    <w:rsid w:val="002D2AAE"/>
    <w:rsid w:val="002D2C40"/>
    <w:rsid w:val="002D2F15"/>
    <w:rsid w:val="002D2F94"/>
    <w:rsid w:val="002D2FBE"/>
    <w:rsid w:val="002D318F"/>
    <w:rsid w:val="002D3230"/>
    <w:rsid w:val="002D32DE"/>
    <w:rsid w:val="002D3316"/>
    <w:rsid w:val="002D362E"/>
    <w:rsid w:val="002D377B"/>
    <w:rsid w:val="002D38A6"/>
    <w:rsid w:val="002D3A10"/>
    <w:rsid w:val="002D3A92"/>
    <w:rsid w:val="002D3BD7"/>
    <w:rsid w:val="002D3BDB"/>
    <w:rsid w:val="002D3CA1"/>
    <w:rsid w:val="002D3DEE"/>
    <w:rsid w:val="002D3E09"/>
    <w:rsid w:val="002D440A"/>
    <w:rsid w:val="002D462C"/>
    <w:rsid w:val="002D49A6"/>
    <w:rsid w:val="002D49BA"/>
    <w:rsid w:val="002D4BA3"/>
    <w:rsid w:val="002D4C01"/>
    <w:rsid w:val="002D4F8E"/>
    <w:rsid w:val="002D5004"/>
    <w:rsid w:val="002D5144"/>
    <w:rsid w:val="002D534C"/>
    <w:rsid w:val="002D5614"/>
    <w:rsid w:val="002D5B5D"/>
    <w:rsid w:val="002D5BAC"/>
    <w:rsid w:val="002D5FF8"/>
    <w:rsid w:val="002D614B"/>
    <w:rsid w:val="002D6920"/>
    <w:rsid w:val="002D6C0E"/>
    <w:rsid w:val="002D6D8F"/>
    <w:rsid w:val="002D707B"/>
    <w:rsid w:val="002D7249"/>
    <w:rsid w:val="002D72F3"/>
    <w:rsid w:val="002D7663"/>
    <w:rsid w:val="002D79BA"/>
    <w:rsid w:val="002D79F7"/>
    <w:rsid w:val="002D7CD9"/>
    <w:rsid w:val="002D7E3D"/>
    <w:rsid w:val="002E0230"/>
    <w:rsid w:val="002E02F0"/>
    <w:rsid w:val="002E034B"/>
    <w:rsid w:val="002E0850"/>
    <w:rsid w:val="002E0A0B"/>
    <w:rsid w:val="002E111D"/>
    <w:rsid w:val="002E1281"/>
    <w:rsid w:val="002E1435"/>
    <w:rsid w:val="002E15B2"/>
    <w:rsid w:val="002E18C3"/>
    <w:rsid w:val="002E18E1"/>
    <w:rsid w:val="002E1A37"/>
    <w:rsid w:val="002E1A41"/>
    <w:rsid w:val="002E1A6B"/>
    <w:rsid w:val="002E1F99"/>
    <w:rsid w:val="002E20B5"/>
    <w:rsid w:val="002E2339"/>
    <w:rsid w:val="002E252C"/>
    <w:rsid w:val="002E2645"/>
    <w:rsid w:val="002E27D4"/>
    <w:rsid w:val="002E27E8"/>
    <w:rsid w:val="002E288C"/>
    <w:rsid w:val="002E2E78"/>
    <w:rsid w:val="002E2F1C"/>
    <w:rsid w:val="002E34AE"/>
    <w:rsid w:val="002E3A23"/>
    <w:rsid w:val="002E3BAB"/>
    <w:rsid w:val="002E4A3D"/>
    <w:rsid w:val="002E4CCB"/>
    <w:rsid w:val="002E4F32"/>
    <w:rsid w:val="002E50FA"/>
    <w:rsid w:val="002E546A"/>
    <w:rsid w:val="002E54BE"/>
    <w:rsid w:val="002E54F5"/>
    <w:rsid w:val="002E5547"/>
    <w:rsid w:val="002E572F"/>
    <w:rsid w:val="002E5976"/>
    <w:rsid w:val="002E5A2D"/>
    <w:rsid w:val="002E5B9B"/>
    <w:rsid w:val="002E5BF4"/>
    <w:rsid w:val="002E6025"/>
    <w:rsid w:val="002E608E"/>
    <w:rsid w:val="002E60EC"/>
    <w:rsid w:val="002E6100"/>
    <w:rsid w:val="002E628B"/>
    <w:rsid w:val="002E65EF"/>
    <w:rsid w:val="002E67A5"/>
    <w:rsid w:val="002E683C"/>
    <w:rsid w:val="002E6A21"/>
    <w:rsid w:val="002E6ADA"/>
    <w:rsid w:val="002E6B1B"/>
    <w:rsid w:val="002E6C52"/>
    <w:rsid w:val="002E6EE7"/>
    <w:rsid w:val="002E73D9"/>
    <w:rsid w:val="002E7539"/>
    <w:rsid w:val="002E75B5"/>
    <w:rsid w:val="002E7690"/>
    <w:rsid w:val="002E7797"/>
    <w:rsid w:val="002E78CB"/>
    <w:rsid w:val="002E7B9F"/>
    <w:rsid w:val="002E7D35"/>
    <w:rsid w:val="002E7D88"/>
    <w:rsid w:val="002E7F1A"/>
    <w:rsid w:val="002E7F56"/>
    <w:rsid w:val="002F00FF"/>
    <w:rsid w:val="002F0193"/>
    <w:rsid w:val="002F01A6"/>
    <w:rsid w:val="002F05D5"/>
    <w:rsid w:val="002F0670"/>
    <w:rsid w:val="002F0761"/>
    <w:rsid w:val="002F08A1"/>
    <w:rsid w:val="002F0C72"/>
    <w:rsid w:val="002F0FFE"/>
    <w:rsid w:val="002F1556"/>
    <w:rsid w:val="002F15C1"/>
    <w:rsid w:val="002F1FD3"/>
    <w:rsid w:val="002F1FD5"/>
    <w:rsid w:val="002F20BE"/>
    <w:rsid w:val="002F213A"/>
    <w:rsid w:val="002F232D"/>
    <w:rsid w:val="002F2851"/>
    <w:rsid w:val="002F2A69"/>
    <w:rsid w:val="002F2BE9"/>
    <w:rsid w:val="002F2CFE"/>
    <w:rsid w:val="002F2DB2"/>
    <w:rsid w:val="002F3048"/>
    <w:rsid w:val="002F313E"/>
    <w:rsid w:val="002F323A"/>
    <w:rsid w:val="002F331D"/>
    <w:rsid w:val="002F349E"/>
    <w:rsid w:val="002F3724"/>
    <w:rsid w:val="002F3957"/>
    <w:rsid w:val="002F3A06"/>
    <w:rsid w:val="002F4024"/>
    <w:rsid w:val="002F412C"/>
    <w:rsid w:val="002F4132"/>
    <w:rsid w:val="002F4492"/>
    <w:rsid w:val="002F44A8"/>
    <w:rsid w:val="002F4570"/>
    <w:rsid w:val="002F46A5"/>
    <w:rsid w:val="002F498C"/>
    <w:rsid w:val="002F4996"/>
    <w:rsid w:val="002F49F6"/>
    <w:rsid w:val="002F4A89"/>
    <w:rsid w:val="002F4A90"/>
    <w:rsid w:val="002F4AB3"/>
    <w:rsid w:val="002F4C26"/>
    <w:rsid w:val="002F4D42"/>
    <w:rsid w:val="002F4D45"/>
    <w:rsid w:val="002F4FEE"/>
    <w:rsid w:val="002F5126"/>
    <w:rsid w:val="002F5617"/>
    <w:rsid w:val="002F5B88"/>
    <w:rsid w:val="002F605B"/>
    <w:rsid w:val="002F6560"/>
    <w:rsid w:val="002F6662"/>
    <w:rsid w:val="002F6873"/>
    <w:rsid w:val="002F68AF"/>
    <w:rsid w:val="002F6A1A"/>
    <w:rsid w:val="002F6A34"/>
    <w:rsid w:val="002F6D46"/>
    <w:rsid w:val="002F6D54"/>
    <w:rsid w:val="002F7006"/>
    <w:rsid w:val="002F7405"/>
    <w:rsid w:val="002F7671"/>
    <w:rsid w:val="002F7A0B"/>
    <w:rsid w:val="002F7A27"/>
    <w:rsid w:val="002F7A98"/>
    <w:rsid w:val="002F7ACB"/>
    <w:rsid w:val="002F7B35"/>
    <w:rsid w:val="002F7B7B"/>
    <w:rsid w:val="002F7E9E"/>
    <w:rsid w:val="003002BD"/>
    <w:rsid w:val="00300338"/>
    <w:rsid w:val="003003F9"/>
    <w:rsid w:val="003004C1"/>
    <w:rsid w:val="0030067F"/>
    <w:rsid w:val="0030079E"/>
    <w:rsid w:val="003010E8"/>
    <w:rsid w:val="00301134"/>
    <w:rsid w:val="003011A5"/>
    <w:rsid w:val="00301BAD"/>
    <w:rsid w:val="00301E53"/>
    <w:rsid w:val="0030205D"/>
    <w:rsid w:val="003022A4"/>
    <w:rsid w:val="003022DA"/>
    <w:rsid w:val="0030231A"/>
    <w:rsid w:val="00302353"/>
    <w:rsid w:val="00302790"/>
    <w:rsid w:val="00302855"/>
    <w:rsid w:val="00302916"/>
    <w:rsid w:val="00302E38"/>
    <w:rsid w:val="00303173"/>
    <w:rsid w:val="003033C5"/>
    <w:rsid w:val="003037DC"/>
    <w:rsid w:val="0030383D"/>
    <w:rsid w:val="00303DF6"/>
    <w:rsid w:val="00303E9C"/>
    <w:rsid w:val="0030403E"/>
    <w:rsid w:val="00304078"/>
    <w:rsid w:val="0030422D"/>
    <w:rsid w:val="00304426"/>
    <w:rsid w:val="00304446"/>
    <w:rsid w:val="003046BB"/>
    <w:rsid w:val="0030482A"/>
    <w:rsid w:val="003049D6"/>
    <w:rsid w:val="00304FAC"/>
    <w:rsid w:val="00305062"/>
    <w:rsid w:val="00305315"/>
    <w:rsid w:val="00305322"/>
    <w:rsid w:val="0030540E"/>
    <w:rsid w:val="00305603"/>
    <w:rsid w:val="00305AD7"/>
    <w:rsid w:val="00305C43"/>
    <w:rsid w:val="00305C6F"/>
    <w:rsid w:val="00305DD8"/>
    <w:rsid w:val="00305F12"/>
    <w:rsid w:val="00305F4A"/>
    <w:rsid w:val="00305FAC"/>
    <w:rsid w:val="00306122"/>
    <w:rsid w:val="00306182"/>
    <w:rsid w:val="00306304"/>
    <w:rsid w:val="0030642E"/>
    <w:rsid w:val="00306447"/>
    <w:rsid w:val="00306579"/>
    <w:rsid w:val="003065CA"/>
    <w:rsid w:val="0030668A"/>
    <w:rsid w:val="0030678C"/>
    <w:rsid w:val="003067E3"/>
    <w:rsid w:val="003068B5"/>
    <w:rsid w:val="00306B18"/>
    <w:rsid w:val="00306D59"/>
    <w:rsid w:val="00306D8E"/>
    <w:rsid w:val="00306E34"/>
    <w:rsid w:val="00307230"/>
    <w:rsid w:val="003073F6"/>
    <w:rsid w:val="00307510"/>
    <w:rsid w:val="0030775A"/>
    <w:rsid w:val="00307877"/>
    <w:rsid w:val="003079A1"/>
    <w:rsid w:val="00307D21"/>
    <w:rsid w:val="00307D9E"/>
    <w:rsid w:val="0031015E"/>
    <w:rsid w:val="00310329"/>
    <w:rsid w:val="003103FC"/>
    <w:rsid w:val="00310548"/>
    <w:rsid w:val="00310601"/>
    <w:rsid w:val="00310948"/>
    <w:rsid w:val="0031096E"/>
    <w:rsid w:val="00310C68"/>
    <w:rsid w:val="00310D04"/>
    <w:rsid w:val="00310EB3"/>
    <w:rsid w:val="00310F69"/>
    <w:rsid w:val="00311173"/>
    <w:rsid w:val="0031117A"/>
    <w:rsid w:val="003114BE"/>
    <w:rsid w:val="003115B2"/>
    <w:rsid w:val="00311904"/>
    <w:rsid w:val="00311966"/>
    <w:rsid w:val="00311A51"/>
    <w:rsid w:val="00311B86"/>
    <w:rsid w:val="00311CB5"/>
    <w:rsid w:val="00311EEB"/>
    <w:rsid w:val="0031216A"/>
    <w:rsid w:val="00312822"/>
    <w:rsid w:val="00312B2D"/>
    <w:rsid w:val="00312C2C"/>
    <w:rsid w:val="00312D89"/>
    <w:rsid w:val="00312E66"/>
    <w:rsid w:val="00312ED4"/>
    <w:rsid w:val="0031348C"/>
    <w:rsid w:val="003134D8"/>
    <w:rsid w:val="00313D00"/>
    <w:rsid w:val="00314481"/>
    <w:rsid w:val="0031450F"/>
    <w:rsid w:val="003145AC"/>
    <w:rsid w:val="00314A2B"/>
    <w:rsid w:val="00315013"/>
    <w:rsid w:val="00315115"/>
    <w:rsid w:val="0031523A"/>
    <w:rsid w:val="003152B6"/>
    <w:rsid w:val="003152FA"/>
    <w:rsid w:val="0031540A"/>
    <w:rsid w:val="0031543B"/>
    <w:rsid w:val="0031572D"/>
    <w:rsid w:val="0031578A"/>
    <w:rsid w:val="003158DC"/>
    <w:rsid w:val="00315982"/>
    <w:rsid w:val="003159AF"/>
    <w:rsid w:val="00315B8E"/>
    <w:rsid w:val="00315C20"/>
    <w:rsid w:val="00315DCA"/>
    <w:rsid w:val="00315DEC"/>
    <w:rsid w:val="00316187"/>
    <w:rsid w:val="003162BC"/>
    <w:rsid w:val="003162FE"/>
    <w:rsid w:val="00316388"/>
    <w:rsid w:val="00316410"/>
    <w:rsid w:val="00316428"/>
    <w:rsid w:val="0031647D"/>
    <w:rsid w:val="00316614"/>
    <w:rsid w:val="00316710"/>
    <w:rsid w:val="003167A9"/>
    <w:rsid w:val="0031684E"/>
    <w:rsid w:val="00316C9B"/>
    <w:rsid w:val="00316D94"/>
    <w:rsid w:val="00316E5E"/>
    <w:rsid w:val="00316F9A"/>
    <w:rsid w:val="00316FD0"/>
    <w:rsid w:val="00317053"/>
    <w:rsid w:val="00317146"/>
    <w:rsid w:val="0031765E"/>
    <w:rsid w:val="0031789B"/>
    <w:rsid w:val="00320401"/>
    <w:rsid w:val="00320465"/>
    <w:rsid w:val="003204B9"/>
    <w:rsid w:val="003204CF"/>
    <w:rsid w:val="00320721"/>
    <w:rsid w:val="003208E7"/>
    <w:rsid w:val="00320A7E"/>
    <w:rsid w:val="00320A9E"/>
    <w:rsid w:val="00320B8E"/>
    <w:rsid w:val="00320C44"/>
    <w:rsid w:val="00320C79"/>
    <w:rsid w:val="00320D27"/>
    <w:rsid w:val="00320D9D"/>
    <w:rsid w:val="0032155F"/>
    <w:rsid w:val="003215A8"/>
    <w:rsid w:val="003215FA"/>
    <w:rsid w:val="003216C6"/>
    <w:rsid w:val="003217BB"/>
    <w:rsid w:val="00321892"/>
    <w:rsid w:val="00321EF9"/>
    <w:rsid w:val="00321F9A"/>
    <w:rsid w:val="00321FEA"/>
    <w:rsid w:val="003221C5"/>
    <w:rsid w:val="00322769"/>
    <w:rsid w:val="00322B1C"/>
    <w:rsid w:val="00322C86"/>
    <w:rsid w:val="00322E88"/>
    <w:rsid w:val="00322E93"/>
    <w:rsid w:val="00323108"/>
    <w:rsid w:val="003232F5"/>
    <w:rsid w:val="00323326"/>
    <w:rsid w:val="00323531"/>
    <w:rsid w:val="0032363F"/>
    <w:rsid w:val="003236A3"/>
    <w:rsid w:val="00323965"/>
    <w:rsid w:val="0032396A"/>
    <w:rsid w:val="00324159"/>
    <w:rsid w:val="003242FF"/>
    <w:rsid w:val="00324318"/>
    <w:rsid w:val="00324483"/>
    <w:rsid w:val="00324490"/>
    <w:rsid w:val="0032475A"/>
    <w:rsid w:val="00324899"/>
    <w:rsid w:val="003248B1"/>
    <w:rsid w:val="00324A86"/>
    <w:rsid w:val="00324E05"/>
    <w:rsid w:val="00324EE5"/>
    <w:rsid w:val="0032506A"/>
    <w:rsid w:val="00325278"/>
    <w:rsid w:val="0032548B"/>
    <w:rsid w:val="0032552D"/>
    <w:rsid w:val="0032574A"/>
    <w:rsid w:val="00325A21"/>
    <w:rsid w:val="00325C97"/>
    <w:rsid w:val="00325E60"/>
    <w:rsid w:val="00325F39"/>
    <w:rsid w:val="00326130"/>
    <w:rsid w:val="0032617E"/>
    <w:rsid w:val="003262F6"/>
    <w:rsid w:val="00326425"/>
    <w:rsid w:val="0032647B"/>
    <w:rsid w:val="003267C8"/>
    <w:rsid w:val="00326953"/>
    <w:rsid w:val="00326AFD"/>
    <w:rsid w:val="00326CAE"/>
    <w:rsid w:val="00326D60"/>
    <w:rsid w:val="00326FC6"/>
    <w:rsid w:val="00326FEE"/>
    <w:rsid w:val="003272C1"/>
    <w:rsid w:val="00327401"/>
    <w:rsid w:val="003274F0"/>
    <w:rsid w:val="00327544"/>
    <w:rsid w:val="00327653"/>
    <w:rsid w:val="003276FA"/>
    <w:rsid w:val="003305FE"/>
    <w:rsid w:val="0033060C"/>
    <w:rsid w:val="0033075E"/>
    <w:rsid w:val="003308D5"/>
    <w:rsid w:val="003309B1"/>
    <w:rsid w:val="00330AF4"/>
    <w:rsid w:val="00330D5A"/>
    <w:rsid w:val="00330EB6"/>
    <w:rsid w:val="0033107E"/>
    <w:rsid w:val="003310CE"/>
    <w:rsid w:val="0033116F"/>
    <w:rsid w:val="00331184"/>
    <w:rsid w:val="003311DA"/>
    <w:rsid w:val="0033125E"/>
    <w:rsid w:val="003314F3"/>
    <w:rsid w:val="00331623"/>
    <w:rsid w:val="00331A3F"/>
    <w:rsid w:val="00331CE8"/>
    <w:rsid w:val="00331EAD"/>
    <w:rsid w:val="003320DE"/>
    <w:rsid w:val="0033231F"/>
    <w:rsid w:val="0033234C"/>
    <w:rsid w:val="0033238B"/>
    <w:rsid w:val="00332684"/>
    <w:rsid w:val="0033276C"/>
    <w:rsid w:val="0033279C"/>
    <w:rsid w:val="003328C8"/>
    <w:rsid w:val="00333009"/>
    <w:rsid w:val="003331D3"/>
    <w:rsid w:val="00333245"/>
    <w:rsid w:val="00333261"/>
    <w:rsid w:val="0033327F"/>
    <w:rsid w:val="00333328"/>
    <w:rsid w:val="003333B9"/>
    <w:rsid w:val="00333405"/>
    <w:rsid w:val="00333742"/>
    <w:rsid w:val="003339AD"/>
    <w:rsid w:val="00333B5D"/>
    <w:rsid w:val="00333C28"/>
    <w:rsid w:val="00333E0B"/>
    <w:rsid w:val="0033408F"/>
    <w:rsid w:val="00334200"/>
    <w:rsid w:val="00334328"/>
    <w:rsid w:val="003343D6"/>
    <w:rsid w:val="003344A6"/>
    <w:rsid w:val="00334606"/>
    <w:rsid w:val="00334640"/>
    <w:rsid w:val="0033478D"/>
    <w:rsid w:val="00334B18"/>
    <w:rsid w:val="00334C98"/>
    <w:rsid w:val="00334CB9"/>
    <w:rsid w:val="00334EBB"/>
    <w:rsid w:val="00335014"/>
    <w:rsid w:val="0033510B"/>
    <w:rsid w:val="0033518B"/>
    <w:rsid w:val="0033535C"/>
    <w:rsid w:val="003354FE"/>
    <w:rsid w:val="00335759"/>
    <w:rsid w:val="00335865"/>
    <w:rsid w:val="0033589C"/>
    <w:rsid w:val="00335905"/>
    <w:rsid w:val="00335952"/>
    <w:rsid w:val="00335AEF"/>
    <w:rsid w:val="00335AF8"/>
    <w:rsid w:val="0033617B"/>
    <w:rsid w:val="00336287"/>
    <w:rsid w:val="003363CB"/>
    <w:rsid w:val="00336785"/>
    <w:rsid w:val="003368BD"/>
    <w:rsid w:val="00336BD7"/>
    <w:rsid w:val="0033732D"/>
    <w:rsid w:val="00337396"/>
    <w:rsid w:val="00337446"/>
    <w:rsid w:val="003379E3"/>
    <w:rsid w:val="00337C22"/>
    <w:rsid w:val="00337D6E"/>
    <w:rsid w:val="00337FC1"/>
    <w:rsid w:val="0034028D"/>
    <w:rsid w:val="00340324"/>
    <w:rsid w:val="003405E6"/>
    <w:rsid w:val="00340BED"/>
    <w:rsid w:val="00340DC7"/>
    <w:rsid w:val="00340E3E"/>
    <w:rsid w:val="00340FCA"/>
    <w:rsid w:val="0034113E"/>
    <w:rsid w:val="00341201"/>
    <w:rsid w:val="0034157D"/>
    <w:rsid w:val="0034166D"/>
    <w:rsid w:val="00341C26"/>
    <w:rsid w:val="00341F14"/>
    <w:rsid w:val="00342124"/>
    <w:rsid w:val="00342163"/>
    <w:rsid w:val="00342370"/>
    <w:rsid w:val="003424BF"/>
    <w:rsid w:val="003424E9"/>
    <w:rsid w:val="00342A47"/>
    <w:rsid w:val="00342C38"/>
    <w:rsid w:val="00342FCF"/>
    <w:rsid w:val="0034300F"/>
    <w:rsid w:val="003431AB"/>
    <w:rsid w:val="00343277"/>
    <w:rsid w:val="0034337D"/>
    <w:rsid w:val="003435A5"/>
    <w:rsid w:val="0034393C"/>
    <w:rsid w:val="00343E6E"/>
    <w:rsid w:val="00344037"/>
    <w:rsid w:val="003440B3"/>
    <w:rsid w:val="0034418D"/>
    <w:rsid w:val="0034425C"/>
    <w:rsid w:val="00344344"/>
    <w:rsid w:val="003443E2"/>
    <w:rsid w:val="003444D9"/>
    <w:rsid w:val="003444E9"/>
    <w:rsid w:val="003445E3"/>
    <w:rsid w:val="00344656"/>
    <w:rsid w:val="003446AA"/>
    <w:rsid w:val="0034475D"/>
    <w:rsid w:val="003447CF"/>
    <w:rsid w:val="00344951"/>
    <w:rsid w:val="00344962"/>
    <w:rsid w:val="00344E43"/>
    <w:rsid w:val="00344E55"/>
    <w:rsid w:val="003454D5"/>
    <w:rsid w:val="00345756"/>
    <w:rsid w:val="00345846"/>
    <w:rsid w:val="00345965"/>
    <w:rsid w:val="00345AE1"/>
    <w:rsid w:val="00345C4B"/>
    <w:rsid w:val="00345F12"/>
    <w:rsid w:val="003461A0"/>
    <w:rsid w:val="003461D3"/>
    <w:rsid w:val="0034634E"/>
    <w:rsid w:val="003463F5"/>
    <w:rsid w:val="003465CB"/>
    <w:rsid w:val="0034662B"/>
    <w:rsid w:val="00346710"/>
    <w:rsid w:val="0034738B"/>
    <w:rsid w:val="003475F8"/>
    <w:rsid w:val="0034780A"/>
    <w:rsid w:val="00347AA2"/>
    <w:rsid w:val="00347BA5"/>
    <w:rsid w:val="00347CB5"/>
    <w:rsid w:val="00347D10"/>
    <w:rsid w:val="00347E51"/>
    <w:rsid w:val="00350067"/>
    <w:rsid w:val="0035008A"/>
    <w:rsid w:val="00350160"/>
    <w:rsid w:val="00350181"/>
    <w:rsid w:val="00350420"/>
    <w:rsid w:val="0035056C"/>
    <w:rsid w:val="00350662"/>
    <w:rsid w:val="00350867"/>
    <w:rsid w:val="00350963"/>
    <w:rsid w:val="003509C5"/>
    <w:rsid w:val="00350CCC"/>
    <w:rsid w:val="00350DCD"/>
    <w:rsid w:val="00350DF6"/>
    <w:rsid w:val="00350E98"/>
    <w:rsid w:val="00351099"/>
    <w:rsid w:val="0035115E"/>
    <w:rsid w:val="00351176"/>
    <w:rsid w:val="003514F2"/>
    <w:rsid w:val="003516D6"/>
    <w:rsid w:val="003516E4"/>
    <w:rsid w:val="003519C0"/>
    <w:rsid w:val="00351A9A"/>
    <w:rsid w:val="00351D5E"/>
    <w:rsid w:val="00351EE1"/>
    <w:rsid w:val="00351EF1"/>
    <w:rsid w:val="0035203E"/>
    <w:rsid w:val="003522C4"/>
    <w:rsid w:val="003523C1"/>
    <w:rsid w:val="00352871"/>
    <w:rsid w:val="0035293B"/>
    <w:rsid w:val="00352A6F"/>
    <w:rsid w:val="00352C18"/>
    <w:rsid w:val="00352C76"/>
    <w:rsid w:val="0035303C"/>
    <w:rsid w:val="00353051"/>
    <w:rsid w:val="00353229"/>
    <w:rsid w:val="00353346"/>
    <w:rsid w:val="003537B8"/>
    <w:rsid w:val="00353843"/>
    <w:rsid w:val="003538FC"/>
    <w:rsid w:val="00353FBF"/>
    <w:rsid w:val="003541F9"/>
    <w:rsid w:val="00354256"/>
    <w:rsid w:val="003542A3"/>
    <w:rsid w:val="0035448E"/>
    <w:rsid w:val="00354835"/>
    <w:rsid w:val="0035485A"/>
    <w:rsid w:val="003549A0"/>
    <w:rsid w:val="00354AF2"/>
    <w:rsid w:val="00354C52"/>
    <w:rsid w:val="00354D03"/>
    <w:rsid w:val="00354DC5"/>
    <w:rsid w:val="00354F21"/>
    <w:rsid w:val="00354F83"/>
    <w:rsid w:val="00355213"/>
    <w:rsid w:val="003555F8"/>
    <w:rsid w:val="00355664"/>
    <w:rsid w:val="00355729"/>
    <w:rsid w:val="00355835"/>
    <w:rsid w:val="00355866"/>
    <w:rsid w:val="00355A92"/>
    <w:rsid w:val="00355B60"/>
    <w:rsid w:val="00355D87"/>
    <w:rsid w:val="00355DE0"/>
    <w:rsid w:val="00356102"/>
    <w:rsid w:val="0035610E"/>
    <w:rsid w:val="0035611C"/>
    <w:rsid w:val="00356292"/>
    <w:rsid w:val="0035630F"/>
    <w:rsid w:val="00356435"/>
    <w:rsid w:val="00356787"/>
    <w:rsid w:val="00356947"/>
    <w:rsid w:val="00356C1B"/>
    <w:rsid w:val="00356D65"/>
    <w:rsid w:val="00356DC4"/>
    <w:rsid w:val="003570CA"/>
    <w:rsid w:val="003571F6"/>
    <w:rsid w:val="003572FF"/>
    <w:rsid w:val="00357308"/>
    <w:rsid w:val="00357511"/>
    <w:rsid w:val="00357634"/>
    <w:rsid w:val="00357764"/>
    <w:rsid w:val="003578FC"/>
    <w:rsid w:val="003579A1"/>
    <w:rsid w:val="00357A1A"/>
    <w:rsid w:val="00357E70"/>
    <w:rsid w:val="00357EB5"/>
    <w:rsid w:val="00357F78"/>
    <w:rsid w:val="00360003"/>
    <w:rsid w:val="00360012"/>
    <w:rsid w:val="003603CB"/>
    <w:rsid w:val="003603F5"/>
    <w:rsid w:val="0036043E"/>
    <w:rsid w:val="003607D7"/>
    <w:rsid w:val="003609D3"/>
    <w:rsid w:val="00360CE9"/>
    <w:rsid w:val="00360D30"/>
    <w:rsid w:val="0036104A"/>
    <w:rsid w:val="0036117F"/>
    <w:rsid w:val="003612D7"/>
    <w:rsid w:val="00361328"/>
    <w:rsid w:val="003613DE"/>
    <w:rsid w:val="00361610"/>
    <w:rsid w:val="00361A08"/>
    <w:rsid w:val="00361D41"/>
    <w:rsid w:val="00361E5E"/>
    <w:rsid w:val="0036243F"/>
    <w:rsid w:val="0036250A"/>
    <w:rsid w:val="0036264E"/>
    <w:rsid w:val="00362740"/>
    <w:rsid w:val="003629BB"/>
    <w:rsid w:val="00362A18"/>
    <w:rsid w:val="00362B2B"/>
    <w:rsid w:val="00362E4F"/>
    <w:rsid w:val="00362EFF"/>
    <w:rsid w:val="00362F28"/>
    <w:rsid w:val="00362FF3"/>
    <w:rsid w:val="00363093"/>
    <w:rsid w:val="00363452"/>
    <w:rsid w:val="00363500"/>
    <w:rsid w:val="0036361F"/>
    <w:rsid w:val="003636DC"/>
    <w:rsid w:val="003638DA"/>
    <w:rsid w:val="003639D2"/>
    <w:rsid w:val="00363D28"/>
    <w:rsid w:val="00363F8D"/>
    <w:rsid w:val="00363FA2"/>
    <w:rsid w:val="003641F2"/>
    <w:rsid w:val="00364313"/>
    <w:rsid w:val="00364491"/>
    <w:rsid w:val="00364535"/>
    <w:rsid w:val="003646E2"/>
    <w:rsid w:val="00364893"/>
    <w:rsid w:val="003648D3"/>
    <w:rsid w:val="003648EA"/>
    <w:rsid w:val="00364AC8"/>
    <w:rsid w:val="00364BB0"/>
    <w:rsid w:val="00364CF1"/>
    <w:rsid w:val="00364E6A"/>
    <w:rsid w:val="00365043"/>
    <w:rsid w:val="0036523B"/>
    <w:rsid w:val="0036529F"/>
    <w:rsid w:val="0036572E"/>
    <w:rsid w:val="00365776"/>
    <w:rsid w:val="00365B37"/>
    <w:rsid w:val="00365D0E"/>
    <w:rsid w:val="00365E8A"/>
    <w:rsid w:val="00366006"/>
    <w:rsid w:val="0036646A"/>
    <w:rsid w:val="00366488"/>
    <w:rsid w:val="0036656B"/>
    <w:rsid w:val="003665AF"/>
    <w:rsid w:val="00366789"/>
    <w:rsid w:val="0036695B"/>
    <w:rsid w:val="00366A7A"/>
    <w:rsid w:val="00366BED"/>
    <w:rsid w:val="00367197"/>
    <w:rsid w:val="0036728B"/>
    <w:rsid w:val="0036736B"/>
    <w:rsid w:val="003674AC"/>
    <w:rsid w:val="003676D9"/>
    <w:rsid w:val="00367934"/>
    <w:rsid w:val="00367BB8"/>
    <w:rsid w:val="00367D1A"/>
    <w:rsid w:val="00367D7C"/>
    <w:rsid w:val="00370084"/>
    <w:rsid w:val="003700D0"/>
    <w:rsid w:val="00370270"/>
    <w:rsid w:val="003702D8"/>
    <w:rsid w:val="0037037E"/>
    <w:rsid w:val="00370906"/>
    <w:rsid w:val="00370CFC"/>
    <w:rsid w:val="00370D92"/>
    <w:rsid w:val="00370F66"/>
    <w:rsid w:val="00371000"/>
    <w:rsid w:val="003714FE"/>
    <w:rsid w:val="0037150B"/>
    <w:rsid w:val="00371659"/>
    <w:rsid w:val="00371713"/>
    <w:rsid w:val="0037177D"/>
    <w:rsid w:val="00372150"/>
    <w:rsid w:val="003724D1"/>
    <w:rsid w:val="00372918"/>
    <w:rsid w:val="00372A03"/>
    <w:rsid w:val="00372CF4"/>
    <w:rsid w:val="00372F6B"/>
    <w:rsid w:val="003732C9"/>
    <w:rsid w:val="00373428"/>
    <w:rsid w:val="0037390C"/>
    <w:rsid w:val="00373AFE"/>
    <w:rsid w:val="00373BC9"/>
    <w:rsid w:val="00373E58"/>
    <w:rsid w:val="00374044"/>
    <w:rsid w:val="003741F5"/>
    <w:rsid w:val="0037424D"/>
    <w:rsid w:val="0037473D"/>
    <w:rsid w:val="003748FD"/>
    <w:rsid w:val="00374E5F"/>
    <w:rsid w:val="00375157"/>
    <w:rsid w:val="00375337"/>
    <w:rsid w:val="0037545C"/>
    <w:rsid w:val="003755E0"/>
    <w:rsid w:val="003757EB"/>
    <w:rsid w:val="00375984"/>
    <w:rsid w:val="00375A7C"/>
    <w:rsid w:val="00375E2D"/>
    <w:rsid w:val="00376078"/>
    <w:rsid w:val="00376138"/>
    <w:rsid w:val="0037627F"/>
    <w:rsid w:val="003763D6"/>
    <w:rsid w:val="003763FD"/>
    <w:rsid w:val="0037646E"/>
    <w:rsid w:val="00376570"/>
    <w:rsid w:val="0037671D"/>
    <w:rsid w:val="00376860"/>
    <w:rsid w:val="003768D0"/>
    <w:rsid w:val="00376B16"/>
    <w:rsid w:val="00376CD0"/>
    <w:rsid w:val="00376D6F"/>
    <w:rsid w:val="00376F51"/>
    <w:rsid w:val="003771B1"/>
    <w:rsid w:val="0037770E"/>
    <w:rsid w:val="00377B5A"/>
    <w:rsid w:val="00377B89"/>
    <w:rsid w:val="00377E19"/>
    <w:rsid w:val="00377E29"/>
    <w:rsid w:val="00377E69"/>
    <w:rsid w:val="00377FF1"/>
    <w:rsid w:val="00377FF3"/>
    <w:rsid w:val="0037BFA3"/>
    <w:rsid w:val="00380013"/>
    <w:rsid w:val="003805E5"/>
    <w:rsid w:val="00380780"/>
    <w:rsid w:val="00380AAB"/>
    <w:rsid w:val="00380B58"/>
    <w:rsid w:val="00380EE8"/>
    <w:rsid w:val="00380F02"/>
    <w:rsid w:val="00380F8D"/>
    <w:rsid w:val="00381231"/>
    <w:rsid w:val="00381913"/>
    <w:rsid w:val="00381998"/>
    <w:rsid w:val="00381A15"/>
    <w:rsid w:val="00381AB2"/>
    <w:rsid w:val="00381AC4"/>
    <w:rsid w:val="00381BDB"/>
    <w:rsid w:val="00381CEB"/>
    <w:rsid w:val="00381E49"/>
    <w:rsid w:val="00381E80"/>
    <w:rsid w:val="00381EBC"/>
    <w:rsid w:val="00381F1D"/>
    <w:rsid w:val="00382152"/>
    <w:rsid w:val="003822A3"/>
    <w:rsid w:val="00382334"/>
    <w:rsid w:val="00382454"/>
    <w:rsid w:val="00382563"/>
    <w:rsid w:val="00382686"/>
    <w:rsid w:val="00382996"/>
    <w:rsid w:val="003829EE"/>
    <w:rsid w:val="00382A4B"/>
    <w:rsid w:val="00382FD0"/>
    <w:rsid w:val="003833BD"/>
    <w:rsid w:val="003834AB"/>
    <w:rsid w:val="00383815"/>
    <w:rsid w:val="00383985"/>
    <w:rsid w:val="003839D3"/>
    <w:rsid w:val="00383AA6"/>
    <w:rsid w:val="00383AB8"/>
    <w:rsid w:val="00383B8C"/>
    <w:rsid w:val="00383BDF"/>
    <w:rsid w:val="00383CED"/>
    <w:rsid w:val="00383DCC"/>
    <w:rsid w:val="00383E0F"/>
    <w:rsid w:val="00383E66"/>
    <w:rsid w:val="0038401B"/>
    <w:rsid w:val="003840AB"/>
    <w:rsid w:val="003841E8"/>
    <w:rsid w:val="00384246"/>
    <w:rsid w:val="0038447C"/>
    <w:rsid w:val="003844DF"/>
    <w:rsid w:val="00384500"/>
    <w:rsid w:val="0038472E"/>
    <w:rsid w:val="00384737"/>
    <w:rsid w:val="00384A22"/>
    <w:rsid w:val="00384A89"/>
    <w:rsid w:val="00384DBF"/>
    <w:rsid w:val="00384E72"/>
    <w:rsid w:val="00384ED6"/>
    <w:rsid w:val="003851F2"/>
    <w:rsid w:val="0038521E"/>
    <w:rsid w:val="003857CC"/>
    <w:rsid w:val="00385A16"/>
    <w:rsid w:val="00385D43"/>
    <w:rsid w:val="00385E3A"/>
    <w:rsid w:val="00385E5B"/>
    <w:rsid w:val="003860F7"/>
    <w:rsid w:val="00386130"/>
    <w:rsid w:val="0038659C"/>
    <w:rsid w:val="0038662D"/>
    <w:rsid w:val="0038687A"/>
    <w:rsid w:val="0038695D"/>
    <w:rsid w:val="00386BBB"/>
    <w:rsid w:val="00386F03"/>
    <w:rsid w:val="0038709F"/>
    <w:rsid w:val="003870B2"/>
    <w:rsid w:val="0038721A"/>
    <w:rsid w:val="00387315"/>
    <w:rsid w:val="003874B9"/>
    <w:rsid w:val="003874D4"/>
    <w:rsid w:val="0038766F"/>
    <w:rsid w:val="00387780"/>
    <w:rsid w:val="00387BDD"/>
    <w:rsid w:val="003900BD"/>
    <w:rsid w:val="0039010D"/>
    <w:rsid w:val="003901BF"/>
    <w:rsid w:val="0039020F"/>
    <w:rsid w:val="0039041A"/>
    <w:rsid w:val="003909D9"/>
    <w:rsid w:val="003909E7"/>
    <w:rsid w:val="00390C1B"/>
    <w:rsid w:val="00390CD0"/>
    <w:rsid w:val="00390EAA"/>
    <w:rsid w:val="00390FEE"/>
    <w:rsid w:val="003912CA"/>
    <w:rsid w:val="00391323"/>
    <w:rsid w:val="0039160E"/>
    <w:rsid w:val="00391957"/>
    <w:rsid w:val="00391970"/>
    <w:rsid w:val="00391C3A"/>
    <w:rsid w:val="00391CFD"/>
    <w:rsid w:val="00391E4C"/>
    <w:rsid w:val="00391F2B"/>
    <w:rsid w:val="00391FE6"/>
    <w:rsid w:val="00392230"/>
    <w:rsid w:val="0039236F"/>
    <w:rsid w:val="00392435"/>
    <w:rsid w:val="00392858"/>
    <w:rsid w:val="00392905"/>
    <w:rsid w:val="00392CD4"/>
    <w:rsid w:val="00392E47"/>
    <w:rsid w:val="00393262"/>
    <w:rsid w:val="00393334"/>
    <w:rsid w:val="003933EE"/>
    <w:rsid w:val="00393597"/>
    <w:rsid w:val="00393B7E"/>
    <w:rsid w:val="00393CA9"/>
    <w:rsid w:val="00393E6D"/>
    <w:rsid w:val="00393EE2"/>
    <w:rsid w:val="00394279"/>
    <w:rsid w:val="003942BF"/>
    <w:rsid w:val="003943C6"/>
    <w:rsid w:val="0039442B"/>
    <w:rsid w:val="0039457B"/>
    <w:rsid w:val="003945ED"/>
    <w:rsid w:val="00394728"/>
    <w:rsid w:val="003949EF"/>
    <w:rsid w:val="00394A41"/>
    <w:rsid w:val="003957AB"/>
    <w:rsid w:val="003957E7"/>
    <w:rsid w:val="00395896"/>
    <w:rsid w:val="0039595D"/>
    <w:rsid w:val="00395E05"/>
    <w:rsid w:val="00395EA4"/>
    <w:rsid w:val="003963E7"/>
    <w:rsid w:val="00396433"/>
    <w:rsid w:val="00396443"/>
    <w:rsid w:val="0039650E"/>
    <w:rsid w:val="003965D3"/>
    <w:rsid w:val="0039663B"/>
    <w:rsid w:val="003966C1"/>
    <w:rsid w:val="00396B85"/>
    <w:rsid w:val="00396F2E"/>
    <w:rsid w:val="003971AB"/>
    <w:rsid w:val="0039760B"/>
    <w:rsid w:val="003977A4"/>
    <w:rsid w:val="00397852"/>
    <w:rsid w:val="0039796A"/>
    <w:rsid w:val="00397F8D"/>
    <w:rsid w:val="00397FD7"/>
    <w:rsid w:val="0039A9FE"/>
    <w:rsid w:val="003A03EE"/>
    <w:rsid w:val="003A04C4"/>
    <w:rsid w:val="003A06A7"/>
    <w:rsid w:val="003A0D1D"/>
    <w:rsid w:val="003A1036"/>
    <w:rsid w:val="003A12CD"/>
    <w:rsid w:val="003A161B"/>
    <w:rsid w:val="003A164C"/>
    <w:rsid w:val="003A17CD"/>
    <w:rsid w:val="003A1AC4"/>
    <w:rsid w:val="003A2428"/>
    <w:rsid w:val="003A2567"/>
    <w:rsid w:val="003A262F"/>
    <w:rsid w:val="003A2658"/>
    <w:rsid w:val="003A2822"/>
    <w:rsid w:val="003A2960"/>
    <w:rsid w:val="003A2ABC"/>
    <w:rsid w:val="003A2D75"/>
    <w:rsid w:val="003A2E5C"/>
    <w:rsid w:val="003A2E93"/>
    <w:rsid w:val="003A2FAD"/>
    <w:rsid w:val="003A304F"/>
    <w:rsid w:val="003A3108"/>
    <w:rsid w:val="003A32F7"/>
    <w:rsid w:val="003A33C3"/>
    <w:rsid w:val="003A3520"/>
    <w:rsid w:val="003A3580"/>
    <w:rsid w:val="003A3905"/>
    <w:rsid w:val="003A394A"/>
    <w:rsid w:val="003A3A69"/>
    <w:rsid w:val="003A3B4E"/>
    <w:rsid w:val="003A3DA7"/>
    <w:rsid w:val="003A3DD6"/>
    <w:rsid w:val="003A40AF"/>
    <w:rsid w:val="003A4196"/>
    <w:rsid w:val="003A42CE"/>
    <w:rsid w:val="003A47A8"/>
    <w:rsid w:val="003A4811"/>
    <w:rsid w:val="003A48CD"/>
    <w:rsid w:val="003A4E23"/>
    <w:rsid w:val="003A513C"/>
    <w:rsid w:val="003A53CE"/>
    <w:rsid w:val="003A5415"/>
    <w:rsid w:val="003A54AA"/>
    <w:rsid w:val="003A568F"/>
    <w:rsid w:val="003A5A8B"/>
    <w:rsid w:val="003A5ADF"/>
    <w:rsid w:val="003A5D1F"/>
    <w:rsid w:val="003A5F1F"/>
    <w:rsid w:val="003A61F7"/>
    <w:rsid w:val="003A62F8"/>
    <w:rsid w:val="003A6346"/>
    <w:rsid w:val="003A654E"/>
    <w:rsid w:val="003A6643"/>
    <w:rsid w:val="003A66B8"/>
    <w:rsid w:val="003A68C2"/>
    <w:rsid w:val="003A68F3"/>
    <w:rsid w:val="003A69DD"/>
    <w:rsid w:val="003A6ABC"/>
    <w:rsid w:val="003A6D5E"/>
    <w:rsid w:val="003A701A"/>
    <w:rsid w:val="003A7156"/>
    <w:rsid w:val="003A7203"/>
    <w:rsid w:val="003A72EA"/>
    <w:rsid w:val="003A72FB"/>
    <w:rsid w:val="003A7387"/>
    <w:rsid w:val="003A73D5"/>
    <w:rsid w:val="003A73DB"/>
    <w:rsid w:val="003A7556"/>
    <w:rsid w:val="003A7A30"/>
    <w:rsid w:val="003A7DCB"/>
    <w:rsid w:val="003A7DD3"/>
    <w:rsid w:val="003B0276"/>
    <w:rsid w:val="003B0399"/>
    <w:rsid w:val="003B053E"/>
    <w:rsid w:val="003B06D0"/>
    <w:rsid w:val="003B06EF"/>
    <w:rsid w:val="003B0A16"/>
    <w:rsid w:val="003B0BAE"/>
    <w:rsid w:val="003B0BED"/>
    <w:rsid w:val="003B0F33"/>
    <w:rsid w:val="003B0FCE"/>
    <w:rsid w:val="003B0FE8"/>
    <w:rsid w:val="003B10B1"/>
    <w:rsid w:val="003B10EE"/>
    <w:rsid w:val="003B113F"/>
    <w:rsid w:val="003B153B"/>
    <w:rsid w:val="003B158C"/>
    <w:rsid w:val="003B1965"/>
    <w:rsid w:val="003B1C6F"/>
    <w:rsid w:val="003B1E75"/>
    <w:rsid w:val="003B1F20"/>
    <w:rsid w:val="003B1F91"/>
    <w:rsid w:val="003B25B3"/>
    <w:rsid w:val="003B2624"/>
    <w:rsid w:val="003B2673"/>
    <w:rsid w:val="003B269F"/>
    <w:rsid w:val="003B2818"/>
    <w:rsid w:val="003B2928"/>
    <w:rsid w:val="003B2A5E"/>
    <w:rsid w:val="003B2CDD"/>
    <w:rsid w:val="003B2EF0"/>
    <w:rsid w:val="003B312C"/>
    <w:rsid w:val="003B32A3"/>
    <w:rsid w:val="003B3362"/>
    <w:rsid w:val="003B3369"/>
    <w:rsid w:val="003B35ED"/>
    <w:rsid w:val="003B380C"/>
    <w:rsid w:val="003B38C9"/>
    <w:rsid w:val="003B3B56"/>
    <w:rsid w:val="003B3CB5"/>
    <w:rsid w:val="003B3DC1"/>
    <w:rsid w:val="003B40E4"/>
    <w:rsid w:val="003B4210"/>
    <w:rsid w:val="003B42F8"/>
    <w:rsid w:val="003B467A"/>
    <w:rsid w:val="003B475F"/>
    <w:rsid w:val="003B477F"/>
    <w:rsid w:val="003B4CD6"/>
    <w:rsid w:val="003B4D86"/>
    <w:rsid w:val="003B4F9D"/>
    <w:rsid w:val="003B504E"/>
    <w:rsid w:val="003B5107"/>
    <w:rsid w:val="003B510D"/>
    <w:rsid w:val="003B56B0"/>
    <w:rsid w:val="003B581D"/>
    <w:rsid w:val="003B5CE4"/>
    <w:rsid w:val="003B5FFE"/>
    <w:rsid w:val="003B6021"/>
    <w:rsid w:val="003B609F"/>
    <w:rsid w:val="003B6292"/>
    <w:rsid w:val="003B62E2"/>
    <w:rsid w:val="003B6378"/>
    <w:rsid w:val="003B6550"/>
    <w:rsid w:val="003B673F"/>
    <w:rsid w:val="003B67EE"/>
    <w:rsid w:val="003B6A88"/>
    <w:rsid w:val="003B6B97"/>
    <w:rsid w:val="003B6F07"/>
    <w:rsid w:val="003B7071"/>
    <w:rsid w:val="003B7296"/>
    <w:rsid w:val="003B731E"/>
    <w:rsid w:val="003B7605"/>
    <w:rsid w:val="003B7A7D"/>
    <w:rsid w:val="003B7C7E"/>
    <w:rsid w:val="003B7DED"/>
    <w:rsid w:val="003B7EFB"/>
    <w:rsid w:val="003C00AA"/>
    <w:rsid w:val="003C01C0"/>
    <w:rsid w:val="003C073C"/>
    <w:rsid w:val="003C07ED"/>
    <w:rsid w:val="003C0829"/>
    <w:rsid w:val="003C098F"/>
    <w:rsid w:val="003C0B43"/>
    <w:rsid w:val="003C0C38"/>
    <w:rsid w:val="003C10DC"/>
    <w:rsid w:val="003C10F1"/>
    <w:rsid w:val="003C115C"/>
    <w:rsid w:val="003C1272"/>
    <w:rsid w:val="003C12EB"/>
    <w:rsid w:val="003C1463"/>
    <w:rsid w:val="003C1517"/>
    <w:rsid w:val="003C1693"/>
    <w:rsid w:val="003C18CE"/>
    <w:rsid w:val="003C1921"/>
    <w:rsid w:val="003C1BBD"/>
    <w:rsid w:val="003C1D14"/>
    <w:rsid w:val="003C1D3B"/>
    <w:rsid w:val="003C2090"/>
    <w:rsid w:val="003C2430"/>
    <w:rsid w:val="003C243C"/>
    <w:rsid w:val="003C288D"/>
    <w:rsid w:val="003C2F47"/>
    <w:rsid w:val="003C30A1"/>
    <w:rsid w:val="003C30B4"/>
    <w:rsid w:val="003C318F"/>
    <w:rsid w:val="003C332B"/>
    <w:rsid w:val="003C346E"/>
    <w:rsid w:val="003C34F0"/>
    <w:rsid w:val="003C394D"/>
    <w:rsid w:val="003C3A17"/>
    <w:rsid w:val="003C3C96"/>
    <w:rsid w:val="003C3F33"/>
    <w:rsid w:val="003C4256"/>
    <w:rsid w:val="003C43D2"/>
    <w:rsid w:val="003C4469"/>
    <w:rsid w:val="003C44F9"/>
    <w:rsid w:val="003C4738"/>
    <w:rsid w:val="003C485A"/>
    <w:rsid w:val="003C490A"/>
    <w:rsid w:val="003C4C41"/>
    <w:rsid w:val="003C4C6E"/>
    <w:rsid w:val="003C4C73"/>
    <w:rsid w:val="003C4E5E"/>
    <w:rsid w:val="003C4FA1"/>
    <w:rsid w:val="003C504B"/>
    <w:rsid w:val="003C5133"/>
    <w:rsid w:val="003C5492"/>
    <w:rsid w:val="003C55E0"/>
    <w:rsid w:val="003C562A"/>
    <w:rsid w:val="003C577E"/>
    <w:rsid w:val="003C58CE"/>
    <w:rsid w:val="003C5D24"/>
    <w:rsid w:val="003C5DD3"/>
    <w:rsid w:val="003C5E10"/>
    <w:rsid w:val="003C5E67"/>
    <w:rsid w:val="003C5F35"/>
    <w:rsid w:val="003C5FA3"/>
    <w:rsid w:val="003C608C"/>
    <w:rsid w:val="003C6127"/>
    <w:rsid w:val="003C61B2"/>
    <w:rsid w:val="003C6551"/>
    <w:rsid w:val="003C67A1"/>
    <w:rsid w:val="003C67EC"/>
    <w:rsid w:val="003C6E3A"/>
    <w:rsid w:val="003C6E42"/>
    <w:rsid w:val="003C6F5D"/>
    <w:rsid w:val="003C7510"/>
    <w:rsid w:val="003C7566"/>
    <w:rsid w:val="003C75E8"/>
    <w:rsid w:val="003C7783"/>
    <w:rsid w:val="003CFCD7"/>
    <w:rsid w:val="003D000B"/>
    <w:rsid w:val="003D0071"/>
    <w:rsid w:val="003D00A2"/>
    <w:rsid w:val="003D0145"/>
    <w:rsid w:val="003D018A"/>
    <w:rsid w:val="003D034B"/>
    <w:rsid w:val="003D04A6"/>
    <w:rsid w:val="003D070B"/>
    <w:rsid w:val="003D08D3"/>
    <w:rsid w:val="003D09BF"/>
    <w:rsid w:val="003D0B33"/>
    <w:rsid w:val="003D0D81"/>
    <w:rsid w:val="003D0EA8"/>
    <w:rsid w:val="003D0EBA"/>
    <w:rsid w:val="003D0ED0"/>
    <w:rsid w:val="003D1152"/>
    <w:rsid w:val="003D125B"/>
    <w:rsid w:val="003D1286"/>
    <w:rsid w:val="003D176D"/>
    <w:rsid w:val="003D1B20"/>
    <w:rsid w:val="003D1CFC"/>
    <w:rsid w:val="003D1E82"/>
    <w:rsid w:val="003D22C4"/>
    <w:rsid w:val="003D23E2"/>
    <w:rsid w:val="003D2485"/>
    <w:rsid w:val="003D262B"/>
    <w:rsid w:val="003D2761"/>
    <w:rsid w:val="003D283F"/>
    <w:rsid w:val="003D2A87"/>
    <w:rsid w:val="003D2AB4"/>
    <w:rsid w:val="003D2CFA"/>
    <w:rsid w:val="003D300E"/>
    <w:rsid w:val="003D30F6"/>
    <w:rsid w:val="003D31E4"/>
    <w:rsid w:val="003D328A"/>
    <w:rsid w:val="003D3410"/>
    <w:rsid w:val="003D344A"/>
    <w:rsid w:val="003D349D"/>
    <w:rsid w:val="003D34BE"/>
    <w:rsid w:val="003D35AA"/>
    <w:rsid w:val="003D3775"/>
    <w:rsid w:val="003D37EA"/>
    <w:rsid w:val="003D381A"/>
    <w:rsid w:val="003D3F64"/>
    <w:rsid w:val="003D4380"/>
    <w:rsid w:val="003D4395"/>
    <w:rsid w:val="003D43E3"/>
    <w:rsid w:val="003D4539"/>
    <w:rsid w:val="003D46F9"/>
    <w:rsid w:val="003D4D2A"/>
    <w:rsid w:val="003D4D7B"/>
    <w:rsid w:val="003D4DD6"/>
    <w:rsid w:val="003D4DED"/>
    <w:rsid w:val="003D5018"/>
    <w:rsid w:val="003D522B"/>
    <w:rsid w:val="003D529A"/>
    <w:rsid w:val="003D54B2"/>
    <w:rsid w:val="003D552A"/>
    <w:rsid w:val="003D560A"/>
    <w:rsid w:val="003D58C7"/>
    <w:rsid w:val="003D5AC3"/>
    <w:rsid w:val="003D5BD9"/>
    <w:rsid w:val="003D5C6D"/>
    <w:rsid w:val="003D5E31"/>
    <w:rsid w:val="003D5EB7"/>
    <w:rsid w:val="003D5ECA"/>
    <w:rsid w:val="003D6047"/>
    <w:rsid w:val="003D6331"/>
    <w:rsid w:val="003D6425"/>
    <w:rsid w:val="003D668C"/>
    <w:rsid w:val="003D6A60"/>
    <w:rsid w:val="003D6ADB"/>
    <w:rsid w:val="003D6C18"/>
    <w:rsid w:val="003D6D98"/>
    <w:rsid w:val="003D70F9"/>
    <w:rsid w:val="003D78B9"/>
    <w:rsid w:val="003D7D4C"/>
    <w:rsid w:val="003D7D75"/>
    <w:rsid w:val="003D7F8F"/>
    <w:rsid w:val="003E0120"/>
    <w:rsid w:val="003E0130"/>
    <w:rsid w:val="003E01BC"/>
    <w:rsid w:val="003E0215"/>
    <w:rsid w:val="003E0362"/>
    <w:rsid w:val="003E036A"/>
    <w:rsid w:val="003E055B"/>
    <w:rsid w:val="003E064E"/>
    <w:rsid w:val="003E082B"/>
    <w:rsid w:val="003E0B2E"/>
    <w:rsid w:val="003E0D6A"/>
    <w:rsid w:val="003E11A1"/>
    <w:rsid w:val="003E15BD"/>
    <w:rsid w:val="003E1B27"/>
    <w:rsid w:val="003E1B52"/>
    <w:rsid w:val="003E1F0D"/>
    <w:rsid w:val="003E21AF"/>
    <w:rsid w:val="003E22D6"/>
    <w:rsid w:val="003E2486"/>
    <w:rsid w:val="003E26F1"/>
    <w:rsid w:val="003E280B"/>
    <w:rsid w:val="003E28A5"/>
    <w:rsid w:val="003E2E5C"/>
    <w:rsid w:val="003E2F2F"/>
    <w:rsid w:val="003E3324"/>
    <w:rsid w:val="003E3490"/>
    <w:rsid w:val="003E349D"/>
    <w:rsid w:val="003E382C"/>
    <w:rsid w:val="003E3DB0"/>
    <w:rsid w:val="003E401A"/>
    <w:rsid w:val="003E40CF"/>
    <w:rsid w:val="003E4152"/>
    <w:rsid w:val="003E4235"/>
    <w:rsid w:val="003E4317"/>
    <w:rsid w:val="003E46B9"/>
    <w:rsid w:val="003E4759"/>
    <w:rsid w:val="003E4994"/>
    <w:rsid w:val="003E4A99"/>
    <w:rsid w:val="003E4B0E"/>
    <w:rsid w:val="003E4DE0"/>
    <w:rsid w:val="003E4EC0"/>
    <w:rsid w:val="003E4F78"/>
    <w:rsid w:val="003E4FE2"/>
    <w:rsid w:val="003E4FFD"/>
    <w:rsid w:val="003E53E5"/>
    <w:rsid w:val="003E55FE"/>
    <w:rsid w:val="003E56D2"/>
    <w:rsid w:val="003E5701"/>
    <w:rsid w:val="003E572E"/>
    <w:rsid w:val="003E589C"/>
    <w:rsid w:val="003E591C"/>
    <w:rsid w:val="003E5BE5"/>
    <w:rsid w:val="003E5C56"/>
    <w:rsid w:val="003E5D71"/>
    <w:rsid w:val="003E5F07"/>
    <w:rsid w:val="003E6027"/>
    <w:rsid w:val="003E6311"/>
    <w:rsid w:val="003E634F"/>
    <w:rsid w:val="003E6393"/>
    <w:rsid w:val="003E6676"/>
    <w:rsid w:val="003E6732"/>
    <w:rsid w:val="003E6CE4"/>
    <w:rsid w:val="003E6DA1"/>
    <w:rsid w:val="003E6DBF"/>
    <w:rsid w:val="003E6F2E"/>
    <w:rsid w:val="003E6FCD"/>
    <w:rsid w:val="003E7235"/>
    <w:rsid w:val="003E750F"/>
    <w:rsid w:val="003E7705"/>
    <w:rsid w:val="003E771D"/>
    <w:rsid w:val="003E79E5"/>
    <w:rsid w:val="003E7EB1"/>
    <w:rsid w:val="003F020A"/>
    <w:rsid w:val="003F026B"/>
    <w:rsid w:val="003F02DF"/>
    <w:rsid w:val="003F0498"/>
    <w:rsid w:val="003F04C7"/>
    <w:rsid w:val="003F0553"/>
    <w:rsid w:val="003F06F1"/>
    <w:rsid w:val="003F0775"/>
    <w:rsid w:val="003F0B23"/>
    <w:rsid w:val="003F0B35"/>
    <w:rsid w:val="003F0B9D"/>
    <w:rsid w:val="003F1080"/>
    <w:rsid w:val="003F1096"/>
    <w:rsid w:val="003F129C"/>
    <w:rsid w:val="003F1745"/>
    <w:rsid w:val="003F1A1C"/>
    <w:rsid w:val="003F1BFA"/>
    <w:rsid w:val="003F1D3F"/>
    <w:rsid w:val="003F1EF6"/>
    <w:rsid w:val="003F20A4"/>
    <w:rsid w:val="003F2111"/>
    <w:rsid w:val="003F2321"/>
    <w:rsid w:val="003F2429"/>
    <w:rsid w:val="003F2752"/>
    <w:rsid w:val="003F28A3"/>
    <w:rsid w:val="003F2958"/>
    <w:rsid w:val="003F2A5C"/>
    <w:rsid w:val="003F2CB9"/>
    <w:rsid w:val="003F2E0B"/>
    <w:rsid w:val="003F2E0F"/>
    <w:rsid w:val="003F2E7D"/>
    <w:rsid w:val="003F30C4"/>
    <w:rsid w:val="003F328E"/>
    <w:rsid w:val="003F3341"/>
    <w:rsid w:val="003F3724"/>
    <w:rsid w:val="003F3CC2"/>
    <w:rsid w:val="003F3E9F"/>
    <w:rsid w:val="003F3EB2"/>
    <w:rsid w:val="003F4448"/>
    <w:rsid w:val="003F478F"/>
    <w:rsid w:val="003F47B1"/>
    <w:rsid w:val="003F488B"/>
    <w:rsid w:val="003F4C35"/>
    <w:rsid w:val="003F4D50"/>
    <w:rsid w:val="003F5248"/>
    <w:rsid w:val="003F562C"/>
    <w:rsid w:val="003F5772"/>
    <w:rsid w:val="003F588D"/>
    <w:rsid w:val="003F5927"/>
    <w:rsid w:val="003F59FD"/>
    <w:rsid w:val="003F5ABB"/>
    <w:rsid w:val="003F5DEC"/>
    <w:rsid w:val="003F5E93"/>
    <w:rsid w:val="003F6295"/>
    <w:rsid w:val="003F62EC"/>
    <w:rsid w:val="003F63CD"/>
    <w:rsid w:val="003F662E"/>
    <w:rsid w:val="003F684E"/>
    <w:rsid w:val="003F688E"/>
    <w:rsid w:val="003F68F7"/>
    <w:rsid w:val="003F6B38"/>
    <w:rsid w:val="003F6C6C"/>
    <w:rsid w:val="003F72B3"/>
    <w:rsid w:val="003F74D4"/>
    <w:rsid w:val="003F75C5"/>
    <w:rsid w:val="003F7C98"/>
    <w:rsid w:val="0040070C"/>
    <w:rsid w:val="0040072A"/>
    <w:rsid w:val="00400862"/>
    <w:rsid w:val="00400AD4"/>
    <w:rsid w:val="00400C94"/>
    <w:rsid w:val="00400D66"/>
    <w:rsid w:val="004010DA"/>
    <w:rsid w:val="0040121D"/>
    <w:rsid w:val="00401280"/>
    <w:rsid w:val="004017FF"/>
    <w:rsid w:val="00401A1F"/>
    <w:rsid w:val="00401A56"/>
    <w:rsid w:val="00401AB4"/>
    <w:rsid w:val="00401B2B"/>
    <w:rsid w:val="00401B53"/>
    <w:rsid w:val="004020C1"/>
    <w:rsid w:val="0040279D"/>
    <w:rsid w:val="00402B26"/>
    <w:rsid w:val="00402C20"/>
    <w:rsid w:val="00402C51"/>
    <w:rsid w:val="00402C5D"/>
    <w:rsid w:val="00402E8B"/>
    <w:rsid w:val="004031C0"/>
    <w:rsid w:val="0040338E"/>
    <w:rsid w:val="004034F2"/>
    <w:rsid w:val="004035F5"/>
    <w:rsid w:val="004036CB"/>
    <w:rsid w:val="00403714"/>
    <w:rsid w:val="004037A9"/>
    <w:rsid w:val="00403A03"/>
    <w:rsid w:val="00403A1F"/>
    <w:rsid w:val="00403B47"/>
    <w:rsid w:val="00403D51"/>
    <w:rsid w:val="00404043"/>
    <w:rsid w:val="0040413F"/>
    <w:rsid w:val="00404312"/>
    <w:rsid w:val="00404341"/>
    <w:rsid w:val="00404350"/>
    <w:rsid w:val="004043B7"/>
    <w:rsid w:val="004047AA"/>
    <w:rsid w:val="004047E8"/>
    <w:rsid w:val="00404A52"/>
    <w:rsid w:val="00404D19"/>
    <w:rsid w:val="00404F93"/>
    <w:rsid w:val="004051FF"/>
    <w:rsid w:val="004052ED"/>
    <w:rsid w:val="00405627"/>
    <w:rsid w:val="0040563A"/>
    <w:rsid w:val="00405BA2"/>
    <w:rsid w:val="00405DF4"/>
    <w:rsid w:val="00405EBE"/>
    <w:rsid w:val="00405EEC"/>
    <w:rsid w:val="004064DF"/>
    <w:rsid w:val="00406613"/>
    <w:rsid w:val="0040661D"/>
    <w:rsid w:val="004067A8"/>
    <w:rsid w:val="00406808"/>
    <w:rsid w:val="00406839"/>
    <w:rsid w:val="0040699B"/>
    <w:rsid w:val="00406B9A"/>
    <w:rsid w:val="00406D1C"/>
    <w:rsid w:val="00406FEE"/>
    <w:rsid w:val="00407122"/>
    <w:rsid w:val="004071B5"/>
    <w:rsid w:val="0040726C"/>
    <w:rsid w:val="00407311"/>
    <w:rsid w:val="00407539"/>
    <w:rsid w:val="0040753D"/>
    <w:rsid w:val="00407712"/>
    <w:rsid w:val="00407B1F"/>
    <w:rsid w:val="00407C1E"/>
    <w:rsid w:val="00410290"/>
    <w:rsid w:val="0041033A"/>
    <w:rsid w:val="004105D6"/>
    <w:rsid w:val="004105F1"/>
    <w:rsid w:val="004106B4"/>
    <w:rsid w:val="004107D7"/>
    <w:rsid w:val="00410AEE"/>
    <w:rsid w:val="00410BA7"/>
    <w:rsid w:val="00410EA5"/>
    <w:rsid w:val="004110F4"/>
    <w:rsid w:val="00411382"/>
    <w:rsid w:val="004119FC"/>
    <w:rsid w:val="00411C30"/>
    <w:rsid w:val="00411D35"/>
    <w:rsid w:val="004120BD"/>
    <w:rsid w:val="004120ED"/>
    <w:rsid w:val="00412471"/>
    <w:rsid w:val="0041261D"/>
    <w:rsid w:val="004127AA"/>
    <w:rsid w:val="00412C60"/>
    <w:rsid w:val="00412EF3"/>
    <w:rsid w:val="00413004"/>
    <w:rsid w:val="00413025"/>
    <w:rsid w:val="00413071"/>
    <w:rsid w:val="004131CC"/>
    <w:rsid w:val="004132E7"/>
    <w:rsid w:val="00413775"/>
    <w:rsid w:val="00413904"/>
    <w:rsid w:val="00413A9C"/>
    <w:rsid w:val="00413C79"/>
    <w:rsid w:val="00413CBC"/>
    <w:rsid w:val="00413F78"/>
    <w:rsid w:val="00414311"/>
    <w:rsid w:val="0041435B"/>
    <w:rsid w:val="0041436A"/>
    <w:rsid w:val="00414498"/>
    <w:rsid w:val="004144D1"/>
    <w:rsid w:val="004145B1"/>
    <w:rsid w:val="004149BE"/>
    <w:rsid w:val="00415198"/>
    <w:rsid w:val="004151DF"/>
    <w:rsid w:val="00415298"/>
    <w:rsid w:val="004156FD"/>
    <w:rsid w:val="0041577D"/>
    <w:rsid w:val="004158A5"/>
    <w:rsid w:val="00415A0A"/>
    <w:rsid w:val="00415A47"/>
    <w:rsid w:val="00415B5E"/>
    <w:rsid w:val="00415D93"/>
    <w:rsid w:val="00415FBD"/>
    <w:rsid w:val="00415FCE"/>
    <w:rsid w:val="0041633E"/>
    <w:rsid w:val="00416396"/>
    <w:rsid w:val="00416466"/>
    <w:rsid w:val="004165A1"/>
    <w:rsid w:val="00416677"/>
    <w:rsid w:val="0041669F"/>
    <w:rsid w:val="004167EE"/>
    <w:rsid w:val="00416DE9"/>
    <w:rsid w:val="00416E41"/>
    <w:rsid w:val="00416EFD"/>
    <w:rsid w:val="004173F4"/>
    <w:rsid w:val="00417887"/>
    <w:rsid w:val="004178EF"/>
    <w:rsid w:val="00417B3A"/>
    <w:rsid w:val="00417B9B"/>
    <w:rsid w:val="00417BF3"/>
    <w:rsid w:val="00417C9C"/>
    <w:rsid w:val="00417EA4"/>
    <w:rsid w:val="00417FCA"/>
    <w:rsid w:val="00420506"/>
    <w:rsid w:val="00420A3A"/>
    <w:rsid w:val="00420AB7"/>
    <w:rsid w:val="00420AEC"/>
    <w:rsid w:val="00420ED5"/>
    <w:rsid w:val="00421135"/>
    <w:rsid w:val="004211C7"/>
    <w:rsid w:val="00421371"/>
    <w:rsid w:val="004219E0"/>
    <w:rsid w:val="00421BD9"/>
    <w:rsid w:val="00421F43"/>
    <w:rsid w:val="0042200A"/>
    <w:rsid w:val="0042208A"/>
    <w:rsid w:val="004220C6"/>
    <w:rsid w:val="004222FB"/>
    <w:rsid w:val="004226C2"/>
    <w:rsid w:val="00422893"/>
    <w:rsid w:val="00422DC5"/>
    <w:rsid w:val="00422E6B"/>
    <w:rsid w:val="00422EA0"/>
    <w:rsid w:val="004230BA"/>
    <w:rsid w:val="004234CE"/>
    <w:rsid w:val="00423501"/>
    <w:rsid w:val="004235C2"/>
    <w:rsid w:val="0042371C"/>
    <w:rsid w:val="00423882"/>
    <w:rsid w:val="00423C18"/>
    <w:rsid w:val="004243B4"/>
    <w:rsid w:val="0042483D"/>
    <w:rsid w:val="00424CF6"/>
    <w:rsid w:val="00424E5D"/>
    <w:rsid w:val="00424FA9"/>
    <w:rsid w:val="00425073"/>
    <w:rsid w:val="004250CA"/>
    <w:rsid w:val="00425618"/>
    <w:rsid w:val="0042590D"/>
    <w:rsid w:val="004259A6"/>
    <w:rsid w:val="00425B51"/>
    <w:rsid w:val="00425B52"/>
    <w:rsid w:val="00425E0D"/>
    <w:rsid w:val="00426026"/>
    <w:rsid w:val="004262B8"/>
    <w:rsid w:val="0042655C"/>
    <w:rsid w:val="004265C6"/>
    <w:rsid w:val="00426714"/>
    <w:rsid w:val="00426890"/>
    <w:rsid w:val="004268DC"/>
    <w:rsid w:val="004269C6"/>
    <w:rsid w:val="00426A8C"/>
    <w:rsid w:val="00426AC4"/>
    <w:rsid w:val="00426FEF"/>
    <w:rsid w:val="00427014"/>
    <w:rsid w:val="00427193"/>
    <w:rsid w:val="00427600"/>
    <w:rsid w:val="00427832"/>
    <w:rsid w:val="00427D05"/>
    <w:rsid w:val="00427D73"/>
    <w:rsid w:val="00427FCE"/>
    <w:rsid w:val="004300FC"/>
    <w:rsid w:val="0043013E"/>
    <w:rsid w:val="00430561"/>
    <w:rsid w:val="00430802"/>
    <w:rsid w:val="0043080E"/>
    <w:rsid w:val="004308F9"/>
    <w:rsid w:val="00430D78"/>
    <w:rsid w:val="00431054"/>
    <w:rsid w:val="00431055"/>
    <w:rsid w:val="00431170"/>
    <w:rsid w:val="004317D2"/>
    <w:rsid w:val="004318CC"/>
    <w:rsid w:val="00431B59"/>
    <w:rsid w:val="00431E53"/>
    <w:rsid w:val="00431ECF"/>
    <w:rsid w:val="00432299"/>
    <w:rsid w:val="00432718"/>
    <w:rsid w:val="00432C62"/>
    <w:rsid w:val="00432CD1"/>
    <w:rsid w:val="00432CF4"/>
    <w:rsid w:val="00432E39"/>
    <w:rsid w:val="00432E87"/>
    <w:rsid w:val="00432EB4"/>
    <w:rsid w:val="0043306D"/>
    <w:rsid w:val="00433824"/>
    <w:rsid w:val="00433994"/>
    <w:rsid w:val="00433BC0"/>
    <w:rsid w:val="00433BC9"/>
    <w:rsid w:val="00433C41"/>
    <w:rsid w:val="00433C5F"/>
    <w:rsid w:val="00433EC2"/>
    <w:rsid w:val="0043400C"/>
    <w:rsid w:val="0043404D"/>
    <w:rsid w:val="00434183"/>
    <w:rsid w:val="00434591"/>
    <w:rsid w:val="0043473C"/>
    <w:rsid w:val="004348D2"/>
    <w:rsid w:val="004348F1"/>
    <w:rsid w:val="00434B31"/>
    <w:rsid w:val="00434B9C"/>
    <w:rsid w:val="00434D3C"/>
    <w:rsid w:val="00434D4B"/>
    <w:rsid w:val="00434EE8"/>
    <w:rsid w:val="00435738"/>
    <w:rsid w:val="00435760"/>
    <w:rsid w:val="0043589A"/>
    <w:rsid w:val="00435D28"/>
    <w:rsid w:val="0043601C"/>
    <w:rsid w:val="00436035"/>
    <w:rsid w:val="0043617A"/>
    <w:rsid w:val="0043653F"/>
    <w:rsid w:val="0043686B"/>
    <w:rsid w:val="004369FA"/>
    <w:rsid w:val="00436A2D"/>
    <w:rsid w:val="00436BD1"/>
    <w:rsid w:val="00436C0E"/>
    <w:rsid w:val="00436D2E"/>
    <w:rsid w:val="00436D38"/>
    <w:rsid w:val="00436EC5"/>
    <w:rsid w:val="00436F53"/>
    <w:rsid w:val="00437159"/>
    <w:rsid w:val="0043720D"/>
    <w:rsid w:val="00437667"/>
    <w:rsid w:val="004378E7"/>
    <w:rsid w:val="00437F03"/>
    <w:rsid w:val="00440737"/>
    <w:rsid w:val="004408FA"/>
    <w:rsid w:val="00440A36"/>
    <w:rsid w:val="00440B5F"/>
    <w:rsid w:val="00440CAA"/>
    <w:rsid w:val="00440D55"/>
    <w:rsid w:val="00440E98"/>
    <w:rsid w:val="00440FA5"/>
    <w:rsid w:val="00440FB4"/>
    <w:rsid w:val="0044102A"/>
    <w:rsid w:val="00441613"/>
    <w:rsid w:val="0044170B"/>
    <w:rsid w:val="00441711"/>
    <w:rsid w:val="00441A13"/>
    <w:rsid w:val="00441B85"/>
    <w:rsid w:val="00441C6A"/>
    <w:rsid w:val="00441E27"/>
    <w:rsid w:val="00441FB9"/>
    <w:rsid w:val="00442040"/>
    <w:rsid w:val="004425C6"/>
    <w:rsid w:val="0044277E"/>
    <w:rsid w:val="00442BE5"/>
    <w:rsid w:val="00442C00"/>
    <w:rsid w:val="00442C6E"/>
    <w:rsid w:val="00442CB4"/>
    <w:rsid w:val="00442CC9"/>
    <w:rsid w:val="00442EE1"/>
    <w:rsid w:val="00442F9F"/>
    <w:rsid w:val="00442FAF"/>
    <w:rsid w:val="00443082"/>
    <w:rsid w:val="0044340E"/>
    <w:rsid w:val="00443B39"/>
    <w:rsid w:val="00443C0C"/>
    <w:rsid w:val="00443DE0"/>
    <w:rsid w:val="00444015"/>
    <w:rsid w:val="0044402C"/>
    <w:rsid w:val="00444243"/>
    <w:rsid w:val="00444668"/>
    <w:rsid w:val="00444690"/>
    <w:rsid w:val="00444727"/>
    <w:rsid w:val="00444738"/>
    <w:rsid w:val="00444A55"/>
    <w:rsid w:val="00444A57"/>
    <w:rsid w:val="00444C08"/>
    <w:rsid w:val="00444E76"/>
    <w:rsid w:val="00444FDE"/>
    <w:rsid w:val="00445572"/>
    <w:rsid w:val="004455C7"/>
    <w:rsid w:val="00445A83"/>
    <w:rsid w:val="00445B8B"/>
    <w:rsid w:val="00445C7C"/>
    <w:rsid w:val="00445CBB"/>
    <w:rsid w:val="00445DFF"/>
    <w:rsid w:val="0044602E"/>
    <w:rsid w:val="004461A1"/>
    <w:rsid w:val="004463C5"/>
    <w:rsid w:val="004464CE"/>
    <w:rsid w:val="004464ED"/>
    <w:rsid w:val="0044667E"/>
    <w:rsid w:val="004468BD"/>
    <w:rsid w:val="004469A5"/>
    <w:rsid w:val="00446AB4"/>
    <w:rsid w:val="00446B54"/>
    <w:rsid w:val="00446DDE"/>
    <w:rsid w:val="0044705F"/>
    <w:rsid w:val="00447238"/>
    <w:rsid w:val="00447249"/>
    <w:rsid w:val="00447255"/>
    <w:rsid w:val="00447285"/>
    <w:rsid w:val="00447B5E"/>
    <w:rsid w:val="00447D35"/>
    <w:rsid w:val="00447E71"/>
    <w:rsid w:val="00447EC5"/>
    <w:rsid w:val="00450030"/>
    <w:rsid w:val="0045006E"/>
    <w:rsid w:val="004502A2"/>
    <w:rsid w:val="00450657"/>
    <w:rsid w:val="00450759"/>
    <w:rsid w:val="0045075D"/>
    <w:rsid w:val="00450908"/>
    <w:rsid w:val="004509A9"/>
    <w:rsid w:val="00450A62"/>
    <w:rsid w:val="00450CAC"/>
    <w:rsid w:val="00450DA1"/>
    <w:rsid w:val="00450E5F"/>
    <w:rsid w:val="0045101A"/>
    <w:rsid w:val="0045106B"/>
    <w:rsid w:val="004511E2"/>
    <w:rsid w:val="00451569"/>
    <w:rsid w:val="0045178C"/>
    <w:rsid w:val="0045189D"/>
    <w:rsid w:val="004518B8"/>
    <w:rsid w:val="00451C6D"/>
    <w:rsid w:val="00451FC5"/>
    <w:rsid w:val="00452032"/>
    <w:rsid w:val="00452142"/>
    <w:rsid w:val="004521D4"/>
    <w:rsid w:val="0045226B"/>
    <w:rsid w:val="004522CF"/>
    <w:rsid w:val="0045239B"/>
    <w:rsid w:val="004529B7"/>
    <w:rsid w:val="00452A68"/>
    <w:rsid w:val="00452B75"/>
    <w:rsid w:val="00452C65"/>
    <w:rsid w:val="00452C93"/>
    <w:rsid w:val="00452D7F"/>
    <w:rsid w:val="00452DA0"/>
    <w:rsid w:val="00453017"/>
    <w:rsid w:val="004532C3"/>
    <w:rsid w:val="00453636"/>
    <w:rsid w:val="00453F29"/>
    <w:rsid w:val="00453FC0"/>
    <w:rsid w:val="00454085"/>
    <w:rsid w:val="0045430E"/>
    <w:rsid w:val="004544E3"/>
    <w:rsid w:val="004544F1"/>
    <w:rsid w:val="004545E4"/>
    <w:rsid w:val="004546A1"/>
    <w:rsid w:val="004549C0"/>
    <w:rsid w:val="00454C4F"/>
    <w:rsid w:val="00454C7C"/>
    <w:rsid w:val="00454D61"/>
    <w:rsid w:val="00454E79"/>
    <w:rsid w:val="00455285"/>
    <w:rsid w:val="00455472"/>
    <w:rsid w:val="004556D8"/>
    <w:rsid w:val="0045570E"/>
    <w:rsid w:val="00455DBD"/>
    <w:rsid w:val="00456142"/>
    <w:rsid w:val="0045635E"/>
    <w:rsid w:val="004567AE"/>
    <w:rsid w:val="004569C2"/>
    <w:rsid w:val="004569E3"/>
    <w:rsid w:val="00456C0E"/>
    <w:rsid w:val="00456E03"/>
    <w:rsid w:val="00457276"/>
    <w:rsid w:val="00457460"/>
    <w:rsid w:val="00457623"/>
    <w:rsid w:val="004576BD"/>
    <w:rsid w:val="0045770A"/>
    <w:rsid w:val="00457718"/>
    <w:rsid w:val="004577C9"/>
    <w:rsid w:val="00457A2E"/>
    <w:rsid w:val="00457AD7"/>
    <w:rsid w:val="00457C47"/>
    <w:rsid w:val="00457C72"/>
    <w:rsid w:val="00457CC1"/>
    <w:rsid w:val="00457D70"/>
    <w:rsid w:val="0046003A"/>
    <w:rsid w:val="004603C3"/>
    <w:rsid w:val="00460403"/>
    <w:rsid w:val="0046072B"/>
    <w:rsid w:val="0046095F"/>
    <w:rsid w:val="004609FF"/>
    <w:rsid w:val="00460D98"/>
    <w:rsid w:val="00460F76"/>
    <w:rsid w:val="00461029"/>
    <w:rsid w:val="00461194"/>
    <w:rsid w:val="004611BA"/>
    <w:rsid w:val="00461299"/>
    <w:rsid w:val="00461365"/>
    <w:rsid w:val="00461461"/>
    <w:rsid w:val="004616C9"/>
    <w:rsid w:val="00461770"/>
    <w:rsid w:val="004618CB"/>
    <w:rsid w:val="00461921"/>
    <w:rsid w:val="00461954"/>
    <w:rsid w:val="00461B0A"/>
    <w:rsid w:val="00461C3F"/>
    <w:rsid w:val="00461EA0"/>
    <w:rsid w:val="00461F06"/>
    <w:rsid w:val="00462001"/>
    <w:rsid w:val="0046201C"/>
    <w:rsid w:val="004622C3"/>
    <w:rsid w:val="004622CF"/>
    <w:rsid w:val="00462721"/>
    <w:rsid w:val="00462BB1"/>
    <w:rsid w:val="00462D03"/>
    <w:rsid w:val="00462D27"/>
    <w:rsid w:val="00462F1E"/>
    <w:rsid w:val="00463084"/>
    <w:rsid w:val="0046308C"/>
    <w:rsid w:val="00463095"/>
    <w:rsid w:val="00463119"/>
    <w:rsid w:val="004631EB"/>
    <w:rsid w:val="0046359A"/>
    <w:rsid w:val="0046368D"/>
    <w:rsid w:val="00463904"/>
    <w:rsid w:val="00463B98"/>
    <w:rsid w:val="00463CB1"/>
    <w:rsid w:val="00463D30"/>
    <w:rsid w:val="00463E75"/>
    <w:rsid w:val="0046421C"/>
    <w:rsid w:val="004642D2"/>
    <w:rsid w:val="004642E1"/>
    <w:rsid w:val="004643D5"/>
    <w:rsid w:val="004643E6"/>
    <w:rsid w:val="004649B5"/>
    <w:rsid w:val="004649D3"/>
    <w:rsid w:val="00464C21"/>
    <w:rsid w:val="00464CDD"/>
    <w:rsid w:val="00464ED3"/>
    <w:rsid w:val="00464F22"/>
    <w:rsid w:val="00465299"/>
    <w:rsid w:val="0046544B"/>
    <w:rsid w:val="004655E4"/>
    <w:rsid w:val="004656C5"/>
    <w:rsid w:val="004659C7"/>
    <w:rsid w:val="00465B6A"/>
    <w:rsid w:val="00465DB0"/>
    <w:rsid w:val="0046615B"/>
    <w:rsid w:val="004661B2"/>
    <w:rsid w:val="004661D4"/>
    <w:rsid w:val="00466512"/>
    <w:rsid w:val="00466551"/>
    <w:rsid w:val="00466AB7"/>
    <w:rsid w:val="00466D51"/>
    <w:rsid w:val="00466F2C"/>
    <w:rsid w:val="00466F33"/>
    <w:rsid w:val="00467031"/>
    <w:rsid w:val="0046750C"/>
    <w:rsid w:val="00467515"/>
    <w:rsid w:val="004676DD"/>
    <w:rsid w:val="004679F1"/>
    <w:rsid w:val="00467ABD"/>
    <w:rsid w:val="00467B81"/>
    <w:rsid w:val="00467BD0"/>
    <w:rsid w:val="00467EA1"/>
    <w:rsid w:val="00467F45"/>
    <w:rsid w:val="00467FA1"/>
    <w:rsid w:val="00467FDE"/>
    <w:rsid w:val="00470007"/>
    <w:rsid w:val="00470029"/>
    <w:rsid w:val="0047024F"/>
    <w:rsid w:val="00470503"/>
    <w:rsid w:val="00470635"/>
    <w:rsid w:val="00470B36"/>
    <w:rsid w:val="00470C4C"/>
    <w:rsid w:val="004711B7"/>
    <w:rsid w:val="00471483"/>
    <w:rsid w:val="004716F8"/>
    <w:rsid w:val="004718CD"/>
    <w:rsid w:val="00471B49"/>
    <w:rsid w:val="00471C2D"/>
    <w:rsid w:val="00471C34"/>
    <w:rsid w:val="00471DB2"/>
    <w:rsid w:val="0047221F"/>
    <w:rsid w:val="00472292"/>
    <w:rsid w:val="00472421"/>
    <w:rsid w:val="004724BF"/>
    <w:rsid w:val="004725D5"/>
    <w:rsid w:val="00472663"/>
    <w:rsid w:val="0047280E"/>
    <w:rsid w:val="00472924"/>
    <w:rsid w:val="004729F4"/>
    <w:rsid w:val="00472AAD"/>
    <w:rsid w:val="00472B02"/>
    <w:rsid w:val="00472E64"/>
    <w:rsid w:val="00472F27"/>
    <w:rsid w:val="0047331A"/>
    <w:rsid w:val="00473BCD"/>
    <w:rsid w:val="00473D53"/>
    <w:rsid w:val="00473F3D"/>
    <w:rsid w:val="004740F3"/>
    <w:rsid w:val="004741A1"/>
    <w:rsid w:val="00474291"/>
    <w:rsid w:val="004744FA"/>
    <w:rsid w:val="00474813"/>
    <w:rsid w:val="00474BFE"/>
    <w:rsid w:val="00474D05"/>
    <w:rsid w:val="0047510A"/>
    <w:rsid w:val="004753D0"/>
    <w:rsid w:val="0047547F"/>
    <w:rsid w:val="0047552C"/>
    <w:rsid w:val="004755C6"/>
    <w:rsid w:val="004756AB"/>
    <w:rsid w:val="00475A48"/>
    <w:rsid w:val="00475DFD"/>
    <w:rsid w:val="00476293"/>
    <w:rsid w:val="00476C3A"/>
    <w:rsid w:val="00476E03"/>
    <w:rsid w:val="00477658"/>
    <w:rsid w:val="004776E2"/>
    <w:rsid w:val="00477AA9"/>
    <w:rsid w:val="00477C4E"/>
    <w:rsid w:val="004802D2"/>
    <w:rsid w:val="00480625"/>
    <w:rsid w:val="0048076D"/>
    <w:rsid w:val="004807E4"/>
    <w:rsid w:val="0048082E"/>
    <w:rsid w:val="0048083D"/>
    <w:rsid w:val="00480C53"/>
    <w:rsid w:val="00480DC2"/>
    <w:rsid w:val="00480EC5"/>
    <w:rsid w:val="004811D4"/>
    <w:rsid w:val="004814E5"/>
    <w:rsid w:val="0048152F"/>
    <w:rsid w:val="004815C2"/>
    <w:rsid w:val="004819D3"/>
    <w:rsid w:val="00481DC5"/>
    <w:rsid w:val="004820E0"/>
    <w:rsid w:val="00482216"/>
    <w:rsid w:val="00482307"/>
    <w:rsid w:val="0048230C"/>
    <w:rsid w:val="00482336"/>
    <w:rsid w:val="00482340"/>
    <w:rsid w:val="0048237E"/>
    <w:rsid w:val="004825EB"/>
    <w:rsid w:val="00482632"/>
    <w:rsid w:val="00482982"/>
    <w:rsid w:val="00482984"/>
    <w:rsid w:val="00482ADB"/>
    <w:rsid w:val="00482B90"/>
    <w:rsid w:val="00482E69"/>
    <w:rsid w:val="004830D0"/>
    <w:rsid w:val="00483452"/>
    <w:rsid w:val="0048351B"/>
    <w:rsid w:val="004835AD"/>
    <w:rsid w:val="0048392F"/>
    <w:rsid w:val="00483B4C"/>
    <w:rsid w:val="00483CB0"/>
    <w:rsid w:val="00483E15"/>
    <w:rsid w:val="00483E29"/>
    <w:rsid w:val="0048416C"/>
    <w:rsid w:val="004841A7"/>
    <w:rsid w:val="00484375"/>
    <w:rsid w:val="004849E0"/>
    <w:rsid w:val="00484F3B"/>
    <w:rsid w:val="00484F72"/>
    <w:rsid w:val="0048504D"/>
    <w:rsid w:val="00485183"/>
    <w:rsid w:val="00485371"/>
    <w:rsid w:val="0048553B"/>
    <w:rsid w:val="00485B71"/>
    <w:rsid w:val="00485CBC"/>
    <w:rsid w:val="00485E28"/>
    <w:rsid w:val="00486120"/>
    <w:rsid w:val="0048622E"/>
    <w:rsid w:val="00486392"/>
    <w:rsid w:val="004867D9"/>
    <w:rsid w:val="00486B8B"/>
    <w:rsid w:val="00486CFE"/>
    <w:rsid w:val="00486DE9"/>
    <w:rsid w:val="00486E24"/>
    <w:rsid w:val="00487096"/>
    <w:rsid w:val="00487236"/>
    <w:rsid w:val="004875BB"/>
    <w:rsid w:val="00487A73"/>
    <w:rsid w:val="00487F27"/>
    <w:rsid w:val="004901E6"/>
    <w:rsid w:val="0049022F"/>
    <w:rsid w:val="004902A1"/>
    <w:rsid w:val="004907BA"/>
    <w:rsid w:val="004908FF"/>
    <w:rsid w:val="0049090C"/>
    <w:rsid w:val="00490B2D"/>
    <w:rsid w:val="00490C3D"/>
    <w:rsid w:val="00490FB0"/>
    <w:rsid w:val="004911B6"/>
    <w:rsid w:val="004911F6"/>
    <w:rsid w:val="00491234"/>
    <w:rsid w:val="004914BB"/>
    <w:rsid w:val="0049190E"/>
    <w:rsid w:val="00491D38"/>
    <w:rsid w:val="00491F7D"/>
    <w:rsid w:val="004921BE"/>
    <w:rsid w:val="004926E3"/>
    <w:rsid w:val="00492A3D"/>
    <w:rsid w:val="00492A67"/>
    <w:rsid w:val="00492B81"/>
    <w:rsid w:val="00492E64"/>
    <w:rsid w:val="00492FDF"/>
    <w:rsid w:val="00493099"/>
    <w:rsid w:val="004930C4"/>
    <w:rsid w:val="004932C1"/>
    <w:rsid w:val="0049374D"/>
    <w:rsid w:val="00493799"/>
    <w:rsid w:val="004939F4"/>
    <w:rsid w:val="00493CEE"/>
    <w:rsid w:val="00494031"/>
    <w:rsid w:val="004941CD"/>
    <w:rsid w:val="00494246"/>
    <w:rsid w:val="004945F4"/>
    <w:rsid w:val="00494753"/>
    <w:rsid w:val="00494CA1"/>
    <w:rsid w:val="00494E5C"/>
    <w:rsid w:val="00494FC7"/>
    <w:rsid w:val="00495114"/>
    <w:rsid w:val="0049523F"/>
    <w:rsid w:val="004952E0"/>
    <w:rsid w:val="004954A5"/>
    <w:rsid w:val="004957F8"/>
    <w:rsid w:val="00495813"/>
    <w:rsid w:val="0049581A"/>
    <w:rsid w:val="00495865"/>
    <w:rsid w:val="00495AB4"/>
    <w:rsid w:val="00495BC6"/>
    <w:rsid w:val="00495C86"/>
    <w:rsid w:val="00495DEE"/>
    <w:rsid w:val="00496121"/>
    <w:rsid w:val="0049614B"/>
    <w:rsid w:val="004963CD"/>
    <w:rsid w:val="0049667C"/>
    <w:rsid w:val="00496929"/>
    <w:rsid w:val="00496C9C"/>
    <w:rsid w:val="00496E60"/>
    <w:rsid w:val="00496F81"/>
    <w:rsid w:val="0049713E"/>
    <w:rsid w:val="0049719C"/>
    <w:rsid w:val="00497305"/>
    <w:rsid w:val="004976C8"/>
    <w:rsid w:val="00497727"/>
    <w:rsid w:val="004977FB"/>
    <w:rsid w:val="00497A45"/>
    <w:rsid w:val="00497AA8"/>
    <w:rsid w:val="00497BEF"/>
    <w:rsid w:val="00497BF5"/>
    <w:rsid w:val="00497D1A"/>
    <w:rsid w:val="00497D3E"/>
    <w:rsid w:val="00497D58"/>
    <w:rsid w:val="00497E38"/>
    <w:rsid w:val="00497F88"/>
    <w:rsid w:val="004A00A8"/>
    <w:rsid w:val="004A0331"/>
    <w:rsid w:val="004A04B5"/>
    <w:rsid w:val="004A0679"/>
    <w:rsid w:val="004A0BAE"/>
    <w:rsid w:val="004A0BED"/>
    <w:rsid w:val="004A0D0D"/>
    <w:rsid w:val="004A0F32"/>
    <w:rsid w:val="004A117A"/>
    <w:rsid w:val="004A11FB"/>
    <w:rsid w:val="004A120B"/>
    <w:rsid w:val="004A15D5"/>
    <w:rsid w:val="004A1728"/>
    <w:rsid w:val="004A1880"/>
    <w:rsid w:val="004A18BA"/>
    <w:rsid w:val="004A1A3F"/>
    <w:rsid w:val="004A1A40"/>
    <w:rsid w:val="004A1A7B"/>
    <w:rsid w:val="004A1F72"/>
    <w:rsid w:val="004A22E6"/>
    <w:rsid w:val="004A2363"/>
    <w:rsid w:val="004A24E6"/>
    <w:rsid w:val="004A253E"/>
    <w:rsid w:val="004A29CB"/>
    <w:rsid w:val="004A2AE2"/>
    <w:rsid w:val="004A2D32"/>
    <w:rsid w:val="004A32DE"/>
    <w:rsid w:val="004A32FA"/>
    <w:rsid w:val="004A33B0"/>
    <w:rsid w:val="004A3AB6"/>
    <w:rsid w:val="004A3B36"/>
    <w:rsid w:val="004A3C9C"/>
    <w:rsid w:val="004A454D"/>
    <w:rsid w:val="004A45E0"/>
    <w:rsid w:val="004A485C"/>
    <w:rsid w:val="004A48AE"/>
    <w:rsid w:val="004A4FEA"/>
    <w:rsid w:val="004A54D3"/>
    <w:rsid w:val="004A54FD"/>
    <w:rsid w:val="004A581B"/>
    <w:rsid w:val="004A5874"/>
    <w:rsid w:val="004A5A27"/>
    <w:rsid w:val="004A60C4"/>
    <w:rsid w:val="004A6B33"/>
    <w:rsid w:val="004A6B4E"/>
    <w:rsid w:val="004A6E64"/>
    <w:rsid w:val="004A6EE1"/>
    <w:rsid w:val="004A6F9B"/>
    <w:rsid w:val="004A7098"/>
    <w:rsid w:val="004A70AD"/>
    <w:rsid w:val="004A71C0"/>
    <w:rsid w:val="004A71FF"/>
    <w:rsid w:val="004A737B"/>
    <w:rsid w:val="004A74F2"/>
    <w:rsid w:val="004A7731"/>
    <w:rsid w:val="004A7BBA"/>
    <w:rsid w:val="004A7FB1"/>
    <w:rsid w:val="004B02D8"/>
    <w:rsid w:val="004B038E"/>
    <w:rsid w:val="004B0445"/>
    <w:rsid w:val="004B0DB3"/>
    <w:rsid w:val="004B119B"/>
    <w:rsid w:val="004B14BE"/>
    <w:rsid w:val="004B1616"/>
    <w:rsid w:val="004B163D"/>
    <w:rsid w:val="004B1781"/>
    <w:rsid w:val="004B1883"/>
    <w:rsid w:val="004B1D95"/>
    <w:rsid w:val="004B1DBA"/>
    <w:rsid w:val="004B1E98"/>
    <w:rsid w:val="004B2179"/>
    <w:rsid w:val="004B2521"/>
    <w:rsid w:val="004B263F"/>
    <w:rsid w:val="004B2AFE"/>
    <w:rsid w:val="004B2BA7"/>
    <w:rsid w:val="004B2DBD"/>
    <w:rsid w:val="004B2EA2"/>
    <w:rsid w:val="004B2F7B"/>
    <w:rsid w:val="004B3081"/>
    <w:rsid w:val="004B335B"/>
    <w:rsid w:val="004B33D1"/>
    <w:rsid w:val="004B3474"/>
    <w:rsid w:val="004B3675"/>
    <w:rsid w:val="004B3781"/>
    <w:rsid w:val="004B3813"/>
    <w:rsid w:val="004B38BD"/>
    <w:rsid w:val="004B3B42"/>
    <w:rsid w:val="004B3F0C"/>
    <w:rsid w:val="004B4010"/>
    <w:rsid w:val="004B403E"/>
    <w:rsid w:val="004B4046"/>
    <w:rsid w:val="004B406D"/>
    <w:rsid w:val="004B41F1"/>
    <w:rsid w:val="004B43DB"/>
    <w:rsid w:val="004B45E8"/>
    <w:rsid w:val="004B46B2"/>
    <w:rsid w:val="004B4A7F"/>
    <w:rsid w:val="004B4CAE"/>
    <w:rsid w:val="004B4EBE"/>
    <w:rsid w:val="004B4FC5"/>
    <w:rsid w:val="004B53A8"/>
    <w:rsid w:val="004B53B1"/>
    <w:rsid w:val="004B54DC"/>
    <w:rsid w:val="004B552A"/>
    <w:rsid w:val="004B55E2"/>
    <w:rsid w:val="004B5661"/>
    <w:rsid w:val="004B5671"/>
    <w:rsid w:val="004B5B70"/>
    <w:rsid w:val="004B5CBA"/>
    <w:rsid w:val="004B605B"/>
    <w:rsid w:val="004B6601"/>
    <w:rsid w:val="004B6A46"/>
    <w:rsid w:val="004B6A91"/>
    <w:rsid w:val="004B6D8C"/>
    <w:rsid w:val="004B6DAE"/>
    <w:rsid w:val="004B6F5F"/>
    <w:rsid w:val="004B7177"/>
    <w:rsid w:val="004B71FF"/>
    <w:rsid w:val="004B7362"/>
    <w:rsid w:val="004B7644"/>
    <w:rsid w:val="004B7770"/>
    <w:rsid w:val="004B7981"/>
    <w:rsid w:val="004B79DE"/>
    <w:rsid w:val="004B7B10"/>
    <w:rsid w:val="004B7D41"/>
    <w:rsid w:val="004B7DA6"/>
    <w:rsid w:val="004B7DC7"/>
    <w:rsid w:val="004B7E83"/>
    <w:rsid w:val="004B7F91"/>
    <w:rsid w:val="004C012D"/>
    <w:rsid w:val="004C0587"/>
    <w:rsid w:val="004C073B"/>
    <w:rsid w:val="004C0A64"/>
    <w:rsid w:val="004C0DBA"/>
    <w:rsid w:val="004C102F"/>
    <w:rsid w:val="004C10C5"/>
    <w:rsid w:val="004C10EC"/>
    <w:rsid w:val="004C12DD"/>
    <w:rsid w:val="004C140C"/>
    <w:rsid w:val="004C1746"/>
    <w:rsid w:val="004C1A5D"/>
    <w:rsid w:val="004C1E7C"/>
    <w:rsid w:val="004C2183"/>
    <w:rsid w:val="004C277E"/>
    <w:rsid w:val="004C2881"/>
    <w:rsid w:val="004C29BD"/>
    <w:rsid w:val="004C2CF4"/>
    <w:rsid w:val="004C2D6C"/>
    <w:rsid w:val="004C2DA2"/>
    <w:rsid w:val="004C309D"/>
    <w:rsid w:val="004C321D"/>
    <w:rsid w:val="004C32F7"/>
    <w:rsid w:val="004C3457"/>
    <w:rsid w:val="004C3585"/>
    <w:rsid w:val="004C365D"/>
    <w:rsid w:val="004C371E"/>
    <w:rsid w:val="004C3988"/>
    <w:rsid w:val="004C3DF2"/>
    <w:rsid w:val="004C3EFD"/>
    <w:rsid w:val="004C3F8C"/>
    <w:rsid w:val="004C3FF7"/>
    <w:rsid w:val="004C4698"/>
    <w:rsid w:val="004C46C5"/>
    <w:rsid w:val="004C47D8"/>
    <w:rsid w:val="004C487B"/>
    <w:rsid w:val="004C4AD6"/>
    <w:rsid w:val="004C4B92"/>
    <w:rsid w:val="004C4FB4"/>
    <w:rsid w:val="004C5004"/>
    <w:rsid w:val="004C521A"/>
    <w:rsid w:val="004C5389"/>
    <w:rsid w:val="004C5580"/>
    <w:rsid w:val="004C5772"/>
    <w:rsid w:val="004C5797"/>
    <w:rsid w:val="004C58E8"/>
    <w:rsid w:val="004C5C4A"/>
    <w:rsid w:val="004C5C88"/>
    <w:rsid w:val="004C5DE7"/>
    <w:rsid w:val="004C5E06"/>
    <w:rsid w:val="004C5E99"/>
    <w:rsid w:val="004C5F06"/>
    <w:rsid w:val="004C5F7B"/>
    <w:rsid w:val="004C6163"/>
    <w:rsid w:val="004C619A"/>
    <w:rsid w:val="004C6238"/>
    <w:rsid w:val="004C62D8"/>
    <w:rsid w:val="004C6AE2"/>
    <w:rsid w:val="004C6B76"/>
    <w:rsid w:val="004C6B94"/>
    <w:rsid w:val="004C6D13"/>
    <w:rsid w:val="004C6D5E"/>
    <w:rsid w:val="004C6DA6"/>
    <w:rsid w:val="004C6F03"/>
    <w:rsid w:val="004C6F5D"/>
    <w:rsid w:val="004C6F74"/>
    <w:rsid w:val="004C7673"/>
    <w:rsid w:val="004C7677"/>
    <w:rsid w:val="004C777B"/>
    <w:rsid w:val="004C7D5E"/>
    <w:rsid w:val="004C7E67"/>
    <w:rsid w:val="004C7F1E"/>
    <w:rsid w:val="004D01BC"/>
    <w:rsid w:val="004D02FF"/>
    <w:rsid w:val="004D0350"/>
    <w:rsid w:val="004D0B3B"/>
    <w:rsid w:val="004D0FF3"/>
    <w:rsid w:val="004D1017"/>
    <w:rsid w:val="004D1328"/>
    <w:rsid w:val="004D1413"/>
    <w:rsid w:val="004D1555"/>
    <w:rsid w:val="004D18B5"/>
    <w:rsid w:val="004D1ABB"/>
    <w:rsid w:val="004D1BE6"/>
    <w:rsid w:val="004D2198"/>
    <w:rsid w:val="004D23DF"/>
    <w:rsid w:val="004D24C3"/>
    <w:rsid w:val="004D2836"/>
    <w:rsid w:val="004D2A08"/>
    <w:rsid w:val="004D2A68"/>
    <w:rsid w:val="004D2C5B"/>
    <w:rsid w:val="004D2D99"/>
    <w:rsid w:val="004D2E2A"/>
    <w:rsid w:val="004D2E49"/>
    <w:rsid w:val="004D2F02"/>
    <w:rsid w:val="004D300C"/>
    <w:rsid w:val="004D3014"/>
    <w:rsid w:val="004D308C"/>
    <w:rsid w:val="004D337C"/>
    <w:rsid w:val="004D342B"/>
    <w:rsid w:val="004D3538"/>
    <w:rsid w:val="004D3562"/>
    <w:rsid w:val="004D357D"/>
    <w:rsid w:val="004D35B3"/>
    <w:rsid w:val="004D38E4"/>
    <w:rsid w:val="004D3A30"/>
    <w:rsid w:val="004D3B6D"/>
    <w:rsid w:val="004D3BE9"/>
    <w:rsid w:val="004D3CD2"/>
    <w:rsid w:val="004D3D0C"/>
    <w:rsid w:val="004D3D3A"/>
    <w:rsid w:val="004D3D3E"/>
    <w:rsid w:val="004D3F84"/>
    <w:rsid w:val="004D404F"/>
    <w:rsid w:val="004D43F4"/>
    <w:rsid w:val="004D4447"/>
    <w:rsid w:val="004D467A"/>
    <w:rsid w:val="004D47B1"/>
    <w:rsid w:val="004D47C5"/>
    <w:rsid w:val="004D4AA0"/>
    <w:rsid w:val="004D4C3C"/>
    <w:rsid w:val="004D529F"/>
    <w:rsid w:val="004D52B9"/>
    <w:rsid w:val="004D52C9"/>
    <w:rsid w:val="004D5342"/>
    <w:rsid w:val="004D538D"/>
    <w:rsid w:val="004D56E2"/>
    <w:rsid w:val="004D5712"/>
    <w:rsid w:val="004D5842"/>
    <w:rsid w:val="004D5A83"/>
    <w:rsid w:val="004D5CD3"/>
    <w:rsid w:val="004D6075"/>
    <w:rsid w:val="004D62E5"/>
    <w:rsid w:val="004D6303"/>
    <w:rsid w:val="004D65A5"/>
    <w:rsid w:val="004D66CB"/>
    <w:rsid w:val="004D691A"/>
    <w:rsid w:val="004D6CE8"/>
    <w:rsid w:val="004D6DDB"/>
    <w:rsid w:val="004D6DFD"/>
    <w:rsid w:val="004D72D4"/>
    <w:rsid w:val="004D73B5"/>
    <w:rsid w:val="004D74CC"/>
    <w:rsid w:val="004D75EA"/>
    <w:rsid w:val="004D761F"/>
    <w:rsid w:val="004D77E9"/>
    <w:rsid w:val="004D791F"/>
    <w:rsid w:val="004D7CB8"/>
    <w:rsid w:val="004D7E14"/>
    <w:rsid w:val="004D7FEB"/>
    <w:rsid w:val="004E00A8"/>
    <w:rsid w:val="004E03DC"/>
    <w:rsid w:val="004E0426"/>
    <w:rsid w:val="004E09A0"/>
    <w:rsid w:val="004E0B37"/>
    <w:rsid w:val="004E0B5F"/>
    <w:rsid w:val="004E0EFB"/>
    <w:rsid w:val="004E0F85"/>
    <w:rsid w:val="004E100F"/>
    <w:rsid w:val="004E10C5"/>
    <w:rsid w:val="004E136C"/>
    <w:rsid w:val="004E18C6"/>
    <w:rsid w:val="004E1B17"/>
    <w:rsid w:val="004E1C0A"/>
    <w:rsid w:val="004E1E7F"/>
    <w:rsid w:val="004E2079"/>
    <w:rsid w:val="004E2306"/>
    <w:rsid w:val="004E2BF7"/>
    <w:rsid w:val="004E2C05"/>
    <w:rsid w:val="004E3246"/>
    <w:rsid w:val="004E33C0"/>
    <w:rsid w:val="004E3540"/>
    <w:rsid w:val="004E3560"/>
    <w:rsid w:val="004E361E"/>
    <w:rsid w:val="004E3A36"/>
    <w:rsid w:val="004E3C88"/>
    <w:rsid w:val="004E3D90"/>
    <w:rsid w:val="004E4037"/>
    <w:rsid w:val="004E4221"/>
    <w:rsid w:val="004E454F"/>
    <w:rsid w:val="004E45C5"/>
    <w:rsid w:val="004E4766"/>
    <w:rsid w:val="004E4993"/>
    <w:rsid w:val="004E4DC0"/>
    <w:rsid w:val="004E5273"/>
    <w:rsid w:val="004E54AB"/>
    <w:rsid w:val="004E5514"/>
    <w:rsid w:val="004E57DD"/>
    <w:rsid w:val="004E5BB2"/>
    <w:rsid w:val="004E5DA9"/>
    <w:rsid w:val="004E60EA"/>
    <w:rsid w:val="004E6179"/>
    <w:rsid w:val="004E62F4"/>
    <w:rsid w:val="004E6322"/>
    <w:rsid w:val="004E6484"/>
    <w:rsid w:val="004E65EB"/>
    <w:rsid w:val="004E690F"/>
    <w:rsid w:val="004E6C8E"/>
    <w:rsid w:val="004E6D24"/>
    <w:rsid w:val="004E6DE4"/>
    <w:rsid w:val="004E6FA4"/>
    <w:rsid w:val="004E6FB9"/>
    <w:rsid w:val="004E717D"/>
    <w:rsid w:val="004E740B"/>
    <w:rsid w:val="004E75A1"/>
    <w:rsid w:val="004E768C"/>
    <w:rsid w:val="004E77D0"/>
    <w:rsid w:val="004E7828"/>
    <w:rsid w:val="004E7883"/>
    <w:rsid w:val="004E7DF6"/>
    <w:rsid w:val="004E7FE5"/>
    <w:rsid w:val="004F0570"/>
    <w:rsid w:val="004F080D"/>
    <w:rsid w:val="004F0894"/>
    <w:rsid w:val="004F0901"/>
    <w:rsid w:val="004F0908"/>
    <w:rsid w:val="004F0A5F"/>
    <w:rsid w:val="004F0B8E"/>
    <w:rsid w:val="004F0B9C"/>
    <w:rsid w:val="004F0CCD"/>
    <w:rsid w:val="004F0D4C"/>
    <w:rsid w:val="004F12AF"/>
    <w:rsid w:val="004F1914"/>
    <w:rsid w:val="004F1978"/>
    <w:rsid w:val="004F1AC8"/>
    <w:rsid w:val="004F1B08"/>
    <w:rsid w:val="004F1D9C"/>
    <w:rsid w:val="004F2081"/>
    <w:rsid w:val="004F2BBE"/>
    <w:rsid w:val="004F2DDE"/>
    <w:rsid w:val="004F2F76"/>
    <w:rsid w:val="004F303C"/>
    <w:rsid w:val="004F30D7"/>
    <w:rsid w:val="004F33D0"/>
    <w:rsid w:val="004F399F"/>
    <w:rsid w:val="004F3FB8"/>
    <w:rsid w:val="004F3FBB"/>
    <w:rsid w:val="004F40B1"/>
    <w:rsid w:val="004F40CF"/>
    <w:rsid w:val="004F45A1"/>
    <w:rsid w:val="004F47C7"/>
    <w:rsid w:val="004F47DD"/>
    <w:rsid w:val="004F49E3"/>
    <w:rsid w:val="004F4AB6"/>
    <w:rsid w:val="004F4CC4"/>
    <w:rsid w:val="004F50D3"/>
    <w:rsid w:val="004F53B2"/>
    <w:rsid w:val="004F5707"/>
    <w:rsid w:val="004F5B77"/>
    <w:rsid w:val="004F5BC8"/>
    <w:rsid w:val="004F6259"/>
    <w:rsid w:val="004F63E8"/>
    <w:rsid w:val="004F63F3"/>
    <w:rsid w:val="004F642B"/>
    <w:rsid w:val="004F644E"/>
    <w:rsid w:val="004F64F0"/>
    <w:rsid w:val="004F66FA"/>
    <w:rsid w:val="004F6978"/>
    <w:rsid w:val="004F69F6"/>
    <w:rsid w:val="004F6BF2"/>
    <w:rsid w:val="004F6CB7"/>
    <w:rsid w:val="004F6D51"/>
    <w:rsid w:val="004F6E36"/>
    <w:rsid w:val="004F6ECC"/>
    <w:rsid w:val="004F714F"/>
    <w:rsid w:val="004F7283"/>
    <w:rsid w:val="004F72C7"/>
    <w:rsid w:val="004F7419"/>
    <w:rsid w:val="004F74C2"/>
    <w:rsid w:val="004F7687"/>
    <w:rsid w:val="004F7689"/>
    <w:rsid w:val="004F7802"/>
    <w:rsid w:val="004F78AB"/>
    <w:rsid w:val="004F7EE9"/>
    <w:rsid w:val="00500121"/>
    <w:rsid w:val="00500168"/>
    <w:rsid w:val="005004D2"/>
    <w:rsid w:val="00500553"/>
    <w:rsid w:val="005007EA"/>
    <w:rsid w:val="00500A09"/>
    <w:rsid w:val="00500D06"/>
    <w:rsid w:val="00500D12"/>
    <w:rsid w:val="00500D5C"/>
    <w:rsid w:val="00500ED5"/>
    <w:rsid w:val="00500FE9"/>
    <w:rsid w:val="00501171"/>
    <w:rsid w:val="005011D9"/>
    <w:rsid w:val="0050130F"/>
    <w:rsid w:val="00501335"/>
    <w:rsid w:val="005014A7"/>
    <w:rsid w:val="0050154A"/>
    <w:rsid w:val="0050158A"/>
    <w:rsid w:val="0050179B"/>
    <w:rsid w:val="00501894"/>
    <w:rsid w:val="00501933"/>
    <w:rsid w:val="00501BF7"/>
    <w:rsid w:val="00501CC2"/>
    <w:rsid w:val="00501EDD"/>
    <w:rsid w:val="00501F5B"/>
    <w:rsid w:val="00502163"/>
    <w:rsid w:val="00502342"/>
    <w:rsid w:val="005024D3"/>
    <w:rsid w:val="00502883"/>
    <w:rsid w:val="00502964"/>
    <w:rsid w:val="00502A5C"/>
    <w:rsid w:val="00502E6C"/>
    <w:rsid w:val="00503563"/>
    <w:rsid w:val="0050370A"/>
    <w:rsid w:val="00503798"/>
    <w:rsid w:val="00503B0F"/>
    <w:rsid w:val="00503B71"/>
    <w:rsid w:val="00503C26"/>
    <w:rsid w:val="00503DB3"/>
    <w:rsid w:val="00503E0C"/>
    <w:rsid w:val="00503F33"/>
    <w:rsid w:val="00504086"/>
    <w:rsid w:val="00504165"/>
    <w:rsid w:val="00504253"/>
    <w:rsid w:val="0050459A"/>
    <w:rsid w:val="0050488D"/>
    <w:rsid w:val="00504B5D"/>
    <w:rsid w:val="00504D49"/>
    <w:rsid w:val="00504EFA"/>
    <w:rsid w:val="00504F57"/>
    <w:rsid w:val="00504F66"/>
    <w:rsid w:val="00504F8C"/>
    <w:rsid w:val="0050500C"/>
    <w:rsid w:val="0050510E"/>
    <w:rsid w:val="005052CF"/>
    <w:rsid w:val="00505307"/>
    <w:rsid w:val="00505457"/>
    <w:rsid w:val="00505646"/>
    <w:rsid w:val="0050576E"/>
    <w:rsid w:val="00505788"/>
    <w:rsid w:val="005059C6"/>
    <w:rsid w:val="00505ABD"/>
    <w:rsid w:val="00505AFB"/>
    <w:rsid w:val="00505B54"/>
    <w:rsid w:val="00505E4A"/>
    <w:rsid w:val="00505FC5"/>
    <w:rsid w:val="00506309"/>
    <w:rsid w:val="005064A5"/>
    <w:rsid w:val="0050651C"/>
    <w:rsid w:val="00506541"/>
    <w:rsid w:val="00506562"/>
    <w:rsid w:val="00506887"/>
    <w:rsid w:val="00506D84"/>
    <w:rsid w:val="00506DA2"/>
    <w:rsid w:val="00506E5E"/>
    <w:rsid w:val="00506F75"/>
    <w:rsid w:val="00506F8A"/>
    <w:rsid w:val="0050729D"/>
    <w:rsid w:val="005075A3"/>
    <w:rsid w:val="00507721"/>
    <w:rsid w:val="00507CB3"/>
    <w:rsid w:val="00507FB1"/>
    <w:rsid w:val="00510194"/>
    <w:rsid w:val="0051022B"/>
    <w:rsid w:val="0051045C"/>
    <w:rsid w:val="0051053E"/>
    <w:rsid w:val="005105A5"/>
    <w:rsid w:val="005106B1"/>
    <w:rsid w:val="00510772"/>
    <w:rsid w:val="005107E8"/>
    <w:rsid w:val="0051087B"/>
    <w:rsid w:val="00510C65"/>
    <w:rsid w:val="00510D52"/>
    <w:rsid w:val="00510DAF"/>
    <w:rsid w:val="00510E4D"/>
    <w:rsid w:val="00510E93"/>
    <w:rsid w:val="00510EBA"/>
    <w:rsid w:val="00510F02"/>
    <w:rsid w:val="00511020"/>
    <w:rsid w:val="00511263"/>
    <w:rsid w:val="005114BF"/>
    <w:rsid w:val="005117A3"/>
    <w:rsid w:val="00511E5D"/>
    <w:rsid w:val="00511FA6"/>
    <w:rsid w:val="00512180"/>
    <w:rsid w:val="005121E2"/>
    <w:rsid w:val="0051223A"/>
    <w:rsid w:val="00512551"/>
    <w:rsid w:val="0051277A"/>
    <w:rsid w:val="0051278B"/>
    <w:rsid w:val="0051288F"/>
    <w:rsid w:val="00512AE9"/>
    <w:rsid w:val="00512D87"/>
    <w:rsid w:val="00512E2C"/>
    <w:rsid w:val="005133B1"/>
    <w:rsid w:val="005135A4"/>
    <w:rsid w:val="00513772"/>
    <w:rsid w:val="0051385F"/>
    <w:rsid w:val="00513894"/>
    <w:rsid w:val="0051390C"/>
    <w:rsid w:val="00513971"/>
    <w:rsid w:val="005139A6"/>
    <w:rsid w:val="005139D2"/>
    <w:rsid w:val="00513C30"/>
    <w:rsid w:val="00513CFB"/>
    <w:rsid w:val="00513F85"/>
    <w:rsid w:val="00514030"/>
    <w:rsid w:val="005141F4"/>
    <w:rsid w:val="00514308"/>
    <w:rsid w:val="00514722"/>
    <w:rsid w:val="00514AF0"/>
    <w:rsid w:val="00514C2C"/>
    <w:rsid w:val="00514D95"/>
    <w:rsid w:val="00514EEF"/>
    <w:rsid w:val="00515401"/>
    <w:rsid w:val="0051568E"/>
    <w:rsid w:val="005156E3"/>
    <w:rsid w:val="005157AD"/>
    <w:rsid w:val="0051586F"/>
    <w:rsid w:val="005158A6"/>
    <w:rsid w:val="00515959"/>
    <w:rsid w:val="00515A0D"/>
    <w:rsid w:val="00515A3B"/>
    <w:rsid w:val="00515C87"/>
    <w:rsid w:val="00515EA5"/>
    <w:rsid w:val="00515F78"/>
    <w:rsid w:val="0051624A"/>
    <w:rsid w:val="005162F1"/>
    <w:rsid w:val="005162F3"/>
    <w:rsid w:val="0051632B"/>
    <w:rsid w:val="00516753"/>
    <w:rsid w:val="005168B6"/>
    <w:rsid w:val="00516AC5"/>
    <w:rsid w:val="0051711B"/>
    <w:rsid w:val="0051726E"/>
    <w:rsid w:val="005172A1"/>
    <w:rsid w:val="005174BB"/>
    <w:rsid w:val="005176C8"/>
    <w:rsid w:val="005178E1"/>
    <w:rsid w:val="00517AE2"/>
    <w:rsid w:val="00517CEA"/>
    <w:rsid w:val="00520044"/>
    <w:rsid w:val="00520052"/>
    <w:rsid w:val="00520167"/>
    <w:rsid w:val="005202CD"/>
    <w:rsid w:val="0052042F"/>
    <w:rsid w:val="00520432"/>
    <w:rsid w:val="005205E6"/>
    <w:rsid w:val="00520961"/>
    <w:rsid w:val="005209B3"/>
    <w:rsid w:val="00520ACC"/>
    <w:rsid w:val="0052134E"/>
    <w:rsid w:val="0052167E"/>
    <w:rsid w:val="005216AD"/>
    <w:rsid w:val="005216FA"/>
    <w:rsid w:val="005219BE"/>
    <w:rsid w:val="00521C5C"/>
    <w:rsid w:val="00521D7B"/>
    <w:rsid w:val="00522029"/>
    <w:rsid w:val="005221DE"/>
    <w:rsid w:val="005222BE"/>
    <w:rsid w:val="00522609"/>
    <w:rsid w:val="00522980"/>
    <w:rsid w:val="005229A2"/>
    <w:rsid w:val="00522A45"/>
    <w:rsid w:val="00522A48"/>
    <w:rsid w:val="00522B87"/>
    <w:rsid w:val="00522BAC"/>
    <w:rsid w:val="00522EEB"/>
    <w:rsid w:val="00522F6A"/>
    <w:rsid w:val="00522F99"/>
    <w:rsid w:val="00523203"/>
    <w:rsid w:val="00523806"/>
    <w:rsid w:val="00523930"/>
    <w:rsid w:val="00523A52"/>
    <w:rsid w:val="00523B80"/>
    <w:rsid w:val="00523C6B"/>
    <w:rsid w:val="0052404F"/>
    <w:rsid w:val="005242CE"/>
    <w:rsid w:val="005242CF"/>
    <w:rsid w:val="00524350"/>
    <w:rsid w:val="00524708"/>
    <w:rsid w:val="00524825"/>
    <w:rsid w:val="00524873"/>
    <w:rsid w:val="00524B67"/>
    <w:rsid w:val="005251F2"/>
    <w:rsid w:val="0052535C"/>
    <w:rsid w:val="00525429"/>
    <w:rsid w:val="00525551"/>
    <w:rsid w:val="005258A4"/>
    <w:rsid w:val="00525A83"/>
    <w:rsid w:val="00525CC2"/>
    <w:rsid w:val="0052662A"/>
    <w:rsid w:val="005266BA"/>
    <w:rsid w:val="00526790"/>
    <w:rsid w:val="005267EA"/>
    <w:rsid w:val="00526ACC"/>
    <w:rsid w:val="00526E89"/>
    <w:rsid w:val="00526F34"/>
    <w:rsid w:val="00527072"/>
    <w:rsid w:val="00527272"/>
    <w:rsid w:val="0052749E"/>
    <w:rsid w:val="005274EF"/>
    <w:rsid w:val="00527579"/>
    <w:rsid w:val="00527842"/>
    <w:rsid w:val="0052786F"/>
    <w:rsid w:val="00527933"/>
    <w:rsid w:val="0052798C"/>
    <w:rsid w:val="00527A35"/>
    <w:rsid w:val="00527A46"/>
    <w:rsid w:val="00527AD9"/>
    <w:rsid w:val="00527C6F"/>
    <w:rsid w:val="00527E4D"/>
    <w:rsid w:val="00527F0F"/>
    <w:rsid w:val="00530390"/>
    <w:rsid w:val="0053052E"/>
    <w:rsid w:val="00530915"/>
    <w:rsid w:val="005309DA"/>
    <w:rsid w:val="00530B99"/>
    <w:rsid w:val="00530ED8"/>
    <w:rsid w:val="00530F13"/>
    <w:rsid w:val="005311BD"/>
    <w:rsid w:val="00531250"/>
    <w:rsid w:val="005312E8"/>
    <w:rsid w:val="0053145F"/>
    <w:rsid w:val="005315F0"/>
    <w:rsid w:val="00531995"/>
    <w:rsid w:val="00531ADE"/>
    <w:rsid w:val="00531C07"/>
    <w:rsid w:val="00531CAF"/>
    <w:rsid w:val="00531CE3"/>
    <w:rsid w:val="005320A3"/>
    <w:rsid w:val="005324F9"/>
    <w:rsid w:val="005325FC"/>
    <w:rsid w:val="005329EC"/>
    <w:rsid w:val="00532E33"/>
    <w:rsid w:val="00532E62"/>
    <w:rsid w:val="00532FB1"/>
    <w:rsid w:val="00533171"/>
    <w:rsid w:val="00533537"/>
    <w:rsid w:val="00533890"/>
    <w:rsid w:val="00533A3C"/>
    <w:rsid w:val="00533B35"/>
    <w:rsid w:val="00533B9C"/>
    <w:rsid w:val="00533C6A"/>
    <w:rsid w:val="00534296"/>
    <w:rsid w:val="005342A6"/>
    <w:rsid w:val="0053446C"/>
    <w:rsid w:val="00534495"/>
    <w:rsid w:val="005344A0"/>
    <w:rsid w:val="00534780"/>
    <w:rsid w:val="005349CF"/>
    <w:rsid w:val="00534B28"/>
    <w:rsid w:val="00534BE5"/>
    <w:rsid w:val="00534CD1"/>
    <w:rsid w:val="00534D0C"/>
    <w:rsid w:val="00534DC0"/>
    <w:rsid w:val="00534DE6"/>
    <w:rsid w:val="00535252"/>
    <w:rsid w:val="005355E2"/>
    <w:rsid w:val="00535AAC"/>
    <w:rsid w:val="00535C20"/>
    <w:rsid w:val="00535CA5"/>
    <w:rsid w:val="00535F2B"/>
    <w:rsid w:val="00536010"/>
    <w:rsid w:val="00536052"/>
    <w:rsid w:val="005360A8"/>
    <w:rsid w:val="005361EC"/>
    <w:rsid w:val="005364D3"/>
    <w:rsid w:val="005365DC"/>
    <w:rsid w:val="00536783"/>
    <w:rsid w:val="0053691D"/>
    <w:rsid w:val="00536C4A"/>
    <w:rsid w:val="00536C60"/>
    <w:rsid w:val="00536D30"/>
    <w:rsid w:val="00536ECC"/>
    <w:rsid w:val="00536FA8"/>
    <w:rsid w:val="00536FC9"/>
    <w:rsid w:val="00536FD3"/>
    <w:rsid w:val="00536FD4"/>
    <w:rsid w:val="005370ED"/>
    <w:rsid w:val="0053734B"/>
    <w:rsid w:val="005378A3"/>
    <w:rsid w:val="005378AF"/>
    <w:rsid w:val="00537A8B"/>
    <w:rsid w:val="00537D20"/>
    <w:rsid w:val="00537D51"/>
    <w:rsid w:val="00537E2A"/>
    <w:rsid w:val="005401A7"/>
    <w:rsid w:val="005403E5"/>
    <w:rsid w:val="005404DF"/>
    <w:rsid w:val="00540598"/>
    <w:rsid w:val="00540632"/>
    <w:rsid w:val="00540653"/>
    <w:rsid w:val="00540B6B"/>
    <w:rsid w:val="00540DFA"/>
    <w:rsid w:val="00540E96"/>
    <w:rsid w:val="00540F08"/>
    <w:rsid w:val="0054123C"/>
    <w:rsid w:val="0054153C"/>
    <w:rsid w:val="00541786"/>
    <w:rsid w:val="00541964"/>
    <w:rsid w:val="00541A90"/>
    <w:rsid w:val="00541B5C"/>
    <w:rsid w:val="00541BD0"/>
    <w:rsid w:val="00541BEE"/>
    <w:rsid w:val="00541CA8"/>
    <w:rsid w:val="00541E9C"/>
    <w:rsid w:val="00542237"/>
    <w:rsid w:val="00542728"/>
    <w:rsid w:val="00542745"/>
    <w:rsid w:val="0054291A"/>
    <w:rsid w:val="00542AF2"/>
    <w:rsid w:val="00543135"/>
    <w:rsid w:val="00543318"/>
    <w:rsid w:val="00543371"/>
    <w:rsid w:val="00543427"/>
    <w:rsid w:val="00543558"/>
    <w:rsid w:val="0054369A"/>
    <w:rsid w:val="005436EF"/>
    <w:rsid w:val="00543B9E"/>
    <w:rsid w:val="00544162"/>
    <w:rsid w:val="005441F4"/>
    <w:rsid w:val="005442F3"/>
    <w:rsid w:val="005444DD"/>
    <w:rsid w:val="00544581"/>
    <w:rsid w:val="0054497F"/>
    <w:rsid w:val="00544AF7"/>
    <w:rsid w:val="00544D76"/>
    <w:rsid w:val="00544DDD"/>
    <w:rsid w:val="00544E79"/>
    <w:rsid w:val="00544EA7"/>
    <w:rsid w:val="005451B6"/>
    <w:rsid w:val="005452F1"/>
    <w:rsid w:val="005455B0"/>
    <w:rsid w:val="005455FC"/>
    <w:rsid w:val="00545845"/>
    <w:rsid w:val="00545B3A"/>
    <w:rsid w:val="00545D28"/>
    <w:rsid w:val="00545F5A"/>
    <w:rsid w:val="00545FB5"/>
    <w:rsid w:val="005461B4"/>
    <w:rsid w:val="0054649F"/>
    <w:rsid w:val="005464BE"/>
    <w:rsid w:val="005464D1"/>
    <w:rsid w:val="00546711"/>
    <w:rsid w:val="0054679A"/>
    <w:rsid w:val="00546C96"/>
    <w:rsid w:val="00546CBC"/>
    <w:rsid w:val="00546E20"/>
    <w:rsid w:val="00546E39"/>
    <w:rsid w:val="00546F65"/>
    <w:rsid w:val="00546FBE"/>
    <w:rsid w:val="005470B7"/>
    <w:rsid w:val="005471A6"/>
    <w:rsid w:val="005471DA"/>
    <w:rsid w:val="00547433"/>
    <w:rsid w:val="005478F1"/>
    <w:rsid w:val="0054792C"/>
    <w:rsid w:val="00547B10"/>
    <w:rsid w:val="00547B27"/>
    <w:rsid w:val="00547E8E"/>
    <w:rsid w:val="005501FE"/>
    <w:rsid w:val="00550248"/>
    <w:rsid w:val="00550418"/>
    <w:rsid w:val="0055080B"/>
    <w:rsid w:val="00550855"/>
    <w:rsid w:val="00550933"/>
    <w:rsid w:val="00550C52"/>
    <w:rsid w:val="0055126B"/>
    <w:rsid w:val="0055173B"/>
    <w:rsid w:val="00551918"/>
    <w:rsid w:val="00551AF1"/>
    <w:rsid w:val="00551BEF"/>
    <w:rsid w:val="00551F51"/>
    <w:rsid w:val="00552095"/>
    <w:rsid w:val="005520F6"/>
    <w:rsid w:val="00552116"/>
    <w:rsid w:val="005521D5"/>
    <w:rsid w:val="005523D6"/>
    <w:rsid w:val="005524C4"/>
    <w:rsid w:val="0055277A"/>
    <w:rsid w:val="005527A6"/>
    <w:rsid w:val="0055293F"/>
    <w:rsid w:val="00552D70"/>
    <w:rsid w:val="00552ED0"/>
    <w:rsid w:val="00552EDD"/>
    <w:rsid w:val="00552FCC"/>
    <w:rsid w:val="00553050"/>
    <w:rsid w:val="005530AB"/>
    <w:rsid w:val="00553188"/>
    <w:rsid w:val="005531CA"/>
    <w:rsid w:val="0055337B"/>
    <w:rsid w:val="005533F8"/>
    <w:rsid w:val="00553772"/>
    <w:rsid w:val="00553C1A"/>
    <w:rsid w:val="005540DC"/>
    <w:rsid w:val="00554180"/>
    <w:rsid w:val="005541FA"/>
    <w:rsid w:val="00554380"/>
    <w:rsid w:val="00554446"/>
    <w:rsid w:val="00554528"/>
    <w:rsid w:val="005545EC"/>
    <w:rsid w:val="00554740"/>
    <w:rsid w:val="00554909"/>
    <w:rsid w:val="00554D5B"/>
    <w:rsid w:val="00554EB1"/>
    <w:rsid w:val="0055504B"/>
    <w:rsid w:val="00555287"/>
    <w:rsid w:val="00555471"/>
    <w:rsid w:val="00555505"/>
    <w:rsid w:val="00555612"/>
    <w:rsid w:val="005556E5"/>
    <w:rsid w:val="005558B4"/>
    <w:rsid w:val="005559DA"/>
    <w:rsid w:val="00555D91"/>
    <w:rsid w:val="00555DA6"/>
    <w:rsid w:val="005567F3"/>
    <w:rsid w:val="00556E17"/>
    <w:rsid w:val="00556FD4"/>
    <w:rsid w:val="005570FB"/>
    <w:rsid w:val="005571BA"/>
    <w:rsid w:val="005573B5"/>
    <w:rsid w:val="00557464"/>
    <w:rsid w:val="00557691"/>
    <w:rsid w:val="00557955"/>
    <w:rsid w:val="00557BDF"/>
    <w:rsid w:val="00557BF1"/>
    <w:rsid w:val="00557E06"/>
    <w:rsid w:val="005604A2"/>
    <w:rsid w:val="00560BD4"/>
    <w:rsid w:val="00560E7A"/>
    <w:rsid w:val="005610B3"/>
    <w:rsid w:val="005611E9"/>
    <w:rsid w:val="00561273"/>
    <w:rsid w:val="0056133D"/>
    <w:rsid w:val="0056178F"/>
    <w:rsid w:val="00561C4E"/>
    <w:rsid w:val="00561E59"/>
    <w:rsid w:val="00561FEA"/>
    <w:rsid w:val="005622A6"/>
    <w:rsid w:val="00562313"/>
    <w:rsid w:val="00562397"/>
    <w:rsid w:val="005626AE"/>
    <w:rsid w:val="00562FDB"/>
    <w:rsid w:val="0056313F"/>
    <w:rsid w:val="005632E2"/>
    <w:rsid w:val="005632E6"/>
    <w:rsid w:val="005637B8"/>
    <w:rsid w:val="005637F0"/>
    <w:rsid w:val="00563973"/>
    <w:rsid w:val="00563985"/>
    <w:rsid w:val="00563DBA"/>
    <w:rsid w:val="005641F9"/>
    <w:rsid w:val="00564334"/>
    <w:rsid w:val="0056450E"/>
    <w:rsid w:val="00564716"/>
    <w:rsid w:val="00564782"/>
    <w:rsid w:val="00564C2E"/>
    <w:rsid w:val="005650CE"/>
    <w:rsid w:val="0056510B"/>
    <w:rsid w:val="005651CA"/>
    <w:rsid w:val="00565246"/>
    <w:rsid w:val="0056529B"/>
    <w:rsid w:val="00565791"/>
    <w:rsid w:val="005657FC"/>
    <w:rsid w:val="00565843"/>
    <w:rsid w:val="00565844"/>
    <w:rsid w:val="00565D6D"/>
    <w:rsid w:val="00565F99"/>
    <w:rsid w:val="0056606B"/>
    <w:rsid w:val="005660A3"/>
    <w:rsid w:val="005663BD"/>
    <w:rsid w:val="00566784"/>
    <w:rsid w:val="0056685C"/>
    <w:rsid w:val="00566AD3"/>
    <w:rsid w:val="00566C25"/>
    <w:rsid w:val="00566FA3"/>
    <w:rsid w:val="00566FBF"/>
    <w:rsid w:val="00566FDB"/>
    <w:rsid w:val="00567146"/>
    <w:rsid w:val="005672E8"/>
    <w:rsid w:val="00567534"/>
    <w:rsid w:val="0056768C"/>
    <w:rsid w:val="00567D6B"/>
    <w:rsid w:val="00567EBB"/>
    <w:rsid w:val="00567ECD"/>
    <w:rsid w:val="0057018D"/>
    <w:rsid w:val="005701BD"/>
    <w:rsid w:val="005701EA"/>
    <w:rsid w:val="005702F8"/>
    <w:rsid w:val="0057039C"/>
    <w:rsid w:val="005708ED"/>
    <w:rsid w:val="00570AAD"/>
    <w:rsid w:val="00570E03"/>
    <w:rsid w:val="00570E30"/>
    <w:rsid w:val="00570E4D"/>
    <w:rsid w:val="00570E68"/>
    <w:rsid w:val="005710D7"/>
    <w:rsid w:val="00571677"/>
    <w:rsid w:val="0057175A"/>
    <w:rsid w:val="0057186E"/>
    <w:rsid w:val="0057192F"/>
    <w:rsid w:val="00571FF5"/>
    <w:rsid w:val="0057207B"/>
    <w:rsid w:val="005725DC"/>
    <w:rsid w:val="005726AE"/>
    <w:rsid w:val="00572708"/>
    <w:rsid w:val="00572727"/>
    <w:rsid w:val="00572BCF"/>
    <w:rsid w:val="005731AD"/>
    <w:rsid w:val="00573285"/>
    <w:rsid w:val="005732B9"/>
    <w:rsid w:val="005733D1"/>
    <w:rsid w:val="00573599"/>
    <w:rsid w:val="005735BD"/>
    <w:rsid w:val="00573639"/>
    <w:rsid w:val="005738DC"/>
    <w:rsid w:val="00573AB9"/>
    <w:rsid w:val="00573E5D"/>
    <w:rsid w:val="00573F1C"/>
    <w:rsid w:val="0057417A"/>
    <w:rsid w:val="00574187"/>
    <w:rsid w:val="005741E5"/>
    <w:rsid w:val="00574219"/>
    <w:rsid w:val="00574270"/>
    <w:rsid w:val="00574434"/>
    <w:rsid w:val="005746E2"/>
    <w:rsid w:val="00574793"/>
    <w:rsid w:val="005747E3"/>
    <w:rsid w:val="00574A4F"/>
    <w:rsid w:val="0057511A"/>
    <w:rsid w:val="0057512B"/>
    <w:rsid w:val="005753BC"/>
    <w:rsid w:val="00575589"/>
    <w:rsid w:val="005757A7"/>
    <w:rsid w:val="00575827"/>
    <w:rsid w:val="00575855"/>
    <w:rsid w:val="00575B17"/>
    <w:rsid w:val="00575C6B"/>
    <w:rsid w:val="00575CCB"/>
    <w:rsid w:val="00575D59"/>
    <w:rsid w:val="00576442"/>
    <w:rsid w:val="00576945"/>
    <w:rsid w:val="00576984"/>
    <w:rsid w:val="00576D53"/>
    <w:rsid w:val="00576DB4"/>
    <w:rsid w:val="00576ECF"/>
    <w:rsid w:val="00576F84"/>
    <w:rsid w:val="00577223"/>
    <w:rsid w:val="00577492"/>
    <w:rsid w:val="00577609"/>
    <w:rsid w:val="005778DD"/>
    <w:rsid w:val="00577A8B"/>
    <w:rsid w:val="00577C36"/>
    <w:rsid w:val="00577D8F"/>
    <w:rsid w:val="00577EB2"/>
    <w:rsid w:val="005800E4"/>
    <w:rsid w:val="0058062E"/>
    <w:rsid w:val="005806AA"/>
    <w:rsid w:val="005807EE"/>
    <w:rsid w:val="00580920"/>
    <w:rsid w:val="00580C13"/>
    <w:rsid w:val="00580DFA"/>
    <w:rsid w:val="00580E2C"/>
    <w:rsid w:val="00580F76"/>
    <w:rsid w:val="0058114D"/>
    <w:rsid w:val="005813C8"/>
    <w:rsid w:val="005815EE"/>
    <w:rsid w:val="00581642"/>
    <w:rsid w:val="00581649"/>
    <w:rsid w:val="00581833"/>
    <w:rsid w:val="00581882"/>
    <w:rsid w:val="00581B2A"/>
    <w:rsid w:val="00582181"/>
    <w:rsid w:val="00582198"/>
    <w:rsid w:val="005822A1"/>
    <w:rsid w:val="00582397"/>
    <w:rsid w:val="0058246C"/>
    <w:rsid w:val="00582C8C"/>
    <w:rsid w:val="00582D40"/>
    <w:rsid w:val="00583251"/>
    <w:rsid w:val="00583340"/>
    <w:rsid w:val="0058363D"/>
    <w:rsid w:val="00583664"/>
    <w:rsid w:val="00583E51"/>
    <w:rsid w:val="0058402C"/>
    <w:rsid w:val="0058417E"/>
    <w:rsid w:val="005842DF"/>
    <w:rsid w:val="005844B0"/>
    <w:rsid w:val="005844FD"/>
    <w:rsid w:val="00584709"/>
    <w:rsid w:val="00584A06"/>
    <w:rsid w:val="00584C04"/>
    <w:rsid w:val="00584C45"/>
    <w:rsid w:val="00584CEA"/>
    <w:rsid w:val="00584E22"/>
    <w:rsid w:val="00584EFA"/>
    <w:rsid w:val="005851EC"/>
    <w:rsid w:val="00585223"/>
    <w:rsid w:val="005852CF"/>
    <w:rsid w:val="005853A0"/>
    <w:rsid w:val="00585428"/>
    <w:rsid w:val="0058554E"/>
    <w:rsid w:val="0058563B"/>
    <w:rsid w:val="0058569A"/>
    <w:rsid w:val="0058598F"/>
    <w:rsid w:val="00585AFB"/>
    <w:rsid w:val="00585BDF"/>
    <w:rsid w:val="00585DCB"/>
    <w:rsid w:val="00585DE8"/>
    <w:rsid w:val="0058607C"/>
    <w:rsid w:val="00586162"/>
    <w:rsid w:val="005867EB"/>
    <w:rsid w:val="00586834"/>
    <w:rsid w:val="00586A5F"/>
    <w:rsid w:val="00586C06"/>
    <w:rsid w:val="00586C41"/>
    <w:rsid w:val="00586E91"/>
    <w:rsid w:val="00586F3D"/>
    <w:rsid w:val="005870AE"/>
    <w:rsid w:val="005876A5"/>
    <w:rsid w:val="00587E9C"/>
    <w:rsid w:val="00587ECD"/>
    <w:rsid w:val="00587F51"/>
    <w:rsid w:val="00590010"/>
    <w:rsid w:val="00590133"/>
    <w:rsid w:val="005901E2"/>
    <w:rsid w:val="005902D0"/>
    <w:rsid w:val="00590635"/>
    <w:rsid w:val="0059066F"/>
    <w:rsid w:val="00590774"/>
    <w:rsid w:val="005908F7"/>
    <w:rsid w:val="005908F8"/>
    <w:rsid w:val="00590FE9"/>
    <w:rsid w:val="00591472"/>
    <w:rsid w:val="00591851"/>
    <w:rsid w:val="0059186D"/>
    <w:rsid w:val="00591C80"/>
    <w:rsid w:val="0059205B"/>
    <w:rsid w:val="0059216A"/>
    <w:rsid w:val="00592754"/>
    <w:rsid w:val="005929CA"/>
    <w:rsid w:val="005929DE"/>
    <w:rsid w:val="005929E8"/>
    <w:rsid w:val="00592B32"/>
    <w:rsid w:val="00592C6D"/>
    <w:rsid w:val="00592D95"/>
    <w:rsid w:val="00593059"/>
    <w:rsid w:val="00593071"/>
    <w:rsid w:val="00593085"/>
    <w:rsid w:val="005934C6"/>
    <w:rsid w:val="0059379E"/>
    <w:rsid w:val="00593BF0"/>
    <w:rsid w:val="00593C18"/>
    <w:rsid w:val="00593C58"/>
    <w:rsid w:val="00593D04"/>
    <w:rsid w:val="00593D13"/>
    <w:rsid w:val="00593E15"/>
    <w:rsid w:val="00593EEF"/>
    <w:rsid w:val="00593F18"/>
    <w:rsid w:val="0059431A"/>
    <w:rsid w:val="005947ED"/>
    <w:rsid w:val="0059495B"/>
    <w:rsid w:val="00594A04"/>
    <w:rsid w:val="00594A88"/>
    <w:rsid w:val="00595105"/>
    <w:rsid w:val="00595642"/>
    <w:rsid w:val="0059582F"/>
    <w:rsid w:val="00595A4D"/>
    <w:rsid w:val="00595B3D"/>
    <w:rsid w:val="00595CDF"/>
    <w:rsid w:val="00595D4C"/>
    <w:rsid w:val="00595DB5"/>
    <w:rsid w:val="00595EC8"/>
    <w:rsid w:val="0059615F"/>
    <w:rsid w:val="00596166"/>
    <w:rsid w:val="0059646F"/>
    <w:rsid w:val="005967C7"/>
    <w:rsid w:val="00596875"/>
    <w:rsid w:val="00596883"/>
    <w:rsid w:val="005968BF"/>
    <w:rsid w:val="0059690F"/>
    <w:rsid w:val="00596A38"/>
    <w:rsid w:val="00596D89"/>
    <w:rsid w:val="00596EE3"/>
    <w:rsid w:val="00596F3A"/>
    <w:rsid w:val="00597183"/>
    <w:rsid w:val="00597599"/>
    <w:rsid w:val="00597636"/>
    <w:rsid w:val="005976C0"/>
    <w:rsid w:val="00597A14"/>
    <w:rsid w:val="00597BB1"/>
    <w:rsid w:val="00597BD4"/>
    <w:rsid w:val="00597C43"/>
    <w:rsid w:val="00597C74"/>
    <w:rsid w:val="00597E4E"/>
    <w:rsid w:val="00597F5C"/>
    <w:rsid w:val="00597FF7"/>
    <w:rsid w:val="005A0487"/>
    <w:rsid w:val="005A0650"/>
    <w:rsid w:val="005A0A55"/>
    <w:rsid w:val="005A0AE4"/>
    <w:rsid w:val="005A0B04"/>
    <w:rsid w:val="005A0B19"/>
    <w:rsid w:val="005A0C66"/>
    <w:rsid w:val="005A0CA2"/>
    <w:rsid w:val="005A0E7D"/>
    <w:rsid w:val="005A12C8"/>
    <w:rsid w:val="005A17A9"/>
    <w:rsid w:val="005A19E5"/>
    <w:rsid w:val="005A1B0F"/>
    <w:rsid w:val="005A1BDF"/>
    <w:rsid w:val="005A1E1C"/>
    <w:rsid w:val="005A1EB2"/>
    <w:rsid w:val="005A2135"/>
    <w:rsid w:val="005A240B"/>
    <w:rsid w:val="005A2459"/>
    <w:rsid w:val="005A24B7"/>
    <w:rsid w:val="005A2857"/>
    <w:rsid w:val="005A2879"/>
    <w:rsid w:val="005A29C1"/>
    <w:rsid w:val="005A2C0E"/>
    <w:rsid w:val="005A3054"/>
    <w:rsid w:val="005A359F"/>
    <w:rsid w:val="005A3655"/>
    <w:rsid w:val="005A3793"/>
    <w:rsid w:val="005A39E1"/>
    <w:rsid w:val="005A3AA9"/>
    <w:rsid w:val="005A3C46"/>
    <w:rsid w:val="005A3CBB"/>
    <w:rsid w:val="005A3F17"/>
    <w:rsid w:val="005A3F2F"/>
    <w:rsid w:val="005A3F83"/>
    <w:rsid w:val="005A41B2"/>
    <w:rsid w:val="005A41B4"/>
    <w:rsid w:val="005A44B0"/>
    <w:rsid w:val="005A45CA"/>
    <w:rsid w:val="005A4703"/>
    <w:rsid w:val="005A4849"/>
    <w:rsid w:val="005A491C"/>
    <w:rsid w:val="005A4A32"/>
    <w:rsid w:val="005A4A42"/>
    <w:rsid w:val="005A4C52"/>
    <w:rsid w:val="005A4D44"/>
    <w:rsid w:val="005A4E2C"/>
    <w:rsid w:val="005A55A1"/>
    <w:rsid w:val="005A58F1"/>
    <w:rsid w:val="005A5A1B"/>
    <w:rsid w:val="005A5A26"/>
    <w:rsid w:val="005A5AFA"/>
    <w:rsid w:val="005A5D6D"/>
    <w:rsid w:val="005A5E80"/>
    <w:rsid w:val="005A5F36"/>
    <w:rsid w:val="005A60BA"/>
    <w:rsid w:val="005A6171"/>
    <w:rsid w:val="005A641C"/>
    <w:rsid w:val="005A6518"/>
    <w:rsid w:val="005A65EC"/>
    <w:rsid w:val="005A670F"/>
    <w:rsid w:val="005A6712"/>
    <w:rsid w:val="005A6908"/>
    <w:rsid w:val="005A6935"/>
    <w:rsid w:val="005A6B81"/>
    <w:rsid w:val="005A6BFE"/>
    <w:rsid w:val="005A6C6E"/>
    <w:rsid w:val="005A6CDC"/>
    <w:rsid w:val="005A7396"/>
    <w:rsid w:val="005A74FD"/>
    <w:rsid w:val="005A76C3"/>
    <w:rsid w:val="005A79EE"/>
    <w:rsid w:val="005A7A66"/>
    <w:rsid w:val="005A7CE8"/>
    <w:rsid w:val="005A7FA0"/>
    <w:rsid w:val="005B0054"/>
    <w:rsid w:val="005B0180"/>
    <w:rsid w:val="005B021C"/>
    <w:rsid w:val="005B044D"/>
    <w:rsid w:val="005B06AB"/>
    <w:rsid w:val="005B0C6C"/>
    <w:rsid w:val="005B0E46"/>
    <w:rsid w:val="005B0F68"/>
    <w:rsid w:val="005B1076"/>
    <w:rsid w:val="005B149E"/>
    <w:rsid w:val="005B1700"/>
    <w:rsid w:val="005B17B2"/>
    <w:rsid w:val="005B1916"/>
    <w:rsid w:val="005B198D"/>
    <w:rsid w:val="005B1BC1"/>
    <w:rsid w:val="005B1C25"/>
    <w:rsid w:val="005B1E80"/>
    <w:rsid w:val="005B1FA8"/>
    <w:rsid w:val="005B29D4"/>
    <w:rsid w:val="005B2A3E"/>
    <w:rsid w:val="005B2C00"/>
    <w:rsid w:val="005B2F08"/>
    <w:rsid w:val="005B31BF"/>
    <w:rsid w:val="005B34D9"/>
    <w:rsid w:val="005B3533"/>
    <w:rsid w:val="005B3F1F"/>
    <w:rsid w:val="005B3F20"/>
    <w:rsid w:val="005B3F51"/>
    <w:rsid w:val="005B41FA"/>
    <w:rsid w:val="005B4262"/>
    <w:rsid w:val="005B43A4"/>
    <w:rsid w:val="005B473A"/>
    <w:rsid w:val="005B4AAF"/>
    <w:rsid w:val="005B4C13"/>
    <w:rsid w:val="005B4D8C"/>
    <w:rsid w:val="005B4E5F"/>
    <w:rsid w:val="005B4F56"/>
    <w:rsid w:val="005B4FFD"/>
    <w:rsid w:val="005B5337"/>
    <w:rsid w:val="005B537A"/>
    <w:rsid w:val="005B5500"/>
    <w:rsid w:val="005B5589"/>
    <w:rsid w:val="005B55AA"/>
    <w:rsid w:val="005B55FE"/>
    <w:rsid w:val="005B56E4"/>
    <w:rsid w:val="005B57C0"/>
    <w:rsid w:val="005B5B22"/>
    <w:rsid w:val="005B5C73"/>
    <w:rsid w:val="005B5CB3"/>
    <w:rsid w:val="005B5E04"/>
    <w:rsid w:val="005B5E9F"/>
    <w:rsid w:val="005B6223"/>
    <w:rsid w:val="005B625E"/>
    <w:rsid w:val="005B6458"/>
    <w:rsid w:val="005B65CA"/>
    <w:rsid w:val="005B68B1"/>
    <w:rsid w:val="005B6DD6"/>
    <w:rsid w:val="005B6ED8"/>
    <w:rsid w:val="005B734D"/>
    <w:rsid w:val="005B7363"/>
    <w:rsid w:val="005B736B"/>
    <w:rsid w:val="005B7691"/>
    <w:rsid w:val="005B7A92"/>
    <w:rsid w:val="005B7CA2"/>
    <w:rsid w:val="005B7D56"/>
    <w:rsid w:val="005C000A"/>
    <w:rsid w:val="005C0049"/>
    <w:rsid w:val="005C02CE"/>
    <w:rsid w:val="005C040B"/>
    <w:rsid w:val="005C0434"/>
    <w:rsid w:val="005C0631"/>
    <w:rsid w:val="005C06DD"/>
    <w:rsid w:val="005C0838"/>
    <w:rsid w:val="005C0E6B"/>
    <w:rsid w:val="005C0F9B"/>
    <w:rsid w:val="005C1401"/>
    <w:rsid w:val="005C1BD5"/>
    <w:rsid w:val="005C1CB7"/>
    <w:rsid w:val="005C1CF5"/>
    <w:rsid w:val="005C1E4F"/>
    <w:rsid w:val="005C2186"/>
    <w:rsid w:val="005C21AF"/>
    <w:rsid w:val="005C2212"/>
    <w:rsid w:val="005C23E8"/>
    <w:rsid w:val="005C2455"/>
    <w:rsid w:val="005C2469"/>
    <w:rsid w:val="005C2A2C"/>
    <w:rsid w:val="005C2A43"/>
    <w:rsid w:val="005C2BA2"/>
    <w:rsid w:val="005C2C94"/>
    <w:rsid w:val="005C318E"/>
    <w:rsid w:val="005C3290"/>
    <w:rsid w:val="005C356F"/>
    <w:rsid w:val="005C366C"/>
    <w:rsid w:val="005C3A72"/>
    <w:rsid w:val="005C3D94"/>
    <w:rsid w:val="005C3E02"/>
    <w:rsid w:val="005C3E43"/>
    <w:rsid w:val="005C3E4D"/>
    <w:rsid w:val="005C3E53"/>
    <w:rsid w:val="005C45D7"/>
    <w:rsid w:val="005C46D6"/>
    <w:rsid w:val="005C4739"/>
    <w:rsid w:val="005C4842"/>
    <w:rsid w:val="005C497E"/>
    <w:rsid w:val="005C4B1A"/>
    <w:rsid w:val="005C4C62"/>
    <w:rsid w:val="005C4C82"/>
    <w:rsid w:val="005C4CD4"/>
    <w:rsid w:val="005C506E"/>
    <w:rsid w:val="005C519D"/>
    <w:rsid w:val="005C5430"/>
    <w:rsid w:val="005C57D3"/>
    <w:rsid w:val="005C57D4"/>
    <w:rsid w:val="005C5872"/>
    <w:rsid w:val="005C590B"/>
    <w:rsid w:val="005C5B87"/>
    <w:rsid w:val="005C5C37"/>
    <w:rsid w:val="005C5C4E"/>
    <w:rsid w:val="005C5ED5"/>
    <w:rsid w:val="005C5F67"/>
    <w:rsid w:val="005C6171"/>
    <w:rsid w:val="005C6292"/>
    <w:rsid w:val="005C640C"/>
    <w:rsid w:val="005C6956"/>
    <w:rsid w:val="005C72CE"/>
    <w:rsid w:val="005C7337"/>
    <w:rsid w:val="005C760A"/>
    <w:rsid w:val="005C7626"/>
    <w:rsid w:val="005C76B4"/>
    <w:rsid w:val="005C789D"/>
    <w:rsid w:val="005D04EC"/>
    <w:rsid w:val="005D0A43"/>
    <w:rsid w:val="005D0A79"/>
    <w:rsid w:val="005D0C10"/>
    <w:rsid w:val="005D0DDA"/>
    <w:rsid w:val="005D0E96"/>
    <w:rsid w:val="005D0F28"/>
    <w:rsid w:val="005D0F94"/>
    <w:rsid w:val="005D1665"/>
    <w:rsid w:val="005D1C26"/>
    <w:rsid w:val="005D1D28"/>
    <w:rsid w:val="005D1D4D"/>
    <w:rsid w:val="005D1E19"/>
    <w:rsid w:val="005D1EBE"/>
    <w:rsid w:val="005D1FD7"/>
    <w:rsid w:val="005D22DF"/>
    <w:rsid w:val="005D2305"/>
    <w:rsid w:val="005D2358"/>
    <w:rsid w:val="005D24C6"/>
    <w:rsid w:val="005D25FC"/>
    <w:rsid w:val="005D2659"/>
    <w:rsid w:val="005D2A35"/>
    <w:rsid w:val="005D2A83"/>
    <w:rsid w:val="005D2D0F"/>
    <w:rsid w:val="005D2E6B"/>
    <w:rsid w:val="005D2E71"/>
    <w:rsid w:val="005D3219"/>
    <w:rsid w:val="005D32FD"/>
    <w:rsid w:val="005D3458"/>
    <w:rsid w:val="005D35F6"/>
    <w:rsid w:val="005D3638"/>
    <w:rsid w:val="005D3808"/>
    <w:rsid w:val="005D387C"/>
    <w:rsid w:val="005D3C0E"/>
    <w:rsid w:val="005D3DDF"/>
    <w:rsid w:val="005D3E31"/>
    <w:rsid w:val="005D3E5A"/>
    <w:rsid w:val="005D4357"/>
    <w:rsid w:val="005D4429"/>
    <w:rsid w:val="005D44D6"/>
    <w:rsid w:val="005D450E"/>
    <w:rsid w:val="005D49F8"/>
    <w:rsid w:val="005D4B59"/>
    <w:rsid w:val="005D4BDA"/>
    <w:rsid w:val="005D4C83"/>
    <w:rsid w:val="005D4CAA"/>
    <w:rsid w:val="005D4DF6"/>
    <w:rsid w:val="005D4E1A"/>
    <w:rsid w:val="005D4FCF"/>
    <w:rsid w:val="005D51D6"/>
    <w:rsid w:val="005D5510"/>
    <w:rsid w:val="005D57ED"/>
    <w:rsid w:val="005D5AD6"/>
    <w:rsid w:val="005D5CBF"/>
    <w:rsid w:val="005D5CC2"/>
    <w:rsid w:val="005D5F03"/>
    <w:rsid w:val="005D5F8F"/>
    <w:rsid w:val="005D62E1"/>
    <w:rsid w:val="005D6471"/>
    <w:rsid w:val="005D6485"/>
    <w:rsid w:val="005D658A"/>
    <w:rsid w:val="005D65C6"/>
    <w:rsid w:val="005D69BA"/>
    <w:rsid w:val="005D6AFE"/>
    <w:rsid w:val="005D6C62"/>
    <w:rsid w:val="005D706A"/>
    <w:rsid w:val="005D7183"/>
    <w:rsid w:val="005D7602"/>
    <w:rsid w:val="005D7BD6"/>
    <w:rsid w:val="005D7D42"/>
    <w:rsid w:val="005D7FC1"/>
    <w:rsid w:val="005E0094"/>
    <w:rsid w:val="005E0100"/>
    <w:rsid w:val="005E01BD"/>
    <w:rsid w:val="005E08B4"/>
    <w:rsid w:val="005E0C33"/>
    <w:rsid w:val="005E0E97"/>
    <w:rsid w:val="005E1268"/>
    <w:rsid w:val="005E1428"/>
    <w:rsid w:val="005E1530"/>
    <w:rsid w:val="005E1609"/>
    <w:rsid w:val="005E174B"/>
    <w:rsid w:val="005E1838"/>
    <w:rsid w:val="005E1FE6"/>
    <w:rsid w:val="005E2484"/>
    <w:rsid w:val="005E26CC"/>
    <w:rsid w:val="005E2AE9"/>
    <w:rsid w:val="005E2B2D"/>
    <w:rsid w:val="005E2C24"/>
    <w:rsid w:val="005E2DB9"/>
    <w:rsid w:val="005E2EBA"/>
    <w:rsid w:val="005E31C7"/>
    <w:rsid w:val="005E372F"/>
    <w:rsid w:val="005E3782"/>
    <w:rsid w:val="005E38A2"/>
    <w:rsid w:val="005E3ACC"/>
    <w:rsid w:val="005E3C53"/>
    <w:rsid w:val="005E406A"/>
    <w:rsid w:val="005E411F"/>
    <w:rsid w:val="005E43F1"/>
    <w:rsid w:val="005E463B"/>
    <w:rsid w:val="005E463C"/>
    <w:rsid w:val="005E4645"/>
    <w:rsid w:val="005E492F"/>
    <w:rsid w:val="005E4CCF"/>
    <w:rsid w:val="005E4D36"/>
    <w:rsid w:val="005E4E3B"/>
    <w:rsid w:val="005E5248"/>
    <w:rsid w:val="005E52F1"/>
    <w:rsid w:val="005E541F"/>
    <w:rsid w:val="005E54EE"/>
    <w:rsid w:val="005E571E"/>
    <w:rsid w:val="005E58B3"/>
    <w:rsid w:val="005E5959"/>
    <w:rsid w:val="005E5971"/>
    <w:rsid w:val="005E62C8"/>
    <w:rsid w:val="005E63B6"/>
    <w:rsid w:val="005E6411"/>
    <w:rsid w:val="005E6580"/>
    <w:rsid w:val="005E687E"/>
    <w:rsid w:val="005E6AFA"/>
    <w:rsid w:val="005E6D21"/>
    <w:rsid w:val="005E6FA1"/>
    <w:rsid w:val="005E7022"/>
    <w:rsid w:val="005E728D"/>
    <w:rsid w:val="005E746D"/>
    <w:rsid w:val="005E7597"/>
    <w:rsid w:val="005E7691"/>
    <w:rsid w:val="005E7791"/>
    <w:rsid w:val="005E7BE1"/>
    <w:rsid w:val="005E7DF1"/>
    <w:rsid w:val="005F01A0"/>
    <w:rsid w:val="005F03D4"/>
    <w:rsid w:val="005F05E8"/>
    <w:rsid w:val="005F0772"/>
    <w:rsid w:val="005F08AF"/>
    <w:rsid w:val="005F11EB"/>
    <w:rsid w:val="005F12B3"/>
    <w:rsid w:val="005F1745"/>
    <w:rsid w:val="005F1A98"/>
    <w:rsid w:val="005F1AE5"/>
    <w:rsid w:val="005F1E98"/>
    <w:rsid w:val="005F1EB0"/>
    <w:rsid w:val="005F21E6"/>
    <w:rsid w:val="005F226A"/>
    <w:rsid w:val="005F2596"/>
    <w:rsid w:val="005F26DA"/>
    <w:rsid w:val="005F275F"/>
    <w:rsid w:val="005F2817"/>
    <w:rsid w:val="005F28A1"/>
    <w:rsid w:val="005F2DB5"/>
    <w:rsid w:val="005F2DC1"/>
    <w:rsid w:val="005F2E11"/>
    <w:rsid w:val="005F2EF5"/>
    <w:rsid w:val="005F2F67"/>
    <w:rsid w:val="005F39CB"/>
    <w:rsid w:val="005F3AFA"/>
    <w:rsid w:val="005F3F48"/>
    <w:rsid w:val="005F4528"/>
    <w:rsid w:val="005F45FB"/>
    <w:rsid w:val="005F46A2"/>
    <w:rsid w:val="005F4B67"/>
    <w:rsid w:val="005F4CD7"/>
    <w:rsid w:val="005F4F7D"/>
    <w:rsid w:val="005F4F94"/>
    <w:rsid w:val="005F53BE"/>
    <w:rsid w:val="005F58AC"/>
    <w:rsid w:val="005F593D"/>
    <w:rsid w:val="005F59F1"/>
    <w:rsid w:val="005F5DD2"/>
    <w:rsid w:val="005F6318"/>
    <w:rsid w:val="005F63E9"/>
    <w:rsid w:val="005F63F3"/>
    <w:rsid w:val="005F64AC"/>
    <w:rsid w:val="005F662D"/>
    <w:rsid w:val="005F6975"/>
    <w:rsid w:val="005F69C4"/>
    <w:rsid w:val="005F6B0E"/>
    <w:rsid w:val="005F725D"/>
    <w:rsid w:val="005F72CB"/>
    <w:rsid w:val="005F733D"/>
    <w:rsid w:val="005F74E3"/>
    <w:rsid w:val="005F7545"/>
    <w:rsid w:val="005F776D"/>
    <w:rsid w:val="005F7C1E"/>
    <w:rsid w:val="005F7E83"/>
    <w:rsid w:val="006000DE"/>
    <w:rsid w:val="00600387"/>
    <w:rsid w:val="006005D7"/>
    <w:rsid w:val="00600618"/>
    <w:rsid w:val="00600619"/>
    <w:rsid w:val="006008F9"/>
    <w:rsid w:val="0060092E"/>
    <w:rsid w:val="00600DA7"/>
    <w:rsid w:val="00601140"/>
    <w:rsid w:val="006013CE"/>
    <w:rsid w:val="006015E4"/>
    <w:rsid w:val="00601637"/>
    <w:rsid w:val="00601660"/>
    <w:rsid w:val="00601791"/>
    <w:rsid w:val="00601BEE"/>
    <w:rsid w:val="00601C48"/>
    <w:rsid w:val="00601D04"/>
    <w:rsid w:val="00601E48"/>
    <w:rsid w:val="00601FD2"/>
    <w:rsid w:val="00602351"/>
    <w:rsid w:val="006026A9"/>
    <w:rsid w:val="0060271E"/>
    <w:rsid w:val="00602D46"/>
    <w:rsid w:val="0060345F"/>
    <w:rsid w:val="0060351C"/>
    <w:rsid w:val="00603681"/>
    <w:rsid w:val="00603759"/>
    <w:rsid w:val="006039CF"/>
    <w:rsid w:val="00603CE6"/>
    <w:rsid w:val="00603F48"/>
    <w:rsid w:val="00604056"/>
    <w:rsid w:val="0060421E"/>
    <w:rsid w:val="00604245"/>
    <w:rsid w:val="00604310"/>
    <w:rsid w:val="006043D9"/>
    <w:rsid w:val="00604459"/>
    <w:rsid w:val="006044B9"/>
    <w:rsid w:val="006046AF"/>
    <w:rsid w:val="00604895"/>
    <w:rsid w:val="00604A8D"/>
    <w:rsid w:val="00604C87"/>
    <w:rsid w:val="00604DEC"/>
    <w:rsid w:val="00604E24"/>
    <w:rsid w:val="0060510D"/>
    <w:rsid w:val="006054AB"/>
    <w:rsid w:val="006055D4"/>
    <w:rsid w:val="00605652"/>
    <w:rsid w:val="0060593B"/>
    <w:rsid w:val="00605C53"/>
    <w:rsid w:val="00605E4F"/>
    <w:rsid w:val="006060DF"/>
    <w:rsid w:val="00606377"/>
    <w:rsid w:val="00606455"/>
    <w:rsid w:val="00606A67"/>
    <w:rsid w:val="006071D6"/>
    <w:rsid w:val="006071EC"/>
    <w:rsid w:val="00607469"/>
    <w:rsid w:val="006074C2"/>
    <w:rsid w:val="0060759E"/>
    <w:rsid w:val="006077B6"/>
    <w:rsid w:val="0060790D"/>
    <w:rsid w:val="00607AF2"/>
    <w:rsid w:val="00607E61"/>
    <w:rsid w:val="00607F72"/>
    <w:rsid w:val="00607FE9"/>
    <w:rsid w:val="006100A5"/>
    <w:rsid w:val="006100B4"/>
    <w:rsid w:val="006104BC"/>
    <w:rsid w:val="006106F0"/>
    <w:rsid w:val="0061078F"/>
    <w:rsid w:val="006107B5"/>
    <w:rsid w:val="006108AA"/>
    <w:rsid w:val="00610D37"/>
    <w:rsid w:val="00610E99"/>
    <w:rsid w:val="00610F80"/>
    <w:rsid w:val="00611026"/>
    <w:rsid w:val="006110F0"/>
    <w:rsid w:val="00611514"/>
    <w:rsid w:val="006117D1"/>
    <w:rsid w:val="006118FD"/>
    <w:rsid w:val="00611ACA"/>
    <w:rsid w:val="00611B15"/>
    <w:rsid w:val="00611D79"/>
    <w:rsid w:val="00611E3A"/>
    <w:rsid w:val="0061216A"/>
    <w:rsid w:val="00612223"/>
    <w:rsid w:val="0061252D"/>
    <w:rsid w:val="006127D2"/>
    <w:rsid w:val="006128C8"/>
    <w:rsid w:val="00613113"/>
    <w:rsid w:val="0061354D"/>
    <w:rsid w:val="0061381E"/>
    <w:rsid w:val="00613A01"/>
    <w:rsid w:val="00613D9D"/>
    <w:rsid w:val="00613DCD"/>
    <w:rsid w:val="00613FBA"/>
    <w:rsid w:val="00614213"/>
    <w:rsid w:val="00614243"/>
    <w:rsid w:val="006144AB"/>
    <w:rsid w:val="006145FC"/>
    <w:rsid w:val="006146B3"/>
    <w:rsid w:val="006146B4"/>
    <w:rsid w:val="0061472A"/>
    <w:rsid w:val="0061488B"/>
    <w:rsid w:val="006149B8"/>
    <w:rsid w:val="00614C4D"/>
    <w:rsid w:val="00614E83"/>
    <w:rsid w:val="00615022"/>
    <w:rsid w:val="00615088"/>
    <w:rsid w:val="006150DB"/>
    <w:rsid w:val="0061542A"/>
    <w:rsid w:val="006159D8"/>
    <w:rsid w:val="00615A1F"/>
    <w:rsid w:val="00615BA0"/>
    <w:rsid w:val="00615E68"/>
    <w:rsid w:val="00615EC6"/>
    <w:rsid w:val="00615F59"/>
    <w:rsid w:val="006162B8"/>
    <w:rsid w:val="00616B45"/>
    <w:rsid w:val="00616F0A"/>
    <w:rsid w:val="0061704A"/>
    <w:rsid w:val="006171AD"/>
    <w:rsid w:val="0061729E"/>
    <w:rsid w:val="00617480"/>
    <w:rsid w:val="00617659"/>
    <w:rsid w:val="00617700"/>
    <w:rsid w:val="00617B76"/>
    <w:rsid w:val="0062001C"/>
    <w:rsid w:val="00620461"/>
    <w:rsid w:val="006204B5"/>
    <w:rsid w:val="00620689"/>
    <w:rsid w:val="006207CA"/>
    <w:rsid w:val="00620A6F"/>
    <w:rsid w:val="00620FA9"/>
    <w:rsid w:val="00621432"/>
    <w:rsid w:val="00621510"/>
    <w:rsid w:val="006215F9"/>
    <w:rsid w:val="006216EC"/>
    <w:rsid w:val="006217D9"/>
    <w:rsid w:val="006218BD"/>
    <w:rsid w:val="00621981"/>
    <w:rsid w:val="00621A8A"/>
    <w:rsid w:val="00621C09"/>
    <w:rsid w:val="00621DB3"/>
    <w:rsid w:val="00621EA8"/>
    <w:rsid w:val="006220A6"/>
    <w:rsid w:val="00622250"/>
    <w:rsid w:val="0062247E"/>
    <w:rsid w:val="0062279E"/>
    <w:rsid w:val="006227E8"/>
    <w:rsid w:val="00622B29"/>
    <w:rsid w:val="00622BA5"/>
    <w:rsid w:val="00622BB9"/>
    <w:rsid w:val="00622C63"/>
    <w:rsid w:val="00622C7D"/>
    <w:rsid w:val="00622CEA"/>
    <w:rsid w:val="00622E0C"/>
    <w:rsid w:val="00623071"/>
    <w:rsid w:val="00623242"/>
    <w:rsid w:val="00623295"/>
    <w:rsid w:val="006232BF"/>
    <w:rsid w:val="006232F1"/>
    <w:rsid w:val="00623378"/>
    <w:rsid w:val="006233D4"/>
    <w:rsid w:val="00623517"/>
    <w:rsid w:val="006237CA"/>
    <w:rsid w:val="0062419E"/>
    <w:rsid w:val="00624BE5"/>
    <w:rsid w:val="00624C1F"/>
    <w:rsid w:val="00624C5B"/>
    <w:rsid w:val="00624ED1"/>
    <w:rsid w:val="00624FB0"/>
    <w:rsid w:val="0062515F"/>
    <w:rsid w:val="00625370"/>
    <w:rsid w:val="006253DE"/>
    <w:rsid w:val="0062540B"/>
    <w:rsid w:val="00625465"/>
    <w:rsid w:val="006255E1"/>
    <w:rsid w:val="00625626"/>
    <w:rsid w:val="00625853"/>
    <w:rsid w:val="00625A5B"/>
    <w:rsid w:val="00625CEA"/>
    <w:rsid w:val="00625D4E"/>
    <w:rsid w:val="006262CB"/>
    <w:rsid w:val="00626516"/>
    <w:rsid w:val="00626849"/>
    <w:rsid w:val="00626878"/>
    <w:rsid w:val="00626D06"/>
    <w:rsid w:val="00627101"/>
    <w:rsid w:val="006271B9"/>
    <w:rsid w:val="006271D5"/>
    <w:rsid w:val="00627317"/>
    <w:rsid w:val="0062739C"/>
    <w:rsid w:val="006278A4"/>
    <w:rsid w:val="00627A3D"/>
    <w:rsid w:val="00627A67"/>
    <w:rsid w:val="00627ABE"/>
    <w:rsid w:val="00627B7A"/>
    <w:rsid w:val="006301B1"/>
    <w:rsid w:val="006304BF"/>
    <w:rsid w:val="0063094A"/>
    <w:rsid w:val="00630A0A"/>
    <w:rsid w:val="00630B9B"/>
    <w:rsid w:val="00630D71"/>
    <w:rsid w:val="00630DC8"/>
    <w:rsid w:val="00630FCB"/>
    <w:rsid w:val="006311AE"/>
    <w:rsid w:val="0063135B"/>
    <w:rsid w:val="00631508"/>
    <w:rsid w:val="00631663"/>
    <w:rsid w:val="0063176D"/>
    <w:rsid w:val="00631774"/>
    <w:rsid w:val="00631970"/>
    <w:rsid w:val="006319FD"/>
    <w:rsid w:val="00631CAF"/>
    <w:rsid w:val="00632198"/>
    <w:rsid w:val="006322AA"/>
    <w:rsid w:val="0063231F"/>
    <w:rsid w:val="006325A2"/>
    <w:rsid w:val="00632734"/>
    <w:rsid w:val="006327DD"/>
    <w:rsid w:val="0063294C"/>
    <w:rsid w:val="006329BA"/>
    <w:rsid w:val="00632C24"/>
    <w:rsid w:val="00632C5E"/>
    <w:rsid w:val="00632F7B"/>
    <w:rsid w:val="00633653"/>
    <w:rsid w:val="0063365D"/>
    <w:rsid w:val="00633B9A"/>
    <w:rsid w:val="00633C28"/>
    <w:rsid w:val="00633DF3"/>
    <w:rsid w:val="00633F15"/>
    <w:rsid w:val="00634122"/>
    <w:rsid w:val="00634171"/>
    <w:rsid w:val="006342A8"/>
    <w:rsid w:val="00634414"/>
    <w:rsid w:val="00634B91"/>
    <w:rsid w:val="00634E05"/>
    <w:rsid w:val="006350BA"/>
    <w:rsid w:val="0063517D"/>
    <w:rsid w:val="006355B3"/>
    <w:rsid w:val="006355D9"/>
    <w:rsid w:val="006357B0"/>
    <w:rsid w:val="006357DF"/>
    <w:rsid w:val="006358DE"/>
    <w:rsid w:val="00635AEE"/>
    <w:rsid w:val="00635B66"/>
    <w:rsid w:val="00635BA9"/>
    <w:rsid w:val="00635C79"/>
    <w:rsid w:val="006361CD"/>
    <w:rsid w:val="00636246"/>
    <w:rsid w:val="00636374"/>
    <w:rsid w:val="006363EA"/>
    <w:rsid w:val="006364C3"/>
    <w:rsid w:val="0063650A"/>
    <w:rsid w:val="00636594"/>
    <w:rsid w:val="00636632"/>
    <w:rsid w:val="00636638"/>
    <w:rsid w:val="00636742"/>
    <w:rsid w:val="006367D7"/>
    <w:rsid w:val="00636A42"/>
    <w:rsid w:val="00636B76"/>
    <w:rsid w:val="00636C25"/>
    <w:rsid w:val="00636DE2"/>
    <w:rsid w:val="00636FAF"/>
    <w:rsid w:val="006371C9"/>
    <w:rsid w:val="00637332"/>
    <w:rsid w:val="0063733A"/>
    <w:rsid w:val="0063736E"/>
    <w:rsid w:val="00637430"/>
    <w:rsid w:val="00637A39"/>
    <w:rsid w:val="00637D97"/>
    <w:rsid w:val="00640137"/>
    <w:rsid w:val="00640149"/>
    <w:rsid w:val="00640529"/>
    <w:rsid w:val="0064066C"/>
    <w:rsid w:val="0064078C"/>
    <w:rsid w:val="00640846"/>
    <w:rsid w:val="00640868"/>
    <w:rsid w:val="00640DBB"/>
    <w:rsid w:val="00640F8D"/>
    <w:rsid w:val="00641103"/>
    <w:rsid w:val="00641483"/>
    <w:rsid w:val="006414A4"/>
    <w:rsid w:val="00641799"/>
    <w:rsid w:val="006417DF"/>
    <w:rsid w:val="00641873"/>
    <w:rsid w:val="00641ECB"/>
    <w:rsid w:val="00642126"/>
    <w:rsid w:val="006421F4"/>
    <w:rsid w:val="0064252B"/>
    <w:rsid w:val="0064264E"/>
    <w:rsid w:val="006428A3"/>
    <w:rsid w:val="00642A0D"/>
    <w:rsid w:val="00642ABC"/>
    <w:rsid w:val="00642AED"/>
    <w:rsid w:val="006430B5"/>
    <w:rsid w:val="006430CB"/>
    <w:rsid w:val="006431C2"/>
    <w:rsid w:val="00643315"/>
    <w:rsid w:val="00643348"/>
    <w:rsid w:val="006435DD"/>
    <w:rsid w:val="0064388F"/>
    <w:rsid w:val="006439DB"/>
    <w:rsid w:val="00643F3A"/>
    <w:rsid w:val="00644510"/>
    <w:rsid w:val="006447D8"/>
    <w:rsid w:val="006449DA"/>
    <w:rsid w:val="00644FCE"/>
    <w:rsid w:val="0064508C"/>
    <w:rsid w:val="006450D2"/>
    <w:rsid w:val="0064547D"/>
    <w:rsid w:val="00645491"/>
    <w:rsid w:val="00645ACF"/>
    <w:rsid w:val="006460E2"/>
    <w:rsid w:val="0064613A"/>
    <w:rsid w:val="006467BB"/>
    <w:rsid w:val="0064695F"/>
    <w:rsid w:val="00646A2C"/>
    <w:rsid w:val="00646CED"/>
    <w:rsid w:val="006470A1"/>
    <w:rsid w:val="0064745A"/>
    <w:rsid w:val="006474E9"/>
    <w:rsid w:val="006478BC"/>
    <w:rsid w:val="0064791B"/>
    <w:rsid w:val="006479A2"/>
    <w:rsid w:val="0065010A"/>
    <w:rsid w:val="006505F3"/>
    <w:rsid w:val="0065062B"/>
    <w:rsid w:val="00650773"/>
    <w:rsid w:val="0065091C"/>
    <w:rsid w:val="00650B88"/>
    <w:rsid w:val="00650C14"/>
    <w:rsid w:val="00651011"/>
    <w:rsid w:val="0065118C"/>
    <w:rsid w:val="00651374"/>
    <w:rsid w:val="006513EE"/>
    <w:rsid w:val="00651618"/>
    <w:rsid w:val="00651838"/>
    <w:rsid w:val="00651A04"/>
    <w:rsid w:val="00651A39"/>
    <w:rsid w:val="006520D5"/>
    <w:rsid w:val="006524F1"/>
    <w:rsid w:val="00652946"/>
    <w:rsid w:val="00652B5C"/>
    <w:rsid w:val="00652D06"/>
    <w:rsid w:val="00652D4A"/>
    <w:rsid w:val="00652E37"/>
    <w:rsid w:val="00652FEF"/>
    <w:rsid w:val="00653473"/>
    <w:rsid w:val="00653605"/>
    <w:rsid w:val="00653A5A"/>
    <w:rsid w:val="00653B5A"/>
    <w:rsid w:val="006546DD"/>
    <w:rsid w:val="00654736"/>
    <w:rsid w:val="00654748"/>
    <w:rsid w:val="0065485F"/>
    <w:rsid w:val="00654AA0"/>
    <w:rsid w:val="00654F21"/>
    <w:rsid w:val="00655359"/>
    <w:rsid w:val="006553B0"/>
    <w:rsid w:val="00655454"/>
    <w:rsid w:val="006555AD"/>
    <w:rsid w:val="006555EC"/>
    <w:rsid w:val="00655618"/>
    <w:rsid w:val="00655715"/>
    <w:rsid w:val="00655844"/>
    <w:rsid w:val="006558FD"/>
    <w:rsid w:val="00655A39"/>
    <w:rsid w:val="00655B4E"/>
    <w:rsid w:val="00655E57"/>
    <w:rsid w:val="00655ECA"/>
    <w:rsid w:val="006560C9"/>
    <w:rsid w:val="0065633D"/>
    <w:rsid w:val="006563B7"/>
    <w:rsid w:val="00656773"/>
    <w:rsid w:val="00656934"/>
    <w:rsid w:val="00656A73"/>
    <w:rsid w:val="00656AF0"/>
    <w:rsid w:val="00656D86"/>
    <w:rsid w:val="00656E82"/>
    <w:rsid w:val="00656FA0"/>
    <w:rsid w:val="006570B4"/>
    <w:rsid w:val="0065710B"/>
    <w:rsid w:val="006572A3"/>
    <w:rsid w:val="006579D6"/>
    <w:rsid w:val="00657A26"/>
    <w:rsid w:val="00657E7E"/>
    <w:rsid w:val="0066014F"/>
    <w:rsid w:val="00660308"/>
    <w:rsid w:val="00660825"/>
    <w:rsid w:val="006609D2"/>
    <w:rsid w:val="00660A60"/>
    <w:rsid w:val="00660A6F"/>
    <w:rsid w:val="00660A87"/>
    <w:rsid w:val="00661036"/>
    <w:rsid w:val="00661409"/>
    <w:rsid w:val="006614D4"/>
    <w:rsid w:val="0066158A"/>
    <w:rsid w:val="00661D84"/>
    <w:rsid w:val="006620ED"/>
    <w:rsid w:val="00662296"/>
    <w:rsid w:val="006623CC"/>
    <w:rsid w:val="0066291C"/>
    <w:rsid w:val="00662A2C"/>
    <w:rsid w:val="00662CB3"/>
    <w:rsid w:val="00662D13"/>
    <w:rsid w:val="006637C1"/>
    <w:rsid w:val="00663DAB"/>
    <w:rsid w:val="00663EC5"/>
    <w:rsid w:val="00663FA8"/>
    <w:rsid w:val="006643B4"/>
    <w:rsid w:val="00664603"/>
    <w:rsid w:val="00664DB2"/>
    <w:rsid w:val="00664E3A"/>
    <w:rsid w:val="006650B5"/>
    <w:rsid w:val="0066517D"/>
    <w:rsid w:val="006651BE"/>
    <w:rsid w:val="00665341"/>
    <w:rsid w:val="006656BA"/>
    <w:rsid w:val="00665B05"/>
    <w:rsid w:val="00665CB0"/>
    <w:rsid w:val="00665D28"/>
    <w:rsid w:val="00666035"/>
    <w:rsid w:val="006660BE"/>
    <w:rsid w:val="0066661E"/>
    <w:rsid w:val="006668D4"/>
    <w:rsid w:val="00666CF1"/>
    <w:rsid w:val="00666F8B"/>
    <w:rsid w:val="00666FC3"/>
    <w:rsid w:val="006670F1"/>
    <w:rsid w:val="0066769B"/>
    <w:rsid w:val="0066782E"/>
    <w:rsid w:val="00667D01"/>
    <w:rsid w:val="00667D82"/>
    <w:rsid w:val="00667FB0"/>
    <w:rsid w:val="0067011B"/>
    <w:rsid w:val="00670CE3"/>
    <w:rsid w:val="00670D9E"/>
    <w:rsid w:val="00670E3F"/>
    <w:rsid w:val="00670E79"/>
    <w:rsid w:val="00671205"/>
    <w:rsid w:val="00671394"/>
    <w:rsid w:val="00671591"/>
    <w:rsid w:val="0067170A"/>
    <w:rsid w:val="00671A70"/>
    <w:rsid w:val="00671AE1"/>
    <w:rsid w:val="00671AFB"/>
    <w:rsid w:val="00671D64"/>
    <w:rsid w:val="00672012"/>
    <w:rsid w:val="006721EA"/>
    <w:rsid w:val="00672473"/>
    <w:rsid w:val="006724AB"/>
    <w:rsid w:val="006726FD"/>
    <w:rsid w:val="006727CC"/>
    <w:rsid w:val="0067287F"/>
    <w:rsid w:val="00672BCA"/>
    <w:rsid w:val="0067334B"/>
    <w:rsid w:val="006733B4"/>
    <w:rsid w:val="006735DA"/>
    <w:rsid w:val="00673D92"/>
    <w:rsid w:val="00673E1D"/>
    <w:rsid w:val="00674193"/>
    <w:rsid w:val="006742C8"/>
    <w:rsid w:val="0067435B"/>
    <w:rsid w:val="00674396"/>
    <w:rsid w:val="00674443"/>
    <w:rsid w:val="0067462F"/>
    <w:rsid w:val="00674A5F"/>
    <w:rsid w:val="00674BFD"/>
    <w:rsid w:val="006750E0"/>
    <w:rsid w:val="00675653"/>
    <w:rsid w:val="00675966"/>
    <w:rsid w:val="00675DEE"/>
    <w:rsid w:val="00676093"/>
    <w:rsid w:val="006760C1"/>
    <w:rsid w:val="00676191"/>
    <w:rsid w:val="006761C9"/>
    <w:rsid w:val="00676343"/>
    <w:rsid w:val="00676446"/>
    <w:rsid w:val="006764E5"/>
    <w:rsid w:val="00676907"/>
    <w:rsid w:val="00676A65"/>
    <w:rsid w:val="00676AA8"/>
    <w:rsid w:val="00676B02"/>
    <w:rsid w:val="00676B40"/>
    <w:rsid w:val="00676B84"/>
    <w:rsid w:val="00676F87"/>
    <w:rsid w:val="00677242"/>
    <w:rsid w:val="006773A3"/>
    <w:rsid w:val="006776EF"/>
    <w:rsid w:val="00677CB7"/>
    <w:rsid w:val="00677CC6"/>
    <w:rsid w:val="00677D03"/>
    <w:rsid w:val="006800A3"/>
    <w:rsid w:val="00680162"/>
    <w:rsid w:val="00680786"/>
    <w:rsid w:val="00680913"/>
    <w:rsid w:val="006809C5"/>
    <w:rsid w:val="00680CE0"/>
    <w:rsid w:val="00680E4E"/>
    <w:rsid w:val="00681371"/>
    <w:rsid w:val="006816C1"/>
    <w:rsid w:val="00681AA2"/>
    <w:rsid w:val="00681E39"/>
    <w:rsid w:val="00682055"/>
    <w:rsid w:val="006820FE"/>
    <w:rsid w:val="006821A0"/>
    <w:rsid w:val="0068233C"/>
    <w:rsid w:val="00682386"/>
    <w:rsid w:val="00682409"/>
    <w:rsid w:val="00682453"/>
    <w:rsid w:val="00682454"/>
    <w:rsid w:val="006826AB"/>
    <w:rsid w:val="00682AD7"/>
    <w:rsid w:val="00682B67"/>
    <w:rsid w:val="00682BFC"/>
    <w:rsid w:val="00682C9A"/>
    <w:rsid w:val="00683044"/>
    <w:rsid w:val="006832B5"/>
    <w:rsid w:val="0068361F"/>
    <w:rsid w:val="00683676"/>
    <w:rsid w:val="006837C4"/>
    <w:rsid w:val="00683A6E"/>
    <w:rsid w:val="00683C2C"/>
    <w:rsid w:val="00683CCF"/>
    <w:rsid w:val="00683E6C"/>
    <w:rsid w:val="00684354"/>
    <w:rsid w:val="00684467"/>
    <w:rsid w:val="006846B3"/>
    <w:rsid w:val="006846FC"/>
    <w:rsid w:val="00684876"/>
    <w:rsid w:val="006848EA"/>
    <w:rsid w:val="00684FA6"/>
    <w:rsid w:val="0068500C"/>
    <w:rsid w:val="00685359"/>
    <w:rsid w:val="006854AA"/>
    <w:rsid w:val="006854B9"/>
    <w:rsid w:val="006854D0"/>
    <w:rsid w:val="00685868"/>
    <w:rsid w:val="00685C41"/>
    <w:rsid w:val="0068617B"/>
    <w:rsid w:val="006867A5"/>
    <w:rsid w:val="0068691F"/>
    <w:rsid w:val="006869E6"/>
    <w:rsid w:val="00686CF7"/>
    <w:rsid w:val="00686E40"/>
    <w:rsid w:val="00686F38"/>
    <w:rsid w:val="00687035"/>
    <w:rsid w:val="006870C2"/>
    <w:rsid w:val="00687582"/>
    <w:rsid w:val="00687712"/>
    <w:rsid w:val="0068784E"/>
    <w:rsid w:val="006878CC"/>
    <w:rsid w:val="00687987"/>
    <w:rsid w:val="00687B03"/>
    <w:rsid w:val="00687B26"/>
    <w:rsid w:val="00687B48"/>
    <w:rsid w:val="00690017"/>
    <w:rsid w:val="0069061B"/>
    <w:rsid w:val="006907F9"/>
    <w:rsid w:val="00690807"/>
    <w:rsid w:val="006908AD"/>
    <w:rsid w:val="00690A8D"/>
    <w:rsid w:val="00690BD9"/>
    <w:rsid w:val="00690EF6"/>
    <w:rsid w:val="0069119B"/>
    <w:rsid w:val="00691221"/>
    <w:rsid w:val="0069134D"/>
    <w:rsid w:val="00691424"/>
    <w:rsid w:val="00691820"/>
    <w:rsid w:val="00691CEB"/>
    <w:rsid w:val="00691EF2"/>
    <w:rsid w:val="00691FE3"/>
    <w:rsid w:val="0069200C"/>
    <w:rsid w:val="00692107"/>
    <w:rsid w:val="00692675"/>
    <w:rsid w:val="00692742"/>
    <w:rsid w:val="00692895"/>
    <w:rsid w:val="00692CDC"/>
    <w:rsid w:val="00692E77"/>
    <w:rsid w:val="00692F51"/>
    <w:rsid w:val="006934DB"/>
    <w:rsid w:val="00693963"/>
    <w:rsid w:val="00693B47"/>
    <w:rsid w:val="00693BF5"/>
    <w:rsid w:val="00693C2E"/>
    <w:rsid w:val="00693F98"/>
    <w:rsid w:val="00693FE8"/>
    <w:rsid w:val="00694310"/>
    <w:rsid w:val="0069456E"/>
    <w:rsid w:val="00694629"/>
    <w:rsid w:val="00694751"/>
    <w:rsid w:val="00694B87"/>
    <w:rsid w:val="00694E94"/>
    <w:rsid w:val="00695266"/>
    <w:rsid w:val="0069556E"/>
    <w:rsid w:val="0069587C"/>
    <w:rsid w:val="00695BF5"/>
    <w:rsid w:val="00695E98"/>
    <w:rsid w:val="00695F23"/>
    <w:rsid w:val="00695F2F"/>
    <w:rsid w:val="006961CB"/>
    <w:rsid w:val="006963C9"/>
    <w:rsid w:val="006964C1"/>
    <w:rsid w:val="00696712"/>
    <w:rsid w:val="00696D60"/>
    <w:rsid w:val="00696E64"/>
    <w:rsid w:val="006971C2"/>
    <w:rsid w:val="006972AB"/>
    <w:rsid w:val="0069742A"/>
    <w:rsid w:val="00697535"/>
    <w:rsid w:val="00697592"/>
    <w:rsid w:val="0069793E"/>
    <w:rsid w:val="006979BF"/>
    <w:rsid w:val="006979E9"/>
    <w:rsid w:val="00697BA3"/>
    <w:rsid w:val="00697E0A"/>
    <w:rsid w:val="006A0058"/>
    <w:rsid w:val="006A00AC"/>
    <w:rsid w:val="006A0149"/>
    <w:rsid w:val="006A025A"/>
    <w:rsid w:val="006A0352"/>
    <w:rsid w:val="006A04D1"/>
    <w:rsid w:val="006A05AB"/>
    <w:rsid w:val="006A0A14"/>
    <w:rsid w:val="006A0A95"/>
    <w:rsid w:val="006A0E06"/>
    <w:rsid w:val="006A0E83"/>
    <w:rsid w:val="006A0FA7"/>
    <w:rsid w:val="006A0FB0"/>
    <w:rsid w:val="006A100E"/>
    <w:rsid w:val="006A1139"/>
    <w:rsid w:val="006A1273"/>
    <w:rsid w:val="006A1392"/>
    <w:rsid w:val="006A142F"/>
    <w:rsid w:val="006A1526"/>
    <w:rsid w:val="006A15F2"/>
    <w:rsid w:val="006A1A41"/>
    <w:rsid w:val="006A1BCE"/>
    <w:rsid w:val="006A1DDA"/>
    <w:rsid w:val="006A1E40"/>
    <w:rsid w:val="006A1EF3"/>
    <w:rsid w:val="006A20F5"/>
    <w:rsid w:val="006A241A"/>
    <w:rsid w:val="006A26E4"/>
    <w:rsid w:val="006A29A8"/>
    <w:rsid w:val="006A2C24"/>
    <w:rsid w:val="006A2FD6"/>
    <w:rsid w:val="006A2FDF"/>
    <w:rsid w:val="006A36C2"/>
    <w:rsid w:val="006A392D"/>
    <w:rsid w:val="006A3DF1"/>
    <w:rsid w:val="006A4329"/>
    <w:rsid w:val="006A4B79"/>
    <w:rsid w:val="006A4D9A"/>
    <w:rsid w:val="006A4E9B"/>
    <w:rsid w:val="006A5093"/>
    <w:rsid w:val="006A5114"/>
    <w:rsid w:val="006A535B"/>
    <w:rsid w:val="006A54D5"/>
    <w:rsid w:val="006A574D"/>
    <w:rsid w:val="006A5C6A"/>
    <w:rsid w:val="006A5E1F"/>
    <w:rsid w:val="006A5FB3"/>
    <w:rsid w:val="006A62FD"/>
    <w:rsid w:val="006A6474"/>
    <w:rsid w:val="006A647C"/>
    <w:rsid w:val="006A658B"/>
    <w:rsid w:val="006A65F1"/>
    <w:rsid w:val="006A6660"/>
    <w:rsid w:val="006A6C2D"/>
    <w:rsid w:val="006A6FEF"/>
    <w:rsid w:val="006A700F"/>
    <w:rsid w:val="006A7199"/>
    <w:rsid w:val="006A7381"/>
    <w:rsid w:val="006A7436"/>
    <w:rsid w:val="006A74AB"/>
    <w:rsid w:val="006A7865"/>
    <w:rsid w:val="006A7B0C"/>
    <w:rsid w:val="006A7D43"/>
    <w:rsid w:val="006A7DC2"/>
    <w:rsid w:val="006A7E85"/>
    <w:rsid w:val="006B0026"/>
    <w:rsid w:val="006B017F"/>
    <w:rsid w:val="006B0273"/>
    <w:rsid w:val="006B02FC"/>
    <w:rsid w:val="006B03C0"/>
    <w:rsid w:val="006B0472"/>
    <w:rsid w:val="006B0665"/>
    <w:rsid w:val="006B066C"/>
    <w:rsid w:val="006B0EC0"/>
    <w:rsid w:val="006B0F3F"/>
    <w:rsid w:val="006B0F96"/>
    <w:rsid w:val="006B10F6"/>
    <w:rsid w:val="006B1187"/>
    <w:rsid w:val="006B14CB"/>
    <w:rsid w:val="006B15EA"/>
    <w:rsid w:val="006B1627"/>
    <w:rsid w:val="006B19D8"/>
    <w:rsid w:val="006B1A69"/>
    <w:rsid w:val="006B1F99"/>
    <w:rsid w:val="006B21E0"/>
    <w:rsid w:val="006B2309"/>
    <w:rsid w:val="006B240D"/>
    <w:rsid w:val="006B26BF"/>
    <w:rsid w:val="006B27AF"/>
    <w:rsid w:val="006B28A2"/>
    <w:rsid w:val="006B2ABF"/>
    <w:rsid w:val="006B2AEB"/>
    <w:rsid w:val="006B2B9D"/>
    <w:rsid w:val="006B2BDA"/>
    <w:rsid w:val="006B2C09"/>
    <w:rsid w:val="006B2CCB"/>
    <w:rsid w:val="006B30EB"/>
    <w:rsid w:val="006B3156"/>
    <w:rsid w:val="006B37E3"/>
    <w:rsid w:val="006B38E2"/>
    <w:rsid w:val="006B3E38"/>
    <w:rsid w:val="006B3EE8"/>
    <w:rsid w:val="006B4026"/>
    <w:rsid w:val="006B417E"/>
    <w:rsid w:val="006B447E"/>
    <w:rsid w:val="006B449E"/>
    <w:rsid w:val="006B45E7"/>
    <w:rsid w:val="006B4600"/>
    <w:rsid w:val="006B4692"/>
    <w:rsid w:val="006B4807"/>
    <w:rsid w:val="006B4BAA"/>
    <w:rsid w:val="006B4CDF"/>
    <w:rsid w:val="006B4DBC"/>
    <w:rsid w:val="006B520E"/>
    <w:rsid w:val="006B5212"/>
    <w:rsid w:val="006B542C"/>
    <w:rsid w:val="006B54A9"/>
    <w:rsid w:val="006B57F5"/>
    <w:rsid w:val="006B5B7D"/>
    <w:rsid w:val="006B5C24"/>
    <w:rsid w:val="006B5F72"/>
    <w:rsid w:val="006B610B"/>
    <w:rsid w:val="006B611E"/>
    <w:rsid w:val="006B65BA"/>
    <w:rsid w:val="006B6BF0"/>
    <w:rsid w:val="006B6C0E"/>
    <w:rsid w:val="006B6C69"/>
    <w:rsid w:val="006B6CD2"/>
    <w:rsid w:val="006B7012"/>
    <w:rsid w:val="006B72D3"/>
    <w:rsid w:val="006B7345"/>
    <w:rsid w:val="006B739B"/>
    <w:rsid w:val="006B7415"/>
    <w:rsid w:val="006B759A"/>
    <w:rsid w:val="006B759D"/>
    <w:rsid w:val="006B7841"/>
    <w:rsid w:val="006B7A3F"/>
    <w:rsid w:val="006B7A61"/>
    <w:rsid w:val="006B7C74"/>
    <w:rsid w:val="006B7EA9"/>
    <w:rsid w:val="006B7F32"/>
    <w:rsid w:val="006B7F46"/>
    <w:rsid w:val="006B7F64"/>
    <w:rsid w:val="006B7FA4"/>
    <w:rsid w:val="006C016F"/>
    <w:rsid w:val="006C0BB4"/>
    <w:rsid w:val="006C0BEF"/>
    <w:rsid w:val="006C0C7B"/>
    <w:rsid w:val="006C0ECC"/>
    <w:rsid w:val="006C1027"/>
    <w:rsid w:val="006C1073"/>
    <w:rsid w:val="006C11E8"/>
    <w:rsid w:val="006C138D"/>
    <w:rsid w:val="006C14F9"/>
    <w:rsid w:val="006C156B"/>
    <w:rsid w:val="006C15BF"/>
    <w:rsid w:val="006C15F4"/>
    <w:rsid w:val="006C16FE"/>
    <w:rsid w:val="006C1D85"/>
    <w:rsid w:val="006C1E0F"/>
    <w:rsid w:val="006C1E57"/>
    <w:rsid w:val="006C206F"/>
    <w:rsid w:val="006C210A"/>
    <w:rsid w:val="006C271F"/>
    <w:rsid w:val="006C2754"/>
    <w:rsid w:val="006C28AD"/>
    <w:rsid w:val="006C2B44"/>
    <w:rsid w:val="006C2B72"/>
    <w:rsid w:val="006C2F4F"/>
    <w:rsid w:val="006C3117"/>
    <w:rsid w:val="006C33FA"/>
    <w:rsid w:val="006C354B"/>
    <w:rsid w:val="006C3589"/>
    <w:rsid w:val="006C359B"/>
    <w:rsid w:val="006C35CC"/>
    <w:rsid w:val="006C3683"/>
    <w:rsid w:val="006C3B2A"/>
    <w:rsid w:val="006C3B5E"/>
    <w:rsid w:val="006C3BB2"/>
    <w:rsid w:val="006C3C9A"/>
    <w:rsid w:val="006C3CA8"/>
    <w:rsid w:val="006C3D3C"/>
    <w:rsid w:val="006C3D80"/>
    <w:rsid w:val="006C3ED0"/>
    <w:rsid w:val="006C4095"/>
    <w:rsid w:val="006C41F6"/>
    <w:rsid w:val="006C4475"/>
    <w:rsid w:val="006C4703"/>
    <w:rsid w:val="006C4791"/>
    <w:rsid w:val="006C48A6"/>
    <w:rsid w:val="006C4C32"/>
    <w:rsid w:val="006C4D67"/>
    <w:rsid w:val="006C4D86"/>
    <w:rsid w:val="006C4E34"/>
    <w:rsid w:val="006C5160"/>
    <w:rsid w:val="006C5282"/>
    <w:rsid w:val="006C533A"/>
    <w:rsid w:val="006C5498"/>
    <w:rsid w:val="006C55AB"/>
    <w:rsid w:val="006C55B9"/>
    <w:rsid w:val="006C55CC"/>
    <w:rsid w:val="006C582B"/>
    <w:rsid w:val="006C5DB0"/>
    <w:rsid w:val="006C6175"/>
    <w:rsid w:val="006C6440"/>
    <w:rsid w:val="006C668B"/>
    <w:rsid w:val="006C67E6"/>
    <w:rsid w:val="006C6A64"/>
    <w:rsid w:val="006C6B80"/>
    <w:rsid w:val="006C6C5E"/>
    <w:rsid w:val="006C6F09"/>
    <w:rsid w:val="006C6F3B"/>
    <w:rsid w:val="006C6F9F"/>
    <w:rsid w:val="006C7581"/>
    <w:rsid w:val="006C7A59"/>
    <w:rsid w:val="006C7B61"/>
    <w:rsid w:val="006C7F26"/>
    <w:rsid w:val="006D0382"/>
    <w:rsid w:val="006D07CE"/>
    <w:rsid w:val="006D0AED"/>
    <w:rsid w:val="006D0BA5"/>
    <w:rsid w:val="006D0C00"/>
    <w:rsid w:val="006D0F51"/>
    <w:rsid w:val="006D12B6"/>
    <w:rsid w:val="006D12DC"/>
    <w:rsid w:val="006D1655"/>
    <w:rsid w:val="006D172B"/>
    <w:rsid w:val="006D1821"/>
    <w:rsid w:val="006D19CD"/>
    <w:rsid w:val="006D1BB2"/>
    <w:rsid w:val="006D1C15"/>
    <w:rsid w:val="006D1DA9"/>
    <w:rsid w:val="006D209F"/>
    <w:rsid w:val="006D2135"/>
    <w:rsid w:val="006D214A"/>
    <w:rsid w:val="006D2412"/>
    <w:rsid w:val="006D2508"/>
    <w:rsid w:val="006D2B23"/>
    <w:rsid w:val="006D2BD5"/>
    <w:rsid w:val="006D2C18"/>
    <w:rsid w:val="006D2E3F"/>
    <w:rsid w:val="006D2FA2"/>
    <w:rsid w:val="006D3679"/>
    <w:rsid w:val="006D374E"/>
    <w:rsid w:val="006D3FD7"/>
    <w:rsid w:val="006D4356"/>
    <w:rsid w:val="006D46BF"/>
    <w:rsid w:val="006D47B4"/>
    <w:rsid w:val="006D481D"/>
    <w:rsid w:val="006D4A30"/>
    <w:rsid w:val="006D4B21"/>
    <w:rsid w:val="006D4C9D"/>
    <w:rsid w:val="006D4D29"/>
    <w:rsid w:val="006D4F41"/>
    <w:rsid w:val="006D4FE5"/>
    <w:rsid w:val="006D51D3"/>
    <w:rsid w:val="006D5381"/>
    <w:rsid w:val="006D55ED"/>
    <w:rsid w:val="006D567C"/>
    <w:rsid w:val="006D5A2B"/>
    <w:rsid w:val="006D5C30"/>
    <w:rsid w:val="006D5CF7"/>
    <w:rsid w:val="006D5D81"/>
    <w:rsid w:val="006D5FC5"/>
    <w:rsid w:val="006D6164"/>
    <w:rsid w:val="006D63DB"/>
    <w:rsid w:val="006D665F"/>
    <w:rsid w:val="006D68D6"/>
    <w:rsid w:val="006D6C31"/>
    <w:rsid w:val="006D6CB7"/>
    <w:rsid w:val="006D6E1F"/>
    <w:rsid w:val="006D71F0"/>
    <w:rsid w:val="006D72D5"/>
    <w:rsid w:val="006D79DD"/>
    <w:rsid w:val="006D7B9A"/>
    <w:rsid w:val="006D7DA7"/>
    <w:rsid w:val="006D7F45"/>
    <w:rsid w:val="006E0090"/>
    <w:rsid w:val="006E032E"/>
    <w:rsid w:val="006E04EF"/>
    <w:rsid w:val="006E0C8E"/>
    <w:rsid w:val="006E0DBA"/>
    <w:rsid w:val="006E0E47"/>
    <w:rsid w:val="006E0F0C"/>
    <w:rsid w:val="006E1110"/>
    <w:rsid w:val="006E113E"/>
    <w:rsid w:val="006E1191"/>
    <w:rsid w:val="006E143A"/>
    <w:rsid w:val="006E1452"/>
    <w:rsid w:val="006E1538"/>
    <w:rsid w:val="006E15F9"/>
    <w:rsid w:val="006E18DE"/>
    <w:rsid w:val="006E1AA8"/>
    <w:rsid w:val="006E1E17"/>
    <w:rsid w:val="006E1E21"/>
    <w:rsid w:val="006E1F1F"/>
    <w:rsid w:val="006E1F43"/>
    <w:rsid w:val="006E2093"/>
    <w:rsid w:val="006E2203"/>
    <w:rsid w:val="006E23CB"/>
    <w:rsid w:val="006E261E"/>
    <w:rsid w:val="006E278A"/>
    <w:rsid w:val="006E2AEE"/>
    <w:rsid w:val="006E2B24"/>
    <w:rsid w:val="006E2D6A"/>
    <w:rsid w:val="006E310A"/>
    <w:rsid w:val="006E32D5"/>
    <w:rsid w:val="006E3317"/>
    <w:rsid w:val="006E33BA"/>
    <w:rsid w:val="006E3751"/>
    <w:rsid w:val="006E386D"/>
    <w:rsid w:val="006E38E4"/>
    <w:rsid w:val="006E3990"/>
    <w:rsid w:val="006E3BC9"/>
    <w:rsid w:val="006E4712"/>
    <w:rsid w:val="006E497E"/>
    <w:rsid w:val="006E4AE0"/>
    <w:rsid w:val="006E4B1A"/>
    <w:rsid w:val="006E4CBC"/>
    <w:rsid w:val="006E4F76"/>
    <w:rsid w:val="006E50BA"/>
    <w:rsid w:val="006E55C3"/>
    <w:rsid w:val="006E593A"/>
    <w:rsid w:val="006E5AA5"/>
    <w:rsid w:val="006E5DB5"/>
    <w:rsid w:val="006E624B"/>
    <w:rsid w:val="006E626B"/>
    <w:rsid w:val="006E63DD"/>
    <w:rsid w:val="006E6422"/>
    <w:rsid w:val="006E660B"/>
    <w:rsid w:val="006E668F"/>
    <w:rsid w:val="006E6C08"/>
    <w:rsid w:val="006E6DE4"/>
    <w:rsid w:val="006E6E9E"/>
    <w:rsid w:val="006E7224"/>
    <w:rsid w:val="006E7252"/>
    <w:rsid w:val="006E73E4"/>
    <w:rsid w:val="006E7785"/>
    <w:rsid w:val="006E7869"/>
    <w:rsid w:val="006E7AA6"/>
    <w:rsid w:val="006E7AFC"/>
    <w:rsid w:val="006E7B65"/>
    <w:rsid w:val="006E7DC3"/>
    <w:rsid w:val="006E7FDA"/>
    <w:rsid w:val="006F0276"/>
    <w:rsid w:val="006F083F"/>
    <w:rsid w:val="006F0A20"/>
    <w:rsid w:val="006F0C8F"/>
    <w:rsid w:val="006F0E1F"/>
    <w:rsid w:val="006F1096"/>
    <w:rsid w:val="006F118D"/>
    <w:rsid w:val="006F131F"/>
    <w:rsid w:val="006F1480"/>
    <w:rsid w:val="006F15DE"/>
    <w:rsid w:val="006F1640"/>
    <w:rsid w:val="006F1765"/>
    <w:rsid w:val="006F18EF"/>
    <w:rsid w:val="006F1C52"/>
    <w:rsid w:val="006F1C69"/>
    <w:rsid w:val="006F1D8A"/>
    <w:rsid w:val="006F1D9E"/>
    <w:rsid w:val="006F2086"/>
    <w:rsid w:val="006F209E"/>
    <w:rsid w:val="006F2368"/>
    <w:rsid w:val="006F2578"/>
    <w:rsid w:val="006F267B"/>
    <w:rsid w:val="006F26E2"/>
    <w:rsid w:val="006F27C0"/>
    <w:rsid w:val="006F2821"/>
    <w:rsid w:val="006F2AD6"/>
    <w:rsid w:val="006F2C0D"/>
    <w:rsid w:val="006F2C7F"/>
    <w:rsid w:val="006F2C80"/>
    <w:rsid w:val="006F3007"/>
    <w:rsid w:val="006F30D1"/>
    <w:rsid w:val="006F31CB"/>
    <w:rsid w:val="006F3339"/>
    <w:rsid w:val="006F34AB"/>
    <w:rsid w:val="006F38DA"/>
    <w:rsid w:val="006F3C1C"/>
    <w:rsid w:val="006F4DFA"/>
    <w:rsid w:val="006F4ECF"/>
    <w:rsid w:val="006F4EF0"/>
    <w:rsid w:val="006F5064"/>
    <w:rsid w:val="006F506B"/>
    <w:rsid w:val="006F5450"/>
    <w:rsid w:val="006F5490"/>
    <w:rsid w:val="006F59D1"/>
    <w:rsid w:val="006F5CB5"/>
    <w:rsid w:val="006F5D40"/>
    <w:rsid w:val="006F610A"/>
    <w:rsid w:val="006F613B"/>
    <w:rsid w:val="006F622B"/>
    <w:rsid w:val="006F6287"/>
    <w:rsid w:val="006F6562"/>
    <w:rsid w:val="006F6AD7"/>
    <w:rsid w:val="006F6D4F"/>
    <w:rsid w:val="006F6E9B"/>
    <w:rsid w:val="006F70BE"/>
    <w:rsid w:val="006F7286"/>
    <w:rsid w:val="006F751E"/>
    <w:rsid w:val="006F77B9"/>
    <w:rsid w:val="006F77CA"/>
    <w:rsid w:val="006F7F86"/>
    <w:rsid w:val="00700082"/>
    <w:rsid w:val="0070013C"/>
    <w:rsid w:val="0070033F"/>
    <w:rsid w:val="00700354"/>
    <w:rsid w:val="0070048A"/>
    <w:rsid w:val="00700549"/>
    <w:rsid w:val="00700625"/>
    <w:rsid w:val="00700A07"/>
    <w:rsid w:val="00700BC1"/>
    <w:rsid w:val="00700C62"/>
    <w:rsid w:val="00700EB1"/>
    <w:rsid w:val="0070121B"/>
    <w:rsid w:val="00701353"/>
    <w:rsid w:val="00701422"/>
    <w:rsid w:val="0070160A"/>
    <w:rsid w:val="00701759"/>
    <w:rsid w:val="007024CB"/>
    <w:rsid w:val="0070263E"/>
    <w:rsid w:val="007027F4"/>
    <w:rsid w:val="00702C05"/>
    <w:rsid w:val="00702E19"/>
    <w:rsid w:val="00702EB9"/>
    <w:rsid w:val="00703099"/>
    <w:rsid w:val="00703131"/>
    <w:rsid w:val="00703149"/>
    <w:rsid w:val="00703162"/>
    <w:rsid w:val="007032A2"/>
    <w:rsid w:val="007035A2"/>
    <w:rsid w:val="00703A9A"/>
    <w:rsid w:val="00703C91"/>
    <w:rsid w:val="00703FDE"/>
    <w:rsid w:val="00704006"/>
    <w:rsid w:val="007042CC"/>
    <w:rsid w:val="00704359"/>
    <w:rsid w:val="007045E9"/>
    <w:rsid w:val="00704689"/>
    <w:rsid w:val="007046AF"/>
    <w:rsid w:val="00704800"/>
    <w:rsid w:val="00704A9F"/>
    <w:rsid w:val="00704BE1"/>
    <w:rsid w:val="00704E84"/>
    <w:rsid w:val="00704F04"/>
    <w:rsid w:val="00704FE7"/>
    <w:rsid w:val="007051D6"/>
    <w:rsid w:val="007053B0"/>
    <w:rsid w:val="00705558"/>
    <w:rsid w:val="0070580E"/>
    <w:rsid w:val="00705D35"/>
    <w:rsid w:val="00705F18"/>
    <w:rsid w:val="0070620A"/>
    <w:rsid w:val="0070634D"/>
    <w:rsid w:val="0070642B"/>
    <w:rsid w:val="00706505"/>
    <w:rsid w:val="00706512"/>
    <w:rsid w:val="007067A5"/>
    <w:rsid w:val="00706827"/>
    <w:rsid w:val="0070731B"/>
    <w:rsid w:val="0070735F"/>
    <w:rsid w:val="00707823"/>
    <w:rsid w:val="00707AE2"/>
    <w:rsid w:val="00707BDE"/>
    <w:rsid w:val="00707FF4"/>
    <w:rsid w:val="007101CE"/>
    <w:rsid w:val="00710232"/>
    <w:rsid w:val="007102BA"/>
    <w:rsid w:val="00710859"/>
    <w:rsid w:val="007108C3"/>
    <w:rsid w:val="00710A0F"/>
    <w:rsid w:val="00710C2B"/>
    <w:rsid w:val="00710E8C"/>
    <w:rsid w:val="00710F51"/>
    <w:rsid w:val="00711084"/>
    <w:rsid w:val="007111BE"/>
    <w:rsid w:val="007114FE"/>
    <w:rsid w:val="00711728"/>
    <w:rsid w:val="00711C76"/>
    <w:rsid w:val="00711E4D"/>
    <w:rsid w:val="00711F1B"/>
    <w:rsid w:val="00711FFE"/>
    <w:rsid w:val="00712019"/>
    <w:rsid w:val="0071252D"/>
    <w:rsid w:val="00712751"/>
    <w:rsid w:val="0071275C"/>
    <w:rsid w:val="00712B15"/>
    <w:rsid w:val="00712FBF"/>
    <w:rsid w:val="00713109"/>
    <w:rsid w:val="007132AC"/>
    <w:rsid w:val="00713353"/>
    <w:rsid w:val="007133F3"/>
    <w:rsid w:val="00713490"/>
    <w:rsid w:val="007135D0"/>
    <w:rsid w:val="007139C5"/>
    <w:rsid w:val="00713A20"/>
    <w:rsid w:val="00713AFC"/>
    <w:rsid w:val="007142AF"/>
    <w:rsid w:val="007142C3"/>
    <w:rsid w:val="00714338"/>
    <w:rsid w:val="00714348"/>
    <w:rsid w:val="00714714"/>
    <w:rsid w:val="00714928"/>
    <w:rsid w:val="00714C9C"/>
    <w:rsid w:val="00714F89"/>
    <w:rsid w:val="007153AF"/>
    <w:rsid w:val="00715611"/>
    <w:rsid w:val="007156DE"/>
    <w:rsid w:val="00715BF9"/>
    <w:rsid w:val="00715C27"/>
    <w:rsid w:val="00715C8D"/>
    <w:rsid w:val="00715DC9"/>
    <w:rsid w:val="007160C1"/>
    <w:rsid w:val="00716205"/>
    <w:rsid w:val="00716354"/>
    <w:rsid w:val="0071639D"/>
    <w:rsid w:val="00716626"/>
    <w:rsid w:val="007166C2"/>
    <w:rsid w:val="00716A0B"/>
    <w:rsid w:val="00716AA1"/>
    <w:rsid w:val="00716BAB"/>
    <w:rsid w:val="00716C60"/>
    <w:rsid w:val="00716D44"/>
    <w:rsid w:val="00716FF3"/>
    <w:rsid w:val="0071709F"/>
    <w:rsid w:val="00717783"/>
    <w:rsid w:val="007177B9"/>
    <w:rsid w:val="00717C71"/>
    <w:rsid w:val="00720252"/>
    <w:rsid w:val="00720253"/>
    <w:rsid w:val="00720719"/>
    <w:rsid w:val="00720C21"/>
    <w:rsid w:val="00720D4B"/>
    <w:rsid w:val="00720F1B"/>
    <w:rsid w:val="00721100"/>
    <w:rsid w:val="007212BC"/>
    <w:rsid w:val="007217DA"/>
    <w:rsid w:val="007217F9"/>
    <w:rsid w:val="00721967"/>
    <w:rsid w:val="00721BCE"/>
    <w:rsid w:val="00721C70"/>
    <w:rsid w:val="00721E43"/>
    <w:rsid w:val="00721F2D"/>
    <w:rsid w:val="0072211D"/>
    <w:rsid w:val="00722158"/>
    <w:rsid w:val="007221F7"/>
    <w:rsid w:val="007222BE"/>
    <w:rsid w:val="0072232B"/>
    <w:rsid w:val="00722339"/>
    <w:rsid w:val="007225C3"/>
    <w:rsid w:val="0072291A"/>
    <w:rsid w:val="00722D93"/>
    <w:rsid w:val="00722E19"/>
    <w:rsid w:val="00722EE0"/>
    <w:rsid w:val="00723170"/>
    <w:rsid w:val="00723364"/>
    <w:rsid w:val="00723589"/>
    <w:rsid w:val="00723650"/>
    <w:rsid w:val="00723672"/>
    <w:rsid w:val="007236D8"/>
    <w:rsid w:val="00723874"/>
    <w:rsid w:val="0072399A"/>
    <w:rsid w:val="007239FA"/>
    <w:rsid w:val="00723B1E"/>
    <w:rsid w:val="007240DD"/>
    <w:rsid w:val="0072414A"/>
    <w:rsid w:val="007241E1"/>
    <w:rsid w:val="00724340"/>
    <w:rsid w:val="00724347"/>
    <w:rsid w:val="00724396"/>
    <w:rsid w:val="00724397"/>
    <w:rsid w:val="007243B8"/>
    <w:rsid w:val="007244CD"/>
    <w:rsid w:val="00724820"/>
    <w:rsid w:val="00724833"/>
    <w:rsid w:val="007248AC"/>
    <w:rsid w:val="00724A47"/>
    <w:rsid w:val="00724C59"/>
    <w:rsid w:val="00724CAC"/>
    <w:rsid w:val="00724F9F"/>
    <w:rsid w:val="00724FA7"/>
    <w:rsid w:val="00724FB0"/>
    <w:rsid w:val="0072508C"/>
    <w:rsid w:val="00725099"/>
    <w:rsid w:val="0072513F"/>
    <w:rsid w:val="007253CB"/>
    <w:rsid w:val="007254CB"/>
    <w:rsid w:val="007257E8"/>
    <w:rsid w:val="00725A97"/>
    <w:rsid w:val="00725C08"/>
    <w:rsid w:val="00725CFD"/>
    <w:rsid w:val="007264F7"/>
    <w:rsid w:val="007265FA"/>
    <w:rsid w:val="00726604"/>
    <w:rsid w:val="0072662A"/>
    <w:rsid w:val="00726714"/>
    <w:rsid w:val="00726E28"/>
    <w:rsid w:val="00726F10"/>
    <w:rsid w:val="007270ED"/>
    <w:rsid w:val="007270FF"/>
    <w:rsid w:val="0072721B"/>
    <w:rsid w:val="00727317"/>
    <w:rsid w:val="007273BF"/>
    <w:rsid w:val="007277EF"/>
    <w:rsid w:val="00727828"/>
    <w:rsid w:val="007278FC"/>
    <w:rsid w:val="00727AD7"/>
    <w:rsid w:val="00727D4E"/>
    <w:rsid w:val="00727DFC"/>
    <w:rsid w:val="0073005D"/>
    <w:rsid w:val="0073035E"/>
    <w:rsid w:val="00730382"/>
    <w:rsid w:val="00730492"/>
    <w:rsid w:val="007305AE"/>
    <w:rsid w:val="007306FA"/>
    <w:rsid w:val="007307A0"/>
    <w:rsid w:val="007307EE"/>
    <w:rsid w:val="0073086B"/>
    <w:rsid w:val="00730936"/>
    <w:rsid w:val="00730945"/>
    <w:rsid w:val="007309E0"/>
    <w:rsid w:val="00730A8C"/>
    <w:rsid w:val="00731004"/>
    <w:rsid w:val="0073157E"/>
    <w:rsid w:val="007315EE"/>
    <w:rsid w:val="0073167D"/>
    <w:rsid w:val="00731725"/>
    <w:rsid w:val="00731862"/>
    <w:rsid w:val="007318F8"/>
    <w:rsid w:val="00731B79"/>
    <w:rsid w:val="00731BAF"/>
    <w:rsid w:val="0073202A"/>
    <w:rsid w:val="007320DA"/>
    <w:rsid w:val="007321CC"/>
    <w:rsid w:val="007323ED"/>
    <w:rsid w:val="007324B9"/>
    <w:rsid w:val="00732583"/>
    <w:rsid w:val="007326F1"/>
    <w:rsid w:val="0073285B"/>
    <w:rsid w:val="007329AE"/>
    <w:rsid w:val="00732DEF"/>
    <w:rsid w:val="00732F0F"/>
    <w:rsid w:val="00733260"/>
    <w:rsid w:val="0073339D"/>
    <w:rsid w:val="0073368F"/>
    <w:rsid w:val="00733785"/>
    <w:rsid w:val="00733EBB"/>
    <w:rsid w:val="00733ED1"/>
    <w:rsid w:val="00734135"/>
    <w:rsid w:val="00734367"/>
    <w:rsid w:val="00734526"/>
    <w:rsid w:val="007345E6"/>
    <w:rsid w:val="007347C6"/>
    <w:rsid w:val="007349CA"/>
    <w:rsid w:val="00734A47"/>
    <w:rsid w:val="00735402"/>
    <w:rsid w:val="007354F7"/>
    <w:rsid w:val="007355B8"/>
    <w:rsid w:val="0073584E"/>
    <w:rsid w:val="007358B3"/>
    <w:rsid w:val="00735AE9"/>
    <w:rsid w:val="00735C39"/>
    <w:rsid w:val="00735EA3"/>
    <w:rsid w:val="00735F78"/>
    <w:rsid w:val="00736092"/>
    <w:rsid w:val="007360E0"/>
    <w:rsid w:val="00736479"/>
    <w:rsid w:val="007364BB"/>
    <w:rsid w:val="007367EA"/>
    <w:rsid w:val="007368BA"/>
    <w:rsid w:val="00736949"/>
    <w:rsid w:val="00736C3A"/>
    <w:rsid w:val="00736CD1"/>
    <w:rsid w:val="00736EC5"/>
    <w:rsid w:val="00736F28"/>
    <w:rsid w:val="0073709E"/>
    <w:rsid w:val="007370C8"/>
    <w:rsid w:val="00737133"/>
    <w:rsid w:val="007373EB"/>
    <w:rsid w:val="00737A48"/>
    <w:rsid w:val="00737C99"/>
    <w:rsid w:val="00737D11"/>
    <w:rsid w:val="00737F27"/>
    <w:rsid w:val="0074008F"/>
    <w:rsid w:val="00740320"/>
    <w:rsid w:val="00740542"/>
    <w:rsid w:val="00740715"/>
    <w:rsid w:val="00740824"/>
    <w:rsid w:val="00740AE7"/>
    <w:rsid w:val="00740B6C"/>
    <w:rsid w:val="00740CA4"/>
    <w:rsid w:val="00740F71"/>
    <w:rsid w:val="00741123"/>
    <w:rsid w:val="007411FE"/>
    <w:rsid w:val="00741425"/>
    <w:rsid w:val="00741644"/>
    <w:rsid w:val="007418E7"/>
    <w:rsid w:val="00741C21"/>
    <w:rsid w:val="00741C64"/>
    <w:rsid w:val="00741D00"/>
    <w:rsid w:val="00741DF8"/>
    <w:rsid w:val="00741F0E"/>
    <w:rsid w:val="0074214E"/>
    <w:rsid w:val="007421AA"/>
    <w:rsid w:val="0074232E"/>
    <w:rsid w:val="007423C7"/>
    <w:rsid w:val="00742899"/>
    <w:rsid w:val="00742BC3"/>
    <w:rsid w:val="00742DE0"/>
    <w:rsid w:val="00742F82"/>
    <w:rsid w:val="00743040"/>
    <w:rsid w:val="00743058"/>
    <w:rsid w:val="00743237"/>
    <w:rsid w:val="00743381"/>
    <w:rsid w:val="00743487"/>
    <w:rsid w:val="00743545"/>
    <w:rsid w:val="00743685"/>
    <w:rsid w:val="007437C4"/>
    <w:rsid w:val="00743806"/>
    <w:rsid w:val="00743BE1"/>
    <w:rsid w:val="00743CD8"/>
    <w:rsid w:val="00743D34"/>
    <w:rsid w:val="00743DF5"/>
    <w:rsid w:val="00743E31"/>
    <w:rsid w:val="00743EC8"/>
    <w:rsid w:val="00744530"/>
    <w:rsid w:val="0074453D"/>
    <w:rsid w:val="00745070"/>
    <w:rsid w:val="007457D9"/>
    <w:rsid w:val="00745B7E"/>
    <w:rsid w:val="00745DFD"/>
    <w:rsid w:val="00745EC6"/>
    <w:rsid w:val="00745F43"/>
    <w:rsid w:val="0074605E"/>
    <w:rsid w:val="0074641E"/>
    <w:rsid w:val="00746441"/>
    <w:rsid w:val="00746629"/>
    <w:rsid w:val="00746BA8"/>
    <w:rsid w:val="00746EC9"/>
    <w:rsid w:val="00747199"/>
    <w:rsid w:val="00747694"/>
    <w:rsid w:val="007477FA"/>
    <w:rsid w:val="00747916"/>
    <w:rsid w:val="00747A75"/>
    <w:rsid w:val="00747DE7"/>
    <w:rsid w:val="00747EB2"/>
    <w:rsid w:val="00747FBD"/>
    <w:rsid w:val="00750051"/>
    <w:rsid w:val="00750103"/>
    <w:rsid w:val="00750153"/>
    <w:rsid w:val="00750171"/>
    <w:rsid w:val="00750179"/>
    <w:rsid w:val="0075020D"/>
    <w:rsid w:val="0075085E"/>
    <w:rsid w:val="007509CF"/>
    <w:rsid w:val="00750AF2"/>
    <w:rsid w:val="00750BE2"/>
    <w:rsid w:val="00750C33"/>
    <w:rsid w:val="00750C50"/>
    <w:rsid w:val="00750D33"/>
    <w:rsid w:val="00750E42"/>
    <w:rsid w:val="00750E93"/>
    <w:rsid w:val="00750FB4"/>
    <w:rsid w:val="007510B1"/>
    <w:rsid w:val="007513CA"/>
    <w:rsid w:val="0075185D"/>
    <w:rsid w:val="00751A7C"/>
    <w:rsid w:val="00751DD9"/>
    <w:rsid w:val="0075206E"/>
    <w:rsid w:val="00752160"/>
    <w:rsid w:val="00752452"/>
    <w:rsid w:val="0075254A"/>
    <w:rsid w:val="007526F3"/>
    <w:rsid w:val="007527E5"/>
    <w:rsid w:val="00752855"/>
    <w:rsid w:val="00752976"/>
    <w:rsid w:val="007529CC"/>
    <w:rsid w:val="00752CDD"/>
    <w:rsid w:val="00753095"/>
    <w:rsid w:val="00753BC7"/>
    <w:rsid w:val="00753D53"/>
    <w:rsid w:val="00753EEE"/>
    <w:rsid w:val="00754183"/>
    <w:rsid w:val="00754259"/>
    <w:rsid w:val="007544BD"/>
    <w:rsid w:val="007544FE"/>
    <w:rsid w:val="007546A3"/>
    <w:rsid w:val="00754837"/>
    <w:rsid w:val="00754B8A"/>
    <w:rsid w:val="00754C15"/>
    <w:rsid w:val="00754C6A"/>
    <w:rsid w:val="00754D59"/>
    <w:rsid w:val="00755147"/>
    <w:rsid w:val="0075527D"/>
    <w:rsid w:val="007553E2"/>
    <w:rsid w:val="00755460"/>
    <w:rsid w:val="007554BF"/>
    <w:rsid w:val="00755675"/>
    <w:rsid w:val="007557A6"/>
    <w:rsid w:val="007559DD"/>
    <w:rsid w:val="00755C70"/>
    <w:rsid w:val="00755C80"/>
    <w:rsid w:val="007560A6"/>
    <w:rsid w:val="007562C0"/>
    <w:rsid w:val="00756491"/>
    <w:rsid w:val="00756769"/>
    <w:rsid w:val="00756DAE"/>
    <w:rsid w:val="00756E5B"/>
    <w:rsid w:val="00756FF3"/>
    <w:rsid w:val="00757063"/>
    <w:rsid w:val="00757132"/>
    <w:rsid w:val="00757291"/>
    <w:rsid w:val="007573B3"/>
    <w:rsid w:val="007575A2"/>
    <w:rsid w:val="00757812"/>
    <w:rsid w:val="00757971"/>
    <w:rsid w:val="007579FB"/>
    <w:rsid w:val="00757D43"/>
    <w:rsid w:val="00760242"/>
    <w:rsid w:val="00760302"/>
    <w:rsid w:val="0076063F"/>
    <w:rsid w:val="007607ED"/>
    <w:rsid w:val="0076086C"/>
    <w:rsid w:val="0076096B"/>
    <w:rsid w:val="00760A5F"/>
    <w:rsid w:val="00760C4C"/>
    <w:rsid w:val="00760CC7"/>
    <w:rsid w:val="00760FEF"/>
    <w:rsid w:val="00761166"/>
    <w:rsid w:val="0076121F"/>
    <w:rsid w:val="0076142A"/>
    <w:rsid w:val="007616D8"/>
    <w:rsid w:val="007616EE"/>
    <w:rsid w:val="00761760"/>
    <w:rsid w:val="00761C1A"/>
    <w:rsid w:val="00761DD8"/>
    <w:rsid w:val="00761E17"/>
    <w:rsid w:val="00761F0B"/>
    <w:rsid w:val="00762015"/>
    <w:rsid w:val="007621F2"/>
    <w:rsid w:val="0076225F"/>
    <w:rsid w:val="007622EA"/>
    <w:rsid w:val="00762372"/>
    <w:rsid w:val="0076239C"/>
    <w:rsid w:val="0076250D"/>
    <w:rsid w:val="00762555"/>
    <w:rsid w:val="00762568"/>
    <w:rsid w:val="007626AF"/>
    <w:rsid w:val="00762712"/>
    <w:rsid w:val="00762875"/>
    <w:rsid w:val="00762A21"/>
    <w:rsid w:val="00762B09"/>
    <w:rsid w:val="00762B64"/>
    <w:rsid w:val="00762B89"/>
    <w:rsid w:val="00762C1D"/>
    <w:rsid w:val="00762D91"/>
    <w:rsid w:val="0076311B"/>
    <w:rsid w:val="007631EC"/>
    <w:rsid w:val="0076322D"/>
    <w:rsid w:val="00763411"/>
    <w:rsid w:val="007634FA"/>
    <w:rsid w:val="0076371B"/>
    <w:rsid w:val="00763A96"/>
    <w:rsid w:val="00763C49"/>
    <w:rsid w:val="00763E29"/>
    <w:rsid w:val="0076409E"/>
    <w:rsid w:val="007640EA"/>
    <w:rsid w:val="007641AE"/>
    <w:rsid w:val="00764335"/>
    <w:rsid w:val="0076438D"/>
    <w:rsid w:val="007643F1"/>
    <w:rsid w:val="00764760"/>
    <w:rsid w:val="00764834"/>
    <w:rsid w:val="0076487D"/>
    <w:rsid w:val="00764D21"/>
    <w:rsid w:val="00764F48"/>
    <w:rsid w:val="00764F6D"/>
    <w:rsid w:val="007655A5"/>
    <w:rsid w:val="007655CB"/>
    <w:rsid w:val="007657DF"/>
    <w:rsid w:val="00766888"/>
    <w:rsid w:val="00766A15"/>
    <w:rsid w:val="00766BE9"/>
    <w:rsid w:val="00766C3A"/>
    <w:rsid w:val="00767111"/>
    <w:rsid w:val="00767153"/>
    <w:rsid w:val="007677AE"/>
    <w:rsid w:val="00767AF4"/>
    <w:rsid w:val="00767CEE"/>
    <w:rsid w:val="00767EB8"/>
    <w:rsid w:val="00767F05"/>
    <w:rsid w:val="00767FE0"/>
    <w:rsid w:val="0077026F"/>
    <w:rsid w:val="00770340"/>
    <w:rsid w:val="007704A8"/>
    <w:rsid w:val="007706DE"/>
    <w:rsid w:val="007707F1"/>
    <w:rsid w:val="00770B74"/>
    <w:rsid w:val="00770DE0"/>
    <w:rsid w:val="00770FBF"/>
    <w:rsid w:val="00771175"/>
    <w:rsid w:val="00771266"/>
    <w:rsid w:val="007712AC"/>
    <w:rsid w:val="00771361"/>
    <w:rsid w:val="0077170A"/>
    <w:rsid w:val="007718EF"/>
    <w:rsid w:val="0077197E"/>
    <w:rsid w:val="007719A2"/>
    <w:rsid w:val="00771AF2"/>
    <w:rsid w:val="00771BA9"/>
    <w:rsid w:val="00771BDC"/>
    <w:rsid w:val="00771D84"/>
    <w:rsid w:val="0077213F"/>
    <w:rsid w:val="00772173"/>
    <w:rsid w:val="007725C6"/>
    <w:rsid w:val="007728EB"/>
    <w:rsid w:val="00772DBB"/>
    <w:rsid w:val="0077326F"/>
    <w:rsid w:val="00773319"/>
    <w:rsid w:val="00773545"/>
    <w:rsid w:val="007739E9"/>
    <w:rsid w:val="00773A45"/>
    <w:rsid w:val="00773B5A"/>
    <w:rsid w:val="00773EB1"/>
    <w:rsid w:val="0077409C"/>
    <w:rsid w:val="007740E6"/>
    <w:rsid w:val="00774641"/>
    <w:rsid w:val="00774756"/>
    <w:rsid w:val="0077490E"/>
    <w:rsid w:val="00774987"/>
    <w:rsid w:val="007749A7"/>
    <w:rsid w:val="007749E1"/>
    <w:rsid w:val="00774A45"/>
    <w:rsid w:val="00774A71"/>
    <w:rsid w:val="00774A88"/>
    <w:rsid w:val="00774B14"/>
    <w:rsid w:val="00774C6E"/>
    <w:rsid w:val="00774FF3"/>
    <w:rsid w:val="00775027"/>
    <w:rsid w:val="007752E1"/>
    <w:rsid w:val="00775366"/>
    <w:rsid w:val="007754D6"/>
    <w:rsid w:val="0077592F"/>
    <w:rsid w:val="0077593A"/>
    <w:rsid w:val="00775967"/>
    <w:rsid w:val="00775D3A"/>
    <w:rsid w:val="00775E49"/>
    <w:rsid w:val="00775FB0"/>
    <w:rsid w:val="00776098"/>
    <w:rsid w:val="00776457"/>
    <w:rsid w:val="0077647F"/>
    <w:rsid w:val="007764E4"/>
    <w:rsid w:val="007767E2"/>
    <w:rsid w:val="0077681E"/>
    <w:rsid w:val="00776AC9"/>
    <w:rsid w:val="00776B25"/>
    <w:rsid w:val="00776CCC"/>
    <w:rsid w:val="0077723C"/>
    <w:rsid w:val="00777373"/>
    <w:rsid w:val="00777453"/>
    <w:rsid w:val="007774F8"/>
    <w:rsid w:val="00777500"/>
    <w:rsid w:val="00777531"/>
    <w:rsid w:val="007775C8"/>
    <w:rsid w:val="007776C1"/>
    <w:rsid w:val="00777A08"/>
    <w:rsid w:val="00777BC9"/>
    <w:rsid w:val="00777EE1"/>
    <w:rsid w:val="00780098"/>
    <w:rsid w:val="00780312"/>
    <w:rsid w:val="00780380"/>
    <w:rsid w:val="00780614"/>
    <w:rsid w:val="0078095C"/>
    <w:rsid w:val="0078095E"/>
    <w:rsid w:val="00780AB1"/>
    <w:rsid w:val="00780E0A"/>
    <w:rsid w:val="007810CE"/>
    <w:rsid w:val="00781181"/>
    <w:rsid w:val="007811D5"/>
    <w:rsid w:val="00781219"/>
    <w:rsid w:val="00781B9B"/>
    <w:rsid w:val="00781C33"/>
    <w:rsid w:val="00781EEA"/>
    <w:rsid w:val="00782011"/>
    <w:rsid w:val="00782268"/>
    <w:rsid w:val="007823FE"/>
    <w:rsid w:val="0078255D"/>
    <w:rsid w:val="007826BF"/>
    <w:rsid w:val="00782957"/>
    <w:rsid w:val="00782B9C"/>
    <w:rsid w:val="00782C07"/>
    <w:rsid w:val="00782C49"/>
    <w:rsid w:val="007834EF"/>
    <w:rsid w:val="007836B4"/>
    <w:rsid w:val="00783AFB"/>
    <w:rsid w:val="00783E03"/>
    <w:rsid w:val="00783E11"/>
    <w:rsid w:val="0078401A"/>
    <w:rsid w:val="007840B1"/>
    <w:rsid w:val="00784118"/>
    <w:rsid w:val="00784577"/>
    <w:rsid w:val="00784804"/>
    <w:rsid w:val="0078481D"/>
    <w:rsid w:val="00784DA3"/>
    <w:rsid w:val="00784DE0"/>
    <w:rsid w:val="00784F3C"/>
    <w:rsid w:val="007850C2"/>
    <w:rsid w:val="007852E3"/>
    <w:rsid w:val="00785469"/>
    <w:rsid w:val="00785545"/>
    <w:rsid w:val="00785591"/>
    <w:rsid w:val="00785676"/>
    <w:rsid w:val="007859D1"/>
    <w:rsid w:val="007859EB"/>
    <w:rsid w:val="00785A09"/>
    <w:rsid w:val="00785A1E"/>
    <w:rsid w:val="00785A5B"/>
    <w:rsid w:val="00785BA8"/>
    <w:rsid w:val="00785CC5"/>
    <w:rsid w:val="00785D2D"/>
    <w:rsid w:val="007860E3"/>
    <w:rsid w:val="00786203"/>
    <w:rsid w:val="0078692D"/>
    <w:rsid w:val="00786A23"/>
    <w:rsid w:val="00786C67"/>
    <w:rsid w:val="00786FD0"/>
    <w:rsid w:val="0078714A"/>
    <w:rsid w:val="00787151"/>
    <w:rsid w:val="007871A8"/>
    <w:rsid w:val="007871E7"/>
    <w:rsid w:val="007872E0"/>
    <w:rsid w:val="0078742A"/>
    <w:rsid w:val="007879C9"/>
    <w:rsid w:val="00787BC9"/>
    <w:rsid w:val="00787E03"/>
    <w:rsid w:val="00787FBA"/>
    <w:rsid w:val="00790388"/>
    <w:rsid w:val="00790502"/>
    <w:rsid w:val="00790623"/>
    <w:rsid w:val="00790B9A"/>
    <w:rsid w:val="00790DD1"/>
    <w:rsid w:val="00791379"/>
    <w:rsid w:val="00791480"/>
    <w:rsid w:val="0079154E"/>
    <w:rsid w:val="00791992"/>
    <w:rsid w:val="00791AC4"/>
    <w:rsid w:val="00791C25"/>
    <w:rsid w:val="00791D4A"/>
    <w:rsid w:val="00791D6C"/>
    <w:rsid w:val="00791D7A"/>
    <w:rsid w:val="00791DB2"/>
    <w:rsid w:val="00791E68"/>
    <w:rsid w:val="00791E6D"/>
    <w:rsid w:val="00791F88"/>
    <w:rsid w:val="0079211D"/>
    <w:rsid w:val="0079231B"/>
    <w:rsid w:val="00792730"/>
    <w:rsid w:val="0079273E"/>
    <w:rsid w:val="00792CAC"/>
    <w:rsid w:val="00792D03"/>
    <w:rsid w:val="00792E4C"/>
    <w:rsid w:val="00792EDF"/>
    <w:rsid w:val="007931C3"/>
    <w:rsid w:val="0079363C"/>
    <w:rsid w:val="00793851"/>
    <w:rsid w:val="007938E3"/>
    <w:rsid w:val="00793ECA"/>
    <w:rsid w:val="007941DC"/>
    <w:rsid w:val="00794297"/>
    <w:rsid w:val="0079449F"/>
    <w:rsid w:val="00794523"/>
    <w:rsid w:val="0079468D"/>
    <w:rsid w:val="007946C9"/>
    <w:rsid w:val="0079471A"/>
    <w:rsid w:val="00794725"/>
    <w:rsid w:val="007947A9"/>
    <w:rsid w:val="00794940"/>
    <w:rsid w:val="00794B3B"/>
    <w:rsid w:val="00794F32"/>
    <w:rsid w:val="00794F7C"/>
    <w:rsid w:val="00795159"/>
    <w:rsid w:val="00795350"/>
    <w:rsid w:val="007954C3"/>
    <w:rsid w:val="00795755"/>
    <w:rsid w:val="00795927"/>
    <w:rsid w:val="00795A7D"/>
    <w:rsid w:val="00795CF7"/>
    <w:rsid w:val="0079609A"/>
    <w:rsid w:val="007960FA"/>
    <w:rsid w:val="0079611F"/>
    <w:rsid w:val="007963A9"/>
    <w:rsid w:val="007964CF"/>
    <w:rsid w:val="00796525"/>
    <w:rsid w:val="00796854"/>
    <w:rsid w:val="00796CA7"/>
    <w:rsid w:val="0079753A"/>
    <w:rsid w:val="0079759E"/>
    <w:rsid w:val="007975B1"/>
    <w:rsid w:val="00797653"/>
    <w:rsid w:val="00797B1E"/>
    <w:rsid w:val="00797B77"/>
    <w:rsid w:val="00797ED2"/>
    <w:rsid w:val="007A00DF"/>
    <w:rsid w:val="007A00F1"/>
    <w:rsid w:val="007A01CB"/>
    <w:rsid w:val="007A09FF"/>
    <w:rsid w:val="007A0B48"/>
    <w:rsid w:val="007A0C16"/>
    <w:rsid w:val="007A0F9B"/>
    <w:rsid w:val="007A1158"/>
    <w:rsid w:val="007A126A"/>
    <w:rsid w:val="007A12A9"/>
    <w:rsid w:val="007A1453"/>
    <w:rsid w:val="007A186A"/>
    <w:rsid w:val="007A18C8"/>
    <w:rsid w:val="007A1A2C"/>
    <w:rsid w:val="007A1A4C"/>
    <w:rsid w:val="007A1A56"/>
    <w:rsid w:val="007A21C4"/>
    <w:rsid w:val="007A2261"/>
    <w:rsid w:val="007A235A"/>
    <w:rsid w:val="007A2881"/>
    <w:rsid w:val="007A2A90"/>
    <w:rsid w:val="007A2C65"/>
    <w:rsid w:val="007A2CCB"/>
    <w:rsid w:val="007A2CF0"/>
    <w:rsid w:val="007A34EF"/>
    <w:rsid w:val="007A3560"/>
    <w:rsid w:val="007A36B5"/>
    <w:rsid w:val="007A36F2"/>
    <w:rsid w:val="007A377A"/>
    <w:rsid w:val="007A3B81"/>
    <w:rsid w:val="007A3B91"/>
    <w:rsid w:val="007A40D6"/>
    <w:rsid w:val="007A43BA"/>
    <w:rsid w:val="007A444C"/>
    <w:rsid w:val="007A45E6"/>
    <w:rsid w:val="007A478C"/>
    <w:rsid w:val="007A47D4"/>
    <w:rsid w:val="007A48AC"/>
    <w:rsid w:val="007A4B6D"/>
    <w:rsid w:val="007A508D"/>
    <w:rsid w:val="007A5725"/>
    <w:rsid w:val="007A577C"/>
    <w:rsid w:val="007A58D4"/>
    <w:rsid w:val="007A5914"/>
    <w:rsid w:val="007A5DE1"/>
    <w:rsid w:val="007A5EBD"/>
    <w:rsid w:val="007A5F42"/>
    <w:rsid w:val="007A6484"/>
    <w:rsid w:val="007A64F0"/>
    <w:rsid w:val="007A667B"/>
    <w:rsid w:val="007A66F7"/>
    <w:rsid w:val="007A67AB"/>
    <w:rsid w:val="007A67B8"/>
    <w:rsid w:val="007A68A7"/>
    <w:rsid w:val="007A6959"/>
    <w:rsid w:val="007A6A03"/>
    <w:rsid w:val="007A6DC9"/>
    <w:rsid w:val="007A7140"/>
    <w:rsid w:val="007A727F"/>
    <w:rsid w:val="007A72A7"/>
    <w:rsid w:val="007A7557"/>
    <w:rsid w:val="007A76BA"/>
    <w:rsid w:val="007A7865"/>
    <w:rsid w:val="007A7866"/>
    <w:rsid w:val="007A78E9"/>
    <w:rsid w:val="007A7995"/>
    <w:rsid w:val="007A7B01"/>
    <w:rsid w:val="007A7B71"/>
    <w:rsid w:val="007A7B97"/>
    <w:rsid w:val="007A7DF9"/>
    <w:rsid w:val="007A7ECC"/>
    <w:rsid w:val="007A7EFC"/>
    <w:rsid w:val="007A7FB4"/>
    <w:rsid w:val="007B0162"/>
    <w:rsid w:val="007B0346"/>
    <w:rsid w:val="007B03C8"/>
    <w:rsid w:val="007B061D"/>
    <w:rsid w:val="007B071C"/>
    <w:rsid w:val="007B07D6"/>
    <w:rsid w:val="007B0B35"/>
    <w:rsid w:val="007B0C6F"/>
    <w:rsid w:val="007B0F5F"/>
    <w:rsid w:val="007B0F9A"/>
    <w:rsid w:val="007B0FE3"/>
    <w:rsid w:val="007B1186"/>
    <w:rsid w:val="007B11FF"/>
    <w:rsid w:val="007B123F"/>
    <w:rsid w:val="007B16BF"/>
    <w:rsid w:val="007B1983"/>
    <w:rsid w:val="007B1A7A"/>
    <w:rsid w:val="007B1A88"/>
    <w:rsid w:val="007B1AEC"/>
    <w:rsid w:val="007B1CD5"/>
    <w:rsid w:val="007B1E41"/>
    <w:rsid w:val="007B1E60"/>
    <w:rsid w:val="007B1ED2"/>
    <w:rsid w:val="007B2023"/>
    <w:rsid w:val="007B206D"/>
    <w:rsid w:val="007B2322"/>
    <w:rsid w:val="007B249A"/>
    <w:rsid w:val="007B2509"/>
    <w:rsid w:val="007B27D7"/>
    <w:rsid w:val="007B31F6"/>
    <w:rsid w:val="007B32B0"/>
    <w:rsid w:val="007B3408"/>
    <w:rsid w:val="007B35AD"/>
    <w:rsid w:val="007B39CF"/>
    <w:rsid w:val="007B3C4F"/>
    <w:rsid w:val="007B3DEF"/>
    <w:rsid w:val="007B4227"/>
    <w:rsid w:val="007B4294"/>
    <w:rsid w:val="007B42D1"/>
    <w:rsid w:val="007B475D"/>
    <w:rsid w:val="007B4794"/>
    <w:rsid w:val="007B4B4F"/>
    <w:rsid w:val="007B4DD0"/>
    <w:rsid w:val="007B513B"/>
    <w:rsid w:val="007B52C1"/>
    <w:rsid w:val="007B54B0"/>
    <w:rsid w:val="007B55D0"/>
    <w:rsid w:val="007B59A7"/>
    <w:rsid w:val="007B5E3C"/>
    <w:rsid w:val="007B60B3"/>
    <w:rsid w:val="007B614B"/>
    <w:rsid w:val="007B61C3"/>
    <w:rsid w:val="007B64FE"/>
    <w:rsid w:val="007B6555"/>
    <w:rsid w:val="007B663A"/>
    <w:rsid w:val="007B675E"/>
    <w:rsid w:val="007B6919"/>
    <w:rsid w:val="007B6C19"/>
    <w:rsid w:val="007B6E8C"/>
    <w:rsid w:val="007B7089"/>
    <w:rsid w:val="007B74CF"/>
    <w:rsid w:val="007B756A"/>
    <w:rsid w:val="007B7590"/>
    <w:rsid w:val="007B7773"/>
    <w:rsid w:val="007B77A2"/>
    <w:rsid w:val="007B7C36"/>
    <w:rsid w:val="007B7E2B"/>
    <w:rsid w:val="007C003C"/>
    <w:rsid w:val="007C0093"/>
    <w:rsid w:val="007C0258"/>
    <w:rsid w:val="007C029B"/>
    <w:rsid w:val="007C02B5"/>
    <w:rsid w:val="007C038F"/>
    <w:rsid w:val="007C0547"/>
    <w:rsid w:val="007C067E"/>
    <w:rsid w:val="007C0B34"/>
    <w:rsid w:val="007C0CDD"/>
    <w:rsid w:val="007C0F89"/>
    <w:rsid w:val="007C0FE6"/>
    <w:rsid w:val="007C133E"/>
    <w:rsid w:val="007C1CFB"/>
    <w:rsid w:val="007C1ED8"/>
    <w:rsid w:val="007C1FC2"/>
    <w:rsid w:val="007C20CC"/>
    <w:rsid w:val="007C218C"/>
    <w:rsid w:val="007C26AD"/>
    <w:rsid w:val="007C2842"/>
    <w:rsid w:val="007C2A62"/>
    <w:rsid w:val="007C2D7D"/>
    <w:rsid w:val="007C2DD3"/>
    <w:rsid w:val="007C366E"/>
    <w:rsid w:val="007C3714"/>
    <w:rsid w:val="007C3871"/>
    <w:rsid w:val="007C3D9E"/>
    <w:rsid w:val="007C3EE8"/>
    <w:rsid w:val="007C3F9D"/>
    <w:rsid w:val="007C4003"/>
    <w:rsid w:val="007C479E"/>
    <w:rsid w:val="007C4836"/>
    <w:rsid w:val="007C4ABA"/>
    <w:rsid w:val="007C572C"/>
    <w:rsid w:val="007C5988"/>
    <w:rsid w:val="007C5CAD"/>
    <w:rsid w:val="007C5FA6"/>
    <w:rsid w:val="007C5FB7"/>
    <w:rsid w:val="007C658D"/>
    <w:rsid w:val="007C674A"/>
    <w:rsid w:val="007C6866"/>
    <w:rsid w:val="007C6987"/>
    <w:rsid w:val="007C6B08"/>
    <w:rsid w:val="007C6BC5"/>
    <w:rsid w:val="007C6C29"/>
    <w:rsid w:val="007C6EA7"/>
    <w:rsid w:val="007C72F3"/>
    <w:rsid w:val="007C7463"/>
    <w:rsid w:val="007C77A2"/>
    <w:rsid w:val="007C7AAC"/>
    <w:rsid w:val="007C7B07"/>
    <w:rsid w:val="007C7BA9"/>
    <w:rsid w:val="007C7DAE"/>
    <w:rsid w:val="007C7EAC"/>
    <w:rsid w:val="007C7F52"/>
    <w:rsid w:val="007D0232"/>
    <w:rsid w:val="007D05CE"/>
    <w:rsid w:val="007D06C9"/>
    <w:rsid w:val="007D06D7"/>
    <w:rsid w:val="007D08F7"/>
    <w:rsid w:val="007D09AE"/>
    <w:rsid w:val="007D0B86"/>
    <w:rsid w:val="007D0E2E"/>
    <w:rsid w:val="007D1402"/>
    <w:rsid w:val="007D159A"/>
    <w:rsid w:val="007D17AE"/>
    <w:rsid w:val="007D1829"/>
    <w:rsid w:val="007D1848"/>
    <w:rsid w:val="007D188F"/>
    <w:rsid w:val="007D1CA9"/>
    <w:rsid w:val="007D2042"/>
    <w:rsid w:val="007D206E"/>
    <w:rsid w:val="007D2192"/>
    <w:rsid w:val="007D21CF"/>
    <w:rsid w:val="007D231A"/>
    <w:rsid w:val="007D24EF"/>
    <w:rsid w:val="007D2550"/>
    <w:rsid w:val="007D25E4"/>
    <w:rsid w:val="007D2743"/>
    <w:rsid w:val="007D28A3"/>
    <w:rsid w:val="007D2BD0"/>
    <w:rsid w:val="007D2CFC"/>
    <w:rsid w:val="007D2D45"/>
    <w:rsid w:val="007D2D6F"/>
    <w:rsid w:val="007D302E"/>
    <w:rsid w:val="007D3183"/>
    <w:rsid w:val="007D32F7"/>
    <w:rsid w:val="007D366D"/>
    <w:rsid w:val="007D367D"/>
    <w:rsid w:val="007D3A5F"/>
    <w:rsid w:val="007D3A64"/>
    <w:rsid w:val="007D3A6A"/>
    <w:rsid w:val="007D3A72"/>
    <w:rsid w:val="007D3B39"/>
    <w:rsid w:val="007D3C29"/>
    <w:rsid w:val="007D3C79"/>
    <w:rsid w:val="007D3F4C"/>
    <w:rsid w:val="007D3F76"/>
    <w:rsid w:val="007D406E"/>
    <w:rsid w:val="007D4264"/>
    <w:rsid w:val="007D43F1"/>
    <w:rsid w:val="007D44B5"/>
    <w:rsid w:val="007D462C"/>
    <w:rsid w:val="007D48F7"/>
    <w:rsid w:val="007D49CA"/>
    <w:rsid w:val="007D49F1"/>
    <w:rsid w:val="007D4B0D"/>
    <w:rsid w:val="007D4BA8"/>
    <w:rsid w:val="007D516E"/>
    <w:rsid w:val="007D56C3"/>
    <w:rsid w:val="007D5709"/>
    <w:rsid w:val="007D59CF"/>
    <w:rsid w:val="007D5B27"/>
    <w:rsid w:val="007D5CCD"/>
    <w:rsid w:val="007D5F2C"/>
    <w:rsid w:val="007D608E"/>
    <w:rsid w:val="007D60C2"/>
    <w:rsid w:val="007D6B14"/>
    <w:rsid w:val="007D6B6C"/>
    <w:rsid w:val="007D6DCB"/>
    <w:rsid w:val="007D6ED2"/>
    <w:rsid w:val="007D7115"/>
    <w:rsid w:val="007D7147"/>
    <w:rsid w:val="007D7241"/>
    <w:rsid w:val="007D740A"/>
    <w:rsid w:val="007D7784"/>
    <w:rsid w:val="007D7C57"/>
    <w:rsid w:val="007E0171"/>
    <w:rsid w:val="007E0209"/>
    <w:rsid w:val="007E070B"/>
    <w:rsid w:val="007E0800"/>
    <w:rsid w:val="007E096B"/>
    <w:rsid w:val="007E0EA7"/>
    <w:rsid w:val="007E0FD0"/>
    <w:rsid w:val="007E12DA"/>
    <w:rsid w:val="007E19DA"/>
    <w:rsid w:val="007E1A8F"/>
    <w:rsid w:val="007E1AB9"/>
    <w:rsid w:val="007E21AE"/>
    <w:rsid w:val="007E21D3"/>
    <w:rsid w:val="007E24E3"/>
    <w:rsid w:val="007E274A"/>
    <w:rsid w:val="007E298E"/>
    <w:rsid w:val="007E2A3E"/>
    <w:rsid w:val="007E2E8F"/>
    <w:rsid w:val="007E3364"/>
    <w:rsid w:val="007E35F5"/>
    <w:rsid w:val="007E3621"/>
    <w:rsid w:val="007E3641"/>
    <w:rsid w:val="007E3737"/>
    <w:rsid w:val="007E3826"/>
    <w:rsid w:val="007E38FF"/>
    <w:rsid w:val="007E3BAC"/>
    <w:rsid w:val="007E3D30"/>
    <w:rsid w:val="007E3EDD"/>
    <w:rsid w:val="007E408A"/>
    <w:rsid w:val="007E40E2"/>
    <w:rsid w:val="007E4185"/>
    <w:rsid w:val="007E4188"/>
    <w:rsid w:val="007E45DC"/>
    <w:rsid w:val="007E4939"/>
    <w:rsid w:val="007E4B94"/>
    <w:rsid w:val="007E4CCF"/>
    <w:rsid w:val="007E4DBC"/>
    <w:rsid w:val="007E50B4"/>
    <w:rsid w:val="007E5354"/>
    <w:rsid w:val="007E55F0"/>
    <w:rsid w:val="007E5800"/>
    <w:rsid w:val="007E58CA"/>
    <w:rsid w:val="007E5AA0"/>
    <w:rsid w:val="007E5BA0"/>
    <w:rsid w:val="007E5E0A"/>
    <w:rsid w:val="007E5F21"/>
    <w:rsid w:val="007E62EC"/>
    <w:rsid w:val="007E6555"/>
    <w:rsid w:val="007E6674"/>
    <w:rsid w:val="007E67BD"/>
    <w:rsid w:val="007E687E"/>
    <w:rsid w:val="007E68B6"/>
    <w:rsid w:val="007E6964"/>
    <w:rsid w:val="007E6969"/>
    <w:rsid w:val="007E6E67"/>
    <w:rsid w:val="007E6EC3"/>
    <w:rsid w:val="007E7302"/>
    <w:rsid w:val="007E7368"/>
    <w:rsid w:val="007E7566"/>
    <w:rsid w:val="007E77ED"/>
    <w:rsid w:val="007E78CE"/>
    <w:rsid w:val="007E7AF6"/>
    <w:rsid w:val="007E7B40"/>
    <w:rsid w:val="007E7B81"/>
    <w:rsid w:val="007E7DD0"/>
    <w:rsid w:val="007E7EDC"/>
    <w:rsid w:val="007E7EDD"/>
    <w:rsid w:val="007F022C"/>
    <w:rsid w:val="007F045F"/>
    <w:rsid w:val="007F051C"/>
    <w:rsid w:val="007F07F3"/>
    <w:rsid w:val="007F09DA"/>
    <w:rsid w:val="007F0B50"/>
    <w:rsid w:val="007F0DCB"/>
    <w:rsid w:val="007F1691"/>
    <w:rsid w:val="007F1903"/>
    <w:rsid w:val="007F191F"/>
    <w:rsid w:val="007F1A57"/>
    <w:rsid w:val="007F1A61"/>
    <w:rsid w:val="007F1B73"/>
    <w:rsid w:val="007F1EC3"/>
    <w:rsid w:val="007F1FE3"/>
    <w:rsid w:val="007F2077"/>
    <w:rsid w:val="007F21D4"/>
    <w:rsid w:val="007F2545"/>
    <w:rsid w:val="007F286D"/>
    <w:rsid w:val="007F2B23"/>
    <w:rsid w:val="007F2BE0"/>
    <w:rsid w:val="007F312F"/>
    <w:rsid w:val="007F3383"/>
    <w:rsid w:val="007F33A6"/>
    <w:rsid w:val="007F33F9"/>
    <w:rsid w:val="007F348C"/>
    <w:rsid w:val="007F3532"/>
    <w:rsid w:val="007F35BD"/>
    <w:rsid w:val="007F3695"/>
    <w:rsid w:val="007F36C2"/>
    <w:rsid w:val="007F38D1"/>
    <w:rsid w:val="007F3C8A"/>
    <w:rsid w:val="007F410D"/>
    <w:rsid w:val="007F41F9"/>
    <w:rsid w:val="007F425A"/>
    <w:rsid w:val="007F431F"/>
    <w:rsid w:val="007F44F4"/>
    <w:rsid w:val="007F44F6"/>
    <w:rsid w:val="007F4805"/>
    <w:rsid w:val="007F485D"/>
    <w:rsid w:val="007F4D4A"/>
    <w:rsid w:val="007F4DAB"/>
    <w:rsid w:val="007F4DE4"/>
    <w:rsid w:val="007F4E8A"/>
    <w:rsid w:val="007F5845"/>
    <w:rsid w:val="007F591B"/>
    <w:rsid w:val="007F59B3"/>
    <w:rsid w:val="007F5B88"/>
    <w:rsid w:val="007F5F19"/>
    <w:rsid w:val="007F5F38"/>
    <w:rsid w:val="007F630D"/>
    <w:rsid w:val="007F6389"/>
    <w:rsid w:val="007F6498"/>
    <w:rsid w:val="007F6548"/>
    <w:rsid w:val="007F65DC"/>
    <w:rsid w:val="007F65E3"/>
    <w:rsid w:val="007F65F1"/>
    <w:rsid w:val="007F6A32"/>
    <w:rsid w:val="007F6FAB"/>
    <w:rsid w:val="007F712B"/>
    <w:rsid w:val="007F72BF"/>
    <w:rsid w:val="007F738A"/>
    <w:rsid w:val="007F7469"/>
    <w:rsid w:val="007F7810"/>
    <w:rsid w:val="007F7AAB"/>
    <w:rsid w:val="007F7D94"/>
    <w:rsid w:val="008000B7"/>
    <w:rsid w:val="008009E4"/>
    <w:rsid w:val="008009F5"/>
    <w:rsid w:val="00800AF4"/>
    <w:rsid w:val="00800C82"/>
    <w:rsid w:val="00800EF8"/>
    <w:rsid w:val="0080114E"/>
    <w:rsid w:val="00801335"/>
    <w:rsid w:val="008013AC"/>
    <w:rsid w:val="0080147A"/>
    <w:rsid w:val="00801831"/>
    <w:rsid w:val="008018DA"/>
    <w:rsid w:val="00802504"/>
    <w:rsid w:val="0080258A"/>
    <w:rsid w:val="00802747"/>
    <w:rsid w:val="00802B51"/>
    <w:rsid w:val="00802D6C"/>
    <w:rsid w:val="008033CF"/>
    <w:rsid w:val="0080348E"/>
    <w:rsid w:val="008036F8"/>
    <w:rsid w:val="00803737"/>
    <w:rsid w:val="00803F69"/>
    <w:rsid w:val="00803FEF"/>
    <w:rsid w:val="00804034"/>
    <w:rsid w:val="00804450"/>
    <w:rsid w:val="008046A2"/>
    <w:rsid w:val="008048A2"/>
    <w:rsid w:val="00804953"/>
    <w:rsid w:val="00804ACC"/>
    <w:rsid w:val="00804E5B"/>
    <w:rsid w:val="0080519B"/>
    <w:rsid w:val="008053AF"/>
    <w:rsid w:val="008054DB"/>
    <w:rsid w:val="008054EC"/>
    <w:rsid w:val="00805669"/>
    <w:rsid w:val="00805727"/>
    <w:rsid w:val="00805797"/>
    <w:rsid w:val="00805858"/>
    <w:rsid w:val="00805AF7"/>
    <w:rsid w:val="00805E87"/>
    <w:rsid w:val="00805EB5"/>
    <w:rsid w:val="00805FA2"/>
    <w:rsid w:val="008062A6"/>
    <w:rsid w:val="00806471"/>
    <w:rsid w:val="00806A42"/>
    <w:rsid w:val="00806ACF"/>
    <w:rsid w:val="00806B80"/>
    <w:rsid w:val="00806C2E"/>
    <w:rsid w:val="00806C67"/>
    <w:rsid w:val="00806E75"/>
    <w:rsid w:val="00806E76"/>
    <w:rsid w:val="00806F39"/>
    <w:rsid w:val="00807224"/>
    <w:rsid w:val="00807293"/>
    <w:rsid w:val="00807405"/>
    <w:rsid w:val="0080743A"/>
    <w:rsid w:val="0080771B"/>
    <w:rsid w:val="0080773E"/>
    <w:rsid w:val="00807929"/>
    <w:rsid w:val="00807C15"/>
    <w:rsid w:val="008100C4"/>
    <w:rsid w:val="008101FE"/>
    <w:rsid w:val="008103D0"/>
    <w:rsid w:val="00810852"/>
    <w:rsid w:val="008109FB"/>
    <w:rsid w:val="00810B0E"/>
    <w:rsid w:val="00810CEF"/>
    <w:rsid w:val="00810D48"/>
    <w:rsid w:val="00810E6A"/>
    <w:rsid w:val="00810F68"/>
    <w:rsid w:val="0081114D"/>
    <w:rsid w:val="00811188"/>
    <w:rsid w:val="008111FE"/>
    <w:rsid w:val="00811230"/>
    <w:rsid w:val="0081125C"/>
    <w:rsid w:val="008114BF"/>
    <w:rsid w:val="008115CB"/>
    <w:rsid w:val="00811688"/>
    <w:rsid w:val="00811838"/>
    <w:rsid w:val="008118D9"/>
    <w:rsid w:val="00811ACD"/>
    <w:rsid w:val="00811D1B"/>
    <w:rsid w:val="00811DB9"/>
    <w:rsid w:val="00811E33"/>
    <w:rsid w:val="00812092"/>
    <w:rsid w:val="00812306"/>
    <w:rsid w:val="0081274C"/>
    <w:rsid w:val="008127CA"/>
    <w:rsid w:val="008128B9"/>
    <w:rsid w:val="008129C4"/>
    <w:rsid w:val="00812AD6"/>
    <w:rsid w:val="00812C94"/>
    <w:rsid w:val="00812E46"/>
    <w:rsid w:val="008130F5"/>
    <w:rsid w:val="00813204"/>
    <w:rsid w:val="0081328F"/>
    <w:rsid w:val="00813354"/>
    <w:rsid w:val="00813396"/>
    <w:rsid w:val="00813492"/>
    <w:rsid w:val="008139CF"/>
    <w:rsid w:val="00813ADB"/>
    <w:rsid w:val="00813B87"/>
    <w:rsid w:val="00813BE7"/>
    <w:rsid w:val="00813CB1"/>
    <w:rsid w:val="00813F51"/>
    <w:rsid w:val="00813FD1"/>
    <w:rsid w:val="008147E3"/>
    <w:rsid w:val="008148B0"/>
    <w:rsid w:val="00814AC4"/>
    <w:rsid w:val="00814FD3"/>
    <w:rsid w:val="00814FEC"/>
    <w:rsid w:val="008150D1"/>
    <w:rsid w:val="008151B5"/>
    <w:rsid w:val="008151C8"/>
    <w:rsid w:val="008152D5"/>
    <w:rsid w:val="00815432"/>
    <w:rsid w:val="0081588D"/>
    <w:rsid w:val="008158FC"/>
    <w:rsid w:val="00815B07"/>
    <w:rsid w:val="00815C03"/>
    <w:rsid w:val="00815E64"/>
    <w:rsid w:val="00815EAB"/>
    <w:rsid w:val="00815ECA"/>
    <w:rsid w:val="008160F3"/>
    <w:rsid w:val="00816157"/>
    <w:rsid w:val="00816158"/>
    <w:rsid w:val="00816162"/>
    <w:rsid w:val="008163A5"/>
    <w:rsid w:val="00816648"/>
    <w:rsid w:val="00816695"/>
    <w:rsid w:val="00816AED"/>
    <w:rsid w:val="00816E03"/>
    <w:rsid w:val="00816E6B"/>
    <w:rsid w:val="008174BC"/>
    <w:rsid w:val="008174DC"/>
    <w:rsid w:val="008176CA"/>
    <w:rsid w:val="008176DE"/>
    <w:rsid w:val="00817C51"/>
    <w:rsid w:val="00817E7E"/>
    <w:rsid w:val="00820362"/>
    <w:rsid w:val="008204B5"/>
    <w:rsid w:val="008205C0"/>
    <w:rsid w:val="0082087C"/>
    <w:rsid w:val="00820DA3"/>
    <w:rsid w:val="00820F88"/>
    <w:rsid w:val="00821067"/>
    <w:rsid w:val="008212F6"/>
    <w:rsid w:val="00821370"/>
    <w:rsid w:val="00821464"/>
    <w:rsid w:val="008215F5"/>
    <w:rsid w:val="00821747"/>
    <w:rsid w:val="0082177F"/>
    <w:rsid w:val="00821955"/>
    <w:rsid w:val="00821983"/>
    <w:rsid w:val="00821997"/>
    <w:rsid w:val="00821A4D"/>
    <w:rsid w:val="00821A50"/>
    <w:rsid w:val="00821B61"/>
    <w:rsid w:val="00821C5A"/>
    <w:rsid w:val="00821DA5"/>
    <w:rsid w:val="00821DCE"/>
    <w:rsid w:val="00822428"/>
    <w:rsid w:val="00822489"/>
    <w:rsid w:val="0082254D"/>
    <w:rsid w:val="008225E7"/>
    <w:rsid w:val="008228D9"/>
    <w:rsid w:val="00822D09"/>
    <w:rsid w:val="00823063"/>
    <w:rsid w:val="008230ED"/>
    <w:rsid w:val="008232BC"/>
    <w:rsid w:val="00823333"/>
    <w:rsid w:val="00823787"/>
    <w:rsid w:val="00823E46"/>
    <w:rsid w:val="00823FF7"/>
    <w:rsid w:val="00824013"/>
    <w:rsid w:val="00824088"/>
    <w:rsid w:val="00824761"/>
    <w:rsid w:val="00824A57"/>
    <w:rsid w:val="00824AC9"/>
    <w:rsid w:val="00824F32"/>
    <w:rsid w:val="00824FA5"/>
    <w:rsid w:val="00825252"/>
    <w:rsid w:val="008252D6"/>
    <w:rsid w:val="00825550"/>
    <w:rsid w:val="00825591"/>
    <w:rsid w:val="008256FE"/>
    <w:rsid w:val="00825701"/>
    <w:rsid w:val="00825809"/>
    <w:rsid w:val="00825A86"/>
    <w:rsid w:val="00825AD0"/>
    <w:rsid w:val="00825BF9"/>
    <w:rsid w:val="00825F11"/>
    <w:rsid w:val="00826123"/>
    <w:rsid w:val="00826303"/>
    <w:rsid w:val="0082639E"/>
    <w:rsid w:val="0082650F"/>
    <w:rsid w:val="00826647"/>
    <w:rsid w:val="00826682"/>
    <w:rsid w:val="008267A5"/>
    <w:rsid w:val="00826B7F"/>
    <w:rsid w:val="0082709E"/>
    <w:rsid w:val="008270BC"/>
    <w:rsid w:val="008271FC"/>
    <w:rsid w:val="008274D9"/>
    <w:rsid w:val="008274F8"/>
    <w:rsid w:val="008277B6"/>
    <w:rsid w:val="00827968"/>
    <w:rsid w:val="00827B4B"/>
    <w:rsid w:val="00827FB5"/>
    <w:rsid w:val="00830077"/>
    <w:rsid w:val="00830388"/>
    <w:rsid w:val="00830712"/>
    <w:rsid w:val="008307B8"/>
    <w:rsid w:val="00830D54"/>
    <w:rsid w:val="00830DAE"/>
    <w:rsid w:val="00830FA5"/>
    <w:rsid w:val="0083141F"/>
    <w:rsid w:val="0083149D"/>
    <w:rsid w:val="00831934"/>
    <w:rsid w:val="00831C88"/>
    <w:rsid w:val="00831D3A"/>
    <w:rsid w:val="00831D61"/>
    <w:rsid w:val="00831E42"/>
    <w:rsid w:val="008320AE"/>
    <w:rsid w:val="008321D1"/>
    <w:rsid w:val="00832303"/>
    <w:rsid w:val="0083273C"/>
    <w:rsid w:val="0083278B"/>
    <w:rsid w:val="008327E8"/>
    <w:rsid w:val="008327ED"/>
    <w:rsid w:val="00832805"/>
    <w:rsid w:val="0083287C"/>
    <w:rsid w:val="00832B03"/>
    <w:rsid w:val="00832DBE"/>
    <w:rsid w:val="00832E57"/>
    <w:rsid w:val="00832FFC"/>
    <w:rsid w:val="008332F4"/>
    <w:rsid w:val="008338F1"/>
    <w:rsid w:val="00833DC5"/>
    <w:rsid w:val="00833FF5"/>
    <w:rsid w:val="00834125"/>
    <w:rsid w:val="008342AA"/>
    <w:rsid w:val="00834350"/>
    <w:rsid w:val="008348FF"/>
    <w:rsid w:val="00834E66"/>
    <w:rsid w:val="00834F22"/>
    <w:rsid w:val="00835044"/>
    <w:rsid w:val="00835319"/>
    <w:rsid w:val="0083534C"/>
    <w:rsid w:val="00835614"/>
    <w:rsid w:val="00835670"/>
    <w:rsid w:val="00835B02"/>
    <w:rsid w:val="00835B75"/>
    <w:rsid w:val="00836063"/>
    <w:rsid w:val="008364F0"/>
    <w:rsid w:val="00836689"/>
    <w:rsid w:val="0083677A"/>
    <w:rsid w:val="00836B24"/>
    <w:rsid w:val="00836E5C"/>
    <w:rsid w:val="008374AA"/>
    <w:rsid w:val="0083798F"/>
    <w:rsid w:val="00840100"/>
    <w:rsid w:val="00840972"/>
    <w:rsid w:val="00840BAA"/>
    <w:rsid w:val="00840C83"/>
    <w:rsid w:val="00840D6F"/>
    <w:rsid w:val="008412E9"/>
    <w:rsid w:val="0084192C"/>
    <w:rsid w:val="0084195F"/>
    <w:rsid w:val="00842286"/>
    <w:rsid w:val="0084234C"/>
    <w:rsid w:val="0084237D"/>
    <w:rsid w:val="00842701"/>
    <w:rsid w:val="00842DF7"/>
    <w:rsid w:val="00842F6F"/>
    <w:rsid w:val="00842F91"/>
    <w:rsid w:val="008430A5"/>
    <w:rsid w:val="0084311A"/>
    <w:rsid w:val="0084317C"/>
    <w:rsid w:val="008432D7"/>
    <w:rsid w:val="00843445"/>
    <w:rsid w:val="00843572"/>
    <w:rsid w:val="0084361F"/>
    <w:rsid w:val="00843863"/>
    <w:rsid w:val="00843B6F"/>
    <w:rsid w:val="00843C3F"/>
    <w:rsid w:val="00843CCD"/>
    <w:rsid w:val="00844017"/>
    <w:rsid w:val="008441BE"/>
    <w:rsid w:val="00844200"/>
    <w:rsid w:val="00844632"/>
    <w:rsid w:val="00844638"/>
    <w:rsid w:val="00844850"/>
    <w:rsid w:val="00844A68"/>
    <w:rsid w:val="00845198"/>
    <w:rsid w:val="0084523F"/>
    <w:rsid w:val="00845461"/>
    <w:rsid w:val="0084588C"/>
    <w:rsid w:val="008458CA"/>
    <w:rsid w:val="008459B1"/>
    <w:rsid w:val="00845E1A"/>
    <w:rsid w:val="00846042"/>
    <w:rsid w:val="008460B0"/>
    <w:rsid w:val="00846147"/>
    <w:rsid w:val="00846749"/>
    <w:rsid w:val="0084677B"/>
    <w:rsid w:val="00846824"/>
    <w:rsid w:val="0084689F"/>
    <w:rsid w:val="00846A57"/>
    <w:rsid w:val="00846CE6"/>
    <w:rsid w:val="00846F3E"/>
    <w:rsid w:val="00847025"/>
    <w:rsid w:val="008477E0"/>
    <w:rsid w:val="00847838"/>
    <w:rsid w:val="00847B69"/>
    <w:rsid w:val="00847B8E"/>
    <w:rsid w:val="00847CDF"/>
    <w:rsid w:val="00847D59"/>
    <w:rsid w:val="008502A8"/>
    <w:rsid w:val="00850543"/>
    <w:rsid w:val="008507BE"/>
    <w:rsid w:val="008512B3"/>
    <w:rsid w:val="0085178D"/>
    <w:rsid w:val="00851983"/>
    <w:rsid w:val="008519AD"/>
    <w:rsid w:val="00851CAF"/>
    <w:rsid w:val="00851E4E"/>
    <w:rsid w:val="0085210E"/>
    <w:rsid w:val="00852214"/>
    <w:rsid w:val="0085248B"/>
    <w:rsid w:val="008525EE"/>
    <w:rsid w:val="008526E2"/>
    <w:rsid w:val="008527A0"/>
    <w:rsid w:val="00852AD0"/>
    <w:rsid w:val="00852D72"/>
    <w:rsid w:val="00852F04"/>
    <w:rsid w:val="00853172"/>
    <w:rsid w:val="00853397"/>
    <w:rsid w:val="00853567"/>
    <w:rsid w:val="008539AF"/>
    <w:rsid w:val="00853A2D"/>
    <w:rsid w:val="00853E08"/>
    <w:rsid w:val="008542C2"/>
    <w:rsid w:val="008547EB"/>
    <w:rsid w:val="008547EF"/>
    <w:rsid w:val="00854866"/>
    <w:rsid w:val="00854A10"/>
    <w:rsid w:val="00854A78"/>
    <w:rsid w:val="0085503C"/>
    <w:rsid w:val="008552BE"/>
    <w:rsid w:val="00855354"/>
    <w:rsid w:val="008555EF"/>
    <w:rsid w:val="0085575F"/>
    <w:rsid w:val="00855CC5"/>
    <w:rsid w:val="00855DE7"/>
    <w:rsid w:val="00855EA7"/>
    <w:rsid w:val="008564BC"/>
    <w:rsid w:val="008565B9"/>
    <w:rsid w:val="008566CB"/>
    <w:rsid w:val="008567ED"/>
    <w:rsid w:val="00856A7C"/>
    <w:rsid w:val="00856C64"/>
    <w:rsid w:val="00856CE1"/>
    <w:rsid w:val="00856E50"/>
    <w:rsid w:val="00856F16"/>
    <w:rsid w:val="008570BA"/>
    <w:rsid w:val="00857650"/>
    <w:rsid w:val="00857696"/>
    <w:rsid w:val="008577AD"/>
    <w:rsid w:val="00857920"/>
    <w:rsid w:val="00857975"/>
    <w:rsid w:val="008579CE"/>
    <w:rsid w:val="00857AAE"/>
    <w:rsid w:val="00857AEC"/>
    <w:rsid w:val="00857BCB"/>
    <w:rsid w:val="00857C05"/>
    <w:rsid w:val="008604EF"/>
    <w:rsid w:val="008606D5"/>
    <w:rsid w:val="0086087E"/>
    <w:rsid w:val="00860A50"/>
    <w:rsid w:val="00860CAC"/>
    <w:rsid w:val="00860CE6"/>
    <w:rsid w:val="008612FE"/>
    <w:rsid w:val="008613A7"/>
    <w:rsid w:val="008613AB"/>
    <w:rsid w:val="008617E7"/>
    <w:rsid w:val="00861A9F"/>
    <w:rsid w:val="00861C26"/>
    <w:rsid w:val="00861C4A"/>
    <w:rsid w:val="00861E64"/>
    <w:rsid w:val="00862233"/>
    <w:rsid w:val="0086261E"/>
    <w:rsid w:val="00862716"/>
    <w:rsid w:val="0086289C"/>
    <w:rsid w:val="00862EB3"/>
    <w:rsid w:val="00863304"/>
    <w:rsid w:val="0086336E"/>
    <w:rsid w:val="008633DC"/>
    <w:rsid w:val="00863437"/>
    <w:rsid w:val="0086361F"/>
    <w:rsid w:val="008637B8"/>
    <w:rsid w:val="00863837"/>
    <w:rsid w:val="00863C7A"/>
    <w:rsid w:val="00863F74"/>
    <w:rsid w:val="008640C1"/>
    <w:rsid w:val="0086416A"/>
    <w:rsid w:val="008641DB"/>
    <w:rsid w:val="0086436D"/>
    <w:rsid w:val="0086468F"/>
    <w:rsid w:val="0086476F"/>
    <w:rsid w:val="008647AB"/>
    <w:rsid w:val="0086481B"/>
    <w:rsid w:val="00864CB8"/>
    <w:rsid w:val="00864D05"/>
    <w:rsid w:val="00864EB0"/>
    <w:rsid w:val="0086544C"/>
    <w:rsid w:val="008655B6"/>
    <w:rsid w:val="00865807"/>
    <w:rsid w:val="00865872"/>
    <w:rsid w:val="00865984"/>
    <w:rsid w:val="00865BFE"/>
    <w:rsid w:val="00865CCA"/>
    <w:rsid w:val="0086613D"/>
    <w:rsid w:val="008667A0"/>
    <w:rsid w:val="008667F5"/>
    <w:rsid w:val="00866BFA"/>
    <w:rsid w:val="00866E8C"/>
    <w:rsid w:val="00866EC7"/>
    <w:rsid w:val="00866FAB"/>
    <w:rsid w:val="00866FD1"/>
    <w:rsid w:val="00867196"/>
    <w:rsid w:val="008672B1"/>
    <w:rsid w:val="0086742E"/>
    <w:rsid w:val="00867530"/>
    <w:rsid w:val="00867564"/>
    <w:rsid w:val="008676E9"/>
    <w:rsid w:val="00867B28"/>
    <w:rsid w:val="00867E54"/>
    <w:rsid w:val="008701A0"/>
    <w:rsid w:val="00870201"/>
    <w:rsid w:val="0087024A"/>
    <w:rsid w:val="00870311"/>
    <w:rsid w:val="00870420"/>
    <w:rsid w:val="008705F9"/>
    <w:rsid w:val="00870617"/>
    <w:rsid w:val="00870627"/>
    <w:rsid w:val="00870676"/>
    <w:rsid w:val="00870885"/>
    <w:rsid w:val="00870943"/>
    <w:rsid w:val="00870A90"/>
    <w:rsid w:val="00870B0B"/>
    <w:rsid w:val="00870CB9"/>
    <w:rsid w:val="00871082"/>
    <w:rsid w:val="00871216"/>
    <w:rsid w:val="0087186E"/>
    <w:rsid w:val="0087187B"/>
    <w:rsid w:val="008718ED"/>
    <w:rsid w:val="00871A48"/>
    <w:rsid w:val="00871B94"/>
    <w:rsid w:val="00871BD9"/>
    <w:rsid w:val="00871F43"/>
    <w:rsid w:val="00872007"/>
    <w:rsid w:val="008724B8"/>
    <w:rsid w:val="00872744"/>
    <w:rsid w:val="0087285C"/>
    <w:rsid w:val="008728CD"/>
    <w:rsid w:val="008728E0"/>
    <w:rsid w:val="00872B07"/>
    <w:rsid w:val="00872B25"/>
    <w:rsid w:val="00872D8D"/>
    <w:rsid w:val="00872FCD"/>
    <w:rsid w:val="00873048"/>
    <w:rsid w:val="008731E6"/>
    <w:rsid w:val="00873224"/>
    <w:rsid w:val="00873280"/>
    <w:rsid w:val="008733D6"/>
    <w:rsid w:val="008733E0"/>
    <w:rsid w:val="00873457"/>
    <w:rsid w:val="008734F0"/>
    <w:rsid w:val="00873594"/>
    <w:rsid w:val="008735CA"/>
    <w:rsid w:val="00873855"/>
    <w:rsid w:val="00873A48"/>
    <w:rsid w:val="00873B64"/>
    <w:rsid w:val="00873BD0"/>
    <w:rsid w:val="008741E4"/>
    <w:rsid w:val="008742C4"/>
    <w:rsid w:val="0087460B"/>
    <w:rsid w:val="008746A3"/>
    <w:rsid w:val="008748CC"/>
    <w:rsid w:val="008749DA"/>
    <w:rsid w:val="00874A4A"/>
    <w:rsid w:val="00874A88"/>
    <w:rsid w:val="00874C1B"/>
    <w:rsid w:val="0087512C"/>
    <w:rsid w:val="00875478"/>
    <w:rsid w:val="008755F5"/>
    <w:rsid w:val="00875706"/>
    <w:rsid w:val="0087579C"/>
    <w:rsid w:val="008757C6"/>
    <w:rsid w:val="00875979"/>
    <w:rsid w:val="00875981"/>
    <w:rsid w:val="00875B4B"/>
    <w:rsid w:val="00875BD3"/>
    <w:rsid w:val="00875D49"/>
    <w:rsid w:val="0087622C"/>
    <w:rsid w:val="008764DB"/>
    <w:rsid w:val="008765AB"/>
    <w:rsid w:val="00876AA5"/>
    <w:rsid w:val="00876D24"/>
    <w:rsid w:val="00876D85"/>
    <w:rsid w:val="00877088"/>
    <w:rsid w:val="00877110"/>
    <w:rsid w:val="00877177"/>
    <w:rsid w:val="00877360"/>
    <w:rsid w:val="00877472"/>
    <w:rsid w:val="00877907"/>
    <w:rsid w:val="00877A0F"/>
    <w:rsid w:val="00877E00"/>
    <w:rsid w:val="00880195"/>
    <w:rsid w:val="00880255"/>
    <w:rsid w:val="008806BC"/>
    <w:rsid w:val="00880C2E"/>
    <w:rsid w:val="00880D22"/>
    <w:rsid w:val="00880E82"/>
    <w:rsid w:val="00880FB1"/>
    <w:rsid w:val="0088108E"/>
    <w:rsid w:val="0088130D"/>
    <w:rsid w:val="0088131F"/>
    <w:rsid w:val="00881416"/>
    <w:rsid w:val="008816DC"/>
    <w:rsid w:val="00881708"/>
    <w:rsid w:val="0088185C"/>
    <w:rsid w:val="008819B6"/>
    <w:rsid w:val="00881AA9"/>
    <w:rsid w:val="00881BBA"/>
    <w:rsid w:val="00881C1F"/>
    <w:rsid w:val="00881CA3"/>
    <w:rsid w:val="00881D3D"/>
    <w:rsid w:val="00881EA6"/>
    <w:rsid w:val="00882311"/>
    <w:rsid w:val="00882314"/>
    <w:rsid w:val="008823A7"/>
    <w:rsid w:val="008823EE"/>
    <w:rsid w:val="008826B1"/>
    <w:rsid w:val="0088289F"/>
    <w:rsid w:val="00882A7A"/>
    <w:rsid w:val="00882CF9"/>
    <w:rsid w:val="00882D10"/>
    <w:rsid w:val="00882DB0"/>
    <w:rsid w:val="00882F5C"/>
    <w:rsid w:val="008830D9"/>
    <w:rsid w:val="0088321A"/>
    <w:rsid w:val="0088321E"/>
    <w:rsid w:val="00883634"/>
    <w:rsid w:val="00883D62"/>
    <w:rsid w:val="00883F2E"/>
    <w:rsid w:val="00884015"/>
    <w:rsid w:val="00884432"/>
    <w:rsid w:val="008844F7"/>
    <w:rsid w:val="008847AE"/>
    <w:rsid w:val="0088487A"/>
    <w:rsid w:val="00884E2B"/>
    <w:rsid w:val="0088554C"/>
    <w:rsid w:val="00885569"/>
    <w:rsid w:val="008857E3"/>
    <w:rsid w:val="008858CA"/>
    <w:rsid w:val="00885932"/>
    <w:rsid w:val="00885CD4"/>
    <w:rsid w:val="00885D47"/>
    <w:rsid w:val="00886007"/>
    <w:rsid w:val="008865D9"/>
    <w:rsid w:val="00886773"/>
    <w:rsid w:val="008868AC"/>
    <w:rsid w:val="0088695F"/>
    <w:rsid w:val="00886A5A"/>
    <w:rsid w:val="00886B3B"/>
    <w:rsid w:val="00886E4B"/>
    <w:rsid w:val="00886FFD"/>
    <w:rsid w:val="00887329"/>
    <w:rsid w:val="00887333"/>
    <w:rsid w:val="00887458"/>
    <w:rsid w:val="00887712"/>
    <w:rsid w:val="0088779C"/>
    <w:rsid w:val="00887868"/>
    <w:rsid w:val="008878DC"/>
    <w:rsid w:val="008879E4"/>
    <w:rsid w:val="00887C40"/>
    <w:rsid w:val="00887F0D"/>
    <w:rsid w:val="00887F3C"/>
    <w:rsid w:val="008904FC"/>
    <w:rsid w:val="008905FC"/>
    <w:rsid w:val="0089063A"/>
    <w:rsid w:val="00890906"/>
    <w:rsid w:val="00890A75"/>
    <w:rsid w:val="00890D7D"/>
    <w:rsid w:val="0089130B"/>
    <w:rsid w:val="00891627"/>
    <w:rsid w:val="008916D2"/>
    <w:rsid w:val="00891777"/>
    <w:rsid w:val="00891AC1"/>
    <w:rsid w:val="00891C9B"/>
    <w:rsid w:val="00892097"/>
    <w:rsid w:val="00892103"/>
    <w:rsid w:val="008922D7"/>
    <w:rsid w:val="00892409"/>
    <w:rsid w:val="00892410"/>
    <w:rsid w:val="008924B6"/>
    <w:rsid w:val="008924C7"/>
    <w:rsid w:val="00892579"/>
    <w:rsid w:val="0089278E"/>
    <w:rsid w:val="00892817"/>
    <w:rsid w:val="00892A93"/>
    <w:rsid w:val="00892AF0"/>
    <w:rsid w:val="00892BE7"/>
    <w:rsid w:val="00892D55"/>
    <w:rsid w:val="00892E9A"/>
    <w:rsid w:val="008932D5"/>
    <w:rsid w:val="00893448"/>
    <w:rsid w:val="008934FE"/>
    <w:rsid w:val="00893606"/>
    <w:rsid w:val="00893706"/>
    <w:rsid w:val="00893AA0"/>
    <w:rsid w:val="00893D0D"/>
    <w:rsid w:val="00894283"/>
    <w:rsid w:val="0089436E"/>
    <w:rsid w:val="00894831"/>
    <w:rsid w:val="0089486A"/>
    <w:rsid w:val="008949E2"/>
    <w:rsid w:val="00894AEC"/>
    <w:rsid w:val="00894AFC"/>
    <w:rsid w:val="00894D9C"/>
    <w:rsid w:val="00894EA0"/>
    <w:rsid w:val="00895147"/>
    <w:rsid w:val="008952BF"/>
    <w:rsid w:val="008954A0"/>
    <w:rsid w:val="008954B8"/>
    <w:rsid w:val="00895628"/>
    <w:rsid w:val="00895631"/>
    <w:rsid w:val="0089563F"/>
    <w:rsid w:val="00895645"/>
    <w:rsid w:val="00895C86"/>
    <w:rsid w:val="00895D73"/>
    <w:rsid w:val="00895DEF"/>
    <w:rsid w:val="00895E29"/>
    <w:rsid w:val="00896156"/>
    <w:rsid w:val="008961B3"/>
    <w:rsid w:val="0089648F"/>
    <w:rsid w:val="00896853"/>
    <w:rsid w:val="00896909"/>
    <w:rsid w:val="00896AD0"/>
    <w:rsid w:val="00896D0E"/>
    <w:rsid w:val="00896DF7"/>
    <w:rsid w:val="00897100"/>
    <w:rsid w:val="0089759F"/>
    <w:rsid w:val="008976B1"/>
    <w:rsid w:val="008977A6"/>
    <w:rsid w:val="008979A5"/>
    <w:rsid w:val="00897B09"/>
    <w:rsid w:val="00897B9D"/>
    <w:rsid w:val="00897D6C"/>
    <w:rsid w:val="00897DA3"/>
    <w:rsid w:val="00897F73"/>
    <w:rsid w:val="00897F8D"/>
    <w:rsid w:val="008A0061"/>
    <w:rsid w:val="008A0616"/>
    <w:rsid w:val="008A0A24"/>
    <w:rsid w:val="008A0FE1"/>
    <w:rsid w:val="008A14D7"/>
    <w:rsid w:val="008A190E"/>
    <w:rsid w:val="008A1A61"/>
    <w:rsid w:val="008A1EF4"/>
    <w:rsid w:val="008A1F04"/>
    <w:rsid w:val="008A2142"/>
    <w:rsid w:val="008A21FD"/>
    <w:rsid w:val="008A23A3"/>
    <w:rsid w:val="008A25CE"/>
    <w:rsid w:val="008A2669"/>
    <w:rsid w:val="008A26B6"/>
    <w:rsid w:val="008A2741"/>
    <w:rsid w:val="008A2A03"/>
    <w:rsid w:val="008A2DBE"/>
    <w:rsid w:val="008A2DEA"/>
    <w:rsid w:val="008A2F00"/>
    <w:rsid w:val="008A2FA1"/>
    <w:rsid w:val="008A30C9"/>
    <w:rsid w:val="008A31D1"/>
    <w:rsid w:val="008A3380"/>
    <w:rsid w:val="008A34DA"/>
    <w:rsid w:val="008A35E8"/>
    <w:rsid w:val="008A3930"/>
    <w:rsid w:val="008A3C06"/>
    <w:rsid w:val="008A3D4E"/>
    <w:rsid w:val="008A40DB"/>
    <w:rsid w:val="008A40ED"/>
    <w:rsid w:val="008A41D8"/>
    <w:rsid w:val="008A44A7"/>
    <w:rsid w:val="008A4599"/>
    <w:rsid w:val="008A465D"/>
    <w:rsid w:val="008A4701"/>
    <w:rsid w:val="008A4806"/>
    <w:rsid w:val="008A4837"/>
    <w:rsid w:val="008A4A18"/>
    <w:rsid w:val="008A4F1F"/>
    <w:rsid w:val="008A52BC"/>
    <w:rsid w:val="008A5446"/>
    <w:rsid w:val="008A5507"/>
    <w:rsid w:val="008A565D"/>
    <w:rsid w:val="008A58D8"/>
    <w:rsid w:val="008A5C36"/>
    <w:rsid w:val="008A5D14"/>
    <w:rsid w:val="008A5DC4"/>
    <w:rsid w:val="008A5F17"/>
    <w:rsid w:val="008A60F9"/>
    <w:rsid w:val="008A6100"/>
    <w:rsid w:val="008A6669"/>
    <w:rsid w:val="008A685E"/>
    <w:rsid w:val="008A6B0D"/>
    <w:rsid w:val="008A6E84"/>
    <w:rsid w:val="008A6FFB"/>
    <w:rsid w:val="008A74A1"/>
    <w:rsid w:val="008A74E1"/>
    <w:rsid w:val="008A7787"/>
    <w:rsid w:val="008A797C"/>
    <w:rsid w:val="008B002F"/>
    <w:rsid w:val="008B03E9"/>
    <w:rsid w:val="008B0544"/>
    <w:rsid w:val="008B0582"/>
    <w:rsid w:val="008B0747"/>
    <w:rsid w:val="008B075A"/>
    <w:rsid w:val="008B07DD"/>
    <w:rsid w:val="008B084E"/>
    <w:rsid w:val="008B0913"/>
    <w:rsid w:val="008B0962"/>
    <w:rsid w:val="008B0B29"/>
    <w:rsid w:val="008B0FB6"/>
    <w:rsid w:val="008B11DC"/>
    <w:rsid w:val="008B1425"/>
    <w:rsid w:val="008B1C51"/>
    <w:rsid w:val="008B25B0"/>
    <w:rsid w:val="008B2A1B"/>
    <w:rsid w:val="008B2B23"/>
    <w:rsid w:val="008B2C2C"/>
    <w:rsid w:val="008B2D03"/>
    <w:rsid w:val="008B2F92"/>
    <w:rsid w:val="008B3003"/>
    <w:rsid w:val="008B3363"/>
    <w:rsid w:val="008B337A"/>
    <w:rsid w:val="008B398A"/>
    <w:rsid w:val="008B3F21"/>
    <w:rsid w:val="008B41CA"/>
    <w:rsid w:val="008B4348"/>
    <w:rsid w:val="008B43D4"/>
    <w:rsid w:val="008B4569"/>
    <w:rsid w:val="008B48ED"/>
    <w:rsid w:val="008B4961"/>
    <w:rsid w:val="008B49C6"/>
    <w:rsid w:val="008B4A1E"/>
    <w:rsid w:val="008B4BE3"/>
    <w:rsid w:val="008B4DD5"/>
    <w:rsid w:val="008B4F4E"/>
    <w:rsid w:val="008B5555"/>
    <w:rsid w:val="008B5747"/>
    <w:rsid w:val="008B5835"/>
    <w:rsid w:val="008B5847"/>
    <w:rsid w:val="008B5849"/>
    <w:rsid w:val="008B590F"/>
    <w:rsid w:val="008B5C71"/>
    <w:rsid w:val="008B5D55"/>
    <w:rsid w:val="008B5E3B"/>
    <w:rsid w:val="008B5E3C"/>
    <w:rsid w:val="008B5E8B"/>
    <w:rsid w:val="008B609B"/>
    <w:rsid w:val="008B60B0"/>
    <w:rsid w:val="008B617D"/>
    <w:rsid w:val="008B624E"/>
    <w:rsid w:val="008B6467"/>
    <w:rsid w:val="008B66B5"/>
    <w:rsid w:val="008B6C1D"/>
    <w:rsid w:val="008B6DE3"/>
    <w:rsid w:val="008B6F98"/>
    <w:rsid w:val="008B6FC9"/>
    <w:rsid w:val="008B7065"/>
    <w:rsid w:val="008B706F"/>
    <w:rsid w:val="008B75AE"/>
    <w:rsid w:val="008B79AB"/>
    <w:rsid w:val="008B7B2F"/>
    <w:rsid w:val="008B7F0F"/>
    <w:rsid w:val="008C01AD"/>
    <w:rsid w:val="008C03CE"/>
    <w:rsid w:val="008C03DA"/>
    <w:rsid w:val="008C0583"/>
    <w:rsid w:val="008C064D"/>
    <w:rsid w:val="008C0C35"/>
    <w:rsid w:val="008C123F"/>
    <w:rsid w:val="008C1429"/>
    <w:rsid w:val="008C176F"/>
    <w:rsid w:val="008C18C9"/>
    <w:rsid w:val="008C1A0A"/>
    <w:rsid w:val="008C1A3A"/>
    <w:rsid w:val="008C1A3E"/>
    <w:rsid w:val="008C1B96"/>
    <w:rsid w:val="008C2295"/>
    <w:rsid w:val="008C24BD"/>
    <w:rsid w:val="008C2516"/>
    <w:rsid w:val="008C265B"/>
    <w:rsid w:val="008C26F5"/>
    <w:rsid w:val="008C2723"/>
    <w:rsid w:val="008C288F"/>
    <w:rsid w:val="008C2B0B"/>
    <w:rsid w:val="008C2C84"/>
    <w:rsid w:val="008C3098"/>
    <w:rsid w:val="008C3111"/>
    <w:rsid w:val="008C3201"/>
    <w:rsid w:val="008C36D0"/>
    <w:rsid w:val="008C38B5"/>
    <w:rsid w:val="008C3970"/>
    <w:rsid w:val="008C3A0F"/>
    <w:rsid w:val="008C3A4E"/>
    <w:rsid w:val="008C3E13"/>
    <w:rsid w:val="008C4380"/>
    <w:rsid w:val="008C43B7"/>
    <w:rsid w:val="008C45BB"/>
    <w:rsid w:val="008C4621"/>
    <w:rsid w:val="008C479B"/>
    <w:rsid w:val="008C489B"/>
    <w:rsid w:val="008C4C9A"/>
    <w:rsid w:val="008C4E19"/>
    <w:rsid w:val="008C4EA3"/>
    <w:rsid w:val="008C51F8"/>
    <w:rsid w:val="008C52C8"/>
    <w:rsid w:val="008C54A4"/>
    <w:rsid w:val="008C5973"/>
    <w:rsid w:val="008C5C5F"/>
    <w:rsid w:val="008C5DC1"/>
    <w:rsid w:val="008C5E8A"/>
    <w:rsid w:val="008C62B5"/>
    <w:rsid w:val="008C66F0"/>
    <w:rsid w:val="008C6718"/>
    <w:rsid w:val="008C6799"/>
    <w:rsid w:val="008C6859"/>
    <w:rsid w:val="008C6ADE"/>
    <w:rsid w:val="008C6C7A"/>
    <w:rsid w:val="008C6DF1"/>
    <w:rsid w:val="008C6E94"/>
    <w:rsid w:val="008C6F29"/>
    <w:rsid w:val="008C6F6B"/>
    <w:rsid w:val="008C71BB"/>
    <w:rsid w:val="008C7702"/>
    <w:rsid w:val="008C77FC"/>
    <w:rsid w:val="008C7921"/>
    <w:rsid w:val="008D009C"/>
    <w:rsid w:val="008D0115"/>
    <w:rsid w:val="008D013E"/>
    <w:rsid w:val="008D0236"/>
    <w:rsid w:val="008D06D0"/>
    <w:rsid w:val="008D0923"/>
    <w:rsid w:val="008D0A66"/>
    <w:rsid w:val="008D0BD0"/>
    <w:rsid w:val="008D0C23"/>
    <w:rsid w:val="008D0D3F"/>
    <w:rsid w:val="008D0E4C"/>
    <w:rsid w:val="008D107E"/>
    <w:rsid w:val="008D1429"/>
    <w:rsid w:val="008D14BB"/>
    <w:rsid w:val="008D1518"/>
    <w:rsid w:val="008D154B"/>
    <w:rsid w:val="008D1601"/>
    <w:rsid w:val="008D1D8B"/>
    <w:rsid w:val="008D1E1B"/>
    <w:rsid w:val="008D2173"/>
    <w:rsid w:val="008D230E"/>
    <w:rsid w:val="008D2350"/>
    <w:rsid w:val="008D2622"/>
    <w:rsid w:val="008D270A"/>
    <w:rsid w:val="008D29D9"/>
    <w:rsid w:val="008D2B41"/>
    <w:rsid w:val="008D2F37"/>
    <w:rsid w:val="008D3084"/>
    <w:rsid w:val="008D317F"/>
    <w:rsid w:val="008D33D6"/>
    <w:rsid w:val="008D3718"/>
    <w:rsid w:val="008D3829"/>
    <w:rsid w:val="008D386B"/>
    <w:rsid w:val="008D3943"/>
    <w:rsid w:val="008D3A9F"/>
    <w:rsid w:val="008D3AA3"/>
    <w:rsid w:val="008D3CE1"/>
    <w:rsid w:val="008D3D2F"/>
    <w:rsid w:val="008D4058"/>
    <w:rsid w:val="008D4235"/>
    <w:rsid w:val="008D42EF"/>
    <w:rsid w:val="008D435F"/>
    <w:rsid w:val="008D4445"/>
    <w:rsid w:val="008D44F9"/>
    <w:rsid w:val="008D471F"/>
    <w:rsid w:val="008D48A4"/>
    <w:rsid w:val="008D4A17"/>
    <w:rsid w:val="008D4D26"/>
    <w:rsid w:val="008D4DA5"/>
    <w:rsid w:val="008D50E3"/>
    <w:rsid w:val="008D534B"/>
    <w:rsid w:val="008D5350"/>
    <w:rsid w:val="008D53C8"/>
    <w:rsid w:val="008D5434"/>
    <w:rsid w:val="008D5636"/>
    <w:rsid w:val="008D5744"/>
    <w:rsid w:val="008D5747"/>
    <w:rsid w:val="008D5C9A"/>
    <w:rsid w:val="008D5ED0"/>
    <w:rsid w:val="008D5F79"/>
    <w:rsid w:val="008D5FA8"/>
    <w:rsid w:val="008D607F"/>
    <w:rsid w:val="008D61E7"/>
    <w:rsid w:val="008D6274"/>
    <w:rsid w:val="008D62B4"/>
    <w:rsid w:val="008D6343"/>
    <w:rsid w:val="008D6649"/>
    <w:rsid w:val="008D6789"/>
    <w:rsid w:val="008D67EA"/>
    <w:rsid w:val="008D6823"/>
    <w:rsid w:val="008D6826"/>
    <w:rsid w:val="008D6AE0"/>
    <w:rsid w:val="008D6C45"/>
    <w:rsid w:val="008D6D67"/>
    <w:rsid w:val="008D6E1C"/>
    <w:rsid w:val="008D718C"/>
    <w:rsid w:val="008D71C5"/>
    <w:rsid w:val="008D7228"/>
    <w:rsid w:val="008D7348"/>
    <w:rsid w:val="008D7415"/>
    <w:rsid w:val="008D7520"/>
    <w:rsid w:val="008D7632"/>
    <w:rsid w:val="008D7796"/>
    <w:rsid w:val="008D7874"/>
    <w:rsid w:val="008D7A09"/>
    <w:rsid w:val="008D7F17"/>
    <w:rsid w:val="008D7FDE"/>
    <w:rsid w:val="008E0056"/>
    <w:rsid w:val="008E0084"/>
    <w:rsid w:val="008E02CC"/>
    <w:rsid w:val="008E0B2B"/>
    <w:rsid w:val="008E0C68"/>
    <w:rsid w:val="008E0CAE"/>
    <w:rsid w:val="008E1382"/>
    <w:rsid w:val="008E1410"/>
    <w:rsid w:val="008E1498"/>
    <w:rsid w:val="008E15C1"/>
    <w:rsid w:val="008E1647"/>
    <w:rsid w:val="008E17B4"/>
    <w:rsid w:val="008E194C"/>
    <w:rsid w:val="008E1F0C"/>
    <w:rsid w:val="008E215A"/>
    <w:rsid w:val="008E22FA"/>
    <w:rsid w:val="008E232F"/>
    <w:rsid w:val="008E2736"/>
    <w:rsid w:val="008E288F"/>
    <w:rsid w:val="008E29E4"/>
    <w:rsid w:val="008E2A03"/>
    <w:rsid w:val="008E2C7C"/>
    <w:rsid w:val="008E2D87"/>
    <w:rsid w:val="008E2DD0"/>
    <w:rsid w:val="008E2F40"/>
    <w:rsid w:val="008E2F6C"/>
    <w:rsid w:val="008E3131"/>
    <w:rsid w:val="008E3267"/>
    <w:rsid w:val="008E3647"/>
    <w:rsid w:val="008E398B"/>
    <w:rsid w:val="008E3A9E"/>
    <w:rsid w:val="008E3B31"/>
    <w:rsid w:val="008E3CD6"/>
    <w:rsid w:val="008E3D7D"/>
    <w:rsid w:val="008E3ED0"/>
    <w:rsid w:val="008E403C"/>
    <w:rsid w:val="008E4284"/>
    <w:rsid w:val="008E4324"/>
    <w:rsid w:val="008E4350"/>
    <w:rsid w:val="008E449F"/>
    <w:rsid w:val="008E44BC"/>
    <w:rsid w:val="008E4564"/>
    <w:rsid w:val="008E46BD"/>
    <w:rsid w:val="008E4702"/>
    <w:rsid w:val="008E490F"/>
    <w:rsid w:val="008E4A04"/>
    <w:rsid w:val="008E5955"/>
    <w:rsid w:val="008E5966"/>
    <w:rsid w:val="008E596D"/>
    <w:rsid w:val="008E5C86"/>
    <w:rsid w:val="008E5D9D"/>
    <w:rsid w:val="008E5DD0"/>
    <w:rsid w:val="008E5E07"/>
    <w:rsid w:val="008E5E46"/>
    <w:rsid w:val="008E5E9B"/>
    <w:rsid w:val="008E6300"/>
    <w:rsid w:val="008E64A1"/>
    <w:rsid w:val="008E65AD"/>
    <w:rsid w:val="008E691F"/>
    <w:rsid w:val="008E6ABF"/>
    <w:rsid w:val="008E6FAB"/>
    <w:rsid w:val="008E7139"/>
    <w:rsid w:val="008E713F"/>
    <w:rsid w:val="008E716E"/>
    <w:rsid w:val="008E7368"/>
    <w:rsid w:val="008E74D3"/>
    <w:rsid w:val="008E794A"/>
    <w:rsid w:val="008E7A6B"/>
    <w:rsid w:val="008E7C6A"/>
    <w:rsid w:val="008E7ECE"/>
    <w:rsid w:val="008F007B"/>
    <w:rsid w:val="008F0149"/>
    <w:rsid w:val="008F01C4"/>
    <w:rsid w:val="008F01C8"/>
    <w:rsid w:val="008F03AE"/>
    <w:rsid w:val="008F0446"/>
    <w:rsid w:val="008F057A"/>
    <w:rsid w:val="008F09F2"/>
    <w:rsid w:val="008F0A64"/>
    <w:rsid w:val="008F0CEB"/>
    <w:rsid w:val="008F0F36"/>
    <w:rsid w:val="008F0F84"/>
    <w:rsid w:val="008F10EF"/>
    <w:rsid w:val="008F11E5"/>
    <w:rsid w:val="008F12D4"/>
    <w:rsid w:val="008F1391"/>
    <w:rsid w:val="008F1411"/>
    <w:rsid w:val="008F1437"/>
    <w:rsid w:val="008F1540"/>
    <w:rsid w:val="008F15CE"/>
    <w:rsid w:val="008F15DB"/>
    <w:rsid w:val="008F1662"/>
    <w:rsid w:val="008F18E1"/>
    <w:rsid w:val="008F1A21"/>
    <w:rsid w:val="008F1A3F"/>
    <w:rsid w:val="008F1B2C"/>
    <w:rsid w:val="008F1CF5"/>
    <w:rsid w:val="008F1E64"/>
    <w:rsid w:val="008F1F8E"/>
    <w:rsid w:val="008F2104"/>
    <w:rsid w:val="008F21BE"/>
    <w:rsid w:val="008F2271"/>
    <w:rsid w:val="008F23B8"/>
    <w:rsid w:val="008F264B"/>
    <w:rsid w:val="008F264D"/>
    <w:rsid w:val="008F288A"/>
    <w:rsid w:val="008F2A12"/>
    <w:rsid w:val="008F2A27"/>
    <w:rsid w:val="008F2CB2"/>
    <w:rsid w:val="008F2D3D"/>
    <w:rsid w:val="008F2DF5"/>
    <w:rsid w:val="008F3294"/>
    <w:rsid w:val="008F3A1E"/>
    <w:rsid w:val="008F3AD2"/>
    <w:rsid w:val="008F3CDB"/>
    <w:rsid w:val="008F3DD5"/>
    <w:rsid w:val="008F4117"/>
    <w:rsid w:val="008F43B8"/>
    <w:rsid w:val="008F45DB"/>
    <w:rsid w:val="008F4634"/>
    <w:rsid w:val="008F4673"/>
    <w:rsid w:val="008F4823"/>
    <w:rsid w:val="008F4E32"/>
    <w:rsid w:val="008F506A"/>
    <w:rsid w:val="008F529B"/>
    <w:rsid w:val="008F53AB"/>
    <w:rsid w:val="008F547C"/>
    <w:rsid w:val="008F54F9"/>
    <w:rsid w:val="008F56F1"/>
    <w:rsid w:val="008F58B0"/>
    <w:rsid w:val="008F5AE8"/>
    <w:rsid w:val="008F5DA7"/>
    <w:rsid w:val="008F5F27"/>
    <w:rsid w:val="008F5FDE"/>
    <w:rsid w:val="008F620E"/>
    <w:rsid w:val="008F632C"/>
    <w:rsid w:val="008F6370"/>
    <w:rsid w:val="008F6638"/>
    <w:rsid w:val="008F66BF"/>
    <w:rsid w:val="008F66D2"/>
    <w:rsid w:val="008F6E1B"/>
    <w:rsid w:val="008F6ECB"/>
    <w:rsid w:val="008F6F27"/>
    <w:rsid w:val="008F70B6"/>
    <w:rsid w:val="008F719C"/>
    <w:rsid w:val="008F71CA"/>
    <w:rsid w:val="008F71F3"/>
    <w:rsid w:val="008F7230"/>
    <w:rsid w:val="008F7418"/>
    <w:rsid w:val="008F7822"/>
    <w:rsid w:val="008F7879"/>
    <w:rsid w:val="008F7A96"/>
    <w:rsid w:val="008F7B1F"/>
    <w:rsid w:val="008F7F8E"/>
    <w:rsid w:val="0090008F"/>
    <w:rsid w:val="009002B9"/>
    <w:rsid w:val="00900630"/>
    <w:rsid w:val="009008B9"/>
    <w:rsid w:val="009009B5"/>
    <w:rsid w:val="00900A12"/>
    <w:rsid w:val="00900C9B"/>
    <w:rsid w:val="00900EE5"/>
    <w:rsid w:val="00901361"/>
    <w:rsid w:val="0090152D"/>
    <w:rsid w:val="009015CB"/>
    <w:rsid w:val="00901B59"/>
    <w:rsid w:val="00901BD4"/>
    <w:rsid w:val="00901C3D"/>
    <w:rsid w:val="00902021"/>
    <w:rsid w:val="00902033"/>
    <w:rsid w:val="009023B2"/>
    <w:rsid w:val="009027C1"/>
    <w:rsid w:val="00902847"/>
    <w:rsid w:val="00902903"/>
    <w:rsid w:val="00902AF5"/>
    <w:rsid w:val="00902D61"/>
    <w:rsid w:val="00902E89"/>
    <w:rsid w:val="00903129"/>
    <w:rsid w:val="009032A4"/>
    <w:rsid w:val="009032E2"/>
    <w:rsid w:val="009032F6"/>
    <w:rsid w:val="0090330A"/>
    <w:rsid w:val="0090345D"/>
    <w:rsid w:val="009035F2"/>
    <w:rsid w:val="00903729"/>
    <w:rsid w:val="00903C16"/>
    <w:rsid w:val="00903E96"/>
    <w:rsid w:val="00904004"/>
    <w:rsid w:val="009041B9"/>
    <w:rsid w:val="009048EE"/>
    <w:rsid w:val="00904A03"/>
    <w:rsid w:val="00904C79"/>
    <w:rsid w:val="00904D80"/>
    <w:rsid w:val="00904F11"/>
    <w:rsid w:val="00904FAD"/>
    <w:rsid w:val="00904FC9"/>
    <w:rsid w:val="0090515D"/>
    <w:rsid w:val="0090531A"/>
    <w:rsid w:val="00905323"/>
    <w:rsid w:val="00905799"/>
    <w:rsid w:val="00905C44"/>
    <w:rsid w:val="00905CA7"/>
    <w:rsid w:val="009062F8"/>
    <w:rsid w:val="00906308"/>
    <w:rsid w:val="009064FD"/>
    <w:rsid w:val="00906A1D"/>
    <w:rsid w:val="00906A22"/>
    <w:rsid w:val="00906D4D"/>
    <w:rsid w:val="00907041"/>
    <w:rsid w:val="0090740A"/>
    <w:rsid w:val="009075CE"/>
    <w:rsid w:val="00907624"/>
    <w:rsid w:val="00907694"/>
    <w:rsid w:val="009076AC"/>
    <w:rsid w:val="009076B0"/>
    <w:rsid w:val="0090770A"/>
    <w:rsid w:val="00907962"/>
    <w:rsid w:val="00907A87"/>
    <w:rsid w:val="00907E59"/>
    <w:rsid w:val="0091010F"/>
    <w:rsid w:val="00910248"/>
    <w:rsid w:val="0091068B"/>
    <w:rsid w:val="009106FA"/>
    <w:rsid w:val="00910763"/>
    <w:rsid w:val="009108E2"/>
    <w:rsid w:val="00910BF8"/>
    <w:rsid w:val="00910E6A"/>
    <w:rsid w:val="00910F5A"/>
    <w:rsid w:val="0091141F"/>
    <w:rsid w:val="009115E1"/>
    <w:rsid w:val="00911955"/>
    <w:rsid w:val="00911BBD"/>
    <w:rsid w:val="00911DB1"/>
    <w:rsid w:val="009122FF"/>
    <w:rsid w:val="009124AB"/>
    <w:rsid w:val="00912744"/>
    <w:rsid w:val="00912754"/>
    <w:rsid w:val="0091281F"/>
    <w:rsid w:val="00912AF8"/>
    <w:rsid w:val="00912AFD"/>
    <w:rsid w:val="00912F6E"/>
    <w:rsid w:val="009135D8"/>
    <w:rsid w:val="009137D8"/>
    <w:rsid w:val="009139D8"/>
    <w:rsid w:val="00913A4B"/>
    <w:rsid w:val="00913BDD"/>
    <w:rsid w:val="00913C2E"/>
    <w:rsid w:val="00913CA1"/>
    <w:rsid w:val="00913E8D"/>
    <w:rsid w:val="00913EC8"/>
    <w:rsid w:val="00914022"/>
    <w:rsid w:val="009144E2"/>
    <w:rsid w:val="009147D7"/>
    <w:rsid w:val="00914B06"/>
    <w:rsid w:val="00914CC0"/>
    <w:rsid w:val="00914CFD"/>
    <w:rsid w:val="00914F43"/>
    <w:rsid w:val="00915179"/>
    <w:rsid w:val="009151DF"/>
    <w:rsid w:val="0091535B"/>
    <w:rsid w:val="00915875"/>
    <w:rsid w:val="00915970"/>
    <w:rsid w:val="00915CAF"/>
    <w:rsid w:val="00915D00"/>
    <w:rsid w:val="00915DEB"/>
    <w:rsid w:val="00915E80"/>
    <w:rsid w:val="00916135"/>
    <w:rsid w:val="00916154"/>
    <w:rsid w:val="0091621E"/>
    <w:rsid w:val="0091639A"/>
    <w:rsid w:val="009164C8"/>
    <w:rsid w:val="009166D6"/>
    <w:rsid w:val="009167C7"/>
    <w:rsid w:val="00916995"/>
    <w:rsid w:val="00916A7C"/>
    <w:rsid w:val="00916BDE"/>
    <w:rsid w:val="00916E9C"/>
    <w:rsid w:val="009173EC"/>
    <w:rsid w:val="0091775A"/>
    <w:rsid w:val="00917AB9"/>
    <w:rsid w:val="00917D8C"/>
    <w:rsid w:val="00920001"/>
    <w:rsid w:val="0092019B"/>
    <w:rsid w:val="009201B8"/>
    <w:rsid w:val="0092038D"/>
    <w:rsid w:val="0092044E"/>
    <w:rsid w:val="00920668"/>
    <w:rsid w:val="00920970"/>
    <w:rsid w:val="009209A8"/>
    <w:rsid w:val="00920DE4"/>
    <w:rsid w:val="00920F7C"/>
    <w:rsid w:val="00921131"/>
    <w:rsid w:val="00921332"/>
    <w:rsid w:val="00921404"/>
    <w:rsid w:val="00921463"/>
    <w:rsid w:val="00921632"/>
    <w:rsid w:val="0092192C"/>
    <w:rsid w:val="009219AF"/>
    <w:rsid w:val="00921C29"/>
    <w:rsid w:val="00921FF4"/>
    <w:rsid w:val="0092203C"/>
    <w:rsid w:val="009221FF"/>
    <w:rsid w:val="0092269F"/>
    <w:rsid w:val="0092291C"/>
    <w:rsid w:val="00922EF4"/>
    <w:rsid w:val="00922EFF"/>
    <w:rsid w:val="00922FF5"/>
    <w:rsid w:val="0092303B"/>
    <w:rsid w:val="009231A4"/>
    <w:rsid w:val="009231F7"/>
    <w:rsid w:val="00923223"/>
    <w:rsid w:val="0092327D"/>
    <w:rsid w:val="0092359B"/>
    <w:rsid w:val="009235AC"/>
    <w:rsid w:val="0092364F"/>
    <w:rsid w:val="00923AD9"/>
    <w:rsid w:val="00924208"/>
    <w:rsid w:val="00924297"/>
    <w:rsid w:val="00924319"/>
    <w:rsid w:val="009243F6"/>
    <w:rsid w:val="009246F8"/>
    <w:rsid w:val="009247BD"/>
    <w:rsid w:val="009248D5"/>
    <w:rsid w:val="00924984"/>
    <w:rsid w:val="00924AD7"/>
    <w:rsid w:val="00924DBC"/>
    <w:rsid w:val="00924F59"/>
    <w:rsid w:val="00925274"/>
    <w:rsid w:val="0092555F"/>
    <w:rsid w:val="009255BE"/>
    <w:rsid w:val="00925655"/>
    <w:rsid w:val="00925659"/>
    <w:rsid w:val="00925661"/>
    <w:rsid w:val="00925AE3"/>
    <w:rsid w:val="00925BDB"/>
    <w:rsid w:val="00925C21"/>
    <w:rsid w:val="0092611B"/>
    <w:rsid w:val="009265E8"/>
    <w:rsid w:val="00926729"/>
    <w:rsid w:val="00926D08"/>
    <w:rsid w:val="00926E1F"/>
    <w:rsid w:val="0092702D"/>
    <w:rsid w:val="009270A4"/>
    <w:rsid w:val="009270C5"/>
    <w:rsid w:val="009270C7"/>
    <w:rsid w:val="009271D8"/>
    <w:rsid w:val="00927231"/>
    <w:rsid w:val="00927302"/>
    <w:rsid w:val="00927718"/>
    <w:rsid w:val="009278FF"/>
    <w:rsid w:val="00927B02"/>
    <w:rsid w:val="00927B40"/>
    <w:rsid w:val="00927C1C"/>
    <w:rsid w:val="00927C98"/>
    <w:rsid w:val="00927DCC"/>
    <w:rsid w:val="00930141"/>
    <w:rsid w:val="009305C4"/>
    <w:rsid w:val="0093092A"/>
    <w:rsid w:val="009312E9"/>
    <w:rsid w:val="00931377"/>
    <w:rsid w:val="009313DF"/>
    <w:rsid w:val="009315F9"/>
    <w:rsid w:val="009317A4"/>
    <w:rsid w:val="00931B55"/>
    <w:rsid w:val="00931C28"/>
    <w:rsid w:val="00931C38"/>
    <w:rsid w:val="00931E78"/>
    <w:rsid w:val="009320C7"/>
    <w:rsid w:val="009321E4"/>
    <w:rsid w:val="009322E7"/>
    <w:rsid w:val="0093234D"/>
    <w:rsid w:val="00932548"/>
    <w:rsid w:val="009326D4"/>
    <w:rsid w:val="0093281A"/>
    <w:rsid w:val="00932906"/>
    <w:rsid w:val="00932CD5"/>
    <w:rsid w:val="00932D81"/>
    <w:rsid w:val="00932F56"/>
    <w:rsid w:val="00933068"/>
    <w:rsid w:val="009330E1"/>
    <w:rsid w:val="0093319C"/>
    <w:rsid w:val="009331E9"/>
    <w:rsid w:val="00933205"/>
    <w:rsid w:val="009332FD"/>
    <w:rsid w:val="00933384"/>
    <w:rsid w:val="009337AA"/>
    <w:rsid w:val="009339D2"/>
    <w:rsid w:val="00933A2E"/>
    <w:rsid w:val="00933ABB"/>
    <w:rsid w:val="00933BA0"/>
    <w:rsid w:val="00933E9C"/>
    <w:rsid w:val="00933FB9"/>
    <w:rsid w:val="0093478F"/>
    <w:rsid w:val="00934816"/>
    <w:rsid w:val="0093495F"/>
    <w:rsid w:val="00934AAB"/>
    <w:rsid w:val="00934ACE"/>
    <w:rsid w:val="00934BB7"/>
    <w:rsid w:val="00934BF8"/>
    <w:rsid w:val="00934C35"/>
    <w:rsid w:val="0093532F"/>
    <w:rsid w:val="00935577"/>
    <w:rsid w:val="00935934"/>
    <w:rsid w:val="00935A72"/>
    <w:rsid w:val="00935CA3"/>
    <w:rsid w:val="00935F94"/>
    <w:rsid w:val="00936003"/>
    <w:rsid w:val="0093606D"/>
    <w:rsid w:val="00936168"/>
    <w:rsid w:val="009361ED"/>
    <w:rsid w:val="00936489"/>
    <w:rsid w:val="0093659F"/>
    <w:rsid w:val="00936B66"/>
    <w:rsid w:val="00936B7E"/>
    <w:rsid w:val="00936C50"/>
    <w:rsid w:val="00936D94"/>
    <w:rsid w:val="00936E05"/>
    <w:rsid w:val="00936EA0"/>
    <w:rsid w:val="00936F0F"/>
    <w:rsid w:val="00936F5B"/>
    <w:rsid w:val="0093710C"/>
    <w:rsid w:val="009371BA"/>
    <w:rsid w:val="00937457"/>
    <w:rsid w:val="00937789"/>
    <w:rsid w:val="00937835"/>
    <w:rsid w:val="009378B1"/>
    <w:rsid w:val="00937DB4"/>
    <w:rsid w:val="00940158"/>
    <w:rsid w:val="009404A1"/>
    <w:rsid w:val="009405C4"/>
    <w:rsid w:val="0094069C"/>
    <w:rsid w:val="00940911"/>
    <w:rsid w:val="00940D08"/>
    <w:rsid w:val="00941009"/>
    <w:rsid w:val="0094119B"/>
    <w:rsid w:val="009411AB"/>
    <w:rsid w:val="00941239"/>
    <w:rsid w:val="009414BE"/>
    <w:rsid w:val="00941543"/>
    <w:rsid w:val="009416C6"/>
    <w:rsid w:val="009417F2"/>
    <w:rsid w:val="0094181F"/>
    <w:rsid w:val="00941960"/>
    <w:rsid w:val="00941A0F"/>
    <w:rsid w:val="00941ADA"/>
    <w:rsid w:val="00941D12"/>
    <w:rsid w:val="00941E71"/>
    <w:rsid w:val="00941EE6"/>
    <w:rsid w:val="00942004"/>
    <w:rsid w:val="009421CA"/>
    <w:rsid w:val="009423F9"/>
    <w:rsid w:val="009423FE"/>
    <w:rsid w:val="0094264E"/>
    <w:rsid w:val="00942CD5"/>
    <w:rsid w:val="00942D15"/>
    <w:rsid w:val="00943271"/>
    <w:rsid w:val="009432C0"/>
    <w:rsid w:val="009433F8"/>
    <w:rsid w:val="009434CC"/>
    <w:rsid w:val="0094354B"/>
    <w:rsid w:val="009437D7"/>
    <w:rsid w:val="00943A60"/>
    <w:rsid w:val="00943F9E"/>
    <w:rsid w:val="009444C7"/>
    <w:rsid w:val="0094458E"/>
    <w:rsid w:val="00944623"/>
    <w:rsid w:val="00944826"/>
    <w:rsid w:val="00944918"/>
    <w:rsid w:val="00944C70"/>
    <w:rsid w:val="0094519C"/>
    <w:rsid w:val="0094533A"/>
    <w:rsid w:val="00945512"/>
    <w:rsid w:val="00945AB6"/>
    <w:rsid w:val="00945B75"/>
    <w:rsid w:val="00945C8E"/>
    <w:rsid w:val="00945CCE"/>
    <w:rsid w:val="00945D30"/>
    <w:rsid w:val="00945E9B"/>
    <w:rsid w:val="00945EBE"/>
    <w:rsid w:val="0094601E"/>
    <w:rsid w:val="00946054"/>
    <w:rsid w:val="009460FB"/>
    <w:rsid w:val="00946151"/>
    <w:rsid w:val="0094619D"/>
    <w:rsid w:val="009461DF"/>
    <w:rsid w:val="009463DC"/>
    <w:rsid w:val="00946425"/>
    <w:rsid w:val="0094669A"/>
    <w:rsid w:val="009466C1"/>
    <w:rsid w:val="009467C2"/>
    <w:rsid w:val="00946ADC"/>
    <w:rsid w:val="0094705D"/>
    <w:rsid w:val="0094716C"/>
    <w:rsid w:val="009472EA"/>
    <w:rsid w:val="009473A1"/>
    <w:rsid w:val="009474E1"/>
    <w:rsid w:val="009476D0"/>
    <w:rsid w:val="009477D9"/>
    <w:rsid w:val="00947941"/>
    <w:rsid w:val="00947EBD"/>
    <w:rsid w:val="00947FD4"/>
    <w:rsid w:val="00950365"/>
    <w:rsid w:val="009506B6"/>
    <w:rsid w:val="0095074E"/>
    <w:rsid w:val="009509B9"/>
    <w:rsid w:val="00950A74"/>
    <w:rsid w:val="00950C15"/>
    <w:rsid w:val="00950C88"/>
    <w:rsid w:val="00950FAD"/>
    <w:rsid w:val="0095138D"/>
    <w:rsid w:val="009513D1"/>
    <w:rsid w:val="009513ED"/>
    <w:rsid w:val="009514F1"/>
    <w:rsid w:val="009515E7"/>
    <w:rsid w:val="0095168D"/>
    <w:rsid w:val="00951B9A"/>
    <w:rsid w:val="00951C94"/>
    <w:rsid w:val="00951D9F"/>
    <w:rsid w:val="00951EAC"/>
    <w:rsid w:val="00951EE3"/>
    <w:rsid w:val="0095267E"/>
    <w:rsid w:val="009526B8"/>
    <w:rsid w:val="009527F9"/>
    <w:rsid w:val="0095284F"/>
    <w:rsid w:val="00952A61"/>
    <w:rsid w:val="00952AC9"/>
    <w:rsid w:val="00952AF8"/>
    <w:rsid w:val="00952D70"/>
    <w:rsid w:val="00952F1C"/>
    <w:rsid w:val="00952F5E"/>
    <w:rsid w:val="00952FC9"/>
    <w:rsid w:val="00953113"/>
    <w:rsid w:val="009531B3"/>
    <w:rsid w:val="009531F2"/>
    <w:rsid w:val="009536D3"/>
    <w:rsid w:val="0095381D"/>
    <w:rsid w:val="009539D2"/>
    <w:rsid w:val="00954230"/>
    <w:rsid w:val="00954286"/>
    <w:rsid w:val="009542D5"/>
    <w:rsid w:val="0095430F"/>
    <w:rsid w:val="00954439"/>
    <w:rsid w:val="0095448A"/>
    <w:rsid w:val="00954568"/>
    <w:rsid w:val="009545F5"/>
    <w:rsid w:val="00954BAB"/>
    <w:rsid w:val="00954F46"/>
    <w:rsid w:val="00955054"/>
    <w:rsid w:val="009551A5"/>
    <w:rsid w:val="00955391"/>
    <w:rsid w:val="009555A1"/>
    <w:rsid w:val="00955994"/>
    <w:rsid w:val="00955C8E"/>
    <w:rsid w:val="00955DB3"/>
    <w:rsid w:val="00955EDE"/>
    <w:rsid w:val="00955F11"/>
    <w:rsid w:val="0095602E"/>
    <w:rsid w:val="00956298"/>
    <w:rsid w:val="0095674A"/>
    <w:rsid w:val="00956787"/>
    <w:rsid w:val="00956D40"/>
    <w:rsid w:val="00956D61"/>
    <w:rsid w:val="00957180"/>
    <w:rsid w:val="0095726C"/>
    <w:rsid w:val="0095737E"/>
    <w:rsid w:val="00957396"/>
    <w:rsid w:val="009574B9"/>
    <w:rsid w:val="009574FA"/>
    <w:rsid w:val="00957B4D"/>
    <w:rsid w:val="00957EFF"/>
    <w:rsid w:val="0096024E"/>
    <w:rsid w:val="009603C0"/>
    <w:rsid w:val="009603D7"/>
    <w:rsid w:val="009605D0"/>
    <w:rsid w:val="0096064A"/>
    <w:rsid w:val="00960894"/>
    <w:rsid w:val="009610EE"/>
    <w:rsid w:val="009611AB"/>
    <w:rsid w:val="009616B0"/>
    <w:rsid w:val="00961C60"/>
    <w:rsid w:val="00961DAC"/>
    <w:rsid w:val="00961FA7"/>
    <w:rsid w:val="00961FF9"/>
    <w:rsid w:val="00962048"/>
    <w:rsid w:val="009620B1"/>
    <w:rsid w:val="00962232"/>
    <w:rsid w:val="009624AF"/>
    <w:rsid w:val="009624BA"/>
    <w:rsid w:val="0096275B"/>
    <w:rsid w:val="00962780"/>
    <w:rsid w:val="00962A22"/>
    <w:rsid w:val="00962C1F"/>
    <w:rsid w:val="00962F4B"/>
    <w:rsid w:val="0096304B"/>
    <w:rsid w:val="009630CC"/>
    <w:rsid w:val="0096328E"/>
    <w:rsid w:val="00963769"/>
    <w:rsid w:val="0096394A"/>
    <w:rsid w:val="00963D96"/>
    <w:rsid w:val="009640FB"/>
    <w:rsid w:val="009643C4"/>
    <w:rsid w:val="0096469A"/>
    <w:rsid w:val="00964751"/>
    <w:rsid w:val="0096485C"/>
    <w:rsid w:val="00964892"/>
    <w:rsid w:val="00964932"/>
    <w:rsid w:val="00964BDA"/>
    <w:rsid w:val="0096519D"/>
    <w:rsid w:val="009653A1"/>
    <w:rsid w:val="009655ED"/>
    <w:rsid w:val="0096577C"/>
    <w:rsid w:val="00965881"/>
    <w:rsid w:val="00965AD3"/>
    <w:rsid w:val="00965C53"/>
    <w:rsid w:val="00965D3F"/>
    <w:rsid w:val="00965F9C"/>
    <w:rsid w:val="00966055"/>
    <w:rsid w:val="00966059"/>
    <w:rsid w:val="009661E8"/>
    <w:rsid w:val="0096629A"/>
    <w:rsid w:val="009664F0"/>
    <w:rsid w:val="009667E8"/>
    <w:rsid w:val="00966A58"/>
    <w:rsid w:val="00966C1D"/>
    <w:rsid w:val="00966D7D"/>
    <w:rsid w:val="0096728F"/>
    <w:rsid w:val="009672BA"/>
    <w:rsid w:val="0096760D"/>
    <w:rsid w:val="00967CBD"/>
    <w:rsid w:val="00967D82"/>
    <w:rsid w:val="00967DDC"/>
    <w:rsid w:val="00967E93"/>
    <w:rsid w:val="00967F6B"/>
    <w:rsid w:val="00970105"/>
    <w:rsid w:val="0097017A"/>
    <w:rsid w:val="009707E8"/>
    <w:rsid w:val="00970A1C"/>
    <w:rsid w:val="00970A5B"/>
    <w:rsid w:val="00970B08"/>
    <w:rsid w:val="00970C5E"/>
    <w:rsid w:val="00970EB2"/>
    <w:rsid w:val="00970FB3"/>
    <w:rsid w:val="00971063"/>
    <w:rsid w:val="00971133"/>
    <w:rsid w:val="0097116C"/>
    <w:rsid w:val="0097140B"/>
    <w:rsid w:val="00971470"/>
    <w:rsid w:val="009714E7"/>
    <w:rsid w:val="00971516"/>
    <w:rsid w:val="009716EF"/>
    <w:rsid w:val="00971B67"/>
    <w:rsid w:val="00971B68"/>
    <w:rsid w:val="00971E22"/>
    <w:rsid w:val="00971EC0"/>
    <w:rsid w:val="00972029"/>
    <w:rsid w:val="0097207F"/>
    <w:rsid w:val="009720DD"/>
    <w:rsid w:val="0097210D"/>
    <w:rsid w:val="00972149"/>
    <w:rsid w:val="009722E5"/>
    <w:rsid w:val="00972367"/>
    <w:rsid w:val="00972383"/>
    <w:rsid w:val="0097255B"/>
    <w:rsid w:val="0097255D"/>
    <w:rsid w:val="00972580"/>
    <w:rsid w:val="00972670"/>
    <w:rsid w:val="009728DD"/>
    <w:rsid w:val="00972B4B"/>
    <w:rsid w:val="00972BEE"/>
    <w:rsid w:val="00972DC6"/>
    <w:rsid w:val="00972F1F"/>
    <w:rsid w:val="009731F3"/>
    <w:rsid w:val="0097324C"/>
    <w:rsid w:val="009732BD"/>
    <w:rsid w:val="009732C3"/>
    <w:rsid w:val="0097372A"/>
    <w:rsid w:val="00973A0F"/>
    <w:rsid w:val="00973A16"/>
    <w:rsid w:val="009741D3"/>
    <w:rsid w:val="00974294"/>
    <w:rsid w:val="009743A6"/>
    <w:rsid w:val="009743B1"/>
    <w:rsid w:val="00974439"/>
    <w:rsid w:val="00974593"/>
    <w:rsid w:val="00974699"/>
    <w:rsid w:val="00974B6B"/>
    <w:rsid w:val="00974B6F"/>
    <w:rsid w:val="00974CB1"/>
    <w:rsid w:val="009750C9"/>
    <w:rsid w:val="0097542E"/>
    <w:rsid w:val="009754F5"/>
    <w:rsid w:val="00975532"/>
    <w:rsid w:val="009755D2"/>
    <w:rsid w:val="00975705"/>
    <w:rsid w:val="00975770"/>
    <w:rsid w:val="00975C11"/>
    <w:rsid w:val="00975C43"/>
    <w:rsid w:val="00975E63"/>
    <w:rsid w:val="00976002"/>
    <w:rsid w:val="00976213"/>
    <w:rsid w:val="0097631B"/>
    <w:rsid w:val="00976459"/>
    <w:rsid w:val="0097659A"/>
    <w:rsid w:val="00976841"/>
    <w:rsid w:val="009768D6"/>
    <w:rsid w:val="0097697E"/>
    <w:rsid w:val="00976A1C"/>
    <w:rsid w:val="00976A38"/>
    <w:rsid w:val="00976AA1"/>
    <w:rsid w:val="00976DAF"/>
    <w:rsid w:val="00977192"/>
    <w:rsid w:val="009771E1"/>
    <w:rsid w:val="00977485"/>
    <w:rsid w:val="009774C2"/>
    <w:rsid w:val="00977536"/>
    <w:rsid w:val="00977767"/>
    <w:rsid w:val="009779A0"/>
    <w:rsid w:val="00977C99"/>
    <w:rsid w:val="00977EA2"/>
    <w:rsid w:val="00977FEB"/>
    <w:rsid w:val="0098025F"/>
    <w:rsid w:val="00980412"/>
    <w:rsid w:val="00980660"/>
    <w:rsid w:val="009809A5"/>
    <w:rsid w:val="009809AD"/>
    <w:rsid w:val="00981123"/>
    <w:rsid w:val="009811DE"/>
    <w:rsid w:val="00981238"/>
    <w:rsid w:val="00981508"/>
    <w:rsid w:val="009815AD"/>
    <w:rsid w:val="00981600"/>
    <w:rsid w:val="00981AE8"/>
    <w:rsid w:val="00981C3E"/>
    <w:rsid w:val="00981F38"/>
    <w:rsid w:val="009820CC"/>
    <w:rsid w:val="00982103"/>
    <w:rsid w:val="009822D8"/>
    <w:rsid w:val="00982416"/>
    <w:rsid w:val="00982A4A"/>
    <w:rsid w:val="00982C10"/>
    <w:rsid w:val="00982C9C"/>
    <w:rsid w:val="00982CB0"/>
    <w:rsid w:val="00982FAE"/>
    <w:rsid w:val="00983100"/>
    <w:rsid w:val="00983507"/>
    <w:rsid w:val="0098364A"/>
    <w:rsid w:val="00983735"/>
    <w:rsid w:val="0098377F"/>
    <w:rsid w:val="00983BC1"/>
    <w:rsid w:val="00983BD8"/>
    <w:rsid w:val="00984057"/>
    <w:rsid w:val="009842E5"/>
    <w:rsid w:val="00984792"/>
    <w:rsid w:val="00984D26"/>
    <w:rsid w:val="00984DD2"/>
    <w:rsid w:val="00984EDF"/>
    <w:rsid w:val="00985108"/>
    <w:rsid w:val="009851CB"/>
    <w:rsid w:val="00985296"/>
    <w:rsid w:val="009853E2"/>
    <w:rsid w:val="009857C6"/>
    <w:rsid w:val="0098584F"/>
    <w:rsid w:val="009859E8"/>
    <w:rsid w:val="00985C2D"/>
    <w:rsid w:val="00985C54"/>
    <w:rsid w:val="00985DB4"/>
    <w:rsid w:val="00985E1A"/>
    <w:rsid w:val="00986326"/>
    <w:rsid w:val="00986677"/>
    <w:rsid w:val="00986B5C"/>
    <w:rsid w:val="00986E46"/>
    <w:rsid w:val="00987320"/>
    <w:rsid w:val="0098742B"/>
    <w:rsid w:val="00987434"/>
    <w:rsid w:val="00987718"/>
    <w:rsid w:val="00987743"/>
    <w:rsid w:val="009877F0"/>
    <w:rsid w:val="009878CD"/>
    <w:rsid w:val="00987E59"/>
    <w:rsid w:val="00987E70"/>
    <w:rsid w:val="00990143"/>
    <w:rsid w:val="009903EE"/>
    <w:rsid w:val="0099055A"/>
    <w:rsid w:val="0099075D"/>
    <w:rsid w:val="009908E5"/>
    <w:rsid w:val="0099094A"/>
    <w:rsid w:val="00990A2E"/>
    <w:rsid w:val="00990B86"/>
    <w:rsid w:val="00990C61"/>
    <w:rsid w:val="00990F19"/>
    <w:rsid w:val="00990F55"/>
    <w:rsid w:val="009910AA"/>
    <w:rsid w:val="00991339"/>
    <w:rsid w:val="009914A4"/>
    <w:rsid w:val="00991541"/>
    <w:rsid w:val="009915BC"/>
    <w:rsid w:val="009918BF"/>
    <w:rsid w:val="00991A9A"/>
    <w:rsid w:val="00991B9A"/>
    <w:rsid w:val="00991BFD"/>
    <w:rsid w:val="00991CDB"/>
    <w:rsid w:val="0099203B"/>
    <w:rsid w:val="00992086"/>
    <w:rsid w:val="009924BF"/>
    <w:rsid w:val="009928FA"/>
    <w:rsid w:val="009929BE"/>
    <w:rsid w:val="00992A67"/>
    <w:rsid w:val="00992AB5"/>
    <w:rsid w:val="00992E77"/>
    <w:rsid w:val="00992ECF"/>
    <w:rsid w:val="009931C5"/>
    <w:rsid w:val="00993231"/>
    <w:rsid w:val="0099323C"/>
    <w:rsid w:val="009932A5"/>
    <w:rsid w:val="009932EA"/>
    <w:rsid w:val="00993672"/>
    <w:rsid w:val="00993A23"/>
    <w:rsid w:val="00993A64"/>
    <w:rsid w:val="00993B1D"/>
    <w:rsid w:val="00993BDD"/>
    <w:rsid w:val="00993CBE"/>
    <w:rsid w:val="00993DF7"/>
    <w:rsid w:val="0099405B"/>
    <w:rsid w:val="009940EB"/>
    <w:rsid w:val="0099410C"/>
    <w:rsid w:val="0099423E"/>
    <w:rsid w:val="00994352"/>
    <w:rsid w:val="009945AB"/>
    <w:rsid w:val="009947BB"/>
    <w:rsid w:val="00994A80"/>
    <w:rsid w:val="00994C62"/>
    <w:rsid w:val="00994CF7"/>
    <w:rsid w:val="00994CFC"/>
    <w:rsid w:val="00994DE1"/>
    <w:rsid w:val="00994FBF"/>
    <w:rsid w:val="0099555D"/>
    <w:rsid w:val="009957B3"/>
    <w:rsid w:val="00995ADA"/>
    <w:rsid w:val="00995AE3"/>
    <w:rsid w:val="00995B1B"/>
    <w:rsid w:val="00995E69"/>
    <w:rsid w:val="009960B9"/>
    <w:rsid w:val="00996267"/>
    <w:rsid w:val="00996274"/>
    <w:rsid w:val="009967D0"/>
    <w:rsid w:val="0099692B"/>
    <w:rsid w:val="009970DC"/>
    <w:rsid w:val="009972B7"/>
    <w:rsid w:val="009972ED"/>
    <w:rsid w:val="009973F9"/>
    <w:rsid w:val="009974EF"/>
    <w:rsid w:val="0099768F"/>
    <w:rsid w:val="00997755"/>
    <w:rsid w:val="00997916"/>
    <w:rsid w:val="00997CEE"/>
    <w:rsid w:val="00997EF9"/>
    <w:rsid w:val="00997F25"/>
    <w:rsid w:val="009A00BC"/>
    <w:rsid w:val="009A0156"/>
    <w:rsid w:val="009A0194"/>
    <w:rsid w:val="009A028C"/>
    <w:rsid w:val="009A0651"/>
    <w:rsid w:val="009A0749"/>
    <w:rsid w:val="009A083A"/>
    <w:rsid w:val="009A091B"/>
    <w:rsid w:val="009A0F79"/>
    <w:rsid w:val="009A0FAD"/>
    <w:rsid w:val="009A107B"/>
    <w:rsid w:val="009A115D"/>
    <w:rsid w:val="009A129A"/>
    <w:rsid w:val="009A1378"/>
    <w:rsid w:val="009A174D"/>
    <w:rsid w:val="009A18BF"/>
    <w:rsid w:val="009A1BB5"/>
    <w:rsid w:val="009A1CA2"/>
    <w:rsid w:val="009A2047"/>
    <w:rsid w:val="009A20BF"/>
    <w:rsid w:val="009A22AE"/>
    <w:rsid w:val="009A23F6"/>
    <w:rsid w:val="009A241C"/>
    <w:rsid w:val="009A283C"/>
    <w:rsid w:val="009A2C7F"/>
    <w:rsid w:val="009A2E0D"/>
    <w:rsid w:val="009A2E48"/>
    <w:rsid w:val="009A2F3F"/>
    <w:rsid w:val="009A306E"/>
    <w:rsid w:val="009A313D"/>
    <w:rsid w:val="009A31B0"/>
    <w:rsid w:val="009A3363"/>
    <w:rsid w:val="009A34C1"/>
    <w:rsid w:val="009A35EF"/>
    <w:rsid w:val="009A365B"/>
    <w:rsid w:val="009A3D55"/>
    <w:rsid w:val="009A3E4B"/>
    <w:rsid w:val="009A4284"/>
    <w:rsid w:val="009A459E"/>
    <w:rsid w:val="009A47FE"/>
    <w:rsid w:val="009A4896"/>
    <w:rsid w:val="009A48A9"/>
    <w:rsid w:val="009A4A32"/>
    <w:rsid w:val="009A4B90"/>
    <w:rsid w:val="009A4BF2"/>
    <w:rsid w:val="009A4D96"/>
    <w:rsid w:val="009A51AE"/>
    <w:rsid w:val="009A55AA"/>
    <w:rsid w:val="009A55D1"/>
    <w:rsid w:val="009A5636"/>
    <w:rsid w:val="009A56AC"/>
    <w:rsid w:val="009A581A"/>
    <w:rsid w:val="009A5A1F"/>
    <w:rsid w:val="009A5BFE"/>
    <w:rsid w:val="009A5CD9"/>
    <w:rsid w:val="009A5D5C"/>
    <w:rsid w:val="009A5D66"/>
    <w:rsid w:val="009A6263"/>
    <w:rsid w:val="009A6574"/>
    <w:rsid w:val="009A6632"/>
    <w:rsid w:val="009A6705"/>
    <w:rsid w:val="009A6796"/>
    <w:rsid w:val="009A68A3"/>
    <w:rsid w:val="009A6D1D"/>
    <w:rsid w:val="009A6D42"/>
    <w:rsid w:val="009A6DB2"/>
    <w:rsid w:val="009A71D3"/>
    <w:rsid w:val="009A73B8"/>
    <w:rsid w:val="009A7533"/>
    <w:rsid w:val="009A7BC9"/>
    <w:rsid w:val="009A7C44"/>
    <w:rsid w:val="009A7F28"/>
    <w:rsid w:val="009A7F7A"/>
    <w:rsid w:val="009B03FC"/>
    <w:rsid w:val="009B047D"/>
    <w:rsid w:val="009B06ED"/>
    <w:rsid w:val="009B08A6"/>
    <w:rsid w:val="009B0913"/>
    <w:rsid w:val="009B0915"/>
    <w:rsid w:val="009B0AB0"/>
    <w:rsid w:val="009B0B3F"/>
    <w:rsid w:val="009B0BEE"/>
    <w:rsid w:val="009B0C66"/>
    <w:rsid w:val="009B0E1F"/>
    <w:rsid w:val="009B103A"/>
    <w:rsid w:val="009B12F4"/>
    <w:rsid w:val="009B141B"/>
    <w:rsid w:val="009B1702"/>
    <w:rsid w:val="009B1840"/>
    <w:rsid w:val="009B192E"/>
    <w:rsid w:val="009B1A8A"/>
    <w:rsid w:val="009B1BCB"/>
    <w:rsid w:val="009B1BDC"/>
    <w:rsid w:val="009B1C8B"/>
    <w:rsid w:val="009B25FF"/>
    <w:rsid w:val="009B2687"/>
    <w:rsid w:val="009B26B3"/>
    <w:rsid w:val="009B2931"/>
    <w:rsid w:val="009B29CB"/>
    <w:rsid w:val="009B2D27"/>
    <w:rsid w:val="009B2EE0"/>
    <w:rsid w:val="009B32FF"/>
    <w:rsid w:val="009B3377"/>
    <w:rsid w:val="009B35D7"/>
    <w:rsid w:val="009B36EC"/>
    <w:rsid w:val="009B3725"/>
    <w:rsid w:val="009B3CAF"/>
    <w:rsid w:val="009B3F62"/>
    <w:rsid w:val="009B400A"/>
    <w:rsid w:val="009B420C"/>
    <w:rsid w:val="009B4390"/>
    <w:rsid w:val="009B439B"/>
    <w:rsid w:val="009B4589"/>
    <w:rsid w:val="009B4679"/>
    <w:rsid w:val="009B4852"/>
    <w:rsid w:val="009B4875"/>
    <w:rsid w:val="009B4B86"/>
    <w:rsid w:val="009B4BD5"/>
    <w:rsid w:val="009B4D22"/>
    <w:rsid w:val="009B5479"/>
    <w:rsid w:val="009B558E"/>
    <w:rsid w:val="009B5802"/>
    <w:rsid w:val="009B58DC"/>
    <w:rsid w:val="009B592C"/>
    <w:rsid w:val="009B5A4D"/>
    <w:rsid w:val="009B5B4C"/>
    <w:rsid w:val="009B5BD9"/>
    <w:rsid w:val="009B5C42"/>
    <w:rsid w:val="009B5CBA"/>
    <w:rsid w:val="009B5CC8"/>
    <w:rsid w:val="009B5DCD"/>
    <w:rsid w:val="009B5E6C"/>
    <w:rsid w:val="009B5F67"/>
    <w:rsid w:val="009B6059"/>
    <w:rsid w:val="009B6097"/>
    <w:rsid w:val="009B615C"/>
    <w:rsid w:val="009B61DD"/>
    <w:rsid w:val="009B61F1"/>
    <w:rsid w:val="009B641B"/>
    <w:rsid w:val="009B6669"/>
    <w:rsid w:val="009B679A"/>
    <w:rsid w:val="009B6F4D"/>
    <w:rsid w:val="009B70A0"/>
    <w:rsid w:val="009B76AA"/>
    <w:rsid w:val="009B779F"/>
    <w:rsid w:val="009B7BF9"/>
    <w:rsid w:val="009B7DC3"/>
    <w:rsid w:val="009B7EB1"/>
    <w:rsid w:val="009C04D3"/>
    <w:rsid w:val="009C0975"/>
    <w:rsid w:val="009C143D"/>
    <w:rsid w:val="009C148F"/>
    <w:rsid w:val="009C16A8"/>
    <w:rsid w:val="009C17B4"/>
    <w:rsid w:val="009C1B5E"/>
    <w:rsid w:val="009C1EE8"/>
    <w:rsid w:val="009C2009"/>
    <w:rsid w:val="009C232B"/>
    <w:rsid w:val="009C2397"/>
    <w:rsid w:val="009C2593"/>
    <w:rsid w:val="009C27AB"/>
    <w:rsid w:val="009C2A35"/>
    <w:rsid w:val="009C2A82"/>
    <w:rsid w:val="009C2FB6"/>
    <w:rsid w:val="009C3143"/>
    <w:rsid w:val="009C340E"/>
    <w:rsid w:val="009C3769"/>
    <w:rsid w:val="009C44F3"/>
    <w:rsid w:val="009C451A"/>
    <w:rsid w:val="009C4577"/>
    <w:rsid w:val="009C457E"/>
    <w:rsid w:val="009C4730"/>
    <w:rsid w:val="009C48DD"/>
    <w:rsid w:val="009C48F4"/>
    <w:rsid w:val="009C4EA7"/>
    <w:rsid w:val="009C4F10"/>
    <w:rsid w:val="009C5196"/>
    <w:rsid w:val="009C5206"/>
    <w:rsid w:val="009C530D"/>
    <w:rsid w:val="009C532B"/>
    <w:rsid w:val="009C53E2"/>
    <w:rsid w:val="009C541F"/>
    <w:rsid w:val="009C5567"/>
    <w:rsid w:val="009C584C"/>
    <w:rsid w:val="009C5AE6"/>
    <w:rsid w:val="009C5BD0"/>
    <w:rsid w:val="009C5BF4"/>
    <w:rsid w:val="009C5FC3"/>
    <w:rsid w:val="009C6042"/>
    <w:rsid w:val="009C6171"/>
    <w:rsid w:val="009C62CC"/>
    <w:rsid w:val="009C6367"/>
    <w:rsid w:val="009C64C1"/>
    <w:rsid w:val="009C64EC"/>
    <w:rsid w:val="009C65D9"/>
    <w:rsid w:val="009C6784"/>
    <w:rsid w:val="009C697D"/>
    <w:rsid w:val="009C6C21"/>
    <w:rsid w:val="009C6D41"/>
    <w:rsid w:val="009C6DB9"/>
    <w:rsid w:val="009C6DE5"/>
    <w:rsid w:val="009C6F2C"/>
    <w:rsid w:val="009C70B5"/>
    <w:rsid w:val="009C72D5"/>
    <w:rsid w:val="009C7609"/>
    <w:rsid w:val="009C7681"/>
    <w:rsid w:val="009C7A2D"/>
    <w:rsid w:val="009C7B15"/>
    <w:rsid w:val="009D0596"/>
    <w:rsid w:val="009D0637"/>
    <w:rsid w:val="009D06E0"/>
    <w:rsid w:val="009D089F"/>
    <w:rsid w:val="009D08DF"/>
    <w:rsid w:val="009D09E0"/>
    <w:rsid w:val="009D0A30"/>
    <w:rsid w:val="009D0EC4"/>
    <w:rsid w:val="009D0ECF"/>
    <w:rsid w:val="009D13AB"/>
    <w:rsid w:val="009D141F"/>
    <w:rsid w:val="009D1596"/>
    <w:rsid w:val="009D1655"/>
    <w:rsid w:val="009D1995"/>
    <w:rsid w:val="009D1C83"/>
    <w:rsid w:val="009D1DA8"/>
    <w:rsid w:val="009D1F3C"/>
    <w:rsid w:val="009D21C4"/>
    <w:rsid w:val="009D21C5"/>
    <w:rsid w:val="009D2AAC"/>
    <w:rsid w:val="009D2DCC"/>
    <w:rsid w:val="009D2E30"/>
    <w:rsid w:val="009D2EE5"/>
    <w:rsid w:val="009D30C1"/>
    <w:rsid w:val="009D3190"/>
    <w:rsid w:val="009D31FC"/>
    <w:rsid w:val="009D32FB"/>
    <w:rsid w:val="009D3540"/>
    <w:rsid w:val="009D35B7"/>
    <w:rsid w:val="009D396E"/>
    <w:rsid w:val="009D3D1E"/>
    <w:rsid w:val="009D3D2E"/>
    <w:rsid w:val="009D3FFE"/>
    <w:rsid w:val="009D46B4"/>
    <w:rsid w:val="009D48A7"/>
    <w:rsid w:val="009D4969"/>
    <w:rsid w:val="009D4C93"/>
    <w:rsid w:val="009D4DB2"/>
    <w:rsid w:val="009D4E67"/>
    <w:rsid w:val="009D4EAC"/>
    <w:rsid w:val="009D4FE6"/>
    <w:rsid w:val="009D501E"/>
    <w:rsid w:val="009D54E3"/>
    <w:rsid w:val="009D5512"/>
    <w:rsid w:val="009D5900"/>
    <w:rsid w:val="009D5995"/>
    <w:rsid w:val="009D59B5"/>
    <w:rsid w:val="009D59CA"/>
    <w:rsid w:val="009D5EA7"/>
    <w:rsid w:val="009D640E"/>
    <w:rsid w:val="009D65E1"/>
    <w:rsid w:val="009D6710"/>
    <w:rsid w:val="009D6989"/>
    <w:rsid w:val="009D6A4C"/>
    <w:rsid w:val="009D6E5A"/>
    <w:rsid w:val="009D70A5"/>
    <w:rsid w:val="009D70DE"/>
    <w:rsid w:val="009D733B"/>
    <w:rsid w:val="009D755B"/>
    <w:rsid w:val="009E0427"/>
    <w:rsid w:val="009E0457"/>
    <w:rsid w:val="009E0468"/>
    <w:rsid w:val="009E05F9"/>
    <w:rsid w:val="009E0756"/>
    <w:rsid w:val="009E076A"/>
    <w:rsid w:val="009E08D5"/>
    <w:rsid w:val="009E0C14"/>
    <w:rsid w:val="009E0C62"/>
    <w:rsid w:val="009E0C83"/>
    <w:rsid w:val="009E0DF5"/>
    <w:rsid w:val="009E0E5B"/>
    <w:rsid w:val="009E11A7"/>
    <w:rsid w:val="009E1242"/>
    <w:rsid w:val="009E12ED"/>
    <w:rsid w:val="009E1A99"/>
    <w:rsid w:val="009E1BA4"/>
    <w:rsid w:val="009E1F68"/>
    <w:rsid w:val="009E20D7"/>
    <w:rsid w:val="009E2341"/>
    <w:rsid w:val="009E23DE"/>
    <w:rsid w:val="009E2561"/>
    <w:rsid w:val="009E2567"/>
    <w:rsid w:val="009E2691"/>
    <w:rsid w:val="009E2B09"/>
    <w:rsid w:val="009E2BFA"/>
    <w:rsid w:val="009E2E50"/>
    <w:rsid w:val="009E2F78"/>
    <w:rsid w:val="009E2F80"/>
    <w:rsid w:val="009E30D9"/>
    <w:rsid w:val="009E3136"/>
    <w:rsid w:val="009E3337"/>
    <w:rsid w:val="009E36AA"/>
    <w:rsid w:val="009E3DB5"/>
    <w:rsid w:val="009E3EEF"/>
    <w:rsid w:val="009E3F80"/>
    <w:rsid w:val="009E4090"/>
    <w:rsid w:val="009E412A"/>
    <w:rsid w:val="009E41F4"/>
    <w:rsid w:val="009E4268"/>
    <w:rsid w:val="009E4BB9"/>
    <w:rsid w:val="009E4C9C"/>
    <w:rsid w:val="009E549F"/>
    <w:rsid w:val="009E55F9"/>
    <w:rsid w:val="009E56F9"/>
    <w:rsid w:val="009E5786"/>
    <w:rsid w:val="009E57DC"/>
    <w:rsid w:val="009E58FE"/>
    <w:rsid w:val="009E5DCB"/>
    <w:rsid w:val="009E614C"/>
    <w:rsid w:val="009E61A0"/>
    <w:rsid w:val="009E6586"/>
    <w:rsid w:val="009E6695"/>
    <w:rsid w:val="009E6837"/>
    <w:rsid w:val="009E6A28"/>
    <w:rsid w:val="009E6BAA"/>
    <w:rsid w:val="009E6C3B"/>
    <w:rsid w:val="009E7051"/>
    <w:rsid w:val="009E7536"/>
    <w:rsid w:val="009E761E"/>
    <w:rsid w:val="009E776B"/>
    <w:rsid w:val="009E7914"/>
    <w:rsid w:val="009E7AEA"/>
    <w:rsid w:val="009E7C04"/>
    <w:rsid w:val="009E7CE7"/>
    <w:rsid w:val="009E7F5F"/>
    <w:rsid w:val="009F001E"/>
    <w:rsid w:val="009F00A9"/>
    <w:rsid w:val="009F0192"/>
    <w:rsid w:val="009F0343"/>
    <w:rsid w:val="009F0514"/>
    <w:rsid w:val="009F065D"/>
    <w:rsid w:val="009F098D"/>
    <w:rsid w:val="009F0CBD"/>
    <w:rsid w:val="009F0CEE"/>
    <w:rsid w:val="009F0DB2"/>
    <w:rsid w:val="009F0F29"/>
    <w:rsid w:val="009F0F6F"/>
    <w:rsid w:val="009F0F9C"/>
    <w:rsid w:val="009F101F"/>
    <w:rsid w:val="009F1070"/>
    <w:rsid w:val="009F1228"/>
    <w:rsid w:val="009F145A"/>
    <w:rsid w:val="009F16E8"/>
    <w:rsid w:val="009F1785"/>
    <w:rsid w:val="009F21F8"/>
    <w:rsid w:val="009F2377"/>
    <w:rsid w:val="009F2832"/>
    <w:rsid w:val="009F2845"/>
    <w:rsid w:val="009F28E6"/>
    <w:rsid w:val="009F3415"/>
    <w:rsid w:val="009F36CC"/>
    <w:rsid w:val="009F3959"/>
    <w:rsid w:val="009F3AA0"/>
    <w:rsid w:val="009F3BA2"/>
    <w:rsid w:val="009F3FA3"/>
    <w:rsid w:val="009F410C"/>
    <w:rsid w:val="009F41F1"/>
    <w:rsid w:val="009F4286"/>
    <w:rsid w:val="009F4337"/>
    <w:rsid w:val="009F438F"/>
    <w:rsid w:val="009F448E"/>
    <w:rsid w:val="009F4686"/>
    <w:rsid w:val="009F46BE"/>
    <w:rsid w:val="009F4716"/>
    <w:rsid w:val="009F4718"/>
    <w:rsid w:val="009F4970"/>
    <w:rsid w:val="009F4AD2"/>
    <w:rsid w:val="009F4CC9"/>
    <w:rsid w:val="009F4CD8"/>
    <w:rsid w:val="009F4E24"/>
    <w:rsid w:val="009F4EE0"/>
    <w:rsid w:val="009F5060"/>
    <w:rsid w:val="009F51C4"/>
    <w:rsid w:val="009F52B3"/>
    <w:rsid w:val="009F53C6"/>
    <w:rsid w:val="009F53E8"/>
    <w:rsid w:val="009F5678"/>
    <w:rsid w:val="009F5706"/>
    <w:rsid w:val="009F5820"/>
    <w:rsid w:val="009F594A"/>
    <w:rsid w:val="009F5BD0"/>
    <w:rsid w:val="009F5CF4"/>
    <w:rsid w:val="009F5DC9"/>
    <w:rsid w:val="009F5E6C"/>
    <w:rsid w:val="009F5FA0"/>
    <w:rsid w:val="009F6001"/>
    <w:rsid w:val="009F6169"/>
    <w:rsid w:val="009F61E3"/>
    <w:rsid w:val="009F6966"/>
    <w:rsid w:val="009F6C35"/>
    <w:rsid w:val="009F6ED4"/>
    <w:rsid w:val="009F70DA"/>
    <w:rsid w:val="009F723B"/>
    <w:rsid w:val="009F7287"/>
    <w:rsid w:val="009F737B"/>
    <w:rsid w:val="009F7423"/>
    <w:rsid w:val="009F748B"/>
    <w:rsid w:val="009F74EE"/>
    <w:rsid w:val="009F75DE"/>
    <w:rsid w:val="009F777A"/>
    <w:rsid w:val="009F789E"/>
    <w:rsid w:val="009F7D44"/>
    <w:rsid w:val="009F7DE7"/>
    <w:rsid w:val="009F7E65"/>
    <w:rsid w:val="009F7F3A"/>
    <w:rsid w:val="00A001BD"/>
    <w:rsid w:val="00A002AB"/>
    <w:rsid w:val="00A00412"/>
    <w:rsid w:val="00A00854"/>
    <w:rsid w:val="00A0095E"/>
    <w:rsid w:val="00A00B9E"/>
    <w:rsid w:val="00A00C44"/>
    <w:rsid w:val="00A00D2C"/>
    <w:rsid w:val="00A00D8E"/>
    <w:rsid w:val="00A00EA2"/>
    <w:rsid w:val="00A0107F"/>
    <w:rsid w:val="00A011ED"/>
    <w:rsid w:val="00A011F8"/>
    <w:rsid w:val="00A0127C"/>
    <w:rsid w:val="00A014FE"/>
    <w:rsid w:val="00A01679"/>
    <w:rsid w:val="00A017CD"/>
    <w:rsid w:val="00A01981"/>
    <w:rsid w:val="00A01A73"/>
    <w:rsid w:val="00A01B57"/>
    <w:rsid w:val="00A01FD4"/>
    <w:rsid w:val="00A0204D"/>
    <w:rsid w:val="00A02149"/>
    <w:rsid w:val="00A02382"/>
    <w:rsid w:val="00A02437"/>
    <w:rsid w:val="00A0291B"/>
    <w:rsid w:val="00A02A6E"/>
    <w:rsid w:val="00A02B55"/>
    <w:rsid w:val="00A02BD6"/>
    <w:rsid w:val="00A02D0F"/>
    <w:rsid w:val="00A02D45"/>
    <w:rsid w:val="00A02FD2"/>
    <w:rsid w:val="00A03060"/>
    <w:rsid w:val="00A03360"/>
    <w:rsid w:val="00A038EC"/>
    <w:rsid w:val="00A03B38"/>
    <w:rsid w:val="00A03CB4"/>
    <w:rsid w:val="00A03D64"/>
    <w:rsid w:val="00A03EF3"/>
    <w:rsid w:val="00A04163"/>
    <w:rsid w:val="00A041FF"/>
    <w:rsid w:val="00A04375"/>
    <w:rsid w:val="00A04605"/>
    <w:rsid w:val="00A0460F"/>
    <w:rsid w:val="00A0481C"/>
    <w:rsid w:val="00A04AF6"/>
    <w:rsid w:val="00A04E2D"/>
    <w:rsid w:val="00A04F3F"/>
    <w:rsid w:val="00A04FFD"/>
    <w:rsid w:val="00A0521B"/>
    <w:rsid w:val="00A05337"/>
    <w:rsid w:val="00A055E5"/>
    <w:rsid w:val="00A059C9"/>
    <w:rsid w:val="00A059DD"/>
    <w:rsid w:val="00A05CC4"/>
    <w:rsid w:val="00A05D26"/>
    <w:rsid w:val="00A05DB1"/>
    <w:rsid w:val="00A05E81"/>
    <w:rsid w:val="00A05EFF"/>
    <w:rsid w:val="00A06181"/>
    <w:rsid w:val="00A062EF"/>
    <w:rsid w:val="00A063F4"/>
    <w:rsid w:val="00A06592"/>
    <w:rsid w:val="00A068B3"/>
    <w:rsid w:val="00A06918"/>
    <w:rsid w:val="00A0698D"/>
    <w:rsid w:val="00A06A10"/>
    <w:rsid w:val="00A06ACE"/>
    <w:rsid w:val="00A06C19"/>
    <w:rsid w:val="00A06DDB"/>
    <w:rsid w:val="00A07055"/>
    <w:rsid w:val="00A07075"/>
    <w:rsid w:val="00A07098"/>
    <w:rsid w:val="00A0710F"/>
    <w:rsid w:val="00A07230"/>
    <w:rsid w:val="00A0723D"/>
    <w:rsid w:val="00A07515"/>
    <w:rsid w:val="00A07625"/>
    <w:rsid w:val="00A07779"/>
    <w:rsid w:val="00A07B36"/>
    <w:rsid w:val="00A07E16"/>
    <w:rsid w:val="00A07EA7"/>
    <w:rsid w:val="00A07F6A"/>
    <w:rsid w:val="00A10036"/>
    <w:rsid w:val="00A104FC"/>
    <w:rsid w:val="00A10657"/>
    <w:rsid w:val="00A10671"/>
    <w:rsid w:val="00A107E7"/>
    <w:rsid w:val="00A10A88"/>
    <w:rsid w:val="00A10B36"/>
    <w:rsid w:val="00A10E4C"/>
    <w:rsid w:val="00A1105E"/>
    <w:rsid w:val="00A11091"/>
    <w:rsid w:val="00A1116A"/>
    <w:rsid w:val="00A11267"/>
    <w:rsid w:val="00A116AE"/>
    <w:rsid w:val="00A11775"/>
    <w:rsid w:val="00A117BE"/>
    <w:rsid w:val="00A11B22"/>
    <w:rsid w:val="00A11B2A"/>
    <w:rsid w:val="00A11EC9"/>
    <w:rsid w:val="00A11F69"/>
    <w:rsid w:val="00A1253E"/>
    <w:rsid w:val="00A1277E"/>
    <w:rsid w:val="00A127E9"/>
    <w:rsid w:val="00A1290C"/>
    <w:rsid w:val="00A12AE3"/>
    <w:rsid w:val="00A12B7B"/>
    <w:rsid w:val="00A12BA8"/>
    <w:rsid w:val="00A12C00"/>
    <w:rsid w:val="00A12ECE"/>
    <w:rsid w:val="00A130B3"/>
    <w:rsid w:val="00A1317A"/>
    <w:rsid w:val="00A131CE"/>
    <w:rsid w:val="00A133DD"/>
    <w:rsid w:val="00A13502"/>
    <w:rsid w:val="00A13602"/>
    <w:rsid w:val="00A136A9"/>
    <w:rsid w:val="00A136DF"/>
    <w:rsid w:val="00A13F22"/>
    <w:rsid w:val="00A13F26"/>
    <w:rsid w:val="00A142A3"/>
    <w:rsid w:val="00A143B3"/>
    <w:rsid w:val="00A1448C"/>
    <w:rsid w:val="00A14A2B"/>
    <w:rsid w:val="00A14C80"/>
    <w:rsid w:val="00A14CC4"/>
    <w:rsid w:val="00A14DC4"/>
    <w:rsid w:val="00A14E96"/>
    <w:rsid w:val="00A15243"/>
    <w:rsid w:val="00A152FE"/>
    <w:rsid w:val="00A154FC"/>
    <w:rsid w:val="00A1564D"/>
    <w:rsid w:val="00A15796"/>
    <w:rsid w:val="00A157C9"/>
    <w:rsid w:val="00A15920"/>
    <w:rsid w:val="00A15ADB"/>
    <w:rsid w:val="00A15AEC"/>
    <w:rsid w:val="00A15B8E"/>
    <w:rsid w:val="00A15C55"/>
    <w:rsid w:val="00A15CA6"/>
    <w:rsid w:val="00A15DFB"/>
    <w:rsid w:val="00A15ED7"/>
    <w:rsid w:val="00A15F08"/>
    <w:rsid w:val="00A160A4"/>
    <w:rsid w:val="00A161A5"/>
    <w:rsid w:val="00A16705"/>
    <w:rsid w:val="00A1677C"/>
    <w:rsid w:val="00A168AD"/>
    <w:rsid w:val="00A169F4"/>
    <w:rsid w:val="00A16AED"/>
    <w:rsid w:val="00A16CF8"/>
    <w:rsid w:val="00A16DDF"/>
    <w:rsid w:val="00A16F89"/>
    <w:rsid w:val="00A170A3"/>
    <w:rsid w:val="00A171EA"/>
    <w:rsid w:val="00A1735A"/>
    <w:rsid w:val="00A17401"/>
    <w:rsid w:val="00A174A3"/>
    <w:rsid w:val="00A1761A"/>
    <w:rsid w:val="00A176E4"/>
    <w:rsid w:val="00A17953"/>
    <w:rsid w:val="00A17E90"/>
    <w:rsid w:val="00A2016F"/>
    <w:rsid w:val="00A2017F"/>
    <w:rsid w:val="00A20180"/>
    <w:rsid w:val="00A205C9"/>
    <w:rsid w:val="00A20682"/>
    <w:rsid w:val="00A20730"/>
    <w:rsid w:val="00A2081A"/>
    <w:rsid w:val="00A208D6"/>
    <w:rsid w:val="00A20967"/>
    <w:rsid w:val="00A20ADC"/>
    <w:rsid w:val="00A20FEB"/>
    <w:rsid w:val="00A21008"/>
    <w:rsid w:val="00A2112E"/>
    <w:rsid w:val="00A212D1"/>
    <w:rsid w:val="00A2134B"/>
    <w:rsid w:val="00A2147B"/>
    <w:rsid w:val="00A214F6"/>
    <w:rsid w:val="00A216FA"/>
    <w:rsid w:val="00A218CF"/>
    <w:rsid w:val="00A21E27"/>
    <w:rsid w:val="00A21E47"/>
    <w:rsid w:val="00A22088"/>
    <w:rsid w:val="00A228AE"/>
    <w:rsid w:val="00A22938"/>
    <w:rsid w:val="00A22C60"/>
    <w:rsid w:val="00A2325D"/>
    <w:rsid w:val="00A23327"/>
    <w:rsid w:val="00A233F9"/>
    <w:rsid w:val="00A23467"/>
    <w:rsid w:val="00A2353F"/>
    <w:rsid w:val="00A2361B"/>
    <w:rsid w:val="00A2371B"/>
    <w:rsid w:val="00A23798"/>
    <w:rsid w:val="00A23946"/>
    <w:rsid w:val="00A23C10"/>
    <w:rsid w:val="00A23E7A"/>
    <w:rsid w:val="00A24015"/>
    <w:rsid w:val="00A2406D"/>
    <w:rsid w:val="00A240AC"/>
    <w:rsid w:val="00A242C2"/>
    <w:rsid w:val="00A243A1"/>
    <w:rsid w:val="00A246DC"/>
    <w:rsid w:val="00A247AD"/>
    <w:rsid w:val="00A247BC"/>
    <w:rsid w:val="00A24A1B"/>
    <w:rsid w:val="00A24BC8"/>
    <w:rsid w:val="00A24C2F"/>
    <w:rsid w:val="00A2502A"/>
    <w:rsid w:val="00A254BF"/>
    <w:rsid w:val="00A25681"/>
    <w:rsid w:val="00A25730"/>
    <w:rsid w:val="00A2584B"/>
    <w:rsid w:val="00A260EE"/>
    <w:rsid w:val="00A263C3"/>
    <w:rsid w:val="00A263EB"/>
    <w:rsid w:val="00A263FA"/>
    <w:rsid w:val="00A26598"/>
    <w:rsid w:val="00A268B2"/>
    <w:rsid w:val="00A2693A"/>
    <w:rsid w:val="00A26BB7"/>
    <w:rsid w:val="00A26C20"/>
    <w:rsid w:val="00A26EF1"/>
    <w:rsid w:val="00A27090"/>
    <w:rsid w:val="00A271BE"/>
    <w:rsid w:val="00A271FA"/>
    <w:rsid w:val="00A27534"/>
    <w:rsid w:val="00A27995"/>
    <w:rsid w:val="00A27BB1"/>
    <w:rsid w:val="00A27DED"/>
    <w:rsid w:val="00A27E79"/>
    <w:rsid w:val="00A27ECE"/>
    <w:rsid w:val="00A27EE4"/>
    <w:rsid w:val="00A27F7B"/>
    <w:rsid w:val="00A300D2"/>
    <w:rsid w:val="00A30524"/>
    <w:rsid w:val="00A306F6"/>
    <w:rsid w:val="00A3074E"/>
    <w:rsid w:val="00A309C5"/>
    <w:rsid w:val="00A30ADA"/>
    <w:rsid w:val="00A30C5F"/>
    <w:rsid w:val="00A30F16"/>
    <w:rsid w:val="00A318EF"/>
    <w:rsid w:val="00A31978"/>
    <w:rsid w:val="00A31AE5"/>
    <w:rsid w:val="00A31B09"/>
    <w:rsid w:val="00A31CF9"/>
    <w:rsid w:val="00A3212F"/>
    <w:rsid w:val="00A32215"/>
    <w:rsid w:val="00A32673"/>
    <w:rsid w:val="00A32749"/>
    <w:rsid w:val="00A32784"/>
    <w:rsid w:val="00A329F9"/>
    <w:rsid w:val="00A32BC8"/>
    <w:rsid w:val="00A32D8D"/>
    <w:rsid w:val="00A32D98"/>
    <w:rsid w:val="00A32F24"/>
    <w:rsid w:val="00A333FE"/>
    <w:rsid w:val="00A336A9"/>
    <w:rsid w:val="00A336AA"/>
    <w:rsid w:val="00A3371B"/>
    <w:rsid w:val="00A33764"/>
    <w:rsid w:val="00A33867"/>
    <w:rsid w:val="00A33BFB"/>
    <w:rsid w:val="00A33D14"/>
    <w:rsid w:val="00A33D6B"/>
    <w:rsid w:val="00A344C1"/>
    <w:rsid w:val="00A34673"/>
    <w:rsid w:val="00A346B4"/>
    <w:rsid w:val="00A346F3"/>
    <w:rsid w:val="00A34D4A"/>
    <w:rsid w:val="00A34E43"/>
    <w:rsid w:val="00A34E84"/>
    <w:rsid w:val="00A351B1"/>
    <w:rsid w:val="00A352D4"/>
    <w:rsid w:val="00A354CA"/>
    <w:rsid w:val="00A35504"/>
    <w:rsid w:val="00A356D0"/>
    <w:rsid w:val="00A35D0B"/>
    <w:rsid w:val="00A35D6C"/>
    <w:rsid w:val="00A35F28"/>
    <w:rsid w:val="00A36386"/>
    <w:rsid w:val="00A36430"/>
    <w:rsid w:val="00A364D0"/>
    <w:rsid w:val="00A3654D"/>
    <w:rsid w:val="00A36721"/>
    <w:rsid w:val="00A36ED1"/>
    <w:rsid w:val="00A370FC"/>
    <w:rsid w:val="00A3726E"/>
    <w:rsid w:val="00A37650"/>
    <w:rsid w:val="00A37663"/>
    <w:rsid w:val="00A377F8"/>
    <w:rsid w:val="00A37A92"/>
    <w:rsid w:val="00A37C2F"/>
    <w:rsid w:val="00A37D0A"/>
    <w:rsid w:val="00A37F81"/>
    <w:rsid w:val="00A40263"/>
    <w:rsid w:val="00A402BD"/>
    <w:rsid w:val="00A403CB"/>
    <w:rsid w:val="00A40607"/>
    <w:rsid w:val="00A4064B"/>
    <w:rsid w:val="00A4081F"/>
    <w:rsid w:val="00A40839"/>
    <w:rsid w:val="00A40903"/>
    <w:rsid w:val="00A40B0E"/>
    <w:rsid w:val="00A40CA0"/>
    <w:rsid w:val="00A41128"/>
    <w:rsid w:val="00A4125D"/>
    <w:rsid w:val="00A413DF"/>
    <w:rsid w:val="00A417A9"/>
    <w:rsid w:val="00A41A81"/>
    <w:rsid w:val="00A41D3D"/>
    <w:rsid w:val="00A41D45"/>
    <w:rsid w:val="00A41E84"/>
    <w:rsid w:val="00A421D9"/>
    <w:rsid w:val="00A42284"/>
    <w:rsid w:val="00A4265F"/>
    <w:rsid w:val="00A42716"/>
    <w:rsid w:val="00A428A2"/>
    <w:rsid w:val="00A42922"/>
    <w:rsid w:val="00A42A74"/>
    <w:rsid w:val="00A42CE0"/>
    <w:rsid w:val="00A4338E"/>
    <w:rsid w:val="00A435C4"/>
    <w:rsid w:val="00A4389A"/>
    <w:rsid w:val="00A43C23"/>
    <w:rsid w:val="00A43C3D"/>
    <w:rsid w:val="00A43E4D"/>
    <w:rsid w:val="00A43F2E"/>
    <w:rsid w:val="00A4400D"/>
    <w:rsid w:val="00A44298"/>
    <w:rsid w:val="00A44385"/>
    <w:rsid w:val="00A443DF"/>
    <w:rsid w:val="00A446D0"/>
    <w:rsid w:val="00A449B0"/>
    <w:rsid w:val="00A44AB9"/>
    <w:rsid w:val="00A44B38"/>
    <w:rsid w:val="00A44E90"/>
    <w:rsid w:val="00A44F6F"/>
    <w:rsid w:val="00A456EF"/>
    <w:rsid w:val="00A45FD2"/>
    <w:rsid w:val="00A46057"/>
    <w:rsid w:val="00A46329"/>
    <w:rsid w:val="00A4647C"/>
    <w:rsid w:val="00A469DE"/>
    <w:rsid w:val="00A46C13"/>
    <w:rsid w:val="00A46E82"/>
    <w:rsid w:val="00A46FF1"/>
    <w:rsid w:val="00A47517"/>
    <w:rsid w:val="00A47610"/>
    <w:rsid w:val="00A47666"/>
    <w:rsid w:val="00A476CE"/>
    <w:rsid w:val="00A47B0E"/>
    <w:rsid w:val="00A47C6F"/>
    <w:rsid w:val="00A47D5C"/>
    <w:rsid w:val="00A47E3C"/>
    <w:rsid w:val="00A47F59"/>
    <w:rsid w:val="00A503C3"/>
    <w:rsid w:val="00A5067B"/>
    <w:rsid w:val="00A506C1"/>
    <w:rsid w:val="00A50BA9"/>
    <w:rsid w:val="00A50D02"/>
    <w:rsid w:val="00A50D95"/>
    <w:rsid w:val="00A51007"/>
    <w:rsid w:val="00A5105A"/>
    <w:rsid w:val="00A5119D"/>
    <w:rsid w:val="00A511FB"/>
    <w:rsid w:val="00A51295"/>
    <w:rsid w:val="00A512A0"/>
    <w:rsid w:val="00A515E2"/>
    <w:rsid w:val="00A5161D"/>
    <w:rsid w:val="00A51BBD"/>
    <w:rsid w:val="00A51DF0"/>
    <w:rsid w:val="00A51E5F"/>
    <w:rsid w:val="00A51ED3"/>
    <w:rsid w:val="00A51F5D"/>
    <w:rsid w:val="00A51FC0"/>
    <w:rsid w:val="00A5224F"/>
    <w:rsid w:val="00A522D2"/>
    <w:rsid w:val="00A52508"/>
    <w:rsid w:val="00A525C8"/>
    <w:rsid w:val="00A52BB4"/>
    <w:rsid w:val="00A52D03"/>
    <w:rsid w:val="00A53118"/>
    <w:rsid w:val="00A5389A"/>
    <w:rsid w:val="00A53A20"/>
    <w:rsid w:val="00A53BFA"/>
    <w:rsid w:val="00A541E6"/>
    <w:rsid w:val="00A54449"/>
    <w:rsid w:val="00A54456"/>
    <w:rsid w:val="00A547F3"/>
    <w:rsid w:val="00A54AB6"/>
    <w:rsid w:val="00A54B01"/>
    <w:rsid w:val="00A54C06"/>
    <w:rsid w:val="00A54C7D"/>
    <w:rsid w:val="00A54E46"/>
    <w:rsid w:val="00A54FF7"/>
    <w:rsid w:val="00A5521E"/>
    <w:rsid w:val="00A5532C"/>
    <w:rsid w:val="00A55608"/>
    <w:rsid w:val="00A556F6"/>
    <w:rsid w:val="00A55710"/>
    <w:rsid w:val="00A557C5"/>
    <w:rsid w:val="00A55837"/>
    <w:rsid w:val="00A5589D"/>
    <w:rsid w:val="00A55A35"/>
    <w:rsid w:val="00A55D0F"/>
    <w:rsid w:val="00A55D29"/>
    <w:rsid w:val="00A560D4"/>
    <w:rsid w:val="00A56690"/>
    <w:rsid w:val="00A566B5"/>
    <w:rsid w:val="00A56C7C"/>
    <w:rsid w:val="00A56F1B"/>
    <w:rsid w:val="00A570D6"/>
    <w:rsid w:val="00A57165"/>
    <w:rsid w:val="00A57236"/>
    <w:rsid w:val="00A57424"/>
    <w:rsid w:val="00A5745E"/>
    <w:rsid w:val="00A57972"/>
    <w:rsid w:val="00A57999"/>
    <w:rsid w:val="00A579E4"/>
    <w:rsid w:val="00A600C5"/>
    <w:rsid w:val="00A600DC"/>
    <w:rsid w:val="00A61064"/>
    <w:rsid w:val="00A6127D"/>
    <w:rsid w:val="00A61447"/>
    <w:rsid w:val="00A6175E"/>
    <w:rsid w:val="00A61DC4"/>
    <w:rsid w:val="00A61F6E"/>
    <w:rsid w:val="00A61FC7"/>
    <w:rsid w:val="00A620E6"/>
    <w:rsid w:val="00A620FC"/>
    <w:rsid w:val="00A62319"/>
    <w:rsid w:val="00A62471"/>
    <w:rsid w:val="00A6250A"/>
    <w:rsid w:val="00A62730"/>
    <w:rsid w:val="00A62934"/>
    <w:rsid w:val="00A62A56"/>
    <w:rsid w:val="00A62AA0"/>
    <w:rsid w:val="00A62AC3"/>
    <w:rsid w:val="00A62E07"/>
    <w:rsid w:val="00A630EE"/>
    <w:rsid w:val="00A637AB"/>
    <w:rsid w:val="00A6399E"/>
    <w:rsid w:val="00A63A99"/>
    <w:rsid w:val="00A63B6D"/>
    <w:rsid w:val="00A63DE2"/>
    <w:rsid w:val="00A64172"/>
    <w:rsid w:val="00A64379"/>
    <w:rsid w:val="00A643F5"/>
    <w:rsid w:val="00A6445E"/>
    <w:rsid w:val="00A64594"/>
    <w:rsid w:val="00A64E0D"/>
    <w:rsid w:val="00A64F6E"/>
    <w:rsid w:val="00A6517F"/>
    <w:rsid w:val="00A65438"/>
    <w:rsid w:val="00A6571D"/>
    <w:rsid w:val="00A659FD"/>
    <w:rsid w:val="00A65B47"/>
    <w:rsid w:val="00A65C15"/>
    <w:rsid w:val="00A65CAC"/>
    <w:rsid w:val="00A65E7D"/>
    <w:rsid w:val="00A65F46"/>
    <w:rsid w:val="00A66128"/>
    <w:rsid w:val="00A6612C"/>
    <w:rsid w:val="00A661F8"/>
    <w:rsid w:val="00A66279"/>
    <w:rsid w:val="00A66487"/>
    <w:rsid w:val="00A66784"/>
    <w:rsid w:val="00A66A9F"/>
    <w:rsid w:val="00A66BE9"/>
    <w:rsid w:val="00A66D81"/>
    <w:rsid w:val="00A66DD8"/>
    <w:rsid w:val="00A66DFB"/>
    <w:rsid w:val="00A67140"/>
    <w:rsid w:val="00A671DD"/>
    <w:rsid w:val="00A6732D"/>
    <w:rsid w:val="00A67ABA"/>
    <w:rsid w:val="00A67B22"/>
    <w:rsid w:val="00A67B37"/>
    <w:rsid w:val="00A67B92"/>
    <w:rsid w:val="00A67C89"/>
    <w:rsid w:val="00A67D4B"/>
    <w:rsid w:val="00A7014F"/>
    <w:rsid w:val="00A70500"/>
    <w:rsid w:val="00A70A5E"/>
    <w:rsid w:val="00A7112D"/>
    <w:rsid w:val="00A71547"/>
    <w:rsid w:val="00A71895"/>
    <w:rsid w:val="00A7192E"/>
    <w:rsid w:val="00A71994"/>
    <w:rsid w:val="00A71B12"/>
    <w:rsid w:val="00A71C8C"/>
    <w:rsid w:val="00A71DF0"/>
    <w:rsid w:val="00A720AA"/>
    <w:rsid w:val="00A72128"/>
    <w:rsid w:val="00A7218A"/>
    <w:rsid w:val="00A72547"/>
    <w:rsid w:val="00A729CA"/>
    <w:rsid w:val="00A72C49"/>
    <w:rsid w:val="00A72D1C"/>
    <w:rsid w:val="00A72D96"/>
    <w:rsid w:val="00A72F59"/>
    <w:rsid w:val="00A72F68"/>
    <w:rsid w:val="00A72FCA"/>
    <w:rsid w:val="00A7318D"/>
    <w:rsid w:val="00A735D2"/>
    <w:rsid w:val="00A7366E"/>
    <w:rsid w:val="00A7397A"/>
    <w:rsid w:val="00A739AD"/>
    <w:rsid w:val="00A73A41"/>
    <w:rsid w:val="00A73BFF"/>
    <w:rsid w:val="00A73C48"/>
    <w:rsid w:val="00A73CE5"/>
    <w:rsid w:val="00A73CFE"/>
    <w:rsid w:val="00A73E4B"/>
    <w:rsid w:val="00A73ED9"/>
    <w:rsid w:val="00A73F81"/>
    <w:rsid w:val="00A73F8E"/>
    <w:rsid w:val="00A73FCE"/>
    <w:rsid w:val="00A74135"/>
    <w:rsid w:val="00A741F0"/>
    <w:rsid w:val="00A7460B"/>
    <w:rsid w:val="00A74705"/>
    <w:rsid w:val="00A74743"/>
    <w:rsid w:val="00A74A3E"/>
    <w:rsid w:val="00A74A7B"/>
    <w:rsid w:val="00A74AFD"/>
    <w:rsid w:val="00A74C97"/>
    <w:rsid w:val="00A74E17"/>
    <w:rsid w:val="00A752EA"/>
    <w:rsid w:val="00A75426"/>
    <w:rsid w:val="00A75627"/>
    <w:rsid w:val="00A75C0D"/>
    <w:rsid w:val="00A75C38"/>
    <w:rsid w:val="00A75C94"/>
    <w:rsid w:val="00A761F9"/>
    <w:rsid w:val="00A76503"/>
    <w:rsid w:val="00A76587"/>
    <w:rsid w:val="00A767A5"/>
    <w:rsid w:val="00A76883"/>
    <w:rsid w:val="00A768A3"/>
    <w:rsid w:val="00A76974"/>
    <w:rsid w:val="00A76BA3"/>
    <w:rsid w:val="00A76C07"/>
    <w:rsid w:val="00A770A7"/>
    <w:rsid w:val="00A770DF"/>
    <w:rsid w:val="00A7716B"/>
    <w:rsid w:val="00A77338"/>
    <w:rsid w:val="00A773C9"/>
    <w:rsid w:val="00A77553"/>
    <w:rsid w:val="00A77596"/>
    <w:rsid w:val="00A77632"/>
    <w:rsid w:val="00A7778F"/>
    <w:rsid w:val="00A77936"/>
    <w:rsid w:val="00A779A7"/>
    <w:rsid w:val="00A779C6"/>
    <w:rsid w:val="00A77D34"/>
    <w:rsid w:val="00A8007C"/>
    <w:rsid w:val="00A807B7"/>
    <w:rsid w:val="00A807FD"/>
    <w:rsid w:val="00A80B4E"/>
    <w:rsid w:val="00A80D8C"/>
    <w:rsid w:val="00A80E33"/>
    <w:rsid w:val="00A80F82"/>
    <w:rsid w:val="00A80FB4"/>
    <w:rsid w:val="00A81090"/>
    <w:rsid w:val="00A8126B"/>
    <w:rsid w:val="00A81440"/>
    <w:rsid w:val="00A81453"/>
    <w:rsid w:val="00A818EA"/>
    <w:rsid w:val="00A81959"/>
    <w:rsid w:val="00A819EB"/>
    <w:rsid w:val="00A81F07"/>
    <w:rsid w:val="00A81FD8"/>
    <w:rsid w:val="00A81FF1"/>
    <w:rsid w:val="00A8220F"/>
    <w:rsid w:val="00A8242E"/>
    <w:rsid w:val="00A827C3"/>
    <w:rsid w:val="00A82B5F"/>
    <w:rsid w:val="00A83045"/>
    <w:rsid w:val="00A8314A"/>
    <w:rsid w:val="00A8335B"/>
    <w:rsid w:val="00A837CE"/>
    <w:rsid w:val="00A83ECE"/>
    <w:rsid w:val="00A83F32"/>
    <w:rsid w:val="00A83F5C"/>
    <w:rsid w:val="00A83FFD"/>
    <w:rsid w:val="00A84105"/>
    <w:rsid w:val="00A843A0"/>
    <w:rsid w:val="00A8453C"/>
    <w:rsid w:val="00A84C4E"/>
    <w:rsid w:val="00A84C96"/>
    <w:rsid w:val="00A84CC5"/>
    <w:rsid w:val="00A84E19"/>
    <w:rsid w:val="00A84F95"/>
    <w:rsid w:val="00A85367"/>
    <w:rsid w:val="00A85447"/>
    <w:rsid w:val="00A8558A"/>
    <w:rsid w:val="00A855D5"/>
    <w:rsid w:val="00A8585A"/>
    <w:rsid w:val="00A858BB"/>
    <w:rsid w:val="00A85CEC"/>
    <w:rsid w:val="00A85F4D"/>
    <w:rsid w:val="00A86027"/>
    <w:rsid w:val="00A86179"/>
    <w:rsid w:val="00A86295"/>
    <w:rsid w:val="00A86347"/>
    <w:rsid w:val="00A86475"/>
    <w:rsid w:val="00A8657F"/>
    <w:rsid w:val="00A865E1"/>
    <w:rsid w:val="00A86892"/>
    <w:rsid w:val="00A86895"/>
    <w:rsid w:val="00A86960"/>
    <w:rsid w:val="00A86FCF"/>
    <w:rsid w:val="00A87116"/>
    <w:rsid w:val="00A871A9"/>
    <w:rsid w:val="00A8738E"/>
    <w:rsid w:val="00A873CB"/>
    <w:rsid w:val="00A87562"/>
    <w:rsid w:val="00A8773C"/>
    <w:rsid w:val="00A87780"/>
    <w:rsid w:val="00A87A06"/>
    <w:rsid w:val="00A87A82"/>
    <w:rsid w:val="00A87B69"/>
    <w:rsid w:val="00A87BD4"/>
    <w:rsid w:val="00A87C52"/>
    <w:rsid w:val="00A87CF9"/>
    <w:rsid w:val="00A87DF7"/>
    <w:rsid w:val="00A87EC0"/>
    <w:rsid w:val="00A8F5F0"/>
    <w:rsid w:val="00A90216"/>
    <w:rsid w:val="00A90286"/>
    <w:rsid w:val="00A90691"/>
    <w:rsid w:val="00A907D4"/>
    <w:rsid w:val="00A90B14"/>
    <w:rsid w:val="00A90C78"/>
    <w:rsid w:val="00A90F61"/>
    <w:rsid w:val="00A90F8D"/>
    <w:rsid w:val="00A917A0"/>
    <w:rsid w:val="00A91812"/>
    <w:rsid w:val="00A91889"/>
    <w:rsid w:val="00A91898"/>
    <w:rsid w:val="00A918AC"/>
    <w:rsid w:val="00A91952"/>
    <w:rsid w:val="00A91A13"/>
    <w:rsid w:val="00A91A37"/>
    <w:rsid w:val="00A91CAF"/>
    <w:rsid w:val="00A91CC1"/>
    <w:rsid w:val="00A91CD1"/>
    <w:rsid w:val="00A92560"/>
    <w:rsid w:val="00A92698"/>
    <w:rsid w:val="00A926CF"/>
    <w:rsid w:val="00A92847"/>
    <w:rsid w:val="00A92B30"/>
    <w:rsid w:val="00A92BC1"/>
    <w:rsid w:val="00A92BDA"/>
    <w:rsid w:val="00A92F3D"/>
    <w:rsid w:val="00A930F0"/>
    <w:rsid w:val="00A93214"/>
    <w:rsid w:val="00A935B5"/>
    <w:rsid w:val="00A935F7"/>
    <w:rsid w:val="00A93656"/>
    <w:rsid w:val="00A93CAC"/>
    <w:rsid w:val="00A93CF6"/>
    <w:rsid w:val="00A94216"/>
    <w:rsid w:val="00A94456"/>
    <w:rsid w:val="00A944E3"/>
    <w:rsid w:val="00A945B5"/>
    <w:rsid w:val="00A946A0"/>
    <w:rsid w:val="00A94707"/>
    <w:rsid w:val="00A948BA"/>
    <w:rsid w:val="00A94AE8"/>
    <w:rsid w:val="00A95073"/>
    <w:rsid w:val="00A95284"/>
    <w:rsid w:val="00A95374"/>
    <w:rsid w:val="00A95492"/>
    <w:rsid w:val="00A95902"/>
    <w:rsid w:val="00A95936"/>
    <w:rsid w:val="00A959B7"/>
    <w:rsid w:val="00A95B06"/>
    <w:rsid w:val="00A95D34"/>
    <w:rsid w:val="00A95DD9"/>
    <w:rsid w:val="00A961CF"/>
    <w:rsid w:val="00A961E9"/>
    <w:rsid w:val="00A96251"/>
    <w:rsid w:val="00A9631D"/>
    <w:rsid w:val="00A966ED"/>
    <w:rsid w:val="00A9680A"/>
    <w:rsid w:val="00A96AC3"/>
    <w:rsid w:val="00A96B2C"/>
    <w:rsid w:val="00A96B55"/>
    <w:rsid w:val="00A971A5"/>
    <w:rsid w:val="00A976B3"/>
    <w:rsid w:val="00A97774"/>
    <w:rsid w:val="00A977F4"/>
    <w:rsid w:val="00A97A13"/>
    <w:rsid w:val="00A97BB1"/>
    <w:rsid w:val="00A97DE0"/>
    <w:rsid w:val="00A97FE1"/>
    <w:rsid w:val="00AA0271"/>
    <w:rsid w:val="00AA03D0"/>
    <w:rsid w:val="00AA0551"/>
    <w:rsid w:val="00AA0656"/>
    <w:rsid w:val="00AA08C9"/>
    <w:rsid w:val="00AA095A"/>
    <w:rsid w:val="00AA096C"/>
    <w:rsid w:val="00AA09CA"/>
    <w:rsid w:val="00AA0BD2"/>
    <w:rsid w:val="00AA0E99"/>
    <w:rsid w:val="00AA1031"/>
    <w:rsid w:val="00AA113A"/>
    <w:rsid w:val="00AA1234"/>
    <w:rsid w:val="00AA13E7"/>
    <w:rsid w:val="00AA17AF"/>
    <w:rsid w:val="00AA1953"/>
    <w:rsid w:val="00AA1D8A"/>
    <w:rsid w:val="00AA1FC1"/>
    <w:rsid w:val="00AA2093"/>
    <w:rsid w:val="00AA2095"/>
    <w:rsid w:val="00AA21C8"/>
    <w:rsid w:val="00AA23C3"/>
    <w:rsid w:val="00AA2BA7"/>
    <w:rsid w:val="00AA2F83"/>
    <w:rsid w:val="00AA31BD"/>
    <w:rsid w:val="00AA32BB"/>
    <w:rsid w:val="00AA3386"/>
    <w:rsid w:val="00AA3490"/>
    <w:rsid w:val="00AA357B"/>
    <w:rsid w:val="00AA35D5"/>
    <w:rsid w:val="00AA38F4"/>
    <w:rsid w:val="00AA3DCF"/>
    <w:rsid w:val="00AA3EF1"/>
    <w:rsid w:val="00AA3F35"/>
    <w:rsid w:val="00AA3F40"/>
    <w:rsid w:val="00AA3F4B"/>
    <w:rsid w:val="00AA407B"/>
    <w:rsid w:val="00AA4419"/>
    <w:rsid w:val="00AA44D4"/>
    <w:rsid w:val="00AA4676"/>
    <w:rsid w:val="00AA47DD"/>
    <w:rsid w:val="00AA49FE"/>
    <w:rsid w:val="00AA4B8D"/>
    <w:rsid w:val="00AA4BA3"/>
    <w:rsid w:val="00AA4DDD"/>
    <w:rsid w:val="00AA4EC5"/>
    <w:rsid w:val="00AA4F3E"/>
    <w:rsid w:val="00AA5008"/>
    <w:rsid w:val="00AA51B2"/>
    <w:rsid w:val="00AA5375"/>
    <w:rsid w:val="00AA591D"/>
    <w:rsid w:val="00AA59FB"/>
    <w:rsid w:val="00AA5A95"/>
    <w:rsid w:val="00AA5C9B"/>
    <w:rsid w:val="00AA5CF8"/>
    <w:rsid w:val="00AA5F95"/>
    <w:rsid w:val="00AA6008"/>
    <w:rsid w:val="00AA658E"/>
    <w:rsid w:val="00AA6905"/>
    <w:rsid w:val="00AA6C7A"/>
    <w:rsid w:val="00AA6D72"/>
    <w:rsid w:val="00AA702F"/>
    <w:rsid w:val="00AA708C"/>
    <w:rsid w:val="00AA75F2"/>
    <w:rsid w:val="00AA7673"/>
    <w:rsid w:val="00AA76B5"/>
    <w:rsid w:val="00AA76C6"/>
    <w:rsid w:val="00AA7756"/>
    <w:rsid w:val="00AA7883"/>
    <w:rsid w:val="00AA78A0"/>
    <w:rsid w:val="00AA78B8"/>
    <w:rsid w:val="00AA7920"/>
    <w:rsid w:val="00AA7AF7"/>
    <w:rsid w:val="00AB004F"/>
    <w:rsid w:val="00AB016E"/>
    <w:rsid w:val="00AB01F5"/>
    <w:rsid w:val="00AB055A"/>
    <w:rsid w:val="00AB06C9"/>
    <w:rsid w:val="00AB0795"/>
    <w:rsid w:val="00AB07EF"/>
    <w:rsid w:val="00AB0834"/>
    <w:rsid w:val="00AB08A1"/>
    <w:rsid w:val="00AB0C8C"/>
    <w:rsid w:val="00AB0D04"/>
    <w:rsid w:val="00AB0E67"/>
    <w:rsid w:val="00AB0FF9"/>
    <w:rsid w:val="00AB10F9"/>
    <w:rsid w:val="00AB121C"/>
    <w:rsid w:val="00AB15EF"/>
    <w:rsid w:val="00AB1A33"/>
    <w:rsid w:val="00AB1AF9"/>
    <w:rsid w:val="00AB1C53"/>
    <w:rsid w:val="00AB1CA9"/>
    <w:rsid w:val="00AB1D21"/>
    <w:rsid w:val="00AB1E88"/>
    <w:rsid w:val="00AB21F0"/>
    <w:rsid w:val="00AB2443"/>
    <w:rsid w:val="00AB2613"/>
    <w:rsid w:val="00AB2819"/>
    <w:rsid w:val="00AB2A62"/>
    <w:rsid w:val="00AB2AD2"/>
    <w:rsid w:val="00AB2AF5"/>
    <w:rsid w:val="00AB2B52"/>
    <w:rsid w:val="00AB2D83"/>
    <w:rsid w:val="00AB3070"/>
    <w:rsid w:val="00AB308D"/>
    <w:rsid w:val="00AB3094"/>
    <w:rsid w:val="00AB309E"/>
    <w:rsid w:val="00AB3186"/>
    <w:rsid w:val="00AB3439"/>
    <w:rsid w:val="00AB34FF"/>
    <w:rsid w:val="00AB3601"/>
    <w:rsid w:val="00AB3742"/>
    <w:rsid w:val="00AB3BF0"/>
    <w:rsid w:val="00AB3C9C"/>
    <w:rsid w:val="00AB3D66"/>
    <w:rsid w:val="00AB3DBC"/>
    <w:rsid w:val="00AB3DFC"/>
    <w:rsid w:val="00AB4079"/>
    <w:rsid w:val="00AB4264"/>
    <w:rsid w:val="00AB4329"/>
    <w:rsid w:val="00AB45DB"/>
    <w:rsid w:val="00AB4648"/>
    <w:rsid w:val="00AB48D2"/>
    <w:rsid w:val="00AB48FF"/>
    <w:rsid w:val="00AB4B81"/>
    <w:rsid w:val="00AB5013"/>
    <w:rsid w:val="00AB51D4"/>
    <w:rsid w:val="00AB5222"/>
    <w:rsid w:val="00AB55B1"/>
    <w:rsid w:val="00AB56B6"/>
    <w:rsid w:val="00AB58DC"/>
    <w:rsid w:val="00AB5A6F"/>
    <w:rsid w:val="00AB5C20"/>
    <w:rsid w:val="00AB5C86"/>
    <w:rsid w:val="00AB620B"/>
    <w:rsid w:val="00AB6284"/>
    <w:rsid w:val="00AB6790"/>
    <w:rsid w:val="00AB6960"/>
    <w:rsid w:val="00AB6B0D"/>
    <w:rsid w:val="00AB6CB3"/>
    <w:rsid w:val="00AB6D2E"/>
    <w:rsid w:val="00AB6F58"/>
    <w:rsid w:val="00AB7041"/>
    <w:rsid w:val="00AB73B5"/>
    <w:rsid w:val="00AB7412"/>
    <w:rsid w:val="00AB745B"/>
    <w:rsid w:val="00AB76D9"/>
    <w:rsid w:val="00AB770E"/>
    <w:rsid w:val="00AB78DD"/>
    <w:rsid w:val="00AB7A00"/>
    <w:rsid w:val="00AB7E4E"/>
    <w:rsid w:val="00AC017F"/>
    <w:rsid w:val="00AC042C"/>
    <w:rsid w:val="00AC0DCD"/>
    <w:rsid w:val="00AC0E87"/>
    <w:rsid w:val="00AC0F51"/>
    <w:rsid w:val="00AC128E"/>
    <w:rsid w:val="00AC1396"/>
    <w:rsid w:val="00AC1863"/>
    <w:rsid w:val="00AC1F51"/>
    <w:rsid w:val="00AC20CC"/>
    <w:rsid w:val="00AC22BC"/>
    <w:rsid w:val="00AC23E4"/>
    <w:rsid w:val="00AC23FF"/>
    <w:rsid w:val="00AC25B5"/>
    <w:rsid w:val="00AC2AC1"/>
    <w:rsid w:val="00AC2AD8"/>
    <w:rsid w:val="00AC2B4A"/>
    <w:rsid w:val="00AC2CC6"/>
    <w:rsid w:val="00AC365D"/>
    <w:rsid w:val="00AC37D3"/>
    <w:rsid w:val="00AC3841"/>
    <w:rsid w:val="00AC38C0"/>
    <w:rsid w:val="00AC38D2"/>
    <w:rsid w:val="00AC3A07"/>
    <w:rsid w:val="00AC3B66"/>
    <w:rsid w:val="00AC3BEE"/>
    <w:rsid w:val="00AC3D23"/>
    <w:rsid w:val="00AC3D39"/>
    <w:rsid w:val="00AC3F2D"/>
    <w:rsid w:val="00AC3FB3"/>
    <w:rsid w:val="00AC401D"/>
    <w:rsid w:val="00AC414F"/>
    <w:rsid w:val="00AC4181"/>
    <w:rsid w:val="00AC43B4"/>
    <w:rsid w:val="00AC4457"/>
    <w:rsid w:val="00AC4860"/>
    <w:rsid w:val="00AC4AE2"/>
    <w:rsid w:val="00AC4AF2"/>
    <w:rsid w:val="00AC4DE0"/>
    <w:rsid w:val="00AC4F4A"/>
    <w:rsid w:val="00AC525B"/>
    <w:rsid w:val="00AC52BC"/>
    <w:rsid w:val="00AC52E8"/>
    <w:rsid w:val="00AC54D6"/>
    <w:rsid w:val="00AC56EA"/>
    <w:rsid w:val="00AC5953"/>
    <w:rsid w:val="00AC5A00"/>
    <w:rsid w:val="00AC5E9B"/>
    <w:rsid w:val="00AC62E0"/>
    <w:rsid w:val="00AC645F"/>
    <w:rsid w:val="00AC6475"/>
    <w:rsid w:val="00AC655B"/>
    <w:rsid w:val="00AC66C2"/>
    <w:rsid w:val="00AC6757"/>
    <w:rsid w:val="00AC6AC4"/>
    <w:rsid w:val="00AC6E3C"/>
    <w:rsid w:val="00AC7010"/>
    <w:rsid w:val="00AC7288"/>
    <w:rsid w:val="00AC74AE"/>
    <w:rsid w:val="00AC751A"/>
    <w:rsid w:val="00AC7645"/>
    <w:rsid w:val="00AC76D1"/>
    <w:rsid w:val="00AC7729"/>
    <w:rsid w:val="00AC79F5"/>
    <w:rsid w:val="00AC7AD5"/>
    <w:rsid w:val="00AC7B0C"/>
    <w:rsid w:val="00AC7C63"/>
    <w:rsid w:val="00AC7DE7"/>
    <w:rsid w:val="00AC7DEE"/>
    <w:rsid w:val="00AC7F83"/>
    <w:rsid w:val="00AD027A"/>
    <w:rsid w:val="00AD030F"/>
    <w:rsid w:val="00AD04B9"/>
    <w:rsid w:val="00AD0711"/>
    <w:rsid w:val="00AD073F"/>
    <w:rsid w:val="00AD0814"/>
    <w:rsid w:val="00AD08D5"/>
    <w:rsid w:val="00AD0C0B"/>
    <w:rsid w:val="00AD0E1C"/>
    <w:rsid w:val="00AD106E"/>
    <w:rsid w:val="00AD10C4"/>
    <w:rsid w:val="00AD11B6"/>
    <w:rsid w:val="00AD131C"/>
    <w:rsid w:val="00AD15C4"/>
    <w:rsid w:val="00AD1709"/>
    <w:rsid w:val="00AD1747"/>
    <w:rsid w:val="00AD1932"/>
    <w:rsid w:val="00AD196B"/>
    <w:rsid w:val="00AD1B74"/>
    <w:rsid w:val="00AD1CF2"/>
    <w:rsid w:val="00AD1F80"/>
    <w:rsid w:val="00AD2434"/>
    <w:rsid w:val="00AD29E4"/>
    <w:rsid w:val="00AD2A02"/>
    <w:rsid w:val="00AD2B84"/>
    <w:rsid w:val="00AD2C1C"/>
    <w:rsid w:val="00AD2C64"/>
    <w:rsid w:val="00AD2F8C"/>
    <w:rsid w:val="00AD2FC6"/>
    <w:rsid w:val="00AD30BD"/>
    <w:rsid w:val="00AD32A7"/>
    <w:rsid w:val="00AD373C"/>
    <w:rsid w:val="00AD373D"/>
    <w:rsid w:val="00AD3947"/>
    <w:rsid w:val="00AD3AD1"/>
    <w:rsid w:val="00AD3FB6"/>
    <w:rsid w:val="00AD4038"/>
    <w:rsid w:val="00AD4091"/>
    <w:rsid w:val="00AD411E"/>
    <w:rsid w:val="00AD42F8"/>
    <w:rsid w:val="00AD4506"/>
    <w:rsid w:val="00AD4560"/>
    <w:rsid w:val="00AD4B35"/>
    <w:rsid w:val="00AD4CA9"/>
    <w:rsid w:val="00AD4E17"/>
    <w:rsid w:val="00AD4E4E"/>
    <w:rsid w:val="00AD4F93"/>
    <w:rsid w:val="00AD5068"/>
    <w:rsid w:val="00AD512E"/>
    <w:rsid w:val="00AD521E"/>
    <w:rsid w:val="00AD535F"/>
    <w:rsid w:val="00AD5384"/>
    <w:rsid w:val="00AD5785"/>
    <w:rsid w:val="00AD5C81"/>
    <w:rsid w:val="00AD5F8C"/>
    <w:rsid w:val="00AD61F3"/>
    <w:rsid w:val="00AD62E6"/>
    <w:rsid w:val="00AD6358"/>
    <w:rsid w:val="00AD68D1"/>
    <w:rsid w:val="00AD6B15"/>
    <w:rsid w:val="00AD6E50"/>
    <w:rsid w:val="00AD7246"/>
    <w:rsid w:val="00AD78BA"/>
    <w:rsid w:val="00AD7AF9"/>
    <w:rsid w:val="00AD7D90"/>
    <w:rsid w:val="00AD7E68"/>
    <w:rsid w:val="00AE0026"/>
    <w:rsid w:val="00AE01C0"/>
    <w:rsid w:val="00AE020A"/>
    <w:rsid w:val="00AE08EC"/>
    <w:rsid w:val="00AE0D7D"/>
    <w:rsid w:val="00AE126D"/>
    <w:rsid w:val="00AE1A2E"/>
    <w:rsid w:val="00AE1B05"/>
    <w:rsid w:val="00AE1B9A"/>
    <w:rsid w:val="00AE1CE0"/>
    <w:rsid w:val="00AE1E0F"/>
    <w:rsid w:val="00AE2131"/>
    <w:rsid w:val="00AE2502"/>
    <w:rsid w:val="00AE2A18"/>
    <w:rsid w:val="00AE2EDD"/>
    <w:rsid w:val="00AE3002"/>
    <w:rsid w:val="00AE3158"/>
    <w:rsid w:val="00AE33F8"/>
    <w:rsid w:val="00AE388C"/>
    <w:rsid w:val="00AE38AA"/>
    <w:rsid w:val="00AE39A7"/>
    <w:rsid w:val="00AE3B70"/>
    <w:rsid w:val="00AE3D6F"/>
    <w:rsid w:val="00AE3F18"/>
    <w:rsid w:val="00AE40D5"/>
    <w:rsid w:val="00AE46DD"/>
    <w:rsid w:val="00AE48DF"/>
    <w:rsid w:val="00AE4918"/>
    <w:rsid w:val="00AE4BA5"/>
    <w:rsid w:val="00AE4CCD"/>
    <w:rsid w:val="00AE5078"/>
    <w:rsid w:val="00AE5641"/>
    <w:rsid w:val="00AE5AC6"/>
    <w:rsid w:val="00AE5BAC"/>
    <w:rsid w:val="00AE5C2D"/>
    <w:rsid w:val="00AE5E9E"/>
    <w:rsid w:val="00AE5EF6"/>
    <w:rsid w:val="00AE5F88"/>
    <w:rsid w:val="00AE5FD9"/>
    <w:rsid w:val="00AE5FED"/>
    <w:rsid w:val="00AE600F"/>
    <w:rsid w:val="00AE60C8"/>
    <w:rsid w:val="00AE61BC"/>
    <w:rsid w:val="00AE65AA"/>
    <w:rsid w:val="00AE662E"/>
    <w:rsid w:val="00AE6812"/>
    <w:rsid w:val="00AE6926"/>
    <w:rsid w:val="00AE6B16"/>
    <w:rsid w:val="00AE71A6"/>
    <w:rsid w:val="00AE71DD"/>
    <w:rsid w:val="00AE727D"/>
    <w:rsid w:val="00AE7395"/>
    <w:rsid w:val="00AE7463"/>
    <w:rsid w:val="00AE758D"/>
    <w:rsid w:val="00AE77D1"/>
    <w:rsid w:val="00AE798A"/>
    <w:rsid w:val="00AE7EA6"/>
    <w:rsid w:val="00AE7F06"/>
    <w:rsid w:val="00AE912C"/>
    <w:rsid w:val="00AF0090"/>
    <w:rsid w:val="00AF01E2"/>
    <w:rsid w:val="00AF03BA"/>
    <w:rsid w:val="00AF058A"/>
    <w:rsid w:val="00AF05A3"/>
    <w:rsid w:val="00AF070E"/>
    <w:rsid w:val="00AF07AB"/>
    <w:rsid w:val="00AF07BE"/>
    <w:rsid w:val="00AF0920"/>
    <w:rsid w:val="00AF096F"/>
    <w:rsid w:val="00AF0BDD"/>
    <w:rsid w:val="00AF0F45"/>
    <w:rsid w:val="00AF105C"/>
    <w:rsid w:val="00AF114D"/>
    <w:rsid w:val="00AF122F"/>
    <w:rsid w:val="00AF1335"/>
    <w:rsid w:val="00AF137E"/>
    <w:rsid w:val="00AF14A8"/>
    <w:rsid w:val="00AF14EE"/>
    <w:rsid w:val="00AF1555"/>
    <w:rsid w:val="00AF1802"/>
    <w:rsid w:val="00AF18C2"/>
    <w:rsid w:val="00AF18EC"/>
    <w:rsid w:val="00AF1C08"/>
    <w:rsid w:val="00AF1DEB"/>
    <w:rsid w:val="00AF1FFB"/>
    <w:rsid w:val="00AF2268"/>
    <w:rsid w:val="00AF22B6"/>
    <w:rsid w:val="00AF2824"/>
    <w:rsid w:val="00AF2874"/>
    <w:rsid w:val="00AF2980"/>
    <w:rsid w:val="00AF2A63"/>
    <w:rsid w:val="00AF2BBD"/>
    <w:rsid w:val="00AF2E59"/>
    <w:rsid w:val="00AF2EB6"/>
    <w:rsid w:val="00AF3085"/>
    <w:rsid w:val="00AF314A"/>
    <w:rsid w:val="00AF3253"/>
    <w:rsid w:val="00AF33CD"/>
    <w:rsid w:val="00AF34A8"/>
    <w:rsid w:val="00AF3648"/>
    <w:rsid w:val="00AF3D79"/>
    <w:rsid w:val="00AF3F34"/>
    <w:rsid w:val="00AF3FCC"/>
    <w:rsid w:val="00AF4114"/>
    <w:rsid w:val="00AF42C7"/>
    <w:rsid w:val="00AF42E8"/>
    <w:rsid w:val="00AF434F"/>
    <w:rsid w:val="00AF4518"/>
    <w:rsid w:val="00AF4748"/>
    <w:rsid w:val="00AF482C"/>
    <w:rsid w:val="00AF4A69"/>
    <w:rsid w:val="00AF4D8C"/>
    <w:rsid w:val="00AF4EF8"/>
    <w:rsid w:val="00AF4F4F"/>
    <w:rsid w:val="00AF4F7C"/>
    <w:rsid w:val="00AF5095"/>
    <w:rsid w:val="00AF52C8"/>
    <w:rsid w:val="00AF5513"/>
    <w:rsid w:val="00AF573A"/>
    <w:rsid w:val="00AF5940"/>
    <w:rsid w:val="00AF5BDE"/>
    <w:rsid w:val="00AF5D84"/>
    <w:rsid w:val="00AF623A"/>
    <w:rsid w:val="00AF668C"/>
    <w:rsid w:val="00AF67D3"/>
    <w:rsid w:val="00AF6C47"/>
    <w:rsid w:val="00AF7016"/>
    <w:rsid w:val="00AF71C4"/>
    <w:rsid w:val="00AF7534"/>
    <w:rsid w:val="00AF7603"/>
    <w:rsid w:val="00AF76D5"/>
    <w:rsid w:val="00AF7B03"/>
    <w:rsid w:val="00B0008C"/>
    <w:rsid w:val="00B00262"/>
    <w:rsid w:val="00B002B8"/>
    <w:rsid w:val="00B00BBE"/>
    <w:rsid w:val="00B00BCF"/>
    <w:rsid w:val="00B00CC0"/>
    <w:rsid w:val="00B00CEA"/>
    <w:rsid w:val="00B00E87"/>
    <w:rsid w:val="00B00EC5"/>
    <w:rsid w:val="00B00F1D"/>
    <w:rsid w:val="00B0111B"/>
    <w:rsid w:val="00B01334"/>
    <w:rsid w:val="00B01430"/>
    <w:rsid w:val="00B01A10"/>
    <w:rsid w:val="00B01B05"/>
    <w:rsid w:val="00B01CF5"/>
    <w:rsid w:val="00B01D49"/>
    <w:rsid w:val="00B01F81"/>
    <w:rsid w:val="00B020DA"/>
    <w:rsid w:val="00B02241"/>
    <w:rsid w:val="00B02273"/>
    <w:rsid w:val="00B02280"/>
    <w:rsid w:val="00B0250B"/>
    <w:rsid w:val="00B0258A"/>
    <w:rsid w:val="00B025D8"/>
    <w:rsid w:val="00B025E7"/>
    <w:rsid w:val="00B02667"/>
    <w:rsid w:val="00B02946"/>
    <w:rsid w:val="00B029C2"/>
    <w:rsid w:val="00B02E5D"/>
    <w:rsid w:val="00B02E7F"/>
    <w:rsid w:val="00B02FCA"/>
    <w:rsid w:val="00B031C1"/>
    <w:rsid w:val="00B031FA"/>
    <w:rsid w:val="00B03259"/>
    <w:rsid w:val="00B0333D"/>
    <w:rsid w:val="00B035C3"/>
    <w:rsid w:val="00B0363C"/>
    <w:rsid w:val="00B037AE"/>
    <w:rsid w:val="00B0386C"/>
    <w:rsid w:val="00B038FA"/>
    <w:rsid w:val="00B03926"/>
    <w:rsid w:val="00B03C49"/>
    <w:rsid w:val="00B03D90"/>
    <w:rsid w:val="00B03DEC"/>
    <w:rsid w:val="00B03EDD"/>
    <w:rsid w:val="00B03FC1"/>
    <w:rsid w:val="00B0410D"/>
    <w:rsid w:val="00B0414D"/>
    <w:rsid w:val="00B04161"/>
    <w:rsid w:val="00B0431E"/>
    <w:rsid w:val="00B04341"/>
    <w:rsid w:val="00B045B4"/>
    <w:rsid w:val="00B045ED"/>
    <w:rsid w:val="00B046D3"/>
    <w:rsid w:val="00B0475D"/>
    <w:rsid w:val="00B04BAA"/>
    <w:rsid w:val="00B04CDA"/>
    <w:rsid w:val="00B04DA5"/>
    <w:rsid w:val="00B04E14"/>
    <w:rsid w:val="00B04FF9"/>
    <w:rsid w:val="00B05027"/>
    <w:rsid w:val="00B05083"/>
    <w:rsid w:val="00B050E8"/>
    <w:rsid w:val="00B052EC"/>
    <w:rsid w:val="00B052ED"/>
    <w:rsid w:val="00B055BA"/>
    <w:rsid w:val="00B0582A"/>
    <w:rsid w:val="00B0590E"/>
    <w:rsid w:val="00B059B2"/>
    <w:rsid w:val="00B05A7F"/>
    <w:rsid w:val="00B05C56"/>
    <w:rsid w:val="00B05E27"/>
    <w:rsid w:val="00B0602F"/>
    <w:rsid w:val="00B06323"/>
    <w:rsid w:val="00B0647E"/>
    <w:rsid w:val="00B06564"/>
    <w:rsid w:val="00B06636"/>
    <w:rsid w:val="00B06D82"/>
    <w:rsid w:val="00B06FE8"/>
    <w:rsid w:val="00B07038"/>
    <w:rsid w:val="00B070EF"/>
    <w:rsid w:val="00B070F5"/>
    <w:rsid w:val="00B075C8"/>
    <w:rsid w:val="00B079E6"/>
    <w:rsid w:val="00B07AD6"/>
    <w:rsid w:val="00B07BF4"/>
    <w:rsid w:val="00B07CD6"/>
    <w:rsid w:val="00B07F97"/>
    <w:rsid w:val="00B1008C"/>
    <w:rsid w:val="00B1061A"/>
    <w:rsid w:val="00B109B2"/>
    <w:rsid w:val="00B10AF5"/>
    <w:rsid w:val="00B10D0E"/>
    <w:rsid w:val="00B10D14"/>
    <w:rsid w:val="00B10EBF"/>
    <w:rsid w:val="00B10ED2"/>
    <w:rsid w:val="00B11969"/>
    <w:rsid w:val="00B119F5"/>
    <w:rsid w:val="00B11E04"/>
    <w:rsid w:val="00B11E09"/>
    <w:rsid w:val="00B11E2C"/>
    <w:rsid w:val="00B11EF3"/>
    <w:rsid w:val="00B11F1D"/>
    <w:rsid w:val="00B122A4"/>
    <w:rsid w:val="00B123F7"/>
    <w:rsid w:val="00B125D1"/>
    <w:rsid w:val="00B1264E"/>
    <w:rsid w:val="00B12ADC"/>
    <w:rsid w:val="00B12E62"/>
    <w:rsid w:val="00B12F75"/>
    <w:rsid w:val="00B13075"/>
    <w:rsid w:val="00B1307B"/>
    <w:rsid w:val="00B130EA"/>
    <w:rsid w:val="00B1340F"/>
    <w:rsid w:val="00B13A35"/>
    <w:rsid w:val="00B13C49"/>
    <w:rsid w:val="00B141D4"/>
    <w:rsid w:val="00B142FE"/>
    <w:rsid w:val="00B14331"/>
    <w:rsid w:val="00B14B94"/>
    <w:rsid w:val="00B151F1"/>
    <w:rsid w:val="00B15263"/>
    <w:rsid w:val="00B152DD"/>
    <w:rsid w:val="00B15711"/>
    <w:rsid w:val="00B159F0"/>
    <w:rsid w:val="00B15D99"/>
    <w:rsid w:val="00B15FE6"/>
    <w:rsid w:val="00B16019"/>
    <w:rsid w:val="00B16312"/>
    <w:rsid w:val="00B163B1"/>
    <w:rsid w:val="00B166E1"/>
    <w:rsid w:val="00B16C1C"/>
    <w:rsid w:val="00B16E93"/>
    <w:rsid w:val="00B17173"/>
    <w:rsid w:val="00B1766E"/>
    <w:rsid w:val="00B1782C"/>
    <w:rsid w:val="00B17B3A"/>
    <w:rsid w:val="00B17CBB"/>
    <w:rsid w:val="00B17DD6"/>
    <w:rsid w:val="00B17E30"/>
    <w:rsid w:val="00B17EF6"/>
    <w:rsid w:val="00B17F02"/>
    <w:rsid w:val="00B20245"/>
    <w:rsid w:val="00B20606"/>
    <w:rsid w:val="00B20C32"/>
    <w:rsid w:val="00B20DD5"/>
    <w:rsid w:val="00B211C8"/>
    <w:rsid w:val="00B2123E"/>
    <w:rsid w:val="00B2135E"/>
    <w:rsid w:val="00B21419"/>
    <w:rsid w:val="00B217AC"/>
    <w:rsid w:val="00B2189B"/>
    <w:rsid w:val="00B218ED"/>
    <w:rsid w:val="00B21A00"/>
    <w:rsid w:val="00B2262E"/>
    <w:rsid w:val="00B22652"/>
    <w:rsid w:val="00B226A6"/>
    <w:rsid w:val="00B2299F"/>
    <w:rsid w:val="00B22EBE"/>
    <w:rsid w:val="00B22FDF"/>
    <w:rsid w:val="00B23504"/>
    <w:rsid w:val="00B236DE"/>
    <w:rsid w:val="00B2381F"/>
    <w:rsid w:val="00B23849"/>
    <w:rsid w:val="00B239E9"/>
    <w:rsid w:val="00B23B5D"/>
    <w:rsid w:val="00B241F2"/>
    <w:rsid w:val="00B241F5"/>
    <w:rsid w:val="00B24704"/>
    <w:rsid w:val="00B24828"/>
    <w:rsid w:val="00B249E7"/>
    <w:rsid w:val="00B24B76"/>
    <w:rsid w:val="00B24C67"/>
    <w:rsid w:val="00B24D31"/>
    <w:rsid w:val="00B24EA5"/>
    <w:rsid w:val="00B24F59"/>
    <w:rsid w:val="00B250C8"/>
    <w:rsid w:val="00B2517D"/>
    <w:rsid w:val="00B25187"/>
    <w:rsid w:val="00B25705"/>
    <w:rsid w:val="00B257D9"/>
    <w:rsid w:val="00B25C59"/>
    <w:rsid w:val="00B25E0A"/>
    <w:rsid w:val="00B26039"/>
    <w:rsid w:val="00B26129"/>
    <w:rsid w:val="00B26308"/>
    <w:rsid w:val="00B26673"/>
    <w:rsid w:val="00B26A96"/>
    <w:rsid w:val="00B26D5E"/>
    <w:rsid w:val="00B26D85"/>
    <w:rsid w:val="00B26E0D"/>
    <w:rsid w:val="00B26F96"/>
    <w:rsid w:val="00B272C7"/>
    <w:rsid w:val="00B2753F"/>
    <w:rsid w:val="00B275FC"/>
    <w:rsid w:val="00B2761F"/>
    <w:rsid w:val="00B276C5"/>
    <w:rsid w:val="00B27966"/>
    <w:rsid w:val="00B2797D"/>
    <w:rsid w:val="00B279A2"/>
    <w:rsid w:val="00B27E81"/>
    <w:rsid w:val="00B30008"/>
    <w:rsid w:val="00B300E3"/>
    <w:rsid w:val="00B3014B"/>
    <w:rsid w:val="00B30344"/>
    <w:rsid w:val="00B304B6"/>
    <w:rsid w:val="00B308F9"/>
    <w:rsid w:val="00B30928"/>
    <w:rsid w:val="00B30BF1"/>
    <w:rsid w:val="00B30C6E"/>
    <w:rsid w:val="00B31583"/>
    <w:rsid w:val="00B317C2"/>
    <w:rsid w:val="00B31A03"/>
    <w:rsid w:val="00B31AF7"/>
    <w:rsid w:val="00B31CD5"/>
    <w:rsid w:val="00B321D5"/>
    <w:rsid w:val="00B3249D"/>
    <w:rsid w:val="00B324F8"/>
    <w:rsid w:val="00B326EA"/>
    <w:rsid w:val="00B3285F"/>
    <w:rsid w:val="00B32998"/>
    <w:rsid w:val="00B32CD2"/>
    <w:rsid w:val="00B32F9D"/>
    <w:rsid w:val="00B32FF8"/>
    <w:rsid w:val="00B33AD8"/>
    <w:rsid w:val="00B33D23"/>
    <w:rsid w:val="00B33D43"/>
    <w:rsid w:val="00B34006"/>
    <w:rsid w:val="00B34036"/>
    <w:rsid w:val="00B34046"/>
    <w:rsid w:val="00B340BE"/>
    <w:rsid w:val="00B340D1"/>
    <w:rsid w:val="00B342C3"/>
    <w:rsid w:val="00B3432D"/>
    <w:rsid w:val="00B34A32"/>
    <w:rsid w:val="00B34C6F"/>
    <w:rsid w:val="00B34EFB"/>
    <w:rsid w:val="00B3511D"/>
    <w:rsid w:val="00B351B8"/>
    <w:rsid w:val="00B35377"/>
    <w:rsid w:val="00B353AC"/>
    <w:rsid w:val="00B35517"/>
    <w:rsid w:val="00B358D7"/>
    <w:rsid w:val="00B35B26"/>
    <w:rsid w:val="00B35B8D"/>
    <w:rsid w:val="00B35D9B"/>
    <w:rsid w:val="00B35FD4"/>
    <w:rsid w:val="00B360E2"/>
    <w:rsid w:val="00B362D7"/>
    <w:rsid w:val="00B363EB"/>
    <w:rsid w:val="00B36415"/>
    <w:rsid w:val="00B365B8"/>
    <w:rsid w:val="00B365DC"/>
    <w:rsid w:val="00B36890"/>
    <w:rsid w:val="00B3690C"/>
    <w:rsid w:val="00B36A52"/>
    <w:rsid w:val="00B36D48"/>
    <w:rsid w:val="00B36DFA"/>
    <w:rsid w:val="00B36F4B"/>
    <w:rsid w:val="00B37193"/>
    <w:rsid w:val="00B371EE"/>
    <w:rsid w:val="00B373CA"/>
    <w:rsid w:val="00B376DA"/>
    <w:rsid w:val="00B37D1C"/>
    <w:rsid w:val="00B37EF6"/>
    <w:rsid w:val="00B40242"/>
    <w:rsid w:val="00B403D3"/>
    <w:rsid w:val="00B404DA"/>
    <w:rsid w:val="00B4052D"/>
    <w:rsid w:val="00B4062A"/>
    <w:rsid w:val="00B40630"/>
    <w:rsid w:val="00B40722"/>
    <w:rsid w:val="00B409D0"/>
    <w:rsid w:val="00B409EF"/>
    <w:rsid w:val="00B40B3F"/>
    <w:rsid w:val="00B40CCE"/>
    <w:rsid w:val="00B40D28"/>
    <w:rsid w:val="00B40F31"/>
    <w:rsid w:val="00B4122F"/>
    <w:rsid w:val="00B4135B"/>
    <w:rsid w:val="00B4155D"/>
    <w:rsid w:val="00B418A9"/>
    <w:rsid w:val="00B41D53"/>
    <w:rsid w:val="00B42515"/>
    <w:rsid w:val="00B42558"/>
    <w:rsid w:val="00B4256F"/>
    <w:rsid w:val="00B42890"/>
    <w:rsid w:val="00B42C43"/>
    <w:rsid w:val="00B43118"/>
    <w:rsid w:val="00B434B6"/>
    <w:rsid w:val="00B4363C"/>
    <w:rsid w:val="00B4370B"/>
    <w:rsid w:val="00B43C71"/>
    <w:rsid w:val="00B43F46"/>
    <w:rsid w:val="00B4404F"/>
    <w:rsid w:val="00B4420C"/>
    <w:rsid w:val="00B44875"/>
    <w:rsid w:val="00B44884"/>
    <w:rsid w:val="00B44AB6"/>
    <w:rsid w:val="00B44C21"/>
    <w:rsid w:val="00B45064"/>
    <w:rsid w:val="00B4570E"/>
    <w:rsid w:val="00B458FA"/>
    <w:rsid w:val="00B46078"/>
    <w:rsid w:val="00B463AE"/>
    <w:rsid w:val="00B46487"/>
    <w:rsid w:val="00B4649B"/>
    <w:rsid w:val="00B464D4"/>
    <w:rsid w:val="00B4680C"/>
    <w:rsid w:val="00B46994"/>
    <w:rsid w:val="00B46AC6"/>
    <w:rsid w:val="00B46C8D"/>
    <w:rsid w:val="00B46CF3"/>
    <w:rsid w:val="00B46DB4"/>
    <w:rsid w:val="00B46E17"/>
    <w:rsid w:val="00B46F20"/>
    <w:rsid w:val="00B46F52"/>
    <w:rsid w:val="00B470FD"/>
    <w:rsid w:val="00B4715D"/>
    <w:rsid w:val="00B47642"/>
    <w:rsid w:val="00B47D8A"/>
    <w:rsid w:val="00B47E9D"/>
    <w:rsid w:val="00B501B0"/>
    <w:rsid w:val="00B503FF"/>
    <w:rsid w:val="00B504A2"/>
    <w:rsid w:val="00B50725"/>
    <w:rsid w:val="00B507AB"/>
    <w:rsid w:val="00B50AEE"/>
    <w:rsid w:val="00B50C0C"/>
    <w:rsid w:val="00B50DE2"/>
    <w:rsid w:val="00B50FFB"/>
    <w:rsid w:val="00B5106A"/>
    <w:rsid w:val="00B51077"/>
    <w:rsid w:val="00B5110F"/>
    <w:rsid w:val="00B513B6"/>
    <w:rsid w:val="00B5171C"/>
    <w:rsid w:val="00B517D0"/>
    <w:rsid w:val="00B5199E"/>
    <w:rsid w:val="00B51A4A"/>
    <w:rsid w:val="00B51CEE"/>
    <w:rsid w:val="00B51CF8"/>
    <w:rsid w:val="00B51E21"/>
    <w:rsid w:val="00B51EAC"/>
    <w:rsid w:val="00B522CA"/>
    <w:rsid w:val="00B525D1"/>
    <w:rsid w:val="00B525EA"/>
    <w:rsid w:val="00B5280B"/>
    <w:rsid w:val="00B52C9B"/>
    <w:rsid w:val="00B52D67"/>
    <w:rsid w:val="00B52E8A"/>
    <w:rsid w:val="00B52F38"/>
    <w:rsid w:val="00B534B0"/>
    <w:rsid w:val="00B53AD1"/>
    <w:rsid w:val="00B53BC4"/>
    <w:rsid w:val="00B53C53"/>
    <w:rsid w:val="00B53D8D"/>
    <w:rsid w:val="00B53F5B"/>
    <w:rsid w:val="00B54021"/>
    <w:rsid w:val="00B541ED"/>
    <w:rsid w:val="00B54708"/>
    <w:rsid w:val="00B5474D"/>
    <w:rsid w:val="00B54A15"/>
    <w:rsid w:val="00B54B1A"/>
    <w:rsid w:val="00B54D81"/>
    <w:rsid w:val="00B557B5"/>
    <w:rsid w:val="00B55977"/>
    <w:rsid w:val="00B55A03"/>
    <w:rsid w:val="00B55D79"/>
    <w:rsid w:val="00B560E3"/>
    <w:rsid w:val="00B560FC"/>
    <w:rsid w:val="00B56340"/>
    <w:rsid w:val="00B564CE"/>
    <w:rsid w:val="00B5658F"/>
    <w:rsid w:val="00B56780"/>
    <w:rsid w:val="00B5687E"/>
    <w:rsid w:val="00B56AEA"/>
    <w:rsid w:val="00B56D22"/>
    <w:rsid w:val="00B56F0A"/>
    <w:rsid w:val="00B56FA6"/>
    <w:rsid w:val="00B57039"/>
    <w:rsid w:val="00B57168"/>
    <w:rsid w:val="00B57302"/>
    <w:rsid w:val="00B57373"/>
    <w:rsid w:val="00B574B7"/>
    <w:rsid w:val="00B57519"/>
    <w:rsid w:val="00B57608"/>
    <w:rsid w:val="00B57C0F"/>
    <w:rsid w:val="00B57C84"/>
    <w:rsid w:val="00B601C5"/>
    <w:rsid w:val="00B60338"/>
    <w:rsid w:val="00B60405"/>
    <w:rsid w:val="00B60673"/>
    <w:rsid w:val="00B60B2D"/>
    <w:rsid w:val="00B60B99"/>
    <w:rsid w:val="00B60DB4"/>
    <w:rsid w:val="00B60DFA"/>
    <w:rsid w:val="00B60EC5"/>
    <w:rsid w:val="00B60F3E"/>
    <w:rsid w:val="00B60F4E"/>
    <w:rsid w:val="00B610A5"/>
    <w:rsid w:val="00B610E9"/>
    <w:rsid w:val="00B61610"/>
    <w:rsid w:val="00B6179F"/>
    <w:rsid w:val="00B61AA1"/>
    <w:rsid w:val="00B61B0C"/>
    <w:rsid w:val="00B61CD9"/>
    <w:rsid w:val="00B62090"/>
    <w:rsid w:val="00B626F0"/>
    <w:rsid w:val="00B62768"/>
    <w:rsid w:val="00B627CB"/>
    <w:rsid w:val="00B62BEF"/>
    <w:rsid w:val="00B62EB3"/>
    <w:rsid w:val="00B62FA9"/>
    <w:rsid w:val="00B631DB"/>
    <w:rsid w:val="00B633F8"/>
    <w:rsid w:val="00B63837"/>
    <w:rsid w:val="00B6384F"/>
    <w:rsid w:val="00B641BF"/>
    <w:rsid w:val="00B643C2"/>
    <w:rsid w:val="00B64486"/>
    <w:rsid w:val="00B647FE"/>
    <w:rsid w:val="00B6492B"/>
    <w:rsid w:val="00B64A51"/>
    <w:rsid w:val="00B64BDE"/>
    <w:rsid w:val="00B64D48"/>
    <w:rsid w:val="00B64D9C"/>
    <w:rsid w:val="00B64DDA"/>
    <w:rsid w:val="00B64E04"/>
    <w:rsid w:val="00B653F2"/>
    <w:rsid w:val="00B655D0"/>
    <w:rsid w:val="00B65797"/>
    <w:rsid w:val="00B65932"/>
    <w:rsid w:val="00B659FE"/>
    <w:rsid w:val="00B65A5E"/>
    <w:rsid w:val="00B65A68"/>
    <w:rsid w:val="00B65B20"/>
    <w:rsid w:val="00B65CCD"/>
    <w:rsid w:val="00B65F73"/>
    <w:rsid w:val="00B6601C"/>
    <w:rsid w:val="00B66301"/>
    <w:rsid w:val="00B663C4"/>
    <w:rsid w:val="00B6652C"/>
    <w:rsid w:val="00B66618"/>
    <w:rsid w:val="00B6663D"/>
    <w:rsid w:val="00B66A01"/>
    <w:rsid w:val="00B66B2E"/>
    <w:rsid w:val="00B66C9B"/>
    <w:rsid w:val="00B66E29"/>
    <w:rsid w:val="00B66E7E"/>
    <w:rsid w:val="00B66FB3"/>
    <w:rsid w:val="00B6707C"/>
    <w:rsid w:val="00B670A5"/>
    <w:rsid w:val="00B670EE"/>
    <w:rsid w:val="00B6722D"/>
    <w:rsid w:val="00B67487"/>
    <w:rsid w:val="00B675CE"/>
    <w:rsid w:val="00B67671"/>
    <w:rsid w:val="00B676CA"/>
    <w:rsid w:val="00B677B6"/>
    <w:rsid w:val="00B67859"/>
    <w:rsid w:val="00B67AD5"/>
    <w:rsid w:val="00B67C8A"/>
    <w:rsid w:val="00B67D9B"/>
    <w:rsid w:val="00B67E1B"/>
    <w:rsid w:val="00B682B4"/>
    <w:rsid w:val="00B7007F"/>
    <w:rsid w:val="00B7009B"/>
    <w:rsid w:val="00B702EC"/>
    <w:rsid w:val="00B70512"/>
    <w:rsid w:val="00B7061E"/>
    <w:rsid w:val="00B70646"/>
    <w:rsid w:val="00B707ED"/>
    <w:rsid w:val="00B7081C"/>
    <w:rsid w:val="00B70875"/>
    <w:rsid w:val="00B70A4C"/>
    <w:rsid w:val="00B70D5F"/>
    <w:rsid w:val="00B70DE8"/>
    <w:rsid w:val="00B70EE9"/>
    <w:rsid w:val="00B71021"/>
    <w:rsid w:val="00B711A5"/>
    <w:rsid w:val="00B71293"/>
    <w:rsid w:val="00B714BE"/>
    <w:rsid w:val="00B71508"/>
    <w:rsid w:val="00B718CB"/>
    <w:rsid w:val="00B71920"/>
    <w:rsid w:val="00B719CA"/>
    <w:rsid w:val="00B71A49"/>
    <w:rsid w:val="00B71B6B"/>
    <w:rsid w:val="00B71C54"/>
    <w:rsid w:val="00B72097"/>
    <w:rsid w:val="00B720F6"/>
    <w:rsid w:val="00B721C2"/>
    <w:rsid w:val="00B72238"/>
    <w:rsid w:val="00B723BD"/>
    <w:rsid w:val="00B724A5"/>
    <w:rsid w:val="00B72664"/>
    <w:rsid w:val="00B7285A"/>
    <w:rsid w:val="00B72CAB"/>
    <w:rsid w:val="00B72F82"/>
    <w:rsid w:val="00B732DA"/>
    <w:rsid w:val="00B7351B"/>
    <w:rsid w:val="00B735D1"/>
    <w:rsid w:val="00B73703"/>
    <w:rsid w:val="00B738A2"/>
    <w:rsid w:val="00B73AC2"/>
    <w:rsid w:val="00B73D06"/>
    <w:rsid w:val="00B73D9E"/>
    <w:rsid w:val="00B73DFD"/>
    <w:rsid w:val="00B741D8"/>
    <w:rsid w:val="00B744B8"/>
    <w:rsid w:val="00B7463F"/>
    <w:rsid w:val="00B74A65"/>
    <w:rsid w:val="00B753FB"/>
    <w:rsid w:val="00B75621"/>
    <w:rsid w:val="00B7566E"/>
    <w:rsid w:val="00B756BA"/>
    <w:rsid w:val="00B75781"/>
    <w:rsid w:val="00B75882"/>
    <w:rsid w:val="00B75B42"/>
    <w:rsid w:val="00B75B8C"/>
    <w:rsid w:val="00B75BF1"/>
    <w:rsid w:val="00B75C98"/>
    <w:rsid w:val="00B75E79"/>
    <w:rsid w:val="00B761C3"/>
    <w:rsid w:val="00B761CF"/>
    <w:rsid w:val="00B765EC"/>
    <w:rsid w:val="00B7676D"/>
    <w:rsid w:val="00B76A87"/>
    <w:rsid w:val="00B76E45"/>
    <w:rsid w:val="00B76F5D"/>
    <w:rsid w:val="00B76F8D"/>
    <w:rsid w:val="00B7704C"/>
    <w:rsid w:val="00B77265"/>
    <w:rsid w:val="00B7756C"/>
    <w:rsid w:val="00B77701"/>
    <w:rsid w:val="00B77766"/>
    <w:rsid w:val="00B77876"/>
    <w:rsid w:val="00B7788F"/>
    <w:rsid w:val="00B77986"/>
    <w:rsid w:val="00B77D38"/>
    <w:rsid w:val="00B77EE7"/>
    <w:rsid w:val="00B80241"/>
    <w:rsid w:val="00B80666"/>
    <w:rsid w:val="00B808B3"/>
    <w:rsid w:val="00B80A25"/>
    <w:rsid w:val="00B80B8D"/>
    <w:rsid w:val="00B80C8E"/>
    <w:rsid w:val="00B80F68"/>
    <w:rsid w:val="00B80FBC"/>
    <w:rsid w:val="00B81091"/>
    <w:rsid w:val="00B81325"/>
    <w:rsid w:val="00B81736"/>
    <w:rsid w:val="00B818BE"/>
    <w:rsid w:val="00B8199E"/>
    <w:rsid w:val="00B81AAC"/>
    <w:rsid w:val="00B81AEA"/>
    <w:rsid w:val="00B81B11"/>
    <w:rsid w:val="00B81B38"/>
    <w:rsid w:val="00B8204F"/>
    <w:rsid w:val="00B820A4"/>
    <w:rsid w:val="00B8220F"/>
    <w:rsid w:val="00B822D4"/>
    <w:rsid w:val="00B822EF"/>
    <w:rsid w:val="00B8231B"/>
    <w:rsid w:val="00B8233E"/>
    <w:rsid w:val="00B82348"/>
    <w:rsid w:val="00B825E0"/>
    <w:rsid w:val="00B8267B"/>
    <w:rsid w:val="00B82762"/>
    <w:rsid w:val="00B828EF"/>
    <w:rsid w:val="00B8291A"/>
    <w:rsid w:val="00B82948"/>
    <w:rsid w:val="00B830FD"/>
    <w:rsid w:val="00B834F2"/>
    <w:rsid w:val="00B83677"/>
    <w:rsid w:val="00B83699"/>
    <w:rsid w:val="00B83720"/>
    <w:rsid w:val="00B83741"/>
    <w:rsid w:val="00B83844"/>
    <w:rsid w:val="00B83A2F"/>
    <w:rsid w:val="00B83A6B"/>
    <w:rsid w:val="00B83AE7"/>
    <w:rsid w:val="00B83AE8"/>
    <w:rsid w:val="00B83C60"/>
    <w:rsid w:val="00B83D08"/>
    <w:rsid w:val="00B83D0C"/>
    <w:rsid w:val="00B84061"/>
    <w:rsid w:val="00B8408C"/>
    <w:rsid w:val="00B84327"/>
    <w:rsid w:val="00B84339"/>
    <w:rsid w:val="00B8433D"/>
    <w:rsid w:val="00B843A5"/>
    <w:rsid w:val="00B845CB"/>
    <w:rsid w:val="00B847FF"/>
    <w:rsid w:val="00B84AD8"/>
    <w:rsid w:val="00B84F36"/>
    <w:rsid w:val="00B84F65"/>
    <w:rsid w:val="00B8586C"/>
    <w:rsid w:val="00B85E81"/>
    <w:rsid w:val="00B85F1B"/>
    <w:rsid w:val="00B85F85"/>
    <w:rsid w:val="00B85FD6"/>
    <w:rsid w:val="00B86050"/>
    <w:rsid w:val="00B8635A"/>
    <w:rsid w:val="00B864E6"/>
    <w:rsid w:val="00B866D8"/>
    <w:rsid w:val="00B869BF"/>
    <w:rsid w:val="00B86B60"/>
    <w:rsid w:val="00B86FF6"/>
    <w:rsid w:val="00B87037"/>
    <w:rsid w:val="00B870B2"/>
    <w:rsid w:val="00B87284"/>
    <w:rsid w:val="00B87417"/>
    <w:rsid w:val="00B8743A"/>
    <w:rsid w:val="00B87611"/>
    <w:rsid w:val="00B8775D"/>
    <w:rsid w:val="00B877E1"/>
    <w:rsid w:val="00B87830"/>
    <w:rsid w:val="00B87C13"/>
    <w:rsid w:val="00B87DAA"/>
    <w:rsid w:val="00B90163"/>
    <w:rsid w:val="00B9054C"/>
    <w:rsid w:val="00B90555"/>
    <w:rsid w:val="00B90662"/>
    <w:rsid w:val="00B90D4C"/>
    <w:rsid w:val="00B90FC4"/>
    <w:rsid w:val="00B91138"/>
    <w:rsid w:val="00B911B1"/>
    <w:rsid w:val="00B913EB"/>
    <w:rsid w:val="00B91432"/>
    <w:rsid w:val="00B91853"/>
    <w:rsid w:val="00B919F9"/>
    <w:rsid w:val="00B91C31"/>
    <w:rsid w:val="00B91C34"/>
    <w:rsid w:val="00B923D0"/>
    <w:rsid w:val="00B927C7"/>
    <w:rsid w:val="00B928D0"/>
    <w:rsid w:val="00B92C0E"/>
    <w:rsid w:val="00B92C86"/>
    <w:rsid w:val="00B92C88"/>
    <w:rsid w:val="00B92E7F"/>
    <w:rsid w:val="00B92E98"/>
    <w:rsid w:val="00B92ED1"/>
    <w:rsid w:val="00B92ED4"/>
    <w:rsid w:val="00B92F6E"/>
    <w:rsid w:val="00B92F77"/>
    <w:rsid w:val="00B92F7C"/>
    <w:rsid w:val="00B9306A"/>
    <w:rsid w:val="00B93294"/>
    <w:rsid w:val="00B937E7"/>
    <w:rsid w:val="00B93818"/>
    <w:rsid w:val="00B93A27"/>
    <w:rsid w:val="00B93D41"/>
    <w:rsid w:val="00B93EBD"/>
    <w:rsid w:val="00B93FAA"/>
    <w:rsid w:val="00B94054"/>
    <w:rsid w:val="00B9409F"/>
    <w:rsid w:val="00B945EE"/>
    <w:rsid w:val="00B94682"/>
    <w:rsid w:val="00B94705"/>
    <w:rsid w:val="00B9475E"/>
    <w:rsid w:val="00B94955"/>
    <w:rsid w:val="00B94C20"/>
    <w:rsid w:val="00B94DB8"/>
    <w:rsid w:val="00B94DD6"/>
    <w:rsid w:val="00B94E01"/>
    <w:rsid w:val="00B94F20"/>
    <w:rsid w:val="00B95026"/>
    <w:rsid w:val="00B950C2"/>
    <w:rsid w:val="00B95181"/>
    <w:rsid w:val="00B953CF"/>
    <w:rsid w:val="00B95447"/>
    <w:rsid w:val="00B954B2"/>
    <w:rsid w:val="00B95804"/>
    <w:rsid w:val="00B95AF6"/>
    <w:rsid w:val="00B95D5B"/>
    <w:rsid w:val="00B95F18"/>
    <w:rsid w:val="00B95F3E"/>
    <w:rsid w:val="00B964A4"/>
    <w:rsid w:val="00B965B7"/>
    <w:rsid w:val="00B96613"/>
    <w:rsid w:val="00B966C4"/>
    <w:rsid w:val="00B96A54"/>
    <w:rsid w:val="00B96CFD"/>
    <w:rsid w:val="00B96F1C"/>
    <w:rsid w:val="00B97128"/>
    <w:rsid w:val="00B9735B"/>
    <w:rsid w:val="00B9745E"/>
    <w:rsid w:val="00BA00B8"/>
    <w:rsid w:val="00BA01B8"/>
    <w:rsid w:val="00BA01C3"/>
    <w:rsid w:val="00BA02E3"/>
    <w:rsid w:val="00BA07A8"/>
    <w:rsid w:val="00BA09CF"/>
    <w:rsid w:val="00BA0A82"/>
    <w:rsid w:val="00BA0AF2"/>
    <w:rsid w:val="00BA0B5A"/>
    <w:rsid w:val="00BA0BE2"/>
    <w:rsid w:val="00BA111A"/>
    <w:rsid w:val="00BA121D"/>
    <w:rsid w:val="00BA14DD"/>
    <w:rsid w:val="00BA1593"/>
    <w:rsid w:val="00BA185E"/>
    <w:rsid w:val="00BA18D2"/>
    <w:rsid w:val="00BA1ADD"/>
    <w:rsid w:val="00BA1BA3"/>
    <w:rsid w:val="00BA204B"/>
    <w:rsid w:val="00BA20FF"/>
    <w:rsid w:val="00BA2140"/>
    <w:rsid w:val="00BA2190"/>
    <w:rsid w:val="00BA2515"/>
    <w:rsid w:val="00BA2638"/>
    <w:rsid w:val="00BA28CC"/>
    <w:rsid w:val="00BA28FD"/>
    <w:rsid w:val="00BA2B7B"/>
    <w:rsid w:val="00BA2CA1"/>
    <w:rsid w:val="00BA2D48"/>
    <w:rsid w:val="00BA2E13"/>
    <w:rsid w:val="00BA2FE1"/>
    <w:rsid w:val="00BA3615"/>
    <w:rsid w:val="00BA391D"/>
    <w:rsid w:val="00BA3B69"/>
    <w:rsid w:val="00BA4146"/>
    <w:rsid w:val="00BA4310"/>
    <w:rsid w:val="00BA4690"/>
    <w:rsid w:val="00BA4736"/>
    <w:rsid w:val="00BA4A64"/>
    <w:rsid w:val="00BA4DE8"/>
    <w:rsid w:val="00BA50F9"/>
    <w:rsid w:val="00BA5260"/>
    <w:rsid w:val="00BA539C"/>
    <w:rsid w:val="00BA53C0"/>
    <w:rsid w:val="00BA5620"/>
    <w:rsid w:val="00BA564B"/>
    <w:rsid w:val="00BA56B6"/>
    <w:rsid w:val="00BA5910"/>
    <w:rsid w:val="00BA59D4"/>
    <w:rsid w:val="00BA6268"/>
    <w:rsid w:val="00BA6317"/>
    <w:rsid w:val="00BA634C"/>
    <w:rsid w:val="00BA65E5"/>
    <w:rsid w:val="00BA6613"/>
    <w:rsid w:val="00BA6705"/>
    <w:rsid w:val="00BA67CB"/>
    <w:rsid w:val="00BA6925"/>
    <w:rsid w:val="00BA6A06"/>
    <w:rsid w:val="00BA6F5E"/>
    <w:rsid w:val="00BA70C7"/>
    <w:rsid w:val="00BA721B"/>
    <w:rsid w:val="00BA7674"/>
    <w:rsid w:val="00BA783C"/>
    <w:rsid w:val="00BA78EC"/>
    <w:rsid w:val="00BA7A64"/>
    <w:rsid w:val="00BA7C9D"/>
    <w:rsid w:val="00BA7D55"/>
    <w:rsid w:val="00BB00B9"/>
    <w:rsid w:val="00BB036E"/>
    <w:rsid w:val="00BB0452"/>
    <w:rsid w:val="00BB0593"/>
    <w:rsid w:val="00BB0680"/>
    <w:rsid w:val="00BB06D9"/>
    <w:rsid w:val="00BB080D"/>
    <w:rsid w:val="00BB097E"/>
    <w:rsid w:val="00BB09FE"/>
    <w:rsid w:val="00BB0A1D"/>
    <w:rsid w:val="00BB0AD6"/>
    <w:rsid w:val="00BB0B7E"/>
    <w:rsid w:val="00BB0D62"/>
    <w:rsid w:val="00BB0EAC"/>
    <w:rsid w:val="00BB0F1E"/>
    <w:rsid w:val="00BB10D0"/>
    <w:rsid w:val="00BB10D1"/>
    <w:rsid w:val="00BB119F"/>
    <w:rsid w:val="00BB11E5"/>
    <w:rsid w:val="00BB11EA"/>
    <w:rsid w:val="00BB1632"/>
    <w:rsid w:val="00BB1E7C"/>
    <w:rsid w:val="00BB1E80"/>
    <w:rsid w:val="00BB1E98"/>
    <w:rsid w:val="00BB1EA6"/>
    <w:rsid w:val="00BB1F32"/>
    <w:rsid w:val="00BB1F4D"/>
    <w:rsid w:val="00BB2011"/>
    <w:rsid w:val="00BB2055"/>
    <w:rsid w:val="00BB22C8"/>
    <w:rsid w:val="00BB2729"/>
    <w:rsid w:val="00BB2868"/>
    <w:rsid w:val="00BB2E28"/>
    <w:rsid w:val="00BB3274"/>
    <w:rsid w:val="00BB3291"/>
    <w:rsid w:val="00BB32EF"/>
    <w:rsid w:val="00BB347A"/>
    <w:rsid w:val="00BB36EB"/>
    <w:rsid w:val="00BB387D"/>
    <w:rsid w:val="00BB3C41"/>
    <w:rsid w:val="00BB44D6"/>
    <w:rsid w:val="00BB45FA"/>
    <w:rsid w:val="00BB4BA7"/>
    <w:rsid w:val="00BB4DB2"/>
    <w:rsid w:val="00BB4F81"/>
    <w:rsid w:val="00BB5154"/>
    <w:rsid w:val="00BB52FB"/>
    <w:rsid w:val="00BB5584"/>
    <w:rsid w:val="00BB56F6"/>
    <w:rsid w:val="00BB5742"/>
    <w:rsid w:val="00BB582A"/>
    <w:rsid w:val="00BB586A"/>
    <w:rsid w:val="00BB5952"/>
    <w:rsid w:val="00BB5A8F"/>
    <w:rsid w:val="00BB5B42"/>
    <w:rsid w:val="00BB5C1B"/>
    <w:rsid w:val="00BB61E0"/>
    <w:rsid w:val="00BB6207"/>
    <w:rsid w:val="00BB635E"/>
    <w:rsid w:val="00BB6416"/>
    <w:rsid w:val="00BB64EF"/>
    <w:rsid w:val="00BB661E"/>
    <w:rsid w:val="00BB68D3"/>
    <w:rsid w:val="00BB695E"/>
    <w:rsid w:val="00BB6987"/>
    <w:rsid w:val="00BB70C7"/>
    <w:rsid w:val="00BB72CD"/>
    <w:rsid w:val="00BB73F0"/>
    <w:rsid w:val="00BB7545"/>
    <w:rsid w:val="00BB7574"/>
    <w:rsid w:val="00BB76AB"/>
    <w:rsid w:val="00BB7996"/>
    <w:rsid w:val="00BB79A2"/>
    <w:rsid w:val="00BB79DF"/>
    <w:rsid w:val="00BB7B0B"/>
    <w:rsid w:val="00BB7C32"/>
    <w:rsid w:val="00BB7D39"/>
    <w:rsid w:val="00BB7E04"/>
    <w:rsid w:val="00BB7E49"/>
    <w:rsid w:val="00BB7EB4"/>
    <w:rsid w:val="00BB7F8F"/>
    <w:rsid w:val="00BC01B5"/>
    <w:rsid w:val="00BC0469"/>
    <w:rsid w:val="00BC06F4"/>
    <w:rsid w:val="00BC0733"/>
    <w:rsid w:val="00BC09F2"/>
    <w:rsid w:val="00BC0DE5"/>
    <w:rsid w:val="00BC0F58"/>
    <w:rsid w:val="00BC112B"/>
    <w:rsid w:val="00BC1598"/>
    <w:rsid w:val="00BC167A"/>
    <w:rsid w:val="00BC1764"/>
    <w:rsid w:val="00BC17AB"/>
    <w:rsid w:val="00BC19B4"/>
    <w:rsid w:val="00BC1CFD"/>
    <w:rsid w:val="00BC1D23"/>
    <w:rsid w:val="00BC1E55"/>
    <w:rsid w:val="00BC1EDE"/>
    <w:rsid w:val="00BC2525"/>
    <w:rsid w:val="00BC252F"/>
    <w:rsid w:val="00BC2756"/>
    <w:rsid w:val="00BC276E"/>
    <w:rsid w:val="00BC294A"/>
    <w:rsid w:val="00BC2AAA"/>
    <w:rsid w:val="00BC2CDD"/>
    <w:rsid w:val="00BC2DA1"/>
    <w:rsid w:val="00BC2DDA"/>
    <w:rsid w:val="00BC3074"/>
    <w:rsid w:val="00BC30B1"/>
    <w:rsid w:val="00BC31BB"/>
    <w:rsid w:val="00BC3342"/>
    <w:rsid w:val="00BC3AF8"/>
    <w:rsid w:val="00BC3BCE"/>
    <w:rsid w:val="00BC3D8D"/>
    <w:rsid w:val="00BC3DF5"/>
    <w:rsid w:val="00BC42AB"/>
    <w:rsid w:val="00BC456C"/>
    <w:rsid w:val="00BC4703"/>
    <w:rsid w:val="00BC4B86"/>
    <w:rsid w:val="00BC4EA0"/>
    <w:rsid w:val="00BC5212"/>
    <w:rsid w:val="00BC53B9"/>
    <w:rsid w:val="00BC54DC"/>
    <w:rsid w:val="00BC55CE"/>
    <w:rsid w:val="00BC5615"/>
    <w:rsid w:val="00BC563E"/>
    <w:rsid w:val="00BC570A"/>
    <w:rsid w:val="00BC57EB"/>
    <w:rsid w:val="00BC589E"/>
    <w:rsid w:val="00BC5C3C"/>
    <w:rsid w:val="00BC6079"/>
    <w:rsid w:val="00BC6475"/>
    <w:rsid w:val="00BC6483"/>
    <w:rsid w:val="00BC649C"/>
    <w:rsid w:val="00BC64EF"/>
    <w:rsid w:val="00BC6566"/>
    <w:rsid w:val="00BC6768"/>
    <w:rsid w:val="00BC6E85"/>
    <w:rsid w:val="00BC70DD"/>
    <w:rsid w:val="00BC70F8"/>
    <w:rsid w:val="00BC711A"/>
    <w:rsid w:val="00BC7134"/>
    <w:rsid w:val="00BC7267"/>
    <w:rsid w:val="00BC726E"/>
    <w:rsid w:val="00BC74BE"/>
    <w:rsid w:val="00BC759C"/>
    <w:rsid w:val="00BC7650"/>
    <w:rsid w:val="00BC7B58"/>
    <w:rsid w:val="00BC7F8D"/>
    <w:rsid w:val="00BC7FB9"/>
    <w:rsid w:val="00BC7FF7"/>
    <w:rsid w:val="00BD0027"/>
    <w:rsid w:val="00BD057F"/>
    <w:rsid w:val="00BD0957"/>
    <w:rsid w:val="00BD0B9C"/>
    <w:rsid w:val="00BD10F8"/>
    <w:rsid w:val="00BD12C0"/>
    <w:rsid w:val="00BD143D"/>
    <w:rsid w:val="00BD149C"/>
    <w:rsid w:val="00BD17E0"/>
    <w:rsid w:val="00BD187D"/>
    <w:rsid w:val="00BD1B8A"/>
    <w:rsid w:val="00BD1C2B"/>
    <w:rsid w:val="00BD1D74"/>
    <w:rsid w:val="00BD20B0"/>
    <w:rsid w:val="00BD22C1"/>
    <w:rsid w:val="00BD2427"/>
    <w:rsid w:val="00BD267B"/>
    <w:rsid w:val="00BD284C"/>
    <w:rsid w:val="00BD2FE5"/>
    <w:rsid w:val="00BD3368"/>
    <w:rsid w:val="00BD38F6"/>
    <w:rsid w:val="00BD39FE"/>
    <w:rsid w:val="00BD3AA9"/>
    <w:rsid w:val="00BD3B4D"/>
    <w:rsid w:val="00BD3CDE"/>
    <w:rsid w:val="00BD3EBE"/>
    <w:rsid w:val="00BD3FCA"/>
    <w:rsid w:val="00BD41A5"/>
    <w:rsid w:val="00BD4456"/>
    <w:rsid w:val="00BD4513"/>
    <w:rsid w:val="00BD4538"/>
    <w:rsid w:val="00BD457F"/>
    <w:rsid w:val="00BD4737"/>
    <w:rsid w:val="00BD47A3"/>
    <w:rsid w:val="00BD47E9"/>
    <w:rsid w:val="00BD4C36"/>
    <w:rsid w:val="00BD4D9A"/>
    <w:rsid w:val="00BD4E77"/>
    <w:rsid w:val="00BD4F7D"/>
    <w:rsid w:val="00BD4FF5"/>
    <w:rsid w:val="00BD53CC"/>
    <w:rsid w:val="00BD5492"/>
    <w:rsid w:val="00BD572A"/>
    <w:rsid w:val="00BD5781"/>
    <w:rsid w:val="00BD584D"/>
    <w:rsid w:val="00BD5B68"/>
    <w:rsid w:val="00BD5D4C"/>
    <w:rsid w:val="00BD6161"/>
    <w:rsid w:val="00BD647C"/>
    <w:rsid w:val="00BD6764"/>
    <w:rsid w:val="00BD67F3"/>
    <w:rsid w:val="00BD69B1"/>
    <w:rsid w:val="00BD6C43"/>
    <w:rsid w:val="00BD6DB8"/>
    <w:rsid w:val="00BD7061"/>
    <w:rsid w:val="00BD7600"/>
    <w:rsid w:val="00BD7702"/>
    <w:rsid w:val="00BD77C3"/>
    <w:rsid w:val="00BD781A"/>
    <w:rsid w:val="00BD79A3"/>
    <w:rsid w:val="00BD7C1E"/>
    <w:rsid w:val="00BD7CC9"/>
    <w:rsid w:val="00BD7E85"/>
    <w:rsid w:val="00BE0482"/>
    <w:rsid w:val="00BE086A"/>
    <w:rsid w:val="00BE093F"/>
    <w:rsid w:val="00BE0ADF"/>
    <w:rsid w:val="00BE0C78"/>
    <w:rsid w:val="00BE0D56"/>
    <w:rsid w:val="00BE10C4"/>
    <w:rsid w:val="00BE115C"/>
    <w:rsid w:val="00BE13BC"/>
    <w:rsid w:val="00BE1840"/>
    <w:rsid w:val="00BE18F4"/>
    <w:rsid w:val="00BE1AAB"/>
    <w:rsid w:val="00BE2277"/>
    <w:rsid w:val="00BE2503"/>
    <w:rsid w:val="00BE268B"/>
    <w:rsid w:val="00BE28F3"/>
    <w:rsid w:val="00BE28FF"/>
    <w:rsid w:val="00BE2910"/>
    <w:rsid w:val="00BE2D0E"/>
    <w:rsid w:val="00BE2F17"/>
    <w:rsid w:val="00BE3129"/>
    <w:rsid w:val="00BE38E7"/>
    <w:rsid w:val="00BE3BBD"/>
    <w:rsid w:val="00BE3C7E"/>
    <w:rsid w:val="00BE3CDC"/>
    <w:rsid w:val="00BE3DE6"/>
    <w:rsid w:val="00BE3EF6"/>
    <w:rsid w:val="00BE408F"/>
    <w:rsid w:val="00BE4601"/>
    <w:rsid w:val="00BE46FD"/>
    <w:rsid w:val="00BE48C4"/>
    <w:rsid w:val="00BE4B56"/>
    <w:rsid w:val="00BE4BB9"/>
    <w:rsid w:val="00BE4C80"/>
    <w:rsid w:val="00BE4F34"/>
    <w:rsid w:val="00BE4F35"/>
    <w:rsid w:val="00BE5314"/>
    <w:rsid w:val="00BE5663"/>
    <w:rsid w:val="00BE5924"/>
    <w:rsid w:val="00BE5AFA"/>
    <w:rsid w:val="00BE5C74"/>
    <w:rsid w:val="00BE5D39"/>
    <w:rsid w:val="00BE5ECB"/>
    <w:rsid w:val="00BE6017"/>
    <w:rsid w:val="00BE60D9"/>
    <w:rsid w:val="00BE618E"/>
    <w:rsid w:val="00BE639D"/>
    <w:rsid w:val="00BE64E2"/>
    <w:rsid w:val="00BE6623"/>
    <w:rsid w:val="00BE670E"/>
    <w:rsid w:val="00BE68D1"/>
    <w:rsid w:val="00BE6911"/>
    <w:rsid w:val="00BE69A7"/>
    <w:rsid w:val="00BE6D8F"/>
    <w:rsid w:val="00BE748D"/>
    <w:rsid w:val="00BE77BD"/>
    <w:rsid w:val="00BE7A5C"/>
    <w:rsid w:val="00BE7ABE"/>
    <w:rsid w:val="00BE7BE2"/>
    <w:rsid w:val="00BE7C07"/>
    <w:rsid w:val="00BE7CDF"/>
    <w:rsid w:val="00BE7DBF"/>
    <w:rsid w:val="00BF030E"/>
    <w:rsid w:val="00BF0769"/>
    <w:rsid w:val="00BF0B9C"/>
    <w:rsid w:val="00BF0ED2"/>
    <w:rsid w:val="00BF113B"/>
    <w:rsid w:val="00BF12D4"/>
    <w:rsid w:val="00BF1374"/>
    <w:rsid w:val="00BF1697"/>
    <w:rsid w:val="00BF1B97"/>
    <w:rsid w:val="00BF1CE0"/>
    <w:rsid w:val="00BF1E9E"/>
    <w:rsid w:val="00BF1EE5"/>
    <w:rsid w:val="00BF1F50"/>
    <w:rsid w:val="00BF1FD6"/>
    <w:rsid w:val="00BF23D4"/>
    <w:rsid w:val="00BF27BA"/>
    <w:rsid w:val="00BF27D7"/>
    <w:rsid w:val="00BF2940"/>
    <w:rsid w:val="00BF2A1A"/>
    <w:rsid w:val="00BF2BD6"/>
    <w:rsid w:val="00BF2C95"/>
    <w:rsid w:val="00BF2CED"/>
    <w:rsid w:val="00BF2D57"/>
    <w:rsid w:val="00BF2EC2"/>
    <w:rsid w:val="00BF334B"/>
    <w:rsid w:val="00BF3363"/>
    <w:rsid w:val="00BF33FF"/>
    <w:rsid w:val="00BF36A9"/>
    <w:rsid w:val="00BF3786"/>
    <w:rsid w:val="00BF39EB"/>
    <w:rsid w:val="00BF3A57"/>
    <w:rsid w:val="00BF3D91"/>
    <w:rsid w:val="00BF4239"/>
    <w:rsid w:val="00BF455B"/>
    <w:rsid w:val="00BF4626"/>
    <w:rsid w:val="00BF49E1"/>
    <w:rsid w:val="00BF4A63"/>
    <w:rsid w:val="00BF4AD1"/>
    <w:rsid w:val="00BF4C6D"/>
    <w:rsid w:val="00BF53D8"/>
    <w:rsid w:val="00BF58C6"/>
    <w:rsid w:val="00BF5B51"/>
    <w:rsid w:val="00BF5BBC"/>
    <w:rsid w:val="00BF60B2"/>
    <w:rsid w:val="00BF69F3"/>
    <w:rsid w:val="00BF6DC6"/>
    <w:rsid w:val="00BF6E98"/>
    <w:rsid w:val="00BF6FD2"/>
    <w:rsid w:val="00BF6FE3"/>
    <w:rsid w:val="00BF7118"/>
    <w:rsid w:val="00BF7223"/>
    <w:rsid w:val="00BF7314"/>
    <w:rsid w:val="00BF7733"/>
    <w:rsid w:val="00BF773A"/>
    <w:rsid w:val="00BF7B50"/>
    <w:rsid w:val="00BF7E5C"/>
    <w:rsid w:val="00BF7FC2"/>
    <w:rsid w:val="00BF7FEA"/>
    <w:rsid w:val="00C000B7"/>
    <w:rsid w:val="00C000C3"/>
    <w:rsid w:val="00C000FD"/>
    <w:rsid w:val="00C003AF"/>
    <w:rsid w:val="00C005C6"/>
    <w:rsid w:val="00C0078A"/>
    <w:rsid w:val="00C00F03"/>
    <w:rsid w:val="00C00F70"/>
    <w:rsid w:val="00C010BB"/>
    <w:rsid w:val="00C01111"/>
    <w:rsid w:val="00C01384"/>
    <w:rsid w:val="00C01730"/>
    <w:rsid w:val="00C01767"/>
    <w:rsid w:val="00C018E3"/>
    <w:rsid w:val="00C0190E"/>
    <w:rsid w:val="00C01AEC"/>
    <w:rsid w:val="00C01B6E"/>
    <w:rsid w:val="00C02198"/>
    <w:rsid w:val="00C0229D"/>
    <w:rsid w:val="00C022EA"/>
    <w:rsid w:val="00C026E2"/>
    <w:rsid w:val="00C027F5"/>
    <w:rsid w:val="00C02A33"/>
    <w:rsid w:val="00C02A46"/>
    <w:rsid w:val="00C02B0A"/>
    <w:rsid w:val="00C02DF4"/>
    <w:rsid w:val="00C03067"/>
    <w:rsid w:val="00C0307B"/>
    <w:rsid w:val="00C0316B"/>
    <w:rsid w:val="00C03375"/>
    <w:rsid w:val="00C033FD"/>
    <w:rsid w:val="00C034AF"/>
    <w:rsid w:val="00C034CE"/>
    <w:rsid w:val="00C035E4"/>
    <w:rsid w:val="00C03654"/>
    <w:rsid w:val="00C03734"/>
    <w:rsid w:val="00C03D9A"/>
    <w:rsid w:val="00C03E3A"/>
    <w:rsid w:val="00C03ECA"/>
    <w:rsid w:val="00C043E0"/>
    <w:rsid w:val="00C04C94"/>
    <w:rsid w:val="00C04F84"/>
    <w:rsid w:val="00C05663"/>
    <w:rsid w:val="00C05843"/>
    <w:rsid w:val="00C061E8"/>
    <w:rsid w:val="00C06837"/>
    <w:rsid w:val="00C068D4"/>
    <w:rsid w:val="00C06F8A"/>
    <w:rsid w:val="00C071C8"/>
    <w:rsid w:val="00C073F4"/>
    <w:rsid w:val="00C07467"/>
    <w:rsid w:val="00C07C00"/>
    <w:rsid w:val="00C07CD0"/>
    <w:rsid w:val="00C07DAA"/>
    <w:rsid w:val="00C10061"/>
    <w:rsid w:val="00C101B7"/>
    <w:rsid w:val="00C1054C"/>
    <w:rsid w:val="00C10745"/>
    <w:rsid w:val="00C10B84"/>
    <w:rsid w:val="00C10EE6"/>
    <w:rsid w:val="00C110AA"/>
    <w:rsid w:val="00C11206"/>
    <w:rsid w:val="00C114E4"/>
    <w:rsid w:val="00C1164A"/>
    <w:rsid w:val="00C116ED"/>
    <w:rsid w:val="00C11796"/>
    <w:rsid w:val="00C11830"/>
    <w:rsid w:val="00C11971"/>
    <w:rsid w:val="00C11BB1"/>
    <w:rsid w:val="00C11CB6"/>
    <w:rsid w:val="00C11E52"/>
    <w:rsid w:val="00C1214E"/>
    <w:rsid w:val="00C122CB"/>
    <w:rsid w:val="00C1246B"/>
    <w:rsid w:val="00C1250F"/>
    <w:rsid w:val="00C12606"/>
    <w:rsid w:val="00C12E3B"/>
    <w:rsid w:val="00C13181"/>
    <w:rsid w:val="00C135E0"/>
    <w:rsid w:val="00C1366E"/>
    <w:rsid w:val="00C13836"/>
    <w:rsid w:val="00C13DC9"/>
    <w:rsid w:val="00C13F60"/>
    <w:rsid w:val="00C14038"/>
    <w:rsid w:val="00C14172"/>
    <w:rsid w:val="00C1436A"/>
    <w:rsid w:val="00C144FE"/>
    <w:rsid w:val="00C14704"/>
    <w:rsid w:val="00C14915"/>
    <w:rsid w:val="00C14969"/>
    <w:rsid w:val="00C149A4"/>
    <w:rsid w:val="00C154C2"/>
    <w:rsid w:val="00C15544"/>
    <w:rsid w:val="00C156B2"/>
    <w:rsid w:val="00C156C7"/>
    <w:rsid w:val="00C156D7"/>
    <w:rsid w:val="00C15914"/>
    <w:rsid w:val="00C15A8A"/>
    <w:rsid w:val="00C15D38"/>
    <w:rsid w:val="00C15FC5"/>
    <w:rsid w:val="00C1618B"/>
    <w:rsid w:val="00C1624C"/>
    <w:rsid w:val="00C1656A"/>
    <w:rsid w:val="00C16701"/>
    <w:rsid w:val="00C169FA"/>
    <w:rsid w:val="00C16C68"/>
    <w:rsid w:val="00C175F7"/>
    <w:rsid w:val="00C175FD"/>
    <w:rsid w:val="00C1783A"/>
    <w:rsid w:val="00C1793D"/>
    <w:rsid w:val="00C17D03"/>
    <w:rsid w:val="00C20153"/>
    <w:rsid w:val="00C20505"/>
    <w:rsid w:val="00C20652"/>
    <w:rsid w:val="00C206E7"/>
    <w:rsid w:val="00C20760"/>
    <w:rsid w:val="00C20816"/>
    <w:rsid w:val="00C20B91"/>
    <w:rsid w:val="00C20D84"/>
    <w:rsid w:val="00C20F75"/>
    <w:rsid w:val="00C21186"/>
    <w:rsid w:val="00C214DC"/>
    <w:rsid w:val="00C215C0"/>
    <w:rsid w:val="00C21660"/>
    <w:rsid w:val="00C216B8"/>
    <w:rsid w:val="00C21D6E"/>
    <w:rsid w:val="00C21E6C"/>
    <w:rsid w:val="00C22223"/>
    <w:rsid w:val="00C22410"/>
    <w:rsid w:val="00C2250A"/>
    <w:rsid w:val="00C2265C"/>
    <w:rsid w:val="00C22715"/>
    <w:rsid w:val="00C22891"/>
    <w:rsid w:val="00C22971"/>
    <w:rsid w:val="00C2301F"/>
    <w:rsid w:val="00C231EF"/>
    <w:rsid w:val="00C2325E"/>
    <w:rsid w:val="00C237DF"/>
    <w:rsid w:val="00C23AA8"/>
    <w:rsid w:val="00C23B08"/>
    <w:rsid w:val="00C23BEE"/>
    <w:rsid w:val="00C23CAE"/>
    <w:rsid w:val="00C24088"/>
    <w:rsid w:val="00C24439"/>
    <w:rsid w:val="00C24603"/>
    <w:rsid w:val="00C24704"/>
    <w:rsid w:val="00C24739"/>
    <w:rsid w:val="00C24890"/>
    <w:rsid w:val="00C248B1"/>
    <w:rsid w:val="00C24C79"/>
    <w:rsid w:val="00C24D67"/>
    <w:rsid w:val="00C24EE1"/>
    <w:rsid w:val="00C25062"/>
    <w:rsid w:val="00C2517D"/>
    <w:rsid w:val="00C25401"/>
    <w:rsid w:val="00C2556F"/>
    <w:rsid w:val="00C25688"/>
    <w:rsid w:val="00C256C6"/>
    <w:rsid w:val="00C258B5"/>
    <w:rsid w:val="00C25A74"/>
    <w:rsid w:val="00C25A85"/>
    <w:rsid w:val="00C25B52"/>
    <w:rsid w:val="00C25F93"/>
    <w:rsid w:val="00C2653B"/>
    <w:rsid w:val="00C26694"/>
    <w:rsid w:val="00C26829"/>
    <w:rsid w:val="00C269AF"/>
    <w:rsid w:val="00C26DD0"/>
    <w:rsid w:val="00C26F69"/>
    <w:rsid w:val="00C2721A"/>
    <w:rsid w:val="00C27367"/>
    <w:rsid w:val="00C27629"/>
    <w:rsid w:val="00C300FD"/>
    <w:rsid w:val="00C3029F"/>
    <w:rsid w:val="00C3072E"/>
    <w:rsid w:val="00C309CA"/>
    <w:rsid w:val="00C30D3E"/>
    <w:rsid w:val="00C31292"/>
    <w:rsid w:val="00C3144E"/>
    <w:rsid w:val="00C3172F"/>
    <w:rsid w:val="00C318E4"/>
    <w:rsid w:val="00C31B02"/>
    <w:rsid w:val="00C31E7D"/>
    <w:rsid w:val="00C3222C"/>
    <w:rsid w:val="00C3285B"/>
    <w:rsid w:val="00C32B73"/>
    <w:rsid w:val="00C32B91"/>
    <w:rsid w:val="00C32D54"/>
    <w:rsid w:val="00C32EEA"/>
    <w:rsid w:val="00C3328B"/>
    <w:rsid w:val="00C3344C"/>
    <w:rsid w:val="00C33524"/>
    <w:rsid w:val="00C33555"/>
    <w:rsid w:val="00C337B8"/>
    <w:rsid w:val="00C337C1"/>
    <w:rsid w:val="00C338B3"/>
    <w:rsid w:val="00C33934"/>
    <w:rsid w:val="00C3396F"/>
    <w:rsid w:val="00C33D6F"/>
    <w:rsid w:val="00C33F7D"/>
    <w:rsid w:val="00C33FF0"/>
    <w:rsid w:val="00C3442F"/>
    <w:rsid w:val="00C34593"/>
    <w:rsid w:val="00C345C3"/>
    <w:rsid w:val="00C34961"/>
    <w:rsid w:val="00C34D43"/>
    <w:rsid w:val="00C34DBB"/>
    <w:rsid w:val="00C350C1"/>
    <w:rsid w:val="00C350E2"/>
    <w:rsid w:val="00C3513F"/>
    <w:rsid w:val="00C356EE"/>
    <w:rsid w:val="00C357A0"/>
    <w:rsid w:val="00C35EB3"/>
    <w:rsid w:val="00C35EE6"/>
    <w:rsid w:val="00C35F11"/>
    <w:rsid w:val="00C35F80"/>
    <w:rsid w:val="00C3602C"/>
    <w:rsid w:val="00C36244"/>
    <w:rsid w:val="00C362D6"/>
    <w:rsid w:val="00C36366"/>
    <w:rsid w:val="00C363FF"/>
    <w:rsid w:val="00C364F1"/>
    <w:rsid w:val="00C366D9"/>
    <w:rsid w:val="00C369A6"/>
    <w:rsid w:val="00C36ECA"/>
    <w:rsid w:val="00C36FB1"/>
    <w:rsid w:val="00C37321"/>
    <w:rsid w:val="00C373BB"/>
    <w:rsid w:val="00C37474"/>
    <w:rsid w:val="00C374D0"/>
    <w:rsid w:val="00C37728"/>
    <w:rsid w:val="00C379FD"/>
    <w:rsid w:val="00C37A6B"/>
    <w:rsid w:val="00C37BF1"/>
    <w:rsid w:val="00C37C84"/>
    <w:rsid w:val="00C37C9A"/>
    <w:rsid w:val="00C40110"/>
    <w:rsid w:val="00C403B0"/>
    <w:rsid w:val="00C40564"/>
    <w:rsid w:val="00C40744"/>
    <w:rsid w:val="00C412DF"/>
    <w:rsid w:val="00C41672"/>
    <w:rsid w:val="00C417F7"/>
    <w:rsid w:val="00C41A32"/>
    <w:rsid w:val="00C41DA5"/>
    <w:rsid w:val="00C41E0A"/>
    <w:rsid w:val="00C425C4"/>
    <w:rsid w:val="00C4270A"/>
    <w:rsid w:val="00C42E3D"/>
    <w:rsid w:val="00C42E9F"/>
    <w:rsid w:val="00C43011"/>
    <w:rsid w:val="00C4307E"/>
    <w:rsid w:val="00C43213"/>
    <w:rsid w:val="00C432CE"/>
    <w:rsid w:val="00C434A5"/>
    <w:rsid w:val="00C43653"/>
    <w:rsid w:val="00C4367B"/>
    <w:rsid w:val="00C4393A"/>
    <w:rsid w:val="00C43C65"/>
    <w:rsid w:val="00C43F6E"/>
    <w:rsid w:val="00C44067"/>
    <w:rsid w:val="00C4456B"/>
    <w:rsid w:val="00C44976"/>
    <w:rsid w:val="00C452FA"/>
    <w:rsid w:val="00C4536F"/>
    <w:rsid w:val="00C45534"/>
    <w:rsid w:val="00C4568E"/>
    <w:rsid w:val="00C45747"/>
    <w:rsid w:val="00C45DFA"/>
    <w:rsid w:val="00C45E14"/>
    <w:rsid w:val="00C469EF"/>
    <w:rsid w:val="00C46A0C"/>
    <w:rsid w:val="00C46B19"/>
    <w:rsid w:val="00C46E4D"/>
    <w:rsid w:val="00C46F96"/>
    <w:rsid w:val="00C47403"/>
    <w:rsid w:val="00C47580"/>
    <w:rsid w:val="00C4775B"/>
    <w:rsid w:val="00C47CC3"/>
    <w:rsid w:val="00C47E07"/>
    <w:rsid w:val="00C47E08"/>
    <w:rsid w:val="00C47FBF"/>
    <w:rsid w:val="00C5003F"/>
    <w:rsid w:val="00C502E0"/>
    <w:rsid w:val="00C5041C"/>
    <w:rsid w:val="00C5051B"/>
    <w:rsid w:val="00C505BF"/>
    <w:rsid w:val="00C506BB"/>
    <w:rsid w:val="00C507BB"/>
    <w:rsid w:val="00C507BC"/>
    <w:rsid w:val="00C50960"/>
    <w:rsid w:val="00C50995"/>
    <w:rsid w:val="00C50C99"/>
    <w:rsid w:val="00C50CA2"/>
    <w:rsid w:val="00C50CC5"/>
    <w:rsid w:val="00C50CEA"/>
    <w:rsid w:val="00C50DAF"/>
    <w:rsid w:val="00C50FA3"/>
    <w:rsid w:val="00C51183"/>
    <w:rsid w:val="00C5147F"/>
    <w:rsid w:val="00C51583"/>
    <w:rsid w:val="00C515F1"/>
    <w:rsid w:val="00C51C36"/>
    <w:rsid w:val="00C51F31"/>
    <w:rsid w:val="00C520CC"/>
    <w:rsid w:val="00C522BF"/>
    <w:rsid w:val="00C5234C"/>
    <w:rsid w:val="00C523F5"/>
    <w:rsid w:val="00C524A2"/>
    <w:rsid w:val="00C52898"/>
    <w:rsid w:val="00C52A02"/>
    <w:rsid w:val="00C52C33"/>
    <w:rsid w:val="00C530CB"/>
    <w:rsid w:val="00C530D5"/>
    <w:rsid w:val="00C53157"/>
    <w:rsid w:val="00C53232"/>
    <w:rsid w:val="00C53314"/>
    <w:rsid w:val="00C53611"/>
    <w:rsid w:val="00C536FB"/>
    <w:rsid w:val="00C53771"/>
    <w:rsid w:val="00C537C8"/>
    <w:rsid w:val="00C5382F"/>
    <w:rsid w:val="00C53B00"/>
    <w:rsid w:val="00C53CED"/>
    <w:rsid w:val="00C53D57"/>
    <w:rsid w:val="00C53E3E"/>
    <w:rsid w:val="00C5419C"/>
    <w:rsid w:val="00C54445"/>
    <w:rsid w:val="00C549BA"/>
    <w:rsid w:val="00C54DA6"/>
    <w:rsid w:val="00C550CE"/>
    <w:rsid w:val="00C553E7"/>
    <w:rsid w:val="00C5571A"/>
    <w:rsid w:val="00C5574A"/>
    <w:rsid w:val="00C55857"/>
    <w:rsid w:val="00C5586F"/>
    <w:rsid w:val="00C558D3"/>
    <w:rsid w:val="00C55A73"/>
    <w:rsid w:val="00C55CF5"/>
    <w:rsid w:val="00C55F7A"/>
    <w:rsid w:val="00C5602A"/>
    <w:rsid w:val="00C5605D"/>
    <w:rsid w:val="00C56214"/>
    <w:rsid w:val="00C562AC"/>
    <w:rsid w:val="00C56786"/>
    <w:rsid w:val="00C568CA"/>
    <w:rsid w:val="00C56A2D"/>
    <w:rsid w:val="00C56A5F"/>
    <w:rsid w:val="00C56CB8"/>
    <w:rsid w:val="00C5727B"/>
    <w:rsid w:val="00C57339"/>
    <w:rsid w:val="00C5783B"/>
    <w:rsid w:val="00C5785E"/>
    <w:rsid w:val="00C57A26"/>
    <w:rsid w:val="00C57A28"/>
    <w:rsid w:val="00C57EE4"/>
    <w:rsid w:val="00C57EEC"/>
    <w:rsid w:val="00C5CEA4"/>
    <w:rsid w:val="00C600EA"/>
    <w:rsid w:val="00C601EC"/>
    <w:rsid w:val="00C602CB"/>
    <w:rsid w:val="00C604DF"/>
    <w:rsid w:val="00C60766"/>
    <w:rsid w:val="00C607C8"/>
    <w:rsid w:val="00C609A0"/>
    <w:rsid w:val="00C609BD"/>
    <w:rsid w:val="00C60A20"/>
    <w:rsid w:val="00C60C0C"/>
    <w:rsid w:val="00C60D2E"/>
    <w:rsid w:val="00C60E6B"/>
    <w:rsid w:val="00C60FA5"/>
    <w:rsid w:val="00C610E0"/>
    <w:rsid w:val="00C611FD"/>
    <w:rsid w:val="00C61389"/>
    <w:rsid w:val="00C61454"/>
    <w:rsid w:val="00C615CA"/>
    <w:rsid w:val="00C6171E"/>
    <w:rsid w:val="00C61C4C"/>
    <w:rsid w:val="00C61E07"/>
    <w:rsid w:val="00C61E1A"/>
    <w:rsid w:val="00C62281"/>
    <w:rsid w:val="00C6278C"/>
    <w:rsid w:val="00C62965"/>
    <w:rsid w:val="00C629CA"/>
    <w:rsid w:val="00C62B40"/>
    <w:rsid w:val="00C62E97"/>
    <w:rsid w:val="00C62EE9"/>
    <w:rsid w:val="00C632F4"/>
    <w:rsid w:val="00C637AC"/>
    <w:rsid w:val="00C63991"/>
    <w:rsid w:val="00C63B02"/>
    <w:rsid w:val="00C63F37"/>
    <w:rsid w:val="00C64065"/>
    <w:rsid w:val="00C641CF"/>
    <w:rsid w:val="00C642FB"/>
    <w:rsid w:val="00C644BA"/>
    <w:rsid w:val="00C64516"/>
    <w:rsid w:val="00C64693"/>
    <w:rsid w:val="00C64702"/>
    <w:rsid w:val="00C6491C"/>
    <w:rsid w:val="00C64B16"/>
    <w:rsid w:val="00C64CB3"/>
    <w:rsid w:val="00C64CBD"/>
    <w:rsid w:val="00C64EEC"/>
    <w:rsid w:val="00C64F71"/>
    <w:rsid w:val="00C65542"/>
    <w:rsid w:val="00C655D4"/>
    <w:rsid w:val="00C65716"/>
    <w:rsid w:val="00C658A3"/>
    <w:rsid w:val="00C659BA"/>
    <w:rsid w:val="00C65D3A"/>
    <w:rsid w:val="00C6602F"/>
    <w:rsid w:val="00C660CE"/>
    <w:rsid w:val="00C669CE"/>
    <w:rsid w:val="00C669DD"/>
    <w:rsid w:val="00C66A42"/>
    <w:rsid w:val="00C6717A"/>
    <w:rsid w:val="00C674C1"/>
    <w:rsid w:val="00C678F3"/>
    <w:rsid w:val="00C67A05"/>
    <w:rsid w:val="00C67A40"/>
    <w:rsid w:val="00C67B0E"/>
    <w:rsid w:val="00C67B82"/>
    <w:rsid w:val="00C67E56"/>
    <w:rsid w:val="00C67F00"/>
    <w:rsid w:val="00C7005D"/>
    <w:rsid w:val="00C7024D"/>
    <w:rsid w:val="00C70710"/>
    <w:rsid w:val="00C70E5A"/>
    <w:rsid w:val="00C71055"/>
    <w:rsid w:val="00C710A7"/>
    <w:rsid w:val="00C7120B"/>
    <w:rsid w:val="00C71392"/>
    <w:rsid w:val="00C714F7"/>
    <w:rsid w:val="00C71643"/>
    <w:rsid w:val="00C719B2"/>
    <w:rsid w:val="00C71A1F"/>
    <w:rsid w:val="00C71E86"/>
    <w:rsid w:val="00C71FF7"/>
    <w:rsid w:val="00C7217C"/>
    <w:rsid w:val="00C72237"/>
    <w:rsid w:val="00C725B5"/>
    <w:rsid w:val="00C729E5"/>
    <w:rsid w:val="00C72ABF"/>
    <w:rsid w:val="00C72B31"/>
    <w:rsid w:val="00C72B40"/>
    <w:rsid w:val="00C72BAC"/>
    <w:rsid w:val="00C72E77"/>
    <w:rsid w:val="00C72EA8"/>
    <w:rsid w:val="00C732F4"/>
    <w:rsid w:val="00C734F5"/>
    <w:rsid w:val="00C734F9"/>
    <w:rsid w:val="00C735DC"/>
    <w:rsid w:val="00C73682"/>
    <w:rsid w:val="00C736B0"/>
    <w:rsid w:val="00C738D4"/>
    <w:rsid w:val="00C73949"/>
    <w:rsid w:val="00C73CA1"/>
    <w:rsid w:val="00C74278"/>
    <w:rsid w:val="00C745A7"/>
    <w:rsid w:val="00C7480B"/>
    <w:rsid w:val="00C749D2"/>
    <w:rsid w:val="00C74B40"/>
    <w:rsid w:val="00C74F21"/>
    <w:rsid w:val="00C751F8"/>
    <w:rsid w:val="00C75200"/>
    <w:rsid w:val="00C7533B"/>
    <w:rsid w:val="00C7539A"/>
    <w:rsid w:val="00C75473"/>
    <w:rsid w:val="00C75600"/>
    <w:rsid w:val="00C756C1"/>
    <w:rsid w:val="00C75ECB"/>
    <w:rsid w:val="00C75F64"/>
    <w:rsid w:val="00C76260"/>
    <w:rsid w:val="00C7626D"/>
    <w:rsid w:val="00C762C6"/>
    <w:rsid w:val="00C763B0"/>
    <w:rsid w:val="00C763F6"/>
    <w:rsid w:val="00C766EF"/>
    <w:rsid w:val="00C76708"/>
    <w:rsid w:val="00C76847"/>
    <w:rsid w:val="00C7695E"/>
    <w:rsid w:val="00C76AAD"/>
    <w:rsid w:val="00C76E8D"/>
    <w:rsid w:val="00C770BB"/>
    <w:rsid w:val="00C7739D"/>
    <w:rsid w:val="00C773FF"/>
    <w:rsid w:val="00C77515"/>
    <w:rsid w:val="00C77597"/>
    <w:rsid w:val="00C77599"/>
    <w:rsid w:val="00C778C1"/>
    <w:rsid w:val="00C7797B"/>
    <w:rsid w:val="00C779BB"/>
    <w:rsid w:val="00C77F4B"/>
    <w:rsid w:val="00C8017B"/>
    <w:rsid w:val="00C8019A"/>
    <w:rsid w:val="00C801BE"/>
    <w:rsid w:val="00C801C5"/>
    <w:rsid w:val="00C8024E"/>
    <w:rsid w:val="00C803B6"/>
    <w:rsid w:val="00C8070D"/>
    <w:rsid w:val="00C80A1F"/>
    <w:rsid w:val="00C81215"/>
    <w:rsid w:val="00C81352"/>
    <w:rsid w:val="00C8171C"/>
    <w:rsid w:val="00C817A0"/>
    <w:rsid w:val="00C817A3"/>
    <w:rsid w:val="00C81899"/>
    <w:rsid w:val="00C81A40"/>
    <w:rsid w:val="00C81C65"/>
    <w:rsid w:val="00C81D16"/>
    <w:rsid w:val="00C81FDF"/>
    <w:rsid w:val="00C82027"/>
    <w:rsid w:val="00C822AC"/>
    <w:rsid w:val="00C826D3"/>
    <w:rsid w:val="00C82742"/>
    <w:rsid w:val="00C82C35"/>
    <w:rsid w:val="00C83114"/>
    <w:rsid w:val="00C8326B"/>
    <w:rsid w:val="00C8328C"/>
    <w:rsid w:val="00C832F1"/>
    <w:rsid w:val="00C832F4"/>
    <w:rsid w:val="00C834D5"/>
    <w:rsid w:val="00C83729"/>
    <w:rsid w:val="00C83773"/>
    <w:rsid w:val="00C83A9B"/>
    <w:rsid w:val="00C83CC5"/>
    <w:rsid w:val="00C83F11"/>
    <w:rsid w:val="00C840AA"/>
    <w:rsid w:val="00C840EC"/>
    <w:rsid w:val="00C84125"/>
    <w:rsid w:val="00C8479A"/>
    <w:rsid w:val="00C8486B"/>
    <w:rsid w:val="00C84947"/>
    <w:rsid w:val="00C8495F"/>
    <w:rsid w:val="00C84B73"/>
    <w:rsid w:val="00C84FC9"/>
    <w:rsid w:val="00C850E5"/>
    <w:rsid w:val="00C85211"/>
    <w:rsid w:val="00C8528D"/>
    <w:rsid w:val="00C853B7"/>
    <w:rsid w:val="00C857BD"/>
    <w:rsid w:val="00C85830"/>
    <w:rsid w:val="00C85862"/>
    <w:rsid w:val="00C85962"/>
    <w:rsid w:val="00C85ECA"/>
    <w:rsid w:val="00C85FFF"/>
    <w:rsid w:val="00C863C5"/>
    <w:rsid w:val="00C865A2"/>
    <w:rsid w:val="00C865F7"/>
    <w:rsid w:val="00C86649"/>
    <w:rsid w:val="00C869A6"/>
    <w:rsid w:val="00C86AD6"/>
    <w:rsid w:val="00C86C49"/>
    <w:rsid w:val="00C86C65"/>
    <w:rsid w:val="00C86D2D"/>
    <w:rsid w:val="00C86D3B"/>
    <w:rsid w:val="00C87242"/>
    <w:rsid w:val="00C872BA"/>
    <w:rsid w:val="00C873F9"/>
    <w:rsid w:val="00C874DC"/>
    <w:rsid w:val="00C876A4"/>
    <w:rsid w:val="00C8793D"/>
    <w:rsid w:val="00C87B4F"/>
    <w:rsid w:val="00C87BFC"/>
    <w:rsid w:val="00C87C03"/>
    <w:rsid w:val="00C87EB3"/>
    <w:rsid w:val="00C87F0E"/>
    <w:rsid w:val="00C90451"/>
    <w:rsid w:val="00C904CC"/>
    <w:rsid w:val="00C90575"/>
    <w:rsid w:val="00C907CB"/>
    <w:rsid w:val="00C90831"/>
    <w:rsid w:val="00C90F4A"/>
    <w:rsid w:val="00C91063"/>
    <w:rsid w:val="00C911F8"/>
    <w:rsid w:val="00C912BF"/>
    <w:rsid w:val="00C9137B"/>
    <w:rsid w:val="00C913C5"/>
    <w:rsid w:val="00C9148C"/>
    <w:rsid w:val="00C91D3D"/>
    <w:rsid w:val="00C92000"/>
    <w:rsid w:val="00C92497"/>
    <w:rsid w:val="00C92514"/>
    <w:rsid w:val="00C9260D"/>
    <w:rsid w:val="00C9281B"/>
    <w:rsid w:val="00C929C3"/>
    <w:rsid w:val="00C92B79"/>
    <w:rsid w:val="00C92BE7"/>
    <w:rsid w:val="00C92C8B"/>
    <w:rsid w:val="00C92D59"/>
    <w:rsid w:val="00C9338D"/>
    <w:rsid w:val="00C9339D"/>
    <w:rsid w:val="00C93490"/>
    <w:rsid w:val="00C936EA"/>
    <w:rsid w:val="00C938A2"/>
    <w:rsid w:val="00C939FB"/>
    <w:rsid w:val="00C93AB2"/>
    <w:rsid w:val="00C93C03"/>
    <w:rsid w:val="00C93E00"/>
    <w:rsid w:val="00C93E9B"/>
    <w:rsid w:val="00C93F30"/>
    <w:rsid w:val="00C9403E"/>
    <w:rsid w:val="00C9464F"/>
    <w:rsid w:val="00C94818"/>
    <w:rsid w:val="00C9491A"/>
    <w:rsid w:val="00C94A01"/>
    <w:rsid w:val="00C94E97"/>
    <w:rsid w:val="00C94EA9"/>
    <w:rsid w:val="00C94EF0"/>
    <w:rsid w:val="00C95571"/>
    <w:rsid w:val="00C9562A"/>
    <w:rsid w:val="00C956ED"/>
    <w:rsid w:val="00C95B59"/>
    <w:rsid w:val="00C95C24"/>
    <w:rsid w:val="00C95CEB"/>
    <w:rsid w:val="00C95D3C"/>
    <w:rsid w:val="00C9611A"/>
    <w:rsid w:val="00C961EE"/>
    <w:rsid w:val="00C96322"/>
    <w:rsid w:val="00C96367"/>
    <w:rsid w:val="00C9641B"/>
    <w:rsid w:val="00C9661B"/>
    <w:rsid w:val="00C9663D"/>
    <w:rsid w:val="00C9674D"/>
    <w:rsid w:val="00C96932"/>
    <w:rsid w:val="00C96AAE"/>
    <w:rsid w:val="00C96CCA"/>
    <w:rsid w:val="00C96D3D"/>
    <w:rsid w:val="00C96DF3"/>
    <w:rsid w:val="00C971E0"/>
    <w:rsid w:val="00C97412"/>
    <w:rsid w:val="00C9797D"/>
    <w:rsid w:val="00C97A4A"/>
    <w:rsid w:val="00C97B42"/>
    <w:rsid w:val="00C97BD1"/>
    <w:rsid w:val="00C97BFA"/>
    <w:rsid w:val="00C97E95"/>
    <w:rsid w:val="00CA0122"/>
    <w:rsid w:val="00CA0230"/>
    <w:rsid w:val="00CA073F"/>
    <w:rsid w:val="00CA0867"/>
    <w:rsid w:val="00CA0990"/>
    <w:rsid w:val="00CA0CE9"/>
    <w:rsid w:val="00CA0E51"/>
    <w:rsid w:val="00CA1040"/>
    <w:rsid w:val="00CA10B3"/>
    <w:rsid w:val="00CA1423"/>
    <w:rsid w:val="00CA15A9"/>
    <w:rsid w:val="00CA15B1"/>
    <w:rsid w:val="00CA16DC"/>
    <w:rsid w:val="00CA192F"/>
    <w:rsid w:val="00CA1A2A"/>
    <w:rsid w:val="00CA1A65"/>
    <w:rsid w:val="00CA1A6A"/>
    <w:rsid w:val="00CA1AA5"/>
    <w:rsid w:val="00CA2418"/>
    <w:rsid w:val="00CA24FB"/>
    <w:rsid w:val="00CA2765"/>
    <w:rsid w:val="00CA27CC"/>
    <w:rsid w:val="00CA29B6"/>
    <w:rsid w:val="00CA2D3A"/>
    <w:rsid w:val="00CA2DB9"/>
    <w:rsid w:val="00CA32C4"/>
    <w:rsid w:val="00CA3329"/>
    <w:rsid w:val="00CA33E4"/>
    <w:rsid w:val="00CA34A2"/>
    <w:rsid w:val="00CA3547"/>
    <w:rsid w:val="00CA3644"/>
    <w:rsid w:val="00CA36E1"/>
    <w:rsid w:val="00CA3876"/>
    <w:rsid w:val="00CA3A9E"/>
    <w:rsid w:val="00CA3CC7"/>
    <w:rsid w:val="00CA3E9A"/>
    <w:rsid w:val="00CA3EFC"/>
    <w:rsid w:val="00CA428A"/>
    <w:rsid w:val="00CA4323"/>
    <w:rsid w:val="00CA4A3F"/>
    <w:rsid w:val="00CA4D16"/>
    <w:rsid w:val="00CA4E1A"/>
    <w:rsid w:val="00CA5327"/>
    <w:rsid w:val="00CA5398"/>
    <w:rsid w:val="00CA5460"/>
    <w:rsid w:val="00CA559B"/>
    <w:rsid w:val="00CA5705"/>
    <w:rsid w:val="00CA5712"/>
    <w:rsid w:val="00CA5925"/>
    <w:rsid w:val="00CA5D0C"/>
    <w:rsid w:val="00CA5E8C"/>
    <w:rsid w:val="00CA5F7B"/>
    <w:rsid w:val="00CA6439"/>
    <w:rsid w:val="00CA644F"/>
    <w:rsid w:val="00CA67EE"/>
    <w:rsid w:val="00CA6AF8"/>
    <w:rsid w:val="00CA6D05"/>
    <w:rsid w:val="00CA6DC8"/>
    <w:rsid w:val="00CA7162"/>
    <w:rsid w:val="00CA724E"/>
    <w:rsid w:val="00CA7346"/>
    <w:rsid w:val="00CA7660"/>
    <w:rsid w:val="00CA781C"/>
    <w:rsid w:val="00CA7832"/>
    <w:rsid w:val="00CA79C5"/>
    <w:rsid w:val="00CB0157"/>
    <w:rsid w:val="00CB0535"/>
    <w:rsid w:val="00CB05FE"/>
    <w:rsid w:val="00CB07C7"/>
    <w:rsid w:val="00CB098E"/>
    <w:rsid w:val="00CB0D89"/>
    <w:rsid w:val="00CB0DA6"/>
    <w:rsid w:val="00CB0DFA"/>
    <w:rsid w:val="00CB132E"/>
    <w:rsid w:val="00CB1615"/>
    <w:rsid w:val="00CB1791"/>
    <w:rsid w:val="00CB1843"/>
    <w:rsid w:val="00CB1D19"/>
    <w:rsid w:val="00CB1DD7"/>
    <w:rsid w:val="00CB20BA"/>
    <w:rsid w:val="00CB225D"/>
    <w:rsid w:val="00CB24A4"/>
    <w:rsid w:val="00CB24CB"/>
    <w:rsid w:val="00CB25CA"/>
    <w:rsid w:val="00CB28F0"/>
    <w:rsid w:val="00CB28FD"/>
    <w:rsid w:val="00CB2E77"/>
    <w:rsid w:val="00CB3135"/>
    <w:rsid w:val="00CB32E4"/>
    <w:rsid w:val="00CB36B5"/>
    <w:rsid w:val="00CB37E6"/>
    <w:rsid w:val="00CB3C0E"/>
    <w:rsid w:val="00CB3CC0"/>
    <w:rsid w:val="00CB3E43"/>
    <w:rsid w:val="00CB3E46"/>
    <w:rsid w:val="00CB3EA5"/>
    <w:rsid w:val="00CB3FDF"/>
    <w:rsid w:val="00CB4291"/>
    <w:rsid w:val="00CB4418"/>
    <w:rsid w:val="00CB48DA"/>
    <w:rsid w:val="00CB4984"/>
    <w:rsid w:val="00CB4B68"/>
    <w:rsid w:val="00CB4E4F"/>
    <w:rsid w:val="00CB4E52"/>
    <w:rsid w:val="00CB5412"/>
    <w:rsid w:val="00CB5514"/>
    <w:rsid w:val="00CB56B4"/>
    <w:rsid w:val="00CB59F8"/>
    <w:rsid w:val="00CB5E8C"/>
    <w:rsid w:val="00CB6177"/>
    <w:rsid w:val="00CB62BC"/>
    <w:rsid w:val="00CB632C"/>
    <w:rsid w:val="00CB673B"/>
    <w:rsid w:val="00CB686A"/>
    <w:rsid w:val="00CB6A0B"/>
    <w:rsid w:val="00CB6B34"/>
    <w:rsid w:val="00CB6BCA"/>
    <w:rsid w:val="00CB6C16"/>
    <w:rsid w:val="00CB6E2E"/>
    <w:rsid w:val="00CB7330"/>
    <w:rsid w:val="00CB7784"/>
    <w:rsid w:val="00CB77AB"/>
    <w:rsid w:val="00CB7A64"/>
    <w:rsid w:val="00CC02EE"/>
    <w:rsid w:val="00CC0479"/>
    <w:rsid w:val="00CC056F"/>
    <w:rsid w:val="00CC05C1"/>
    <w:rsid w:val="00CC06CC"/>
    <w:rsid w:val="00CC0908"/>
    <w:rsid w:val="00CC0A14"/>
    <w:rsid w:val="00CC0AC5"/>
    <w:rsid w:val="00CC0B18"/>
    <w:rsid w:val="00CC0DD0"/>
    <w:rsid w:val="00CC10BF"/>
    <w:rsid w:val="00CC1243"/>
    <w:rsid w:val="00CC1319"/>
    <w:rsid w:val="00CC17FD"/>
    <w:rsid w:val="00CC1A99"/>
    <w:rsid w:val="00CC1DEB"/>
    <w:rsid w:val="00CC22A8"/>
    <w:rsid w:val="00CC22DC"/>
    <w:rsid w:val="00CC22EB"/>
    <w:rsid w:val="00CC2471"/>
    <w:rsid w:val="00CC2621"/>
    <w:rsid w:val="00CC2641"/>
    <w:rsid w:val="00CC29CA"/>
    <w:rsid w:val="00CC29E2"/>
    <w:rsid w:val="00CC29E3"/>
    <w:rsid w:val="00CC31EE"/>
    <w:rsid w:val="00CC3512"/>
    <w:rsid w:val="00CC3560"/>
    <w:rsid w:val="00CC3749"/>
    <w:rsid w:val="00CC3A77"/>
    <w:rsid w:val="00CC3BE4"/>
    <w:rsid w:val="00CC40BC"/>
    <w:rsid w:val="00CC41F7"/>
    <w:rsid w:val="00CC451C"/>
    <w:rsid w:val="00CC4554"/>
    <w:rsid w:val="00CC48FB"/>
    <w:rsid w:val="00CC4A27"/>
    <w:rsid w:val="00CC4BA9"/>
    <w:rsid w:val="00CC4BF2"/>
    <w:rsid w:val="00CC4E23"/>
    <w:rsid w:val="00CC4EA3"/>
    <w:rsid w:val="00CC510D"/>
    <w:rsid w:val="00CC513E"/>
    <w:rsid w:val="00CC521D"/>
    <w:rsid w:val="00CC5377"/>
    <w:rsid w:val="00CC574E"/>
    <w:rsid w:val="00CC5853"/>
    <w:rsid w:val="00CC596D"/>
    <w:rsid w:val="00CC5976"/>
    <w:rsid w:val="00CC59BD"/>
    <w:rsid w:val="00CC5BFA"/>
    <w:rsid w:val="00CC5CD0"/>
    <w:rsid w:val="00CC5CD5"/>
    <w:rsid w:val="00CC5D7C"/>
    <w:rsid w:val="00CC64AC"/>
    <w:rsid w:val="00CC64DB"/>
    <w:rsid w:val="00CC658D"/>
    <w:rsid w:val="00CC66BF"/>
    <w:rsid w:val="00CC68F5"/>
    <w:rsid w:val="00CC6DBB"/>
    <w:rsid w:val="00CC6E33"/>
    <w:rsid w:val="00CC730F"/>
    <w:rsid w:val="00CC752E"/>
    <w:rsid w:val="00CC7823"/>
    <w:rsid w:val="00CC7B5E"/>
    <w:rsid w:val="00CC7D71"/>
    <w:rsid w:val="00CC7FF9"/>
    <w:rsid w:val="00CD007D"/>
    <w:rsid w:val="00CD016A"/>
    <w:rsid w:val="00CD0195"/>
    <w:rsid w:val="00CD0406"/>
    <w:rsid w:val="00CD0999"/>
    <w:rsid w:val="00CD0A71"/>
    <w:rsid w:val="00CD0C92"/>
    <w:rsid w:val="00CD0CF0"/>
    <w:rsid w:val="00CD0E2E"/>
    <w:rsid w:val="00CD1405"/>
    <w:rsid w:val="00CD16C2"/>
    <w:rsid w:val="00CD1746"/>
    <w:rsid w:val="00CD1CFE"/>
    <w:rsid w:val="00CD1D72"/>
    <w:rsid w:val="00CD1D76"/>
    <w:rsid w:val="00CD1D77"/>
    <w:rsid w:val="00CD20F7"/>
    <w:rsid w:val="00CD2138"/>
    <w:rsid w:val="00CD236A"/>
    <w:rsid w:val="00CD282A"/>
    <w:rsid w:val="00CD32C2"/>
    <w:rsid w:val="00CD3487"/>
    <w:rsid w:val="00CD34AC"/>
    <w:rsid w:val="00CD36E8"/>
    <w:rsid w:val="00CD3CBA"/>
    <w:rsid w:val="00CD3E35"/>
    <w:rsid w:val="00CD3EBB"/>
    <w:rsid w:val="00CD3FE8"/>
    <w:rsid w:val="00CD44ED"/>
    <w:rsid w:val="00CD4567"/>
    <w:rsid w:val="00CD4A7C"/>
    <w:rsid w:val="00CD4A82"/>
    <w:rsid w:val="00CD4BBD"/>
    <w:rsid w:val="00CD50AB"/>
    <w:rsid w:val="00CD50E6"/>
    <w:rsid w:val="00CD5154"/>
    <w:rsid w:val="00CD5334"/>
    <w:rsid w:val="00CD584B"/>
    <w:rsid w:val="00CD58DC"/>
    <w:rsid w:val="00CD5AD0"/>
    <w:rsid w:val="00CD5B48"/>
    <w:rsid w:val="00CD5BEF"/>
    <w:rsid w:val="00CD5D95"/>
    <w:rsid w:val="00CD5E47"/>
    <w:rsid w:val="00CD6160"/>
    <w:rsid w:val="00CD62BF"/>
    <w:rsid w:val="00CD65D8"/>
    <w:rsid w:val="00CD6A6F"/>
    <w:rsid w:val="00CD6B61"/>
    <w:rsid w:val="00CD6CCA"/>
    <w:rsid w:val="00CD6D69"/>
    <w:rsid w:val="00CD6D97"/>
    <w:rsid w:val="00CD6E3E"/>
    <w:rsid w:val="00CD6F65"/>
    <w:rsid w:val="00CD6F6F"/>
    <w:rsid w:val="00CD700C"/>
    <w:rsid w:val="00CD7078"/>
    <w:rsid w:val="00CD70CF"/>
    <w:rsid w:val="00CD744D"/>
    <w:rsid w:val="00CD748A"/>
    <w:rsid w:val="00CD750B"/>
    <w:rsid w:val="00CD7564"/>
    <w:rsid w:val="00CD763E"/>
    <w:rsid w:val="00CD765C"/>
    <w:rsid w:val="00CD7895"/>
    <w:rsid w:val="00CD7896"/>
    <w:rsid w:val="00CD7A9F"/>
    <w:rsid w:val="00CD7F10"/>
    <w:rsid w:val="00CE0430"/>
    <w:rsid w:val="00CE045F"/>
    <w:rsid w:val="00CE0574"/>
    <w:rsid w:val="00CE06E4"/>
    <w:rsid w:val="00CE0ABD"/>
    <w:rsid w:val="00CE0B7B"/>
    <w:rsid w:val="00CE0C6F"/>
    <w:rsid w:val="00CE0E50"/>
    <w:rsid w:val="00CE1089"/>
    <w:rsid w:val="00CE1114"/>
    <w:rsid w:val="00CE1302"/>
    <w:rsid w:val="00CE130C"/>
    <w:rsid w:val="00CE146D"/>
    <w:rsid w:val="00CE164E"/>
    <w:rsid w:val="00CE1B79"/>
    <w:rsid w:val="00CE1C5A"/>
    <w:rsid w:val="00CE1E45"/>
    <w:rsid w:val="00CE1FA2"/>
    <w:rsid w:val="00CE2013"/>
    <w:rsid w:val="00CE2207"/>
    <w:rsid w:val="00CE23BE"/>
    <w:rsid w:val="00CE26DE"/>
    <w:rsid w:val="00CE26F6"/>
    <w:rsid w:val="00CE2786"/>
    <w:rsid w:val="00CE2836"/>
    <w:rsid w:val="00CE2B0F"/>
    <w:rsid w:val="00CE2C36"/>
    <w:rsid w:val="00CE347A"/>
    <w:rsid w:val="00CE3529"/>
    <w:rsid w:val="00CE3657"/>
    <w:rsid w:val="00CE3A3B"/>
    <w:rsid w:val="00CE3BC8"/>
    <w:rsid w:val="00CE3CF1"/>
    <w:rsid w:val="00CE3E1C"/>
    <w:rsid w:val="00CE3F76"/>
    <w:rsid w:val="00CE4227"/>
    <w:rsid w:val="00CE425D"/>
    <w:rsid w:val="00CE42AE"/>
    <w:rsid w:val="00CE43F8"/>
    <w:rsid w:val="00CE44B3"/>
    <w:rsid w:val="00CE4798"/>
    <w:rsid w:val="00CE47EE"/>
    <w:rsid w:val="00CE4A35"/>
    <w:rsid w:val="00CE4A6C"/>
    <w:rsid w:val="00CE4CA0"/>
    <w:rsid w:val="00CE4DC9"/>
    <w:rsid w:val="00CE4FD0"/>
    <w:rsid w:val="00CE5239"/>
    <w:rsid w:val="00CE5525"/>
    <w:rsid w:val="00CE55AF"/>
    <w:rsid w:val="00CE5696"/>
    <w:rsid w:val="00CE56C7"/>
    <w:rsid w:val="00CE5713"/>
    <w:rsid w:val="00CE583E"/>
    <w:rsid w:val="00CE59D9"/>
    <w:rsid w:val="00CE5A4D"/>
    <w:rsid w:val="00CE5D6F"/>
    <w:rsid w:val="00CE5D78"/>
    <w:rsid w:val="00CE5E81"/>
    <w:rsid w:val="00CE5F16"/>
    <w:rsid w:val="00CE6115"/>
    <w:rsid w:val="00CE63B7"/>
    <w:rsid w:val="00CE647D"/>
    <w:rsid w:val="00CE6524"/>
    <w:rsid w:val="00CE66AC"/>
    <w:rsid w:val="00CE68A0"/>
    <w:rsid w:val="00CE6A4E"/>
    <w:rsid w:val="00CE6AD1"/>
    <w:rsid w:val="00CE6AF6"/>
    <w:rsid w:val="00CE6BA3"/>
    <w:rsid w:val="00CE6E7E"/>
    <w:rsid w:val="00CE6F52"/>
    <w:rsid w:val="00CE6F77"/>
    <w:rsid w:val="00CE70BC"/>
    <w:rsid w:val="00CE7608"/>
    <w:rsid w:val="00CE76D3"/>
    <w:rsid w:val="00CE77A1"/>
    <w:rsid w:val="00CE7914"/>
    <w:rsid w:val="00CE7A08"/>
    <w:rsid w:val="00CE7D5B"/>
    <w:rsid w:val="00CE7E4F"/>
    <w:rsid w:val="00CF0117"/>
    <w:rsid w:val="00CF01FC"/>
    <w:rsid w:val="00CF025E"/>
    <w:rsid w:val="00CF0722"/>
    <w:rsid w:val="00CF0727"/>
    <w:rsid w:val="00CF08B1"/>
    <w:rsid w:val="00CF0B2B"/>
    <w:rsid w:val="00CF0EA6"/>
    <w:rsid w:val="00CF0EE5"/>
    <w:rsid w:val="00CF10A9"/>
    <w:rsid w:val="00CF10E5"/>
    <w:rsid w:val="00CF12FA"/>
    <w:rsid w:val="00CF1460"/>
    <w:rsid w:val="00CF14F1"/>
    <w:rsid w:val="00CF1650"/>
    <w:rsid w:val="00CF1785"/>
    <w:rsid w:val="00CF17C8"/>
    <w:rsid w:val="00CF1A09"/>
    <w:rsid w:val="00CF1BBF"/>
    <w:rsid w:val="00CF1C7C"/>
    <w:rsid w:val="00CF1D6B"/>
    <w:rsid w:val="00CF2EB3"/>
    <w:rsid w:val="00CF317F"/>
    <w:rsid w:val="00CF3562"/>
    <w:rsid w:val="00CF366A"/>
    <w:rsid w:val="00CF3755"/>
    <w:rsid w:val="00CF37AE"/>
    <w:rsid w:val="00CF37DD"/>
    <w:rsid w:val="00CF38F4"/>
    <w:rsid w:val="00CF3EE8"/>
    <w:rsid w:val="00CF3FAB"/>
    <w:rsid w:val="00CF4053"/>
    <w:rsid w:val="00CF40AD"/>
    <w:rsid w:val="00CF42C2"/>
    <w:rsid w:val="00CF4424"/>
    <w:rsid w:val="00CF445E"/>
    <w:rsid w:val="00CF4469"/>
    <w:rsid w:val="00CF4685"/>
    <w:rsid w:val="00CF4865"/>
    <w:rsid w:val="00CF4964"/>
    <w:rsid w:val="00CF49C8"/>
    <w:rsid w:val="00CF4A5B"/>
    <w:rsid w:val="00CF4A9C"/>
    <w:rsid w:val="00CF4B49"/>
    <w:rsid w:val="00CF4B52"/>
    <w:rsid w:val="00CF4DBC"/>
    <w:rsid w:val="00CF4FCF"/>
    <w:rsid w:val="00CF51D3"/>
    <w:rsid w:val="00CF5C34"/>
    <w:rsid w:val="00CF5CA1"/>
    <w:rsid w:val="00CF5D77"/>
    <w:rsid w:val="00CF60C5"/>
    <w:rsid w:val="00CF62C3"/>
    <w:rsid w:val="00CF6464"/>
    <w:rsid w:val="00CF658D"/>
    <w:rsid w:val="00CF674C"/>
    <w:rsid w:val="00CF6762"/>
    <w:rsid w:val="00CF6A63"/>
    <w:rsid w:val="00CF6D37"/>
    <w:rsid w:val="00CF6EDB"/>
    <w:rsid w:val="00CF6FA3"/>
    <w:rsid w:val="00CF73EF"/>
    <w:rsid w:val="00CF74DB"/>
    <w:rsid w:val="00CF7704"/>
    <w:rsid w:val="00CF7AF7"/>
    <w:rsid w:val="00CF7BEB"/>
    <w:rsid w:val="00CF7CA0"/>
    <w:rsid w:val="00D001E4"/>
    <w:rsid w:val="00D00213"/>
    <w:rsid w:val="00D00249"/>
    <w:rsid w:val="00D002E4"/>
    <w:rsid w:val="00D003D0"/>
    <w:rsid w:val="00D003EE"/>
    <w:rsid w:val="00D00869"/>
    <w:rsid w:val="00D00B54"/>
    <w:rsid w:val="00D01119"/>
    <w:rsid w:val="00D01372"/>
    <w:rsid w:val="00D0138C"/>
    <w:rsid w:val="00D014E5"/>
    <w:rsid w:val="00D01C7F"/>
    <w:rsid w:val="00D02087"/>
    <w:rsid w:val="00D020E9"/>
    <w:rsid w:val="00D02147"/>
    <w:rsid w:val="00D023A1"/>
    <w:rsid w:val="00D02666"/>
    <w:rsid w:val="00D02779"/>
    <w:rsid w:val="00D028B6"/>
    <w:rsid w:val="00D02A03"/>
    <w:rsid w:val="00D02BF7"/>
    <w:rsid w:val="00D02E59"/>
    <w:rsid w:val="00D02EB8"/>
    <w:rsid w:val="00D033F9"/>
    <w:rsid w:val="00D036E9"/>
    <w:rsid w:val="00D03B12"/>
    <w:rsid w:val="00D03B3C"/>
    <w:rsid w:val="00D03CC5"/>
    <w:rsid w:val="00D0437F"/>
    <w:rsid w:val="00D04581"/>
    <w:rsid w:val="00D04582"/>
    <w:rsid w:val="00D0460C"/>
    <w:rsid w:val="00D04638"/>
    <w:rsid w:val="00D04751"/>
    <w:rsid w:val="00D047D4"/>
    <w:rsid w:val="00D048EC"/>
    <w:rsid w:val="00D04C19"/>
    <w:rsid w:val="00D051C6"/>
    <w:rsid w:val="00D05305"/>
    <w:rsid w:val="00D05314"/>
    <w:rsid w:val="00D05347"/>
    <w:rsid w:val="00D05526"/>
    <w:rsid w:val="00D05538"/>
    <w:rsid w:val="00D0556F"/>
    <w:rsid w:val="00D05688"/>
    <w:rsid w:val="00D0584C"/>
    <w:rsid w:val="00D058F7"/>
    <w:rsid w:val="00D05A24"/>
    <w:rsid w:val="00D05A92"/>
    <w:rsid w:val="00D05CDB"/>
    <w:rsid w:val="00D05F6B"/>
    <w:rsid w:val="00D0609A"/>
    <w:rsid w:val="00D066CC"/>
    <w:rsid w:val="00D06963"/>
    <w:rsid w:val="00D06BAF"/>
    <w:rsid w:val="00D06C68"/>
    <w:rsid w:val="00D06CDE"/>
    <w:rsid w:val="00D06F0E"/>
    <w:rsid w:val="00D0718B"/>
    <w:rsid w:val="00D074E4"/>
    <w:rsid w:val="00D0785A"/>
    <w:rsid w:val="00D0794F"/>
    <w:rsid w:val="00D07B78"/>
    <w:rsid w:val="00D10058"/>
    <w:rsid w:val="00D103FE"/>
    <w:rsid w:val="00D104B3"/>
    <w:rsid w:val="00D10577"/>
    <w:rsid w:val="00D1058E"/>
    <w:rsid w:val="00D10742"/>
    <w:rsid w:val="00D1076E"/>
    <w:rsid w:val="00D10C69"/>
    <w:rsid w:val="00D10CE1"/>
    <w:rsid w:val="00D10E43"/>
    <w:rsid w:val="00D10F17"/>
    <w:rsid w:val="00D11022"/>
    <w:rsid w:val="00D11127"/>
    <w:rsid w:val="00D111D4"/>
    <w:rsid w:val="00D117C0"/>
    <w:rsid w:val="00D117E1"/>
    <w:rsid w:val="00D1236C"/>
    <w:rsid w:val="00D1276F"/>
    <w:rsid w:val="00D12803"/>
    <w:rsid w:val="00D12B96"/>
    <w:rsid w:val="00D12BA7"/>
    <w:rsid w:val="00D12CB9"/>
    <w:rsid w:val="00D12F2B"/>
    <w:rsid w:val="00D133C0"/>
    <w:rsid w:val="00D134C5"/>
    <w:rsid w:val="00D135A9"/>
    <w:rsid w:val="00D13A32"/>
    <w:rsid w:val="00D13B15"/>
    <w:rsid w:val="00D13DB7"/>
    <w:rsid w:val="00D13DB8"/>
    <w:rsid w:val="00D13EC7"/>
    <w:rsid w:val="00D14121"/>
    <w:rsid w:val="00D14307"/>
    <w:rsid w:val="00D14362"/>
    <w:rsid w:val="00D15234"/>
    <w:rsid w:val="00D1537C"/>
    <w:rsid w:val="00D153E3"/>
    <w:rsid w:val="00D154FA"/>
    <w:rsid w:val="00D1559A"/>
    <w:rsid w:val="00D155D9"/>
    <w:rsid w:val="00D1567C"/>
    <w:rsid w:val="00D15A9D"/>
    <w:rsid w:val="00D15C60"/>
    <w:rsid w:val="00D15CCB"/>
    <w:rsid w:val="00D15D23"/>
    <w:rsid w:val="00D15F4D"/>
    <w:rsid w:val="00D1635C"/>
    <w:rsid w:val="00D16433"/>
    <w:rsid w:val="00D16750"/>
    <w:rsid w:val="00D16885"/>
    <w:rsid w:val="00D16D57"/>
    <w:rsid w:val="00D16E65"/>
    <w:rsid w:val="00D17002"/>
    <w:rsid w:val="00D1700B"/>
    <w:rsid w:val="00D17306"/>
    <w:rsid w:val="00D17493"/>
    <w:rsid w:val="00D17647"/>
    <w:rsid w:val="00D17897"/>
    <w:rsid w:val="00D17A43"/>
    <w:rsid w:val="00D200BF"/>
    <w:rsid w:val="00D200DD"/>
    <w:rsid w:val="00D20266"/>
    <w:rsid w:val="00D20499"/>
    <w:rsid w:val="00D20610"/>
    <w:rsid w:val="00D2062A"/>
    <w:rsid w:val="00D2079A"/>
    <w:rsid w:val="00D20887"/>
    <w:rsid w:val="00D20C3E"/>
    <w:rsid w:val="00D20DBC"/>
    <w:rsid w:val="00D20E75"/>
    <w:rsid w:val="00D21158"/>
    <w:rsid w:val="00D21537"/>
    <w:rsid w:val="00D216F4"/>
    <w:rsid w:val="00D21725"/>
    <w:rsid w:val="00D2178B"/>
    <w:rsid w:val="00D21923"/>
    <w:rsid w:val="00D2199C"/>
    <w:rsid w:val="00D21B35"/>
    <w:rsid w:val="00D21BDC"/>
    <w:rsid w:val="00D21BEF"/>
    <w:rsid w:val="00D21C5A"/>
    <w:rsid w:val="00D21C97"/>
    <w:rsid w:val="00D21DBE"/>
    <w:rsid w:val="00D22648"/>
    <w:rsid w:val="00D2265D"/>
    <w:rsid w:val="00D22769"/>
    <w:rsid w:val="00D2279E"/>
    <w:rsid w:val="00D227B2"/>
    <w:rsid w:val="00D228CE"/>
    <w:rsid w:val="00D22BF4"/>
    <w:rsid w:val="00D22EC8"/>
    <w:rsid w:val="00D23064"/>
    <w:rsid w:val="00D23163"/>
    <w:rsid w:val="00D23371"/>
    <w:rsid w:val="00D23410"/>
    <w:rsid w:val="00D2356D"/>
    <w:rsid w:val="00D23596"/>
    <w:rsid w:val="00D236DD"/>
    <w:rsid w:val="00D23BBC"/>
    <w:rsid w:val="00D23D90"/>
    <w:rsid w:val="00D23DCB"/>
    <w:rsid w:val="00D23DF5"/>
    <w:rsid w:val="00D23E00"/>
    <w:rsid w:val="00D2419E"/>
    <w:rsid w:val="00D2422C"/>
    <w:rsid w:val="00D24259"/>
    <w:rsid w:val="00D2444D"/>
    <w:rsid w:val="00D24805"/>
    <w:rsid w:val="00D24B1B"/>
    <w:rsid w:val="00D24B1F"/>
    <w:rsid w:val="00D24FB9"/>
    <w:rsid w:val="00D25341"/>
    <w:rsid w:val="00D255E1"/>
    <w:rsid w:val="00D25650"/>
    <w:rsid w:val="00D2572D"/>
    <w:rsid w:val="00D2579A"/>
    <w:rsid w:val="00D25843"/>
    <w:rsid w:val="00D259CB"/>
    <w:rsid w:val="00D25B83"/>
    <w:rsid w:val="00D26290"/>
    <w:rsid w:val="00D263BA"/>
    <w:rsid w:val="00D265A5"/>
    <w:rsid w:val="00D265E1"/>
    <w:rsid w:val="00D2666E"/>
    <w:rsid w:val="00D267C4"/>
    <w:rsid w:val="00D267C8"/>
    <w:rsid w:val="00D26B62"/>
    <w:rsid w:val="00D26C23"/>
    <w:rsid w:val="00D272D9"/>
    <w:rsid w:val="00D27431"/>
    <w:rsid w:val="00D27708"/>
    <w:rsid w:val="00D279C4"/>
    <w:rsid w:val="00D27A8B"/>
    <w:rsid w:val="00D3018E"/>
    <w:rsid w:val="00D30289"/>
    <w:rsid w:val="00D3051E"/>
    <w:rsid w:val="00D306A5"/>
    <w:rsid w:val="00D307F3"/>
    <w:rsid w:val="00D30827"/>
    <w:rsid w:val="00D30C38"/>
    <w:rsid w:val="00D30D58"/>
    <w:rsid w:val="00D30FC2"/>
    <w:rsid w:val="00D310D3"/>
    <w:rsid w:val="00D3113B"/>
    <w:rsid w:val="00D313DE"/>
    <w:rsid w:val="00D313F3"/>
    <w:rsid w:val="00D31450"/>
    <w:rsid w:val="00D31462"/>
    <w:rsid w:val="00D317A6"/>
    <w:rsid w:val="00D31B6A"/>
    <w:rsid w:val="00D3292D"/>
    <w:rsid w:val="00D32979"/>
    <w:rsid w:val="00D32B34"/>
    <w:rsid w:val="00D32DF9"/>
    <w:rsid w:val="00D32EF8"/>
    <w:rsid w:val="00D33032"/>
    <w:rsid w:val="00D33035"/>
    <w:rsid w:val="00D33251"/>
    <w:rsid w:val="00D334AF"/>
    <w:rsid w:val="00D334D9"/>
    <w:rsid w:val="00D336A2"/>
    <w:rsid w:val="00D336A5"/>
    <w:rsid w:val="00D33745"/>
    <w:rsid w:val="00D33B3A"/>
    <w:rsid w:val="00D33BA3"/>
    <w:rsid w:val="00D34337"/>
    <w:rsid w:val="00D34943"/>
    <w:rsid w:val="00D3497F"/>
    <w:rsid w:val="00D34D64"/>
    <w:rsid w:val="00D34E37"/>
    <w:rsid w:val="00D34FE3"/>
    <w:rsid w:val="00D352AF"/>
    <w:rsid w:val="00D35AA9"/>
    <w:rsid w:val="00D35AEE"/>
    <w:rsid w:val="00D35CAE"/>
    <w:rsid w:val="00D35F29"/>
    <w:rsid w:val="00D35F85"/>
    <w:rsid w:val="00D35FAC"/>
    <w:rsid w:val="00D361ED"/>
    <w:rsid w:val="00D362B7"/>
    <w:rsid w:val="00D36362"/>
    <w:rsid w:val="00D36421"/>
    <w:rsid w:val="00D364EA"/>
    <w:rsid w:val="00D3678B"/>
    <w:rsid w:val="00D36CC8"/>
    <w:rsid w:val="00D36ED7"/>
    <w:rsid w:val="00D36EEC"/>
    <w:rsid w:val="00D370DB"/>
    <w:rsid w:val="00D370F8"/>
    <w:rsid w:val="00D371B3"/>
    <w:rsid w:val="00D371EE"/>
    <w:rsid w:val="00D37709"/>
    <w:rsid w:val="00D3780E"/>
    <w:rsid w:val="00D37B23"/>
    <w:rsid w:val="00D37CDE"/>
    <w:rsid w:val="00D37DD9"/>
    <w:rsid w:val="00D37F03"/>
    <w:rsid w:val="00D37F26"/>
    <w:rsid w:val="00D40280"/>
    <w:rsid w:val="00D40463"/>
    <w:rsid w:val="00D40993"/>
    <w:rsid w:val="00D40A6A"/>
    <w:rsid w:val="00D40A8B"/>
    <w:rsid w:val="00D40D6E"/>
    <w:rsid w:val="00D40F5E"/>
    <w:rsid w:val="00D40FC6"/>
    <w:rsid w:val="00D414FB"/>
    <w:rsid w:val="00D418BA"/>
    <w:rsid w:val="00D418E9"/>
    <w:rsid w:val="00D42099"/>
    <w:rsid w:val="00D420F0"/>
    <w:rsid w:val="00D426CB"/>
    <w:rsid w:val="00D4271C"/>
    <w:rsid w:val="00D4294E"/>
    <w:rsid w:val="00D42B42"/>
    <w:rsid w:val="00D42E84"/>
    <w:rsid w:val="00D431AB"/>
    <w:rsid w:val="00D434FA"/>
    <w:rsid w:val="00D436E8"/>
    <w:rsid w:val="00D43703"/>
    <w:rsid w:val="00D438DD"/>
    <w:rsid w:val="00D439DF"/>
    <w:rsid w:val="00D43A3B"/>
    <w:rsid w:val="00D43B52"/>
    <w:rsid w:val="00D43CA9"/>
    <w:rsid w:val="00D43D31"/>
    <w:rsid w:val="00D43E0D"/>
    <w:rsid w:val="00D43E4F"/>
    <w:rsid w:val="00D43E61"/>
    <w:rsid w:val="00D43EBD"/>
    <w:rsid w:val="00D44024"/>
    <w:rsid w:val="00D44917"/>
    <w:rsid w:val="00D44AEA"/>
    <w:rsid w:val="00D44FC8"/>
    <w:rsid w:val="00D452AE"/>
    <w:rsid w:val="00D45547"/>
    <w:rsid w:val="00D45551"/>
    <w:rsid w:val="00D4558E"/>
    <w:rsid w:val="00D45752"/>
    <w:rsid w:val="00D45850"/>
    <w:rsid w:val="00D459E2"/>
    <w:rsid w:val="00D45AC0"/>
    <w:rsid w:val="00D45AFE"/>
    <w:rsid w:val="00D45BFA"/>
    <w:rsid w:val="00D45CD8"/>
    <w:rsid w:val="00D4607F"/>
    <w:rsid w:val="00D46618"/>
    <w:rsid w:val="00D46721"/>
    <w:rsid w:val="00D4685F"/>
    <w:rsid w:val="00D468DE"/>
    <w:rsid w:val="00D46909"/>
    <w:rsid w:val="00D46D1B"/>
    <w:rsid w:val="00D4725D"/>
    <w:rsid w:val="00D47406"/>
    <w:rsid w:val="00D4742E"/>
    <w:rsid w:val="00D47432"/>
    <w:rsid w:val="00D47797"/>
    <w:rsid w:val="00D47859"/>
    <w:rsid w:val="00D47A66"/>
    <w:rsid w:val="00D47E8F"/>
    <w:rsid w:val="00D47FAC"/>
    <w:rsid w:val="00D500D3"/>
    <w:rsid w:val="00D501ED"/>
    <w:rsid w:val="00D501FC"/>
    <w:rsid w:val="00D50631"/>
    <w:rsid w:val="00D508C1"/>
    <w:rsid w:val="00D509BD"/>
    <w:rsid w:val="00D50A6D"/>
    <w:rsid w:val="00D5149D"/>
    <w:rsid w:val="00D51760"/>
    <w:rsid w:val="00D51E2E"/>
    <w:rsid w:val="00D52371"/>
    <w:rsid w:val="00D52504"/>
    <w:rsid w:val="00D52B2D"/>
    <w:rsid w:val="00D52C75"/>
    <w:rsid w:val="00D52D0F"/>
    <w:rsid w:val="00D5314D"/>
    <w:rsid w:val="00D531E9"/>
    <w:rsid w:val="00D53710"/>
    <w:rsid w:val="00D53994"/>
    <w:rsid w:val="00D53BDD"/>
    <w:rsid w:val="00D53D63"/>
    <w:rsid w:val="00D53E6B"/>
    <w:rsid w:val="00D540C4"/>
    <w:rsid w:val="00D54138"/>
    <w:rsid w:val="00D541D3"/>
    <w:rsid w:val="00D54256"/>
    <w:rsid w:val="00D54291"/>
    <w:rsid w:val="00D54504"/>
    <w:rsid w:val="00D5463E"/>
    <w:rsid w:val="00D548A6"/>
    <w:rsid w:val="00D54BD6"/>
    <w:rsid w:val="00D54C08"/>
    <w:rsid w:val="00D54E7F"/>
    <w:rsid w:val="00D54ECF"/>
    <w:rsid w:val="00D54F69"/>
    <w:rsid w:val="00D550E5"/>
    <w:rsid w:val="00D557C1"/>
    <w:rsid w:val="00D5599C"/>
    <w:rsid w:val="00D559D1"/>
    <w:rsid w:val="00D55B26"/>
    <w:rsid w:val="00D55DD0"/>
    <w:rsid w:val="00D55ED2"/>
    <w:rsid w:val="00D55F81"/>
    <w:rsid w:val="00D563D6"/>
    <w:rsid w:val="00D5651D"/>
    <w:rsid w:val="00D5657C"/>
    <w:rsid w:val="00D56634"/>
    <w:rsid w:val="00D56667"/>
    <w:rsid w:val="00D568DF"/>
    <w:rsid w:val="00D56942"/>
    <w:rsid w:val="00D569D4"/>
    <w:rsid w:val="00D56A6A"/>
    <w:rsid w:val="00D56C94"/>
    <w:rsid w:val="00D57036"/>
    <w:rsid w:val="00D57038"/>
    <w:rsid w:val="00D57066"/>
    <w:rsid w:val="00D571E3"/>
    <w:rsid w:val="00D5725B"/>
    <w:rsid w:val="00D575CB"/>
    <w:rsid w:val="00D57895"/>
    <w:rsid w:val="00D57A0F"/>
    <w:rsid w:val="00D57D0B"/>
    <w:rsid w:val="00D57DA0"/>
    <w:rsid w:val="00D57E01"/>
    <w:rsid w:val="00D5CC69"/>
    <w:rsid w:val="00D6014B"/>
    <w:rsid w:val="00D604C5"/>
    <w:rsid w:val="00D60829"/>
    <w:rsid w:val="00D60957"/>
    <w:rsid w:val="00D60C41"/>
    <w:rsid w:val="00D60C4E"/>
    <w:rsid w:val="00D610DD"/>
    <w:rsid w:val="00D610F0"/>
    <w:rsid w:val="00D611BC"/>
    <w:rsid w:val="00D611FC"/>
    <w:rsid w:val="00D6130C"/>
    <w:rsid w:val="00D6132A"/>
    <w:rsid w:val="00D61674"/>
    <w:rsid w:val="00D61DEB"/>
    <w:rsid w:val="00D62040"/>
    <w:rsid w:val="00D620A5"/>
    <w:rsid w:val="00D622AB"/>
    <w:rsid w:val="00D62344"/>
    <w:rsid w:val="00D62558"/>
    <w:rsid w:val="00D62778"/>
    <w:rsid w:val="00D62B25"/>
    <w:rsid w:val="00D62DF3"/>
    <w:rsid w:val="00D62FC7"/>
    <w:rsid w:val="00D63122"/>
    <w:rsid w:val="00D63142"/>
    <w:rsid w:val="00D63160"/>
    <w:rsid w:val="00D63196"/>
    <w:rsid w:val="00D635BC"/>
    <w:rsid w:val="00D6362C"/>
    <w:rsid w:val="00D638B3"/>
    <w:rsid w:val="00D63AC2"/>
    <w:rsid w:val="00D63B21"/>
    <w:rsid w:val="00D63CDD"/>
    <w:rsid w:val="00D63D0C"/>
    <w:rsid w:val="00D63D83"/>
    <w:rsid w:val="00D63EFB"/>
    <w:rsid w:val="00D64265"/>
    <w:rsid w:val="00D64341"/>
    <w:rsid w:val="00D64F1B"/>
    <w:rsid w:val="00D65041"/>
    <w:rsid w:val="00D653C2"/>
    <w:rsid w:val="00D654A7"/>
    <w:rsid w:val="00D6577D"/>
    <w:rsid w:val="00D65A9E"/>
    <w:rsid w:val="00D65AC1"/>
    <w:rsid w:val="00D65B62"/>
    <w:rsid w:val="00D65BC3"/>
    <w:rsid w:val="00D65BCE"/>
    <w:rsid w:val="00D65C2A"/>
    <w:rsid w:val="00D660F9"/>
    <w:rsid w:val="00D668C6"/>
    <w:rsid w:val="00D668D2"/>
    <w:rsid w:val="00D66900"/>
    <w:rsid w:val="00D66933"/>
    <w:rsid w:val="00D66C86"/>
    <w:rsid w:val="00D66F22"/>
    <w:rsid w:val="00D66F6A"/>
    <w:rsid w:val="00D670D7"/>
    <w:rsid w:val="00D671A7"/>
    <w:rsid w:val="00D672A0"/>
    <w:rsid w:val="00D677F1"/>
    <w:rsid w:val="00D67825"/>
    <w:rsid w:val="00D67A31"/>
    <w:rsid w:val="00D67AB4"/>
    <w:rsid w:val="00D705D6"/>
    <w:rsid w:val="00D707BD"/>
    <w:rsid w:val="00D70DDF"/>
    <w:rsid w:val="00D70DEB"/>
    <w:rsid w:val="00D70E3B"/>
    <w:rsid w:val="00D71153"/>
    <w:rsid w:val="00D713FE"/>
    <w:rsid w:val="00D714CD"/>
    <w:rsid w:val="00D71AA4"/>
    <w:rsid w:val="00D71B62"/>
    <w:rsid w:val="00D71FDF"/>
    <w:rsid w:val="00D721C3"/>
    <w:rsid w:val="00D723CA"/>
    <w:rsid w:val="00D72AFE"/>
    <w:rsid w:val="00D72B60"/>
    <w:rsid w:val="00D7394C"/>
    <w:rsid w:val="00D73C3A"/>
    <w:rsid w:val="00D7414C"/>
    <w:rsid w:val="00D7442B"/>
    <w:rsid w:val="00D74714"/>
    <w:rsid w:val="00D7477D"/>
    <w:rsid w:val="00D7480D"/>
    <w:rsid w:val="00D748C5"/>
    <w:rsid w:val="00D748FC"/>
    <w:rsid w:val="00D74E08"/>
    <w:rsid w:val="00D74F24"/>
    <w:rsid w:val="00D74F4A"/>
    <w:rsid w:val="00D751BC"/>
    <w:rsid w:val="00D75356"/>
    <w:rsid w:val="00D75658"/>
    <w:rsid w:val="00D757C6"/>
    <w:rsid w:val="00D75BA8"/>
    <w:rsid w:val="00D75BAB"/>
    <w:rsid w:val="00D75C25"/>
    <w:rsid w:val="00D75D80"/>
    <w:rsid w:val="00D75DE9"/>
    <w:rsid w:val="00D7627F"/>
    <w:rsid w:val="00D76555"/>
    <w:rsid w:val="00D76592"/>
    <w:rsid w:val="00D76657"/>
    <w:rsid w:val="00D766D0"/>
    <w:rsid w:val="00D76797"/>
    <w:rsid w:val="00D767DD"/>
    <w:rsid w:val="00D7685F"/>
    <w:rsid w:val="00D76D06"/>
    <w:rsid w:val="00D76D15"/>
    <w:rsid w:val="00D76E93"/>
    <w:rsid w:val="00D76E9B"/>
    <w:rsid w:val="00D76FD0"/>
    <w:rsid w:val="00D774B3"/>
    <w:rsid w:val="00D7752E"/>
    <w:rsid w:val="00D776DC"/>
    <w:rsid w:val="00D776E1"/>
    <w:rsid w:val="00D77A95"/>
    <w:rsid w:val="00D77ED9"/>
    <w:rsid w:val="00D8028E"/>
    <w:rsid w:val="00D80367"/>
    <w:rsid w:val="00D80563"/>
    <w:rsid w:val="00D806EE"/>
    <w:rsid w:val="00D80863"/>
    <w:rsid w:val="00D80E45"/>
    <w:rsid w:val="00D80F71"/>
    <w:rsid w:val="00D80FB1"/>
    <w:rsid w:val="00D811D7"/>
    <w:rsid w:val="00D818C2"/>
    <w:rsid w:val="00D81906"/>
    <w:rsid w:val="00D81997"/>
    <w:rsid w:val="00D81E01"/>
    <w:rsid w:val="00D81F42"/>
    <w:rsid w:val="00D82495"/>
    <w:rsid w:val="00D825D0"/>
    <w:rsid w:val="00D826B7"/>
    <w:rsid w:val="00D82973"/>
    <w:rsid w:val="00D829A8"/>
    <w:rsid w:val="00D82C0D"/>
    <w:rsid w:val="00D83003"/>
    <w:rsid w:val="00D83131"/>
    <w:rsid w:val="00D83146"/>
    <w:rsid w:val="00D83437"/>
    <w:rsid w:val="00D838D5"/>
    <w:rsid w:val="00D83973"/>
    <w:rsid w:val="00D83A72"/>
    <w:rsid w:val="00D83A7F"/>
    <w:rsid w:val="00D83A88"/>
    <w:rsid w:val="00D83B8C"/>
    <w:rsid w:val="00D83E35"/>
    <w:rsid w:val="00D83E7C"/>
    <w:rsid w:val="00D83EB2"/>
    <w:rsid w:val="00D843EA"/>
    <w:rsid w:val="00D84619"/>
    <w:rsid w:val="00D84925"/>
    <w:rsid w:val="00D84BBB"/>
    <w:rsid w:val="00D84CD4"/>
    <w:rsid w:val="00D84CFD"/>
    <w:rsid w:val="00D84E19"/>
    <w:rsid w:val="00D84EA3"/>
    <w:rsid w:val="00D8518D"/>
    <w:rsid w:val="00D852D4"/>
    <w:rsid w:val="00D854E0"/>
    <w:rsid w:val="00D854FA"/>
    <w:rsid w:val="00D85638"/>
    <w:rsid w:val="00D857A8"/>
    <w:rsid w:val="00D8582A"/>
    <w:rsid w:val="00D85D2E"/>
    <w:rsid w:val="00D85EF0"/>
    <w:rsid w:val="00D85FCD"/>
    <w:rsid w:val="00D8601F"/>
    <w:rsid w:val="00D86420"/>
    <w:rsid w:val="00D8663A"/>
    <w:rsid w:val="00D86C83"/>
    <w:rsid w:val="00D86DB2"/>
    <w:rsid w:val="00D870F1"/>
    <w:rsid w:val="00D87124"/>
    <w:rsid w:val="00D8716F"/>
    <w:rsid w:val="00D8746B"/>
    <w:rsid w:val="00D87906"/>
    <w:rsid w:val="00D879FA"/>
    <w:rsid w:val="00D87A73"/>
    <w:rsid w:val="00D87DA9"/>
    <w:rsid w:val="00D87EC1"/>
    <w:rsid w:val="00D90063"/>
    <w:rsid w:val="00D9026B"/>
    <w:rsid w:val="00D90411"/>
    <w:rsid w:val="00D90553"/>
    <w:rsid w:val="00D90694"/>
    <w:rsid w:val="00D907FD"/>
    <w:rsid w:val="00D90827"/>
    <w:rsid w:val="00D90C84"/>
    <w:rsid w:val="00D90F41"/>
    <w:rsid w:val="00D911B7"/>
    <w:rsid w:val="00D913CD"/>
    <w:rsid w:val="00D9148F"/>
    <w:rsid w:val="00D917C6"/>
    <w:rsid w:val="00D919AE"/>
    <w:rsid w:val="00D919C2"/>
    <w:rsid w:val="00D920A8"/>
    <w:rsid w:val="00D92171"/>
    <w:rsid w:val="00D9284C"/>
    <w:rsid w:val="00D92DBC"/>
    <w:rsid w:val="00D92ECD"/>
    <w:rsid w:val="00D92F45"/>
    <w:rsid w:val="00D93288"/>
    <w:rsid w:val="00D93879"/>
    <w:rsid w:val="00D93965"/>
    <w:rsid w:val="00D93B1C"/>
    <w:rsid w:val="00D93B73"/>
    <w:rsid w:val="00D93EC4"/>
    <w:rsid w:val="00D93FEC"/>
    <w:rsid w:val="00D94207"/>
    <w:rsid w:val="00D942EC"/>
    <w:rsid w:val="00D94831"/>
    <w:rsid w:val="00D948C7"/>
    <w:rsid w:val="00D948E4"/>
    <w:rsid w:val="00D949FA"/>
    <w:rsid w:val="00D94D9F"/>
    <w:rsid w:val="00D94F0D"/>
    <w:rsid w:val="00D9509D"/>
    <w:rsid w:val="00D95252"/>
    <w:rsid w:val="00D95615"/>
    <w:rsid w:val="00D9566B"/>
    <w:rsid w:val="00D956C2"/>
    <w:rsid w:val="00D9588B"/>
    <w:rsid w:val="00D95933"/>
    <w:rsid w:val="00D95978"/>
    <w:rsid w:val="00D95986"/>
    <w:rsid w:val="00D95996"/>
    <w:rsid w:val="00D95999"/>
    <w:rsid w:val="00D95AA3"/>
    <w:rsid w:val="00D95DD1"/>
    <w:rsid w:val="00D95E84"/>
    <w:rsid w:val="00D961B1"/>
    <w:rsid w:val="00D96217"/>
    <w:rsid w:val="00D96321"/>
    <w:rsid w:val="00D963A0"/>
    <w:rsid w:val="00D96407"/>
    <w:rsid w:val="00D9644D"/>
    <w:rsid w:val="00D9646C"/>
    <w:rsid w:val="00D968D8"/>
    <w:rsid w:val="00D96908"/>
    <w:rsid w:val="00D9691A"/>
    <w:rsid w:val="00D96931"/>
    <w:rsid w:val="00D96C39"/>
    <w:rsid w:val="00D97147"/>
    <w:rsid w:val="00D97182"/>
    <w:rsid w:val="00D972AE"/>
    <w:rsid w:val="00D97654"/>
    <w:rsid w:val="00D9775D"/>
    <w:rsid w:val="00D977F8"/>
    <w:rsid w:val="00D97811"/>
    <w:rsid w:val="00D97C64"/>
    <w:rsid w:val="00D97DB3"/>
    <w:rsid w:val="00D97EDF"/>
    <w:rsid w:val="00DA003B"/>
    <w:rsid w:val="00DA01A2"/>
    <w:rsid w:val="00DA02D3"/>
    <w:rsid w:val="00DA03A2"/>
    <w:rsid w:val="00DA05B0"/>
    <w:rsid w:val="00DA097A"/>
    <w:rsid w:val="00DA09F4"/>
    <w:rsid w:val="00DA0A37"/>
    <w:rsid w:val="00DA0BF5"/>
    <w:rsid w:val="00DA0EEF"/>
    <w:rsid w:val="00DA12AF"/>
    <w:rsid w:val="00DA130B"/>
    <w:rsid w:val="00DA1C8E"/>
    <w:rsid w:val="00DA1D9A"/>
    <w:rsid w:val="00DA21F7"/>
    <w:rsid w:val="00DA229C"/>
    <w:rsid w:val="00DA23D6"/>
    <w:rsid w:val="00DA244D"/>
    <w:rsid w:val="00DA2483"/>
    <w:rsid w:val="00DA2504"/>
    <w:rsid w:val="00DA2613"/>
    <w:rsid w:val="00DA2A3C"/>
    <w:rsid w:val="00DA2AE8"/>
    <w:rsid w:val="00DA2B6A"/>
    <w:rsid w:val="00DA2BD6"/>
    <w:rsid w:val="00DA359B"/>
    <w:rsid w:val="00DA38EB"/>
    <w:rsid w:val="00DA3AE2"/>
    <w:rsid w:val="00DA3D58"/>
    <w:rsid w:val="00DA3DFC"/>
    <w:rsid w:val="00DA3F41"/>
    <w:rsid w:val="00DA4130"/>
    <w:rsid w:val="00DA41D2"/>
    <w:rsid w:val="00DA4226"/>
    <w:rsid w:val="00DA433C"/>
    <w:rsid w:val="00DA43DB"/>
    <w:rsid w:val="00DA4526"/>
    <w:rsid w:val="00DA4660"/>
    <w:rsid w:val="00DA4863"/>
    <w:rsid w:val="00DA4AF8"/>
    <w:rsid w:val="00DA4B16"/>
    <w:rsid w:val="00DA4BCB"/>
    <w:rsid w:val="00DA4F89"/>
    <w:rsid w:val="00DA51F2"/>
    <w:rsid w:val="00DA59A0"/>
    <w:rsid w:val="00DA5A4D"/>
    <w:rsid w:val="00DA5E6D"/>
    <w:rsid w:val="00DA5F96"/>
    <w:rsid w:val="00DA6251"/>
    <w:rsid w:val="00DA6508"/>
    <w:rsid w:val="00DA670E"/>
    <w:rsid w:val="00DA673A"/>
    <w:rsid w:val="00DA6A57"/>
    <w:rsid w:val="00DA6AD2"/>
    <w:rsid w:val="00DA70B9"/>
    <w:rsid w:val="00DA711F"/>
    <w:rsid w:val="00DA73A7"/>
    <w:rsid w:val="00DA758A"/>
    <w:rsid w:val="00DA778C"/>
    <w:rsid w:val="00DA79F8"/>
    <w:rsid w:val="00DA7A3E"/>
    <w:rsid w:val="00DA7AF5"/>
    <w:rsid w:val="00DA7C0D"/>
    <w:rsid w:val="00DA7E91"/>
    <w:rsid w:val="00DA7F2B"/>
    <w:rsid w:val="00DB04D0"/>
    <w:rsid w:val="00DB05EF"/>
    <w:rsid w:val="00DB069C"/>
    <w:rsid w:val="00DB071B"/>
    <w:rsid w:val="00DB0A6B"/>
    <w:rsid w:val="00DB0B7A"/>
    <w:rsid w:val="00DB0D8D"/>
    <w:rsid w:val="00DB0D96"/>
    <w:rsid w:val="00DB0F7A"/>
    <w:rsid w:val="00DB1064"/>
    <w:rsid w:val="00DB1075"/>
    <w:rsid w:val="00DB1195"/>
    <w:rsid w:val="00DB13B6"/>
    <w:rsid w:val="00DB143E"/>
    <w:rsid w:val="00DB198A"/>
    <w:rsid w:val="00DB1996"/>
    <w:rsid w:val="00DB1A8C"/>
    <w:rsid w:val="00DB1B08"/>
    <w:rsid w:val="00DB20BE"/>
    <w:rsid w:val="00DB2107"/>
    <w:rsid w:val="00DB225B"/>
    <w:rsid w:val="00DB2489"/>
    <w:rsid w:val="00DB2734"/>
    <w:rsid w:val="00DB2B7A"/>
    <w:rsid w:val="00DB2B83"/>
    <w:rsid w:val="00DB2E20"/>
    <w:rsid w:val="00DB2E62"/>
    <w:rsid w:val="00DB30B2"/>
    <w:rsid w:val="00DB3415"/>
    <w:rsid w:val="00DB34AA"/>
    <w:rsid w:val="00DB388A"/>
    <w:rsid w:val="00DB3C01"/>
    <w:rsid w:val="00DB40BD"/>
    <w:rsid w:val="00DB4154"/>
    <w:rsid w:val="00DB415E"/>
    <w:rsid w:val="00DB42BA"/>
    <w:rsid w:val="00DB4310"/>
    <w:rsid w:val="00DB4601"/>
    <w:rsid w:val="00DB4967"/>
    <w:rsid w:val="00DB4DD1"/>
    <w:rsid w:val="00DB4E4F"/>
    <w:rsid w:val="00DB504D"/>
    <w:rsid w:val="00DB56A5"/>
    <w:rsid w:val="00DB56E2"/>
    <w:rsid w:val="00DB572B"/>
    <w:rsid w:val="00DB57CC"/>
    <w:rsid w:val="00DB5953"/>
    <w:rsid w:val="00DB59A9"/>
    <w:rsid w:val="00DB59B3"/>
    <w:rsid w:val="00DB5C28"/>
    <w:rsid w:val="00DB5EA7"/>
    <w:rsid w:val="00DB60BC"/>
    <w:rsid w:val="00DB618E"/>
    <w:rsid w:val="00DB61CD"/>
    <w:rsid w:val="00DB6396"/>
    <w:rsid w:val="00DB6AE1"/>
    <w:rsid w:val="00DB6D78"/>
    <w:rsid w:val="00DB71C1"/>
    <w:rsid w:val="00DB726A"/>
    <w:rsid w:val="00DB7316"/>
    <w:rsid w:val="00DB74B0"/>
    <w:rsid w:val="00DB7564"/>
    <w:rsid w:val="00DB7E35"/>
    <w:rsid w:val="00DB7FBE"/>
    <w:rsid w:val="00DC00E4"/>
    <w:rsid w:val="00DC0867"/>
    <w:rsid w:val="00DC0873"/>
    <w:rsid w:val="00DC0877"/>
    <w:rsid w:val="00DC08DF"/>
    <w:rsid w:val="00DC0AA0"/>
    <w:rsid w:val="00DC0CC2"/>
    <w:rsid w:val="00DC0E1F"/>
    <w:rsid w:val="00DC106F"/>
    <w:rsid w:val="00DC1219"/>
    <w:rsid w:val="00DC1533"/>
    <w:rsid w:val="00DC1632"/>
    <w:rsid w:val="00DC1762"/>
    <w:rsid w:val="00DC17B9"/>
    <w:rsid w:val="00DC1B5B"/>
    <w:rsid w:val="00DC1B84"/>
    <w:rsid w:val="00DC1CD9"/>
    <w:rsid w:val="00DC1F4D"/>
    <w:rsid w:val="00DC2037"/>
    <w:rsid w:val="00DC215E"/>
    <w:rsid w:val="00DC216C"/>
    <w:rsid w:val="00DC23B0"/>
    <w:rsid w:val="00DC2CEF"/>
    <w:rsid w:val="00DC2D72"/>
    <w:rsid w:val="00DC2F75"/>
    <w:rsid w:val="00DC2FD9"/>
    <w:rsid w:val="00DC314E"/>
    <w:rsid w:val="00DC34EC"/>
    <w:rsid w:val="00DC39E6"/>
    <w:rsid w:val="00DC39EB"/>
    <w:rsid w:val="00DC3C1B"/>
    <w:rsid w:val="00DC3F62"/>
    <w:rsid w:val="00DC42E2"/>
    <w:rsid w:val="00DC43C4"/>
    <w:rsid w:val="00DC44C0"/>
    <w:rsid w:val="00DC46A9"/>
    <w:rsid w:val="00DC476B"/>
    <w:rsid w:val="00DC4858"/>
    <w:rsid w:val="00DC48FF"/>
    <w:rsid w:val="00DC4956"/>
    <w:rsid w:val="00DC4A06"/>
    <w:rsid w:val="00DC4A8C"/>
    <w:rsid w:val="00DC4E34"/>
    <w:rsid w:val="00DC523D"/>
    <w:rsid w:val="00DC5324"/>
    <w:rsid w:val="00DC533A"/>
    <w:rsid w:val="00DC54AE"/>
    <w:rsid w:val="00DC5504"/>
    <w:rsid w:val="00DC56ED"/>
    <w:rsid w:val="00DC5813"/>
    <w:rsid w:val="00DC5AB4"/>
    <w:rsid w:val="00DC5C15"/>
    <w:rsid w:val="00DC5C62"/>
    <w:rsid w:val="00DC5DDD"/>
    <w:rsid w:val="00DC6135"/>
    <w:rsid w:val="00DC61AB"/>
    <w:rsid w:val="00DC62B1"/>
    <w:rsid w:val="00DC64E6"/>
    <w:rsid w:val="00DC6719"/>
    <w:rsid w:val="00DC6B53"/>
    <w:rsid w:val="00DC6C67"/>
    <w:rsid w:val="00DC714B"/>
    <w:rsid w:val="00DC72A6"/>
    <w:rsid w:val="00DC72E8"/>
    <w:rsid w:val="00DC73E8"/>
    <w:rsid w:val="00DC7465"/>
    <w:rsid w:val="00DC751D"/>
    <w:rsid w:val="00DC7D49"/>
    <w:rsid w:val="00DC7DE8"/>
    <w:rsid w:val="00DC7E9E"/>
    <w:rsid w:val="00DC7EC5"/>
    <w:rsid w:val="00DC7F2F"/>
    <w:rsid w:val="00DC7F88"/>
    <w:rsid w:val="00DD00EB"/>
    <w:rsid w:val="00DD01AA"/>
    <w:rsid w:val="00DD0205"/>
    <w:rsid w:val="00DD0684"/>
    <w:rsid w:val="00DD0909"/>
    <w:rsid w:val="00DD0EE1"/>
    <w:rsid w:val="00DD120C"/>
    <w:rsid w:val="00DD1406"/>
    <w:rsid w:val="00DD140B"/>
    <w:rsid w:val="00DD15F9"/>
    <w:rsid w:val="00DD1605"/>
    <w:rsid w:val="00DD16C3"/>
    <w:rsid w:val="00DD176A"/>
    <w:rsid w:val="00DD2056"/>
    <w:rsid w:val="00DD2086"/>
    <w:rsid w:val="00DD23D1"/>
    <w:rsid w:val="00DD249D"/>
    <w:rsid w:val="00DD254E"/>
    <w:rsid w:val="00DD261D"/>
    <w:rsid w:val="00DD2643"/>
    <w:rsid w:val="00DD2649"/>
    <w:rsid w:val="00DD2898"/>
    <w:rsid w:val="00DD2903"/>
    <w:rsid w:val="00DD2A18"/>
    <w:rsid w:val="00DD2B0A"/>
    <w:rsid w:val="00DD2F54"/>
    <w:rsid w:val="00DD31DF"/>
    <w:rsid w:val="00DD3244"/>
    <w:rsid w:val="00DD388A"/>
    <w:rsid w:val="00DD3936"/>
    <w:rsid w:val="00DD3983"/>
    <w:rsid w:val="00DD3B36"/>
    <w:rsid w:val="00DD3C01"/>
    <w:rsid w:val="00DD3C27"/>
    <w:rsid w:val="00DD3F14"/>
    <w:rsid w:val="00DD3F7C"/>
    <w:rsid w:val="00DD40D7"/>
    <w:rsid w:val="00DD444E"/>
    <w:rsid w:val="00DD4463"/>
    <w:rsid w:val="00DD446A"/>
    <w:rsid w:val="00DD451C"/>
    <w:rsid w:val="00DD4650"/>
    <w:rsid w:val="00DD4794"/>
    <w:rsid w:val="00DD493B"/>
    <w:rsid w:val="00DD4C4E"/>
    <w:rsid w:val="00DD4E61"/>
    <w:rsid w:val="00DD4E65"/>
    <w:rsid w:val="00DD5023"/>
    <w:rsid w:val="00DD5025"/>
    <w:rsid w:val="00DD5132"/>
    <w:rsid w:val="00DD518A"/>
    <w:rsid w:val="00DD51DE"/>
    <w:rsid w:val="00DD5220"/>
    <w:rsid w:val="00DD5236"/>
    <w:rsid w:val="00DD559B"/>
    <w:rsid w:val="00DD5708"/>
    <w:rsid w:val="00DD5B06"/>
    <w:rsid w:val="00DD658E"/>
    <w:rsid w:val="00DD6827"/>
    <w:rsid w:val="00DD68BB"/>
    <w:rsid w:val="00DD6B49"/>
    <w:rsid w:val="00DD6C06"/>
    <w:rsid w:val="00DD6CD6"/>
    <w:rsid w:val="00DD70D5"/>
    <w:rsid w:val="00DD7238"/>
    <w:rsid w:val="00DD76DD"/>
    <w:rsid w:val="00DD7738"/>
    <w:rsid w:val="00DD779A"/>
    <w:rsid w:val="00DD7A1A"/>
    <w:rsid w:val="00DD7C14"/>
    <w:rsid w:val="00DE0459"/>
    <w:rsid w:val="00DE058A"/>
    <w:rsid w:val="00DE05E1"/>
    <w:rsid w:val="00DE0717"/>
    <w:rsid w:val="00DE0920"/>
    <w:rsid w:val="00DE0A15"/>
    <w:rsid w:val="00DE0A5C"/>
    <w:rsid w:val="00DE0ACE"/>
    <w:rsid w:val="00DE0B54"/>
    <w:rsid w:val="00DE0BE2"/>
    <w:rsid w:val="00DE0D13"/>
    <w:rsid w:val="00DE1176"/>
    <w:rsid w:val="00DE1313"/>
    <w:rsid w:val="00DE1319"/>
    <w:rsid w:val="00DE1555"/>
    <w:rsid w:val="00DE15A3"/>
    <w:rsid w:val="00DE17CD"/>
    <w:rsid w:val="00DE1893"/>
    <w:rsid w:val="00DE1A20"/>
    <w:rsid w:val="00DE1A4C"/>
    <w:rsid w:val="00DE1BAB"/>
    <w:rsid w:val="00DE1D29"/>
    <w:rsid w:val="00DE1E35"/>
    <w:rsid w:val="00DE1E48"/>
    <w:rsid w:val="00DE1EA3"/>
    <w:rsid w:val="00DE1F3C"/>
    <w:rsid w:val="00DE22A3"/>
    <w:rsid w:val="00DE28A1"/>
    <w:rsid w:val="00DE28F1"/>
    <w:rsid w:val="00DE295D"/>
    <w:rsid w:val="00DE2AFA"/>
    <w:rsid w:val="00DE2C32"/>
    <w:rsid w:val="00DE2C3C"/>
    <w:rsid w:val="00DE2E68"/>
    <w:rsid w:val="00DE2F44"/>
    <w:rsid w:val="00DE30C6"/>
    <w:rsid w:val="00DE31C6"/>
    <w:rsid w:val="00DE35C2"/>
    <w:rsid w:val="00DE3850"/>
    <w:rsid w:val="00DE3ADA"/>
    <w:rsid w:val="00DE3BA6"/>
    <w:rsid w:val="00DE3CF3"/>
    <w:rsid w:val="00DE3D1B"/>
    <w:rsid w:val="00DE3EFE"/>
    <w:rsid w:val="00DE3FED"/>
    <w:rsid w:val="00DE4022"/>
    <w:rsid w:val="00DE40E3"/>
    <w:rsid w:val="00DE4621"/>
    <w:rsid w:val="00DE48AE"/>
    <w:rsid w:val="00DE4ACA"/>
    <w:rsid w:val="00DE4B8C"/>
    <w:rsid w:val="00DE4E4A"/>
    <w:rsid w:val="00DE4E86"/>
    <w:rsid w:val="00DE4F19"/>
    <w:rsid w:val="00DE5083"/>
    <w:rsid w:val="00DE50BF"/>
    <w:rsid w:val="00DE549A"/>
    <w:rsid w:val="00DE549F"/>
    <w:rsid w:val="00DE54B7"/>
    <w:rsid w:val="00DE5764"/>
    <w:rsid w:val="00DE5901"/>
    <w:rsid w:val="00DE598C"/>
    <w:rsid w:val="00DE5C9F"/>
    <w:rsid w:val="00DE605E"/>
    <w:rsid w:val="00DE60B2"/>
    <w:rsid w:val="00DE6422"/>
    <w:rsid w:val="00DE653C"/>
    <w:rsid w:val="00DE6569"/>
    <w:rsid w:val="00DE6AF0"/>
    <w:rsid w:val="00DE6CCA"/>
    <w:rsid w:val="00DE6FDD"/>
    <w:rsid w:val="00DE72C7"/>
    <w:rsid w:val="00DE7660"/>
    <w:rsid w:val="00DE7690"/>
    <w:rsid w:val="00DE78A3"/>
    <w:rsid w:val="00DE79D7"/>
    <w:rsid w:val="00DE7AF0"/>
    <w:rsid w:val="00DE7CB4"/>
    <w:rsid w:val="00DE7E9F"/>
    <w:rsid w:val="00DE7EEB"/>
    <w:rsid w:val="00DE7F21"/>
    <w:rsid w:val="00DE7F84"/>
    <w:rsid w:val="00DF0197"/>
    <w:rsid w:val="00DF0353"/>
    <w:rsid w:val="00DF0466"/>
    <w:rsid w:val="00DF05DD"/>
    <w:rsid w:val="00DF0B58"/>
    <w:rsid w:val="00DF0FF0"/>
    <w:rsid w:val="00DF121D"/>
    <w:rsid w:val="00DF13E3"/>
    <w:rsid w:val="00DF13FA"/>
    <w:rsid w:val="00DF17D6"/>
    <w:rsid w:val="00DF1829"/>
    <w:rsid w:val="00DF18B3"/>
    <w:rsid w:val="00DF18BA"/>
    <w:rsid w:val="00DF18E8"/>
    <w:rsid w:val="00DF1A57"/>
    <w:rsid w:val="00DF1BE6"/>
    <w:rsid w:val="00DF20C2"/>
    <w:rsid w:val="00DF216C"/>
    <w:rsid w:val="00DF21A4"/>
    <w:rsid w:val="00DF2251"/>
    <w:rsid w:val="00DF2568"/>
    <w:rsid w:val="00DF26C5"/>
    <w:rsid w:val="00DF2A08"/>
    <w:rsid w:val="00DF2CC4"/>
    <w:rsid w:val="00DF2D00"/>
    <w:rsid w:val="00DF2E05"/>
    <w:rsid w:val="00DF3664"/>
    <w:rsid w:val="00DF387D"/>
    <w:rsid w:val="00DF38A7"/>
    <w:rsid w:val="00DF3A44"/>
    <w:rsid w:val="00DF3CEF"/>
    <w:rsid w:val="00DF3D34"/>
    <w:rsid w:val="00DF3E8E"/>
    <w:rsid w:val="00DF41F0"/>
    <w:rsid w:val="00DF43E0"/>
    <w:rsid w:val="00DF4464"/>
    <w:rsid w:val="00DF4904"/>
    <w:rsid w:val="00DF492D"/>
    <w:rsid w:val="00DF4B60"/>
    <w:rsid w:val="00DF4D26"/>
    <w:rsid w:val="00DF4D86"/>
    <w:rsid w:val="00DF5087"/>
    <w:rsid w:val="00DF50A2"/>
    <w:rsid w:val="00DF50FB"/>
    <w:rsid w:val="00DF526E"/>
    <w:rsid w:val="00DF536B"/>
    <w:rsid w:val="00DF55BD"/>
    <w:rsid w:val="00DF55FA"/>
    <w:rsid w:val="00DF5747"/>
    <w:rsid w:val="00DF5813"/>
    <w:rsid w:val="00DF59B4"/>
    <w:rsid w:val="00DF59CE"/>
    <w:rsid w:val="00DF5B19"/>
    <w:rsid w:val="00DF5B4F"/>
    <w:rsid w:val="00DF5C55"/>
    <w:rsid w:val="00DF5E6D"/>
    <w:rsid w:val="00DF6390"/>
    <w:rsid w:val="00DF644C"/>
    <w:rsid w:val="00DF6467"/>
    <w:rsid w:val="00DF68D9"/>
    <w:rsid w:val="00DF6CEC"/>
    <w:rsid w:val="00DF6E0F"/>
    <w:rsid w:val="00DF6E5A"/>
    <w:rsid w:val="00DF6E7B"/>
    <w:rsid w:val="00DF700A"/>
    <w:rsid w:val="00DF7235"/>
    <w:rsid w:val="00DF732C"/>
    <w:rsid w:val="00DF7468"/>
    <w:rsid w:val="00DF7751"/>
    <w:rsid w:val="00DF77C5"/>
    <w:rsid w:val="00E0008D"/>
    <w:rsid w:val="00E00AE8"/>
    <w:rsid w:val="00E00CB4"/>
    <w:rsid w:val="00E00E25"/>
    <w:rsid w:val="00E010C4"/>
    <w:rsid w:val="00E0188F"/>
    <w:rsid w:val="00E01950"/>
    <w:rsid w:val="00E01BF7"/>
    <w:rsid w:val="00E01F11"/>
    <w:rsid w:val="00E01F55"/>
    <w:rsid w:val="00E01FD9"/>
    <w:rsid w:val="00E01FED"/>
    <w:rsid w:val="00E02123"/>
    <w:rsid w:val="00E02178"/>
    <w:rsid w:val="00E0229A"/>
    <w:rsid w:val="00E02333"/>
    <w:rsid w:val="00E02594"/>
    <w:rsid w:val="00E026E2"/>
    <w:rsid w:val="00E02945"/>
    <w:rsid w:val="00E02C45"/>
    <w:rsid w:val="00E02CD5"/>
    <w:rsid w:val="00E02EE6"/>
    <w:rsid w:val="00E02F2E"/>
    <w:rsid w:val="00E032CF"/>
    <w:rsid w:val="00E03376"/>
    <w:rsid w:val="00E03608"/>
    <w:rsid w:val="00E03787"/>
    <w:rsid w:val="00E03AC2"/>
    <w:rsid w:val="00E03B13"/>
    <w:rsid w:val="00E03C09"/>
    <w:rsid w:val="00E03EEF"/>
    <w:rsid w:val="00E04179"/>
    <w:rsid w:val="00E0445E"/>
    <w:rsid w:val="00E047A3"/>
    <w:rsid w:val="00E04841"/>
    <w:rsid w:val="00E04928"/>
    <w:rsid w:val="00E04AF5"/>
    <w:rsid w:val="00E04F13"/>
    <w:rsid w:val="00E04F96"/>
    <w:rsid w:val="00E05043"/>
    <w:rsid w:val="00E0517C"/>
    <w:rsid w:val="00E051AA"/>
    <w:rsid w:val="00E05383"/>
    <w:rsid w:val="00E0545F"/>
    <w:rsid w:val="00E054CD"/>
    <w:rsid w:val="00E05738"/>
    <w:rsid w:val="00E05819"/>
    <w:rsid w:val="00E059B4"/>
    <w:rsid w:val="00E05A6B"/>
    <w:rsid w:val="00E05BC6"/>
    <w:rsid w:val="00E05D9E"/>
    <w:rsid w:val="00E05DB4"/>
    <w:rsid w:val="00E05E8E"/>
    <w:rsid w:val="00E061FF"/>
    <w:rsid w:val="00E062F4"/>
    <w:rsid w:val="00E06333"/>
    <w:rsid w:val="00E06352"/>
    <w:rsid w:val="00E0662E"/>
    <w:rsid w:val="00E0663A"/>
    <w:rsid w:val="00E06696"/>
    <w:rsid w:val="00E0677A"/>
    <w:rsid w:val="00E06849"/>
    <w:rsid w:val="00E0684A"/>
    <w:rsid w:val="00E06AF4"/>
    <w:rsid w:val="00E06D43"/>
    <w:rsid w:val="00E06EDE"/>
    <w:rsid w:val="00E07116"/>
    <w:rsid w:val="00E07226"/>
    <w:rsid w:val="00E0787A"/>
    <w:rsid w:val="00E0788C"/>
    <w:rsid w:val="00E07D64"/>
    <w:rsid w:val="00E07FEE"/>
    <w:rsid w:val="00E104DF"/>
    <w:rsid w:val="00E10546"/>
    <w:rsid w:val="00E108D6"/>
    <w:rsid w:val="00E108DD"/>
    <w:rsid w:val="00E10DA8"/>
    <w:rsid w:val="00E10E1A"/>
    <w:rsid w:val="00E10E4E"/>
    <w:rsid w:val="00E111F9"/>
    <w:rsid w:val="00E1149D"/>
    <w:rsid w:val="00E116FB"/>
    <w:rsid w:val="00E11828"/>
    <w:rsid w:val="00E119EA"/>
    <w:rsid w:val="00E11AF4"/>
    <w:rsid w:val="00E11E9D"/>
    <w:rsid w:val="00E11F22"/>
    <w:rsid w:val="00E11FF6"/>
    <w:rsid w:val="00E1219A"/>
    <w:rsid w:val="00E12381"/>
    <w:rsid w:val="00E126CC"/>
    <w:rsid w:val="00E12786"/>
    <w:rsid w:val="00E1286D"/>
    <w:rsid w:val="00E13272"/>
    <w:rsid w:val="00E13273"/>
    <w:rsid w:val="00E13305"/>
    <w:rsid w:val="00E133A6"/>
    <w:rsid w:val="00E1369F"/>
    <w:rsid w:val="00E13973"/>
    <w:rsid w:val="00E139F0"/>
    <w:rsid w:val="00E13B25"/>
    <w:rsid w:val="00E13D08"/>
    <w:rsid w:val="00E13E16"/>
    <w:rsid w:val="00E13EFF"/>
    <w:rsid w:val="00E14045"/>
    <w:rsid w:val="00E14731"/>
    <w:rsid w:val="00E14850"/>
    <w:rsid w:val="00E14A3C"/>
    <w:rsid w:val="00E14C01"/>
    <w:rsid w:val="00E14EB9"/>
    <w:rsid w:val="00E15500"/>
    <w:rsid w:val="00E155C6"/>
    <w:rsid w:val="00E156E5"/>
    <w:rsid w:val="00E157CF"/>
    <w:rsid w:val="00E158D8"/>
    <w:rsid w:val="00E159C0"/>
    <w:rsid w:val="00E15B6C"/>
    <w:rsid w:val="00E15C77"/>
    <w:rsid w:val="00E15C9D"/>
    <w:rsid w:val="00E15DD0"/>
    <w:rsid w:val="00E1604E"/>
    <w:rsid w:val="00E1628E"/>
    <w:rsid w:val="00E16641"/>
    <w:rsid w:val="00E1669C"/>
    <w:rsid w:val="00E169BD"/>
    <w:rsid w:val="00E16B67"/>
    <w:rsid w:val="00E16D77"/>
    <w:rsid w:val="00E1707E"/>
    <w:rsid w:val="00E1748D"/>
    <w:rsid w:val="00E1769F"/>
    <w:rsid w:val="00E17A25"/>
    <w:rsid w:val="00E17AD8"/>
    <w:rsid w:val="00E17B6A"/>
    <w:rsid w:val="00E17D29"/>
    <w:rsid w:val="00E17D7A"/>
    <w:rsid w:val="00E17DBC"/>
    <w:rsid w:val="00E200DA"/>
    <w:rsid w:val="00E201E0"/>
    <w:rsid w:val="00E2038B"/>
    <w:rsid w:val="00E208B2"/>
    <w:rsid w:val="00E2110E"/>
    <w:rsid w:val="00E21695"/>
    <w:rsid w:val="00E21835"/>
    <w:rsid w:val="00E21914"/>
    <w:rsid w:val="00E21C39"/>
    <w:rsid w:val="00E21D17"/>
    <w:rsid w:val="00E21DB3"/>
    <w:rsid w:val="00E21EF5"/>
    <w:rsid w:val="00E21FCE"/>
    <w:rsid w:val="00E2210F"/>
    <w:rsid w:val="00E227E7"/>
    <w:rsid w:val="00E22B26"/>
    <w:rsid w:val="00E22B3D"/>
    <w:rsid w:val="00E232B9"/>
    <w:rsid w:val="00E232F6"/>
    <w:rsid w:val="00E236F8"/>
    <w:rsid w:val="00E23A6B"/>
    <w:rsid w:val="00E23F35"/>
    <w:rsid w:val="00E23FB1"/>
    <w:rsid w:val="00E24819"/>
    <w:rsid w:val="00E24824"/>
    <w:rsid w:val="00E24A74"/>
    <w:rsid w:val="00E25146"/>
    <w:rsid w:val="00E257AB"/>
    <w:rsid w:val="00E25A21"/>
    <w:rsid w:val="00E25E83"/>
    <w:rsid w:val="00E25FD5"/>
    <w:rsid w:val="00E25FEC"/>
    <w:rsid w:val="00E26024"/>
    <w:rsid w:val="00E2609E"/>
    <w:rsid w:val="00E261D7"/>
    <w:rsid w:val="00E2627F"/>
    <w:rsid w:val="00E2630F"/>
    <w:rsid w:val="00E263F8"/>
    <w:rsid w:val="00E26628"/>
    <w:rsid w:val="00E26785"/>
    <w:rsid w:val="00E2681D"/>
    <w:rsid w:val="00E26919"/>
    <w:rsid w:val="00E26A53"/>
    <w:rsid w:val="00E26BB1"/>
    <w:rsid w:val="00E26E3C"/>
    <w:rsid w:val="00E26E75"/>
    <w:rsid w:val="00E26EE4"/>
    <w:rsid w:val="00E27368"/>
    <w:rsid w:val="00E273D5"/>
    <w:rsid w:val="00E27486"/>
    <w:rsid w:val="00E2766B"/>
    <w:rsid w:val="00E27769"/>
    <w:rsid w:val="00E27923"/>
    <w:rsid w:val="00E27B09"/>
    <w:rsid w:val="00E27CA7"/>
    <w:rsid w:val="00E27E64"/>
    <w:rsid w:val="00E3004A"/>
    <w:rsid w:val="00E30241"/>
    <w:rsid w:val="00E308A7"/>
    <w:rsid w:val="00E309CD"/>
    <w:rsid w:val="00E309E4"/>
    <w:rsid w:val="00E309E6"/>
    <w:rsid w:val="00E309EA"/>
    <w:rsid w:val="00E30B0C"/>
    <w:rsid w:val="00E30BCE"/>
    <w:rsid w:val="00E30E01"/>
    <w:rsid w:val="00E312DA"/>
    <w:rsid w:val="00E31668"/>
    <w:rsid w:val="00E31856"/>
    <w:rsid w:val="00E318DB"/>
    <w:rsid w:val="00E31C17"/>
    <w:rsid w:val="00E31FE6"/>
    <w:rsid w:val="00E31FEC"/>
    <w:rsid w:val="00E323D0"/>
    <w:rsid w:val="00E325A5"/>
    <w:rsid w:val="00E32620"/>
    <w:rsid w:val="00E32660"/>
    <w:rsid w:val="00E32B7C"/>
    <w:rsid w:val="00E32C2F"/>
    <w:rsid w:val="00E32D4F"/>
    <w:rsid w:val="00E332B8"/>
    <w:rsid w:val="00E33D08"/>
    <w:rsid w:val="00E33D63"/>
    <w:rsid w:val="00E34003"/>
    <w:rsid w:val="00E3462D"/>
    <w:rsid w:val="00E3483D"/>
    <w:rsid w:val="00E3495B"/>
    <w:rsid w:val="00E34A60"/>
    <w:rsid w:val="00E34DAD"/>
    <w:rsid w:val="00E34FAF"/>
    <w:rsid w:val="00E35131"/>
    <w:rsid w:val="00E3515A"/>
    <w:rsid w:val="00E35308"/>
    <w:rsid w:val="00E353F3"/>
    <w:rsid w:val="00E357B3"/>
    <w:rsid w:val="00E35815"/>
    <w:rsid w:val="00E35C94"/>
    <w:rsid w:val="00E35CC0"/>
    <w:rsid w:val="00E35FA7"/>
    <w:rsid w:val="00E35FC5"/>
    <w:rsid w:val="00E36007"/>
    <w:rsid w:val="00E36067"/>
    <w:rsid w:val="00E362FF"/>
    <w:rsid w:val="00E36441"/>
    <w:rsid w:val="00E3664D"/>
    <w:rsid w:val="00E36850"/>
    <w:rsid w:val="00E36A44"/>
    <w:rsid w:val="00E36AC4"/>
    <w:rsid w:val="00E36F61"/>
    <w:rsid w:val="00E3707D"/>
    <w:rsid w:val="00E370A1"/>
    <w:rsid w:val="00E3731E"/>
    <w:rsid w:val="00E373B5"/>
    <w:rsid w:val="00E373F9"/>
    <w:rsid w:val="00E379DE"/>
    <w:rsid w:val="00E37AD3"/>
    <w:rsid w:val="00E37B71"/>
    <w:rsid w:val="00E37BA3"/>
    <w:rsid w:val="00E37F0B"/>
    <w:rsid w:val="00E37F6A"/>
    <w:rsid w:val="00E40510"/>
    <w:rsid w:val="00E4053E"/>
    <w:rsid w:val="00E407A7"/>
    <w:rsid w:val="00E407AB"/>
    <w:rsid w:val="00E40826"/>
    <w:rsid w:val="00E408CB"/>
    <w:rsid w:val="00E4092E"/>
    <w:rsid w:val="00E40BF7"/>
    <w:rsid w:val="00E40EA5"/>
    <w:rsid w:val="00E410E9"/>
    <w:rsid w:val="00E41148"/>
    <w:rsid w:val="00E411DE"/>
    <w:rsid w:val="00E4125C"/>
    <w:rsid w:val="00E41311"/>
    <w:rsid w:val="00E41A28"/>
    <w:rsid w:val="00E42257"/>
    <w:rsid w:val="00E422ED"/>
    <w:rsid w:val="00E42405"/>
    <w:rsid w:val="00E424EB"/>
    <w:rsid w:val="00E42561"/>
    <w:rsid w:val="00E4262C"/>
    <w:rsid w:val="00E4264C"/>
    <w:rsid w:val="00E427DF"/>
    <w:rsid w:val="00E4297B"/>
    <w:rsid w:val="00E42AC5"/>
    <w:rsid w:val="00E42CE7"/>
    <w:rsid w:val="00E42E63"/>
    <w:rsid w:val="00E430B6"/>
    <w:rsid w:val="00E430FA"/>
    <w:rsid w:val="00E43391"/>
    <w:rsid w:val="00E43409"/>
    <w:rsid w:val="00E43471"/>
    <w:rsid w:val="00E435E5"/>
    <w:rsid w:val="00E43733"/>
    <w:rsid w:val="00E438B0"/>
    <w:rsid w:val="00E438D1"/>
    <w:rsid w:val="00E4395F"/>
    <w:rsid w:val="00E43AA4"/>
    <w:rsid w:val="00E43BF2"/>
    <w:rsid w:val="00E43C04"/>
    <w:rsid w:val="00E43C53"/>
    <w:rsid w:val="00E43CDE"/>
    <w:rsid w:val="00E441B8"/>
    <w:rsid w:val="00E4421A"/>
    <w:rsid w:val="00E4428B"/>
    <w:rsid w:val="00E44350"/>
    <w:rsid w:val="00E4442E"/>
    <w:rsid w:val="00E445C0"/>
    <w:rsid w:val="00E44859"/>
    <w:rsid w:val="00E4492C"/>
    <w:rsid w:val="00E44FD5"/>
    <w:rsid w:val="00E4500F"/>
    <w:rsid w:val="00E45337"/>
    <w:rsid w:val="00E45633"/>
    <w:rsid w:val="00E45AE7"/>
    <w:rsid w:val="00E4607B"/>
    <w:rsid w:val="00E46315"/>
    <w:rsid w:val="00E4639E"/>
    <w:rsid w:val="00E463BD"/>
    <w:rsid w:val="00E4697B"/>
    <w:rsid w:val="00E46AAB"/>
    <w:rsid w:val="00E46B1D"/>
    <w:rsid w:val="00E46D41"/>
    <w:rsid w:val="00E4721C"/>
    <w:rsid w:val="00E474A9"/>
    <w:rsid w:val="00E477E5"/>
    <w:rsid w:val="00E47841"/>
    <w:rsid w:val="00E47BD6"/>
    <w:rsid w:val="00E47CCE"/>
    <w:rsid w:val="00E47F52"/>
    <w:rsid w:val="00E501DD"/>
    <w:rsid w:val="00E50552"/>
    <w:rsid w:val="00E50571"/>
    <w:rsid w:val="00E506FF"/>
    <w:rsid w:val="00E5072D"/>
    <w:rsid w:val="00E50AAE"/>
    <w:rsid w:val="00E50B1A"/>
    <w:rsid w:val="00E50B9C"/>
    <w:rsid w:val="00E50D3C"/>
    <w:rsid w:val="00E50D92"/>
    <w:rsid w:val="00E50DE2"/>
    <w:rsid w:val="00E50E87"/>
    <w:rsid w:val="00E50F35"/>
    <w:rsid w:val="00E51211"/>
    <w:rsid w:val="00E5125E"/>
    <w:rsid w:val="00E51460"/>
    <w:rsid w:val="00E5160A"/>
    <w:rsid w:val="00E5160C"/>
    <w:rsid w:val="00E516A2"/>
    <w:rsid w:val="00E519E9"/>
    <w:rsid w:val="00E51C43"/>
    <w:rsid w:val="00E51C44"/>
    <w:rsid w:val="00E51EE2"/>
    <w:rsid w:val="00E51F36"/>
    <w:rsid w:val="00E5234F"/>
    <w:rsid w:val="00E52515"/>
    <w:rsid w:val="00E5274A"/>
    <w:rsid w:val="00E52871"/>
    <w:rsid w:val="00E52A51"/>
    <w:rsid w:val="00E52B32"/>
    <w:rsid w:val="00E52B3F"/>
    <w:rsid w:val="00E52DEC"/>
    <w:rsid w:val="00E533C7"/>
    <w:rsid w:val="00E53416"/>
    <w:rsid w:val="00E5366E"/>
    <w:rsid w:val="00E537CD"/>
    <w:rsid w:val="00E53877"/>
    <w:rsid w:val="00E53926"/>
    <w:rsid w:val="00E53C77"/>
    <w:rsid w:val="00E53D27"/>
    <w:rsid w:val="00E53D5B"/>
    <w:rsid w:val="00E53F0E"/>
    <w:rsid w:val="00E540DB"/>
    <w:rsid w:val="00E542D2"/>
    <w:rsid w:val="00E545F6"/>
    <w:rsid w:val="00E546DB"/>
    <w:rsid w:val="00E54749"/>
    <w:rsid w:val="00E549E8"/>
    <w:rsid w:val="00E54D24"/>
    <w:rsid w:val="00E5565F"/>
    <w:rsid w:val="00E55872"/>
    <w:rsid w:val="00E55A1D"/>
    <w:rsid w:val="00E55A5A"/>
    <w:rsid w:val="00E55FFD"/>
    <w:rsid w:val="00E56A0B"/>
    <w:rsid w:val="00E56A90"/>
    <w:rsid w:val="00E56B4A"/>
    <w:rsid w:val="00E56C44"/>
    <w:rsid w:val="00E57046"/>
    <w:rsid w:val="00E57263"/>
    <w:rsid w:val="00E57390"/>
    <w:rsid w:val="00E574BC"/>
    <w:rsid w:val="00E577DC"/>
    <w:rsid w:val="00E5796E"/>
    <w:rsid w:val="00E57A5E"/>
    <w:rsid w:val="00E57ECE"/>
    <w:rsid w:val="00E57F76"/>
    <w:rsid w:val="00E57FE4"/>
    <w:rsid w:val="00E60499"/>
    <w:rsid w:val="00E60709"/>
    <w:rsid w:val="00E60800"/>
    <w:rsid w:val="00E60D0B"/>
    <w:rsid w:val="00E60ED3"/>
    <w:rsid w:val="00E60FE6"/>
    <w:rsid w:val="00E61202"/>
    <w:rsid w:val="00E61435"/>
    <w:rsid w:val="00E6153E"/>
    <w:rsid w:val="00E6173B"/>
    <w:rsid w:val="00E618E5"/>
    <w:rsid w:val="00E618EB"/>
    <w:rsid w:val="00E61C56"/>
    <w:rsid w:val="00E61F26"/>
    <w:rsid w:val="00E61F2C"/>
    <w:rsid w:val="00E62036"/>
    <w:rsid w:val="00E62397"/>
    <w:rsid w:val="00E62493"/>
    <w:rsid w:val="00E6281D"/>
    <w:rsid w:val="00E629EC"/>
    <w:rsid w:val="00E62AED"/>
    <w:rsid w:val="00E62C1D"/>
    <w:rsid w:val="00E62CAE"/>
    <w:rsid w:val="00E62D2A"/>
    <w:rsid w:val="00E62DEA"/>
    <w:rsid w:val="00E62F2E"/>
    <w:rsid w:val="00E630F4"/>
    <w:rsid w:val="00E633AB"/>
    <w:rsid w:val="00E635A6"/>
    <w:rsid w:val="00E63F80"/>
    <w:rsid w:val="00E6406A"/>
    <w:rsid w:val="00E641C5"/>
    <w:rsid w:val="00E642B5"/>
    <w:rsid w:val="00E64467"/>
    <w:rsid w:val="00E644BE"/>
    <w:rsid w:val="00E64719"/>
    <w:rsid w:val="00E64908"/>
    <w:rsid w:val="00E6491F"/>
    <w:rsid w:val="00E64C98"/>
    <w:rsid w:val="00E64E34"/>
    <w:rsid w:val="00E65142"/>
    <w:rsid w:val="00E653AD"/>
    <w:rsid w:val="00E653CD"/>
    <w:rsid w:val="00E653DF"/>
    <w:rsid w:val="00E6549F"/>
    <w:rsid w:val="00E656C0"/>
    <w:rsid w:val="00E6572C"/>
    <w:rsid w:val="00E65746"/>
    <w:rsid w:val="00E6592E"/>
    <w:rsid w:val="00E65C3E"/>
    <w:rsid w:val="00E66089"/>
    <w:rsid w:val="00E661FE"/>
    <w:rsid w:val="00E6638B"/>
    <w:rsid w:val="00E663C8"/>
    <w:rsid w:val="00E66539"/>
    <w:rsid w:val="00E665FF"/>
    <w:rsid w:val="00E66C5F"/>
    <w:rsid w:val="00E66D59"/>
    <w:rsid w:val="00E67090"/>
    <w:rsid w:val="00E67124"/>
    <w:rsid w:val="00E6741C"/>
    <w:rsid w:val="00E67492"/>
    <w:rsid w:val="00E674FC"/>
    <w:rsid w:val="00E67577"/>
    <w:rsid w:val="00E675AA"/>
    <w:rsid w:val="00E677CE"/>
    <w:rsid w:val="00E6790C"/>
    <w:rsid w:val="00E67ECA"/>
    <w:rsid w:val="00E67FB6"/>
    <w:rsid w:val="00E67FF5"/>
    <w:rsid w:val="00E70262"/>
    <w:rsid w:val="00E704D7"/>
    <w:rsid w:val="00E707B4"/>
    <w:rsid w:val="00E707FE"/>
    <w:rsid w:val="00E70C02"/>
    <w:rsid w:val="00E70D96"/>
    <w:rsid w:val="00E70FF8"/>
    <w:rsid w:val="00E71016"/>
    <w:rsid w:val="00E71142"/>
    <w:rsid w:val="00E711F3"/>
    <w:rsid w:val="00E71223"/>
    <w:rsid w:val="00E7122C"/>
    <w:rsid w:val="00E71626"/>
    <w:rsid w:val="00E719AF"/>
    <w:rsid w:val="00E71CBF"/>
    <w:rsid w:val="00E71CD4"/>
    <w:rsid w:val="00E71DA2"/>
    <w:rsid w:val="00E71E47"/>
    <w:rsid w:val="00E71EE0"/>
    <w:rsid w:val="00E72016"/>
    <w:rsid w:val="00E72286"/>
    <w:rsid w:val="00E72399"/>
    <w:rsid w:val="00E7258D"/>
    <w:rsid w:val="00E726D3"/>
    <w:rsid w:val="00E7275C"/>
    <w:rsid w:val="00E72799"/>
    <w:rsid w:val="00E7287D"/>
    <w:rsid w:val="00E72989"/>
    <w:rsid w:val="00E72CC3"/>
    <w:rsid w:val="00E72CF3"/>
    <w:rsid w:val="00E72F46"/>
    <w:rsid w:val="00E72F84"/>
    <w:rsid w:val="00E73005"/>
    <w:rsid w:val="00E730B7"/>
    <w:rsid w:val="00E737AE"/>
    <w:rsid w:val="00E73BA5"/>
    <w:rsid w:val="00E73BD0"/>
    <w:rsid w:val="00E73CD1"/>
    <w:rsid w:val="00E73FAC"/>
    <w:rsid w:val="00E73FE1"/>
    <w:rsid w:val="00E74175"/>
    <w:rsid w:val="00E7417F"/>
    <w:rsid w:val="00E7435F"/>
    <w:rsid w:val="00E74692"/>
    <w:rsid w:val="00E7474A"/>
    <w:rsid w:val="00E747AC"/>
    <w:rsid w:val="00E749D6"/>
    <w:rsid w:val="00E74AAA"/>
    <w:rsid w:val="00E74DBA"/>
    <w:rsid w:val="00E74FB5"/>
    <w:rsid w:val="00E75114"/>
    <w:rsid w:val="00E7523D"/>
    <w:rsid w:val="00E75611"/>
    <w:rsid w:val="00E75644"/>
    <w:rsid w:val="00E760C7"/>
    <w:rsid w:val="00E76113"/>
    <w:rsid w:val="00E76206"/>
    <w:rsid w:val="00E7625B"/>
    <w:rsid w:val="00E7628A"/>
    <w:rsid w:val="00E7677B"/>
    <w:rsid w:val="00E76848"/>
    <w:rsid w:val="00E76860"/>
    <w:rsid w:val="00E7697D"/>
    <w:rsid w:val="00E76B42"/>
    <w:rsid w:val="00E76CE5"/>
    <w:rsid w:val="00E76D2A"/>
    <w:rsid w:val="00E7724F"/>
    <w:rsid w:val="00E774AA"/>
    <w:rsid w:val="00E77907"/>
    <w:rsid w:val="00E77D58"/>
    <w:rsid w:val="00E80269"/>
    <w:rsid w:val="00E8043A"/>
    <w:rsid w:val="00E80554"/>
    <w:rsid w:val="00E8055F"/>
    <w:rsid w:val="00E8095E"/>
    <w:rsid w:val="00E80A2B"/>
    <w:rsid w:val="00E80BC6"/>
    <w:rsid w:val="00E80DB3"/>
    <w:rsid w:val="00E80EE3"/>
    <w:rsid w:val="00E81017"/>
    <w:rsid w:val="00E8119D"/>
    <w:rsid w:val="00E81203"/>
    <w:rsid w:val="00E815BC"/>
    <w:rsid w:val="00E8193F"/>
    <w:rsid w:val="00E81C31"/>
    <w:rsid w:val="00E82276"/>
    <w:rsid w:val="00E827D1"/>
    <w:rsid w:val="00E82943"/>
    <w:rsid w:val="00E82969"/>
    <w:rsid w:val="00E82B9C"/>
    <w:rsid w:val="00E82BF7"/>
    <w:rsid w:val="00E82D2C"/>
    <w:rsid w:val="00E82D9D"/>
    <w:rsid w:val="00E82F53"/>
    <w:rsid w:val="00E82FC4"/>
    <w:rsid w:val="00E8324A"/>
    <w:rsid w:val="00E8334C"/>
    <w:rsid w:val="00E83408"/>
    <w:rsid w:val="00E8344B"/>
    <w:rsid w:val="00E83500"/>
    <w:rsid w:val="00E8351B"/>
    <w:rsid w:val="00E83952"/>
    <w:rsid w:val="00E839A4"/>
    <w:rsid w:val="00E83AB9"/>
    <w:rsid w:val="00E83F77"/>
    <w:rsid w:val="00E844E7"/>
    <w:rsid w:val="00E84679"/>
    <w:rsid w:val="00E8495F"/>
    <w:rsid w:val="00E84C69"/>
    <w:rsid w:val="00E84C99"/>
    <w:rsid w:val="00E84D64"/>
    <w:rsid w:val="00E84E11"/>
    <w:rsid w:val="00E84F8F"/>
    <w:rsid w:val="00E84FFE"/>
    <w:rsid w:val="00E85123"/>
    <w:rsid w:val="00E852E3"/>
    <w:rsid w:val="00E855C5"/>
    <w:rsid w:val="00E8565D"/>
    <w:rsid w:val="00E858EF"/>
    <w:rsid w:val="00E85B57"/>
    <w:rsid w:val="00E85DAD"/>
    <w:rsid w:val="00E86031"/>
    <w:rsid w:val="00E862C4"/>
    <w:rsid w:val="00E864A4"/>
    <w:rsid w:val="00E864BC"/>
    <w:rsid w:val="00E866A0"/>
    <w:rsid w:val="00E869D9"/>
    <w:rsid w:val="00E86AB7"/>
    <w:rsid w:val="00E86C7E"/>
    <w:rsid w:val="00E86CE6"/>
    <w:rsid w:val="00E86DFD"/>
    <w:rsid w:val="00E86E1C"/>
    <w:rsid w:val="00E86F1E"/>
    <w:rsid w:val="00E87072"/>
    <w:rsid w:val="00E8719C"/>
    <w:rsid w:val="00E8745D"/>
    <w:rsid w:val="00E87636"/>
    <w:rsid w:val="00E8797A"/>
    <w:rsid w:val="00E87DD6"/>
    <w:rsid w:val="00E87F68"/>
    <w:rsid w:val="00E9009C"/>
    <w:rsid w:val="00E90189"/>
    <w:rsid w:val="00E9027A"/>
    <w:rsid w:val="00E90348"/>
    <w:rsid w:val="00E904DF"/>
    <w:rsid w:val="00E904EF"/>
    <w:rsid w:val="00E90680"/>
    <w:rsid w:val="00E90766"/>
    <w:rsid w:val="00E90772"/>
    <w:rsid w:val="00E90AEF"/>
    <w:rsid w:val="00E90D85"/>
    <w:rsid w:val="00E90DBD"/>
    <w:rsid w:val="00E91042"/>
    <w:rsid w:val="00E91084"/>
    <w:rsid w:val="00E91328"/>
    <w:rsid w:val="00E91686"/>
    <w:rsid w:val="00E916E8"/>
    <w:rsid w:val="00E91901"/>
    <w:rsid w:val="00E91B19"/>
    <w:rsid w:val="00E91B4C"/>
    <w:rsid w:val="00E92014"/>
    <w:rsid w:val="00E92054"/>
    <w:rsid w:val="00E9214A"/>
    <w:rsid w:val="00E924A7"/>
    <w:rsid w:val="00E925F6"/>
    <w:rsid w:val="00E926A1"/>
    <w:rsid w:val="00E926DB"/>
    <w:rsid w:val="00E92DDD"/>
    <w:rsid w:val="00E92F08"/>
    <w:rsid w:val="00E930D1"/>
    <w:rsid w:val="00E9341E"/>
    <w:rsid w:val="00E93485"/>
    <w:rsid w:val="00E93559"/>
    <w:rsid w:val="00E93628"/>
    <w:rsid w:val="00E937C0"/>
    <w:rsid w:val="00E93869"/>
    <w:rsid w:val="00E939EC"/>
    <w:rsid w:val="00E93B73"/>
    <w:rsid w:val="00E94384"/>
    <w:rsid w:val="00E94653"/>
    <w:rsid w:val="00E947C7"/>
    <w:rsid w:val="00E948B3"/>
    <w:rsid w:val="00E94E9C"/>
    <w:rsid w:val="00E951AC"/>
    <w:rsid w:val="00E951B0"/>
    <w:rsid w:val="00E953D6"/>
    <w:rsid w:val="00E95623"/>
    <w:rsid w:val="00E956C9"/>
    <w:rsid w:val="00E95894"/>
    <w:rsid w:val="00E95A47"/>
    <w:rsid w:val="00E95C14"/>
    <w:rsid w:val="00E95F37"/>
    <w:rsid w:val="00E96188"/>
    <w:rsid w:val="00E9626A"/>
    <w:rsid w:val="00E9630A"/>
    <w:rsid w:val="00E96673"/>
    <w:rsid w:val="00E96989"/>
    <w:rsid w:val="00E96C4F"/>
    <w:rsid w:val="00E96DB1"/>
    <w:rsid w:val="00E96E9E"/>
    <w:rsid w:val="00E9732D"/>
    <w:rsid w:val="00E9740D"/>
    <w:rsid w:val="00E974AD"/>
    <w:rsid w:val="00E97734"/>
    <w:rsid w:val="00E977D1"/>
    <w:rsid w:val="00E97D23"/>
    <w:rsid w:val="00E97D2F"/>
    <w:rsid w:val="00EA0251"/>
    <w:rsid w:val="00EA03DA"/>
    <w:rsid w:val="00EA05DC"/>
    <w:rsid w:val="00EA0698"/>
    <w:rsid w:val="00EA086A"/>
    <w:rsid w:val="00EA089D"/>
    <w:rsid w:val="00EA0A75"/>
    <w:rsid w:val="00EA0BA4"/>
    <w:rsid w:val="00EA0C60"/>
    <w:rsid w:val="00EA0CB5"/>
    <w:rsid w:val="00EA0DAD"/>
    <w:rsid w:val="00EA0F0C"/>
    <w:rsid w:val="00EA1407"/>
    <w:rsid w:val="00EA1734"/>
    <w:rsid w:val="00EA1A40"/>
    <w:rsid w:val="00EA1B88"/>
    <w:rsid w:val="00EA1CE8"/>
    <w:rsid w:val="00EA1ECE"/>
    <w:rsid w:val="00EA230D"/>
    <w:rsid w:val="00EA23AC"/>
    <w:rsid w:val="00EA2527"/>
    <w:rsid w:val="00EA269F"/>
    <w:rsid w:val="00EA2F58"/>
    <w:rsid w:val="00EA2FFB"/>
    <w:rsid w:val="00EA318D"/>
    <w:rsid w:val="00EA31C6"/>
    <w:rsid w:val="00EA33C0"/>
    <w:rsid w:val="00EA3460"/>
    <w:rsid w:val="00EA36D5"/>
    <w:rsid w:val="00EA3FDF"/>
    <w:rsid w:val="00EA41D7"/>
    <w:rsid w:val="00EA42A6"/>
    <w:rsid w:val="00EA4564"/>
    <w:rsid w:val="00EA495F"/>
    <w:rsid w:val="00EA4A7D"/>
    <w:rsid w:val="00EA501C"/>
    <w:rsid w:val="00EA5203"/>
    <w:rsid w:val="00EA53D5"/>
    <w:rsid w:val="00EA54D6"/>
    <w:rsid w:val="00EA55FE"/>
    <w:rsid w:val="00EA5600"/>
    <w:rsid w:val="00EA5629"/>
    <w:rsid w:val="00EA5D68"/>
    <w:rsid w:val="00EA5EE7"/>
    <w:rsid w:val="00EA5EF6"/>
    <w:rsid w:val="00EA5FA4"/>
    <w:rsid w:val="00EA60F9"/>
    <w:rsid w:val="00EA6583"/>
    <w:rsid w:val="00EA669F"/>
    <w:rsid w:val="00EA68D4"/>
    <w:rsid w:val="00EA6906"/>
    <w:rsid w:val="00EA6A53"/>
    <w:rsid w:val="00EA6A82"/>
    <w:rsid w:val="00EA6EEE"/>
    <w:rsid w:val="00EA6F00"/>
    <w:rsid w:val="00EA7102"/>
    <w:rsid w:val="00EA730D"/>
    <w:rsid w:val="00EA73B1"/>
    <w:rsid w:val="00EA7677"/>
    <w:rsid w:val="00EA769C"/>
    <w:rsid w:val="00EA76DF"/>
    <w:rsid w:val="00EA7745"/>
    <w:rsid w:val="00EA77D0"/>
    <w:rsid w:val="00EA7BD5"/>
    <w:rsid w:val="00EA7FE7"/>
    <w:rsid w:val="00EAEED5"/>
    <w:rsid w:val="00EB00EA"/>
    <w:rsid w:val="00EB01B7"/>
    <w:rsid w:val="00EB0706"/>
    <w:rsid w:val="00EB0957"/>
    <w:rsid w:val="00EB0E98"/>
    <w:rsid w:val="00EB0EDB"/>
    <w:rsid w:val="00EB0EE6"/>
    <w:rsid w:val="00EB1149"/>
    <w:rsid w:val="00EB13E9"/>
    <w:rsid w:val="00EB145C"/>
    <w:rsid w:val="00EB1850"/>
    <w:rsid w:val="00EB1864"/>
    <w:rsid w:val="00EB1BFA"/>
    <w:rsid w:val="00EB1C7C"/>
    <w:rsid w:val="00EB2220"/>
    <w:rsid w:val="00EB23E0"/>
    <w:rsid w:val="00EB2474"/>
    <w:rsid w:val="00EB24D5"/>
    <w:rsid w:val="00EB2649"/>
    <w:rsid w:val="00EB2722"/>
    <w:rsid w:val="00EB2948"/>
    <w:rsid w:val="00EB29B6"/>
    <w:rsid w:val="00EB2D0E"/>
    <w:rsid w:val="00EB2D34"/>
    <w:rsid w:val="00EB32E6"/>
    <w:rsid w:val="00EB3648"/>
    <w:rsid w:val="00EB381C"/>
    <w:rsid w:val="00EB3BBC"/>
    <w:rsid w:val="00EB3EA2"/>
    <w:rsid w:val="00EB3FDC"/>
    <w:rsid w:val="00EB4046"/>
    <w:rsid w:val="00EB40C4"/>
    <w:rsid w:val="00EB4163"/>
    <w:rsid w:val="00EB450D"/>
    <w:rsid w:val="00EB45EB"/>
    <w:rsid w:val="00EB4773"/>
    <w:rsid w:val="00EB4A3D"/>
    <w:rsid w:val="00EB4C3A"/>
    <w:rsid w:val="00EB4D83"/>
    <w:rsid w:val="00EB500F"/>
    <w:rsid w:val="00EB5084"/>
    <w:rsid w:val="00EB56AF"/>
    <w:rsid w:val="00EB57A1"/>
    <w:rsid w:val="00EB5B0A"/>
    <w:rsid w:val="00EB5B9D"/>
    <w:rsid w:val="00EB5D82"/>
    <w:rsid w:val="00EB60EC"/>
    <w:rsid w:val="00EB6335"/>
    <w:rsid w:val="00EB6463"/>
    <w:rsid w:val="00EB6489"/>
    <w:rsid w:val="00EB6794"/>
    <w:rsid w:val="00EB689F"/>
    <w:rsid w:val="00EB6949"/>
    <w:rsid w:val="00EB6DD2"/>
    <w:rsid w:val="00EB6FBE"/>
    <w:rsid w:val="00EB7021"/>
    <w:rsid w:val="00EB7085"/>
    <w:rsid w:val="00EB7622"/>
    <w:rsid w:val="00EB77D4"/>
    <w:rsid w:val="00EB78A2"/>
    <w:rsid w:val="00EB78F3"/>
    <w:rsid w:val="00EB7BFA"/>
    <w:rsid w:val="00EB7C0A"/>
    <w:rsid w:val="00EB7CAF"/>
    <w:rsid w:val="00EB7D31"/>
    <w:rsid w:val="00EC0071"/>
    <w:rsid w:val="00EC00C2"/>
    <w:rsid w:val="00EC0248"/>
    <w:rsid w:val="00EC0279"/>
    <w:rsid w:val="00EC03BD"/>
    <w:rsid w:val="00EC067B"/>
    <w:rsid w:val="00EC0B3D"/>
    <w:rsid w:val="00EC0C4D"/>
    <w:rsid w:val="00EC0CD1"/>
    <w:rsid w:val="00EC0DB7"/>
    <w:rsid w:val="00EC0E74"/>
    <w:rsid w:val="00EC0FBA"/>
    <w:rsid w:val="00EC0FE9"/>
    <w:rsid w:val="00EC159D"/>
    <w:rsid w:val="00EC1747"/>
    <w:rsid w:val="00EC1D18"/>
    <w:rsid w:val="00EC1D44"/>
    <w:rsid w:val="00EC1D8D"/>
    <w:rsid w:val="00EC1E4A"/>
    <w:rsid w:val="00EC1FE7"/>
    <w:rsid w:val="00EC269F"/>
    <w:rsid w:val="00EC26E2"/>
    <w:rsid w:val="00EC28F1"/>
    <w:rsid w:val="00EC29EA"/>
    <w:rsid w:val="00EC2B1B"/>
    <w:rsid w:val="00EC2B59"/>
    <w:rsid w:val="00EC2E9C"/>
    <w:rsid w:val="00EC3286"/>
    <w:rsid w:val="00EC3354"/>
    <w:rsid w:val="00EC3441"/>
    <w:rsid w:val="00EC3483"/>
    <w:rsid w:val="00EC35DD"/>
    <w:rsid w:val="00EC364F"/>
    <w:rsid w:val="00EC3889"/>
    <w:rsid w:val="00EC3B3B"/>
    <w:rsid w:val="00EC3BAD"/>
    <w:rsid w:val="00EC3C08"/>
    <w:rsid w:val="00EC40E8"/>
    <w:rsid w:val="00EC430E"/>
    <w:rsid w:val="00EC45EF"/>
    <w:rsid w:val="00EC48A5"/>
    <w:rsid w:val="00EC4A0B"/>
    <w:rsid w:val="00EC4A95"/>
    <w:rsid w:val="00EC4AA6"/>
    <w:rsid w:val="00EC4ABB"/>
    <w:rsid w:val="00EC4F2F"/>
    <w:rsid w:val="00EC5246"/>
    <w:rsid w:val="00EC52C5"/>
    <w:rsid w:val="00EC540B"/>
    <w:rsid w:val="00EC5464"/>
    <w:rsid w:val="00EC5757"/>
    <w:rsid w:val="00EC5814"/>
    <w:rsid w:val="00EC5E1D"/>
    <w:rsid w:val="00EC5EF8"/>
    <w:rsid w:val="00EC6083"/>
    <w:rsid w:val="00EC61F0"/>
    <w:rsid w:val="00EC6288"/>
    <w:rsid w:val="00EC6301"/>
    <w:rsid w:val="00EC650C"/>
    <w:rsid w:val="00EC6671"/>
    <w:rsid w:val="00EC691C"/>
    <w:rsid w:val="00EC698A"/>
    <w:rsid w:val="00EC698D"/>
    <w:rsid w:val="00EC6E78"/>
    <w:rsid w:val="00EC6FC4"/>
    <w:rsid w:val="00EC7334"/>
    <w:rsid w:val="00EC7394"/>
    <w:rsid w:val="00EC74D9"/>
    <w:rsid w:val="00EC7570"/>
    <w:rsid w:val="00EC799F"/>
    <w:rsid w:val="00EC7BC2"/>
    <w:rsid w:val="00EC7CBA"/>
    <w:rsid w:val="00EC7D90"/>
    <w:rsid w:val="00EC7F00"/>
    <w:rsid w:val="00EC7FFC"/>
    <w:rsid w:val="00ED0049"/>
    <w:rsid w:val="00ED01B9"/>
    <w:rsid w:val="00ED02D1"/>
    <w:rsid w:val="00ED038A"/>
    <w:rsid w:val="00ED03BB"/>
    <w:rsid w:val="00ED03C9"/>
    <w:rsid w:val="00ED0666"/>
    <w:rsid w:val="00ED070C"/>
    <w:rsid w:val="00ED0755"/>
    <w:rsid w:val="00ED0B6E"/>
    <w:rsid w:val="00ED0E6A"/>
    <w:rsid w:val="00ED11D2"/>
    <w:rsid w:val="00ED128D"/>
    <w:rsid w:val="00ED12D9"/>
    <w:rsid w:val="00ED1330"/>
    <w:rsid w:val="00ED149A"/>
    <w:rsid w:val="00ED182A"/>
    <w:rsid w:val="00ED1ADD"/>
    <w:rsid w:val="00ED1D54"/>
    <w:rsid w:val="00ED1DF3"/>
    <w:rsid w:val="00ED1EB1"/>
    <w:rsid w:val="00ED1FCF"/>
    <w:rsid w:val="00ED245A"/>
    <w:rsid w:val="00ED27E9"/>
    <w:rsid w:val="00ED2918"/>
    <w:rsid w:val="00ED2A02"/>
    <w:rsid w:val="00ED2E88"/>
    <w:rsid w:val="00ED2F02"/>
    <w:rsid w:val="00ED300D"/>
    <w:rsid w:val="00ED3131"/>
    <w:rsid w:val="00ED32F2"/>
    <w:rsid w:val="00ED3703"/>
    <w:rsid w:val="00ED38F0"/>
    <w:rsid w:val="00ED3957"/>
    <w:rsid w:val="00ED3A26"/>
    <w:rsid w:val="00ED3CEB"/>
    <w:rsid w:val="00ED4020"/>
    <w:rsid w:val="00ED4130"/>
    <w:rsid w:val="00ED4326"/>
    <w:rsid w:val="00ED47C9"/>
    <w:rsid w:val="00ED482C"/>
    <w:rsid w:val="00ED4A93"/>
    <w:rsid w:val="00ED4CF4"/>
    <w:rsid w:val="00ED4D9D"/>
    <w:rsid w:val="00ED4DC2"/>
    <w:rsid w:val="00ED4E10"/>
    <w:rsid w:val="00ED50E6"/>
    <w:rsid w:val="00ED5203"/>
    <w:rsid w:val="00ED5507"/>
    <w:rsid w:val="00ED559D"/>
    <w:rsid w:val="00ED5613"/>
    <w:rsid w:val="00ED56E2"/>
    <w:rsid w:val="00ED5777"/>
    <w:rsid w:val="00ED57B4"/>
    <w:rsid w:val="00ED5850"/>
    <w:rsid w:val="00ED5904"/>
    <w:rsid w:val="00ED5A53"/>
    <w:rsid w:val="00ED5E17"/>
    <w:rsid w:val="00ED5EE8"/>
    <w:rsid w:val="00ED5F77"/>
    <w:rsid w:val="00ED60E6"/>
    <w:rsid w:val="00ED61A6"/>
    <w:rsid w:val="00ED61B0"/>
    <w:rsid w:val="00ED6299"/>
    <w:rsid w:val="00ED6832"/>
    <w:rsid w:val="00ED6A91"/>
    <w:rsid w:val="00ED6CF0"/>
    <w:rsid w:val="00ED72B4"/>
    <w:rsid w:val="00ED76FA"/>
    <w:rsid w:val="00ED77BD"/>
    <w:rsid w:val="00ED78C2"/>
    <w:rsid w:val="00ED7A66"/>
    <w:rsid w:val="00ED7A70"/>
    <w:rsid w:val="00ED7AD3"/>
    <w:rsid w:val="00ED7BB3"/>
    <w:rsid w:val="00ED7BBC"/>
    <w:rsid w:val="00ED7E5C"/>
    <w:rsid w:val="00ED7F6E"/>
    <w:rsid w:val="00ED7F8C"/>
    <w:rsid w:val="00EE03F2"/>
    <w:rsid w:val="00EE0442"/>
    <w:rsid w:val="00EE046C"/>
    <w:rsid w:val="00EE04E5"/>
    <w:rsid w:val="00EE0558"/>
    <w:rsid w:val="00EE05D0"/>
    <w:rsid w:val="00EE08D8"/>
    <w:rsid w:val="00EE0950"/>
    <w:rsid w:val="00EE0A75"/>
    <w:rsid w:val="00EE0D74"/>
    <w:rsid w:val="00EE0E47"/>
    <w:rsid w:val="00EE0EF0"/>
    <w:rsid w:val="00EE1649"/>
    <w:rsid w:val="00EE198B"/>
    <w:rsid w:val="00EE1AF7"/>
    <w:rsid w:val="00EE1C96"/>
    <w:rsid w:val="00EE207C"/>
    <w:rsid w:val="00EE208A"/>
    <w:rsid w:val="00EE228B"/>
    <w:rsid w:val="00EE2417"/>
    <w:rsid w:val="00EE2447"/>
    <w:rsid w:val="00EE275C"/>
    <w:rsid w:val="00EE27C7"/>
    <w:rsid w:val="00EE2852"/>
    <w:rsid w:val="00EE28DB"/>
    <w:rsid w:val="00EE2910"/>
    <w:rsid w:val="00EE2BCA"/>
    <w:rsid w:val="00EE2E27"/>
    <w:rsid w:val="00EE3024"/>
    <w:rsid w:val="00EE30B0"/>
    <w:rsid w:val="00EE310F"/>
    <w:rsid w:val="00EE315C"/>
    <w:rsid w:val="00EE3434"/>
    <w:rsid w:val="00EE354F"/>
    <w:rsid w:val="00EE3CB0"/>
    <w:rsid w:val="00EE3ED7"/>
    <w:rsid w:val="00EE3F49"/>
    <w:rsid w:val="00EE442C"/>
    <w:rsid w:val="00EE4F35"/>
    <w:rsid w:val="00EE4FDC"/>
    <w:rsid w:val="00EE540E"/>
    <w:rsid w:val="00EE5678"/>
    <w:rsid w:val="00EE57E4"/>
    <w:rsid w:val="00EE581C"/>
    <w:rsid w:val="00EE5B62"/>
    <w:rsid w:val="00EE5B69"/>
    <w:rsid w:val="00EE6034"/>
    <w:rsid w:val="00EE6287"/>
    <w:rsid w:val="00EE643E"/>
    <w:rsid w:val="00EE64E3"/>
    <w:rsid w:val="00EE65BD"/>
    <w:rsid w:val="00EE6720"/>
    <w:rsid w:val="00EE693A"/>
    <w:rsid w:val="00EE6B57"/>
    <w:rsid w:val="00EE6C5A"/>
    <w:rsid w:val="00EE6CEB"/>
    <w:rsid w:val="00EE6DCC"/>
    <w:rsid w:val="00EE6E37"/>
    <w:rsid w:val="00EE703F"/>
    <w:rsid w:val="00EE713C"/>
    <w:rsid w:val="00EE71E8"/>
    <w:rsid w:val="00EE7215"/>
    <w:rsid w:val="00EE732F"/>
    <w:rsid w:val="00EE7409"/>
    <w:rsid w:val="00EE754F"/>
    <w:rsid w:val="00EE78B3"/>
    <w:rsid w:val="00EE7935"/>
    <w:rsid w:val="00EE7AE4"/>
    <w:rsid w:val="00EE7F2F"/>
    <w:rsid w:val="00EF066E"/>
    <w:rsid w:val="00EF08E0"/>
    <w:rsid w:val="00EF0B4A"/>
    <w:rsid w:val="00EF0CEB"/>
    <w:rsid w:val="00EF0D12"/>
    <w:rsid w:val="00EF0DC7"/>
    <w:rsid w:val="00EF107E"/>
    <w:rsid w:val="00EF1489"/>
    <w:rsid w:val="00EF14A8"/>
    <w:rsid w:val="00EF1ACF"/>
    <w:rsid w:val="00EF1B5D"/>
    <w:rsid w:val="00EF1B72"/>
    <w:rsid w:val="00EF1E27"/>
    <w:rsid w:val="00EF2084"/>
    <w:rsid w:val="00EF21BD"/>
    <w:rsid w:val="00EF2243"/>
    <w:rsid w:val="00EF22C1"/>
    <w:rsid w:val="00EF2305"/>
    <w:rsid w:val="00EF2504"/>
    <w:rsid w:val="00EF25EE"/>
    <w:rsid w:val="00EF260B"/>
    <w:rsid w:val="00EF263C"/>
    <w:rsid w:val="00EF269C"/>
    <w:rsid w:val="00EF26E2"/>
    <w:rsid w:val="00EF2894"/>
    <w:rsid w:val="00EF2B3B"/>
    <w:rsid w:val="00EF2E1C"/>
    <w:rsid w:val="00EF2E34"/>
    <w:rsid w:val="00EF2F4A"/>
    <w:rsid w:val="00EF3213"/>
    <w:rsid w:val="00EF331B"/>
    <w:rsid w:val="00EF332B"/>
    <w:rsid w:val="00EF3891"/>
    <w:rsid w:val="00EF3B34"/>
    <w:rsid w:val="00EF3D0F"/>
    <w:rsid w:val="00EF3FD2"/>
    <w:rsid w:val="00EF4123"/>
    <w:rsid w:val="00EF41E1"/>
    <w:rsid w:val="00EF4685"/>
    <w:rsid w:val="00EF49E4"/>
    <w:rsid w:val="00EF4A4C"/>
    <w:rsid w:val="00EF4AFF"/>
    <w:rsid w:val="00EF4B0A"/>
    <w:rsid w:val="00EF4C64"/>
    <w:rsid w:val="00EF4F3D"/>
    <w:rsid w:val="00EF5129"/>
    <w:rsid w:val="00EF5395"/>
    <w:rsid w:val="00EF5399"/>
    <w:rsid w:val="00EF54B8"/>
    <w:rsid w:val="00EF55E6"/>
    <w:rsid w:val="00EF5995"/>
    <w:rsid w:val="00EF5B9A"/>
    <w:rsid w:val="00EF5CEA"/>
    <w:rsid w:val="00EF5F47"/>
    <w:rsid w:val="00EF6100"/>
    <w:rsid w:val="00EF63D3"/>
    <w:rsid w:val="00EF64FF"/>
    <w:rsid w:val="00EF6998"/>
    <w:rsid w:val="00EF6B5D"/>
    <w:rsid w:val="00EF6B7C"/>
    <w:rsid w:val="00EF7298"/>
    <w:rsid w:val="00EF734B"/>
    <w:rsid w:val="00EF7407"/>
    <w:rsid w:val="00EF77D5"/>
    <w:rsid w:val="00EF7872"/>
    <w:rsid w:val="00EF7A10"/>
    <w:rsid w:val="00EF7A2E"/>
    <w:rsid w:val="00EF7AF7"/>
    <w:rsid w:val="00EF7D7E"/>
    <w:rsid w:val="00F00724"/>
    <w:rsid w:val="00F00D38"/>
    <w:rsid w:val="00F010F0"/>
    <w:rsid w:val="00F0121F"/>
    <w:rsid w:val="00F012CA"/>
    <w:rsid w:val="00F01349"/>
    <w:rsid w:val="00F013AB"/>
    <w:rsid w:val="00F01786"/>
    <w:rsid w:val="00F017E2"/>
    <w:rsid w:val="00F018B3"/>
    <w:rsid w:val="00F01B0B"/>
    <w:rsid w:val="00F020C7"/>
    <w:rsid w:val="00F0216F"/>
    <w:rsid w:val="00F023C3"/>
    <w:rsid w:val="00F02407"/>
    <w:rsid w:val="00F02A8A"/>
    <w:rsid w:val="00F02C45"/>
    <w:rsid w:val="00F02D2C"/>
    <w:rsid w:val="00F02E08"/>
    <w:rsid w:val="00F02E4B"/>
    <w:rsid w:val="00F02FD7"/>
    <w:rsid w:val="00F0329F"/>
    <w:rsid w:val="00F038E5"/>
    <w:rsid w:val="00F03952"/>
    <w:rsid w:val="00F03955"/>
    <w:rsid w:val="00F039CA"/>
    <w:rsid w:val="00F03C54"/>
    <w:rsid w:val="00F04056"/>
    <w:rsid w:val="00F04087"/>
    <w:rsid w:val="00F040DE"/>
    <w:rsid w:val="00F04261"/>
    <w:rsid w:val="00F04283"/>
    <w:rsid w:val="00F0430D"/>
    <w:rsid w:val="00F04361"/>
    <w:rsid w:val="00F0439E"/>
    <w:rsid w:val="00F044BE"/>
    <w:rsid w:val="00F04501"/>
    <w:rsid w:val="00F046EB"/>
    <w:rsid w:val="00F0471A"/>
    <w:rsid w:val="00F049A8"/>
    <w:rsid w:val="00F04BA8"/>
    <w:rsid w:val="00F04DC7"/>
    <w:rsid w:val="00F04FE4"/>
    <w:rsid w:val="00F05212"/>
    <w:rsid w:val="00F0526C"/>
    <w:rsid w:val="00F0539A"/>
    <w:rsid w:val="00F053E1"/>
    <w:rsid w:val="00F05CE1"/>
    <w:rsid w:val="00F05D15"/>
    <w:rsid w:val="00F060B1"/>
    <w:rsid w:val="00F061C5"/>
    <w:rsid w:val="00F061DC"/>
    <w:rsid w:val="00F0653F"/>
    <w:rsid w:val="00F06540"/>
    <w:rsid w:val="00F0668C"/>
    <w:rsid w:val="00F066DD"/>
    <w:rsid w:val="00F06704"/>
    <w:rsid w:val="00F06924"/>
    <w:rsid w:val="00F06E19"/>
    <w:rsid w:val="00F06EEF"/>
    <w:rsid w:val="00F0700E"/>
    <w:rsid w:val="00F07089"/>
    <w:rsid w:val="00F07672"/>
    <w:rsid w:val="00F0796E"/>
    <w:rsid w:val="00F0797E"/>
    <w:rsid w:val="00F07B59"/>
    <w:rsid w:val="00F07E40"/>
    <w:rsid w:val="00F07ED6"/>
    <w:rsid w:val="00F07FCC"/>
    <w:rsid w:val="00F104A8"/>
    <w:rsid w:val="00F105B2"/>
    <w:rsid w:val="00F107B7"/>
    <w:rsid w:val="00F108B8"/>
    <w:rsid w:val="00F10A7F"/>
    <w:rsid w:val="00F10BE1"/>
    <w:rsid w:val="00F10C75"/>
    <w:rsid w:val="00F10C99"/>
    <w:rsid w:val="00F10D43"/>
    <w:rsid w:val="00F10F00"/>
    <w:rsid w:val="00F10FC3"/>
    <w:rsid w:val="00F10FD2"/>
    <w:rsid w:val="00F11200"/>
    <w:rsid w:val="00F116B2"/>
    <w:rsid w:val="00F118E6"/>
    <w:rsid w:val="00F11C10"/>
    <w:rsid w:val="00F11C65"/>
    <w:rsid w:val="00F11CD7"/>
    <w:rsid w:val="00F11D9A"/>
    <w:rsid w:val="00F1234F"/>
    <w:rsid w:val="00F1264C"/>
    <w:rsid w:val="00F126B4"/>
    <w:rsid w:val="00F126FC"/>
    <w:rsid w:val="00F1295C"/>
    <w:rsid w:val="00F12B0F"/>
    <w:rsid w:val="00F12CB5"/>
    <w:rsid w:val="00F12CB8"/>
    <w:rsid w:val="00F12D26"/>
    <w:rsid w:val="00F12F03"/>
    <w:rsid w:val="00F1306F"/>
    <w:rsid w:val="00F131E1"/>
    <w:rsid w:val="00F13605"/>
    <w:rsid w:val="00F139D0"/>
    <w:rsid w:val="00F13D83"/>
    <w:rsid w:val="00F13E37"/>
    <w:rsid w:val="00F13ED5"/>
    <w:rsid w:val="00F13F50"/>
    <w:rsid w:val="00F1408A"/>
    <w:rsid w:val="00F1410E"/>
    <w:rsid w:val="00F14141"/>
    <w:rsid w:val="00F14259"/>
    <w:rsid w:val="00F1450F"/>
    <w:rsid w:val="00F1453D"/>
    <w:rsid w:val="00F1483D"/>
    <w:rsid w:val="00F14CD3"/>
    <w:rsid w:val="00F14E5A"/>
    <w:rsid w:val="00F150FA"/>
    <w:rsid w:val="00F152A7"/>
    <w:rsid w:val="00F152F1"/>
    <w:rsid w:val="00F1551B"/>
    <w:rsid w:val="00F155AB"/>
    <w:rsid w:val="00F15617"/>
    <w:rsid w:val="00F159D5"/>
    <w:rsid w:val="00F15B0A"/>
    <w:rsid w:val="00F15CD4"/>
    <w:rsid w:val="00F15FA4"/>
    <w:rsid w:val="00F160EC"/>
    <w:rsid w:val="00F160ED"/>
    <w:rsid w:val="00F16314"/>
    <w:rsid w:val="00F163CF"/>
    <w:rsid w:val="00F163F2"/>
    <w:rsid w:val="00F16847"/>
    <w:rsid w:val="00F16C6F"/>
    <w:rsid w:val="00F17115"/>
    <w:rsid w:val="00F1711E"/>
    <w:rsid w:val="00F1713D"/>
    <w:rsid w:val="00F1751E"/>
    <w:rsid w:val="00F175B9"/>
    <w:rsid w:val="00F17A59"/>
    <w:rsid w:val="00F17B38"/>
    <w:rsid w:val="00F17B59"/>
    <w:rsid w:val="00F17C23"/>
    <w:rsid w:val="00F17C34"/>
    <w:rsid w:val="00F17DD9"/>
    <w:rsid w:val="00F17E6D"/>
    <w:rsid w:val="00F200A2"/>
    <w:rsid w:val="00F20203"/>
    <w:rsid w:val="00F20312"/>
    <w:rsid w:val="00F204CC"/>
    <w:rsid w:val="00F20698"/>
    <w:rsid w:val="00F2082A"/>
    <w:rsid w:val="00F209AC"/>
    <w:rsid w:val="00F20EC8"/>
    <w:rsid w:val="00F21313"/>
    <w:rsid w:val="00F2142A"/>
    <w:rsid w:val="00F216AD"/>
    <w:rsid w:val="00F21814"/>
    <w:rsid w:val="00F2196C"/>
    <w:rsid w:val="00F21AA6"/>
    <w:rsid w:val="00F21AF2"/>
    <w:rsid w:val="00F21B26"/>
    <w:rsid w:val="00F220EE"/>
    <w:rsid w:val="00F2231D"/>
    <w:rsid w:val="00F22431"/>
    <w:rsid w:val="00F224C0"/>
    <w:rsid w:val="00F225C9"/>
    <w:rsid w:val="00F226B6"/>
    <w:rsid w:val="00F2304E"/>
    <w:rsid w:val="00F230B1"/>
    <w:rsid w:val="00F231FC"/>
    <w:rsid w:val="00F23289"/>
    <w:rsid w:val="00F2341D"/>
    <w:rsid w:val="00F234E9"/>
    <w:rsid w:val="00F23533"/>
    <w:rsid w:val="00F2361C"/>
    <w:rsid w:val="00F237B5"/>
    <w:rsid w:val="00F237ED"/>
    <w:rsid w:val="00F23949"/>
    <w:rsid w:val="00F23AB4"/>
    <w:rsid w:val="00F23C6C"/>
    <w:rsid w:val="00F23DBF"/>
    <w:rsid w:val="00F243E3"/>
    <w:rsid w:val="00F245DB"/>
    <w:rsid w:val="00F2463F"/>
    <w:rsid w:val="00F24848"/>
    <w:rsid w:val="00F24877"/>
    <w:rsid w:val="00F249C8"/>
    <w:rsid w:val="00F24B6E"/>
    <w:rsid w:val="00F24C2D"/>
    <w:rsid w:val="00F24C5D"/>
    <w:rsid w:val="00F24F1E"/>
    <w:rsid w:val="00F24F9E"/>
    <w:rsid w:val="00F2506C"/>
    <w:rsid w:val="00F2509A"/>
    <w:rsid w:val="00F2509E"/>
    <w:rsid w:val="00F25693"/>
    <w:rsid w:val="00F2593E"/>
    <w:rsid w:val="00F25D9C"/>
    <w:rsid w:val="00F25E20"/>
    <w:rsid w:val="00F2603E"/>
    <w:rsid w:val="00F26113"/>
    <w:rsid w:val="00F261BE"/>
    <w:rsid w:val="00F261FD"/>
    <w:rsid w:val="00F26646"/>
    <w:rsid w:val="00F26725"/>
    <w:rsid w:val="00F27044"/>
    <w:rsid w:val="00F27241"/>
    <w:rsid w:val="00F2726F"/>
    <w:rsid w:val="00F2737D"/>
    <w:rsid w:val="00F2745E"/>
    <w:rsid w:val="00F27535"/>
    <w:rsid w:val="00F275D1"/>
    <w:rsid w:val="00F2777A"/>
    <w:rsid w:val="00F277A9"/>
    <w:rsid w:val="00F27800"/>
    <w:rsid w:val="00F27A5D"/>
    <w:rsid w:val="00F27B1B"/>
    <w:rsid w:val="00F27C9D"/>
    <w:rsid w:val="00F27D8C"/>
    <w:rsid w:val="00F27E20"/>
    <w:rsid w:val="00F27FA3"/>
    <w:rsid w:val="00F3026C"/>
    <w:rsid w:val="00F302EB"/>
    <w:rsid w:val="00F308C6"/>
    <w:rsid w:val="00F308E6"/>
    <w:rsid w:val="00F30A83"/>
    <w:rsid w:val="00F30B39"/>
    <w:rsid w:val="00F30D69"/>
    <w:rsid w:val="00F3115F"/>
    <w:rsid w:val="00F3133B"/>
    <w:rsid w:val="00F315A9"/>
    <w:rsid w:val="00F31664"/>
    <w:rsid w:val="00F31735"/>
    <w:rsid w:val="00F31A70"/>
    <w:rsid w:val="00F31B05"/>
    <w:rsid w:val="00F31EA0"/>
    <w:rsid w:val="00F31F5D"/>
    <w:rsid w:val="00F3207E"/>
    <w:rsid w:val="00F321E7"/>
    <w:rsid w:val="00F3232C"/>
    <w:rsid w:val="00F32BA2"/>
    <w:rsid w:val="00F32C04"/>
    <w:rsid w:val="00F32C3E"/>
    <w:rsid w:val="00F32D03"/>
    <w:rsid w:val="00F32DEF"/>
    <w:rsid w:val="00F32E14"/>
    <w:rsid w:val="00F32F64"/>
    <w:rsid w:val="00F32FF8"/>
    <w:rsid w:val="00F333A0"/>
    <w:rsid w:val="00F333F1"/>
    <w:rsid w:val="00F33C07"/>
    <w:rsid w:val="00F33D7A"/>
    <w:rsid w:val="00F33F3E"/>
    <w:rsid w:val="00F34135"/>
    <w:rsid w:val="00F34256"/>
    <w:rsid w:val="00F34274"/>
    <w:rsid w:val="00F3430F"/>
    <w:rsid w:val="00F344DF"/>
    <w:rsid w:val="00F34567"/>
    <w:rsid w:val="00F345E6"/>
    <w:rsid w:val="00F34A42"/>
    <w:rsid w:val="00F34F9C"/>
    <w:rsid w:val="00F353E9"/>
    <w:rsid w:val="00F3564E"/>
    <w:rsid w:val="00F356B2"/>
    <w:rsid w:val="00F358CD"/>
    <w:rsid w:val="00F359CF"/>
    <w:rsid w:val="00F35B5F"/>
    <w:rsid w:val="00F35BB4"/>
    <w:rsid w:val="00F35CCF"/>
    <w:rsid w:val="00F35D22"/>
    <w:rsid w:val="00F36B60"/>
    <w:rsid w:val="00F36FF8"/>
    <w:rsid w:val="00F37040"/>
    <w:rsid w:val="00F37114"/>
    <w:rsid w:val="00F3716A"/>
    <w:rsid w:val="00F37315"/>
    <w:rsid w:val="00F3761F"/>
    <w:rsid w:val="00F37A07"/>
    <w:rsid w:val="00F37B52"/>
    <w:rsid w:val="00F37C66"/>
    <w:rsid w:val="00F400CE"/>
    <w:rsid w:val="00F40448"/>
    <w:rsid w:val="00F40454"/>
    <w:rsid w:val="00F40619"/>
    <w:rsid w:val="00F408A5"/>
    <w:rsid w:val="00F40AD9"/>
    <w:rsid w:val="00F40D76"/>
    <w:rsid w:val="00F40E07"/>
    <w:rsid w:val="00F40E4C"/>
    <w:rsid w:val="00F40FEE"/>
    <w:rsid w:val="00F41095"/>
    <w:rsid w:val="00F41352"/>
    <w:rsid w:val="00F4145D"/>
    <w:rsid w:val="00F414B1"/>
    <w:rsid w:val="00F41675"/>
    <w:rsid w:val="00F41677"/>
    <w:rsid w:val="00F4192A"/>
    <w:rsid w:val="00F4194B"/>
    <w:rsid w:val="00F421E1"/>
    <w:rsid w:val="00F422F8"/>
    <w:rsid w:val="00F4241B"/>
    <w:rsid w:val="00F426C2"/>
    <w:rsid w:val="00F42702"/>
    <w:rsid w:val="00F4273D"/>
    <w:rsid w:val="00F42E78"/>
    <w:rsid w:val="00F42EA9"/>
    <w:rsid w:val="00F4324A"/>
    <w:rsid w:val="00F43517"/>
    <w:rsid w:val="00F439C1"/>
    <w:rsid w:val="00F439C7"/>
    <w:rsid w:val="00F43B67"/>
    <w:rsid w:val="00F43D2F"/>
    <w:rsid w:val="00F43D8D"/>
    <w:rsid w:val="00F43DE6"/>
    <w:rsid w:val="00F44026"/>
    <w:rsid w:val="00F442F7"/>
    <w:rsid w:val="00F443C5"/>
    <w:rsid w:val="00F443D5"/>
    <w:rsid w:val="00F4456F"/>
    <w:rsid w:val="00F44AAC"/>
    <w:rsid w:val="00F44C15"/>
    <w:rsid w:val="00F45167"/>
    <w:rsid w:val="00F454D3"/>
    <w:rsid w:val="00F4583C"/>
    <w:rsid w:val="00F458BC"/>
    <w:rsid w:val="00F458E2"/>
    <w:rsid w:val="00F45D0B"/>
    <w:rsid w:val="00F46067"/>
    <w:rsid w:val="00F462B1"/>
    <w:rsid w:val="00F47249"/>
    <w:rsid w:val="00F47277"/>
    <w:rsid w:val="00F47342"/>
    <w:rsid w:val="00F4759F"/>
    <w:rsid w:val="00F47612"/>
    <w:rsid w:val="00F47750"/>
    <w:rsid w:val="00F477A4"/>
    <w:rsid w:val="00F4791F"/>
    <w:rsid w:val="00F47B50"/>
    <w:rsid w:val="00F47BCF"/>
    <w:rsid w:val="00F47C92"/>
    <w:rsid w:val="00F47D46"/>
    <w:rsid w:val="00F502EC"/>
    <w:rsid w:val="00F506E5"/>
    <w:rsid w:val="00F5096D"/>
    <w:rsid w:val="00F509A8"/>
    <w:rsid w:val="00F50C7B"/>
    <w:rsid w:val="00F50CC8"/>
    <w:rsid w:val="00F50D14"/>
    <w:rsid w:val="00F510B1"/>
    <w:rsid w:val="00F51525"/>
    <w:rsid w:val="00F515AA"/>
    <w:rsid w:val="00F51F95"/>
    <w:rsid w:val="00F524E0"/>
    <w:rsid w:val="00F5256F"/>
    <w:rsid w:val="00F525A3"/>
    <w:rsid w:val="00F526CF"/>
    <w:rsid w:val="00F528D1"/>
    <w:rsid w:val="00F52AA5"/>
    <w:rsid w:val="00F52BC8"/>
    <w:rsid w:val="00F52DE7"/>
    <w:rsid w:val="00F52E63"/>
    <w:rsid w:val="00F53022"/>
    <w:rsid w:val="00F53052"/>
    <w:rsid w:val="00F5330A"/>
    <w:rsid w:val="00F534B2"/>
    <w:rsid w:val="00F53681"/>
    <w:rsid w:val="00F5377D"/>
    <w:rsid w:val="00F539CA"/>
    <w:rsid w:val="00F53B25"/>
    <w:rsid w:val="00F53F63"/>
    <w:rsid w:val="00F54134"/>
    <w:rsid w:val="00F54505"/>
    <w:rsid w:val="00F54640"/>
    <w:rsid w:val="00F54A85"/>
    <w:rsid w:val="00F54D8A"/>
    <w:rsid w:val="00F54DD1"/>
    <w:rsid w:val="00F54E67"/>
    <w:rsid w:val="00F552BC"/>
    <w:rsid w:val="00F55380"/>
    <w:rsid w:val="00F5546A"/>
    <w:rsid w:val="00F55493"/>
    <w:rsid w:val="00F55882"/>
    <w:rsid w:val="00F559E3"/>
    <w:rsid w:val="00F55E29"/>
    <w:rsid w:val="00F55EFF"/>
    <w:rsid w:val="00F55F1B"/>
    <w:rsid w:val="00F560FF"/>
    <w:rsid w:val="00F56504"/>
    <w:rsid w:val="00F56661"/>
    <w:rsid w:val="00F5674D"/>
    <w:rsid w:val="00F567D8"/>
    <w:rsid w:val="00F56DC4"/>
    <w:rsid w:val="00F570B0"/>
    <w:rsid w:val="00F57756"/>
    <w:rsid w:val="00F577CA"/>
    <w:rsid w:val="00F57815"/>
    <w:rsid w:val="00F5781D"/>
    <w:rsid w:val="00F57979"/>
    <w:rsid w:val="00F57BEB"/>
    <w:rsid w:val="00F57C87"/>
    <w:rsid w:val="00F57E80"/>
    <w:rsid w:val="00F600BF"/>
    <w:rsid w:val="00F600D0"/>
    <w:rsid w:val="00F60162"/>
    <w:rsid w:val="00F6022E"/>
    <w:rsid w:val="00F60546"/>
    <w:rsid w:val="00F60558"/>
    <w:rsid w:val="00F606CF"/>
    <w:rsid w:val="00F606DD"/>
    <w:rsid w:val="00F6091D"/>
    <w:rsid w:val="00F609BD"/>
    <w:rsid w:val="00F60C53"/>
    <w:rsid w:val="00F60D3B"/>
    <w:rsid w:val="00F60D95"/>
    <w:rsid w:val="00F61522"/>
    <w:rsid w:val="00F61F69"/>
    <w:rsid w:val="00F62043"/>
    <w:rsid w:val="00F6273B"/>
    <w:rsid w:val="00F6276A"/>
    <w:rsid w:val="00F629BC"/>
    <w:rsid w:val="00F62ABD"/>
    <w:rsid w:val="00F62BC0"/>
    <w:rsid w:val="00F6339F"/>
    <w:rsid w:val="00F636D4"/>
    <w:rsid w:val="00F63717"/>
    <w:rsid w:val="00F6390A"/>
    <w:rsid w:val="00F63A68"/>
    <w:rsid w:val="00F63B25"/>
    <w:rsid w:val="00F64191"/>
    <w:rsid w:val="00F64402"/>
    <w:rsid w:val="00F64446"/>
    <w:rsid w:val="00F64A5E"/>
    <w:rsid w:val="00F64AC7"/>
    <w:rsid w:val="00F64C4B"/>
    <w:rsid w:val="00F64D9D"/>
    <w:rsid w:val="00F64F7E"/>
    <w:rsid w:val="00F65026"/>
    <w:rsid w:val="00F65243"/>
    <w:rsid w:val="00F6524D"/>
    <w:rsid w:val="00F65301"/>
    <w:rsid w:val="00F65517"/>
    <w:rsid w:val="00F655C1"/>
    <w:rsid w:val="00F6571F"/>
    <w:rsid w:val="00F65782"/>
    <w:rsid w:val="00F657C1"/>
    <w:rsid w:val="00F659A3"/>
    <w:rsid w:val="00F65A98"/>
    <w:rsid w:val="00F65AA3"/>
    <w:rsid w:val="00F65C66"/>
    <w:rsid w:val="00F65D57"/>
    <w:rsid w:val="00F65E09"/>
    <w:rsid w:val="00F65F24"/>
    <w:rsid w:val="00F662FB"/>
    <w:rsid w:val="00F664B5"/>
    <w:rsid w:val="00F66528"/>
    <w:rsid w:val="00F66734"/>
    <w:rsid w:val="00F66B3F"/>
    <w:rsid w:val="00F66FB1"/>
    <w:rsid w:val="00F67267"/>
    <w:rsid w:val="00F674D1"/>
    <w:rsid w:val="00F6759C"/>
    <w:rsid w:val="00F67852"/>
    <w:rsid w:val="00F67BF5"/>
    <w:rsid w:val="00F67C2A"/>
    <w:rsid w:val="00F67CA3"/>
    <w:rsid w:val="00F70055"/>
    <w:rsid w:val="00F70388"/>
    <w:rsid w:val="00F7045B"/>
    <w:rsid w:val="00F70536"/>
    <w:rsid w:val="00F70611"/>
    <w:rsid w:val="00F70824"/>
    <w:rsid w:val="00F708ED"/>
    <w:rsid w:val="00F70960"/>
    <w:rsid w:val="00F70CC2"/>
    <w:rsid w:val="00F70D5A"/>
    <w:rsid w:val="00F70E70"/>
    <w:rsid w:val="00F71211"/>
    <w:rsid w:val="00F713D8"/>
    <w:rsid w:val="00F71976"/>
    <w:rsid w:val="00F71A11"/>
    <w:rsid w:val="00F71ABD"/>
    <w:rsid w:val="00F71C9A"/>
    <w:rsid w:val="00F71CD5"/>
    <w:rsid w:val="00F71DE5"/>
    <w:rsid w:val="00F71E0B"/>
    <w:rsid w:val="00F71FBF"/>
    <w:rsid w:val="00F72001"/>
    <w:rsid w:val="00F720C9"/>
    <w:rsid w:val="00F72321"/>
    <w:rsid w:val="00F723D9"/>
    <w:rsid w:val="00F723E6"/>
    <w:rsid w:val="00F726F7"/>
    <w:rsid w:val="00F7273F"/>
    <w:rsid w:val="00F72824"/>
    <w:rsid w:val="00F72965"/>
    <w:rsid w:val="00F72DDF"/>
    <w:rsid w:val="00F733B8"/>
    <w:rsid w:val="00F733BE"/>
    <w:rsid w:val="00F73976"/>
    <w:rsid w:val="00F7472B"/>
    <w:rsid w:val="00F747E5"/>
    <w:rsid w:val="00F75186"/>
    <w:rsid w:val="00F75C16"/>
    <w:rsid w:val="00F75C3D"/>
    <w:rsid w:val="00F75E55"/>
    <w:rsid w:val="00F75F70"/>
    <w:rsid w:val="00F762F2"/>
    <w:rsid w:val="00F7646E"/>
    <w:rsid w:val="00F7662D"/>
    <w:rsid w:val="00F76655"/>
    <w:rsid w:val="00F7680F"/>
    <w:rsid w:val="00F76BF5"/>
    <w:rsid w:val="00F76D4C"/>
    <w:rsid w:val="00F76D63"/>
    <w:rsid w:val="00F76E8B"/>
    <w:rsid w:val="00F76F2B"/>
    <w:rsid w:val="00F76F7E"/>
    <w:rsid w:val="00F76FA7"/>
    <w:rsid w:val="00F7722F"/>
    <w:rsid w:val="00F772A1"/>
    <w:rsid w:val="00F77343"/>
    <w:rsid w:val="00F773EF"/>
    <w:rsid w:val="00F774B5"/>
    <w:rsid w:val="00F7753B"/>
    <w:rsid w:val="00F7756E"/>
    <w:rsid w:val="00F77790"/>
    <w:rsid w:val="00F77888"/>
    <w:rsid w:val="00F77A7C"/>
    <w:rsid w:val="00F77F19"/>
    <w:rsid w:val="00F77F22"/>
    <w:rsid w:val="00F77F77"/>
    <w:rsid w:val="00F8026E"/>
    <w:rsid w:val="00F8032C"/>
    <w:rsid w:val="00F803B4"/>
    <w:rsid w:val="00F805A9"/>
    <w:rsid w:val="00F80794"/>
    <w:rsid w:val="00F80B1F"/>
    <w:rsid w:val="00F8118F"/>
    <w:rsid w:val="00F812EA"/>
    <w:rsid w:val="00F813FD"/>
    <w:rsid w:val="00F81502"/>
    <w:rsid w:val="00F81669"/>
    <w:rsid w:val="00F8192C"/>
    <w:rsid w:val="00F81C65"/>
    <w:rsid w:val="00F81DC3"/>
    <w:rsid w:val="00F81DED"/>
    <w:rsid w:val="00F8204D"/>
    <w:rsid w:val="00F8227C"/>
    <w:rsid w:val="00F8228D"/>
    <w:rsid w:val="00F8235A"/>
    <w:rsid w:val="00F8259C"/>
    <w:rsid w:val="00F82641"/>
    <w:rsid w:val="00F82660"/>
    <w:rsid w:val="00F82A1D"/>
    <w:rsid w:val="00F82B3D"/>
    <w:rsid w:val="00F82E3B"/>
    <w:rsid w:val="00F82EDB"/>
    <w:rsid w:val="00F82F1D"/>
    <w:rsid w:val="00F83037"/>
    <w:rsid w:val="00F830DE"/>
    <w:rsid w:val="00F834BB"/>
    <w:rsid w:val="00F83992"/>
    <w:rsid w:val="00F83A02"/>
    <w:rsid w:val="00F83B87"/>
    <w:rsid w:val="00F83C57"/>
    <w:rsid w:val="00F84151"/>
    <w:rsid w:val="00F8421F"/>
    <w:rsid w:val="00F8433B"/>
    <w:rsid w:val="00F845E7"/>
    <w:rsid w:val="00F84640"/>
    <w:rsid w:val="00F8465D"/>
    <w:rsid w:val="00F846CE"/>
    <w:rsid w:val="00F8499D"/>
    <w:rsid w:val="00F84A38"/>
    <w:rsid w:val="00F84C36"/>
    <w:rsid w:val="00F84F5A"/>
    <w:rsid w:val="00F85065"/>
    <w:rsid w:val="00F8535A"/>
    <w:rsid w:val="00F8579A"/>
    <w:rsid w:val="00F857E4"/>
    <w:rsid w:val="00F85973"/>
    <w:rsid w:val="00F85B9C"/>
    <w:rsid w:val="00F85CB5"/>
    <w:rsid w:val="00F85F3F"/>
    <w:rsid w:val="00F860EC"/>
    <w:rsid w:val="00F86193"/>
    <w:rsid w:val="00F86480"/>
    <w:rsid w:val="00F865DE"/>
    <w:rsid w:val="00F86893"/>
    <w:rsid w:val="00F8694C"/>
    <w:rsid w:val="00F8695F"/>
    <w:rsid w:val="00F86AE7"/>
    <w:rsid w:val="00F870E5"/>
    <w:rsid w:val="00F871B2"/>
    <w:rsid w:val="00F8756A"/>
    <w:rsid w:val="00F87598"/>
    <w:rsid w:val="00F878BA"/>
    <w:rsid w:val="00F87A5D"/>
    <w:rsid w:val="00F87DB2"/>
    <w:rsid w:val="00F87E13"/>
    <w:rsid w:val="00F9011F"/>
    <w:rsid w:val="00F90316"/>
    <w:rsid w:val="00F90378"/>
    <w:rsid w:val="00F9056E"/>
    <w:rsid w:val="00F907AA"/>
    <w:rsid w:val="00F90C20"/>
    <w:rsid w:val="00F90D66"/>
    <w:rsid w:val="00F90F94"/>
    <w:rsid w:val="00F91188"/>
    <w:rsid w:val="00F91261"/>
    <w:rsid w:val="00F912BA"/>
    <w:rsid w:val="00F912C4"/>
    <w:rsid w:val="00F9167B"/>
    <w:rsid w:val="00F9185D"/>
    <w:rsid w:val="00F91902"/>
    <w:rsid w:val="00F91919"/>
    <w:rsid w:val="00F91E9D"/>
    <w:rsid w:val="00F920C2"/>
    <w:rsid w:val="00F9212B"/>
    <w:rsid w:val="00F9219C"/>
    <w:rsid w:val="00F923AE"/>
    <w:rsid w:val="00F92475"/>
    <w:rsid w:val="00F92646"/>
    <w:rsid w:val="00F92821"/>
    <w:rsid w:val="00F929DE"/>
    <w:rsid w:val="00F92BFF"/>
    <w:rsid w:val="00F92D37"/>
    <w:rsid w:val="00F92D89"/>
    <w:rsid w:val="00F92E24"/>
    <w:rsid w:val="00F92F63"/>
    <w:rsid w:val="00F9308A"/>
    <w:rsid w:val="00F93142"/>
    <w:rsid w:val="00F9316C"/>
    <w:rsid w:val="00F936EA"/>
    <w:rsid w:val="00F93707"/>
    <w:rsid w:val="00F93779"/>
    <w:rsid w:val="00F93834"/>
    <w:rsid w:val="00F93838"/>
    <w:rsid w:val="00F93871"/>
    <w:rsid w:val="00F93880"/>
    <w:rsid w:val="00F93C78"/>
    <w:rsid w:val="00F93E9C"/>
    <w:rsid w:val="00F94090"/>
    <w:rsid w:val="00F941E7"/>
    <w:rsid w:val="00F944F1"/>
    <w:rsid w:val="00F94741"/>
    <w:rsid w:val="00F94935"/>
    <w:rsid w:val="00F94ABD"/>
    <w:rsid w:val="00F94B96"/>
    <w:rsid w:val="00F94CCF"/>
    <w:rsid w:val="00F94E90"/>
    <w:rsid w:val="00F95020"/>
    <w:rsid w:val="00F95040"/>
    <w:rsid w:val="00F952D5"/>
    <w:rsid w:val="00F954B3"/>
    <w:rsid w:val="00F95596"/>
    <w:rsid w:val="00F95768"/>
    <w:rsid w:val="00F95813"/>
    <w:rsid w:val="00F95A02"/>
    <w:rsid w:val="00F95ADE"/>
    <w:rsid w:val="00F95D8B"/>
    <w:rsid w:val="00F95E79"/>
    <w:rsid w:val="00F95E8C"/>
    <w:rsid w:val="00F9628D"/>
    <w:rsid w:val="00F962C0"/>
    <w:rsid w:val="00F9659E"/>
    <w:rsid w:val="00F965F9"/>
    <w:rsid w:val="00F965FC"/>
    <w:rsid w:val="00F96613"/>
    <w:rsid w:val="00F96777"/>
    <w:rsid w:val="00F9681E"/>
    <w:rsid w:val="00F9698D"/>
    <w:rsid w:val="00F96A0F"/>
    <w:rsid w:val="00F96D53"/>
    <w:rsid w:val="00F96E0F"/>
    <w:rsid w:val="00F96FA3"/>
    <w:rsid w:val="00F9708C"/>
    <w:rsid w:val="00F97218"/>
    <w:rsid w:val="00F97259"/>
    <w:rsid w:val="00F9728A"/>
    <w:rsid w:val="00F973EE"/>
    <w:rsid w:val="00F9749B"/>
    <w:rsid w:val="00F97759"/>
    <w:rsid w:val="00F977CC"/>
    <w:rsid w:val="00FA00D7"/>
    <w:rsid w:val="00FA03EB"/>
    <w:rsid w:val="00FA04B0"/>
    <w:rsid w:val="00FA0640"/>
    <w:rsid w:val="00FA076E"/>
    <w:rsid w:val="00FA0798"/>
    <w:rsid w:val="00FA082E"/>
    <w:rsid w:val="00FA0FA8"/>
    <w:rsid w:val="00FA12D4"/>
    <w:rsid w:val="00FA1681"/>
    <w:rsid w:val="00FA19A7"/>
    <w:rsid w:val="00FA1B93"/>
    <w:rsid w:val="00FA251C"/>
    <w:rsid w:val="00FA2A15"/>
    <w:rsid w:val="00FA2DF5"/>
    <w:rsid w:val="00FA2E5E"/>
    <w:rsid w:val="00FA2F2D"/>
    <w:rsid w:val="00FA2FBA"/>
    <w:rsid w:val="00FA304D"/>
    <w:rsid w:val="00FA31D7"/>
    <w:rsid w:val="00FA3230"/>
    <w:rsid w:val="00FA325E"/>
    <w:rsid w:val="00FA3373"/>
    <w:rsid w:val="00FA36FE"/>
    <w:rsid w:val="00FA37CA"/>
    <w:rsid w:val="00FA38A1"/>
    <w:rsid w:val="00FA3B0C"/>
    <w:rsid w:val="00FA3E3F"/>
    <w:rsid w:val="00FA3E4B"/>
    <w:rsid w:val="00FA40DD"/>
    <w:rsid w:val="00FA43F0"/>
    <w:rsid w:val="00FA454A"/>
    <w:rsid w:val="00FA4D10"/>
    <w:rsid w:val="00FA4D5F"/>
    <w:rsid w:val="00FA4EAA"/>
    <w:rsid w:val="00FA4F71"/>
    <w:rsid w:val="00FA4F9D"/>
    <w:rsid w:val="00FA4FB9"/>
    <w:rsid w:val="00FA5132"/>
    <w:rsid w:val="00FA5666"/>
    <w:rsid w:val="00FA56B2"/>
    <w:rsid w:val="00FA5735"/>
    <w:rsid w:val="00FA5955"/>
    <w:rsid w:val="00FA59F9"/>
    <w:rsid w:val="00FA5B77"/>
    <w:rsid w:val="00FA5DA9"/>
    <w:rsid w:val="00FA5DE8"/>
    <w:rsid w:val="00FA5E42"/>
    <w:rsid w:val="00FA6219"/>
    <w:rsid w:val="00FA6391"/>
    <w:rsid w:val="00FA6445"/>
    <w:rsid w:val="00FA648F"/>
    <w:rsid w:val="00FA6564"/>
    <w:rsid w:val="00FA6760"/>
    <w:rsid w:val="00FA6859"/>
    <w:rsid w:val="00FA6A18"/>
    <w:rsid w:val="00FA6D8D"/>
    <w:rsid w:val="00FA6E8A"/>
    <w:rsid w:val="00FA6F25"/>
    <w:rsid w:val="00FA6F40"/>
    <w:rsid w:val="00FA7188"/>
    <w:rsid w:val="00FA7218"/>
    <w:rsid w:val="00FA735A"/>
    <w:rsid w:val="00FA76CF"/>
    <w:rsid w:val="00FA7A2E"/>
    <w:rsid w:val="00FA7B2E"/>
    <w:rsid w:val="00FA7B96"/>
    <w:rsid w:val="00FA7BC0"/>
    <w:rsid w:val="00FA7CD6"/>
    <w:rsid w:val="00FA7DFA"/>
    <w:rsid w:val="00FA7E95"/>
    <w:rsid w:val="00FB00BB"/>
    <w:rsid w:val="00FB00F6"/>
    <w:rsid w:val="00FB01B6"/>
    <w:rsid w:val="00FB0358"/>
    <w:rsid w:val="00FB04DB"/>
    <w:rsid w:val="00FB0540"/>
    <w:rsid w:val="00FB0676"/>
    <w:rsid w:val="00FB06BB"/>
    <w:rsid w:val="00FB07BC"/>
    <w:rsid w:val="00FB0874"/>
    <w:rsid w:val="00FB0890"/>
    <w:rsid w:val="00FB0CE9"/>
    <w:rsid w:val="00FB11E7"/>
    <w:rsid w:val="00FB12AE"/>
    <w:rsid w:val="00FB1434"/>
    <w:rsid w:val="00FB1618"/>
    <w:rsid w:val="00FB1678"/>
    <w:rsid w:val="00FB171D"/>
    <w:rsid w:val="00FB1773"/>
    <w:rsid w:val="00FB1AB0"/>
    <w:rsid w:val="00FB1B31"/>
    <w:rsid w:val="00FB1B8A"/>
    <w:rsid w:val="00FB1BED"/>
    <w:rsid w:val="00FB1C21"/>
    <w:rsid w:val="00FB1C2C"/>
    <w:rsid w:val="00FB1E32"/>
    <w:rsid w:val="00FB2095"/>
    <w:rsid w:val="00FB23B7"/>
    <w:rsid w:val="00FB2550"/>
    <w:rsid w:val="00FB2EB4"/>
    <w:rsid w:val="00FB3517"/>
    <w:rsid w:val="00FB356F"/>
    <w:rsid w:val="00FB37EB"/>
    <w:rsid w:val="00FB385A"/>
    <w:rsid w:val="00FB3ABF"/>
    <w:rsid w:val="00FB3B42"/>
    <w:rsid w:val="00FB4194"/>
    <w:rsid w:val="00FB4495"/>
    <w:rsid w:val="00FB44F1"/>
    <w:rsid w:val="00FB45CE"/>
    <w:rsid w:val="00FB46D6"/>
    <w:rsid w:val="00FB47A6"/>
    <w:rsid w:val="00FB4878"/>
    <w:rsid w:val="00FB4BAE"/>
    <w:rsid w:val="00FB4F27"/>
    <w:rsid w:val="00FB5064"/>
    <w:rsid w:val="00FB5130"/>
    <w:rsid w:val="00FB523C"/>
    <w:rsid w:val="00FB52B4"/>
    <w:rsid w:val="00FB563E"/>
    <w:rsid w:val="00FB5722"/>
    <w:rsid w:val="00FB5850"/>
    <w:rsid w:val="00FB598F"/>
    <w:rsid w:val="00FB5D66"/>
    <w:rsid w:val="00FB5E31"/>
    <w:rsid w:val="00FB5E6D"/>
    <w:rsid w:val="00FB5F39"/>
    <w:rsid w:val="00FB647C"/>
    <w:rsid w:val="00FB65C0"/>
    <w:rsid w:val="00FB6A2B"/>
    <w:rsid w:val="00FB6A83"/>
    <w:rsid w:val="00FB6C28"/>
    <w:rsid w:val="00FB6D9B"/>
    <w:rsid w:val="00FB6DA4"/>
    <w:rsid w:val="00FB6EDA"/>
    <w:rsid w:val="00FB75D4"/>
    <w:rsid w:val="00FB7C41"/>
    <w:rsid w:val="00FB7D0B"/>
    <w:rsid w:val="00FB7D7C"/>
    <w:rsid w:val="00FB7E1E"/>
    <w:rsid w:val="00FB7E82"/>
    <w:rsid w:val="00FC0D05"/>
    <w:rsid w:val="00FC0D28"/>
    <w:rsid w:val="00FC0D2B"/>
    <w:rsid w:val="00FC0D30"/>
    <w:rsid w:val="00FC0DBE"/>
    <w:rsid w:val="00FC1162"/>
    <w:rsid w:val="00FC1387"/>
    <w:rsid w:val="00FC1393"/>
    <w:rsid w:val="00FC163E"/>
    <w:rsid w:val="00FC1AE3"/>
    <w:rsid w:val="00FC1CA5"/>
    <w:rsid w:val="00FC1D7D"/>
    <w:rsid w:val="00FC1F67"/>
    <w:rsid w:val="00FC2351"/>
    <w:rsid w:val="00FC25A3"/>
    <w:rsid w:val="00FC2719"/>
    <w:rsid w:val="00FC2983"/>
    <w:rsid w:val="00FC2BC3"/>
    <w:rsid w:val="00FC2BE6"/>
    <w:rsid w:val="00FC2D3F"/>
    <w:rsid w:val="00FC2F5E"/>
    <w:rsid w:val="00FC3359"/>
    <w:rsid w:val="00FC3375"/>
    <w:rsid w:val="00FC3384"/>
    <w:rsid w:val="00FC37DB"/>
    <w:rsid w:val="00FC3B88"/>
    <w:rsid w:val="00FC3C7A"/>
    <w:rsid w:val="00FC4027"/>
    <w:rsid w:val="00FC41F1"/>
    <w:rsid w:val="00FC41F9"/>
    <w:rsid w:val="00FC4336"/>
    <w:rsid w:val="00FC43EA"/>
    <w:rsid w:val="00FC45E8"/>
    <w:rsid w:val="00FC4670"/>
    <w:rsid w:val="00FC488C"/>
    <w:rsid w:val="00FC4CCF"/>
    <w:rsid w:val="00FC4EA2"/>
    <w:rsid w:val="00FC50AA"/>
    <w:rsid w:val="00FC5305"/>
    <w:rsid w:val="00FC5700"/>
    <w:rsid w:val="00FC5720"/>
    <w:rsid w:val="00FC5B5F"/>
    <w:rsid w:val="00FC5C61"/>
    <w:rsid w:val="00FC5E78"/>
    <w:rsid w:val="00FC5FAF"/>
    <w:rsid w:val="00FC6010"/>
    <w:rsid w:val="00FC6513"/>
    <w:rsid w:val="00FC6923"/>
    <w:rsid w:val="00FC692C"/>
    <w:rsid w:val="00FC6B03"/>
    <w:rsid w:val="00FC6F8B"/>
    <w:rsid w:val="00FC7194"/>
    <w:rsid w:val="00FC755B"/>
    <w:rsid w:val="00FC7596"/>
    <w:rsid w:val="00FC75EB"/>
    <w:rsid w:val="00FC7748"/>
    <w:rsid w:val="00FC793F"/>
    <w:rsid w:val="00FC79B6"/>
    <w:rsid w:val="00FC7AC4"/>
    <w:rsid w:val="00FC7AD6"/>
    <w:rsid w:val="00FC7D23"/>
    <w:rsid w:val="00FC7E00"/>
    <w:rsid w:val="00FC7E24"/>
    <w:rsid w:val="00FC7F56"/>
    <w:rsid w:val="00FD0066"/>
    <w:rsid w:val="00FD034C"/>
    <w:rsid w:val="00FD05B5"/>
    <w:rsid w:val="00FD0661"/>
    <w:rsid w:val="00FD09E2"/>
    <w:rsid w:val="00FD0A20"/>
    <w:rsid w:val="00FD0E53"/>
    <w:rsid w:val="00FD1181"/>
    <w:rsid w:val="00FD16B3"/>
    <w:rsid w:val="00FD1899"/>
    <w:rsid w:val="00FD1BDA"/>
    <w:rsid w:val="00FD1C0F"/>
    <w:rsid w:val="00FD1C7B"/>
    <w:rsid w:val="00FD1CD6"/>
    <w:rsid w:val="00FD24FE"/>
    <w:rsid w:val="00FD254A"/>
    <w:rsid w:val="00FD28BA"/>
    <w:rsid w:val="00FD2DF1"/>
    <w:rsid w:val="00FD2E79"/>
    <w:rsid w:val="00FD2F00"/>
    <w:rsid w:val="00FD3084"/>
    <w:rsid w:val="00FD3194"/>
    <w:rsid w:val="00FD319D"/>
    <w:rsid w:val="00FD32DA"/>
    <w:rsid w:val="00FD3404"/>
    <w:rsid w:val="00FD373F"/>
    <w:rsid w:val="00FD393C"/>
    <w:rsid w:val="00FD3B80"/>
    <w:rsid w:val="00FD3B82"/>
    <w:rsid w:val="00FD3D29"/>
    <w:rsid w:val="00FD401A"/>
    <w:rsid w:val="00FD4A5A"/>
    <w:rsid w:val="00FD4E68"/>
    <w:rsid w:val="00FD53F7"/>
    <w:rsid w:val="00FD55BA"/>
    <w:rsid w:val="00FD5642"/>
    <w:rsid w:val="00FD5664"/>
    <w:rsid w:val="00FD570E"/>
    <w:rsid w:val="00FD5879"/>
    <w:rsid w:val="00FD5C83"/>
    <w:rsid w:val="00FD5D63"/>
    <w:rsid w:val="00FD5E2A"/>
    <w:rsid w:val="00FD5F56"/>
    <w:rsid w:val="00FD610A"/>
    <w:rsid w:val="00FD636F"/>
    <w:rsid w:val="00FD6552"/>
    <w:rsid w:val="00FD659A"/>
    <w:rsid w:val="00FD6618"/>
    <w:rsid w:val="00FD6624"/>
    <w:rsid w:val="00FD6663"/>
    <w:rsid w:val="00FD677D"/>
    <w:rsid w:val="00FD6879"/>
    <w:rsid w:val="00FD6A98"/>
    <w:rsid w:val="00FD6C4D"/>
    <w:rsid w:val="00FD6CE1"/>
    <w:rsid w:val="00FD6D95"/>
    <w:rsid w:val="00FD6DEC"/>
    <w:rsid w:val="00FD6F1A"/>
    <w:rsid w:val="00FD6F80"/>
    <w:rsid w:val="00FD7154"/>
    <w:rsid w:val="00FD71E2"/>
    <w:rsid w:val="00FD73AD"/>
    <w:rsid w:val="00FD7592"/>
    <w:rsid w:val="00FD7779"/>
    <w:rsid w:val="00FD78CA"/>
    <w:rsid w:val="00FD792F"/>
    <w:rsid w:val="00FD7A2D"/>
    <w:rsid w:val="00FD7A43"/>
    <w:rsid w:val="00FD7BD8"/>
    <w:rsid w:val="00FD7D04"/>
    <w:rsid w:val="00FD7E97"/>
    <w:rsid w:val="00FE00B4"/>
    <w:rsid w:val="00FE01E8"/>
    <w:rsid w:val="00FE0233"/>
    <w:rsid w:val="00FE0246"/>
    <w:rsid w:val="00FE031B"/>
    <w:rsid w:val="00FE035D"/>
    <w:rsid w:val="00FE0566"/>
    <w:rsid w:val="00FE07B6"/>
    <w:rsid w:val="00FE08EB"/>
    <w:rsid w:val="00FE098D"/>
    <w:rsid w:val="00FE09EC"/>
    <w:rsid w:val="00FE0A34"/>
    <w:rsid w:val="00FE0ABF"/>
    <w:rsid w:val="00FE0B2A"/>
    <w:rsid w:val="00FE0C94"/>
    <w:rsid w:val="00FE0CF6"/>
    <w:rsid w:val="00FE12F8"/>
    <w:rsid w:val="00FE164A"/>
    <w:rsid w:val="00FE1843"/>
    <w:rsid w:val="00FE1A6F"/>
    <w:rsid w:val="00FE1D5D"/>
    <w:rsid w:val="00FE1EEC"/>
    <w:rsid w:val="00FE1F54"/>
    <w:rsid w:val="00FE2235"/>
    <w:rsid w:val="00FE237C"/>
    <w:rsid w:val="00FE23BF"/>
    <w:rsid w:val="00FE2519"/>
    <w:rsid w:val="00FE2985"/>
    <w:rsid w:val="00FE2F6D"/>
    <w:rsid w:val="00FE3051"/>
    <w:rsid w:val="00FE34B5"/>
    <w:rsid w:val="00FE35CE"/>
    <w:rsid w:val="00FE3630"/>
    <w:rsid w:val="00FE3777"/>
    <w:rsid w:val="00FE3930"/>
    <w:rsid w:val="00FE40D1"/>
    <w:rsid w:val="00FE4171"/>
    <w:rsid w:val="00FE4205"/>
    <w:rsid w:val="00FE43B1"/>
    <w:rsid w:val="00FE46DB"/>
    <w:rsid w:val="00FE4A27"/>
    <w:rsid w:val="00FE4A33"/>
    <w:rsid w:val="00FE4B78"/>
    <w:rsid w:val="00FE4D6B"/>
    <w:rsid w:val="00FE5179"/>
    <w:rsid w:val="00FE5554"/>
    <w:rsid w:val="00FE5567"/>
    <w:rsid w:val="00FE559C"/>
    <w:rsid w:val="00FE55D5"/>
    <w:rsid w:val="00FE5676"/>
    <w:rsid w:val="00FE5716"/>
    <w:rsid w:val="00FE5947"/>
    <w:rsid w:val="00FE5B9E"/>
    <w:rsid w:val="00FE5D25"/>
    <w:rsid w:val="00FE613D"/>
    <w:rsid w:val="00FE656D"/>
    <w:rsid w:val="00FE6688"/>
    <w:rsid w:val="00FE695A"/>
    <w:rsid w:val="00FE69B5"/>
    <w:rsid w:val="00FE731E"/>
    <w:rsid w:val="00FE7368"/>
    <w:rsid w:val="00FE7551"/>
    <w:rsid w:val="00FE7644"/>
    <w:rsid w:val="00FE76D1"/>
    <w:rsid w:val="00FE76EA"/>
    <w:rsid w:val="00FE7714"/>
    <w:rsid w:val="00FE786C"/>
    <w:rsid w:val="00FE7B21"/>
    <w:rsid w:val="00FE7CBE"/>
    <w:rsid w:val="00FE7E9C"/>
    <w:rsid w:val="00FF00B0"/>
    <w:rsid w:val="00FF00E5"/>
    <w:rsid w:val="00FF024D"/>
    <w:rsid w:val="00FF02A4"/>
    <w:rsid w:val="00FF073F"/>
    <w:rsid w:val="00FF0873"/>
    <w:rsid w:val="00FF092B"/>
    <w:rsid w:val="00FF094D"/>
    <w:rsid w:val="00FF0A26"/>
    <w:rsid w:val="00FF0E10"/>
    <w:rsid w:val="00FF1183"/>
    <w:rsid w:val="00FF1372"/>
    <w:rsid w:val="00FF176A"/>
    <w:rsid w:val="00FF182A"/>
    <w:rsid w:val="00FF1894"/>
    <w:rsid w:val="00FF1A38"/>
    <w:rsid w:val="00FF1C83"/>
    <w:rsid w:val="00FF1CF9"/>
    <w:rsid w:val="00FF1E3A"/>
    <w:rsid w:val="00FF21B4"/>
    <w:rsid w:val="00FF222E"/>
    <w:rsid w:val="00FF2352"/>
    <w:rsid w:val="00FF2512"/>
    <w:rsid w:val="00FF25F6"/>
    <w:rsid w:val="00FF27D8"/>
    <w:rsid w:val="00FF2CAC"/>
    <w:rsid w:val="00FF2E92"/>
    <w:rsid w:val="00FF2F63"/>
    <w:rsid w:val="00FF30E0"/>
    <w:rsid w:val="00FF3143"/>
    <w:rsid w:val="00FF3172"/>
    <w:rsid w:val="00FF3210"/>
    <w:rsid w:val="00FF360C"/>
    <w:rsid w:val="00FF381E"/>
    <w:rsid w:val="00FF38C9"/>
    <w:rsid w:val="00FF3972"/>
    <w:rsid w:val="00FF3E00"/>
    <w:rsid w:val="00FF3E9D"/>
    <w:rsid w:val="00FF4129"/>
    <w:rsid w:val="00FF436F"/>
    <w:rsid w:val="00FF4632"/>
    <w:rsid w:val="00FF4878"/>
    <w:rsid w:val="00FF4CFA"/>
    <w:rsid w:val="00FF4FDF"/>
    <w:rsid w:val="00FF5075"/>
    <w:rsid w:val="00FF51AB"/>
    <w:rsid w:val="00FF533D"/>
    <w:rsid w:val="00FF53E9"/>
    <w:rsid w:val="00FF5416"/>
    <w:rsid w:val="00FF5774"/>
    <w:rsid w:val="00FF5798"/>
    <w:rsid w:val="00FF5DD4"/>
    <w:rsid w:val="00FF6115"/>
    <w:rsid w:val="00FF616A"/>
    <w:rsid w:val="00FF620A"/>
    <w:rsid w:val="00FF6393"/>
    <w:rsid w:val="00FF63B2"/>
    <w:rsid w:val="00FF655E"/>
    <w:rsid w:val="00FF6AD7"/>
    <w:rsid w:val="00FF6BF8"/>
    <w:rsid w:val="00FF6DA3"/>
    <w:rsid w:val="00FF7026"/>
    <w:rsid w:val="00FF7141"/>
    <w:rsid w:val="00FF74BB"/>
    <w:rsid w:val="00FF7A5E"/>
    <w:rsid w:val="00FF7AA3"/>
    <w:rsid w:val="00FF7B48"/>
    <w:rsid w:val="00FF7EC0"/>
    <w:rsid w:val="010C03F9"/>
    <w:rsid w:val="0112BE3A"/>
    <w:rsid w:val="011EC85C"/>
    <w:rsid w:val="0121D278"/>
    <w:rsid w:val="0124D1A8"/>
    <w:rsid w:val="012E9DDA"/>
    <w:rsid w:val="0136EC0E"/>
    <w:rsid w:val="013F6375"/>
    <w:rsid w:val="014650A8"/>
    <w:rsid w:val="0152AD6D"/>
    <w:rsid w:val="01659DB4"/>
    <w:rsid w:val="017286CF"/>
    <w:rsid w:val="0189D09D"/>
    <w:rsid w:val="018E32ED"/>
    <w:rsid w:val="018ED33F"/>
    <w:rsid w:val="018F8282"/>
    <w:rsid w:val="0191113A"/>
    <w:rsid w:val="01992469"/>
    <w:rsid w:val="019A2143"/>
    <w:rsid w:val="019AB6AE"/>
    <w:rsid w:val="019CD0C8"/>
    <w:rsid w:val="01A33569"/>
    <w:rsid w:val="01A45E5E"/>
    <w:rsid w:val="01B36A56"/>
    <w:rsid w:val="01B9DAF4"/>
    <w:rsid w:val="01C7601E"/>
    <w:rsid w:val="01CC263C"/>
    <w:rsid w:val="01CE184D"/>
    <w:rsid w:val="01D76E06"/>
    <w:rsid w:val="01DDD6C0"/>
    <w:rsid w:val="01E9BCCC"/>
    <w:rsid w:val="01EF3C4B"/>
    <w:rsid w:val="01F484CA"/>
    <w:rsid w:val="01FD48E8"/>
    <w:rsid w:val="020399DF"/>
    <w:rsid w:val="020F4345"/>
    <w:rsid w:val="02139C1F"/>
    <w:rsid w:val="0219DB64"/>
    <w:rsid w:val="021C8FAD"/>
    <w:rsid w:val="02217644"/>
    <w:rsid w:val="022CFB1A"/>
    <w:rsid w:val="0237AF95"/>
    <w:rsid w:val="023ECF5B"/>
    <w:rsid w:val="0240F5C8"/>
    <w:rsid w:val="02410BEE"/>
    <w:rsid w:val="0242976E"/>
    <w:rsid w:val="024AEE3F"/>
    <w:rsid w:val="0251D5F2"/>
    <w:rsid w:val="02533003"/>
    <w:rsid w:val="025A4596"/>
    <w:rsid w:val="025B863B"/>
    <w:rsid w:val="02627E8A"/>
    <w:rsid w:val="02649A3F"/>
    <w:rsid w:val="026F505E"/>
    <w:rsid w:val="0274298D"/>
    <w:rsid w:val="0276DBFE"/>
    <w:rsid w:val="0281B9B0"/>
    <w:rsid w:val="0287ACE5"/>
    <w:rsid w:val="0288AA51"/>
    <w:rsid w:val="028A4459"/>
    <w:rsid w:val="029963B2"/>
    <w:rsid w:val="029B95E6"/>
    <w:rsid w:val="029B964C"/>
    <w:rsid w:val="02B65733"/>
    <w:rsid w:val="02C474A1"/>
    <w:rsid w:val="02D45195"/>
    <w:rsid w:val="02DE130E"/>
    <w:rsid w:val="02E07BF1"/>
    <w:rsid w:val="02E9C05F"/>
    <w:rsid w:val="030000B6"/>
    <w:rsid w:val="030A25F0"/>
    <w:rsid w:val="030AADD0"/>
    <w:rsid w:val="030EF2D9"/>
    <w:rsid w:val="030FFC3E"/>
    <w:rsid w:val="03123877"/>
    <w:rsid w:val="03148B23"/>
    <w:rsid w:val="0316DC1B"/>
    <w:rsid w:val="0318AD5F"/>
    <w:rsid w:val="0327CBE7"/>
    <w:rsid w:val="032B6322"/>
    <w:rsid w:val="032E26E9"/>
    <w:rsid w:val="033220EE"/>
    <w:rsid w:val="0337355F"/>
    <w:rsid w:val="033D3B78"/>
    <w:rsid w:val="034182A9"/>
    <w:rsid w:val="0342A444"/>
    <w:rsid w:val="0342D2B4"/>
    <w:rsid w:val="034490C1"/>
    <w:rsid w:val="03571EB6"/>
    <w:rsid w:val="035E8F0A"/>
    <w:rsid w:val="036D62A5"/>
    <w:rsid w:val="03706DA2"/>
    <w:rsid w:val="037C9330"/>
    <w:rsid w:val="037FE2CE"/>
    <w:rsid w:val="0380FD19"/>
    <w:rsid w:val="038DBEE4"/>
    <w:rsid w:val="03901918"/>
    <w:rsid w:val="0393B467"/>
    <w:rsid w:val="039579A4"/>
    <w:rsid w:val="03B980CE"/>
    <w:rsid w:val="03BA4E43"/>
    <w:rsid w:val="03BB15AF"/>
    <w:rsid w:val="03BC33BB"/>
    <w:rsid w:val="03BED573"/>
    <w:rsid w:val="03C1990C"/>
    <w:rsid w:val="03C221B4"/>
    <w:rsid w:val="03C71D44"/>
    <w:rsid w:val="03DB48D1"/>
    <w:rsid w:val="03DBA9EA"/>
    <w:rsid w:val="03EAD6B4"/>
    <w:rsid w:val="03EBF874"/>
    <w:rsid w:val="03ECA6D9"/>
    <w:rsid w:val="03F12A12"/>
    <w:rsid w:val="03F3EBFE"/>
    <w:rsid w:val="03FA3235"/>
    <w:rsid w:val="0401128B"/>
    <w:rsid w:val="04104FDA"/>
    <w:rsid w:val="0419D287"/>
    <w:rsid w:val="0424052B"/>
    <w:rsid w:val="042E5988"/>
    <w:rsid w:val="0435BB16"/>
    <w:rsid w:val="04485FAC"/>
    <w:rsid w:val="044A8D58"/>
    <w:rsid w:val="044C057C"/>
    <w:rsid w:val="04550AC6"/>
    <w:rsid w:val="045C4BF0"/>
    <w:rsid w:val="045F1784"/>
    <w:rsid w:val="0466D3B6"/>
    <w:rsid w:val="04877234"/>
    <w:rsid w:val="0491886E"/>
    <w:rsid w:val="049B6500"/>
    <w:rsid w:val="04A07D3B"/>
    <w:rsid w:val="04A1B6AC"/>
    <w:rsid w:val="04A442D5"/>
    <w:rsid w:val="04A826FB"/>
    <w:rsid w:val="04AA9989"/>
    <w:rsid w:val="04AB2374"/>
    <w:rsid w:val="04BA3D30"/>
    <w:rsid w:val="04C0397E"/>
    <w:rsid w:val="04C14031"/>
    <w:rsid w:val="04C7D064"/>
    <w:rsid w:val="04CF1C81"/>
    <w:rsid w:val="04D1FFB8"/>
    <w:rsid w:val="04D5C97B"/>
    <w:rsid w:val="04D60C8B"/>
    <w:rsid w:val="04E10E39"/>
    <w:rsid w:val="04E37933"/>
    <w:rsid w:val="04E5A84F"/>
    <w:rsid w:val="04E6771E"/>
    <w:rsid w:val="04E90A1E"/>
    <w:rsid w:val="04EEA1A0"/>
    <w:rsid w:val="04F04A9A"/>
    <w:rsid w:val="04F52C41"/>
    <w:rsid w:val="04FE553D"/>
    <w:rsid w:val="05084124"/>
    <w:rsid w:val="050D5C33"/>
    <w:rsid w:val="051E10A5"/>
    <w:rsid w:val="0520C319"/>
    <w:rsid w:val="052DD8C9"/>
    <w:rsid w:val="052EDF76"/>
    <w:rsid w:val="053C2819"/>
    <w:rsid w:val="0555A4CD"/>
    <w:rsid w:val="0559B76E"/>
    <w:rsid w:val="056C9F25"/>
    <w:rsid w:val="056D25EA"/>
    <w:rsid w:val="0570A81C"/>
    <w:rsid w:val="057369CD"/>
    <w:rsid w:val="0579E6FF"/>
    <w:rsid w:val="058917CC"/>
    <w:rsid w:val="05AA2CC7"/>
    <w:rsid w:val="05AB1AC5"/>
    <w:rsid w:val="05BB2E90"/>
    <w:rsid w:val="05BC394E"/>
    <w:rsid w:val="05BC5F01"/>
    <w:rsid w:val="05BD668F"/>
    <w:rsid w:val="05CBE8AD"/>
    <w:rsid w:val="05CD827E"/>
    <w:rsid w:val="05D12863"/>
    <w:rsid w:val="05D4F3A7"/>
    <w:rsid w:val="05D52AF0"/>
    <w:rsid w:val="05D98235"/>
    <w:rsid w:val="05DE11C8"/>
    <w:rsid w:val="05E28E45"/>
    <w:rsid w:val="05E9C6BB"/>
    <w:rsid w:val="05FC065A"/>
    <w:rsid w:val="05FF4B02"/>
    <w:rsid w:val="0617A09C"/>
    <w:rsid w:val="061C222D"/>
    <w:rsid w:val="0624FEEA"/>
    <w:rsid w:val="062F86C0"/>
    <w:rsid w:val="063F40B3"/>
    <w:rsid w:val="0644F740"/>
    <w:rsid w:val="06469974"/>
    <w:rsid w:val="064E3833"/>
    <w:rsid w:val="064EAB37"/>
    <w:rsid w:val="0655038D"/>
    <w:rsid w:val="065AB80B"/>
    <w:rsid w:val="0664A173"/>
    <w:rsid w:val="066E429D"/>
    <w:rsid w:val="0672AB88"/>
    <w:rsid w:val="067AF691"/>
    <w:rsid w:val="06816976"/>
    <w:rsid w:val="0683974D"/>
    <w:rsid w:val="068F5454"/>
    <w:rsid w:val="0693E9A1"/>
    <w:rsid w:val="0695A5F7"/>
    <w:rsid w:val="06AA804B"/>
    <w:rsid w:val="06AEBA26"/>
    <w:rsid w:val="06B4D6FE"/>
    <w:rsid w:val="06C0411E"/>
    <w:rsid w:val="06C9C2CC"/>
    <w:rsid w:val="06E9245F"/>
    <w:rsid w:val="07019082"/>
    <w:rsid w:val="070419B5"/>
    <w:rsid w:val="070B9BB0"/>
    <w:rsid w:val="070F4E7B"/>
    <w:rsid w:val="071467B4"/>
    <w:rsid w:val="07195FBD"/>
    <w:rsid w:val="072D0E6E"/>
    <w:rsid w:val="0736040D"/>
    <w:rsid w:val="073A9912"/>
    <w:rsid w:val="07409A0A"/>
    <w:rsid w:val="074C1BA7"/>
    <w:rsid w:val="07522985"/>
    <w:rsid w:val="07768DDC"/>
    <w:rsid w:val="077C9F1A"/>
    <w:rsid w:val="07852EB5"/>
    <w:rsid w:val="07894595"/>
    <w:rsid w:val="078FE83C"/>
    <w:rsid w:val="07A25069"/>
    <w:rsid w:val="07B5298B"/>
    <w:rsid w:val="07B7A7C1"/>
    <w:rsid w:val="07B88E60"/>
    <w:rsid w:val="07BA62CE"/>
    <w:rsid w:val="07BCCF8A"/>
    <w:rsid w:val="07BD6993"/>
    <w:rsid w:val="07C0924A"/>
    <w:rsid w:val="07C80AD6"/>
    <w:rsid w:val="07C87E8A"/>
    <w:rsid w:val="07CBD702"/>
    <w:rsid w:val="07EB3486"/>
    <w:rsid w:val="07EC572C"/>
    <w:rsid w:val="07F4C66E"/>
    <w:rsid w:val="07FF8614"/>
    <w:rsid w:val="08140DDA"/>
    <w:rsid w:val="0824782B"/>
    <w:rsid w:val="082D47D1"/>
    <w:rsid w:val="08345014"/>
    <w:rsid w:val="0835E353"/>
    <w:rsid w:val="083E51D5"/>
    <w:rsid w:val="084AC995"/>
    <w:rsid w:val="084D7E1C"/>
    <w:rsid w:val="08604DA1"/>
    <w:rsid w:val="086A141A"/>
    <w:rsid w:val="08792E47"/>
    <w:rsid w:val="087DF958"/>
    <w:rsid w:val="088A8FD8"/>
    <w:rsid w:val="0894123E"/>
    <w:rsid w:val="0897065B"/>
    <w:rsid w:val="089BDBE1"/>
    <w:rsid w:val="08A39151"/>
    <w:rsid w:val="08ADD6D6"/>
    <w:rsid w:val="08B5987A"/>
    <w:rsid w:val="08C09057"/>
    <w:rsid w:val="08C1C006"/>
    <w:rsid w:val="08C525BC"/>
    <w:rsid w:val="08C7F8B1"/>
    <w:rsid w:val="08D96C14"/>
    <w:rsid w:val="08E452D5"/>
    <w:rsid w:val="08EC7E58"/>
    <w:rsid w:val="08ED4E15"/>
    <w:rsid w:val="08F1D45B"/>
    <w:rsid w:val="08FA3CDB"/>
    <w:rsid w:val="0902DCCF"/>
    <w:rsid w:val="0908DA22"/>
    <w:rsid w:val="0910A2F1"/>
    <w:rsid w:val="09133956"/>
    <w:rsid w:val="092120B3"/>
    <w:rsid w:val="092B0B37"/>
    <w:rsid w:val="09306D6D"/>
    <w:rsid w:val="0941F1AF"/>
    <w:rsid w:val="094D0E45"/>
    <w:rsid w:val="094E27D8"/>
    <w:rsid w:val="09502DB3"/>
    <w:rsid w:val="0952044B"/>
    <w:rsid w:val="095437E7"/>
    <w:rsid w:val="0955581A"/>
    <w:rsid w:val="0959FE7B"/>
    <w:rsid w:val="096DF847"/>
    <w:rsid w:val="0971A5A5"/>
    <w:rsid w:val="09743883"/>
    <w:rsid w:val="09797497"/>
    <w:rsid w:val="097FC075"/>
    <w:rsid w:val="098B750E"/>
    <w:rsid w:val="09A0247E"/>
    <w:rsid w:val="09A17B7F"/>
    <w:rsid w:val="09A24A95"/>
    <w:rsid w:val="09AEB542"/>
    <w:rsid w:val="09B5F012"/>
    <w:rsid w:val="09B8E40B"/>
    <w:rsid w:val="09C6C2AD"/>
    <w:rsid w:val="09C9E317"/>
    <w:rsid w:val="09CF8024"/>
    <w:rsid w:val="09D340D6"/>
    <w:rsid w:val="09F68C3C"/>
    <w:rsid w:val="09FF41AB"/>
    <w:rsid w:val="0A08D06C"/>
    <w:rsid w:val="0A08EB44"/>
    <w:rsid w:val="0A0CC370"/>
    <w:rsid w:val="0A1DA62E"/>
    <w:rsid w:val="0A26AB2B"/>
    <w:rsid w:val="0A2934C9"/>
    <w:rsid w:val="0A294FCC"/>
    <w:rsid w:val="0A3A24E6"/>
    <w:rsid w:val="0A451F23"/>
    <w:rsid w:val="0A4DFAEA"/>
    <w:rsid w:val="0A4F8ADC"/>
    <w:rsid w:val="0A513169"/>
    <w:rsid w:val="0A57C0E8"/>
    <w:rsid w:val="0A593589"/>
    <w:rsid w:val="0A5E7BFD"/>
    <w:rsid w:val="0A5EA17F"/>
    <w:rsid w:val="0A619650"/>
    <w:rsid w:val="0A657E0B"/>
    <w:rsid w:val="0A7120C5"/>
    <w:rsid w:val="0A7664DA"/>
    <w:rsid w:val="0A76A5E0"/>
    <w:rsid w:val="0A79EEF8"/>
    <w:rsid w:val="0A7C0A2C"/>
    <w:rsid w:val="0A820E33"/>
    <w:rsid w:val="0A83E9E5"/>
    <w:rsid w:val="0A97F12E"/>
    <w:rsid w:val="0A9ABA05"/>
    <w:rsid w:val="0A9D3476"/>
    <w:rsid w:val="0A9F0B21"/>
    <w:rsid w:val="0AA5D40D"/>
    <w:rsid w:val="0AACD1D6"/>
    <w:rsid w:val="0AB67790"/>
    <w:rsid w:val="0AB8F255"/>
    <w:rsid w:val="0ABD1EDE"/>
    <w:rsid w:val="0ABF70AB"/>
    <w:rsid w:val="0AC159BB"/>
    <w:rsid w:val="0AC2711E"/>
    <w:rsid w:val="0AC452E8"/>
    <w:rsid w:val="0AC5D632"/>
    <w:rsid w:val="0AD9D37A"/>
    <w:rsid w:val="0AEFE3BE"/>
    <w:rsid w:val="0AF9C092"/>
    <w:rsid w:val="0B003F52"/>
    <w:rsid w:val="0B01CE66"/>
    <w:rsid w:val="0B0280DB"/>
    <w:rsid w:val="0B02813A"/>
    <w:rsid w:val="0B028615"/>
    <w:rsid w:val="0B078B48"/>
    <w:rsid w:val="0B0886C5"/>
    <w:rsid w:val="0B16C7BA"/>
    <w:rsid w:val="0B28D925"/>
    <w:rsid w:val="0B2C0C62"/>
    <w:rsid w:val="0B2C43B1"/>
    <w:rsid w:val="0B2EDFD5"/>
    <w:rsid w:val="0B45205E"/>
    <w:rsid w:val="0B4E885B"/>
    <w:rsid w:val="0B51882A"/>
    <w:rsid w:val="0B5559B7"/>
    <w:rsid w:val="0B5CCA99"/>
    <w:rsid w:val="0B621FCF"/>
    <w:rsid w:val="0B666D9F"/>
    <w:rsid w:val="0B6A127D"/>
    <w:rsid w:val="0B719962"/>
    <w:rsid w:val="0B71A1D6"/>
    <w:rsid w:val="0B8053EC"/>
    <w:rsid w:val="0B90BC21"/>
    <w:rsid w:val="0B9161F9"/>
    <w:rsid w:val="0B9803F9"/>
    <w:rsid w:val="0B99B0A9"/>
    <w:rsid w:val="0BB15596"/>
    <w:rsid w:val="0BB287E4"/>
    <w:rsid w:val="0BB72F9F"/>
    <w:rsid w:val="0BBE6B7E"/>
    <w:rsid w:val="0BD6CDC4"/>
    <w:rsid w:val="0BD9D58E"/>
    <w:rsid w:val="0BFC10E4"/>
    <w:rsid w:val="0BFE43DF"/>
    <w:rsid w:val="0C1131F6"/>
    <w:rsid w:val="0C159252"/>
    <w:rsid w:val="0C3FF51D"/>
    <w:rsid w:val="0C478651"/>
    <w:rsid w:val="0C48055F"/>
    <w:rsid w:val="0C490717"/>
    <w:rsid w:val="0C51CC9F"/>
    <w:rsid w:val="0C587A22"/>
    <w:rsid w:val="0C615BD9"/>
    <w:rsid w:val="0C65795D"/>
    <w:rsid w:val="0C6C2F10"/>
    <w:rsid w:val="0C6D24A9"/>
    <w:rsid w:val="0C7043D3"/>
    <w:rsid w:val="0C795E13"/>
    <w:rsid w:val="0C7C116D"/>
    <w:rsid w:val="0C7C5692"/>
    <w:rsid w:val="0C84A346"/>
    <w:rsid w:val="0C88F708"/>
    <w:rsid w:val="0C96745C"/>
    <w:rsid w:val="0C991BD1"/>
    <w:rsid w:val="0C9F72AD"/>
    <w:rsid w:val="0CA7E971"/>
    <w:rsid w:val="0CA91C8A"/>
    <w:rsid w:val="0CB63EF9"/>
    <w:rsid w:val="0CBB4752"/>
    <w:rsid w:val="0CCE4975"/>
    <w:rsid w:val="0CD8DA28"/>
    <w:rsid w:val="0CE79F39"/>
    <w:rsid w:val="0CF2E3E7"/>
    <w:rsid w:val="0CF46B0A"/>
    <w:rsid w:val="0CF60A45"/>
    <w:rsid w:val="0CF89B00"/>
    <w:rsid w:val="0D0E74A3"/>
    <w:rsid w:val="0D1358CE"/>
    <w:rsid w:val="0D139B53"/>
    <w:rsid w:val="0D1775C8"/>
    <w:rsid w:val="0D1DC450"/>
    <w:rsid w:val="0D1F6D18"/>
    <w:rsid w:val="0D2222E3"/>
    <w:rsid w:val="0D2A326F"/>
    <w:rsid w:val="0D2DEC4B"/>
    <w:rsid w:val="0D3297E3"/>
    <w:rsid w:val="0D338746"/>
    <w:rsid w:val="0D43B0B9"/>
    <w:rsid w:val="0D4B8443"/>
    <w:rsid w:val="0D4DCBCE"/>
    <w:rsid w:val="0D5BFFCE"/>
    <w:rsid w:val="0D5F7778"/>
    <w:rsid w:val="0D722146"/>
    <w:rsid w:val="0D72E2CC"/>
    <w:rsid w:val="0D777539"/>
    <w:rsid w:val="0D79B390"/>
    <w:rsid w:val="0D800A86"/>
    <w:rsid w:val="0D805FB0"/>
    <w:rsid w:val="0D839F13"/>
    <w:rsid w:val="0D8447BD"/>
    <w:rsid w:val="0D855406"/>
    <w:rsid w:val="0D91F5D7"/>
    <w:rsid w:val="0D9D754B"/>
    <w:rsid w:val="0DACFFFA"/>
    <w:rsid w:val="0DAD7A24"/>
    <w:rsid w:val="0DB41489"/>
    <w:rsid w:val="0DB45F87"/>
    <w:rsid w:val="0DC9C032"/>
    <w:rsid w:val="0DE0C315"/>
    <w:rsid w:val="0DEACF36"/>
    <w:rsid w:val="0DED3D86"/>
    <w:rsid w:val="0DFB9E84"/>
    <w:rsid w:val="0E00EC52"/>
    <w:rsid w:val="0E17E511"/>
    <w:rsid w:val="0E257D28"/>
    <w:rsid w:val="0E2C47B0"/>
    <w:rsid w:val="0E2CE1E0"/>
    <w:rsid w:val="0E394C8C"/>
    <w:rsid w:val="0E462E12"/>
    <w:rsid w:val="0E4E0E22"/>
    <w:rsid w:val="0E4E4558"/>
    <w:rsid w:val="0E513796"/>
    <w:rsid w:val="0E6D6DB9"/>
    <w:rsid w:val="0E774CD1"/>
    <w:rsid w:val="0E87804F"/>
    <w:rsid w:val="0E8E4910"/>
    <w:rsid w:val="0E93968C"/>
    <w:rsid w:val="0EA1A68F"/>
    <w:rsid w:val="0EACF7D3"/>
    <w:rsid w:val="0EB7A384"/>
    <w:rsid w:val="0EC3FA4E"/>
    <w:rsid w:val="0ECBDFB9"/>
    <w:rsid w:val="0ECC4BA2"/>
    <w:rsid w:val="0ED2961A"/>
    <w:rsid w:val="0EE01983"/>
    <w:rsid w:val="0EE8013E"/>
    <w:rsid w:val="0EEAD01D"/>
    <w:rsid w:val="0EEBCC34"/>
    <w:rsid w:val="0EFBF7BF"/>
    <w:rsid w:val="0F0B56D3"/>
    <w:rsid w:val="0F0B7F6F"/>
    <w:rsid w:val="0F140903"/>
    <w:rsid w:val="0F1FF667"/>
    <w:rsid w:val="0F200D3E"/>
    <w:rsid w:val="0F3075F3"/>
    <w:rsid w:val="0F5D941B"/>
    <w:rsid w:val="0F62F649"/>
    <w:rsid w:val="0F7380A3"/>
    <w:rsid w:val="0F82B2D3"/>
    <w:rsid w:val="0F91BE43"/>
    <w:rsid w:val="0F97D613"/>
    <w:rsid w:val="0FAE6874"/>
    <w:rsid w:val="0FB94064"/>
    <w:rsid w:val="0FCCBEBD"/>
    <w:rsid w:val="0FD4F3D9"/>
    <w:rsid w:val="0FE64DBC"/>
    <w:rsid w:val="0FE9E655"/>
    <w:rsid w:val="1003DDF0"/>
    <w:rsid w:val="1015EE30"/>
    <w:rsid w:val="101F8446"/>
    <w:rsid w:val="10201930"/>
    <w:rsid w:val="102095D5"/>
    <w:rsid w:val="1023B566"/>
    <w:rsid w:val="103B47C5"/>
    <w:rsid w:val="103BCACA"/>
    <w:rsid w:val="104717B0"/>
    <w:rsid w:val="1048F047"/>
    <w:rsid w:val="10513149"/>
    <w:rsid w:val="105DDD7D"/>
    <w:rsid w:val="1062BA7E"/>
    <w:rsid w:val="10821CC1"/>
    <w:rsid w:val="108F723D"/>
    <w:rsid w:val="1097CBC9"/>
    <w:rsid w:val="1099B97D"/>
    <w:rsid w:val="10A7C179"/>
    <w:rsid w:val="10AB36EF"/>
    <w:rsid w:val="10B62F3A"/>
    <w:rsid w:val="10C7F9DB"/>
    <w:rsid w:val="10D096BF"/>
    <w:rsid w:val="10D7F541"/>
    <w:rsid w:val="10E136BC"/>
    <w:rsid w:val="1100D2B4"/>
    <w:rsid w:val="1102996F"/>
    <w:rsid w:val="110408E6"/>
    <w:rsid w:val="110D1266"/>
    <w:rsid w:val="110FEEA7"/>
    <w:rsid w:val="111053DC"/>
    <w:rsid w:val="11158817"/>
    <w:rsid w:val="111F218B"/>
    <w:rsid w:val="1129965D"/>
    <w:rsid w:val="112B55F4"/>
    <w:rsid w:val="1138795C"/>
    <w:rsid w:val="113DEE02"/>
    <w:rsid w:val="1144AD09"/>
    <w:rsid w:val="1147822A"/>
    <w:rsid w:val="11492A00"/>
    <w:rsid w:val="114B4F6E"/>
    <w:rsid w:val="1158FD65"/>
    <w:rsid w:val="115924FB"/>
    <w:rsid w:val="115B92D9"/>
    <w:rsid w:val="115EE292"/>
    <w:rsid w:val="1164CD1F"/>
    <w:rsid w:val="116715E1"/>
    <w:rsid w:val="11671A8E"/>
    <w:rsid w:val="11679FD6"/>
    <w:rsid w:val="116C3A2B"/>
    <w:rsid w:val="11700C28"/>
    <w:rsid w:val="1173B13D"/>
    <w:rsid w:val="117C7C0F"/>
    <w:rsid w:val="11883E64"/>
    <w:rsid w:val="118862EF"/>
    <w:rsid w:val="118D7683"/>
    <w:rsid w:val="119008A5"/>
    <w:rsid w:val="119DB3D4"/>
    <w:rsid w:val="11A0BC19"/>
    <w:rsid w:val="11A3658C"/>
    <w:rsid w:val="11A3762E"/>
    <w:rsid w:val="11A70837"/>
    <w:rsid w:val="11B0A683"/>
    <w:rsid w:val="11B3C566"/>
    <w:rsid w:val="11D1E182"/>
    <w:rsid w:val="11DCE66A"/>
    <w:rsid w:val="11ED9BD0"/>
    <w:rsid w:val="11EEDE7E"/>
    <w:rsid w:val="11EF6E20"/>
    <w:rsid w:val="11F1B9D8"/>
    <w:rsid w:val="1204BE14"/>
    <w:rsid w:val="12094E2E"/>
    <w:rsid w:val="1227173E"/>
    <w:rsid w:val="122D95D5"/>
    <w:rsid w:val="122F581E"/>
    <w:rsid w:val="12315AA8"/>
    <w:rsid w:val="12340C48"/>
    <w:rsid w:val="123CE1A8"/>
    <w:rsid w:val="125B5CB3"/>
    <w:rsid w:val="125E4C1F"/>
    <w:rsid w:val="1260379B"/>
    <w:rsid w:val="1265A224"/>
    <w:rsid w:val="1266E601"/>
    <w:rsid w:val="12752DE3"/>
    <w:rsid w:val="1286DF5C"/>
    <w:rsid w:val="1288EF40"/>
    <w:rsid w:val="12984BCC"/>
    <w:rsid w:val="12A043EA"/>
    <w:rsid w:val="12A11828"/>
    <w:rsid w:val="12A1DAD1"/>
    <w:rsid w:val="12A5B60E"/>
    <w:rsid w:val="12AC87B0"/>
    <w:rsid w:val="12B3BBB2"/>
    <w:rsid w:val="12B6B47F"/>
    <w:rsid w:val="12BEA179"/>
    <w:rsid w:val="12CDD866"/>
    <w:rsid w:val="12EAFCFC"/>
    <w:rsid w:val="12F2D72C"/>
    <w:rsid w:val="12F43C74"/>
    <w:rsid w:val="12F5DC8D"/>
    <w:rsid w:val="12FD5C12"/>
    <w:rsid w:val="13040DD8"/>
    <w:rsid w:val="132191D5"/>
    <w:rsid w:val="133301F3"/>
    <w:rsid w:val="13346018"/>
    <w:rsid w:val="13460529"/>
    <w:rsid w:val="135041D1"/>
    <w:rsid w:val="1356557D"/>
    <w:rsid w:val="135AA6D5"/>
    <w:rsid w:val="135BBBA1"/>
    <w:rsid w:val="136578BE"/>
    <w:rsid w:val="1365B6DF"/>
    <w:rsid w:val="1371931F"/>
    <w:rsid w:val="1387A2D5"/>
    <w:rsid w:val="139087AD"/>
    <w:rsid w:val="1397A74A"/>
    <w:rsid w:val="13A0FE84"/>
    <w:rsid w:val="13B11340"/>
    <w:rsid w:val="13B4AAFA"/>
    <w:rsid w:val="13B8665A"/>
    <w:rsid w:val="13B91A68"/>
    <w:rsid w:val="13BD2422"/>
    <w:rsid w:val="13CB104E"/>
    <w:rsid w:val="13CC05A1"/>
    <w:rsid w:val="13CE8FDD"/>
    <w:rsid w:val="13D82980"/>
    <w:rsid w:val="13DC85BA"/>
    <w:rsid w:val="13E00CE0"/>
    <w:rsid w:val="13F9A2B0"/>
    <w:rsid w:val="13FB26CE"/>
    <w:rsid w:val="13FE93FD"/>
    <w:rsid w:val="140F341B"/>
    <w:rsid w:val="1416261B"/>
    <w:rsid w:val="14190DC4"/>
    <w:rsid w:val="141BE8BD"/>
    <w:rsid w:val="141C8C65"/>
    <w:rsid w:val="1421EC71"/>
    <w:rsid w:val="142424CC"/>
    <w:rsid w:val="1432A543"/>
    <w:rsid w:val="1437E219"/>
    <w:rsid w:val="143ED587"/>
    <w:rsid w:val="1441569E"/>
    <w:rsid w:val="1449B1A1"/>
    <w:rsid w:val="144FFA50"/>
    <w:rsid w:val="146A232B"/>
    <w:rsid w:val="146B9273"/>
    <w:rsid w:val="146C43A2"/>
    <w:rsid w:val="14716BB3"/>
    <w:rsid w:val="1474CAB7"/>
    <w:rsid w:val="1486E88B"/>
    <w:rsid w:val="1490B142"/>
    <w:rsid w:val="1495F5F8"/>
    <w:rsid w:val="14993EB1"/>
    <w:rsid w:val="14A386A8"/>
    <w:rsid w:val="14ADAC75"/>
    <w:rsid w:val="14AFA793"/>
    <w:rsid w:val="14B25573"/>
    <w:rsid w:val="14C042FD"/>
    <w:rsid w:val="14CB43BE"/>
    <w:rsid w:val="14CBC6A6"/>
    <w:rsid w:val="14CDDFED"/>
    <w:rsid w:val="14D38495"/>
    <w:rsid w:val="14D493BE"/>
    <w:rsid w:val="14DDE2E5"/>
    <w:rsid w:val="14E1BADC"/>
    <w:rsid w:val="14FAFDD7"/>
    <w:rsid w:val="150D1A23"/>
    <w:rsid w:val="151131C2"/>
    <w:rsid w:val="1515CC8D"/>
    <w:rsid w:val="1515D39A"/>
    <w:rsid w:val="151C41DF"/>
    <w:rsid w:val="15483A9B"/>
    <w:rsid w:val="15492F9A"/>
    <w:rsid w:val="1549BDAA"/>
    <w:rsid w:val="154AC5DA"/>
    <w:rsid w:val="1550A5E0"/>
    <w:rsid w:val="155175EB"/>
    <w:rsid w:val="155D508C"/>
    <w:rsid w:val="15626930"/>
    <w:rsid w:val="157674F2"/>
    <w:rsid w:val="157FCA0D"/>
    <w:rsid w:val="158EB49F"/>
    <w:rsid w:val="1590EE54"/>
    <w:rsid w:val="15980103"/>
    <w:rsid w:val="15A06125"/>
    <w:rsid w:val="15A842A0"/>
    <w:rsid w:val="15AAA7DD"/>
    <w:rsid w:val="15B057EE"/>
    <w:rsid w:val="15B40A05"/>
    <w:rsid w:val="15C98E5E"/>
    <w:rsid w:val="15CA01A3"/>
    <w:rsid w:val="15CCBD58"/>
    <w:rsid w:val="15CEDCC8"/>
    <w:rsid w:val="15D422FF"/>
    <w:rsid w:val="15EDA3B3"/>
    <w:rsid w:val="15F067E1"/>
    <w:rsid w:val="15F62FD1"/>
    <w:rsid w:val="15F7E278"/>
    <w:rsid w:val="15F8B32C"/>
    <w:rsid w:val="160C604F"/>
    <w:rsid w:val="160DAC38"/>
    <w:rsid w:val="161A9066"/>
    <w:rsid w:val="1629D2CA"/>
    <w:rsid w:val="162BC540"/>
    <w:rsid w:val="162C03D4"/>
    <w:rsid w:val="16327E01"/>
    <w:rsid w:val="1635C819"/>
    <w:rsid w:val="1655FD14"/>
    <w:rsid w:val="165F9BE8"/>
    <w:rsid w:val="166BCAAC"/>
    <w:rsid w:val="1677268D"/>
    <w:rsid w:val="1686C44C"/>
    <w:rsid w:val="168A00A2"/>
    <w:rsid w:val="16A5E6B6"/>
    <w:rsid w:val="16AAE50E"/>
    <w:rsid w:val="16AB944A"/>
    <w:rsid w:val="16AEFB19"/>
    <w:rsid w:val="16B1EE79"/>
    <w:rsid w:val="16B9526F"/>
    <w:rsid w:val="16C42179"/>
    <w:rsid w:val="16D1DF04"/>
    <w:rsid w:val="16DDDA7D"/>
    <w:rsid w:val="16E5A934"/>
    <w:rsid w:val="16E7F544"/>
    <w:rsid w:val="16E8D490"/>
    <w:rsid w:val="16EE7510"/>
    <w:rsid w:val="16F04F65"/>
    <w:rsid w:val="16FC579C"/>
    <w:rsid w:val="17186F77"/>
    <w:rsid w:val="171C8162"/>
    <w:rsid w:val="171D5964"/>
    <w:rsid w:val="1733FAC2"/>
    <w:rsid w:val="17562452"/>
    <w:rsid w:val="1758578F"/>
    <w:rsid w:val="17779F4C"/>
    <w:rsid w:val="17898015"/>
    <w:rsid w:val="179DF091"/>
    <w:rsid w:val="17A7C745"/>
    <w:rsid w:val="17AC0C96"/>
    <w:rsid w:val="17B5AD31"/>
    <w:rsid w:val="17B9F521"/>
    <w:rsid w:val="17BCD2C8"/>
    <w:rsid w:val="17BEF38B"/>
    <w:rsid w:val="17C330A2"/>
    <w:rsid w:val="17CA376F"/>
    <w:rsid w:val="17E63CFF"/>
    <w:rsid w:val="17EAFD4F"/>
    <w:rsid w:val="17EBFCC8"/>
    <w:rsid w:val="17EE25D8"/>
    <w:rsid w:val="17F02DE0"/>
    <w:rsid w:val="17F05C95"/>
    <w:rsid w:val="18074454"/>
    <w:rsid w:val="181149AD"/>
    <w:rsid w:val="181460D9"/>
    <w:rsid w:val="1817703B"/>
    <w:rsid w:val="1819D10F"/>
    <w:rsid w:val="181EA539"/>
    <w:rsid w:val="18276A24"/>
    <w:rsid w:val="183EDA02"/>
    <w:rsid w:val="183F51A7"/>
    <w:rsid w:val="18433E2E"/>
    <w:rsid w:val="1846B98F"/>
    <w:rsid w:val="1851401C"/>
    <w:rsid w:val="1854280D"/>
    <w:rsid w:val="1854959A"/>
    <w:rsid w:val="185D0A85"/>
    <w:rsid w:val="1871DC92"/>
    <w:rsid w:val="1879955A"/>
    <w:rsid w:val="18887A3E"/>
    <w:rsid w:val="188FA3D5"/>
    <w:rsid w:val="189085DD"/>
    <w:rsid w:val="189848A1"/>
    <w:rsid w:val="189DE3F9"/>
    <w:rsid w:val="18A76852"/>
    <w:rsid w:val="18B40B09"/>
    <w:rsid w:val="18BDA78C"/>
    <w:rsid w:val="18C105ED"/>
    <w:rsid w:val="18D0D58E"/>
    <w:rsid w:val="18E7E750"/>
    <w:rsid w:val="18EBF0B0"/>
    <w:rsid w:val="18F46E3F"/>
    <w:rsid w:val="18FDFCC6"/>
    <w:rsid w:val="1910322C"/>
    <w:rsid w:val="1921B0B2"/>
    <w:rsid w:val="1930F1E2"/>
    <w:rsid w:val="1936C5CC"/>
    <w:rsid w:val="19422539"/>
    <w:rsid w:val="1942A044"/>
    <w:rsid w:val="1955800E"/>
    <w:rsid w:val="195C3633"/>
    <w:rsid w:val="195CED12"/>
    <w:rsid w:val="195FC1A5"/>
    <w:rsid w:val="196B1DBD"/>
    <w:rsid w:val="196CB609"/>
    <w:rsid w:val="196E93E8"/>
    <w:rsid w:val="1970FCC4"/>
    <w:rsid w:val="1978E04F"/>
    <w:rsid w:val="1980E011"/>
    <w:rsid w:val="198818A5"/>
    <w:rsid w:val="198AC85F"/>
    <w:rsid w:val="19911BE3"/>
    <w:rsid w:val="199FAAEA"/>
    <w:rsid w:val="19A58171"/>
    <w:rsid w:val="19B34229"/>
    <w:rsid w:val="19BF48BD"/>
    <w:rsid w:val="19C21DA6"/>
    <w:rsid w:val="19C3E617"/>
    <w:rsid w:val="19C924C6"/>
    <w:rsid w:val="19CF760D"/>
    <w:rsid w:val="19CF79F5"/>
    <w:rsid w:val="19D7107A"/>
    <w:rsid w:val="19DF2EAC"/>
    <w:rsid w:val="19E37D9E"/>
    <w:rsid w:val="19E6EC0B"/>
    <w:rsid w:val="19E6F52E"/>
    <w:rsid w:val="19F0E8C8"/>
    <w:rsid w:val="19F16D85"/>
    <w:rsid w:val="19F53EAC"/>
    <w:rsid w:val="19F70939"/>
    <w:rsid w:val="19F729B9"/>
    <w:rsid w:val="1A054713"/>
    <w:rsid w:val="1A0622D4"/>
    <w:rsid w:val="1A0D5F62"/>
    <w:rsid w:val="1A0E57D2"/>
    <w:rsid w:val="1A2103E3"/>
    <w:rsid w:val="1A231254"/>
    <w:rsid w:val="1A274729"/>
    <w:rsid w:val="1A281A92"/>
    <w:rsid w:val="1A2BF5AB"/>
    <w:rsid w:val="1A3706D9"/>
    <w:rsid w:val="1A3A1CC6"/>
    <w:rsid w:val="1A3B726F"/>
    <w:rsid w:val="1A4BF3EF"/>
    <w:rsid w:val="1A52A672"/>
    <w:rsid w:val="1A578909"/>
    <w:rsid w:val="1A579448"/>
    <w:rsid w:val="1A5AF2AD"/>
    <w:rsid w:val="1A6DB69E"/>
    <w:rsid w:val="1A6E6403"/>
    <w:rsid w:val="1A713AEF"/>
    <w:rsid w:val="1A72EEFF"/>
    <w:rsid w:val="1A7C2E09"/>
    <w:rsid w:val="1A87347F"/>
    <w:rsid w:val="1A8DA22D"/>
    <w:rsid w:val="1A90DE70"/>
    <w:rsid w:val="1A96A722"/>
    <w:rsid w:val="1A98E80D"/>
    <w:rsid w:val="1A9B3402"/>
    <w:rsid w:val="1AA37A78"/>
    <w:rsid w:val="1AA99D73"/>
    <w:rsid w:val="1AA9EF5C"/>
    <w:rsid w:val="1AAF44C7"/>
    <w:rsid w:val="1AB07000"/>
    <w:rsid w:val="1AB1DA8B"/>
    <w:rsid w:val="1AB25FC8"/>
    <w:rsid w:val="1AB99265"/>
    <w:rsid w:val="1AC23DF2"/>
    <w:rsid w:val="1AC41F80"/>
    <w:rsid w:val="1AC502D0"/>
    <w:rsid w:val="1ACAB764"/>
    <w:rsid w:val="1AD4EB0A"/>
    <w:rsid w:val="1AD8C68C"/>
    <w:rsid w:val="1AE37B80"/>
    <w:rsid w:val="1AE9F2FB"/>
    <w:rsid w:val="1AF36F66"/>
    <w:rsid w:val="1AF7EA3D"/>
    <w:rsid w:val="1AFBBE33"/>
    <w:rsid w:val="1B011140"/>
    <w:rsid w:val="1B0BD0E9"/>
    <w:rsid w:val="1B0F9678"/>
    <w:rsid w:val="1B24C941"/>
    <w:rsid w:val="1B2DC3AF"/>
    <w:rsid w:val="1B33EC86"/>
    <w:rsid w:val="1B37181A"/>
    <w:rsid w:val="1B39738F"/>
    <w:rsid w:val="1B458F90"/>
    <w:rsid w:val="1B4590B4"/>
    <w:rsid w:val="1B477A27"/>
    <w:rsid w:val="1B47CAD6"/>
    <w:rsid w:val="1B489E3A"/>
    <w:rsid w:val="1B4E242A"/>
    <w:rsid w:val="1B61BD76"/>
    <w:rsid w:val="1B64DA4D"/>
    <w:rsid w:val="1B66D3D0"/>
    <w:rsid w:val="1B673064"/>
    <w:rsid w:val="1B6ADDC8"/>
    <w:rsid w:val="1B6CA8F5"/>
    <w:rsid w:val="1B71762D"/>
    <w:rsid w:val="1B72D31E"/>
    <w:rsid w:val="1B7BF660"/>
    <w:rsid w:val="1B83DEFF"/>
    <w:rsid w:val="1B883612"/>
    <w:rsid w:val="1B8D7A6C"/>
    <w:rsid w:val="1B937F40"/>
    <w:rsid w:val="1B9CB6C0"/>
    <w:rsid w:val="1B9D71E9"/>
    <w:rsid w:val="1BA16097"/>
    <w:rsid w:val="1BAFDDAA"/>
    <w:rsid w:val="1BB84E53"/>
    <w:rsid w:val="1BBE5629"/>
    <w:rsid w:val="1BE5A64E"/>
    <w:rsid w:val="1BE89114"/>
    <w:rsid w:val="1C01CBBE"/>
    <w:rsid w:val="1C030312"/>
    <w:rsid w:val="1C075C80"/>
    <w:rsid w:val="1C1E9A94"/>
    <w:rsid w:val="1C2333E3"/>
    <w:rsid w:val="1C2E438A"/>
    <w:rsid w:val="1C31EBFB"/>
    <w:rsid w:val="1C39D3B8"/>
    <w:rsid w:val="1C3F5CEE"/>
    <w:rsid w:val="1C439C60"/>
    <w:rsid w:val="1C5ECC3B"/>
    <w:rsid w:val="1C65B382"/>
    <w:rsid w:val="1C6D400F"/>
    <w:rsid w:val="1C7031C3"/>
    <w:rsid w:val="1C71E4C6"/>
    <w:rsid w:val="1C764BB2"/>
    <w:rsid w:val="1C7D98C9"/>
    <w:rsid w:val="1C7E24D0"/>
    <w:rsid w:val="1C8BF1D3"/>
    <w:rsid w:val="1C8ECF5B"/>
    <w:rsid w:val="1C923AF9"/>
    <w:rsid w:val="1C97CD16"/>
    <w:rsid w:val="1C9DDE84"/>
    <w:rsid w:val="1CA5537F"/>
    <w:rsid w:val="1CAFB1F6"/>
    <w:rsid w:val="1CB16901"/>
    <w:rsid w:val="1CB952B7"/>
    <w:rsid w:val="1CD2B009"/>
    <w:rsid w:val="1CD68C4E"/>
    <w:rsid w:val="1CDA7A14"/>
    <w:rsid w:val="1CE77651"/>
    <w:rsid w:val="1CF20CE7"/>
    <w:rsid w:val="1CF2B1FD"/>
    <w:rsid w:val="1CF51EB3"/>
    <w:rsid w:val="1CF9A7B1"/>
    <w:rsid w:val="1D01DAD3"/>
    <w:rsid w:val="1D152BB2"/>
    <w:rsid w:val="1D164BCD"/>
    <w:rsid w:val="1D1E3455"/>
    <w:rsid w:val="1D2A6919"/>
    <w:rsid w:val="1D2C6E1D"/>
    <w:rsid w:val="1D2D831A"/>
    <w:rsid w:val="1D36CAA6"/>
    <w:rsid w:val="1D3C4D3A"/>
    <w:rsid w:val="1D3C76F3"/>
    <w:rsid w:val="1D42C721"/>
    <w:rsid w:val="1D4E8D17"/>
    <w:rsid w:val="1D60483C"/>
    <w:rsid w:val="1D697ADD"/>
    <w:rsid w:val="1D6AB4B3"/>
    <w:rsid w:val="1D73A34A"/>
    <w:rsid w:val="1D822481"/>
    <w:rsid w:val="1D82C9B9"/>
    <w:rsid w:val="1D82DE6F"/>
    <w:rsid w:val="1D8B8F50"/>
    <w:rsid w:val="1D8CD14D"/>
    <w:rsid w:val="1D8EA9AE"/>
    <w:rsid w:val="1D9B4B15"/>
    <w:rsid w:val="1DB1447F"/>
    <w:rsid w:val="1DB52320"/>
    <w:rsid w:val="1DBE10A4"/>
    <w:rsid w:val="1DC1F432"/>
    <w:rsid w:val="1DCA8C8C"/>
    <w:rsid w:val="1DE55253"/>
    <w:rsid w:val="1DEF83C6"/>
    <w:rsid w:val="1DF08AFE"/>
    <w:rsid w:val="1DF14E39"/>
    <w:rsid w:val="1DF89A01"/>
    <w:rsid w:val="1DFA46B4"/>
    <w:rsid w:val="1E0C3368"/>
    <w:rsid w:val="1E0FBC1C"/>
    <w:rsid w:val="1E178CF6"/>
    <w:rsid w:val="1E2229C7"/>
    <w:rsid w:val="1E2DC060"/>
    <w:rsid w:val="1E32976B"/>
    <w:rsid w:val="1E44A957"/>
    <w:rsid w:val="1E45A085"/>
    <w:rsid w:val="1E6A5730"/>
    <w:rsid w:val="1E6F1935"/>
    <w:rsid w:val="1E7261C7"/>
    <w:rsid w:val="1E72B8CD"/>
    <w:rsid w:val="1E7B92EE"/>
    <w:rsid w:val="1E959C9E"/>
    <w:rsid w:val="1E99D3DC"/>
    <w:rsid w:val="1EA6C13C"/>
    <w:rsid w:val="1EAE253E"/>
    <w:rsid w:val="1EB2ED14"/>
    <w:rsid w:val="1EB344C6"/>
    <w:rsid w:val="1EB51A2A"/>
    <w:rsid w:val="1EBDB6FD"/>
    <w:rsid w:val="1EC246E8"/>
    <w:rsid w:val="1EC4617E"/>
    <w:rsid w:val="1ED4CE38"/>
    <w:rsid w:val="1ED9A25B"/>
    <w:rsid w:val="1EDBE11F"/>
    <w:rsid w:val="1EDBF64D"/>
    <w:rsid w:val="1EDC37B2"/>
    <w:rsid w:val="1EDE73AA"/>
    <w:rsid w:val="1EF2E1AF"/>
    <w:rsid w:val="1F21BD16"/>
    <w:rsid w:val="1F34C00B"/>
    <w:rsid w:val="1F469136"/>
    <w:rsid w:val="1F4AD1A1"/>
    <w:rsid w:val="1F4DEE3F"/>
    <w:rsid w:val="1F4FDA5D"/>
    <w:rsid w:val="1F5BE4DE"/>
    <w:rsid w:val="1F5D1562"/>
    <w:rsid w:val="1F7D0DFE"/>
    <w:rsid w:val="1F85A776"/>
    <w:rsid w:val="1F85D224"/>
    <w:rsid w:val="1F866B30"/>
    <w:rsid w:val="1F91B7F7"/>
    <w:rsid w:val="1F91C2BA"/>
    <w:rsid w:val="1F97A127"/>
    <w:rsid w:val="1F9AF6F7"/>
    <w:rsid w:val="1F9FD5C6"/>
    <w:rsid w:val="1FAC1C86"/>
    <w:rsid w:val="1FB9BAE1"/>
    <w:rsid w:val="1FB9C160"/>
    <w:rsid w:val="1FBFA204"/>
    <w:rsid w:val="1FC34244"/>
    <w:rsid w:val="1FC5287F"/>
    <w:rsid w:val="1FCC28B7"/>
    <w:rsid w:val="1FD32916"/>
    <w:rsid w:val="1FE0089D"/>
    <w:rsid w:val="1FECE6C9"/>
    <w:rsid w:val="1FED8EF9"/>
    <w:rsid w:val="1FEFB12A"/>
    <w:rsid w:val="1FF3364C"/>
    <w:rsid w:val="2002E1DA"/>
    <w:rsid w:val="20183BA5"/>
    <w:rsid w:val="2019BF1C"/>
    <w:rsid w:val="2026D6D0"/>
    <w:rsid w:val="2028B4C8"/>
    <w:rsid w:val="2029DCAF"/>
    <w:rsid w:val="202DB76E"/>
    <w:rsid w:val="2049D80E"/>
    <w:rsid w:val="204EB42A"/>
    <w:rsid w:val="205B743D"/>
    <w:rsid w:val="205EB1B4"/>
    <w:rsid w:val="20851DF9"/>
    <w:rsid w:val="2087F7A5"/>
    <w:rsid w:val="20926994"/>
    <w:rsid w:val="20AEA817"/>
    <w:rsid w:val="20B5D90B"/>
    <w:rsid w:val="20BE5CC0"/>
    <w:rsid w:val="20BF8DAD"/>
    <w:rsid w:val="20C5C0C0"/>
    <w:rsid w:val="20CAD884"/>
    <w:rsid w:val="20D7AB48"/>
    <w:rsid w:val="20E26B91"/>
    <w:rsid w:val="20E487EB"/>
    <w:rsid w:val="20F5DD4C"/>
    <w:rsid w:val="20F8F1CD"/>
    <w:rsid w:val="210B9690"/>
    <w:rsid w:val="2113064E"/>
    <w:rsid w:val="211E6D55"/>
    <w:rsid w:val="212B0BF1"/>
    <w:rsid w:val="212D71E7"/>
    <w:rsid w:val="213017B3"/>
    <w:rsid w:val="213AC4F0"/>
    <w:rsid w:val="21412B5F"/>
    <w:rsid w:val="21496A67"/>
    <w:rsid w:val="214AAE19"/>
    <w:rsid w:val="214DA359"/>
    <w:rsid w:val="2157583C"/>
    <w:rsid w:val="215849A7"/>
    <w:rsid w:val="215CF44C"/>
    <w:rsid w:val="215E7B97"/>
    <w:rsid w:val="216429E8"/>
    <w:rsid w:val="2167BE4C"/>
    <w:rsid w:val="216EE0E8"/>
    <w:rsid w:val="21742B19"/>
    <w:rsid w:val="21788C35"/>
    <w:rsid w:val="218C1163"/>
    <w:rsid w:val="218F74B6"/>
    <w:rsid w:val="2194D42A"/>
    <w:rsid w:val="21A66EEC"/>
    <w:rsid w:val="21B008A6"/>
    <w:rsid w:val="21BAAFDE"/>
    <w:rsid w:val="21C1AAB6"/>
    <w:rsid w:val="21C2D37F"/>
    <w:rsid w:val="21E98FA2"/>
    <w:rsid w:val="21ED5C27"/>
    <w:rsid w:val="21EE7230"/>
    <w:rsid w:val="21F718C9"/>
    <w:rsid w:val="21FD5E08"/>
    <w:rsid w:val="21FFF691"/>
    <w:rsid w:val="22036395"/>
    <w:rsid w:val="22045737"/>
    <w:rsid w:val="2209FFF9"/>
    <w:rsid w:val="220CACF2"/>
    <w:rsid w:val="220D0EB5"/>
    <w:rsid w:val="220FB2F1"/>
    <w:rsid w:val="221802E2"/>
    <w:rsid w:val="221A39F7"/>
    <w:rsid w:val="221BA37F"/>
    <w:rsid w:val="221D6E44"/>
    <w:rsid w:val="22314E7C"/>
    <w:rsid w:val="22378FF2"/>
    <w:rsid w:val="2243AC45"/>
    <w:rsid w:val="2251BC07"/>
    <w:rsid w:val="22683FF5"/>
    <w:rsid w:val="2268E52D"/>
    <w:rsid w:val="226ACAF9"/>
    <w:rsid w:val="22700F8F"/>
    <w:rsid w:val="2274D28A"/>
    <w:rsid w:val="227A7BAE"/>
    <w:rsid w:val="227FEDDA"/>
    <w:rsid w:val="228E1997"/>
    <w:rsid w:val="229811AC"/>
    <w:rsid w:val="229B0DE1"/>
    <w:rsid w:val="22A7542D"/>
    <w:rsid w:val="22A85A7B"/>
    <w:rsid w:val="22B06906"/>
    <w:rsid w:val="22D46DF9"/>
    <w:rsid w:val="22D5E030"/>
    <w:rsid w:val="22DCD4DC"/>
    <w:rsid w:val="22E3CE1F"/>
    <w:rsid w:val="22E4D373"/>
    <w:rsid w:val="22F48EA5"/>
    <w:rsid w:val="22FA09BE"/>
    <w:rsid w:val="2304DABA"/>
    <w:rsid w:val="23058667"/>
    <w:rsid w:val="23105444"/>
    <w:rsid w:val="2315DBFF"/>
    <w:rsid w:val="23182FF1"/>
    <w:rsid w:val="2324FCF5"/>
    <w:rsid w:val="233164EB"/>
    <w:rsid w:val="233640AA"/>
    <w:rsid w:val="2338A965"/>
    <w:rsid w:val="233CE50A"/>
    <w:rsid w:val="236E08E0"/>
    <w:rsid w:val="2379B64B"/>
    <w:rsid w:val="238550BC"/>
    <w:rsid w:val="238DADFD"/>
    <w:rsid w:val="239953DD"/>
    <w:rsid w:val="23999FFF"/>
    <w:rsid w:val="239A1518"/>
    <w:rsid w:val="239A6F5A"/>
    <w:rsid w:val="239FF553"/>
    <w:rsid w:val="23A03DD2"/>
    <w:rsid w:val="23B353EF"/>
    <w:rsid w:val="23BA391B"/>
    <w:rsid w:val="23C3EB19"/>
    <w:rsid w:val="23C705EA"/>
    <w:rsid w:val="23D014E2"/>
    <w:rsid w:val="23D8BEBA"/>
    <w:rsid w:val="23E55FF6"/>
    <w:rsid w:val="23F51D61"/>
    <w:rsid w:val="23F73D27"/>
    <w:rsid w:val="23FDD70E"/>
    <w:rsid w:val="2405FBE1"/>
    <w:rsid w:val="241D381F"/>
    <w:rsid w:val="241F8B9B"/>
    <w:rsid w:val="2420C468"/>
    <w:rsid w:val="243BFC1C"/>
    <w:rsid w:val="24449232"/>
    <w:rsid w:val="24488AC9"/>
    <w:rsid w:val="2456B35A"/>
    <w:rsid w:val="245BE11A"/>
    <w:rsid w:val="2476B28B"/>
    <w:rsid w:val="2477E6B6"/>
    <w:rsid w:val="2478FD93"/>
    <w:rsid w:val="2483ACB6"/>
    <w:rsid w:val="2485C99C"/>
    <w:rsid w:val="2491EF0D"/>
    <w:rsid w:val="24A33D87"/>
    <w:rsid w:val="24A898CF"/>
    <w:rsid w:val="24B6071C"/>
    <w:rsid w:val="24B8CFD9"/>
    <w:rsid w:val="24C1F006"/>
    <w:rsid w:val="24E6419E"/>
    <w:rsid w:val="24ED06B1"/>
    <w:rsid w:val="24EEE1AE"/>
    <w:rsid w:val="24EF44B8"/>
    <w:rsid w:val="24FDE21D"/>
    <w:rsid w:val="250769F5"/>
    <w:rsid w:val="2512FA10"/>
    <w:rsid w:val="25318A6A"/>
    <w:rsid w:val="25365AAA"/>
    <w:rsid w:val="25366DED"/>
    <w:rsid w:val="253D1D90"/>
    <w:rsid w:val="253E4EE4"/>
    <w:rsid w:val="25457561"/>
    <w:rsid w:val="2545C0B9"/>
    <w:rsid w:val="25480DAA"/>
    <w:rsid w:val="2548CAA5"/>
    <w:rsid w:val="255073B2"/>
    <w:rsid w:val="2551EBD0"/>
    <w:rsid w:val="255B2C98"/>
    <w:rsid w:val="255DB64A"/>
    <w:rsid w:val="255E56D0"/>
    <w:rsid w:val="25644553"/>
    <w:rsid w:val="2576317C"/>
    <w:rsid w:val="2576F8C1"/>
    <w:rsid w:val="257B6441"/>
    <w:rsid w:val="257FC44A"/>
    <w:rsid w:val="258A7A72"/>
    <w:rsid w:val="258ED69D"/>
    <w:rsid w:val="258F0448"/>
    <w:rsid w:val="259428CD"/>
    <w:rsid w:val="259AA60D"/>
    <w:rsid w:val="25A3122B"/>
    <w:rsid w:val="25A41703"/>
    <w:rsid w:val="25A78FC4"/>
    <w:rsid w:val="25B6BE35"/>
    <w:rsid w:val="25D52D4C"/>
    <w:rsid w:val="25E3C31B"/>
    <w:rsid w:val="25E9C9B8"/>
    <w:rsid w:val="25ED87E1"/>
    <w:rsid w:val="25EF5672"/>
    <w:rsid w:val="25F573EB"/>
    <w:rsid w:val="25FBE9F0"/>
    <w:rsid w:val="260DFDD0"/>
    <w:rsid w:val="261784C9"/>
    <w:rsid w:val="26283A01"/>
    <w:rsid w:val="263713A1"/>
    <w:rsid w:val="263A3638"/>
    <w:rsid w:val="263BBC27"/>
    <w:rsid w:val="263BF1E5"/>
    <w:rsid w:val="264DAEB8"/>
    <w:rsid w:val="26533A26"/>
    <w:rsid w:val="2661718C"/>
    <w:rsid w:val="2662512B"/>
    <w:rsid w:val="26684C24"/>
    <w:rsid w:val="2668E5F6"/>
    <w:rsid w:val="267CEAE5"/>
    <w:rsid w:val="2681D73E"/>
    <w:rsid w:val="26830008"/>
    <w:rsid w:val="2685EB30"/>
    <w:rsid w:val="26864448"/>
    <w:rsid w:val="2688797F"/>
    <w:rsid w:val="269AFF06"/>
    <w:rsid w:val="26A2E5D1"/>
    <w:rsid w:val="26A56B79"/>
    <w:rsid w:val="26AA6DD0"/>
    <w:rsid w:val="26C485B4"/>
    <w:rsid w:val="26D29F46"/>
    <w:rsid w:val="26DA343D"/>
    <w:rsid w:val="26DA3C9E"/>
    <w:rsid w:val="26E6C8F4"/>
    <w:rsid w:val="26F2E664"/>
    <w:rsid w:val="27026BC2"/>
    <w:rsid w:val="270A1DE2"/>
    <w:rsid w:val="270C0FE7"/>
    <w:rsid w:val="270C1191"/>
    <w:rsid w:val="2710C351"/>
    <w:rsid w:val="2716573F"/>
    <w:rsid w:val="2716E1E9"/>
    <w:rsid w:val="271750C9"/>
    <w:rsid w:val="271D3A2B"/>
    <w:rsid w:val="272E0420"/>
    <w:rsid w:val="2742A686"/>
    <w:rsid w:val="2743E8A6"/>
    <w:rsid w:val="274941F9"/>
    <w:rsid w:val="27563A55"/>
    <w:rsid w:val="2757B35D"/>
    <w:rsid w:val="275B6B0E"/>
    <w:rsid w:val="2765A65F"/>
    <w:rsid w:val="276AE2ED"/>
    <w:rsid w:val="277A3C09"/>
    <w:rsid w:val="278A6ACA"/>
    <w:rsid w:val="278B824A"/>
    <w:rsid w:val="278E0E40"/>
    <w:rsid w:val="27949775"/>
    <w:rsid w:val="279B288A"/>
    <w:rsid w:val="279FE701"/>
    <w:rsid w:val="27A2CF4D"/>
    <w:rsid w:val="27A542F3"/>
    <w:rsid w:val="27A89361"/>
    <w:rsid w:val="27BA4C64"/>
    <w:rsid w:val="27BC7F43"/>
    <w:rsid w:val="27CCCCBC"/>
    <w:rsid w:val="27D8E337"/>
    <w:rsid w:val="27DD8B21"/>
    <w:rsid w:val="27E172D8"/>
    <w:rsid w:val="27E88232"/>
    <w:rsid w:val="27EAFF3E"/>
    <w:rsid w:val="27EBBED3"/>
    <w:rsid w:val="27F1BB90"/>
    <w:rsid w:val="27F755C8"/>
    <w:rsid w:val="280FAA99"/>
    <w:rsid w:val="2814D007"/>
    <w:rsid w:val="28172F8E"/>
    <w:rsid w:val="281799EC"/>
    <w:rsid w:val="28222AAA"/>
    <w:rsid w:val="2824C4B4"/>
    <w:rsid w:val="28292D93"/>
    <w:rsid w:val="28419645"/>
    <w:rsid w:val="28443464"/>
    <w:rsid w:val="28497277"/>
    <w:rsid w:val="284EDC9D"/>
    <w:rsid w:val="284FDCC3"/>
    <w:rsid w:val="285ADD98"/>
    <w:rsid w:val="285B699C"/>
    <w:rsid w:val="285CA290"/>
    <w:rsid w:val="285ECDF1"/>
    <w:rsid w:val="286A6EE0"/>
    <w:rsid w:val="286DC408"/>
    <w:rsid w:val="287193A3"/>
    <w:rsid w:val="2873A063"/>
    <w:rsid w:val="287563F4"/>
    <w:rsid w:val="2880D8FD"/>
    <w:rsid w:val="288B0F97"/>
    <w:rsid w:val="28928DDD"/>
    <w:rsid w:val="2899D8F0"/>
    <w:rsid w:val="289E2395"/>
    <w:rsid w:val="28AF18CC"/>
    <w:rsid w:val="28BB37C3"/>
    <w:rsid w:val="28D72DA2"/>
    <w:rsid w:val="28DEBD7E"/>
    <w:rsid w:val="28E1CB0C"/>
    <w:rsid w:val="28E240BD"/>
    <w:rsid w:val="28F6B150"/>
    <w:rsid w:val="2906D909"/>
    <w:rsid w:val="2909FE7E"/>
    <w:rsid w:val="2917F97F"/>
    <w:rsid w:val="291BEBF0"/>
    <w:rsid w:val="291D3731"/>
    <w:rsid w:val="29214308"/>
    <w:rsid w:val="29215F8B"/>
    <w:rsid w:val="292FDFBD"/>
    <w:rsid w:val="29343387"/>
    <w:rsid w:val="293649D4"/>
    <w:rsid w:val="293A7947"/>
    <w:rsid w:val="2956009F"/>
    <w:rsid w:val="295A63A9"/>
    <w:rsid w:val="2965009F"/>
    <w:rsid w:val="29666ADA"/>
    <w:rsid w:val="296C0AFA"/>
    <w:rsid w:val="296FCB7D"/>
    <w:rsid w:val="297341A4"/>
    <w:rsid w:val="297C24EA"/>
    <w:rsid w:val="298B84A3"/>
    <w:rsid w:val="299B3A32"/>
    <w:rsid w:val="299DA83B"/>
    <w:rsid w:val="299DDF86"/>
    <w:rsid w:val="29AF8F65"/>
    <w:rsid w:val="29B04DDF"/>
    <w:rsid w:val="29CD294F"/>
    <w:rsid w:val="29CEC06E"/>
    <w:rsid w:val="29D730A5"/>
    <w:rsid w:val="29DD15DC"/>
    <w:rsid w:val="29E4053E"/>
    <w:rsid w:val="29E4BC83"/>
    <w:rsid w:val="2A03CD96"/>
    <w:rsid w:val="2A0DCEDB"/>
    <w:rsid w:val="2A2A8249"/>
    <w:rsid w:val="2A33BC40"/>
    <w:rsid w:val="2A3961E0"/>
    <w:rsid w:val="2A3997D0"/>
    <w:rsid w:val="2A4433E3"/>
    <w:rsid w:val="2A4D7A28"/>
    <w:rsid w:val="2A5037C2"/>
    <w:rsid w:val="2A5544D0"/>
    <w:rsid w:val="2A57F031"/>
    <w:rsid w:val="2A59A5E7"/>
    <w:rsid w:val="2A5C20B9"/>
    <w:rsid w:val="2A5D8C24"/>
    <w:rsid w:val="2A6EB2F3"/>
    <w:rsid w:val="2A6F78C7"/>
    <w:rsid w:val="2A78CEC9"/>
    <w:rsid w:val="2A80AA84"/>
    <w:rsid w:val="2A84D074"/>
    <w:rsid w:val="2A88BF29"/>
    <w:rsid w:val="2AA42ACA"/>
    <w:rsid w:val="2AA4574F"/>
    <w:rsid w:val="2AA7FAE1"/>
    <w:rsid w:val="2AAEF78F"/>
    <w:rsid w:val="2AB3E496"/>
    <w:rsid w:val="2ABBA259"/>
    <w:rsid w:val="2AC489CC"/>
    <w:rsid w:val="2AC82494"/>
    <w:rsid w:val="2ACBB726"/>
    <w:rsid w:val="2ACC2852"/>
    <w:rsid w:val="2ADAD79F"/>
    <w:rsid w:val="2AE6813B"/>
    <w:rsid w:val="2AEB1E64"/>
    <w:rsid w:val="2AF238D5"/>
    <w:rsid w:val="2AF2ACFB"/>
    <w:rsid w:val="2B000BC4"/>
    <w:rsid w:val="2B0946E3"/>
    <w:rsid w:val="2B14CD97"/>
    <w:rsid w:val="2B162937"/>
    <w:rsid w:val="2B1A4520"/>
    <w:rsid w:val="2B24B960"/>
    <w:rsid w:val="2B2CA838"/>
    <w:rsid w:val="2B358FA9"/>
    <w:rsid w:val="2B36663D"/>
    <w:rsid w:val="2B407A99"/>
    <w:rsid w:val="2B48B3DB"/>
    <w:rsid w:val="2B4CAC20"/>
    <w:rsid w:val="2B55AAA3"/>
    <w:rsid w:val="2B5D0742"/>
    <w:rsid w:val="2B64BDF8"/>
    <w:rsid w:val="2B67A0C5"/>
    <w:rsid w:val="2B6DAD51"/>
    <w:rsid w:val="2B714D83"/>
    <w:rsid w:val="2B73020B"/>
    <w:rsid w:val="2B732592"/>
    <w:rsid w:val="2B73297F"/>
    <w:rsid w:val="2B7CDC3F"/>
    <w:rsid w:val="2B858972"/>
    <w:rsid w:val="2B93DE0E"/>
    <w:rsid w:val="2BA4E9B8"/>
    <w:rsid w:val="2BA9E7C0"/>
    <w:rsid w:val="2BB9CC65"/>
    <w:rsid w:val="2BD97F19"/>
    <w:rsid w:val="2BE4158F"/>
    <w:rsid w:val="2BE7AAEA"/>
    <w:rsid w:val="2BE82476"/>
    <w:rsid w:val="2BE98C4B"/>
    <w:rsid w:val="2BF99AF4"/>
    <w:rsid w:val="2C248D75"/>
    <w:rsid w:val="2C2911F5"/>
    <w:rsid w:val="2C2F0FCA"/>
    <w:rsid w:val="2C48AADF"/>
    <w:rsid w:val="2C4C8D30"/>
    <w:rsid w:val="2C4D1097"/>
    <w:rsid w:val="2C5BDCC0"/>
    <w:rsid w:val="2C6496C4"/>
    <w:rsid w:val="2C663D2E"/>
    <w:rsid w:val="2C6D4519"/>
    <w:rsid w:val="2C6E9ED8"/>
    <w:rsid w:val="2C75D8DD"/>
    <w:rsid w:val="2C7C9468"/>
    <w:rsid w:val="2C89C102"/>
    <w:rsid w:val="2C8ABDF4"/>
    <w:rsid w:val="2CA4759A"/>
    <w:rsid w:val="2CA5933E"/>
    <w:rsid w:val="2CC4C6EA"/>
    <w:rsid w:val="2CCC3C45"/>
    <w:rsid w:val="2CD30942"/>
    <w:rsid w:val="2CE0873C"/>
    <w:rsid w:val="2CFE986F"/>
    <w:rsid w:val="2CFFF8AA"/>
    <w:rsid w:val="2D08F6AD"/>
    <w:rsid w:val="2D09F1A4"/>
    <w:rsid w:val="2D1C67F1"/>
    <w:rsid w:val="2D1E5D2B"/>
    <w:rsid w:val="2D2AA0DD"/>
    <w:rsid w:val="2D2B17D6"/>
    <w:rsid w:val="2D2B9038"/>
    <w:rsid w:val="2D3378DB"/>
    <w:rsid w:val="2D36295F"/>
    <w:rsid w:val="2D390160"/>
    <w:rsid w:val="2D3D9A90"/>
    <w:rsid w:val="2D3DF6E5"/>
    <w:rsid w:val="2D3F4792"/>
    <w:rsid w:val="2D5083E9"/>
    <w:rsid w:val="2D515058"/>
    <w:rsid w:val="2D51AAA2"/>
    <w:rsid w:val="2D5ECC8B"/>
    <w:rsid w:val="2D62BCBA"/>
    <w:rsid w:val="2D66DADC"/>
    <w:rsid w:val="2D6E9264"/>
    <w:rsid w:val="2D7DA621"/>
    <w:rsid w:val="2D7FBF50"/>
    <w:rsid w:val="2D80CFAE"/>
    <w:rsid w:val="2D81AD49"/>
    <w:rsid w:val="2D949B35"/>
    <w:rsid w:val="2D98F9FD"/>
    <w:rsid w:val="2D9DAD13"/>
    <w:rsid w:val="2DA58A30"/>
    <w:rsid w:val="2DB1CB92"/>
    <w:rsid w:val="2DB4EB17"/>
    <w:rsid w:val="2DC3F249"/>
    <w:rsid w:val="2DD5813E"/>
    <w:rsid w:val="2DFC9BE9"/>
    <w:rsid w:val="2E01F8EA"/>
    <w:rsid w:val="2E04D832"/>
    <w:rsid w:val="2E0875A5"/>
    <w:rsid w:val="2E1557DC"/>
    <w:rsid w:val="2E213F24"/>
    <w:rsid w:val="2E2B9C6C"/>
    <w:rsid w:val="2E36F97D"/>
    <w:rsid w:val="2E3DCA2B"/>
    <w:rsid w:val="2E452A5D"/>
    <w:rsid w:val="2E53BAD5"/>
    <w:rsid w:val="2E63CF61"/>
    <w:rsid w:val="2E641E43"/>
    <w:rsid w:val="2E6DFFB8"/>
    <w:rsid w:val="2E6ED609"/>
    <w:rsid w:val="2E84DBA4"/>
    <w:rsid w:val="2E87D2F9"/>
    <w:rsid w:val="2E8BF430"/>
    <w:rsid w:val="2E96935C"/>
    <w:rsid w:val="2EAF1002"/>
    <w:rsid w:val="2EC93B14"/>
    <w:rsid w:val="2ECE16F6"/>
    <w:rsid w:val="2ED17DEC"/>
    <w:rsid w:val="2ED9565E"/>
    <w:rsid w:val="2ED9FBFF"/>
    <w:rsid w:val="2EDCFDE0"/>
    <w:rsid w:val="2EE4E0F8"/>
    <w:rsid w:val="2EE4FB76"/>
    <w:rsid w:val="2EE6F107"/>
    <w:rsid w:val="2EEB3DC3"/>
    <w:rsid w:val="2EF210E0"/>
    <w:rsid w:val="2F083ED0"/>
    <w:rsid w:val="2F0F5579"/>
    <w:rsid w:val="2F12B444"/>
    <w:rsid w:val="2F176763"/>
    <w:rsid w:val="2F1E140E"/>
    <w:rsid w:val="2F203E71"/>
    <w:rsid w:val="2F22AE8B"/>
    <w:rsid w:val="2F22E6C5"/>
    <w:rsid w:val="2F30937E"/>
    <w:rsid w:val="2F311809"/>
    <w:rsid w:val="2F439417"/>
    <w:rsid w:val="2F4540EA"/>
    <w:rsid w:val="2F4AA6AF"/>
    <w:rsid w:val="2F5C1031"/>
    <w:rsid w:val="2F805563"/>
    <w:rsid w:val="2F903BA1"/>
    <w:rsid w:val="2FAAE8F5"/>
    <w:rsid w:val="2FB27A65"/>
    <w:rsid w:val="2FC41258"/>
    <w:rsid w:val="2FCD3353"/>
    <w:rsid w:val="2FD34C44"/>
    <w:rsid w:val="2FD8FD20"/>
    <w:rsid w:val="2FDE80F6"/>
    <w:rsid w:val="2FEEF5E7"/>
    <w:rsid w:val="2FEF1FDF"/>
    <w:rsid w:val="2FF04DEE"/>
    <w:rsid w:val="2FF6202F"/>
    <w:rsid w:val="2FF84166"/>
    <w:rsid w:val="2FF864F9"/>
    <w:rsid w:val="2FFB4845"/>
    <w:rsid w:val="30109C34"/>
    <w:rsid w:val="3017245A"/>
    <w:rsid w:val="301BD54C"/>
    <w:rsid w:val="302DE97B"/>
    <w:rsid w:val="3032CA37"/>
    <w:rsid w:val="303A8551"/>
    <w:rsid w:val="303A8CA3"/>
    <w:rsid w:val="3057BE82"/>
    <w:rsid w:val="30673047"/>
    <w:rsid w:val="3069B486"/>
    <w:rsid w:val="306A5A1C"/>
    <w:rsid w:val="3076A3C9"/>
    <w:rsid w:val="3079F35B"/>
    <w:rsid w:val="3081EFB5"/>
    <w:rsid w:val="30822276"/>
    <w:rsid w:val="308E93E2"/>
    <w:rsid w:val="308E99B2"/>
    <w:rsid w:val="30A0EDBB"/>
    <w:rsid w:val="30ACD9D9"/>
    <w:rsid w:val="30B399DD"/>
    <w:rsid w:val="30BD6CD2"/>
    <w:rsid w:val="30C6E9B4"/>
    <w:rsid w:val="30CC15DE"/>
    <w:rsid w:val="30DD0A4F"/>
    <w:rsid w:val="30F32F28"/>
    <w:rsid w:val="30F4C2F8"/>
    <w:rsid w:val="30F5472B"/>
    <w:rsid w:val="30FAB5D6"/>
    <w:rsid w:val="30FFE7DE"/>
    <w:rsid w:val="31017B64"/>
    <w:rsid w:val="3107A38E"/>
    <w:rsid w:val="31146E4F"/>
    <w:rsid w:val="311EDF6E"/>
    <w:rsid w:val="31247DEA"/>
    <w:rsid w:val="3126903E"/>
    <w:rsid w:val="312EF0C9"/>
    <w:rsid w:val="314AC90C"/>
    <w:rsid w:val="31710F26"/>
    <w:rsid w:val="3179CF20"/>
    <w:rsid w:val="318B5EED"/>
    <w:rsid w:val="318B78D9"/>
    <w:rsid w:val="319C2ED6"/>
    <w:rsid w:val="319DB0B4"/>
    <w:rsid w:val="31A6B3D9"/>
    <w:rsid w:val="31A85659"/>
    <w:rsid w:val="31AC8F79"/>
    <w:rsid w:val="31AE4DAF"/>
    <w:rsid w:val="31BF9186"/>
    <w:rsid w:val="31CCECB4"/>
    <w:rsid w:val="31CF50FD"/>
    <w:rsid w:val="31D3E5F4"/>
    <w:rsid w:val="31D90DBC"/>
    <w:rsid w:val="31DD01FA"/>
    <w:rsid w:val="31DDB713"/>
    <w:rsid w:val="31E34377"/>
    <w:rsid w:val="31E69216"/>
    <w:rsid w:val="31EAB637"/>
    <w:rsid w:val="31EF194C"/>
    <w:rsid w:val="31FB356F"/>
    <w:rsid w:val="320323BC"/>
    <w:rsid w:val="3204A0AD"/>
    <w:rsid w:val="320B7968"/>
    <w:rsid w:val="321117F6"/>
    <w:rsid w:val="3217C952"/>
    <w:rsid w:val="322209D8"/>
    <w:rsid w:val="3228D84F"/>
    <w:rsid w:val="322A55FD"/>
    <w:rsid w:val="322C447A"/>
    <w:rsid w:val="32395DB2"/>
    <w:rsid w:val="323BEB92"/>
    <w:rsid w:val="32477B6C"/>
    <w:rsid w:val="324A4329"/>
    <w:rsid w:val="324ED062"/>
    <w:rsid w:val="3251854E"/>
    <w:rsid w:val="325367DD"/>
    <w:rsid w:val="3258DE50"/>
    <w:rsid w:val="3259D160"/>
    <w:rsid w:val="326AF220"/>
    <w:rsid w:val="32709EB3"/>
    <w:rsid w:val="3277D64F"/>
    <w:rsid w:val="327EED0E"/>
    <w:rsid w:val="327F3D50"/>
    <w:rsid w:val="32825623"/>
    <w:rsid w:val="3289E417"/>
    <w:rsid w:val="329236A9"/>
    <w:rsid w:val="329C49F7"/>
    <w:rsid w:val="329C624E"/>
    <w:rsid w:val="32A655D2"/>
    <w:rsid w:val="32AB5034"/>
    <w:rsid w:val="32C6CF57"/>
    <w:rsid w:val="32C7035D"/>
    <w:rsid w:val="32E48C33"/>
    <w:rsid w:val="32E9D65A"/>
    <w:rsid w:val="32FFAD08"/>
    <w:rsid w:val="330A384B"/>
    <w:rsid w:val="330FA52C"/>
    <w:rsid w:val="331B0A43"/>
    <w:rsid w:val="33200CAA"/>
    <w:rsid w:val="3320A442"/>
    <w:rsid w:val="3323C6A6"/>
    <w:rsid w:val="332CD21E"/>
    <w:rsid w:val="3343E3BB"/>
    <w:rsid w:val="33582AF1"/>
    <w:rsid w:val="335FEB79"/>
    <w:rsid w:val="3365B04C"/>
    <w:rsid w:val="336D0F50"/>
    <w:rsid w:val="3388959B"/>
    <w:rsid w:val="3397881C"/>
    <w:rsid w:val="339CED0E"/>
    <w:rsid w:val="339E58C1"/>
    <w:rsid w:val="33A0C521"/>
    <w:rsid w:val="33A2B63C"/>
    <w:rsid w:val="33A4C6BF"/>
    <w:rsid w:val="33A81DE3"/>
    <w:rsid w:val="33B8B46C"/>
    <w:rsid w:val="33BBA9C1"/>
    <w:rsid w:val="33C733EC"/>
    <w:rsid w:val="33CF4296"/>
    <w:rsid w:val="33D1F60E"/>
    <w:rsid w:val="33D2B675"/>
    <w:rsid w:val="33ED4610"/>
    <w:rsid w:val="33EE7A26"/>
    <w:rsid w:val="33F47030"/>
    <w:rsid w:val="33F535DC"/>
    <w:rsid w:val="33F6EBC4"/>
    <w:rsid w:val="3401749C"/>
    <w:rsid w:val="3412C1B9"/>
    <w:rsid w:val="341439D9"/>
    <w:rsid w:val="3418E16F"/>
    <w:rsid w:val="341E1DEA"/>
    <w:rsid w:val="341EC15A"/>
    <w:rsid w:val="341F5F7E"/>
    <w:rsid w:val="344369F2"/>
    <w:rsid w:val="34438CBE"/>
    <w:rsid w:val="34490259"/>
    <w:rsid w:val="344A02A4"/>
    <w:rsid w:val="344A28AB"/>
    <w:rsid w:val="344C5978"/>
    <w:rsid w:val="345CFBDB"/>
    <w:rsid w:val="346057E7"/>
    <w:rsid w:val="3467782C"/>
    <w:rsid w:val="346C8DF5"/>
    <w:rsid w:val="346E7C4E"/>
    <w:rsid w:val="34724DF9"/>
    <w:rsid w:val="34767AA5"/>
    <w:rsid w:val="34786044"/>
    <w:rsid w:val="347FB11E"/>
    <w:rsid w:val="3486A0CB"/>
    <w:rsid w:val="348D4E02"/>
    <w:rsid w:val="348F4D3C"/>
    <w:rsid w:val="34959557"/>
    <w:rsid w:val="3499A2EE"/>
    <w:rsid w:val="34A4541A"/>
    <w:rsid w:val="34A8C4D5"/>
    <w:rsid w:val="34B48ED6"/>
    <w:rsid w:val="34B51EFF"/>
    <w:rsid w:val="34B5EF4C"/>
    <w:rsid w:val="34BC177C"/>
    <w:rsid w:val="34C6A687"/>
    <w:rsid w:val="34D64935"/>
    <w:rsid w:val="34E53A15"/>
    <w:rsid w:val="34EB744E"/>
    <w:rsid w:val="34FB1E44"/>
    <w:rsid w:val="35082B24"/>
    <w:rsid w:val="3508F53C"/>
    <w:rsid w:val="3509C5A1"/>
    <w:rsid w:val="3513388A"/>
    <w:rsid w:val="351B9F17"/>
    <w:rsid w:val="3526E953"/>
    <w:rsid w:val="3539EBA8"/>
    <w:rsid w:val="353FF96A"/>
    <w:rsid w:val="3541BA4B"/>
    <w:rsid w:val="35476FC2"/>
    <w:rsid w:val="354D649C"/>
    <w:rsid w:val="3550E6AD"/>
    <w:rsid w:val="3556BA2B"/>
    <w:rsid w:val="355EC129"/>
    <w:rsid w:val="35663A93"/>
    <w:rsid w:val="35740625"/>
    <w:rsid w:val="3582DFD7"/>
    <w:rsid w:val="3591A4E2"/>
    <w:rsid w:val="359D5359"/>
    <w:rsid w:val="35A828B2"/>
    <w:rsid w:val="35ABBA0C"/>
    <w:rsid w:val="35AD8D71"/>
    <w:rsid w:val="35ADA318"/>
    <w:rsid w:val="35ADFCC3"/>
    <w:rsid w:val="35BFF71C"/>
    <w:rsid w:val="35CC1D3B"/>
    <w:rsid w:val="35CE3E1A"/>
    <w:rsid w:val="35D1EB7A"/>
    <w:rsid w:val="35D72438"/>
    <w:rsid w:val="35D72DD4"/>
    <w:rsid w:val="35D73225"/>
    <w:rsid w:val="35E7E21F"/>
    <w:rsid w:val="35E8BF78"/>
    <w:rsid w:val="35FCA4F8"/>
    <w:rsid w:val="3600049F"/>
    <w:rsid w:val="360113CB"/>
    <w:rsid w:val="3601637A"/>
    <w:rsid w:val="3603A315"/>
    <w:rsid w:val="360B57E3"/>
    <w:rsid w:val="36219CB3"/>
    <w:rsid w:val="3623DA03"/>
    <w:rsid w:val="364B1CE0"/>
    <w:rsid w:val="365350C3"/>
    <w:rsid w:val="3654A4DC"/>
    <w:rsid w:val="3655B935"/>
    <w:rsid w:val="3663FB83"/>
    <w:rsid w:val="36755461"/>
    <w:rsid w:val="367C2387"/>
    <w:rsid w:val="3686E4B4"/>
    <w:rsid w:val="368AA01D"/>
    <w:rsid w:val="368E3CFC"/>
    <w:rsid w:val="368F3CB0"/>
    <w:rsid w:val="369A0903"/>
    <w:rsid w:val="36A8EBD2"/>
    <w:rsid w:val="36B40885"/>
    <w:rsid w:val="36B6F166"/>
    <w:rsid w:val="36BB90E9"/>
    <w:rsid w:val="36C27B42"/>
    <w:rsid w:val="36CD2EC3"/>
    <w:rsid w:val="36D841DA"/>
    <w:rsid w:val="36DA6870"/>
    <w:rsid w:val="36DF72F8"/>
    <w:rsid w:val="36E50C98"/>
    <w:rsid w:val="36E6B6FC"/>
    <w:rsid w:val="36E8F06D"/>
    <w:rsid w:val="36F9A9B1"/>
    <w:rsid w:val="36FA9F69"/>
    <w:rsid w:val="3704D677"/>
    <w:rsid w:val="37112B5A"/>
    <w:rsid w:val="3711E9EF"/>
    <w:rsid w:val="3714C0DA"/>
    <w:rsid w:val="3727703C"/>
    <w:rsid w:val="373278D7"/>
    <w:rsid w:val="373ACCB2"/>
    <w:rsid w:val="373CF5D1"/>
    <w:rsid w:val="373FC0D6"/>
    <w:rsid w:val="37418FA8"/>
    <w:rsid w:val="375B7FBD"/>
    <w:rsid w:val="3766E1D6"/>
    <w:rsid w:val="37707A56"/>
    <w:rsid w:val="377B9E01"/>
    <w:rsid w:val="378222F5"/>
    <w:rsid w:val="378DCFAC"/>
    <w:rsid w:val="379F0647"/>
    <w:rsid w:val="37B88E82"/>
    <w:rsid w:val="37B91BBD"/>
    <w:rsid w:val="37BE6610"/>
    <w:rsid w:val="37CC80B9"/>
    <w:rsid w:val="37D19E86"/>
    <w:rsid w:val="37D57FBE"/>
    <w:rsid w:val="37E02CEF"/>
    <w:rsid w:val="37E1C876"/>
    <w:rsid w:val="37E522DD"/>
    <w:rsid w:val="3805BFFE"/>
    <w:rsid w:val="380FFBB7"/>
    <w:rsid w:val="381A86D2"/>
    <w:rsid w:val="3824F0A2"/>
    <w:rsid w:val="383E8C97"/>
    <w:rsid w:val="383F201B"/>
    <w:rsid w:val="38460288"/>
    <w:rsid w:val="38494B8C"/>
    <w:rsid w:val="384E4ED0"/>
    <w:rsid w:val="38548880"/>
    <w:rsid w:val="3864D564"/>
    <w:rsid w:val="3866416E"/>
    <w:rsid w:val="38786F2E"/>
    <w:rsid w:val="3879EB97"/>
    <w:rsid w:val="3879F3E0"/>
    <w:rsid w:val="387A0B86"/>
    <w:rsid w:val="3887C312"/>
    <w:rsid w:val="3897D276"/>
    <w:rsid w:val="38A3C783"/>
    <w:rsid w:val="38A882D4"/>
    <w:rsid w:val="38C0D04F"/>
    <w:rsid w:val="38C354B5"/>
    <w:rsid w:val="38C99734"/>
    <w:rsid w:val="38CD9C24"/>
    <w:rsid w:val="38D94CCF"/>
    <w:rsid w:val="38DC1C14"/>
    <w:rsid w:val="38E656E4"/>
    <w:rsid w:val="38E87097"/>
    <w:rsid w:val="38EA73F0"/>
    <w:rsid w:val="38ED1C09"/>
    <w:rsid w:val="38F3988E"/>
    <w:rsid w:val="38F76C44"/>
    <w:rsid w:val="39081CE9"/>
    <w:rsid w:val="3908835D"/>
    <w:rsid w:val="390A6DDF"/>
    <w:rsid w:val="3921B2F2"/>
    <w:rsid w:val="3931A268"/>
    <w:rsid w:val="393895BE"/>
    <w:rsid w:val="39537F7E"/>
    <w:rsid w:val="3953DC96"/>
    <w:rsid w:val="396A6D5B"/>
    <w:rsid w:val="398A1C52"/>
    <w:rsid w:val="39A4CE96"/>
    <w:rsid w:val="39A80E8E"/>
    <w:rsid w:val="39BB07D4"/>
    <w:rsid w:val="39F34218"/>
    <w:rsid w:val="39F6659D"/>
    <w:rsid w:val="39FDA38C"/>
    <w:rsid w:val="39FEA7C5"/>
    <w:rsid w:val="3A0D4744"/>
    <w:rsid w:val="3A0FB610"/>
    <w:rsid w:val="3A1D0D4B"/>
    <w:rsid w:val="3A1F347B"/>
    <w:rsid w:val="3A20123E"/>
    <w:rsid w:val="3A20750D"/>
    <w:rsid w:val="3A263A64"/>
    <w:rsid w:val="3A3B59D3"/>
    <w:rsid w:val="3A492A71"/>
    <w:rsid w:val="3A4B8DFD"/>
    <w:rsid w:val="3A505792"/>
    <w:rsid w:val="3A63E18B"/>
    <w:rsid w:val="3A684F63"/>
    <w:rsid w:val="3A687876"/>
    <w:rsid w:val="3A6B9D23"/>
    <w:rsid w:val="3A700B96"/>
    <w:rsid w:val="3A73E3E0"/>
    <w:rsid w:val="3A747DAC"/>
    <w:rsid w:val="3A82E063"/>
    <w:rsid w:val="3A87968E"/>
    <w:rsid w:val="3A89EF31"/>
    <w:rsid w:val="3A90EE12"/>
    <w:rsid w:val="3A94168D"/>
    <w:rsid w:val="3AA88B7C"/>
    <w:rsid w:val="3AA8F63A"/>
    <w:rsid w:val="3AB07207"/>
    <w:rsid w:val="3AB12285"/>
    <w:rsid w:val="3AC3FAAB"/>
    <w:rsid w:val="3AC621C0"/>
    <w:rsid w:val="3ACBE46C"/>
    <w:rsid w:val="3AD324CC"/>
    <w:rsid w:val="3AD3F33F"/>
    <w:rsid w:val="3ADD3C35"/>
    <w:rsid w:val="3AE6A281"/>
    <w:rsid w:val="3AEB4555"/>
    <w:rsid w:val="3AF02995"/>
    <w:rsid w:val="3AF6FD8E"/>
    <w:rsid w:val="3AF731C1"/>
    <w:rsid w:val="3AF9B32D"/>
    <w:rsid w:val="3AFF9B93"/>
    <w:rsid w:val="3B01DCD6"/>
    <w:rsid w:val="3B0F4317"/>
    <w:rsid w:val="3B0F987A"/>
    <w:rsid w:val="3B1CCFB0"/>
    <w:rsid w:val="3B29930F"/>
    <w:rsid w:val="3B329895"/>
    <w:rsid w:val="3B4513B1"/>
    <w:rsid w:val="3B504EEF"/>
    <w:rsid w:val="3B654760"/>
    <w:rsid w:val="3B662540"/>
    <w:rsid w:val="3B6B0EE6"/>
    <w:rsid w:val="3B79010D"/>
    <w:rsid w:val="3B8DFA19"/>
    <w:rsid w:val="3B8E8390"/>
    <w:rsid w:val="3B9754FB"/>
    <w:rsid w:val="3B990641"/>
    <w:rsid w:val="3BA26F2F"/>
    <w:rsid w:val="3BA4721D"/>
    <w:rsid w:val="3BA85014"/>
    <w:rsid w:val="3BB2022A"/>
    <w:rsid w:val="3BB7C1C6"/>
    <w:rsid w:val="3BC6950A"/>
    <w:rsid w:val="3BCE556F"/>
    <w:rsid w:val="3BD3C687"/>
    <w:rsid w:val="3BF5159E"/>
    <w:rsid w:val="3BF88573"/>
    <w:rsid w:val="3BF903FB"/>
    <w:rsid w:val="3C1391B8"/>
    <w:rsid w:val="3C174420"/>
    <w:rsid w:val="3C26F73D"/>
    <w:rsid w:val="3C2F95E4"/>
    <w:rsid w:val="3C3750E4"/>
    <w:rsid w:val="3C3EF109"/>
    <w:rsid w:val="3C4073CF"/>
    <w:rsid w:val="3C4C400A"/>
    <w:rsid w:val="3C4E2560"/>
    <w:rsid w:val="3C50FF53"/>
    <w:rsid w:val="3C54CA1E"/>
    <w:rsid w:val="3C604C19"/>
    <w:rsid w:val="3C6EB820"/>
    <w:rsid w:val="3C760B08"/>
    <w:rsid w:val="3C78347E"/>
    <w:rsid w:val="3C81A8D8"/>
    <w:rsid w:val="3C8ECB8D"/>
    <w:rsid w:val="3C8FB898"/>
    <w:rsid w:val="3C95E4CA"/>
    <w:rsid w:val="3CAF6D19"/>
    <w:rsid w:val="3CB61274"/>
    <w:rsid w:val="3CCEF689"/>
    <w:rsid w:val="3CD3C6EA"/>
    <w:rsid w:val="3CD58ACD"/>
    <w:rsid w:val="3CE22601"/>
    <w:rsid w:val="3CEE46C8"/>
    <w:rsid w:val="3CF04FBF"/>
    <w:rsid w:val="3CF692C3"/>
    <w:rsid w:val="3D0544DD"/>
    <w:rsid w:val="3D099766"/>
    <w:rsid w:val="3D17C4B9"/>
    <w:rsid w:val="3D290B82"/>
    <w:rsid w:val="3D2E7501"/>
    <w:rsid w:val="3D39EEF0"/>
    <w:rsid w:val="3D45D3F1"/>
    <w:rsid w:val="3D4C5675"/>
    <w:rsid w:val="3D4F1EB4"/>
    <w:rsid w:val="3D4F1F88"/>
    <w:rsid w:val="3D5EBAEF"/>
    <w:rsid w:val="3D630267"/>
    <w:rsid w:val="3D64C409"/>
    <w:rsid w:val="3D65D3F3"/>
    <w:rsid w:val="3D7237BE"/>
    <w:rsid w:val="3D7A8890"/>
    <w:rsid w:val="3D7AEDA6"/>
    <w:rsid w:val="3D7B9B02"/>
    <w:rsid w:val="3D7D491D"/>
    <w:rsid w:val="3D8610C2"/>
    <w:rsid w:val="3D881BFD"/>
    <w:rsid w:val="3D937784"/>
    <w:rsid w:val="3DA0382C"/>
    <w:rsid w:val="3DA5C90F"/>
    <w:rsid w:val="3DD84AD7"/>
    <w:rsid w:val="3DDA4B05"/>
    <w:rsid w:val="3DE182F1"/>
    <w:rsid w:val="3DE30922"/>
    <w:rsid w:val="3DE5B427"/>
    <w:rsid w:val="3DE6825E"/>
    <w:rsid w:val="3DE8CB50"/>
    <w:rsid w:val="3DEE0C05"/>
    <w:rsid w:val="3DEEE833"/>
    <w:rsid w:val="3DF208DD"/>
    <w:rsid w:val="3DFF58E0"/>
    <w:rsid w:val="3DFF9525"/>
    <w:rsid w:val="3E005784"/>
    <w:rsid w:val="3E1282F4"/>
    <w:rsid w:val="3E169403"/>
    <w:rsid w:val="3E169DBC"/>
    <w:rsid w:val="3E193BFA"/>
    <w:rsid w:val="3E2F3DF4"/>
    <w:rsid w:val="3E4F44B9"/>
    <w:rsid w:val="3E541235"/>
    <w:rsid w:val="3E55041D"/>
    <w:rsid w:val="3E5633C0"/>
    <w:rsid w:val="3E583E7E"/>
    <w:rsid w:val="3E5CCAC3"/>
    <w:rsid w:val="3E7437D6"/>
    <w:rsid w:val="3E74FD69"/>
    <w:rsid w:val="3E760FA0"/>
    <w:rsid w:val="3E7A2EDB"/>
    <w:rsid w:val="3E7F6688"/>
    <w:rsid w:val="3E8431F6"/>
    <w:rsid w:val="3E8CB56D"/>
    <w:rsid w:val="3E8CE289"/>
    <w:rsid w:val="3E8F78BA"/>
    <w:rsid w:val="3E9BCEB9"/>
    <w:rsid w:val="3E9E0D37"/>
    <w:rsid w:val="3EABCC09"/>
    <w:rsid w:val="3EAE48AA"/>
    <w:rsid w:val="3EB3C4AC"/>
    <w:rsid w:val="3EB6E08B"/>
    <w:rsid w:val="3EB8138C"/>
    <w:rsid w:val="3EC2FB4F"/>
    <w:rsid w:val="3EC49E65"/>
    <w:rsid w:val="3EC73DD1"/>
    <w:rsid w:val="3ED9825A"/>
    <w:rsid w:val="3EE08AED"/>
    <w:rsid w:val="3EE5A542"/>
    <w:rsid w:val="3EF042D3"/>
    <w:rsid w:val="3EF11E41"/>
    <w:rsid w:val="3EF1C8A9"/>
    <w:rsid w:val="3F1491EA"/>
    <w:rsid w:val="3F1F01A0"/>
    <w:rsid w:val="3F20E15A"/>
    <w:rsid w:val="3F23F17D"/>
    <w:rsid w:val="3F28D381"/>
    <w:rsid w:val="3F29990E"/>
    <w:rsid w:val="3F2F2B1E"/>
    <w:rsid w:val="3F359336"/>
    <w:rsid w:val="3F36B145"/>
    <w:rsid w:val="3F37ACDA"/>
    <w:rsid w:val="3F40CAB2"/>
    <w:rsid w:val="3F42B44E"/>
    <w:rsid w:val="3F4CE68F"/>
    <w:rsid w:val="3F6B4489"/>
    <w:rsid w:val="3F6F9EF2"/>
    <w:rsid w:val="3F75F7DA"/>
    <w:rsid w:val="3F7880BD"/>
    <w:rsid w:val="3F8D2682"/>
    <w:rsid w:val="3F912722"/>
    <w:rsid w:val="3FA11CCA"/>
    <w:rsid w:val="3FBC2077"/>
    <w:rsid w:val="3FC711F2"/>
    <w:rsid w:val="3FCBAF22"/>
    <w:rsid w:val="3FCBD7A3"/>
    <w:rsid w:val="3FDDA21A"/>
    <w:rsid w:val="3FE1A4D9"/>
    <w:rsid w:val="3FE86A7F"/>
    <w:rsid w:val="3FEDF350"/>
    <w:rsid w:val="3FF152CD"/>
    <w:rsid w:val="3FFB686D"/>
    <w:rsid w:val="400204B5"/>
    <w:rsid w:val="400593D8"/>
    <w:rsid w:val="4011FE6A"/>
    <w:rsid w:val="40136986"/>
    <w:rsid w:val="40147AAA"/>
    <w:rsid w:val="4017F24C"/>
    <w:rsid w:val="40181759"/>
    <w:rsid w:val="402F5926"/>
    <w:rsid w:val="4031927B"/>
    <w:rsid w:val="40377F56"/>
    <w:rsid w:val="403F404B"/>
    <w:rsid w:val="4045E844"/>
    <w:rsid w:val="405C9EE0"/>
    <w:rsid w:val="405F3029"/>
    <w:rsid w:val="40676695"/>
    <w:rsid w:val="407FB831"/>
    <w:rsid w:val="40857158"/>
    <w:rsid w:val="408FFE70"/>
    <w:rsid w:val="409527C2"/>
    <w:rsid w:val="4095CD26"/>
    <w:rsid w:val="40A15B6A"/>
    <w:rsid w:val="40B6996A"/>
    <w:rsid w:val="40B6C592"/>
    <w:rsid w:val="40B7CDC0"/>
    <w:rsid w:val="40BEEF73"/>
    <w:rsid w:val="40C5210E"/>
    <w:rsid w:val="40C6D136"/>
    <w:rsid w:val="40D02996"/>
    <w:rsid w:val="40D1EE60"/>
    <w:rsid w:val="40DAC3D6"/>
    <w:rsid w:val="40E98FA6"/>
    <w:rsid w:val="40EF3C2E"/>
    <w:rsid w:val="40F57938"/>
    <w:rsid w:val="40F9F585"/>
    <w:rsid w:val="40FA8A20"/>
    <w:rsid w:val="40FB22B5"/>
    <w:rsid w:val="41029736"/>
    <w:rsid w:val="4103E3F9"/>
    <w:rsid w:val="41049975"/>
    <w:rsid w:val="410BA4DB"/>
    <w:rsid w:val="412034CF"/>
    <w:rsid w:val="4128AFAB"/>
    <w:rsid w:val="4141F2DC"/>
    <w:rsid w:val="4145F320"/>
    <w:rsid w:val="414A286A"/>
    <w:rsid w:val="414BBC81"/>
    <w:rsid w:val="4154BE05"/>
    <w:rsid w:val="41650177"/>
    <w:rsid w:val="4168ABC9"/>
    <w:rsid w:val="416E0E8C"/>
    <w:rsid w:val="41730863"/>
    <w:rsid w:val="4173B662"/>
    <w:rsid w:val="4174E0A2"/>
    <w:rsid w:val="419861FE"/>
    <w:rsid w:val="4198D89F"/>
    <w:rsid w:val="419B2F26"/>
    <w:rsid w:val="41A23661"/>
    <w:rsid w:val="41A8D539"/>
    <w:rsid w:val="41B2A711"/>
    <w:rsid w:val="41B37AC9"/>
    <w:rsid w:val="41BEBD3F"/>
    <w:rsid w:val="41D76415"/>
    <w:rsid w:val="41DACE2C"/>
    <w:rsid w:val="41E075F2"/>
    <w:rsid w:val="41E5E172"/>
    <w:rsid w:val="41F5D201"/>
    <w:rsid w:val="4206CE80"/>
    <w:rsid w:val="42099BC0"/>
    <w:rsid w:val="42155979"/>
    <w:rsid w:val="4219C1C5"/>
    <w:rsid w:val="422115AA"/>
    <w:rsid w:val="42300F20"/>
    <w:rsid w:val="423E2BC5"/>
    <w:rsid w:val="424A4F19"/>
    <w:rsid w:val="424DF9F3"/>
    <w:rsid w:val="425B2ECE"/>
    <w:rsid w:val="4267D31D"/>
    <w:rsid w:val="4271218A"/>
    <w:rsid w:val="4273BBC5"/>
    <w:rsid w:val="42742A15"/>
    <w:rsid w:val="42746A8F"/>
    <w:rsid w:val="4274A693"/>
    <w:rsid w:val="427CFAAF"/>
    <w:rsid w:val="42862A28"/>
    <w:rsid w:val="42AD110B"/>
    <w:rsid w:val="42AF3E45"/>
    <w:rsid w:val="42B3D867"/>
    <w:rsid w:val="42BBCFD5"/>
    <w:rsid w:val="42DB3F14"/>
    <w:rsid w:val="42DD49FB"/>
    <w:rsid w:val="42DE69C5"/>
    <w:rsid w:val="4301BA75"/>
    <w:rsid w:val="4302117C"/>
    <w:rsid w:val="431820D4"/>
    <w:rsid w:val="431F16E6"/>
    <w:rsid w:val="4328D1D6"/>
    <w:rsid w:val="433BC192"/>
    <w:rsid w:val="4349E474"/>
    <w:rsid w:val="4365FA97"/>
    <w:rsid w:val="4366B0D3"/>
    <w:rsid w:val="43685A12"/>
    <w:rsid w:val="436D2415"/>
    <w:rsid w:val="43713E95"/>
    <w:rsid w:val="43772A29"/>
    <w:rsid w:val="4378AACC"/>
    <w:rsid w:val="43803033"/>
    <w:rsid w:val="4382BC1C"/>
    <w:rsid w:val="438777B8"/>
    <w:rsid w:val="438BDA1F"/>
    <w:rsid w:val="438CE3C6"/>
    <w:rsid w:val="439EA635"/>
    <w:rsid w:val="43A058C0"/>
    <w:rsid w:val="43BE52EB"/>
    <w:rsid w:val="43CB4F02"/>
    <w:rsid w:val="43DD0F2B"/>
    <w:rsid w:val="43E0963A"/>
    <w:rsid w:val="43E58395"/>
    <w:rsid w:val="4402958F"/>
    <w:rsid w:val="4403B8C3"/>
    <w:rsid w:val="4423938B"/>
    <w:rsid w:val="442902C2"/>
    <w:rsid w:val="4447B3F3"/>
    <w:rsid w:val="444A5D88"/>
    <w:rsid w:val="444E92D4"/>
    <w:rsid w:val="445CB8AF"/>
    <w:rsid w:val="445EE7C4"/>
    <w:rsid w:val="446CD99F"/>
    <w:rsid w:val="4472EFD4"/>
    <w:rsid w:val="4489E2F9"/>
    <w:rsid w:val="449923DC"/>
    <w:rsid w:val="449E9BA1"/>
    <w:rsid w:val="449F230E"/>
    <w:rsid w:val="44A3D3E1"/>
    <w:rsid w:val="44AD8C76"/>
    <w:rsid w:val="44AF904C"/>
    <w:rsid w:val="44B91841"/>
    <w:rsid w:val="44CF32EC"/>
    <w:rsid w:val="44F612C8"/>
    <w:rsid w:val="450154E9"/>
    <w:rsid w:val="4501B3A4"/>
    <w:rsid w:val="450A9301"/>
    <w:rsid w:val="450B6738"/>
    <w:rsid w:val="451EB9DB"/>
    <w:rsid w:val="452A5FCA"/>
    <w:rsid w:val="454367F0"/>
    <w:rsid w:val="454AE1ED"/>
    <w:rsid w:val="4552149F"/>
    <w:rsid w:val="45522BFD"/>
    <w:rsid w:val="455F5BB9"/>
    <w:rsid w:val="4567CE69"/>
    <w:rsid w:val="457186F7"/>
    <w:rsid w:val="4573A209"/>
    <w:rsid w:val="4584E7D8"/>
    <w:rsid w:val="458CA222"/>
    <w:rsid w:val="4590F768"/>
    <w:rsid w:val="45937083"/>
    <w:rsid w:val="45964A62"/>
    <w:rsid w:val="45A2AA13"/>
    <w:rsid w:val="45AF63AB"/>
    <w:rsid w:val="45BE7A15"/>
    <w:rsid w:val="45BF9537"/>
    <w:rsid w:val="45C29804"/>
    <w:rsid w:val="45C5691A"/>
    <w:rsid w:val="45C86F6E"/>
    <w:rsid w:val="45CEF63E"/>
    <w:rsid w:val="45D9B13E"/>
    <w:rsid w:val="45E77802"/>
    <w:rsid w:val="45F2C33F"/>
    <w:rsid w:val="45F5F57D"/>
    <w:rsid w:val="45FE95CF"/>
    <w:rsid w:val="46168D5C"/>
    <w:rsid w:val="461A931A"/>
    <w:rsid w:val="4620C39C"/>
    <w:rsid w:val="4628274B"/>
    <w:rsid w:val="4632832D"/>
    <w:rsid w:val="46398E85"/>
    <w:rsid w:val="463C8418"/>
    <w:rsid w:val="463EC938"/>
    <w:rsid w:val="4644080B"/>
    <w:rsid w:val="46444652"/>
    <w:rsid w:val="4647AB25"/>
    <w:rsid w:val="46588EA3"/>
    <w:rsid w:val="465BA910"/>
    <w:rsid w:val="465E606B"/>
    <w:rsid w:val="466AEB1A"/>
    <w:rsid w:val="46729334"/>
    <w:rsid w:val="467352FA"/>
    <w:rsid w:val="4675BAA1"/>
    <w:rsid w:val="46778374"/>
    <w:rsid w:val="467DD63E"/>
    <w:rsid w:val="467FDA4B"/>
    <w:rsid w:val="46841F87"/>
    <w:rsid w:val="4694A0D2"/>
    <w:rsid w:val="4695F5E6"/>
    <w:rsid w:val="46A28F17"/>
    <w:rsid w:val="46A2D0C1"/>
    <w:rsid w:val="46A62499"/>
    <w:rsid w:val="46B0598F"/>
    <w:rsid w:val="46B256DA"/>
    <w:rsid w:val="46B50756"/>
    <w:rsid w:val="46C15632"/>
    <w:rsid w:val="46C172D3"/>
    <w:rsid w:val="46CBA2C0"/>
    <w:rsid w:val="46D238CB"/>
    <w:rsid w:val="46D3DF66"/>
    <w:rsid w:val="46DEBF6F"/>
    <w:rsid w:val="46E88547"/>
    <w:rsid w:val="46ED4979"/>
    <w:rsid w:val="46F0BB0B"/>
    <w:rsid w:val="46F68532"/>
    <w:rsid w:val="4703B0AC"/>
    <w:rsid w:val="471D0BB8"/>
    <w:rsid w:val="4726172E"/>
    <w:rsid w:val="4733857E"/>
    <w:rsid w:val="47345E5C"/>
    <w:rsid w:val="473CE0E5"/>
    <w:rsid w:val="473CE76D"/>
    <w:rsid w:val="4743F45D"/>
    <w:rsid w:val="4747098F"/>
    <w:rsid w:val="4750B04D"/>
    <w:rsid w:val="4754E1A0"/>
    <w:rsid w:val="4757983C"/>
    <w:rsid w:val="47582017"/>
    <w:rsid w:val="4758BF88"/>
    <w:rsid w:val="477028D6"/>
    <w:rsid w:val="477C3499"/>
    <w:rsid w:val="478142F7"/>
    <w:rsid w:val="47875559"/>
    <w:rsid w:val="478B2771"/>
    <w:rsid w:val="4796F05C"/>
    <w:rsid w:val="47A66558"/>
    <w:rsid w:val="47A88539"/>
    <w:rsid w:val="47ADB091"/>
    <w:rsid w:val="47BFB714"/>
    <w:rsid w:val="47C6540C"/>
    <w:rsid w:val="47CA56AB"/>
    <w:rsid w:val="47CC71B7"/>
    <w:rsid w:val="47DDD182"/>
    <w:rsid w:val="47F31A87"/>
    <w:rsid w:val="47FFE067"/>
    <w:rsid w:val="480659F1"/>
    <w:rsid w:val="48068003"/>
    <w:rsid w:val="480C19EB"/>
    <w:rsid w:val="481637E8"/>
    <w:rsid w:val="482077FA"/>
    <w:rsid w:val="48261D78"/>
    <w:rsid w:val="4837CA63"/>
    <w:rsid w:val="4847889C"/>
    <w:rsid w:val="486A9653"/>
    <w:rsid w:val="486B7AB0"/>
    <w:rsid w:val="486E9FCE"/>
    <w:rsid w:val="487444FC"/>
    <w:rsid w:val="4880B96F"/>
    <w:rsid w:val="4880DDCC"/>
    <w:rsid w:val="4885C473"/>
    <w:rsid w:val="4889A6C6"/>
    <w:rsid w:val="48A2317D"/>
    <w:rsid w:val="48A46783"/>
    <w:rsid w:val="48AF73CA"/>
    <w:rsid w:val="48B4D664"/>
    <w:rsid w:val="48BA5544"/>
    <w:rsid w:val="48BD7BFE"/>
    <w:rsid w:val="48E26FBE"/>
    <w:rsid w:val="48E3F0C0"/>
    <w:rsid w:val="48E4736A"/>
    <w:rsid w:val="48FA702C"/>
    <w:rsid w:val="49014D76"/>
    <w:rsid w:val="4903BC5B"/>
    <w:rsid w:val="49074C11"/>
    <w:rsid w:val="491EA94A"/>
    <w:rsid w:val="492173E6"/>
    <w:rsid w:val="4926ECD2"/>
    <w:rsid w:val="492875EE"/>
    <w:rsid w:val="492A5E82"/>
    <w:rsid w:val="49347BA9"/>
    <w:rsid w:val="4942C0E9"/>
    <w:rsid w:val="495200B6"/>
    <w:rsid w:val="4953594B"/>
    <w:rsid w:val="495A0A2D"/>
    <w:rsid w:val="495FDCE0"/>
    <w:rsid w:val="497CA21B"/>
    <w:rsid w:val="497E592E"/>
    <w:rsid w:val="4986408D"/>
    <w:rsid w:val="498D18D9"/>
    <w:rsid w:val="499A6AA4"/>
    <w:rsid w:val="49A2E482"/>
    <w:rsid w:val="49A4FA63"/>
    <w:rsid w:val="49B72C16"/>
    <w:rsid w:val="49BFB5FC"/>
    <w:rsid w:val="49D33075"/>
    <w:rsid w:val="49DDA51F"/>
    <w:rsid w:val="49DF4706"/>
    <w:rsid w:val="49E106C5"/>
    <w:rsid w:val="49E5CE79"/>
    <w:rsid w:val="49E8391E"/>
    <w:rsid w:val="49F9BC3C"/>
    <w:rsid w:val="4A0449D3"/>
    <w:rsid w:val="4A112976"/>
    <w:rsid w:val="4A20D477"/>
    <w:rsid w:val="4A2673C8"/>
    <w:rsid w:val="4A45C2B4"/>
    <w:rsid w:val="4A4DFEE2"/>
    <w:rsid w:val="4A4E35FE"/>
    <w:rsid w:val="4A62BFCB"/>
    <w:rsid w:val="4A64C337"/>
    <w:rsid w:val="4A693EB5"/>
    <w:rsid w:val="4A69784B"/>
    <w:rsid w:val="4A72D7CE"/>
    <w:rsid w:val="4A8BD196"/>
    <w:rsid w:val="4A8F00FE"/>
    <w:rsid w:val="4A93A065"/>
    <w:rsid w:val="4A9B35C8"/>
    <w:rsid w:val="4AC7B5C6"/>
    <w:rsid w:val="4AD48BDB"/>
    <w:rsid w:val="4ADE3A41"/>
    <w:rsid w:val="4AF82F45"/>
    <w:rsid w:val="4AF997BB"/>
    <w:rsid w:val="4AFAFC8D"/>
    <w:rsid w:val="4AFFAD8E"/>
    <w:rsid w:val="4B0C9265"/>
    <w:rsid w:val="4B1028EA"/>
    <w:rsid w:val="4B113424"/>
    <w:rsid w:val="4B11925A"/>
    <w:rsid w:val="4B17AEC0"/>
    <w:rsid w:val="4B1EED6D"/>
    <w:rsid w:val="4B266D48"/>
    <w:rsid w:val="4B2BE081"/>
    <w:rsid w:val="4B376BB6"/>
    <w:rsid w:val="4B5554A0"/>
    <w:rsid w:val="4B61D433"/>
    <w:rsid w:val="4B6A964F"/>
    <w:rsid w:val="4B7CF785"/>
    <w:rsid w:val="4B81D851"/>
    <w:rsid w:val="4B847B16"/>
    <w:rsid w:val="4B87AC06"/>
    <w:rsid w:val="4B942F3F"/>
    <w:rsid w:val="4B95A859"/>
    <w:rsid w:val="4BA31AED"/>
    <w:rsid w:val="4BB3B8C5"/>
    <w:rsid w:val="4BB3CF75"/>
    <w:rsid w:val="4BB896BE"/>
    <w:rsid w:val="4BB9CBD4"/>
    <w:rsid w:val="4BB9F4CA"/>
    <w:rsid w:val="4BC16916"/>
    <w:rsid w:val="4BCB46B5"/>
    <w:rsid w:val="4BD89621"/>
    <w:rsid w:val="4BDB42FD"/>
    <w:rsid w:val="4BDD2E89"/>
    <w:rsid w:val="4BDF406A"/>
    <w:rsid w:val="4BE21EB2"/>
    <w:rsid w:val="4BE3EA05"/>
    <w:rsid w:val="4BFD6CE3"/>
    <w:rsid w:val="4BFE5436"/>
    <w:rsid w:val="4C014585"/>
    <w:rsid w:val="4C014768"/>
    <w:rsid w:val="4C0FF0FF"/>
    <w:rsid w:val="4C10387E"/>
    <w:rsid w:val="4C11188A"/>
    <w:rsid w:val="4C13A911"/>
    <w:rsid w:val="4C16A3F4"/>
    <w:rsid w:val="4C1707FE"/>
    <w:rsid w:val="4C25B3BA"/>
    <w:rsid w:val="4C267614"/>
    <w:rsid w:val="4C26FA3B"/>
    <w:rsid w:val="4C28D0D2"/>
    <w:rsid w:val="4C2AD4D7"/>
    <w:rsid w:val="4C359B93"/>
    <w:rsid w:val="4C3E15C4"/>
    <w:rsid w:val="4C40CBA2"/>
    <w:rsid w:val="4C4226C0"/>
    <w:rsid w:val="4C51C860"/>
    <w:rsid w:val="4C529A6A"/>
    <w:rsid w:val="4C574885"/>
    <w:rsid w:val="4C592D8E"/>
    <w:rsid w:val="4C5EEC8D"/>
    <w:rsid w:val="4C6CC167"/>
    <w:rsid w:val="4C6D4B8B"/>
    <w:rsid w:val="4C719478"/>
    <w:rsid w:val="4C7B26DD"/>
    <w:rsid w:val="4C85084B"/>
    <w:rsid w:val="4C9924EB"/>
    <w:rsid w:val="4C9AF6A8"/>
    <w:rsid w:val="4C9FC6B0"/>
    <w:rsid w:val="4CA7A879"/>
    <w:rsid w:val="4CAE93A9"/>
    <w:rsid w:val="4CBAF9A6"/>
    <w:rsid w:val="4CBC7EEB"/>
    <w:rsid w:val="4CC0D45B"/>
    <w:rsid w:val="4CC70B79"/>
    <w:rsid w:val="4CC918A2"/>
    <w:rsid w:val="4CD056B9"/>
    <w:rsid w:val="4CD308D0"/>
    <w:rsid w:val="4CED6192"/>
    <w:rsid w:val="4D14228E"/>
    <w:rsid w:val="4D1844B1"/>
    <w:rsid w:val="4D296272"/>
    <w:rsid w:val="4D2B14EE"/>
    <w:rsid w:val="4D2C49C8"/>
    <w:rsid w:val="4D459DE2"/>
    <w:rsid w:val="4D50BD79"/>
    <w:rsid w:val="4D659958"/>
    <w:rsid w:val="4D6A0E2B"/>
    <w:rsid w:val="4D6E8FD6"/>
    <w:rsid w:val="4D703417"/>
    <w:rsid w:val="4D72A1ED"/>
    <w:rsid w:val="4D784E89"/>
    <w:rsid w:val="4D801998"/>
    <w:rsid w:val="4D8EC801"/>
    <w:rsid w:val="4D8F29A5"/>
    <w:rsid w:val="4D8FF996"/>
    <w:rsid w:val="4D96A4B0"/>
    <w:rsid w:val="4D9D213F"/>
    <w:rsid w:val="4DA69774"/>
    <w:rsid w:val="4DAAE932"/>
    <w:rsid w:val="4DAEB1CA"/>
    <w:rsid w:val="4DAF71EB"/>
    <w:rsid w:val="4DB9F59B"/>
    <w:rsid w:val="4DC09386"/>
    <w:rsid w:val="4DCBEF9E"/>
    <w:rsid w:val="4DD3C897"/>
    <w:rsid w:val="4DD45A4F"/>
    <w:rsid w:val="4DD990D2"/>
    <w:rsid w:val="4DEAB228"/>
    <w:rsid w:val="4DF2D055"/>
    <w:rsid w:val="4DF572D9"/>
    <w:rsid w:val="4E0181B4"/>
    <w:rsid w:val="4E172D0A"/>
    <w:rsid w:val="4E17D26F"/>
    <w:rsid w:val="4E191E64"/>
    <w:rsid w:val="4E1A175B"/>
    <w:rsid w:val="4E1B3265"/>
    <w:rsid w:val="4E1FC651"/>
    <w:rsid w:val="4E20421A"/>
    <w:rsid w:val="4E2C19E4"/>
    <w:rsid w:val="4E2DB8A9"/>
    <w:rsid w:val="4E2E0B9C"/>
    <w:rsid w:val="4E35E083"/>
    <w:rsid w:val="4E37A220"/>
    <w:rsid w:val="4E454DBC"/>
    <w:rsid w:val="4E4EC514"/>
    <w:rsid w:val="4E5075A4"/>
    <w:rsid w:val="4E5600AD"/>
    <w:rsid w:val="4E5C2C0B"/>
    <w:rsid w:val="4E600676"/>
    <w:rsid w:val="4E63AB0E"/>
    <w:rsid w:val="4E6B88CE"/>
    <w:rsid w:val="4E6C7599"/>
    <w:rsid w:val="4E78FD8B"/>
    <w:rsid w:val="4E7AEDAF"/>
    <w:rsid w:val="4E7B9B35"/>
    <w:rsid w:val="4E7BB7E1"/>
    <w:rsid w:val="4E7FF848"/>
    <w:rsid w:val="4E9A6B92"/>
    <w:rsid w:val="4E9B8A72"/>
    <w:rsid w:val="4E9CD95F"/>
    <w:rsid w:val="4EA28B1D"/>
    <w:rsid w:val="4EA92D21"/>
    <w:rsid w:val="4EAD4025"/>
    <w:rsid w:val="4EB89057"/>
    <w:rsid w:val="4EBFDAB3"/>
    <w:rsid w:val="4EC8CBA5"/>
    <w:rsid w:val="4EC94D3D"/>
    <w:rsid w:val="4ED439BE"/>
    <w:rsid w:val="4ED9A86E"/>
    <w:rsid w:val="4EDBD14D"/>
    <w:rsid w:val="4EEA399E"/>
    <w:rsid w:val="4EEC7ACA"/>
    <w:rsid w:val="4EED355E"/>
    <w:rsid w:val="4EF64CAA"/>
    <w:rsid w:val="4F0AA3EA"/>
    <w:rsid w:val="4F1241F3"/>
    <w:rsid w:val="4F1DC3A2"/>
    <w:rsid w:val="4F1FC56E"/>
    <w:rsid w:val="4F220E20"/>
    <w:rsid w:val="4F28D396"/>
    <w:rsid w:val="4F2F6984"/>
    <w:rsid w:val="4F30FDE6"/>
    <w:rsid w:val="4F40AE07"/>
    <w:rsid w:val="4F4A0EC5"/>
    <w:rsid w:val="4F4F4E00"/>
    <w:rsid w:val="4F4FB4DF"/>
    <w:rsid w:val="4F5813CE"/>
    <w:rsid w:val="4F5ABB61"/>
    <w:rsid w:val="4F5C2E16"/>
    <w:rsid w:val="4F5E1678"/>
    <w:rsid w:val="4F6B68A3"/>
    <w:rsid w:val="4F6CEDDB"/>
    <w:rsid w:val="4F73F0F2"/>
    <w:rsid w:val="4F79D7DB"/>
    <w:rsid w:val="4F7D8E8F"/>
    <w:rsid w:val="4F81FA3E"/>
    <w:rsid w:val="4F8FCA9C"/>
    <w:rsid w:val="4F9081F9"/>
    <w:rsid w:val="4F938421"/>
    <w:rsid w:val="4F9BF5B7"/>
    <w:rsid w:val="4FB0B423"/>
    <w:rsid w:val="4FB72209"/>
    <w:rsid w:val="4FC63804"/>
    <w:rsid w:val="4FC6E5CC"/>
    <w:rsid w:val="4FCE44E8"/>
    <w:rsid w:val="4FD84A07"/>
    <w:rsid w:val="4FEFB664"/>
    <w:rsid w:val="4FF085E3"/>
    <w:rsid w:val="4FF13248"/>
    <w:rsid w:val="4FF754D4"/>
    <w:rsid w:val="4FFAD576"/>
    <w:rsid w:val="4FFBBE1F"/>
    <w:rsid w:val="5003A7FE"/>
    <w:rsid w:val="50079843"/>
    <w:rsid w:val="501B50A6"/>
    <w:rsid w:val="50225C38"/>
    <w:rsid w:val="502952B7"/>
    <w:rsid w:val="5032A6E3"/>
    <w:rsid w:val="50343168"/>
    <w:rsid w:val="503679DB"/>
    <w:rsid w:val="504640BD"/>
    <w:rsid w:val="504EBB94"/>
    <w:rsid w:val="50552FB0"/>
    <w:rsid w:val="5060F7A4"/>
    <w:rsid w:val="506D3A8A"/>
    <w:rsid w:val="506FA2EE"/>
    <w:rsid w:val="50702118"/>
    <w:rsid w:val="5071F212"/>
    <w:rsid w:val="5076E06D"/>
    <w:rsid w:val="507BC3A6"/>
    <w:rsid w:val="509778D7"/>
    <w:rsid w:val="50A0329E"/>
    <w:rsid w:val="50A17A40"/>
    <w:rsid w:val="50A33C31"/>
    <w:rsid w:val="50B3FEB4"/>
    <w:rsid w:val="50C0B9ED"/>
    <w:rsid w:val="50C20938"/>
    <w:rsid w:val="50D53402"/>
    <w:rsid w:val="50D62468"/>
    <w:rsid w:val="50E0A776"/>
    <w:rsid w:val="51037BCE"/>
    <w:rsid w:val="51059A0E"/>
    <w:rsid w:val="51090FCD"/>
    <w:rsid w:val="510B0D7F"/>
    <w:rsid w:val="51155C75"/>
    <w:rsid w:val="511B959F"/>
    <w:rsid w:val="511CEDC9"/>
    <w:rsid w:val="5126199C"/>
    <w:rsid w:val="513288EA"/>
    <w:rsid w:val="5133705D"/>
    <w:rsid w:val="51403CC1"/>
    <w:rsid w:val="514CC0EC"/>
    <w:rsid w:val="5158E79F"/>
    <w:rsid w:val="51637A89"/>
    <w:rsid w:val="516ABF46"/>
    <w:rsid w:val="5170BE8D"/>
    <w:rsid w:val="51733C46"/>
    <w:rsid w:val="517FD307"/>
    <w:rsid w:val="518F742A"/>
    <w:rsid w:val="519048C7"/>
    <w:rsid w:val="51976939"/>
    <w:rsid w:val="5197E89E"/>
    <w:rsid w:val="519C868D"/>
    <w:rsid w:val="519CC938"/>
    <w:rsid w:val="51A25993"/>
    <w:rsid w:val="51B2660E"/>
    <w:rsid w:val="51B6CE5D"/>
    <w:rsid w:val="51B7A70F"/>
    <w:rsid w:val="51B9EB69"/>
    <w:rsid w:val="51BA42F4"/>
    <w:rsid w:val="51BA856B"/>
    <w:rsid w:val="51BAEC50"/>
    <w:rsid w:val="51C4FEFB"/>
    <w:rsid w:val="51C941BF"/>
    <w:rsid w:val="51CD06B1"/>
    <w:rsid w:val="51E15183"/>
    <w:rsid w:val="51E22476"/>
    <w:rsid w:val="51EA9BCC"/>
    <w:rsid w:val="51FAAE75"/>
    <w:rsid w:val="51FB5DA6"/>
    <w:rsid w:val="5205C0F3"/>
    <w:rsid w:val="52064D9B"/>
    <w:rsid w:val="520AB6B9"/>
    <w:rsid w:val="5216D5CE"/>
    <w:rsid w:val="522ECC5C"/>
    <w:rsid w:val="52323506"/>
    <w:rsid w:val="5239C9F3"/>
    <w:rsid w:val="523CA43E"/>
    <w:rsid w:val="5244A67C"/>
    <w:rsid w:val="52458A33"/>
    <w:rsid w:val="5245B12A"/>
    <w:rsid w:val="524A4F36"/>
    <w:rsid w:val="524F3BEB"/>
    <w:rsid w:val="525431EE"/>
    <w:rsid w:val="5254EA90"/>
    <w:rsid w:val="5259F6C2"/>
    <w:rsid w:val="5260278F"/>
    <w:rsid w:val="526A8188"/>
    <w:rsid w:val="526DA0F9"/>
    <w:rsid w:val="526F5569"/>
    <w:rsid w:val="5275F628"/>
    <w:rsid w:val="527D3C00"/>
    <w:rsid w:val="52954469"/>
    <w:rsid w:val="529A2C9F"/>
    <w:rsid w:val="529C1037"/>
    <w:rsid w:val="52A4CC93"/>
    <w:rsid w:val="52A6B6F5"/>
    <w:rsid w:val="52A7CFF9"/>
    <w:rsid w:val="52B17C9D"/>
    <w:rsid w:val="52B5CBCC"/>
    <w:rsid w:val="52BCB61A"/>
    <w:rsid w:val="52C395C4"/>
    <w:rsid w:val="52CF1CD9"/>
    <w:rsid w:val="52D8729A"/>
    <w:rsid w:val="52DA3571"/>
    <w:rsid w:val="52E4453A"/>
    <w:rsid w:val="52E6B62A"/>
    <w:rsid w:val="52ECCE2D"/>
    <w:rsid w:val="52F15710"/>
    <w:rsid w:val="52FC615C"/>
    <w:rsid w:val="52FD23E9"/>
    <w:rsid w:val="52FD904E"/>
    <w:rsid w:val="530EC6F1"/>
    <w:rsid w:val="530F1005"/>
    <w:rsid w:val="531B8271"/>
    <w:rsid w:val="531FB3D2"/>
    <w:rsid w:val="53207400"/>
    <w:rsid w:val="5329B9E1"/>
    <w:rsid w:val="5334A16D"/>
    <w:rsid w:val="533BEFD9"/>
    <w:rsid w:val="53415EE0"/>
    <w:rsid w:val="5348D996"/>
    <w:rsid w:val="534E0448"/>
    <w:rsid w:val="53518BDC"/>
    <w:rsid w:val="536659F4"/>
    <w:rsid w:val="5375E4D3"/>
    <w:rsid w:val="538C47ED"/>
    <w:rsid w:val="539CCD29"/>
    <w:rsid w:val="53A1FD89"/>
    <w:rsid w:val="53A53173"/>
    <w:rsid w:val="53BEE108"/>
    <w:rsid w:val="53BF4FCA"/>
    <w:rsid w:val="53C98799"/>
    <w:rsid w:val="53DBFFA1"/>
    <w:rsid w:val="53DF30CC"/>
    <w:rsid w:val="53E3C285"/>
    <w:rsid w:val="53F90A3B"/>
    <w:rsid w:val="5401B600"/>
    <w:rsid w:val="541331FB"/>
    <w:rsid w:val="54142248"/>
    <w:rsid w:val="54168DE7"/>
    <w:rsid w:val="541C378F"/>
    <w:rsid w:val="5424DD85"/>
    <w:rsid w:val="54260B19"/>
    <w:rsid w:val="54269CAA"/>
    <w:rsid w:val="54357140"/>
    <w:rsid w:val="543654CA"/>
    <w:rsid w:val="543E6F7D"/>
    <w:rsid w:val="545B5BFB"/>
    <w:rsid w:val="5462B0D0"/>
    <w:rsid w:val="546340FF"/>
    <w:rsid w:val="5463DC57"/>
    <w:rsid w:val="54692BE3"/>
    <w:rsid w:val="5469F197"/>
    <w:rsid w:val="54709785"/>
    <w:rsid w:val="5473840F"/>
    <w:rsid w:val="5487F506"/>
    <w:rsid w:val="548A282A"/>
    <w:rsid w:val="54960B2A"/>
    <w:rsid w:val="549835E6"/>
    <w:rsid w:val="549AC7F1"/>
    <w:rsid w:val="54AB2ADE"/>
    <w:rsid w:val="54AFFA51"/>
    <w:rsid w:val="54B18966"/>
    <w:rsid w:val="54B465C9"/>
    <w:rsid w:val="54C262ED"/>
    <w:rsid w:val="54C7BFE2"/>
    <w:rsid w:val="54CF3D65"/>
    <w:rsid w:val="54D3654A"/>
    <w:rsid w:val="54D48B4C"/>
    <w:rsid w:val="54DB5BCC"/>
    <w:rsid w:val="54DF3B0E"/>
    <w:rsid w:val="54E13318"/>
    <w:rsid w:val="54E63D2F"/>
    <w:rsid w:val="54EB3692"/>
    <w:rsid w:val="54EC2AD8"/>
    <w:rsid w:val="54F3E04C"/>
    <w:rsid w:val="54F82701"/>
    <w:rsid w:val="5508A3BE"/>
    <w:rsid w:val="5509110D"/>
    <w:rsid w:val="550CA5AB"/>
    <w:rsid w:val="550F17E9"/>
    <w:rsid w:val="55119D34"/>
    <w:rsid w:val="5513CF43"/>
    <w:rsid w:val="551875E8"/>
    <w:rsid w:val="552CF201"/>
    <w:rsid w:val="553E2DB5"/>
    <w:rsid w:val="5553715A"/>
    <w:rsid w:val="5558309A"/>
    <w:rsid w:val="556A8CEE"/>
    <w:rsid w:val="556DED3F"/>
    <w:rsid w:val="556E0487"/>
    <w:rsid w:val="556F7E5A"/>
    <w:rsid w:val="55705E0D"/>
    <w:rsid w:val="557ED6C1"/>
    <w:rsid w:val="558F6650"/>
    <w:rsid w:val="5598C906"/>
    <w:rsid w:val="559CBDEF"/>
    <w:rsid w:val="55BE1B29"/>
    <w:rsid w:val="55C9A4AC"/>
    <w:rsid w:val="55CB1E24"/>
    <w:rsid w:val="55D52C0A"/>
    <w:rsid w:val="55D62C61"/>
    <w:rsid w:val="55D9758F"/>
    <w:rsid w:val="55DA4726"/>
    <w:rsid w:val="55DD61A2"/>
    <w:rsid w:val="55E4088E"/>
    <w:rsid w:val="55EAE1F5"/>
    <w:rsid w:val="55EF8BA5"/>
    <w:rsid w:val="55F80B98"/>
    <w:rsid w:val="56022795"/>
    <w:rsid w:val="560BA893"/>
    <w:rsid w:val="560EA9E6"/>
    <w:rsid w:val="56274FAA"/>
    <w:rsid w:val="563089BF"/>
    <w:rsid w:val="563A28DD"/>
    <w:rsid w:val="563A3D16"/>
    <w:rsid w:val="5644FFF4"/>
    <w:rsid w:val="5654465B"/>
    <w:rsid w:val="5656C21A"/>
    <w:rsid w:val="565EB781"/>
    <w:rsid w:val="565EFB94"/>
    <w:rsid w:val="5664D9A8"/>
    <w:rsid w:val="566550F7"/>
    <w:rsid w:val="5668BD44"/>
    <w:rsid w:val="566D53D2"/>
    <w:rsid w:val="5672DDE0"/>
    <w:rsid w:val="56746ED8"/>
    <w:rsid w:val="5679F1BA"/>
    <w:rsid w:val="567A17C6"/>
    <w:rsid w:val="567CC48E"/>
    <w:rsid w:val="568312F9"/>
    <w:rsid w:val="56850A2F"/>
    <w:rsid w:val="56A23974"/>
    <w:rsid w:val="56A2A211"/>
    <w:rsid w:val="56AEB132"/>
    <w:rsid w:val="56BD9140"/>
    <w:rsid w:val="56BE2DE4"/>
    <w:rsid w:val="56C99404"/>
    <w:rsid w:val="56D54ADA"/>
    <w:rsid w:val="56D5A1C3"/>
    <w:rsid w:val="56D6F29D"/>
    <w:rsid w:val="56E57241"/>
    <w:rsid w:val="56E66D4D"/>
    <w:rsid w:val="56EF4A52"/>
    <w:rsid w:val="56F0EA8F"/>
    <w:rsid w:val="56F1EC82"/>
    <w:rsid w:val="56F4C99E"/>
    <w:rsid w:val="56F7EB47"/>
    <w:rsid w:val="56F97379"/>
    <w:rsid w:val="5700C7B0"/>
    <w:rsid w:val="5704C1EC"/>
    <w:rsid w:val="572C4EDC"/>
    <w:rsid w:val="5730CEF9"/>
    <w:rsid w:val="57359B46"/>
    <w:rsid w:val="5739E71B"/>
    <w:rsid w:val="5743C7CB"/>
    <w:rsid w:val="5754F721"/>
    <w:rsid w:val="5758E6EF"/>
    <w:rsid w:val="575AFE71"/>
    <w:rsid w:val="5760D724"/>
    <w:rsid w:val="57738D7C"/>
    <w:rsid w:val="5776E568"/>
    <w:rsid w:val="577AB595"/>
    <w:rsid w:val="577D4CEC"/>
    <w:rsid w:val="578129EC"/>
    <w:rsid w:val="57827002"/>
    <w:rsid w:val="57936323"/>
    <w:rsid w:val="579610C0"/>
    <w:rsid w:val="579AC335"/>
    <w:rsid w:val="579D8267"/>
    <w:rsid w:val="579F3D38"/>
    <w:rsid w:val="57B763DA"/>
    <w:rsid w:val="57B8767B"/>
    <w:rsid w:val="57BB2BC3"/>
    <w:rsid w:val="57C3273F"/>
    <w:rsid w:val="57C53FD8"/>
    <w:rsid w:val="57C70465"/>
    <w:rsid w:val="57C75965"/>
    <w:rsid w:val="57C81FCD"/>
    <w:rsid w:val="57CBEF55"/>
    <w:rsid w:val="57D47CED"/>
    <w:rsid w:val="57D61B09"/>
    <w:rsid w:val="57D819F8"/>
    <w:rsid w:val="57DC9E91"/>
    <w:rsid w:val="57F0EE96"/>
    <w:rsid w:val="57F216CF"/>
    <w:rsid w:val="57F34DF6"/>
    <w:rsid w:val="57F5E2CD"/>
    <w:rsid w:val="57FBE050"/>
    <w:rsid w:val="5810A96C"/>
    <w:rsid w:val="58134900"/>
    <w:rsid w:val="5818258B"/>
    <w:rsid w:val="581B6FB8"/>
    <w:rsid w:val="581C1698"/>
    <w:rsid w:val="5824CFBD"/>
    <w:rsid w:val="582A73F6"/>
    <w:rsid w:val="582C7A2C"/>
    <w:rsid w:val="58388F2E"/>
    <w:rsid w:val="58412497"/>
    <w:rsid w:val="58488AD9"/>
    <w:rsid w:val="584CE7A9"/>
    <w:rsid w:val="584D996B"/>
    <w:rsid w:val="58514892"/>
    <w:rsid w:val="58516215"/>
    <w:rsid w:val="5856AF39"/>
    <w:rsid w:val="58583F35"/>
    <w:rsid w:val="585E792F"/>
    <w:rsid w:val="586CE666"/>
    <w:rsid w:val="586D1E5B"/>
    <w:rsid w:val="586EC7E6"/>
    <w:rsid w:val="586FDB3B"/>
    <w:rsid w:val="5874F32A"/>
    <w:rsid w:val="5885EA84"/>
    <w:rsid w:val="58A35A00"/>
    <w:rsid w:val="58A48742"/>
    <w:rsid w:val="58ADD105"/>
    <w:rsid w:val="58AF92CF"/>
    <w:rsid w:val="58B34967"/>
    <w:rsid w:val="58B44395"/>
    <w:rsid w:val="58C0E748"/>
    <w:rsid w:val="58C3AF23"/>
    <w:rsid w:val="58C94C34"/>
    <w:rsid w:val="58D9E174"/>
    <w:rsid w:val="58E646BF"/>
    <w:rsid w:val="58F6D6DF"/>
    <w:rsid w:val="58F7582E"/>
    <w:rsid w:val="58FA3BE4"/>
    <w:rsid w:val="5903FFE7"/>
    <w:rsid w:val="5905E5B1"/>
    <w:rsid w:val="590E744C"/>
    <w:rsid w:val="5920B4B3"/>
    <w:rsid w:val="593EF73D"/>
    <w:rsid w:val="5946388C"/>
    <w:rsid w:val="5949323B"/>
    <w:rsid w:val="594B0872"/>
    <w:rsid w:val="594B1268"/>
    <w:rsid w:val="594C3CA5"/>
    <w:rsid w:val="594F2FCE"/>
    <w:rsid w:val="59574B88"/>
    <w:rsid w:val="59638B74"/>
    <w:rsid w:val="596F3871"/>
    <w:rsid w:val="5985D0B8"/>
    <w:rsid w:val="598C14BD"/>
    <w:rsid w:val="598FF973"/>
    <w:rsid w:val="59956CAD"/>
    <w:rsid w:val="59A181E8"/>
    <w:rsid w:val="59A47528"/>
    <w:rsid w:val="59AB5CD9"/>
    <w:rsid w:val="59BB816F"/>
    <w:rsid w:val="59BC9E79"/>
    <w:rsid w:val="59BF665D"/>
    <w:rsid w:val="59CD8878"/>
    <w:rsid w:val="59E7D580"/>
    <w:rsid w:val="59EA2D37"/>
    <w:rsid w:val="59EC46B8"/>
    <w:rsid w:val="59EF0561"/>
    <w:rsid w:val="59FA1466"/>
    <w:rsid w:val="5A07D829"/>
    <w:rsid w:val="5A10164C"/>
    <w:rsid w:val="5A11305D"/>
    <w:rsid w:val="5A130DC3"/>
    <w:rsid w:val="5A347E72"/>
    <w:rsid w:val="5A3F4288"/>
    <w:rsid w:val="5A4929A9"/>
    <w:rsid w:val="5A4F23DB"/>
    <w:rsid w:val="5A4FF736"/>
    <w:rsid w:val="5A50BD3E"/>
    <w:rsid w:val="5A586499"/>
    <w:rsid w:val="5A5A7101"/>
    <w:rsid w:val="5A679A4F"/>
    <w:rsid w:val="5A6B5542"/>
    <w:rsid w:val="5A6C7169"/>
    <w:rsid w:val="5A6E3F45"/>
    <w:rsid w:val="5A724F66"/>
    <w:rsid w:val="5A752D71"/>
    <w:rsid w:val="5A75CCD8"/>
    <w:rsid w:val="5A78F315"/>
    <w:rsid w:val="5A877E05"/>
    <w:rsid w:val="5A8E0971"/>
    <w:rsid w:val="5A9BA55C"/>
    <w:rsid w:val="5A9D7654"/>
    <w:rsid w:val="5A9E6C57"/>
    <w:rsid w:val="5A9EFB71"/>
    <w:rsid w:val="5AAEC8C2"/>
    <w:rsid w:val="5AAEDC10"/>
    <w:rsid w:val="5AB04FC8"/>
    <w:rsid w:val="5AB62C62"/>
    <w:rsid w:val="5AC8EE18"/>
    <w:rsid w:val="5AD01913"/>
    <w:rsid w:val="5ADA702D"/>
    <w:rsid w:val="5AE24D8F"/>
    <w:rsid w:val="5AE298D7"/>
    <w:rsid w:val="5AEDA585"/>
    <w:rsid w:val="5B063FDD"/>
    <w:rsid w:val="5B2F9C71"/>
    <w:rsid w:val="5B3220AB"/>
    <w:rsid w:val="5B32231B"/>
    <w:rsid w:val="5B38F374"/>
    <w:rsid w:val="5B3AD26E"/>
    <w:rsid w:val="5B4BEB11"/>
    <w:rsid w:val="5B54E746"/>
    <w:rsid w:val="5B56F391"/>
    <w:rsid w:val="5B57B176"/>
    <w:rsid w:val="5B5DD441"/>
    <w:rsid w:val="5B69640F"/>
    <w:rsid w:val="5B6D5277"/>
    <w:rsid w:val="5B700CFC"/>
    <w:rsid w:val="5B706722"/>
    <w:rsid w:val="5B736391"/>
    <w:rsid w:val="5B8171BD"/>
    <w:rsid w:val="5B831577"/>
    <w:rsid w:val="5B85C320"/>
    <w:rsid w:val="5B8A77F9"/>
    <w:rsid w:val="5B8CFBB0"/>
    <w:rsid w:val="5B940FC1"/>
    <w:rsid w:val="5B98B365"/>
    <w:rsid w:val="5BA3D536"/>
    <w:rsid w:val="5BA5A8BF"/>
    <w:rsid w:val="5BA88224"/>
    <w:rsid w:val="5BBA9971"/>
    <w:rsid w:val="5BC50540"/>
    <w:rsid w:val="5BC88244"/>
    <w:rsid w:val="5BCBDDB2"/>
    <w:rsid w:val="5BCC5B77"/>
    <w:rsid w:val="5BD3BEC9"/>
    <w:rsid w:val="5BDBF032"/>
    <w:rsid w:val="5BE15DC5"/>
    <w:rsid w:val="5BF9D191"/>
    <w:rsid w:val="5BFA5A9B"/>
    <w:rsid w:val="5BFAB4C4"/>
    <w:rsid w:val="5BFABFF7"/>
    <w:rsid w:val="5BFBBF1E"/>
    <w:rsid w:val="5C02DC22"/>
    <w:rsid w:val="5C05CCCA"/>
    <w:rsid w:val="5C096283"/>
    <w:rsid w:val="5C0C5CFF"/>
    <w:rsid w:val="5C0FE97D"/>
    <w:rsid w:val="5C14EC8F"/>
    <w:rsid w:val="5C18BCD5"/>
    <w:rsid w:val="5C205911"/>
    <w:rsid w:val="5C341C7F"/>
    <w:rsid w:val="5C36276D"/>
    <w:rsid w:val="5C3BF769"/>
    <w:rsid w:val="5C3C2DE6"/>
    <w:rsid w:val="5C42ABA6"/>
    <w:rsid w:val="5C4A7D07"/>
    <w:rsid w:val="5C4F21C4"/>
    <w:rsid w:val="5C5BE8F9"/>
    <w:rsid w:val="5C5CB35A"/>
    <w:rsid w:val="5C5F98CC"/>
    <w:rsid w:val="5C6CEDF4"/>
    <w:rsid w:val="5C6E97A0"/>
    <w:rsid w:val="5C765DAF"/>
    <w:rsid w:val="5C785CA7"/>
    <w:rsid w:val="5C891A50"/>
    <w:rsid w:val="5C91A6E1"/>
    <w:rsid w:val="5C939992"/>
    <w:rsid w:val="5CAC4B47"/>
    <w:rsid w:val="5CB1D124"/>
    <w:rsid w:val="5CB2527D"/>
    <w:rsid w:val="5CBC37AE"/>
    <w:rsid w:val="5CC0FD82"/>
    <w:rsid w:val="5CD4B574"/>
    <w:rsid w:val="5CD4F6A8"/>
    <w:rsid w:val="5CDA08DF"/>
    <w:rsid w:val="5CE2A291"/>
    <w:rsid w:val="5CE41042"/>
    <w:rsid w:val="5CEA6D64"/>
    <w:rsid w:val="5CF41016"/>
    <w:rsid w:val="5D1A6270"/>
    <w:rsid w:val="5D1E1651"/>
    <w:rsid w:val="5D244E97"/>
    <w:rsid w:val="5D2492EB"/>
    <w:rsid w:val="5D34E97C"/>
    <w:rsid w:val="5D3F1E87"/>
    <w:rsid w:val="5D446A3F"/>
    <w:rsid w:val="5D4474C2"/>
    <w:rsid w:val="5D517F02"/>
    <w:rsid w:val="5D5338BF"/>
    <w:rsid w:val="5D611BCD"/>
    <w:rsid w:val="5D61F50A"/>
    <w:rsid w:val="5D6252B9"/>
    <w:rsid w:val="5D73AC00"/>
    <w:rsid w:val="5D77ABFC"/>
    <w:rsid w:val="5D7BDB4C"/>
    <w:rsid w:val="5D84E18C"/>
    <w:rsid w:val="5D944885"/>
    <w:rsid w:val="5D9849A5"/>
    <w:rsid w:val="5DA3A33E"/>
    <w:rsid w:val="5DA75312"/>
    <w:rsid w:val="5DA81FB3"/>
    <w:rsid w:val="5DB6E895"/>
    <w:rsid w:val="5DC00200"/>
    <w:rsid w:val="5DC84457"/>
    <w:rsid w:val="5DD02F53"/>
    <w:rsid w:val="5DD589D2"/>
    <w:rsid w:val="5DE66CA7"/>
    <w:rsid w:val="5DEF0FD7"/>
    <w:rsid w:val="5DF29D97"/>
    <w:rsid w:val="5E00DC85"/>
    <w:rsid w:val="5E09B9DC"/>
    <w:rsid w:val="5E0BEA93"/>
    <w:rsid w:val="5E144954"/>
    <w:rsid w:val="5E1470B2"/>
    <w:rsid w:val="5E15AF24"/>
    <w:rsid w:val="5E1858AE"/>
    <w:rsid w:val="5E2E290E"/>
    <w:rsid w:val="5E378BA3"/>
    <w:rsid w:val="5E3993FF"/>
    <w:rsid w:val="5E43847E"/>
    <w:rsid w:val="5E5AFE91"/>
    <w:rsid w:val="5E634C79"/>
    <w:rsid w:val="5E67AB48"/>
    <w:rsid w:val="5E90A434"/>
    <w:rsid w:val="5E9D7EB3"/>
    <w:rsid w:val="5EA42FC8"/>
    <w:rsid w:val="5EA60602"/>
    <w:rsid w:val="5EAC8FF2"/>
    <w:rsid w:val="5EAE25D4"/>
    <w:rsid w:val="5EAF8699"/>
    <w:rsid w:val="5EB6FB93"/>
    <w:rsid w:val="5EC915E8"/>
    <w:rsid w:val="5ED32DC1"/>
    <w:rsid w:val="5ED6BFD9"/>
    <w:rsid w:val="5EDA235D"/>
    <w:rsid w:val="5EECE0EA"/>
    <w:rsid w:val="5F03F468"/>
    <w:rsid w:val="5F056964"/>
    <w:rsid w:val="5F13E5A9"/>
    <w:rsid w:val="5F1C52D8"/>
    <w:rsid w:val="5F2586E1"/>
    <w:rsid w:val="5F2786D3"/>
    <w:rsid w:val="5F2D0046"/>
    <w:rsid w:val="5F41F03C"/>
    <w:rsid w:val="5F48440A"/>
    <w:rsid w:val="5F4C04B9"/>
    <w:rsid w:val="5F56D51D"/>
    <w:rsid w:val="5F5FAD08"/>
    <w:rsid w:val="5F6A62D2"/>
    <w:rsid w:val="5F715E01"/>
    <w:rsid w:val="5F7E55B5"/>
    <w:rsid w:val="5F862312"/>
    <w:rsid w:val="5F8A191B"/>
    <w:rsid w:val="5F8D417D"/>
    <w:rsid w:val="5F90EA9F"/>
    <w:rsid w:val="5F9160F3"/>
    <w:rsid w:val="5FC5661C"/>
    <w:rsid w:val="5FC8A53E"/>
    <w:rsid w:val="5FCD8A84"/>
    <w:rsid w:val="5FD25A07"/>
    <w:rsid w:val="5FD28A4C"/>
    <w:rsid w:val="5FD375A8"/>
    <w:rsid w:val="5FD379EE"/>
    <w:rsid w:val="5FDE67B8"/>
    <w:rsid w:val="5FDF8BDB"/>
    <w:rsid w:val="5FEB0A8E"/>
    <w:rsid w:val="5FEE7CF4"/>
    <w:rsid w:val="5FFDEEFE"/>
    <w:rsid w:val="600E0A5F"/>
    <w:rsid w:val="600E6007"/>
    <w:rsid w:val="601A5750"/>
    <w:rsid w:val="6024DD67"/>
    <w:rsid w:val="602C5183"/>
    <w:rsid w:val="603ADF11"/>
    <w:rsid w:val="604572E8"/>
    <w:rsid w:val="60468486"/>
    <w:rsid w:val="604E13D9"/>
    <w:rsid w:val="6060B73A"/>
    <w:rsid w:val="606C8AA3"/>
    <w:rsid w:val="60705487"/>
    <w:rsid w:val="608658F3"/>
    <w:rsid w:val="608E241A"/>
    <w:rsid w:val="6093250A"/>
    <w:rsid w:val="609815B8"/>
    <w:rsid w:val="609AD8B2"/>
    <w:rsid w:val="60A3600C"/>
    <w:rsid w:val="60AB4407"/>
    <w:rsid w:val="60AC62C5"/>
    <w:rsid w:val="60B15A0F"/>
    <w:rsid w:val="60B17A33"/>
    <w:rsid w:val="60B64B70"/>
    <w:rsid w:val="60BBA8B5"/>
    <w:rsid w:val="60BFB44C"/>
    <w:rsid w:val="60C5ECB4"/>
    <w:rsid w:val="60DC352D"/>
    <w:rsid w:val="60E1A632"/>
    <w:rsid w:val="60E47520"/>
    <w:rsid w:val="60E47C75"/>
    <w:rsid w:val="60E5E971"/>
    <w:rsid w:val="60EA883D"/>
    <w:rsid w:val="60F05A91"/>
    <w:rsid w:val="6119FCBB"/>
    <w:rsid w:val="611AF2E6"/>
    <w:rsid w:val="61225BF5"/>
    <w:rsid w:val="61382F17"/>
    <w:rsid w:val="6139B744"/>
    <w:rsid w:val="61405FB1"/>
    <w:rsid w:val="6146F1D1"/>
    <w:rsid w:val="614E2C8B"/>
    <w:rsid w:val="615BAE35"/>
    <w:rsid w:val="61654487"/>
    <w:rsid w:val="61702662"/>
    <w:rsid w:val="6175B9DD"/>
    <w:rsid w:val="6194B2BE"/>
    <w:rsid w:val="6194EEEF"/>
    <w:rsid w:val="619F2575"/>
    <w:rsid w:val="61A1E90D"/>
    <w:rsid w:val="61A8DFAE"/>
    <w:rsid w:val="61AD59EB"/>
    <w:rsid w:val="61B9D278"/>
    <w:rsid w:val="61BE75D2"/>
    <w:rsid w:val="61D46AB4"/>
    <w:rsid w:val="61D55EC4"/>
    <w:rsid w:val="61E71A6A"/>
    <w:rsid w:val="61F17A13"/>
    <w:rsid w:val="62268C74"/>
    <w:rsid w:val="622BF2D3"/>
    <w:rsid w:val="622FE090"/>
    <w:rsid w:val="6244731E"/>
    <w:rsid w:val="6252E207"/>
    <w:rsid w:val="6258A625"/>
    <w:rsid w:val="625E8DFA"/>
    <w:rsid w:val="625EF5E9"/>
    <w:rsid w:val="626131F2"/>
    <w:rsid w:val="62622C6B"/>
    <w:rsid w:val="626EC3C0"/>
    <w:rsid w:val="62852C0E"/>
    <w:rsid w:val="6285C658"/>
    <w:rsid w:val="6287D524"/>
    <w:rsid w:val="629BCCAC"/>
    <w:rsid w:val="62A66550"/>
    <w:rsid w:val="62B076BD"/>
    <w:rsid w:val="62BBA610"/>
    <w:rsid w:val="62C992D8"/>
    <w:rsid w:val="62CC6669"/>
    <w:rsid w:val="62CD43FB"/>
    <w:rsid w:val="62D6CC3A"/>
    <w:rsid w:val="62DE549F"/>
    <w:rsid w:val="62EFB1C6"/>
    <w:rsid w:val="62F4B2FD"/>
    <w:rsid w:val="62F591B6"/>
    <w:rsid w:val="63125DA8"/>
    <w:rsid w:val="63152B32"/>
    <w:rsid w:val="63170ED1"/>
    <w:rsid w:val="632B1314"/>
    <w:rsid w:val="634553B6"/>
    <w:rsid w:val="634BD873"/>
    <w:rsid w:val="6351A7B3"/>
    <w:rsid w:val="635F1BCB"/>
    <w:rsid w:val="63605BEE"/>
    <w:rsid w:val="6364AC7F"/>
    <w:rsid w:val="63673697"/>
    <w:rsid w:val="637074F9"/>
    <w:rsid w:val="6373D98F"/>
    <w:rsid w:val="6373F512"/>
    <w:rsid w:val="63762F4B"/>
    <w:rsid w:val="6382AFC2"/>
    <w:rsid w:val="6385AAC3"/>
    <w:rsid w:val="638E03F5"/>
    <w:rsid w:val="639E99B4"/>
    <w:rsid w:val="63AA518F"/>
    <w:rsid w:val="63B6D482"/>
    <w:rsid w:val="63C9B121"/>
    <w:rsid w:val="63CAC5A2"/>
    <w:rsid w:val="63CD20DA"/>
    <w:rsid w:val="63D41E90"/>
    <w:rsid w:val="63D710F7"/>
    <w:rsid w:val="63D74734"/>
    <w:rsid w:val="63D8A91F"/>
    <w:rsid w:val="63E7200E"/>
    <w:rsid w:val="63EDCECE"/>
    <w:rsid w:val="64013891"/>
    <w:rsid w:val="640C2702"/>
    <w:rsid w:val="640E1356"/>
    <w:rsid w:val="64136A6B"/>
    <w:rsid w:val="64166CD3"/>
    <w:rsid w:val="641AEDD4"/>
    <w:rsid w:val="641FEFBB"/>
    <w:rsid w:val="6424E60B"/>
    <w:rsid w:val="642702B9"/>
    <w:rsid w:val="6434AFE9"/>
    <w:rsid w:val="6437A360"/>
    <w:rsid w:val="643B25A8"/>
    <w:rsid w:val="643FF410"/>
    <w:rsid w:val="644336E2"/>
    <w:rsid w:val="644C2D30"/>
    <w:rsid w:val="644F3F97"/>
    <w:rsid w:val="64550B60"/>
    <w:rsid w:val="645A4F9A"/>
    <w:rsid w:val="645D6C3E"/>
    <w:rsid w:val="6466AE8B"/>
    <w:rsid w:val="6466D84F"/>
    <w:rsid w:val="64729286"/>
    <w:rsid w:val="6475D8D1"/>
    <w:rsid w:val="647F5B1B"/>
    <w:rsid w:val="64820D18"/>
    <w:rsid w:val="6486CE17"/>
    <w:rsid w:val="648A7BAE"/>
    <w:rsid w:val="648B2711"/>
    <w:rsid w:val="64A25216"/>
    <w:rsid w:val="64A38A28"/>
    <w:rsid w:val="64A9DF01"/>
    <w:rsid w:val="64ABDD7C"/>
    <w:rsid w:val="64AEFB79"/>
    <w:rsid w:val="64B1A9B4"/>
    <w:rsid w:val="64B6AB40"/>
    <w:rsid w:val="64B6D50F"/>
    <w:rsid w:val="64B857A5"/>
    <w:rsid w:val="64B95BF4"/>
    <w:rsid w:val="64C21841"/>
    <w:rsid w:val="64C46242"/>
    <w:rsid w:val="64CFACD4"/>
    <w:rsid w:val="64CFBE8B"/>
    <w:rsid w:val="64D66D2D"/>
    <w:rsid w:val="64D82FF8"/>
    <w:rsid w:val="64DE7A3E"/>
    <w:rsid w:val="64E59F06"/>
    <w:rsid w:val="64E89E7C"/>
    <w:rsid w:val="64ED724B"/>
    <w:rsid w:val="64F420A7"/>
    <w:rsid w:val="650DF5C1"/>
    <w:rsid w:val="650FD096"/>
    <w:rsid w:val="652834FE"/>
    <w:rsid w:val="652EB735"/>
    <w:rsid w:val="65303FBD"/>
    <w:rsid w:val="653AEA72"/>
    <w:rsid w:val="655FB4D0"/>
    <w:rsid w:val="6584D5B2"/>
    <w:rsid w:val="6599DE59"/>
    <w:rsid w:val="65A1A57E"/>
    <w:rsid w:val="65B1BC59"/>
    <w:rsid w:val="65B2EF0F"/>
    <w:rsid w:val="65B63B36"/>
    <w:rsid w:val="65CA3AAF"/>
    <w:rsid w:val="65CE8F5B"/>
    <w:rsid w:val="65D2AC69"/>
    <w:rsid w:val="65D5BCDA"/>
    <w:rsid w:val="65DB8934"/>
    <w:rsid w:val="65DCF02E"/>
    <w:rsid w:val="65E47B61"/>
    <w:rsid w:val="65EE4947"/>
    <w:rsid w:val="65F5A6F5"/>
    <w:rsid w:val="65FDDABC"/>
    <w:rsid w:val="661D8EB4"/>
    <w:rsid w:val="6624226E"/>
    <w:rsid w:val="6627F3E1"/>
    <w:rsid w:val="663240BC"/>
    <w:rsid w:val="6632C185"/>
    <w:rsid w:val="66458FD2"/>
    <w:rsid w:val="664F49E5"/>
    <w:rsid w:val="665BECE1"/>
    <w:rsid w:val="6660BED1"/>
    <w:rsid w:val="666A989F"/>
    <w:rsid w:val="66777FE5"/>
    <w:rsid w:val="66838186"/>
    <w:rsid w:val="6684613B"/>
    <w:rsid w:val="6692353F"/>
    <w:rsid w:val="6696C6EC"/>
    <w:rsid w:val="669A5420"/>
    <w:rsid w:val="669E47ED"/>
    <w:rsid w:val="66ADDBED"/>
    <w:rsid w:val="66B31A25"/>
    <w:rsid w:val="66B91FAF"/>
    <w:rsid w:val="66B991CE"/>
    <w:rsid w:val="66C33C85"/>
    <w:rsid w:val="66CA6F9B"/>
    <w:rsid w:val="66D34F26"/>
    <w:rsid w:val="66D39A09"/>
    <w:rsid w:val="66E48C22"/>
    <w:rsid w:val="66EA0C6E"/>
    <w:rsid w:val="66EB97CC"/>
    <w:rsid w:val="66F1CE70"/>
    <w:rsid w:val="66F42E7A"/>
    <w:rsid w:val="66F55DB2"/>
    <w:rsid w:val="670BBBB8"/>
    <w:rsid w:val="672E2530"/>
    <w:rsid w:val="6736F8EF"/>
    <w:rsid w:val="673EA872"/>
    <w:rsid w:val="673F33C8"/>
    <w:rsid w:val="6748194F"/>
    <w:rsid w:val="674D50F5"/>
    <w:rsid w:val="6752D863"/>
    <w:rsid w:val="675448CF"/>
    <w:rsid w:val="675ADF84"/>
    <w:rsid w:val="67673470"/>
    <w:rsid w:val="676CE432"/>
    <w:rsid w:val="676E0E4E"/>
    <w:rsid w:val="6775871A"/>
    <w:rsid w:val="6777ED53"/>
    <w:rsid w:val="678AF641"/>
    <w:rsid w:val="678EE889"/>
    <w:rsid w:val="67A5BD89"/>
    <w:rsid w:val="67A92F4C"/>
    <w:rsid w:val="67ADBC8E"/>
    <w:rsid w:val="67C74A21"/>
    <w:rsid w:val="67DA101D"/>
    <w:rsid w:val="67DB3ADA"/>
    <w:rsid w:val="67DC8FB3"/>
    <w:rsid w:val="67DD4211"/>
    <w:rsid w:val="67E02E86"/>
    <w:rsid w:val="67E05FEA"/>
    <w:rsid w:val="680231B5"/>
    <w:rsid w:val="68044D9E"/>
    <w:rsid w:val="680B5334"/>
    <w:rsid w:val="680BC4E9"/>
    <w:rsid w:val="6814E36A"/>
    <w:rsid w:val="68178CA4"/>
    <w:rsid w:val="6819816D"/>
    <w:rsid w:val="681D43B0"/>
    <w:rsid w:val="682C542B"/>
    <w:rsid w:val="6837DC7F"/>
    <w:rsid w:val="68511D85"/>
    <w:rsid w:val="6851B838"/>
    <w:rsid w:val="6854CC75"/>
    <w:rsid w:val="685C70B7"/>
    <w:rsid w:val="685DB476"/>
    <w:rsid w:val="685DCFF8"/>
    <w:rsid w:val="685F0B61"/>
    <w:rsid w:val="6861DD35"/>
    <w:rsid w:val="6874B870"/>
    <w:rsid w:val="6874C081"/>
    <w:rsid w:val="687924E3"/>
    <w:rsid w:val="68861382"/>
    <w:rsid w:val="688A942E"/>
    <w:rsid w:val="688FED72"/>
    <w:rsid w:val="68983325"/>
    <w:rsid w:val="68BF61C0"/>
    <w:rsid w:val="68CF970B"/>
    <w:rsid w:val="68EA9CE3"/>
    <w:rsid w:val="68EE2A2F"/>
    <w:rsid w:val="68F5F273"/>
    <w:rsid w:val="690EE470"/>
    <w:rsid w:val="6913110B"/>
    <w:rsid w:val="6914940A"/>
    <w:rsid w:val="693771C8"/>
    <w:rsid w:val="693ADD47"/>
    <w:rsid w:val="693D2E8E"/>
    <w:rsid w:val="69407271"/>
    <w:rsid w:val="69593076"/>
    <w:rsid w:val="696ED4D3"/>
    <w:rsid w:val="6972440D"/>
    <w:rsid w:val="69729968"/>
    <w:rsid w:val="69735582"/>
    <w:rsid w:val="697572F6"/>
    <w:rsid w:val="69771993"/>
    <w:rsid w:val="6984F556"/>
    <w:rsid w:val="6995E8B1"/>
    <w:rsid w:val="69A2421F"/>
    <w:rsid w:val="69A3E8C1"/>
    <w:rsid w:val="69A4BB4D"/>
    <w:rsid w:val="69AF621E"/>
    <w:rsid w:val="69B7794E"/>
    <w:rsid w:val="69BE8C1E"/>
    <w:rsid w:val="69C3A0F4"/>
    <w:rsid w:val="69C7E38B"/>
    <w:rsid w:val="69C96BBE"/>
    <w:rsid w:val="69CE91F0"/>
    <w:rsid w:val="69CF50A4"/>
    <w:rsid w:val="69F8B96A"/>
    <w:rsid w:val="69FB788F"/>
    <w:rsid w:val="6A0776F0"/>
    <w:rsid w:val="6A0952C0"/>
    <w:rsid w:val="6A1BA40E"/>
    <w:rsid w:val="6A347F12"/>
    <w:rsid w:val="6A391423"/>
    <w:rsid w:val="6A43531D"/>
    <w:rsid w:val="6A4BCA49"/>
    <w:rsid w:val="6A500B23"/>
    <w:rsid w:val="6A529C52"/>
    <w:rsid w:val="6A57E380"/>
    <w:rsid w:val="6A5A7432"/>
    <w:rsid w:val="6A5D7609"/>
    <w:rsid w:val="6A7961A9"/>
    <w:rsid w:val="6A8912F3"/>
    <w:rsid w:val="6A95CDE9"/>
    <w:rsid w:val="6AA7AE32"/>
    <w:rsid w:val="6AA80C52"/>
    <w:rsid w:val="6AAA57BB"/>
    <w:rsid w:val="6AB7015A"/>
    <w:rsid w:val="6ACA507C"/>
    <w:rsid w:val="6AD9B0E3"/>
    <w:rsid w:val="6ADE3909"/>
    <w:rsid w:val="6AE2A5BD"/>
    <w:rsid w:val="6AE7742F"/>
    <w:rsid w:val="6B01AC3D"/>
    <w:rsid w:val="6B06BC14"/>
    <w:rsid w:val="6B094BED"/>
    <w:rsid w:val="6B1A833F"/>
    <w:rsid w:val="6B324485"/>
    <w:rsid w:val="6B467081"/>
    <w:rsid w:val="6B4A5366"/>
    <w:rsid w:val="6B4B5234"/>
    <w:rsid w:val="6B4C9B77"/>
    <w:rsid w:val="6B5C0DA6"/>
    <w:rsid w:val="6B5EBAA3"/>
    <w:rsid w:val="6B697665"/>
    <w:rsid w:val="6B89FCE5"/>
    <w:rsid w:val="6B8B93EA"/>
    <w:rsid w:val="6B8C065B"/>
    <w:rsid w:val="6B9A8BD0"/>
    <w:rsid w:val="6BA631EE"/>
    <w:rsid w:val="6BA8948B"/>
    <w:rsid w:val="6BB9F261"/>
    <w:rsid w:val="6BBA6A29"/>
    <w:rsid w:val="6BCD24EA"/>
    <w:rsid w:val="6BD0058F"/>
    <w:rsid w:val="6BD84D84"/>
    <w:rsid w:val="6BDA5C7B"/>
    <w:rsid w:val="6BDAFC55"/>
    <w:rsid w:val="6BDB684A"/>
    <w:rsid w:val="6BE65B57"/>
    <w:rsid w:val="6BF5FE15"/>
    <w:rsid w:val="6BFB6B31"/>
    <w:rsid w:val="6BFD6067"/>
    <w:rsid w:val="6C0AF5C0"/>
    <w:rsid w:val="6C1668FC"/>
    <w:rsid w:val="6C168946"/>
    <w:rsid w:val="6C2F3377"/>
    <w:rsid w:val="6C41F441"/>
    <w:rsid w:val="6C43E32E"/>
    <w:rsid w:val="6C44FBDF"/>
    <w:rsid w:val="6C452C7A"/>
    <w:rsid w:val="6C537817"/>
    <w:rsid w:val="6C5616DB"/>
    <w:rsid w:val="6C5E65CE"/>
    <w:rsid w:val="6C6D86A6"/>
    <w:rsid w:val="6C702E4E"/>
    <w:rsid w:val="6C70F4E9"/>
    <w:rsid w:val="6C7B1188"/>
    <w:rsid w:val="6C7C594E"/>
    <w:rsid w:val="6C8C93FC"/>
    <w:rsid w:val="6C8CBC78"/>
    <w:rsid w:val="6CA0B96C"/>
    <w:rsid w:val="6CA2E7E2"/>
    <w:rsid w:val="6CAA0376"/>
    <w:rsid w:val="6CBA12CD"/>
    <w:rsid w:val="6CC07C15"/>
    <w:rsid w:val="6CC2CA14"/>
    <w:rsid w:val="6CC7DDDF"/>
    <w:rsid w:val="6CD34DDD"/>
    <w:rsid w:val="6CD50F33"/>
    <w:rsid w:val="6CE6D69E"/>
    <w:rsid w:val="6CE71366"/>
    <w:rsid w:val="6CF2DCA6"/>
    <w:rsid w:val="6CF5F8C5"/>
    <w:rsid w:val="6CFCCC3E"/>
    <w:rsid w:val="6CFD0EB7"/>
    <w:rsid w:val="6D0C4D6C"/>
    <w:rsid w:val="6D1FE3AA"/>
    <w:rsid w:val="6D2D02AD"/>
    <w:rsid w:val="6D381F1F"/>
    <w:rsid w:val="6D38918E"/>
    <w:rsid w:val="6D40836F"/>
    <w:rsid w:val="6D44CDEE"/>
    <w:rsid w:val="6D44F706"/>
    <w:rsid w:val="6D51A754"/>
    <w:rsid w:val="6D5424BD"/>
    <w:rsid w:val="6D5631F3"/>
    <w:rsid w:val="6D5AB559"/>
    <w:rsid w:val="6D62BF4F"/>
    <w:rsid w:val="6D6E44FC"/>
    <w:rsid w:val="6D7BB2FB"/>
    <w:rsid w:val="6D7DBBE7"/>
    <w:rsid w:val="6D971B43"/>
    <w:rsid w:val="6D998D99"/>
    <w:rsid w:val="6DAB23AA"/>
    <w:rsid w:val="6DAE4125"/>
    <w:rsid w:val="6DC17F43"/>
    <w:rsid w:val="6DC948CC"/>
    <w:rsid w:val="6DD28EBA"/>
    <w:rsid w:val="6DD66C6C"/>
    <w:rsid w:val="6DD7D042"/>
    <w:rsid w:val="6DD7E6FF"/>
    <w:rsid w:val="6DE192A3"/>
    <w:rsid w:val="6DED25AB"/>
    <w:rsid w:val="6DF35EC8"/>
    <w:rsid w:val="6DF5569D"/>
    <w:rsid w:val="6DF9FB85"/>
    <w:rsid w:val="6DFE9721"/>
    <w:rsid w:val="6E029B79"/>
    <w:rsid w:val="6E033F77"/>
    <w:rsid w:val="6E13FF64"/>
    <w:rsid w:val="6E16CC04"/>
    <w:rsid w:val="6E26E52E"/>
    <w:rsid w:val="6E2EAC18"/>
    <w:rsid w:val="6E2FB640"/>
    <w:rsid w:val="6E35AAAA"/>
    <w:rsid w:val="6E4647C9"/>
    <w:rsid w:val="6E48B5F3"/>
    <w:rsid w:val="6E4DDC98"/>
    <w:rsid w:val="6E635491"/>
    <w:rsid w:val="6E6696DC"/>
    <w:rsid w:val="6E6F143E"/>
    <w:rsid w:val="6E70A37E"/>
    <w:rsid w:val="6E752337"/>
    <w:rsid w:val="6E770574"/>
    <w:rsid w:val="6E7EF2AC"/>
    <w:rsid w:val="6E83CFA7"/>
    <w:rsid w:val="6E8B3461"/>
    <w:rsid w:val="6EC0A059"/>
    <w:rsid w:val="6ED5CB1D"/>
    <w:rsid w:val="6ED632BF"/>
    <w:rsid w:val="6EDC9061"/>
    <w:rsid w:val="6EDCDD66"/>
    <w:rsid w:val="6EE022A2"/>
    <w:rsid w:val="6EE545F1"/>
    <w:rsid w:val="6EEAD2BB"/>
    <w:rsid w:val="6EFB50CE"/>
    <w:rsid w:val="6F1069F0"/>
    <w:rsid w:val="6F14D382"/>
    <w:rsid w:val="6F1F8B98"/>
    <w:rsid w:val="6F273C5C"/>
    <w:rsid w:val="6F28D78B"/>
    <w:rsid w:val="6F30E3C6"/>
    <w:rsid w:val="6F36BA2B"/>
    <w:rsid w:val="6F467711"/>
    <w:rsid w:val="6F46C8EA"/>
    <w:rsid w:val="6F5939EA"/>
    <w:rsid w:val="6F5A94F1"/>
    <w:rsid w:val="6F6B44A3"/>
    <w:rsid w:val="6F8224C4"/>
    <w:rsid w:val="6F85C35D"/>
    <w:rsid w:val="6F88D6EB"/>
    <w:rsid w:val="6FB3C958"/>
    <w:rsid w:val="6FB735CE"/>
    <w:rsid w:val="6FBC6A9C"/>
    <w:rsid w:val="6FC16364"/>
    <w:rsid w:val="6FC23C24"/>
    <w:rsid w:val="6FC98EE8"/>
    <w:rsid w:val="6FCA35AD"/>
    <w:rsid w:val="6FD6C2B2"/>
    <w:rsid w:val="6FD8DA26"/>
    <w:rsid w:val="6FE421C2"/>
    <w:rsid w:val="6FE727D5"/>
    <w:rsid w:val="6FF5F190"/>
    <w:rsid w:val="6FF8E6A0"/>
    <w:rsid w:val="6FFF534E"/>
    <w:rsid w:val="7000C051"/>
    <w:rsid w:val="70047500"/>
    <w:rsid w:val="700C3C3B"/>
    <w:rsid w:val="7017CD8D"/>
    <w:rsid w:val="701F9170"/>
    <w:rsid w:val="70240D4B"/>
    <w:rsid w:val="7034D447"/>
    <w:rsid w:val="70361F29"/>
    <w:rsid w:val="703953DB"/>
    <w:rsid w:val="703DE7B9"/>
    <w:rsid w:val="7048AACC"/>
    <w:rsid w:val="7049FF63"/>
    <w:rsid w:val="705E0120"/>
    <w:rsid w:val="70629243"/>
    <w:rsid w:val="7067F5A9"/>
    <w:rsid w:val="706ED2BD"/>
    <w:rsid w:val="707DC1C1"/>
    <w:rsid w:val="70824846"/>
    <w:rsid w:val="70A204DA"/>
    <w:rsid w:val="70B2F51F"/>
    <w:rsid w:val="70BA18F5"/>
    <w:rsid w:val="70BE7D9C"/>
    <w:rsid w:val="70BFDC6F"/>
    <w:rsid w:val="70C3A4DB"/>
    <w:rsid w:val="70D25504"/>
    <w:rsid w:val="70E5A39A"/>
    <w:rsid w:val="70E6E53E"/>
    <w:rsid w:val="70F7CB1A"/>
    <w:rsid w:val="71002556"/>
    <w:rsid w:val="7100375F"/>
    <w:rsid w:val="7100BA94"/>
    <w:rsid w:val="71161A9F"/>
    <w:rsid w:val="7123306D"/>
    <w:rsid w:val="712EAE4E"/>
    <w:rsid w:val="7136F8B7"/>
    <w:rsid w:val="71482605"/>
    <w:rsid w:val="714B6C66"/>
    <w:rsid w:val="715C2811"/>
    <w:rsid w:val="716BCB45"/>
    <w:rsid w:val="7175DD0C"/>
    <w:rsid w:val="7179BDA0"/>
    <w:rsid w:val="7182099E"/>
    <w:rsid w:val="71877D3D"/>
    <w:rsid w:val="718D55A5"/>
    <w:rsid w:val="71934DCE"/>
    <w:rsid w:val="71A29FE5"/>
    <w:rsid w:val="71B6C74D"/>
    <w:rsid w:val="71B8419D"/>
    <w:rsid w:val="71C63819"/>
    <w:rsid w:val="71CC48A6"/>
    <w:rsid w:val="71E76391"/>
    <w:rsid w:val="71E81F27"/>
    <w:rsid w:val="71EBFA69"/>
    <w:rsid w:val="71F88B18"/>
    <w:rsid w:val="7203BE12"/>
    <w:rsid w:val="720B7AA3"/>
    <w:rsid w:val="720E8AA1"/>
    <w:rsid w:val="721DB9BB"/>
    <w:rsid w:val="722216C6"/>
    <w:rsid w:val="722266A6"/>
    <w:rsid w:val="72234769"/>
    <w:rsid w:val="722663CB"/>
    <w:rsid w:val="722A94BF"/>
    <w:rsid w:val="72322A9B"/>
    <w:rsid w:val="7233B0DB"/>
    <w:rsid w:val="72364AA2"/>
    <w:rsid w:val="723BC669"/>
    <w:rsid w:val="724037FF"/>
    <w:rsid w:val="72489813"/>
    <w:rsid w:val="724956F6"/>
    <w:rsid w:val="725EC044"/>
    <w:rsid w:val="7260A71E"/>
    <w:rsid w:val="726A5537"/>
    <w:rsid w:val="7270448E"/>
    <w:rsid w:val="7273CFB0"/>
    <w:rsid w:val="7278BC0C"/>
    <w:rsid w:val="727AF391"/>
    <w:rsid w:val="728C5BE2"/>
    <w:rsid w:val="7294799E"/>
    <w:rsid w:val="72976F2D"/>
    <w:rsid w:val="72B0E8A4"/>
    <w:rsid w:val="72B8BB56"/>
    <w:rsid w:val="72C25730"/>
    <w:rsid w:val="72CA1616"/>
    <w:rsid w:val="72CA71D0"/>
    <w:rsid w:val="72CC5B0B"/>
    <w:rsid w:val="72DD9B09"/>
    <w:rsid w:val="72EB87F5"/>
    <w:rsid w:val="7304B5DE"/>
    <w:rsid w:val="7309E6C8"/>
    <w:rsid w:val="730BEA7A"/>
    <w:rsid w:val="730FFF97"/>
    <w:rsid w:val="73159E91"/>
    <w:rsid w:val="732ED442"/>
    <w:rsid w:val="7345585E"/>
    <w:rsid w:val="734886E4"/>
    <w:rsid w:val="7349ABA0"/>
    <w:rsid w:val="734A421C"/>
    <w:rsid w:val="734CC9AA"/>
    <w:rsid w:val="735C8879"/>
    <w:rsid w:val="7361C36B"/>
    <w:rsid w:val="73775C1B"/>
    <w:rsid w:val="73787933"/>
    <w:rsid w:val="737AB52F"/>
    <w:rsid w:val="7387F478"/>
    <w:rsid w:val="738F78D3"/>
    <w:rsid w:val="73987CC8"/>
    <w:rsid w:val="7398D735"/>
    <w:rsid w:val="739CE867"/>
    <w:rsid w:val="739EC54F"/>
    <w:rsid w:val="73AD64E8"/>
    <w:rsid w:val="73B67BA1"/>
    <w:rsid w:val="73B810CC"/>
    <w:rsid w:val="73C19D44"/>
    <w:rsid w:val="73C8218E"/>
    <w:rsid w:val="73D3249A"/>
    <w:rsid w:val="73DA7B33"/>
    <w:rsid w:val="73E3262A"/>
    <w:rsid w:val="73E91EFD"/>
    <w:rsid w:val="73F93E87"/>
    <w:rsid w:val="73FF3E0C"/>
    <w:rsid w:val="74128F1F"/>
    <w:rsid w:val="74291854"/>
    <w:rsid w:val="742E1F37"/>
    <w:rsid w:val="742F8089"/>
    <w:rsid w:val="744DB8A8"/>
    <w:rsid w:val="7451D914"/>
    <w:rsid w:val="7453E9BD"/>
    <w:rsid w:val="74605706"/>
    <w:rsid w:val="7470264A"/>
    <w:rsid w:val="7471C3B7"/>
    <w:rsid w:val="747D02AF"/>
    <w:rsid w:val="74805848"/>
    <w:rsid w:val="74811576"/>
    <w:rsid w:val="7488C679"/>
    <w:rsid w:val="748EB84B"/>
    <w:rsid w:val="74935D3A"/>
    <w:rsid w:val="749710C0"/>
    <w:rsid w:val="7498F970"/>
    <w:rsid w:val="749C5539"/>
    <w:rsid w:val="74A0126C"/>
    <w:rsid w:val="74ACBA07"/>
    <w:rsid w:val="74ACD154"/>
    <w:rsid w:val="74ACF186"/>
    <w:rsid w:val="74AE150C"/>
    <w:rsid w:val="74B995D7"/>
    <w:rsid w:val="74C4A078"/>
    <w:rsid w:val="74C9C61C"/>
    <w:rsid w:val="74CBDC33"/>
    <w:rsid w:val="74CC570B"/>
    <w:rsid w:val="74CFD42A"/>
    <w:rsid w:val="74D728B8"/>
    <w:rsid w:val="74DAAD34"/>
    <w:rsid w:val="74DCBBB4"/>
    <w:rsid w:val="74E758C6"/>
    <w:rsid w:val="74E8C4F7"/>
    <w:rsid w:val="74EA7B03"/>
    <w:rsid w:val="74F11F7C"/>
    <w:rsid w:val="74F9DD52"/>
    <w:rsid w:val="74FA4E0A"/>
    <w:rsid w:val="7509409C"/>
    <w:rsid w:val="750BC48F"/>
    <w:rsid w:val="750C53C6"/>
    <w:rsid w:val="75110915"/>
    <w:rsid w:val="7518F549"/>
    <w:rsid w:val="751F199B"/>
    <w:rsid w:val="752BAB5D"/>
    <w:rsid w:val="752C849C"/>
    <w:rsid w:val="753531C2"/>
    <w:rsid w:val="75379FEC"/>
    <w:rsid w:val="75385115"/>
    <w:rsid w:val="75437283"/>
    <w:rsid w:val="75481136"/>
    <w:rsid w:val="754EA9E8"/>
    <w:rsid w:val="75594C3A"/>
    <w:rsid w:val="755D9CB4"/>
    <w:rsid w:val="7565212A"/>
    <w:rsid w:val="75849C51"/>
    <w:rsid w:val="758CD2CF"/>
    <w:rsid w:val="758F226C"/>
    <w:rsid w:val="75956D81"/>
    <w:rsid w:val="75AE672E"/>
    <w:rsid w:val="75AFD2D8"/>
    <w:rsid w:val="75C2D947"/>
    <w:rsid w:val="75C7766B"/>
    <w:rsid w:val="75CE0B32"/>
    <w:rsid w:val="75CF1DE1"/>
    <w:rsid w:val="75E0EC35"/>
    <w:rsid w:val="75E27E37"/>
    <w:rsid w:val="75FFCB69"/>
    <w:rsid w:val="76032563"/>
    <w:rsid w:val="761B7E98"/>
    <w:rsid w:val="761D1891"/>
    <w:rsid w:val="76231BCD"/>
    <w:rsid w:val="7627D704"/>
    <w:rsid w:val="762D2616"/>
    <w:rsid w:val="762E5C4C"/>
    <w:rsid w:val="762EE17E"/>
    <w:rsid w:val="7634FDB1"/>
    <w:rsid w:val="7636D9B3"/>
    <w:rsid w:val="76379009"/>
    <w:rsid w:val="7642F822"/>
    <w:rsid w:val="764DC65E"/>
    <w:rsid w:val="764EF567"/>
    <w:rsid w:val="765B8351"/>
    <w:rsid w:val="765ED46E"/>
    <w:rsid w:val="766DE6EE"/>
    <w:rsid w:val="7673E200"/>
    <w:rsid w:val="76838D49"/>
    <w:rsid w:val="768E2DE3"/>
    <w:rsid w:val="768F84A2"/>
    <w:rsid w:val="76905515"/>
    <w:rsid w:val="76973F83"/>
    <w:rsid w:val="769BB529"/>
    <w:rsid w:val="769DB220"/>
    <w:rsid w:val="76A886EC"/>
    <w:rsid w:val="76AC098F"/>
    <w:rsid w:val="76BD065D"/>
    <w:rsid w:val="76BE1A7D"/>
    <w:rsid w:val="76CF7609"/>
    <w:rsid w:val="76E92CB8"/>
    <w:rsid w:val="76ED013F"/>
    <w:rsid w:val="76EF0B54"/>
    <w:rsid w:val="76F329FA"/>
    <w:rsid w:val="76FDD4AD"/>
    <w:rsid w:val="76FE8F0F"/>
    <w:rsid w:val="7702590D"/>
    <w:rsid w:val="7707A6D8"/>
    <w:rsid w:val="77088B56"/>
    <w:rsid w:val="772135FF"/>
    <w:rsid w:val="77237183"/>
    <w:rsid w:val="773C0B2E"/>
    <w:rsid w:val="774D76B5"/>
    <w:rsid w:val="7761A50E"/>
    <w:rsid w:val="776DA505"/>
    <w:rsid w:val="776F6EA6"/>
    <w:rsid w:val="777D0B7B"/>
    <w:rsid w:val="777D4011"/>
    <w:rsid w:val="7793ECC2"/>
    <w:rsid w:val="77949ECD"/>
    <w:rsid w:val="77974299"/>
    <w:rsid w:val="7798FC5A"/>
    <w:rsid w:val="779C1749"/>
    <w:rsid w:val="77A1618C"/>
    <w:rsid w:val="77A39D61"/>
    <w:rsid w:val="77A6206A"/>
    <w:rsid w:val="77AACCF5"/>
    <w:rsid w:val="77BF4C34"/>
    <w:rsid w:val="77C7AC30"/>
    <w:rsid w:val="77C9414B"/>
    <w:rsid w:val="77D85E07"/>
    <w:rsid w:val="77DA9B3F"/>
    <w:rsid w:val="77E4F9C2"/>
    <w:rsid w:val="77EB0B86"/>
    <w:rsid w:val="77F3B121"/>
    <w:rsid w:val="77F505DB"/>
    <w:rsid w:val="77FA1C02"/>
    <w:rsid w:val="77FD0BB3"/>
    <w:rsid w:val="7802B6A3"/>
    <w:rsid w:val="780668A0"/>
    <w:rsid w:val="780B9C85"/>
    <w:rsid w:val="780CCB41"/>
    <w:rsid w:val="78220B72"/>
    <w:rsid w:val="7822DC77"/>
    <w:rsid w:val="78261767"/>
    <w:rsid w:val="782FBC6C"/>
    <w:rsid w:val="783E0A5B"/>
    <w:rsid w:val="7841E867"/>
    <w:rsid w:val="7843DB7E"/>
    <w:rsid w:val="78444748"/>
    <w:rsid w:val="78533A1B"/>
    <w:rsid w:val="786D8F13"/>
    <w:rsid w:val="786ED78A"/>
    <w:rsid w:val="786F81A0"/>
    <w:rsid w:val="7878C7E2"/>
    <w:rsid w:val="787F596F"/>
    <w:rsid w:val="788013E0"/>
    <w:rsid w:val="788D98E3"/>
    <w:rsid w:val="788FEBA5"/>
    <w:rsid w:val="789136D3"/>
    <w:rsid w:val="78973D89"/>
    <w:rsid w:val="789F8DFE"/>
    <w:rsid w:val="78A240F5"/>
    <w:rsid w:val="78AC0A92"/>
    <w:rsid w:val="78B00AE7"/>
    <w:rsid w:val="78B4B0A4"/>
    <w:rsid w:val="78B9F094"/>
    <w:rsid w:val="78C52B19"/>
    <w:rsid w:val="78C58CAB"/>
    <w:rsid w:val="78D960DC"/>
    <w:rsid w:val="78E15CBF"/>
    <w:rsid w:val="78E29079"/>
    <w:rsid w:val="78E63979"/>
    <w:rsid w:val="78F34B99"/>
    <w:rsid w:val="79002772"/>
    <w:rsid w:val="7903292F"/>
    <w:rsid w:val="7906CB8B"/>
    <w:rsid w:val="7916A991"/>
    <w:rsid w:val="791B04CF"/>
    <w:rsid w:val="791FF684"/>
    <w:rsid w:val="7928E4C7"/>
    <w:rsid w:val="793B089A"/>
    <w:rsid w:val="7940C2A0"/>
    <w:rsid w:val="79414F3C"/>
    <w:rsid w:val="794934C0"/>
    <w:rsid w:val="794D1490"/>
    <w:rsid w:val="7955383E"/>
    <w:rsid w:val="795FCF46"/>
    <w:rsid w:val="7961F1B2"/>
    <w:rsid w:val="7962A861"/>
    <w:rsid w:val="79638095"/>
    <w:rsid w:val="79684737"/>
    <w:rsid w:val="796B90A4"/>
    <w:rsid w:val="796E7717"/>
    <w:rsid w:val="7971D7D1"/>
    <w:rsid w:val="7972E74D"/>
    <w:rsid w:val="79731A6A"/>
    <w:rsid w:val="79764EF4"/>
    <w:rsid w:val="79783D3D"/>
    <w:rsid w:val="797A5214"/>
    <w:rsid w:val="7983D83E"/>
    <w:rsid w:val="79852E82"/>
    <w:rsid w:val="79865E6F"/>
    <w:rsid w:val="79A092E9"/>
    <w:rsid w:val="79A61F90"/>
    <w:rsid w:val="79A951E4"/>
    <w:rsid w:val="79AE1D8A"/>
    <w:rsid w:val="79AE3E4B"/>
    <w:rsid w:val="79AFBC21"/>
    <w:rsid w:val="79B02013"/>
    <w:rsid w:val="79D1BBFB"/>
    <w:rsid w:val="79D259B8"/>
    <w:rsid w:val="79DB3EE7"/>
    <w:rsid w:val="79DBCB2D"/>
    <w:rsid w:val="79DE904C"/>
    <w:rsid w:val="79F2BFE6"/>
    <w:rsid w:val="79F2D116"/>
    <w:rsid w:val="79F5DE61"/>
    <w:rsid w:val="79F89537"/>
    <w:rsid w:val="79F97AF2"/>
    <w:rsid w:val="7A006FA3"/>
    <w:rsid w:val="7A031D43"/>
    <w:rsid w:val="7A040617"/>
    <w:rsid w:val="7A056829"/>
    <w:rsid w:val="7A10389A"/>
    <w:rsid w:val="7A14A2A8"/>
    <w:rsid w:val="7A197B6E"/>
    <w:rsid w:val="7A1AD18A"/>
    <w:rsid w:val="7A2421C9"/>
    <w:rsid w:val="7A2D409D"/>
    <w:rsid w:val="7A2E74CA"/>
    <w:rsid w:val="7A37A2A3"/>
    <w:rsid w:val="7A3D0591"/>
    <w:rsid w:val="7A408589"/>
    <w:rsid w:val="7A45ED89"/>
    <w:rsid w:val="7A46FD2E"/>
    <w:rsid w:val="7A4EC8B1"/>
    <w:rsid w:val="7A691AE1"/>
    <w:rsid w:val="7A7DF014"/>
    <w:rsid w:val="7A7E503A"/>
    <w:rsid w:val="7A90BC15"/>
    <w:rsid w:val="7A999CB6"/>
    <w:rsid w:val="7A9B0944"/>
    <w:rsid w:val="7AAB72BA"/>
    <w:rsid w:val="7AB57A79"/>
    <w:rsid w:val="7AB817CB"/>
    <w:rsid w:val="7AD3C21F"/>
    <w:rsid w:val="7AE6BB96"/>
    <w:rsid w:val="7AEC0E11"/>
    <w:rsid w:val="7AECF21A"/>
    <w:rsid w:val="7AF614F2"/>
    <w:rsid w:val="7AFE9A58"/>
    <w:rsid w:val="7AFFEDA2"/>
    <w:rsid w:val="7B040A66"/>
    <w:rsid w:val="7B0A1E15"/>
    <w:rsid w:val="7B0EE3DE"/>
    <w:rsid w:val="7B1EE4FB"/>
    <w:rsid w:val="7B1F6AD4"/>
    <w:rsid w:val="7B26EDF2"/>
    <w:rsid w:val="7B29EBA0"/>
    <w:rsid w:val="7B3D65C9"/>
    <w:rsid w:val="7B3F6B90"/>
    <w:rsid w:val="7B416CCE"/>
    <w:rsid w:val="7B426404"/>
    <w:rsid w:val="7B47C8DC"/>
    <w:rsid w:val="7B4BB9E5"/>
    <w:rsid w:val="7B4E33BB"/>
    <w:rsid w:val="7B52AE5B"/>
    <w:rsid w:val="7B6CECAC"/>
    <w:rsid w:val="7B78C15F"/>
    <w:rsid w:val="7B78ECCA"/>
    <w:rsid w:val="7B88092D"/>
    <w:rsid w:val="7B913138"/>
    <w:rsid w:val="7B944295"/>
    <w:rsid w:val="7B9D4EC1"/>
    <w:rsid w:val="7BB56B86"/>
    <w:rsid w:val="7BB86FCE"/>
    <w:rsid w:val="7BBAE650"/>
    <w:rsid w:val="7BC416FE"/>
    <w:rsid w:val="7BC70DC7"/>
    <w:rsid w:val="7BC73D0C"/>
    <w:rsid w:val="7BD2F52C"/>
    <w:rsid w:val="7BD67A32"/>
    <w:rsid w:val="7BE8543E"/>
    <w:rsid w:val="7BFC32CD"/>
    <w:rsid w:val="7C033E86"/>
    <w:rsid w:val="7C03DA8D"/>
    <w:rsid w:val="7C3C55AC"/>
    <w:rsid w:val="7C3F7620"/>
    <w:rsid w:val="7C41B174"/>
    <w:rsid w:val="7C43E4CF"/>
    <w:rsid w:val="7C71179D"/>
    <w:rsid w:val="7C73542C"/>
    <w:rsid w:val="7C7F9673"/>
    <w:rsid w:val="7C817527"/>
    <w:rsid w:val="7C86E442"/>
    <w:rsid w:val="7C953528"/>
    <w:rsid w:val="7C9BF9E3"/>
    <w:rsid w:val="7C9E5B5E"/>
    <w:rsid w:val="7C9EA7C6"/>
    <w:rsid w:val="7CA08037"/>
    <w:rsid w:val="7CA9C89C"/>
    <w:rsid w:val="7CAD5C35"/>
    <w:rsid w:val="7CB200AD"/>
    <w:rsid w:val="7CB3888B"/>
    <w:rsid w:val="7CB59AD7"/>
    <w:rsid w:val="7CC4E6E1"/>
    <w:rsid w:val="7CC63CB7"/>
    <w:rsid w:val="7CC9485F"/>
    <w:rsid w:val="7CCBB80D"/>
    <w:rsid w:val="7CD357D6"/>
    <w:rsid w:val="7CD394AC"/>
    <w:rsid w:val="7CD5F458"/>
    <w:rsid w:val="7CE393B2"/>
    <w:rsid w:val="7CE721EF"/>
    <w:rsid w:val="7CEC6A6F"/>
    <w:rsid w:val="7CF0EF67"/>
    <w:rsid w:val="7CF1CCF3"/>
    <w:rsid w:val="7CF44D3D"/>
    <w:rsid w:val="7CF55774"/>
    <w:rsid w:val="7CF9BE4E"/>
    <w:rsid w:val="7D03E1E6"/>
    <w:rsid w:val="7D044B7E"/>
    <w:rsid w:val="7D10FF6B"/>
    <w:rsid w:val="7D1A036F"/>
    <w:rsid w:val="7D1E4C86"/>
    <w:rsid w:val="7D249043"/>
    <w:rsid w:val="7D38CFD1"/>
    <w:rsid w:val="7D55ADEB"/>
    <w:rsid w:val="7D62A268"/>
    <w:rsid w:val="7D90B242"/>
    <w:rsid w:val="7DAD12A2"/>
    <w:rsid w:val="7DB0A38D"/>
    <w:rsid w:val="7DB3FCB1"/>
    <w:rsid w:val="7DC43174"/>
    <w:rsid w:val="7DC75D1C"/>
    <w:rsid w:val="7DC9375E"/>
    <w:rsid w:val="7DCCFC06"/>
    <w:rsid w:val="7DCF7884"/>
    <w:rsid w:val="7DD29406"/>
    <w:rsid w:val="7DD4AF28"/>
    <w:rsid w:val="7DD99DFD"/>
    <w:rsid w:val="7DDC7E3A"/>
    <w:rsid w:val="7DE34ED6"/>
    <w:rsid w:val="7DE649AF"/>
    <w:rsid w:val="7DE7E6FE"/>
    <w:rsid w:val="7DED5360"/>
    <w:rsid w:val="7DFB12D6"/>
    <w:rsid w:val="7E022834"/>
    <w:rsid w:val="7E07D5E5"/>
    <w:rsid w:val="7E0E548D"/>
    <w:rsid w:val="7E1CAFBA"/>
    <w:rsid w:val="7E2063CE"/>
    <w:rsid w:val="7E26D9F4"/>
    <w:rsid w:val="7E327D97"/>
    <w:rsid w:val="7E3E9179"/>
    <w:rsid w:val="7E47BD21"/>
    <w:rsid w:val="7E4F7B06"/>
    <w:rsid w:val="7E4FADB4"/>
    <w:rsid w:val="7E6B404B"/>
    <w:rsid w:val="7E6D4739"/>
    <w:rsid w:val="7E6EA36B"/>
    <w:rsid w:val="7E7671AE"/>
    <w:rsid w:val="7E794B46"/>
    <w:rsid w:val="7E7C6230"/>
    <w:rsid w:val="7E95289C"/>
    <w:rsid w:val="7E95A3D2"/>
    <w:rsid w:val="7E9AB758"/>
    <w:rsid w:val="7E9D538A"/>
    <w:rsid w:val="7EA03A5B"/>
    <w:rsid w:val="7EA4DF09"/>
    <w:rsid w:val="7EB2FA36"/>
    <w:rsid w:val="7EB3A097"/>
    <w:rsid w:val="7EB78FA9"/>
    <w:rsid w:val="7EC32C3A"/>
    <w:rsid w:val="7EC7FF74"/>
    <w:rsid w:val="7EDFFF6B"/>
    <w:rsid w:val="7EED3278"/>
    <w:rsid w:val="7EF7530B"/>
    <w:rsid w:val="7EFE44CF"/>
    <w:rsid w:val="7F08BD24"/>
    <w:rsid w:val="7F0B50CF"/>
    <w:rsid w:val="7F1EF1D8"/>
    <w:rsid w:val="7F26CA08"/>
    <w:rsid w:val="7F27C743"/>
    <w:rsid w:val="7F2C1690"/>
    <w:rsid w:val="7F2EEB11"/>
    <w:rsid w:val="7F30596C"/>
    <w:rsid w:val="7F318084"/>
    <w:rsid w:val="7F32B0DA"/>
    <w:rsid w:val="7F546304"/>
    <w:rsid w:val="7F557105"/>
    <w:rsid w:val="7F63CD84"/>
    <w:rsid w:val="7F6402AD"/>
    <w:rsid w:val="7F658BD0"/>
    <w:rsid w:val="7F723E16"/>
    <w:rsid w:val="7F81311E"/>
    <w:rsid w:val="7F815B5A"/>
    <w:rsid w:val="7F862EF9"/>
    <w:rsid w:val="7F959B39"/>
    <w:rsid w:val="7FA6D36F"/>
    <w:rsid w:val="7FC62A47"/>
    <w:rsid w:val="7FCB9120"/>
    <w:rsid w:val="7FCD1C52"/>
    <w:rsid w:val="7FD23D9B"/>
    <w:rsid w:val="7FD3D38F"/>
    <w:rsid w:val="7FD6B345"/>
    <w:rsid w:val="7FE5098F"/>
    <w:rsid w:val="7FEA3163"/>
    <w:rsid w:val="7FF31CA1"/>
    <w:rsid w:val="7FF56520"/>
    <w:rsid w:val="7FFAE55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5A3D6"/>
  <w15:chartTrackingRefBased/>
  <w15:docId w15:val="{84E694EE-DFC6-43E5-BAEA-5ABF40150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uiPriority="9" w:qFormat="1"/>
    <w:lsdException w:name="heading 7" w:uiPriority="9" w:qFormat="1"/>
    <w:lsdException w:name="heading 8" w:uiPriority="9"/>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662"/>
    <w:pPr>
      <w:spacing w:after="160" w:line="279" w:lineRule="auto"/>
    </w:pPr>
    <w:rPr>
      <w:rFonts w:eastAsiaTheme="minorEastAsia"/>
      <w:sz w:val="24"/>
      <w:szCs w:val="24"/>
      <w:lang w:val="en-US" w:eastAsia="ja-JP"/>
    </w:rPr>
  </w:style>
  <w:style w:type="paragraph" w:styleId="Heading1">
    <w:name w:val="heading 1"/>
    <w:next w:val="Para0"/>
    <w:link w:val="Heading1Char"/>
    <w:uiPriority w:val="4"/>
    <w:qFormat/>
    <w:rsid w:val="00014779"/>
    <w:pPr>
      <w:keepNext/>
      <w:keepLines/>
      <w:pageBreakBefore/>
      <w:framePr w:w="9072" w:wrap="notBeside" w:vAnchor="text" w:hAnchor="page" w:xAlign="center" w:y="1"/>
      <w:numPr>
        <w:numId w:val="8"/>
      </w:numPr>
      <w:pBdr>
        <w:top w:val="single" w:sz="48" w:space="30" w:color="FFFFFF" w:themeColor="accent2"/>
        <w:left w:val="single" w:sz="48" w:space="5" w:color="FFFFFF" w:themeColor="accent2"/>
        <w:bottom w:val="single" w:sz="48" w:space="5" w:color="FFFFFF" w:themeColor="accent2"/>
        <w:right w:val="single" w:sz="24" w:space="5" w:color="FFFFFF" w:themeColor="accent2"/>
      </w:pBdr>
      <w:shd w:val="clear" w:color="auto" w:fill="FFFFFF" w:themeFill="accent2"/>
      <w:spacing w:after="600" w:line="720" w:lineRule="exact"/>
      <w:outlineLvl w:val="0"/>
    </w:pPr>
    <w:rPr>
      <w:rFonts w:asciiTheme="majorHAnsi" w:eastAsiaTheme="majorEastAsia" w:hAnsiTheme="majorHAnsi" w:cstheme="majorBidi"/>
      <w:b/>
      <w:color w:val="4E81BD" w:themeColor="accent5"/>
      <w:sz w:val="56"/>
      <w:szCs w:val="32"/>
    </w:rPr>
  </w:style>
  <w:style w:type="paragraph" w:styleId="Heading2">
    <w:name w:val="heading 2"/>
    <w:next w:val="Para0"/>
    <w:link w:val="Heading2Char"/>
    <w:uiPriority w:val="7"/>
    <w:qFormat/>
    <w:rsid w:val="00014779"/>
    <w:pPr>
      <w:keepNext/>
      <w:numPr>
        <w:ilvl w:val="1"/>
        <w:numId w:val="8"/>
      </w:numPr>
      <w:spacing w:before="440" w:after="240" w:line="320" w:lineRule="exact"/>
      <w:outlineLvl w:val="1"/>
    </w:pPr>
    <w:rPr>
      <w:rFonts w:eastAsiaTheme="majorEastAsia" w:cstheme="majorBidi"/>
      <w:b/>
      <w:color w:val="4E81BD" w:themeColor="accent1"/>
      <w:sz w:val="24"/>
      <w:szCs w:val="26"/>
    </w:rPr>
  </w:style>
  <w:style w:type="paragraph" w:styleId="Heading3">
    <w:name w:val="heading 3"/>
    <w:next w:val="Para0"/>
    <w:link w:val="Heading3Char"/>
    <w:uiPriority w:val="9"/>
    <w:qFormat/>
    <w:rsid w:val="00014779"/>
    <w:pPr>
      <w:keepNext/>
      <w:keepLines/>
      <w:numPr>
        <w:ilvl w:val="2"/>
        <w:numId w:val="8"/>
      </w:numPr>
      <w:spacing w:before="280" w:after="180" w:line="280" w:lineRule="exact"/>
      <w:outlineLvl w:val="2"/>
    </w:pPr>
    <w:rPr>
      <w:rFonts w:eastAsiaTheme="majorEastAsia" w:cstheme="majorBidi"/>
      <w:b/>
      <w:i/>
      <w:color w:val="000000" w:themeColor="text1"/>
      <w:szCs w:val="24"/>
    </w:rPr>
  </w:style>
  <w:style w:type="paragraph" w:styleId="Heading4">
    <w:name w:val="heading 4"/>
    <w:next w:val="Para0"/>
    <w:link w:val="Heading4Char"/>
    <w:uiPriority w:val="9"/>
    <w:qFormat/>
    <w:rsid w:val="00014779"/>
    <w:pPr>
      <w:keepNext/>
      <w:keepLines/>
      <w:numPr>
        <w:ilvl w:val="3"/>
        <w:numId w:val="8"/>
      </w:numPr>
      <w:spacing w:before="240" w:after="180" w:line="280" w:lineRule="exact"/>
      <w:outlineLvl w:val="3"/>
    </w:pPr>
    <w:rPr>
      <w:rFonts w:eastAsiaTheme="majorEastAsia" w:cstheme="majorBidi"/>
      <w:i/>
      <w:iCs/>
      <w:color w:val="3F3F3F" w:themeColor="text2"/>
    </w:rPr>
  </w:style>
  <w:style w:type="paragraph" w:styleId="Heading5">
    <w:name w:val="heading 5"/>
    <w:next w:val="Para0"/>
    <w:link w:val="Heading5Char"/>
    <w:uiPriority w:val="9"/>
    <w:qFormat/>
    <w:rsid w:val="00014779"/>
    <w:pPr>
      <w:keepNext/>
      <w:keepLines/>
      <w:numPr>
        <w:ilvl w:val="4"/>
        <w:numId w:val="8"/>
      </w:numPr>
      <w:spacing w:before="240" w:after="180" w:line="260" w:lineRule="exact"/>
      <w:outlineLvl w:val="4"/>
    </w:pPr>
    <w:rPr>
      <w:rFonts w:eastAsiaTheme="majorEastAsia" w:cstheme="majorBidi"/>
      <w:b/>
      <w:color w:val="000000" w:themeColor="text1"/>
      <w:sz w:val="20"/>
    </w:rPr>
  </w:style>
  <w:style w:type="paragraph" w:styleId="Heading6">
    <w:name w:val="heading 6"/>
    <w:aliases w:val="Part"/>
    <w:next w:val="Heading1"/>
    <w:link w:val="Heading6Char"/>
    <w:uiPriority w:val="3"/>
    <w:qFormat/>
    <w:rsid w:val="00014779"/>
    <w:pPr>
      <w:keepNext/>
      <w:pageBreakBefore/>
      <w:framePr w:w="7938" w:h="13325" w:hRule="exact" w:wrap="notBeside" w:vAnchor="page" w:hAnchor="page" w:xAlign="center" w:yAlign="center"/>
      <w:numPr>
        <w:ilvl w:val="5"/>
        <w:numId w:val="8"/>
      </w:numPr>
      <w:pBdr>
        <w:top w:val="single" w:sz="48" w:space="30" w:color="FFFFFF" w:themeColor="accent2"/>
        <w:left w:val="single" w:sz="48" w:space="30" w:color="FFFFFF" w:themeColor="accent2"/>
        <w:bottom w:val="single" w:sz="48" w:space="30" w:color="FFFFFF" w:themeColor="accent2"/>
        <w:right w:val="single" w:sz="48" w:space="30" w:color="FFFFFF" w:themeColor="accent2"/>
      </w:pBdr>
      <w:shd w:val="clear" w:color="auto" w:fill="FFFFFF" w:themeFill="accent2"/>
      <w:spacing w:after="720"/>
      <w:outlineLvl w:val="5"/>
    </w:pPr>
    <w:rPr>
      <w:rFonts w:asciiTheme="majorHAnsi" w:eastAsiaTheme="majorEastAsia" w:hAnsiTheme="majorHAnsi" w:cstheme="majorBidi"/>
      <w:b/>
      <w:color w:val="4E81BD" w:themeColor="accent5"/>
      <w:sz w:val="72"/>
    </w:rPr>
  </w:style>
  <w:style w:type="paragraph" w:styleId="Heading7">
    <w:name w:val="heading 7"/>
    <w:aliases w:val="Doc AnnX"/>
    <w:basedOn w:val="Heading9"/>
    <w:next w:val="Para0"/>
    <w:link w:val="Heading7Char"/>
    <w:uiPriority w:val="19"/>
    <w:qFormat/>
    <w:rsid w:val="00014779"/>
    <w:pPr>
      <w:numPr>
        <w:ilvl w:val="6"/>
      </w:numPr>
      <w:spacing w:after="1500" w:line="600" w:lineRule="exact"/>
      <w:outlineLvl w:val="6"/>
    </w:pPr>
  </w:style>
  <w:style w:type="paragraph" w:styleId="Heading8">
    <w:name w:val="heading 8"/>
    <w:aliases w:val="Part AnnX"/>
    <w:next w:val="Para0"/>
    <w:link w:val="Heading8Char"/>
    <w:uiPriority w:val="9"/>
    <w:rsid w:val="00B06D82"/>
    <w:pPr>
      <w:keepNext/>
      <w:pageBreakBefore/>
      <w:numPr>
        <w:ilvl w:val="7"/>
        <w:numId w:val="8"/>
      </w:numPr>
      <w:spacing w:before="1200" w:after="720"/>
      <w:jc w:val="center"/>
      <w:outlineLvl w:val="7"/>
    </w:pPr>
    <w:rPr>
      <w:rFonts w:asciiTheme="majorHAnsi" w:eastAsiaTheme="majorEastAsia" w:hAnsiTheme="majorHAnsi" w:cstheme="majorBidi"/>
      <w:b/>
      <w:color w:val="4E81BD" w:themeColor="accent1"/>
      <w:sz w:val="28"/>
      <w:szCs w:val="21"/>
    </w:rPr>
  </w:style>
  <w:style w:type="paragraph" w:styleId="Heading9">
    <w:name w:val="heading 9"/>
    <w:aliases w:val="Chap AnnX"/>
    <w:next w:val="Para0"/>
    <w:link w:val="Heading9Char"/>
    <w:uiPriority w:val="20"/>
    <w:qFormat/>
    <w:rsid w:val="00014779"/>
    <w:pPr>
      <w:keepNext/>
      <w:pageBreakBefore/>
      <w:numPr>
        <w:ilvl w:val="8"/>
        <w:numId w:val="8"/>
      </w:numPr>
      <w:spacing w:after="960" w:line="520" w:lineRule="exact"/>
      <w:outlineLvl w:val="8"/>
    </w:pPr>
    <w:rPr>
      <w:rFonts w:asciiTheme="majorHAnsi" w:eastAsiaTheme="majorEastAsia" w:hAnsiTheme="majorHAnsi" w:cstheme="majorBidi"/>
      <w:b/>
      <w:iCs/>
      <w:color w:val="4E81BD" w:themeColor="accent1"/>
      <w:sz w:val="4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
    <w:name w:val="Para"/>
    <w:link w:val="ParaChar"/>
    <w:uiPriority w:val="4"/>
    <w:qFormat/>
    <w:rsid w:val="00014779"/>
    <w:pPr>
      <w:spacing w:before="120" w:after="120" w:line="260" w:lineRule="atLeast"/>
      <w:jc w:val="both"/>
    </w:pPr>
    <w:rPr>
      <w:color w:val="000000" w:themeColor="text1"/>
      <w:sz w:val="20"/>
    </w:rPr>
  </w:style>
  <w:style w:type="paragraph" w:styleId="Title">
    <w:name w:val="Title"/>
    <w:next w:val="Para0"/>
    <w:link w:val="TitleChar"/>
    <w:qFormat/>
    <w:rsid w:val="00014779"/>
    <w:pPr>
      <w:keepNext/>
      <w:keepLines/>
      <w:pageBreakBefore/>
      <w:spacing w:after="2000" w:line="840" w:lineRule="exact"/>
      <w:outlineLvl w:val="0"/>
    </w:pPr>
    <w:rPr>
      <w:rFonts w:asciiTheme="majorHAnsi" w:eastAsiaTheme="majorEastAsia" w:hAnsiTheme="majorHAnsi" w:cstheme="majorBidi"/>
      <w:b/>
      <w:color w:val="4E81BD" w:themeColor="accent1"/>
      <w:sz w:val="72"/>
      <w:szCs w:val="56"/>
    </w:rPr>
  </w:style>
  <w:style w:type="character" w:customStyle="1" w:styleId="ParaChar">
    <w:name w:val="Para Char"/>
    <w:basedOn w:val="DefaultParagraphFont"/>
    <w:link w:val="Para0"/>
    <w:uiPriority w:val="4"/>
    <w:rsid w:val="00014779"/>
    <w:rPr>
      <w:color w:val="000000" w:themeColor="text1"/>
      <w:sz w:val="20"/>
    </w:rPr>
  </w:style>
  <w:style w:type="character" w:customStyle="1" w:styleId="TitleChar">
    <w:name w:val="Title Char"/>
    <w:basedOn w:val="DefaultParagraphFont"/>
    <w:link w:val="Title"/>
    <w:rsid w:val="00014779"/>
    <w:rPr>
      <w:rFonts w:asciiTheme="majorHAnsi" w:eastAsiaTheme="majorEastAsia" w:hAnsiTheme="majorHAnsi" w:cstheme="majorBidi"/>
      <w:b/>
      <w:color w:val="4E81BD" w:themeColor="accent1"/>
      <w:sz w:val="72"/>
      <w:szCs w:val="56"/>
    </w:rPr>
  </w:style>
  <w:style w:type="character" w:customStyle="1" w:styleId="Heading1Char">
    <w:name w:val="Heading 1 Char"/>
    <w:basedOn w:val="DefaultParagraphFont"/>
    <w:link w:val="Heading1"/>
    <w:uiPriority w:val="4"/>
    <w:rsid w:val="00014779"/>
    <w:rPr>
      <w:rFonts w:asciiTheme="majorHAnsi" w:eastAsiaTheme="majorEastAsia" w:hAnsiTheme="majorHAnsi" w:cstheme="majorBidi"/>
      <w:b/>
      <w:color w:val="4E81BD" w:themeColor="accent5"/>
      <w:sz w:val="56"/>
      <w:szCs w:val="32"/>
      <w:shd w:val="clear" w:color="auto" w:fill="FFFFFF" w:themeFill="accent2"/>
    </w:rPr>
  </w:style>
  <w:style w:type="character" w:customStyle="1" w:styleId="Heading2Char">
    <w:name w:val="Heading 2 Char"/>
    <w:basedOn w:val="DefaultParagraphFont"/>
    <w:link w:val="Heading2"/>
    <w:uiPriority w:val="7"/>
    <w:rsid w:val="00014779"/>
    <w:rPr>
      <w:rFonts w:eastAsiaTheme="majorEastAsia" w:cstheme="majorBidi"/>
      <w:b/>
      <w:color w:val="4E81BD" w:themeColor="accent1"/>
      <w:sz w:val="24"/>
      <w:szCs w:val="26"/>
    </w:rPr>
  </w:style>
  <w:style w:type="character" w:customStyle="1" w:styleId="Heading3Char">
    <w:name w:val="Heading 3 Char"/>
    <w:basedOn w:val="DefaultParagraphFont"/>
    <w:link w:val="Heading3"/>
    <w:uiPriority w:val="9"/>
    <w:rsid w:val="00014779"/>
    <w:rPr>
      <w:rFonts w:eastAsiaTheme="majorEastAsia" w:cstheme="majorBidi"/>
      <w:b/>
      <w:i/>
      <w:color w:val="000000" w:themeColor="text1"/>
      <w:szCs w:val="24"/>
    </w:rPr>
  </w:style>
  <w:style w:type="character" w:customStyle="1" w:styleId="Heading4Char">
    <w:name w:val="Heading 4 Char"/>
    <w:basedOn w:val="DefaultParagraphFont"/>
    <w:link w:val="Heading4"/>
    <w:uiPriority w:val="9"/>
    <w:rsid w:val="00014779"/>
    <w:rPr>
      <w:rFonts w:eastAsiaTheme="majorEastAsia" w:cstheme="majorBidi"/>
      <w:i/>
      <w:iCs/>
      <w:color w:val="3F3F3F" w:themeColor="text2"/>
    </w:rPr>
  </w:style>
  <w:style w:type="character" w:customStyle="1" w:styleId="Heading5Char">
    <w:name w:val="Heading 5 Char"/>
    <w:basedOn w:val="DefaultParagraphFont"/>
    <w:link w:val="Heading5"/>
    <w:uiPriority w:val="9"/>
    <w:rsid w:val="00014779"/>
    <w:rPr>
      <w:rFonts w:eastAsiaTheme="majorEastAsia" w:cstheme="majorBidi"/>
      <w:b/>
      <w:color w:val="000000" w:themeColor="text1"/>
      <w:sz w:val="20"/>
    </w:rPr>
  </w:style>
  <w:style w:type="character" w:customStyle="1" w:styleId="Heading6Char">
    <w:name w:val="Heading 6 Char"/>
    <w:aliases w:val="Part Char"/>
    <w:basedOn w:val="DefaultParagraphFont"/>
    <w:link w:val="Heading6"/>
    <w:uiPriority w:val="3"/>
    <w:rsid w:val="00014779"/>
    <w:rPr>
      <w:rFonts w:asciiTheme="majorHAnsi" w:eastAsiaTheme="majorEastAsia" w:hAnsiTheme="majorHAnsi" w:cstheme="majorBidi"/>
      <w:b/>
      <w:color w:val="4E81BD" w:themeColor="accent5"/>
      <w:sz w:val="72"/>
      <w:shd w:val="clear" w:color="auto" w:fill="FFFFFF" w:themeFill="accent2"/>
    </w:rPr>
  </w:style>
  <w:style w:type="character" w:customStyle="1" w:styleId="Heading7Char">
    <w:name w:val="Heading 7 Char"/>
    <w:aliases w:val="Doc AnnX Char"/>
    <w:basedOn w:val="DefaultParagraphFont"/>
    <w:link w:val="Heading7"/>
    <w:uiPriority w:val="19"/>
    <w:rsid w:val="00014779"/>
    <w:rPr>
      <w:rFonts w:asciiTheme="majorHAnsi" w:eastAsiaTheme="majorEastAsia" w:hAnsiTheme="majorHAnsi" w:cstheme="majorBidi"/>
      <w:b/>
      <w:iCs/>
      <w:color w:val="4E81BD" w:themeColor="accent1"/>
      <w:sz w:val="48"/>
      <w:szCs w:val="21"/>
    </w:rPr>
  </w:style>
  <w:style w:type="character" w:customStyle="1" w:styleId="Heading8Char">
    <w:name w:val="Heading 8 Char"/>
    <w:aliases w:val="Part AnnX Char"/>
    <w:basedOn w:val="DefaultParagraphFont"/>
    <w:link w:val="Heading8"/>
    <w:uiPriority w:val="9"/>
    <w:rsid w:val="00B06D82"/>
    <w:rPr>
      <w:rFonts w:asciiTheme="majorHAnsi" w:eastAsiaTheme="majorEastAsia" w:hAnsiTheme="majorHAnsi" w:cstheme="majorBidi"/>
      <w:b/>
      <w:color w:val="4E81BD" w:themeColor="accent1"/>
      <w:sz w:val="28"/>
      <w:szCs w:val="21"/>
    </w:rPr>
  </w:style>
  <w:style w:type="character" w:customStyle="1" w:styleId="Heading9Char">
    <w:name w:val="Heading 9 Char"/>
    <w:aliases w:val="Chap AnnX Char"/>
    <w:basedOn w:val="DefaultParagraphFont"/>
    <w:link w:val="Heading9"/>
    <w:uiPriority w:val="20"/>
    <w:rsid w:val="00014779"/>
    <w:rPr>
      <w:rFonts w:asciiTheme="majorHAnsi" w:eastAsiaTheme="majorEastAsia" w:hAnsiTheme="majorHAnsi" w:cstheme="majorBidi"/>
      <w:b/>
      <w:iCs/>
      <w:color w:val="4E81BD" w:themeColor="accent1"/>
      <w:sz w:val="48"/>
      <w:szCs w:val="21"/>
    </w:rPr>
  </w:style>
  <w:style w:type="paragraph" w:customStyle="1" w:styleId="Title2">
    <w:name w:val="Title 2"/>
    <w:next w:val="Para0"/>
    <w:uiPriority w:val="1"/>
    <w:qFormat/>
    <w:rsid w:val="00014779"/>
    <w:pPr>
      <w:keepNext/>
      <w:spacing w:before="360" w:after="240" w:line="320" w:lineRule="exact"/>
      <w:outlineLvl w:val="1"/>
    </w:pPr>
    <w:rPr>
      <w:rFonts w:eastAsiaTheme="majorEastAsia" w:cstheme="majorBidi"/>
      <w:b/>
      <w:color w:val="4E81BD" w:themeColor="accent1"/>
      <w:sz w:val="24"/>
      <w:szCs w:val="26"/>
    </w:rPr>
  </w:style>
  <w:style w:type="paragraph" w:customStyle="1" w:styleId="Title3">
    <w:name w:val="Title 3"/>
    <w:next w:val="Para0"/>
    <w:uiPriority w:val="2"/>
    <w:qFormat/>
    <w:rsid w:val="00014779"/>
    <w:pPr>
      <w:keepNext/>
      <w:spacing w:before="280" w:after="180" w:line="280" w:lineRule="exact"/>
      <w:outlineLvl w:val="2"/>
    </w:pPr>
    <w:rPr>
      <w:rFonts w:eastAsiaTheme="majorEastAsia" w:cstheme="majorBidi"/>
      <w:b/>
      <w:i/>
      <w:color w:val="000000" w:themeColor="text1"/>
      <w:szCs w:val="24"/>
    </w:rPr>
  </w:style>
  <w:style w:type="paragraph" w:customStyle="1" w:styleId="Abstract">
    <w:name w:val="Abstract"/>
    <w:uiPriority w:val="5"/>
    <w:qFormat/>
    <w:rsid w:val="00014779"/>
    <w:pPr>
      <w:pBdr>
        <w:top w:val="single" w:sz="12" w:space="12" w:color="4E81BD" w:themeColor="accent1"/>
        <w:bottom w:val="single" w:sz="36" w:space="12" w:color="4E81BD" w:themeColor="accent1"/>
      </w:pBdr>
      <w:spacing w:before="3000" w:after="60" w:line="320" w:lineRule="exact"/>
      <w:ind w:left="1247"/>
      <w:contextualSpacing/>
    </w:pPr>
    <w:rPr>
      <w:color w:val="4E81BD" w:themeColor="accent1"/>
      <w:sz w:val="24"/>
    </w:rPr>
  </w:style>
  <w:style w:type="paragraph" w:customStyle="1" w:styleId="Para">
    <w:name w:val="Para #"/>
    <w:uiPriority w:val="4"/>
    <w:qFormat/>
    <w:rsid w:val="00014779"/>
    <w:pPr>
      <w:numPr>
        <w:numId w:val="5"/>
      </w:numPr>
      <w:spacing w:before="120" w:after="120" w:line="260" w:lineRule="atLeast"/>
      <w:jc w:val="both"/>
    </w:pPr>
    <w:rPr>
      <w:sz w:val="20"/>
    </w:rPr>
  </w:style>
  <w:style w:type="paragraph" w:customStyle="1" w:styleId="NumberedList">
    <w:name w:val="Numbered List"/>
    <w:uiPriority w:val="12"/>
    <w:qFormat/>
    <w:rsid w:val="00014779"/>
    <w:pPr>
      <w:numPr>
        <w:numId w:val="6"/>
      </w:numPr>
      <w:spacing w:after="60" w:line="260" w:lineRule="exact"/>
      <w:jc w:val="both"/>
    </w:pPr>
    <w:rPr>
      <w:color w:val="000000" w:themeColor="text1"/>
      <w:sz w:val="20"/>
    </w:rPr>
  </w:style>
  <w:style w:type="paragraph" w:customStyle="1" w:styleId="BulletedList">
    <w:name w:val="Bulleted List"/>
    <w:uiPriority w:val="12"/>
    <w:qFormat/>
    <w:rsid w:val="00014779"/>
    <w:pPr>
      <w:numPr>
        <w:numId w:val="7"/>
      </w:numPr>
      <w:spacing w:after="60" w:line="260" w:lineRule="exact"/>
      <w:jc w:val="both"/>
    </w:pPr>
    <w:rPr>
      <w:color w:val="000000" w:themeColor="text1"/>
      <w:sz w:val="20"/>
    </w:rPr>
  </w:style>
  <w:style w:type="paragraph" w:styleId="ListParagraph">
    <w:name w:val="List Paragraph"/>
    <w:basedOn w:val="Normal"/>
    <w:uiPriority w:val="34"/>
    <w:semiHidden/>
    <w:rsid w:val="004230BA"/>
    <w:pPr>
      <w:ind w:left="720"/>
      <w:contextualSpacing/>
    </w:pPr>
  </w:style>
  <w:style w:type="paragraph" w:customStyle="1" w:styleId="CaptionSubtitle">
    <w:name w:val="Caption Subtitle"/>
    <w:next w:val="Para0"/>
    <w:qFormat/>
    <w:rsid w:val="00014779"/>
    <w:pPr>
      <w:keepNext/>
      <w:spacing w:after="180" w:line="260" w:lineRule="exact"/>
    </w:pPr>
    <w:rPr>
      <w:rFonts w:asciiTheme="majorHAnsi" w:hAnsiTheme="majorHAnsi"/>
      <w:color w:val="000000" w:themeColor="text1"/>
    </w:rPr>
  </w:style>
  <w:style w:type="paragraph" w:styleId="Caption">
    <w:name w:val="caption"/>
    <w:next w:val="CaptionSubtitle"/>
    <w:uiPriority w:val="35"/>
    <w:unhideWhenUsed/>
    <w:rsid w:val="00196642"/>
    <w:pPr>
      <w:keepNext/>
      <w:spacing w:before="360" w:after="180" w:line="280" w:lineRule="exact"/>
    </w:pPr>
    <w:rPr>
      <w:rFonts w:asciiTheme="majorHAnsi" w:hAnsiTheme="majorHAnsi"/>
      <w:b/>
      <w:iCs/>
      <w:color w:val="4E81BD" w:themeColor="accent1"/>
      <w:sz w:val="24"/>
      <w:szCs w:val="18"/>
    </w:rPr>
  </w:style>
  <w:style w:type="paragraph" w:customStyle="1" w:styleId="BoxHeading">
    <w:name w:val="Box Heading"/>
    <w:next w:val="Para0"/>
    <w:uiPriority w:val="11"/>
    <w:qFormat/>
    <w:rsid w:val="00014779"/>
    <w:pPr>
      <w:keepNext/>
      <w:spacing w:before="180" w:after="120"/>
    </w:pPr>
    <w:rPr>
      <w:rFonts w:asciiTheme="majorHAnsi" w:hAnsiTheme="majorHAnsi"/>
      <w:b/>
      <w:color w:val="000000" w:themeColor="text1"/>
    </w:rPr>
  </w:style>
  <w:style w:type="paragraph" w:customStyle="1" w:styleId="Sourcenotes">
    <w:name w:val="Source &amp; notes"/>
    <w:uiPriority w:val="16"/>
    <w:qFormat/>
    <w:rsid w:val="00014779"/>
    <w:pPr>
      <w:keepLines/>
      <w:spacing w:before="120" w:after="360" w:line="220" w:lineRule="exact"/>
      <w:contextualSpacing/>
      <w:jc w:val="both"/>
    </w:pPr>
    <w:rPr>
      <w:rFonts w:asciiTheme="majorHAnsi" w:hAnsiTheme="majorHAnsi"/>
      <w:color w:val="000000" w:themeColor="text1"/>
      <w:sz w:val="18"/>
    </w:rPr>
  </w:style>
  <w:style w:type="paragraph" w:customStyle="1" w:styleId="TableCell">
    <w:name w:val="Table Cell"/>
    <w:basedOn w:val="Normal"/>
    <w:uiPriority w:val="9"/>
    <w:qFormat/>
    <w:rsid w:val="00014779"/>
    <w:pPr>
      <w:spacing w:before="10" w:after="20" w:line="200" w:lineRule="exact"/>
      <w:jc w:val="right"/>
    </w:pPr>
    <w:rPr>
      <w:rFonts w:ascii="Arial Narrow" w:hAnsi="Arial Narrow"/>
      <w:color w:val="000000" w:themeColor="text1"/>
      <w:sz w:val="17"/>
    </w:rPr>
  </w:style>
  <w:style w:type="paragraph" w:customStyle="1" w:styleId="TableRow">
    <w:name w:val="Table Row"/>
    <w:qFormat/>
    <w:rsid w:val="00014779"/>
    <w:pPr>
      <w:spacing w:before="10" w:after="20" w:line="200" w:lineRule="exact"/>
    </w:pPr>
    <w:rPr>
      <w:rFonts w:ascii="Arial Narrow" w:hAnsi="Arial Narrow"/>
      <w:color w:val="000000" w:themeColor="text1"/>
      <w:sz w:val="17"/>
    </w:rPr>
  </w:style>
  <w:style w:type="paragraph" w:customStyle="1" w:styleId="TableColumn">
    <w:name w:val="Table Column"/>
    <w:qFormat/>
    <w:rsid w:val="00014779"/>
    <w:pPr>
      <w:spacing w:before="20" w:after="0" w:line="220" w:lineRule="exact"/>
      <w:jc w:val="center"/>
    </w:pPr>
    <w:rPr>
      <w:rFonts w:ascii="Arial Narrow" w:hAnsi="Arial Narrow"/>
      <w:color w:val="000000" w:themeColor="text1"/>
      <w:sz w:val="18"/>
    </w:rPr>
  </w:style>
  <w:style w:type="paragraph" w:customStyle="1" w:styleId="Quotationshort">
    <w:name w:val="Quotation (short)"/>
    <w:uiPriority w:val="17"/>
    <w:qFormat/>
    <w:rsid w:val="00014779"/>
    <w:pPr>
      <w:spacing w:before="360" w:after="360" w:line="360" w:lineRule="exact"/>
      <w:ind w:left="2268"/>
      <w:jc w:val="both"/>
    </w:pPr>
    <w:rPr>
      <w:rFonts w:asciiTheme="majorHAnsi" w:hAnsiTheme="majorHAnsi"/>
      <w:iCs/>
      <w:color w:val="4E81BD" w:themeColor="accent1"/>
      <w:sz w:val="28"/>
    </w:rPr>
  </w:style>
  <w:style w:type="paragraph" w:styleId="Quote">
    <w:name w:val="Quote"/>
    <w:aliases w:val="Quotation (long)"/>
    <w:basedOn w:val="Normal"/>
    <w:link w:val="QuoteChar"/>
    <w:uiPriority w:val="18"/>
    <w:qFormat/>
    <w:rsid w:val="00014779"/>
    <w:pPr>
      <w:pBdr>
        <w:left w:val="single" w:sz="18" w:space="4" w:color="7F7F7F" w:themeColor="text1" w:themeTint="80"/>
      </w:pBdr>
      <w:spacing w:before="180" w:after="180"/>
      <w:ind w:left="680" w:right="680"/>
    </w:pPr>
    <w:rPr>
      <w:rFonts w:asciiTheme="majorHAnsi" w:hAnsiTheme="majorHAnsi"/>
      <w:i/>
      <w:iCs/>
      <w:color w:val="000000" w:themeColor="text1"/>
      <w:sz w:val="20"/>
    </w:rPr>
  </w:style>
  <w:style w:type="character" w:customStyle="1" w:styleId="QuoteChar">
    <w:name w:val="Quote Char"/>
    <w:aliases w:val="Quotation (long) Char"/>
    <w:basedOn w:val="DefaultParagraphFont"/>
    <w:link w:val="Quote"/>
    <w:uiPriority w:val="18"/>
    <w:rsid w:val="00014779"/>
    <w:rPr>
      <w:rFonts w:asciiTheme="majorHAnsi" w:hAnsiTheme="majorHAnsi"/>
      <w:i/>
      <w:iCs/>
      <w:color w:val="000000" w:themeColor="text1"/>
      <w:sz w:val="20"/>
    </w:rPr>
  </w:style>
  <w:style w:type="paragraph" w:customStyle="1" w:styleId="AnnexH2">
    <w:name w:val="Annex H2"/>
    <w:next w:val="Para0"/>
    <w:uiPriority w:val="21"/>
    <w:qFormat/>
    <w:rsid w:val="00014779"/>
    <w:pPr>
      <w:keepNext/>
      <w:spacing w:before="360" w:after="240" w:line="320" w:lineRule="exact"/>
      <w:outlineLvl w:val="2"/>
    </w:pPr>
    <w:rPr>
      <w:b/>
      <w:color w:val="4E81BD" w:themeColor="accent1"/>
      <w:sz w:val="24"/>
    </w:rPr>
  </w:style>
  <w:style w:type="paragraph" w:customStyle="1" w:styleId="AnnexH3">
    <w:name w:val="Annex H3"/>
    <w:next w:val="Para0"/>
    <w:uiPriority w:val="21"/>
    <w:qFormat/>
    <w:rsid w:val="00014779"/>
    <w:pPr>
      <w:keepNext/>
      <w:keepLines/>
      <w:spacing w:before="280" w:after="180" w:line="280" w:lineRule="exact"/>
      <w:outlineLvl w:val="3"/>
    </w:pPr>
    <w:rPr>
      <w:b/>
      <w:i/>
      <w:color w:val="3F3F3F" w:themeColor="text2"/>
    </w:rPr>
  </w:style>
  <w:style w:type="paragraph" w:customStyle="1" w:styleId="Disclaimer">
    <w:name w:val="Disclaimer"/>
    <w:basedOn w:val="Para0"/>
    <w:rsid w:val="00326CAE"/>
    <w:pPr>
      <w:pBdr>
        <w:top w:val="single" w:sz="4" w:space="6" w:color="auto"/>
      </w:pBdr>
      <w:spacing w:before="0" w:line="220" w:lineRule="exact"/>
    </w:pPr>
    <w:rPr>
      <w:sz w:val="18"/>
    </w:rPr>
  </w:style>
  <w:style w:type="paragraph" w:customStyle="1" w:styleId="Action">
    <w:name w:val="Action"/>
    <w:basedOn w:val="Para0"/>
    <w:next w:val="Heading2"/>
    <w:rsid w:val="00326CAE"/>
    <w:rPr>
      <w:u w:val="single"/>
    </w:rPr>
  </w:style>
  <w:style w:type="paragraph" w:customStyle="1" w:styleId="Annotation">
    <w:name w:val="Annotation"/>
    <w:basedOn w:val="Normal"/>
    <w:rsid w:val="004243B4"/>
    <w:pPr>
      <w:numPr>
        <w:numId w:val="2"/>
      </w:numPr>
      <w:pBdr>
        <w:bottom w:val="single" w:sz="4" w:space="10" w:color="auto"/>
      </w:pBdr>
      <w:spacing w:before="120" w:after="120"/>
      <w:ind w:left="981" w:hanging="414"/>
    </w:pPr>
  </w:style>
  <w:style w:type="paragraph" w:styleId="Bibliography">
    <w:name w:val="Bibliography"/>
    <w:basedOn w:val="Normal"/>
    <w:next w:val="Normal"/>
    <w:uiPriority w:val="37"/>
    <w:unhideWhenUsed/>
    <w:rsid w:val="00033E50"/>
    <w:pPr>
      <w:spacing w:after="60" w:line="260" w:lineRule="exact"/>
      <w:ind w:left="284" w:hanging="284"/>
    </w:pPr>
    <w:rPr>
      <w:sz w:val="20"/>
    </w:rPr>
  </w:style>
  <w:style w:type="paragraph" w:customStyle="1" w:styleId="Break">
    <w:name w:val="Break"/>
    <w:basedOn w:val="Normal"/>
    <w:next w:val="Time"/>
    <w:rsid w:val="00CA2765"/>
    <w:pPr>
      <w:pBdr>
        <w:top w:val="single" w:sz="4" w:space="4" w:color="auto"/>
        <w:bottom w:val="single" w:sz="4" w:space="4" w:color="auto"/>
      </w:pBdr>
      <w:shd w:val="pct5" w:color="auto" w:fill="auto"/>
      <w:jc w:val="center"/>
    </w:pPr>
    <w:rPr>
      <w:i/>
    </w:rPr>
  </w:style>
  <w:style w:type="paragraph" w:customStyle="1" w:styleId="Time">
    <w:name w:val="Time"/>
    <w:basedOn w:val="Normal"/>
    <w:next w:val="Para0"/>
    <w:rsid w:val="00E67FB6"/>
    <w:pPr>
      <w:keepNext/>
      <w:spacing w:before="240" w:after="120"/>
      <w:ind w:left="851"/>
    </w:pPr>
    <w:rPr>
      <w:b/>
      <w:i/>
    </w:rPr>
  </w:style>
  <w:style w:type="paragraph" w:customStyle="1" w:styleId="Conclusion">
    <w:name w:val="Conclusion"/>
    <w:basedOn w:val="Para0"/>
    <w:next w:val="Heading1"/>
    <w:rsid w:val="0052749E"/>
    <w:pPr>
      <w:jc w:val="center"/>
    </w:pPr>
    <w:rPr>
      <w:b/>
    </w:rPr>
  </w:style>
  <w:style w:type="character" w:styleId="EndnoteReference">
    <w:name w:val="endnote reference"/>
    <w:basedOn w:val="DefaultParagraphFont"/>
    <w:uiPriority w:val="99"/>
    <w:semiHidden/>
    <w:unhideWhenUsed/>
    <w:rsid w:val="00F443C5"/>
    <w:rPr>
      <w:rFonts w:asciiTheme="minorHAnsi" w:hAnsiTheme="minorHAnsi"/>
      <w:sz w:val="22"/>
      <w:vertAlign w:val="superscript"/>
    </w:rPr>
  </w:style>
  <w:style w:type="paragraph" w:styleId="FootnoteText">
    <w:name w:val="footnote text"/>
    <w:link w:val="FootnoteTextChar"/>
    <w:uiPriority w:val="99"/>
    <w:semiHidden/>
    <w:unhideWhenUsed/>
    <w:rsid w:val="00EA6A82"/>
    <w:pPr>
      <w:spacing w:after="120" w:line="240" w:lineRule="exact"/>
      <w:jc w:val="both"/>
    </w:pPr>
    <w:rPr>
      <w:sz w:val="18"/>
      <w:szCs w:val="20"/>
    </w:rPr>
  </w:style>
  <w:style w:type="character" w:customStyle="1" w:styleId="FootnoteTextChar">
    <w:name w:val="Footnote Text Char"/>
    <w:basedOn w:val="DefaultParagraphFont"/>
    <w:link w:val="FootnoteText"/>
    <w:uiPriority w:val="99"/>
    <w:semiHidden/>
    <w:rsid w:val="00EA6A82"/>
    <w:rPr>
      <w:sz w:val="18"/>
      <w:szCs w:val="20"/>
    </w:rPr>
  </w:style>
  <w:style w:type="paragraph" w:styleId="EndnoteText">
    <w:name w:val="endnote text"/>
    <w:link w:val="EndnoteTextChar"/>
    <w:uiPriority w:val="99"/>
    <w:semiHidden/>
    <w:unhideWhenUsed/>
    <w:rsid w:val="000A5133"/>
    <w:pPr>
      <w:jc w:val="both"/>
    </w:pPr>
    <w:rPr>
      <w:sz w:val="20"/>
      <w:szCs w:val="20"/>
    </w:rPr>
  </w:style>
  <w:style w:type="character" w:customStyle="1" w:styleId="EndnoteTextChar">
    <w:name w:val="Endnote Text Char"/>
    <w:basedOn w:val="DefaultParagraphFont"/>
    <w:link w:val="EndnoteText"/>
    <w:uiPriority w:val="99"/>
    <w:semiHidden/>
    <w:rsid w:val="000A5133"/>
    <w:rPr>
      <w:sz w:val="20"/>
      <w:szCs w:val="20"/>
    </w:rPr>
  </w:style>
  <w:style w:type="paragraph" w:customStyle="1" w:styleId="Figure">
    <w:name w:val="Figure"/>
    <w:basedOn w:val="Normal"/>
    <w:rsid w:val="000E2815"/>
    <w:pPr>
      <w:jc w:val="center"/>
    </w:pPr>
  </w:style>
  <w:style w:type="paragraph" w:styleId="Footer">
    <w:name w:val="footer"/>
    <w:basedOn w:val="Normal"/>
    <w:link w:val="FooterChar"/>
    <w:uiPriority w:val="99"/>
    <w:rsid w:val="00404A52"/>
    <w:pPr>
      <w:tabs>
        <w:tab w:val="center" w:pos="4513"/>
        <w:tab w:val="right" w:pos="9026"/>
      </w:tabs>
      <w:spacing w:before="120"/>
      <w:jc w:val="center"/>
    </w:pPr>
    <w:rPr>
      <w:caps/>
      <w:sz w:val="16"/>
    </w:rPr>
  </w:style>
  <w:style w:type="character" w:customStyle="1" w:styleId="FooterChar">
    <w:name w:val="Footer Char"/>
    <w:basedOn w:val="DefaultParagraphFont"/>
    <w:link w:val="Footer"/>
    <w:uiPriority w:val="99"/>
    <w:rsid w:val="00404A52"/>
    <w:rPr>
      <w:caps/>
      <w:sz w:val="16"/>
    </w:rPr>
  </w:style>
  <w:style w:type="paragraph" w:customStyle="1" w:styleId="Para1">
    <w:name w:val="Para #.#"/>
    <w:basedOn w:val="Para"/>
    <w:uiPriority w:val="4"/>
    <w:rsid w:val="00EC45EF"/>
    <w:pPr>
      <w:tabs>
        <w:tab w:val="left" w:pos="1361"/>
      </w:tabs>
    </w:pPr>
  </w:style>
  <w:style w:type="paragraph" w:customStyle="1" w:styleId="CoverNormal">
    <w:name w:val="CoverNormal"/>
    <w:basedOn w:val="Normal"/>
    <w:link w:val="CoverNormalChar"/>
    <w:rsid w:val="00EF6B7C"/>
    <w:rPr>
      <w:rFonts w:asciiTheme="majorHAnsi" w:hAnsiTheme="majorHAnsi"/>
    </w:rPr>
  </w:style>
  <w:style w:type="paragraph" w:customStyle="1" w:styleId="CoverAbstract">
    <w:name w:val="CoverAbstract"/>
    <w:basedOn w:val="CoverNormal"/>
    <w:semiHidden/>
    <w:rsid w:val="00EC45EF"/>
  </w:style>
  <w:style w:type="paragraph" w:customStyle="1" w:styleId="CoverCancel">
    <w:name w:val="CoverCancel"/>
    <w:basedOn w:val="CoverNormal"/>
    <w:link w:val="CoverCancelChar"/>
    <w:rsid w:val="00EC45EF"/>
    <w:pPr>
      <w:spacing w:before="240" w:after="120" w:line="312" w:lineRule="auto"/>
      <w:jc w:val="center"/>
    </w:pPr>
    <w:rPr>
      <w:b/>
    </w:rPr>
  </w:style>
  <w:style w:type="paragraph" w:customStyle="1" w:styleId="CoverClassification">
    <w:name w:val="CoverClassification"/>
    <w:basedOn w:val="CoverNormal"/>
    <w:rsid w:val="00EC45EF"/>
    <w:rPr>
      <w:b/>
    </w:rPr>
  </w:style>
  <w:style w:type="paragraph" w:customStyle="1" w:styleId="CoverCommittee">
    <w:name w:val="CoverCommittee"/>
    <w:basedOn w:val="CoverNormal"/>
    <w:rsid w:val="00EC45EF"/>
    <w:rPr>
      <w:b/>
    </w:rPr>
  </w:style>
  <w:style w:type="character" w:customStyle="1" w:styleId="CoverCote">
    <w:name w:val="CoverCote"/>
    <w:basedOn w:val="DefaultParagraphFont"/>
    <w:rsid w:val="00EF6B7C"/>
    <w:rPr>
      <w:rFonts w:asciiTheme="majorHAnsi" w:hAnsiTheme="majorHAnsi"/>
      <w:b/>
      <w:caps/>
      <w:smallCaps w:val="0"/>
      <w:sz w:val="22"/>
    </w:rPr>
  </w:style>
  <w:style w:type="paragraph" w:customStyle="1" w:styleId="CoverDate">
    <w:name w:val="CoverDate"/>
    <w:basedOn w:val="CoverNormal"/>
    <w:link w:val="CoverDateChar"/>
    <w:rsid w:val="00EC45EF"/>
    <w:pPr>
      <w:spacing w:before="40" w:after="40"/>
      <w:jc w:val="right"/>
    </w:pPr>
    <w:rPr>
      <w:b/>
      <w:sz w:val="18"/>
    </w:rPr>
  </w:style>
  <w:style w:type="paragraph" w:customStyle="1" w:styleId="CoverDisclaimer">
    <w:name w:val="CoverDisclaimer"/>
    <w:basedOn w:val="CoverNormal"/>
    <w:rsid w:val="00C3172F"/>
    <w:pPr>
      <w:spacing w:line="312" w:lineRule="auto"/>
      <w:jc w:val="both"/>
    </w:pPr>
    <w:rPr>
      <w:b/>
      <w:i/>
      <w:sz w:val="16"/>
    </w:rPr>
  </w:style>
  <w:style w:type="paragraph" w:customStyle="1" w:styleId="CoverInformation">
    <w:name w:val="CoverInformation"/>
    <w:basedOn w:val="CoverNormal"/>
    <w:rsid w:val="00EF6B7C"/>
  </w:style>
  <w:style w:type="paragraph" w:customStyle="1" w:styleId="CoverJobTicket">
    <w:name w:val="CoverJobTicket"/>
    <w:basedOn w:val="CoverNormal"/>
    <w:rsid w:val="00C3172F"/>
    <w:rPr>
      <w:b/>
    </w:rPr>
  </w:style>
  <w:style w:type="paragraph" w:customStyle="1" w:styleId="CoverLanguage">
    <w:name w:val="CoverLanguage"/>
    <w:basedOn w:val="CoverNormal"/>
    <w:rsid w:val="00C3172F"/>
    <w:pPr>
      <w:jc w:val="right"/>
    </w:pPr>
    <w:rPr>
      <w:b/>
    </w:rPr>
  </w:style>
  <w:style w:type="paragraph" w:customStyle="1" w:styleId="CoverPwbCode">
    <w:name w:val="CoverPwbCode"/>
    <w:basedOn w:val="CoverNormal"/>
    <w:rsid w:val="00C3172F"/>
    <w:pPr>
      <w:spacing w:after="120"/>
    </w:pPr>
    <w:rPr>
      <w:b/>
    </w:rPr>
  </w:style>
  <w:style w:type="paragraph" w:customStyle="1" w:styleId="CoverSeriesTitlePublication">
    <w:name w:val="CoverSeriesTitlePublication"/>
    <w:basedOn w:val="CoverNormal"/>
    <w:rsid w:val="00C3172F"/>
    <w:pPr>
      <w:spacing w:after="40"/>
    </w:pPr>
    <w:rPr>
      <w:sz w:val="32"/>
    </w:rPr>
  </w:style>
  <w:style w:type="paragraph" w:customStyle="1" w:styleId="CoverSubTitle">
    <w:name w:val="CoverSubTitle"/>
    <w:basedOn w:val="CoverNormal"/>
    <w:link w:val="CoverSubTitleChar"/>
    <w:rsid w:val="00C3172F"/>
    <w:rPr>
      <w:b/>
    </w:rPr>
  </w:style>
  <w:style w:type="paragraph" w:customStyle="1" w:styleId="CoverSubtitlePublication">
    <w:name w:val="CoverSubtitlePublication"/>
    <w:basedOn w:val="CoverNormal"/>
    <w:rsid w:val="00C3172F"/>
    <w:pPr>
      <w:jc w:val="center"/>
    </w:pPr>
    <w:rPr>
      <w:sz w:val="40"/>
    </w:rPr>
  </w:style>
  <w:style w:type="character" w:customStyle="1" w:styleId="CoverTable">
    <w:name w:val="CoverTable"/>
    <w:uiPriority w:val="1"/>
    <w:semiHidden/>
    <w:rsid w:val="00C3172F"/>
  </w:style>
  <w:style w:type="paragraph" w:customStyle="1" w:styleId="CoverTitle">
    <w:name w:val="CoverTitle"/>
    <w:basedOn w:val="CoverNormal"/>
    <w:link w:val="CoverTitleChar"/>
    <w:rsid w:val="00C3172F"/>
    <w:pPr>
      <w:spacing w:after="240"/>
    </w:pPr>
    <w:rPr>
      <w:b/>
    </w:rPr>
  </w:style>
  <w:style w:type="paragraph" w:customStyle="1" w:styleId="CoverTitlePublication">
    <w:name w:val="CoverTitlePublication"/>
    <w:basedOn w:val="CoverNormal"/>
    <w:rsid w:val="00C3172F"/>
    <w:pPr>
      <w:jc w:val="center"/>
    </w:pPr>
    <w:rPr>
      <w:b/>
      <w:sz w:val="52"/>
    </w:rPr>
  </w:style>
  <w:style w:type="paragraph" w:customStyle="1" w:styleId="CoverWorkingParty">
    <w:name w:val="CoverWorkingParty"/>
    <w:basedOn w:val="CoverNormal"/>
    <w:rsid w:val="00C3172F"/>
    <w:rPr>
      <w:b/>
    </w:rPr>
  </w:style>
  <w:style w:type="paragraph" w:customStyle="1" w:styleId="FooterClassification">
    <w:name w:val="Footer Classification"/>
    <w:basedOn w:val="Normal"/>
    <w:rsid w:val="00404A52"/>
    <w:pPr>
      <w:jc w:val="right"/>
    </w:pPr>
    <w:rPr>
      <w:sz w:val="16"/>
    </w:rPr>
  </w:style>
  <w:style w:type="character" w:styleId="FootnoteReference">
    <w:name w:val="footnote reference"/>
    <w:basedOn w:val="DefaultParagraphFont"/>
    <w:uiPriority w:val="99"/>
    <w:semiHidden/>
    <w:unhideWhenUsed/>
    <w:rsid w:val="00F443C5"/>
    <w:rPr>
      <w:rFonts w:asciiTheme="minorHAnsi" w:hAnsiTheme="minorHAnsi"/>
      <w:sz w:val="22"/>
      <w:vertAlign w:val="superscript"/>
    </w:rPr>
  </w:style>
  <w:style w:type="paragraph" w:customStyle="1" w:styleId="GroupHeading">
    <w:name w:val="Group Heading"/>
    <w:basedOn w:val="Normal"/>
    <w:next w:val="Para0"/>
    <w:rsid w:val="00CC1A99"/>
    <w:pPr>
      <w:keepNext/>
      <w:numPr>
        <w:numId w:val="3"/>
      </w:numPr>
      <w:pBdr>
        <w:top w:val="single" w:sz="4" w:space="1" w:color="auto"/>
      </w:pBdr>
      <w:tabs>
        <w:tab w:val="num" w:pos="360"/>
      </w:tabs>
      <w:spacing w:after="120"/>
      <w:ind w:left="357" w:hanging="357"/>
    </w:pPr>
    <w:rPr>
      <w:b/>
      <w:i/>
      <w:color w:val="4E81BD"/>
    </w:rPr>
  </w:style>
  <w:style w:type="paragraph" w:styleId="Header">
    <w:name w:val="header"/>
    <w:basedOn w:val="Normal"/>
    <w:link w:val="HeaderChar"/>
    <w:uiPriority w:val="99"/>
    <w:rsid w:val="00CC1A99"/>
    <w:pPr>
      <w:tabs>
        <w:tab w:val="center" w:pos="4513"/>
        <w:tab w:val="right" w:pos="9026"/>
      </w:tabs>
    </w:pPr>
  </w:style>
  <w:style w:type="character" w:customStyle="1" w:styleId="HeaderChar">
    <w:name w:val="Header Char"/>
    <w:basedOn w:val="DefaultParagraphFont"/>
    <w:link w:val="Header"/>
    <w:uiPriority w:val="99"/>
    <w:rsid w:val="0056606B"/>
    <w:rPr>
      <w:rFonts w:ascii="Times New Roman" w:hAnsi="Times New Roman"/>
    </w:rPr>
  </w:style>
  <w:style w:type="character" w:customStyle="1" w:styleId="HeaderCoteChar">
    <w:name w:val="Header Cote (Char)"/>
    <w:basedOn w:val="DefaultParagraphFont"/>
    <w:uiPriority w:val="1"/>
    <w:semiHidden/>
    <w:rsid w:val="00CC1A99"/>
    <w:rPr>
      <w:rFonts w:ascii="Times New Roman" w:hAnsi="Times New Roman"/>
      <w:sz w:val="22"/>
    </w:rPr>
  </w:style>
  <w:style w:type="paragraph" w:customStyle="1" w:styleId="HeaderOdd">
    <w:name w:val="Header Odd"/>
    <w:basedOn w:val="Normal"/>
    <w:next w:val="Normal"/>
    <w:rsid w:val="004E4993"/>
    <w:pPr>
      <w:pBdr>
        <w:bottom w:val="single" w:sz="4" w:space="0" w:color="auto"/>
      </w:pBdr>
      <w:jc w:val="right"/>
    </w:pPr>
    <w:rPr>
      <w:sz w:val="2"/>
    </w:rPr>
  </w:style>
  <w:style w:type="paragraph" w:customStyle="1" w:styleId="HeaderEven">
    <w:name w:val="Header Even"/>
    <w:basedOn w:val="HeaderOdd"/>
    <w:rsid w:val="004E4993"/>
    <w:pPr>
      <w:jc w:val="left"/>
    </w:pPr>
  </w:style>
  <w:style w:type="character" w:customStyle="1" w:styleId="HeaderTitle">
    <w:name w:val="Header Title"/>
    <w:uiPriority w:val="1"/>
    <w:rsid w:val="00D43B52"/>
    <w:rPr>
      <w:rFonts w:asciiTheme="minorHAnsi" w:hAnsiTheme="minorHAnsi"/>
      <w:caps/>
      <w:smallCaps w:val="0"/>
      <w:sz w:val="18"/>
    </w:rPr>
  </w:style>
  <w:style w:type="paragraph" w:customStyle="1" w:styleId="ImportantInformation">
    <w:name w:val="Important Information"/>
    <w:basedOn w:val="Para0"/>
    <w:rsid w:val="003957E7"/>
    <w:pPr>
      <w:spacing w:after="480"/>
      <w:ind w:left="284" w:right="284"/>
      <w:jc w:val="center"/>
    </w:pPr>
  </w:style>
  <w:style w:type="paragraph" w:customStyle="1" w:styleId="Notes">
    <w:name w:val="Notes"/>
    <w:basedOn w:val="Normal"/>
    <w:rsid w:val="00024178"/>
    <w:pPr>
      <w:keepNext/>
      <w:keepLines/>
      <w:spacing w:before="120"/>
      <w:ind w:left="680" w:right="680"/>
      <w:contextualSpacing/>
    </w:pPr>
    <w:rPr>
      <w:sz w:val="18"/>
    </w:rPr>
  </w:style>
  <w:style w:type="character" w:styleId="PageNumber">
    <w:name w:val="page number"/>
    <w:basedOn w:val="DefaultParagraphFont"/>
    <w:uiPriority w:val="99"/>
    <w:rsid w:val="00D43B52"/>
    <w:rPr>
      <w:rFonts w:asciiTheme="minorHAnsi" w:hAnsiTheme="minorHAnsi"/>
      <w:b/>
      <w:sz w:val="22"/>
    </w:rPr>
  </w:style>
  <w:style w:type="paragraph" w:customStyle="1" w:styleId="ProposedAction">
    <w:name w:val="Proposed Action"/>
    <w:basedOn w:val="Para0"/>
    <w:rsid w:val="003E0362"/>
    <w:pPr>
      <w:numPr>
        <w:numId w:val="4"/>
      </w:numPr>
      <w:tabs>
        <w:tab w:val="num" w:pos="360"/>
        <w:tab w:val="left" w:pos="425"/>
      </w:tabs>
      <w:spacing w:before="0" w:after="240"/>
      <w:ind w:left="2268" w:hanging="425"/>
    </w:pPr>
  </w:style>
  <w:style w:type="paragraph" w:customStyle="1" w:styleId="RefDocuments">
    <w:name w:val="Ref Documents"/>
    <w:basedOn w:val="Para0"/>
    <w:next w:val="Annotation"/>
    <w:rsid w:val="00E53877"/>
    <w:pPr>
      <w:ind w:left="7371"/>
      <w:contextualSpacing/>
    </w:pPr>
  </w:style>
  <w:style w:type="paragraph" w:customStyle="1" w:styleId="Session">
    <w:name w:val="Session"/>
    <w:basedOn w:val="Normal"/>
    <w:next w:val="Time"/>
    <w:rsid w:val="002C1DD6"/>
    <w:pPr>
      <w:keepNext/>
      <w:spacing w:after="240"/>
    </w:pPr>
    <w:rPr>
      <w:i/>
      <w:u w:val="single"/>
    </w:rPr>
  </w:style>
  <w:style w:type="paragraph" w:customStyle="1" w:styleId="SpecialItem">
    <w:name w:val="Special Item"/>
    <w:basedOn w:val="Normal"/>
    <w:next w:val="Time"/>
    <w:rsid w:val="002C1DD6"/>
    <w:pPr>
      <w:spacing w:before="240" w:after="240"/>
    </w:pPr>
    <w:rPr>
      <w:i/>
    </w:rPr>
  </w:style>
  <w:style w:type="character" w:customStyle="1" w:styleId="StatLinkDOI">
    <w:name w:val="StatLink DOI"/>
    <w:basedOn w:val="DefaultParagraphFont"/>
    <w:uiPriority w:val="1"/>
    <w:rsid w:val="00366BED"/>
    <w:rPr>
      <w:rFonts w:asciiTheme="majorHAnsi" w:hAnsiTheme="majorHAnsi"/>
      <w:sz w:val="18"/>
    </w:rPr>
  </w:style>
  <w:style w:type="paragraph" w:customStyle="1" w:styleId="StatLinkLogo">
    <w:name w:val="StatLink Logo"/>
    <w:basedOn w:val="Para0"/>
    <w:next w:val="Para0"/>
    <w:rsid w:val="00196642"/>
    <w:pPr>
      <w:spacing w:before="0" w:after="240" w:line="240" w:lineRule="auto"/>
      <w:jc w:val="right"/>
    </w:pPr>
    <w:rPr>
      <w:rFonts w:ascii="StatLink" w:hAnsi="StatLink"/>
      <w:sz w:val="18"/>
    </w:rPr>
  </w:style>
  <w:style w:type="paragraph" w:styleId="TableofFigures">
    <w:name w:val="table of figures"/>
    <w:next w:val="Normal"/>
    <w:uiPriority w:val="99"/>
    <w:rsid w:val="00907E59"/>
    <w:pPr>
      <w:tabs>
        <w:tab w:val="right" w:pos="9072"/>
      </w:tabs>
      <w:spacing w:after="0" w:line="220" w:lineRule="exact"/>
      <w:ind w:right="510"/>
    </w:pPr>
    <w:rPr>
      <w:color w:val="000000" w:themeColor="text1"/>
      <w:sz w:val="18"/>
    </w:rPr>
  </w:style>
  <w:style w:type="paragraph" w:styleId="TOC1">
    <w:name w:val="toc 1"/>
    <w:next w:val="Normal"/>
    <w:uiPriority w:val="39"/>
    <w:unhideWhenUsed/>
    <w:rsid w:val="00160B10"/>
    <w:pPr>
      <w:keepNext/>
      <w:tabs>
        <w:tab w:val="right" w:pos="9072"/>
      </w:tabs>
      <w:spacing w:before="240" w:after="40" w:line="300" w:lineRule="exact"/>
      <w:ind w:left="284" w:right="652" w:hanging="284"/>
    </w:pPr>
    <w:rPr>
      <w:rFonts w:asciiTheme="majorHAnsi" w:hAnsiTheme="majorHAnsi"/>
      <w:color w:val="4E81BD" w:themeColor="accent1"/>
      <w:sz w:val="28"/>
    </w:rPr>
  </w:style>
  <w:style w:type="paragraph" w:styleId="TOC2">
    <w:name w:val="toc 2"/>
    <w:next w:val="Normal"/>
    <w:uiPriority w:val="39"/>
    <w:unhideWhenUsed/>
    <w:rsid w:val="00A81F07"/>
    <w:pPr>
      <w:tabs>
        <w:tab w:val="right" w:pos="9072"/>
      </w:tabs>
      <w:spacing w:before="20" w:after="20" w:line="240" w:lineRule="exact"/>
      <w:ind w:left="284" w:right="510"/>
    </w:pPr>
    <w:rPr>
      <w:color w:val="000000" w:themeColor="text1"/>
      <w:sz w:val="20"/>
    </w:rPr>
  </w:style>
  <w:style w:type="paragraph" w:styleId="TOC3">
    <w:name w:val="toc 3"/>
    <w:next w:val="Normal"/>
    <w:autoRedefine/>
    <w:uiPriority w:val="39"/>
    <w:unhideWhenUsed/>
    <w:rsid w:val="00C03067"/>
    <w:pPr>
      <w:tabs>
        <w:tab w:val="right" w:pos="9072"/>
      </w:tabs>
      <w:spacing w:after="0" w:line="240" w:lineRule="exact"/>
      <w:ind w:left="454" w:right="510"/>
    </w:pPr>
    <w:rPr>
      <w:color w:val="000000" w:themeColor="text1"/>
      <w:sz w:val="20"/>
    </w:rPr>
  </w:style>
  <w:style w:type="paragraph" w:styleId="TOC4">
    <w:name w:val="toc 4"/>
    <w:basedOn w:val="Normal"/>
    <w:next w:val="Normal"/>
    <w:uiPriority w:val="39"/>
    <w:semiHidden/>
    <w:unhideWhenUsed/>
    <w:rsid w:val="0025481A"/>
    <w:pPr>
      <w:tabs>
        <w:tab w:val="right" w:leader="dot" w:pos="9072"/>
      </w:tabs>
      <w:ind w:left="595" w:right="510"/>
    </w:pPr>
  </w:style>
  <w:style w:type="paragraph" w:styleId="TOC5">
    <w:name w:val="toc 5"/>
    <w:aliases w:val="Annotated Item"/>
    <w:basedOn w:val="Normal"/>
    <w:next w:val="Normal"/>
    <w:uiPriority w:val="39"/>
    <w:semiHidden/>
    <w:unhideWhenUsed/>
    <w:rsid w:val="0025481A"/>
    <w:pPr>
      <w:keepNext/>
      <w:spacing w:after="120"/>
    </w:pPr>
    <w:rPr>
      <w:b/>
      <w:color w:val="4E81BD"/>
    </w:rPr>
  </w:style>
  <w:style w:type="paragraph" w:styleId="TOCHeading">
    <w:name w:val="TOC Heading"/>
    <w:next w:val="Normal"/>
    <w:uiPriority w:val="39"/>
    <w:unhideWhenUsed/>
    <w:rsid w:val="00462721"/>
    <w:pPr>
      <w:keepNext/>
      <w:pageBreakBefore/>
      <w:spacing w:after="2000"/>
    </w:pPr>
    <w:rPr>
      <w:rFonts w:asciiTheme="majorHAnsi" w:eastAsiaTheme="majorEastAsia" w:hAnsiTheme="majorHAnsi" w:cstheme="majorBidi"/>
      <w:b/>
      <w:color w:val="4E81BD" w:themeColor="accent1"/>
      <w:sz w:val="72"/>
      <w:szCs w:val="32"/>
    </w:rPr>
  </w:style>
  <w:style w:type="paragraph" w:styleId="Subtitle">
    <w:name w:val="Subtitle"/>
    <w:next w:val="Para0"/>
    <w:link w:val="SubtitleChar"/>
    <w:uiPriority w:val="11"/>
    <w:rsid w:val="00160B10"/>
    <w:pPr>
      <w:keepNext/>
      <w:numPr>
        <w:ilvl w:val="1"/>
      </w:numPr>
      <w:spacing w:before="240" w:after="120" w:line="240" w:lineRule="exact"/>
    </w:pPr>
    <w:rPr>
      <w:rFonts w:asciiTheme="majorHAnsi" w:eastAsiaTheme="minorEastAsia" w:hAnsiTheme="majorHAnsi"/>
      <w:b/>
      <w:color w:val="4E81BD" w:themeColor="accent1"/>
      <w:sz w:val="24"/>
    </w:rPr>
  </w:style>
  <w:style w:type="character" w:customStyle="1" w:styleId="SubtitleChar">
    <w:name w:val="Subtitle Char"/>
    <w:basedOn w:val="DefaultParagraphFont"/>
    <w:link w:val="Subtitle"/>
    <w:uiPriority w:val="11"/>
    <w:rsid w:val="00160B10"/>
    <w:rPr>
      <w:rFonts w:asciiTheme="majorHAnsi" w:eastAsiaTheme="minorEastAsia" w:hAnsiTheme="majorHAnsi"/>
      <w:b/>
      <w:color w:val="4E81BD" w:themeColor="accent1"/>
      <w:sz w:val="24"/>
    </w:rPr>
  </w:style>
  <w:style w:type="character" w:styleId="PlaceholderText">
    <w:name w:val="Placeholder Text"/>
    <w:basedOn w:val="DefaultParagraphFont"/>
    <w:uiPriority w:val="99"/>
    <w:semiHidden/>
    <w:rsid w:val="00CC3749"/>
    <w:rPr>
      <w:color w:val="808080"/>
    </w:rPr>
  </w:style>
  <w:style w:type="paragraph" w:customStyle="1" w:styleId="CoverDirectorate">
    <w:name w:val="CoverDirectorate"/>
    <w:basedOn w:val="CoverNormal"/>
    <w:link w:val="CoverDirectorateChar"/>
    <w:rsid w:val="004529B7"/>
    <w:rPr>
      <w:b/>
    </w:rPr>
  </w:style>
  <w:style w:type="table" w:styleId="TableGrid">
    <w:name w:val="Table Grid"/>
    <w:basedOn w:val="TableNormal"/>
    <w:uiPriority w:val="59"/>
    <w:rsid w:val="0099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verNormalChar">
    <w:name w:val="CoverNormal Char"/>
    <w:basedOn w:val="DefaultParagraphFont"/>
    <w:link w:val="CoverNormal"/>
    <w:rsid w:val="00EF6B7C"/>
    <w:rPr>
      <w:rFonts w:asciiTheme="majorHAnsi" w:hAnsiTheme="majorHAnsi"/>
    </w:rPr>
  </w:style>
  <w:style w:type="character" w:customStyle="1" w:styleId="CoverSubTitleChar">
    <w:name w:val="CoverSubTitle Char"/>
    <w:basedOn w:val="DefaultParagraphFont"/>
    <w:link w:val="CoverSubTitle"/>
    <w:rsid w:val="00FB0CE9"/>
    <w:rPr>
      <w:rFonts w:ascii="Times New Roman" w:hAnsi="Times New Roman"/>
      <w:b/>
    </w:rPr>
  </w:style>
  <w:style w:type="character" w:customStyle="1" w:styleId="CoverTitleChar">
    <w:name w:val="CoverTitle Char"/>
    <w:basedOn w:val="DefaultParagraphFont"/>
    <w:link w:val="CoverTitle"/>
    <w:rsid w:val="00FB0CE9"/>
    <w:rPr>
      <w:rFonts w:ascii="Times New Roman" w:hAnsi="Times New Roman"/>
      <w:b/>
      <w:sz w:val="24"/>
    </w:rPr>
  </w:style>
  <w:style w:type="character" w:customStyle="1" w:styleId="CoverCancelChar">
    <w:name w:val="CoverCancel Char"/>
    <w:basedOn w:val="DefaultParagraphFont"/>
    <w:link w:val="CoverCancel"/>
    <w:rsid w:val="00FB0CE9"/>
    <w:rPr>
      <w:rFonts w:ascii="Times New Roman" w:hAnsi="Times New Roman"/>
      <w:b/>
    </w:rPr>
  </w:style>
  <w:style w:type="character" w:customStyle="1" w:styleId="CoverDirectorateChar">
    <w:name w:val="CoverDirectorate Char"/>
    <w:basedOn w:val="CoverNormalChar"/>
    <w:link w:val="CoverDirectorate"/>
    <w:rsid w:val="00FB0CE9"/>
    <w:rPr>
      <w:rFonts w:ascii="Times New Roman" w:hAnsi="Times New Roman"/>
      <w:b/>
    </w:rPr>
  </w:style>
  <w:style w:type="character" w:customStyle="1" w:styleId="CoverDateChar">
    <w:name w:val="CoverDate Char"/>
    <w:basedOn w:val="CoverNormalChar"/>
    <w:link w:val="CoverDate"/>
    <w:rsid w:val="00FB0CE9"/>
    <w:rPr>
      <w:rFonts w:ascii="Times New Roman" w:hAnsi="Times New Roman"/>
      <w:b/>
      <w:sz w:val="18"/>
    </w:rPr>
  </w:style>
  <w:style w:type="character" w:styleId="Hyperlink">
    <w:name w:val="Hyperlink"/>
    <w:basedOn w:val="DefaultParagraphFont"/>
    <w:uiPriority w:val="99"/>
    <w:unhideWhenUsed/>
    <w:rsid w:val="00461C3F"/>
    <w:rPr>
      <w:color w:val="0000FF" w:themeColor="hyperlink"/>
      <w:u w:val="single"/>
    </w:rPr>
  </w:style>
  <w:style w:type="table" w:customStyle="1" w:styleId="OECDOld">
    <w:name w:val="OECD Old"/>
    <w:basedOn w:val="LightShading-Accent1"/>
    <w:uiPriority w:val="99"/>
    <w:rsid w:val="00D95933"/>
    <w:rPr>
      <w:rFonts w:ascii="Georgia" w:eastAsia="Times New Roman" w:hAnsi="Georgia" w:cs="Times New Roman"/>
      <w:sz w:val="20"/>
      <w:szCs w:val="20"/>
      <w:lang w:val="en-US" w:eastAsia="en-GB"/>
    </w:rPr>
    <w:tblPr>
      <w:jc w:val="center"/>
      <w:tblBorders>
        <w:top w:val="none" w:sz="0" w:space="0" w:color="auto"/>
        <w:bottom w:val="single" w:sz="12" w:space="0" w:color="auto"/>
      </w:tblBorders>
    </w:tblPr>
    <w:trPr>
      <w:jc w:val="center"/>
    </w:trPr>
    <w:tcPr>
      <w:shd w:val="clear" w:color="auto" w:fill="FFFFFF" w:themeFill="background1"/>
    </w:tcPr>
    <w:tblStylePr w:type="firstRow">
      <w:pPr>
        <w:spacing w:before="0" w:after="0" w:line="240" w:lineRule="auto"/>
      </w:pPr>
      <w:rPr>
        <w:rFonts w:cs="Times New Roman"/>
        <w:b w:val="0"/>
        <w:bCs/>
      </w:rPr>
      <w:tblPr/>
      <w:tcPr>
        <w:tcBorders>
          <w:top w:val="single" w:sz="12" w:space="0" w:color="4E81BD"/>
          <w:left w:val="nil"/>
          <w:bottom w:val="nil"/>
          <w:right w:val="nil"/>
          <w:insideH w:val="nil"/>
          <w:insideV w:val="nil"/>
        </w:tcBorders>
      </w:tcPr>
    </w:tblStylePr>
    <w:tblStylePr w:type="lastRow">
      <w:pPr>
        <w:spacing w:before="0" w:after="0" w:line="240" w:lineRule="auto"/>
      </w:pPr>
      <w:rPr>
        <w:rFonts w:cs="Times New Roman"/>
        <w:b w:val="0"/>
        <w:bCs/>
      </w:rPr>
      <w:tblPr/>
      <w:tcPr>
        <w:tcBorders>
          <w:top w:val="single" w:sz="8" w:space="0" w:color="4E81BD" w:themeColor="accent1"/>
          <w:left w:val="nil"/>
          <w:bottom w:val="single" w:sz="8" w:space="0" w:color="4E81BD" w:themeColor="accent1"/>
          <w:right w:val="nil"/>
          <w:insideH w:val="nil"/>
          <w:insideV w:val="nil"/>
        </w:tcBorders>
      </w:tcPr>
    </w:tblStylePr>
    <w:tblStylePr w:type="firstCol">
      <w:rPr>
        <w:rFonts w:cs="Times New Roman"/>
        <w:b w:val="0"/>
        <w:bCs/>
      </w:rPr>
    </w:tblStylePr>
    <w:tblStylePr w:type="lastCol">
      <w:rPr>
        <w:rFonts w:cs="Times New Roman"/>
        <w:b w:val="0"/>
        <w:bCs/>
      </w:r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left w:val="nil"/>
          <w:right w:val="nil"/>
          <w:insideH w:val="nil"/>
          <w:insideV w:val="nil"/>
        </w:tcBorders>
        <w:shd w:val="clear" w:color="auto" w:fill="EDF0F7"/>
      </w:tcPr>
    </w:tblStylePr>
    <w:tblStylePr w:type="band2Horz">
      <w:rPr>
        <w:rFonts w:cs="Times New Roman"/>
      </w:rPr>
      <w:tblPr/>
      <w:tcPr>
        <w:shd w:val="clear" w:color="auto" w:fill="FFFFFF" w:themeFill="background1"/>
      </w:tcPr>
    </w:tblStylePr>
  </w:style>
  <w:style w:type="table" w:styleId="LightShading-Accent1">
    <w:name w:val="Light Shading Accent 1"/>
    <w:basedOn w:val="TableNormal"/>
    <w:uiPriority w:val="60"/>
    <w:semiHidden/>
    <w:unhideWhenUsed/>
    <w:rsid w:val="005A6B81"/>
    <w:pPr>
      <w:spacing w:after="0" w:line="240" w:lineRule="auto"/>
    </w:pPr>
    <w:rPr>
      <w:color w:val="366091" w:themeColor="accent1" w:themeShade="BF"/>
    </w:rPr>
    <w:tblPr>
      <w:tblStyleRowBandSize w:val="1"/>
      <w:tblStyleColBandSize w:val="1"/>
      <w:tblBorders>
        <w:top w:val="single" w:sz="8" w:space="0" w:color="4E81BD" w:themeColor="accent1"/>
        <w:bottom w:val="single" w:sz="8" w:space="0" w:color="4E81BD" w:themeColor="accent1"/>
      </w:tblBorders>
    </w:tblPr>
    <w:tblStylePr w:type="firstRow">
      <w:pPr>
        <w:spacing w:before="0" w:after="0" w:line="240" w:lineRule="auto"/>
      </w:pPr>
      <w:rPr>
        <w:b/>
        <w:bCs/>
      </w:rPr>
      <w:tblPr/>
      <w:tcPr>
        <w:tcBorders>
          <w:top w:val="single" w:sz="8" w:space="0" w:color="4E81BD" w:themeColor="accent1"/>
          <w:left w:val="nil"/>
          <w:bottom w:val="single" w:sz="8" w:space="0" w:color="4E81BD" w:themeColor="accent1"/>
          <w:right w:val="nil"/>
          <w:insideH w:val="nil"/>
          <w:insideV w:val="nil"/>
        </w:tcBorders>
      </w:tcPr>
    </w:tblStylePr>
    <w:tblStylePr w:type="lastRow">
      <w:pPr>
        <w:spacing w:before="0" w:after="0" w:line="240" w:lineRule="auto"/>
      </w:pPr>
      <w:rPr>
        <w:b/>
        <w:bCs/>
      </w:rPr>
      <w:tblPr/>
      <w:tcPr>
        <w:tcBorders>
          <w:top w:val="single" w:sz="8" w:space="0" w:color="4E81BD" w:themeColor="accent1"/>
          <w:left w:val="nil"/>
          <w:bottom w:val="single" w:sz="8" w:space="0" w:color="4E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ParaOpener">
    <w:name w:val="Para Opener"/>
    <w:next w:val="Para0"/>
    <w:uiPriority w:val="11"/>
    <w:qFormat/>
    <w:rsid w:val="00014779"/>
    <w:pPr>
      <w:spacing w:before="240" w:after="240" w:line="320" w:lineRule="exact"/>
      <w:jc w:val="both"/>
    </w:pPr>
    <w:rPr>
      <w:rFonts w:asciiTheme="majorHAnsi" w:hAnsiTheme="majorHAnsi"/>
      <w:color w:val="4E81BD" w:themeColor="accent1"/>
      <w:sz w:val="24"/>
    </w:rPr>
  </w:style>
  <w:style w:type="paragraph" w:customStyle="1" w:styleId="InBriefOpener">
    <w:name w:val="InBrief Opener"/>
    <w:rsid w:val="00635AEE"/>
    <w:pPr>
      <w:pageBreakBefore/>
      <w:spacing w:after="120" w:line="1040" w:lineRule="exact"/>
      <w:ind w:right="680"/>
    </w:pPr>
    <w:rPr>
      <w:rFonts w:asciiTheme="majorHAnsi" w:hAnsiTheme="majorHAnsi"/>
      <w:b/>
      <w:color w:val="4E81BD" w:themeColor="accent1"/>
      <w:sz w:val="96"/>
    </w:rPr>
  </w:style>
  <w:style w:type="paragraph" w:customStyle="1" w:styleId="InBriefTitle">
    <w:name w:val="InBrief Title"/>
    <w:next w:val="Para0"/>
    <w:uiPriority w:val="16"/>
    <w:rsid w:val="00722339"/>
    <w:pPr>
      <w:spacing w:after="360" w:line="320" w:lineRule="exact"/>
      <w:ind w:right="57"/>
    </w:pPr>
    <w:rPr>
      <w:rFonts w:asciiTheme="majorHAnsi" w:hAnsiTheme="majorHAnsi"/>
      <w:b/>
      <w:color w:val="4E81BD" w:themeColor="accent1"/>
      <w:sz w:val="28"/>
    </w:rPr>
  </w:style>
  <w:style w:type="paragraph" w:customStyle="1" w:styleId="Author">
    <w:name w:val="Author"/>
    <w:next w:val="Para0"/>
    <w:uiPriority w:val="6"/>
    <w:qFormat/>
    <w:rsid w:val="00014779"/>
    <w:pPr>
      <w:spacing w:before="180" w:after="240" w:line="260" w:lineRule="exact"/>
      <w:ind w:right="284"/>
      <w:jc w:val="right"/>
    </w:pPr>
    <w:rPr>
      <w:rFonts w:asciiTheme="majorHAnsi" w:hAnsiTheme="majorHAnsi"/>
    </w:rPr>
  </w:style>
  <w:style w:type="paragraph" w:customStyle="1" w:styleId="Heading2Indicator">
    <w:name w:val="Heading 2 (Indicator)"/>
    <w:next w:val="Para0"/>
    <w:uiPriority w:val="8"/>
    <w:qFormat/>
    <w:rsid w:val="00014779"/>
    <w:pPr>
      <w:pageBreakBefore/>
      <w:spacing w:after="480" w:line="560" w:lineRule="exact"/>
      <w:outlineLvl w:val="1"/>
    </w:pPr>
    <w:rPr>
      <w:rFonts w:asciiTheme="majorHAnsi" w:eastAsiaTheme="majorEastAsia" w:hAnsiTheme="majorHAnsi" w:cstheme="majorBidi"/>
      <w:b/>
      <w:color w:val="4E81BD" w:themeColor="accent1"/>
      <w:sz w:val="52"/>
      <w:szCs w:val="26"/>
    </w:rPr>
  </w:style>
  <w:style w:type="paragraph" w:customStyle="1" w:styleId="BoxHeading2">
    <w:name w:val="Box Heading 2"/>
    <w:next w:val="Para0"/>
    <w:uiPriority w:val="14"/>
    <w:qFormat/>
    <w:rsid w:val="00014779"/>
    <w:pPr>
      <w:spacing w:before="180" w:after="120" w:line="240" w:lineRule="auto"/>
    </w:pPr>
    <w:rPr>
      <w:rFonts w:asciiTheme="majorHAnsi" w:hAnsiTheme="majorHAnsi"/>
      <w:b/>
      <w:i/>
      <w:color w:val="000000" w:themeColor="text1"/>
    </w:rPr>
  </w:style>
  <w:style w:type="table" w:customStyle="1" w:styleId="OECD">
    <w:name w:val="OECD"/>
    <w:basedOn w:val="TableSimple1"/>
    <w:uiPriority w:val="99"/>
    <w:rsid w:val="00625626"/>
    <w:pPr>
      <w:spacing w:before="10" w:after="20" w:line="200" w:lineRule="exact"/>
    </w:pPr>
    <w:rPr>
      <w:rFonts w:ascii="Arial Narrow" w:hAnsi="Arial Narrow"/>
      <w:sz w:val="17"/>
      <w:szCs w:val="20"/>
      <w:lang w:val="en-US" w:eastAsia="en-GB"/>
    </w:rPr>
    <w:tblPr>
      <w:tblBorders>
        <w:top w:val="single" w:sz="12" w:space="0" w:color="4E81BD" w:themeColor="accent1"/>
        <w:bottom w:val="single" w:sz="12" w:space="0" w:color="4E81BD" w:themeColor="accent1"/>
        <w:insideH w:val="single" w:sz="6" w:space="0" w:color="BFBFBF" w:themeColor="background1" w:themeShade="BF"/>
        <w:insideV w:val="single" w:sz="6" w:space="0" w:color="BFBFBF" w:themeColor="background1" w:themeShade="BF"/>
      </w:tblBorders>
    </w:tblPr>
    <w:tblStylePr w:type="firstRow">
      <w:tblPr/>
      <w:tcPr>
        <w:tcBorders>
          <w:bottom w:val="single" w:sz="6" w:space="0" w:color="4E81BD" w:themeColor="accent1"/>
          <w:tl2br w:val="none" w:sz="0" w:space="0" w:color="auto"/>
          <w:tr2bl w:val="none" w:sz="0" w:space="0" w:color="auto"/>
        </w:tcBorders>
        <w:shd w:val="clear" w:color="auto" w:fill="auto"/>
      </w:tcPr>
    </w:tblStylePr>
    <w:tblStylePr w:type="lastRow">
      <w:tblPr/>
      <w:tcPr>
        <w:tcBorders>
          <w:top w:val="nil"/>
          <w:tl2br w:val="none" w:sz="0" w:space="0" w:color="auto"/>
          <w:tr2bl w:val="none" w:sz="0" w:space="0" w:color="auto"/>
        </w:tcBorders>
        <w:shd w:val="clear" w:color="auto" w:fill="auto"/>
      </w:tcPr>
    </w:tblStylePr>
  </w:style>
  <w:style w:type="table" w:styleId="TableSimple1">
    <w:name w:val="Table Simple 1"/>
    <w:basedOn w:val="TableNormal"/>
    <w:uiPriority w:val="99"/>
    <w:semiHidden/>
    <w:unhideWhenUsed/>
    <w:rsid w:val="009E05F9"/>
    <w:pPr>
      <w:spacing w:line="24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OC9">
    <w:name w:val="toc 9"/>
    <w:next w:val="Normal"/>
    <w:autoRedefine/>
    <w:uiPriority w:val="39"/>
    <w:rsid w:val="001C4E4F"/>
    <w:pPr>
      <w:tabs>
        <w:tab w:val="right" w:pos="9072"/>
      </w:tabs>
      <w:spacing w:before="240" w:after="40" w:line="300" w:lineRule="exact"/>
      <w:ind w:left="284" w:right="652" w:hanging="284"/>
    </w:pPr>
    <w:rPr>
      <w:rFonts w:asciiTheme="majorHAnsi" w:hAnsiTheme="majorHAnsi"/>
      <w:b/>
      <w:color w:val="4E81BD" w:themeColor="accent1"/>
      <w:sz w:val="28"/>
    </w:rPr>
  </w:style>
  <w:style w:type="paragraph" w:customStyle="1" w:styleId="KeyBoxTitle">
    <w:name w:val="KeyBox Title"/>
    <w:basedOn w:val="Caption"/>
    <w:next w:val="Para0"/>
    <w:rsid w:val="00C71392"/>
    <w:pPr>
      <w:spacing w:before="0" w:after="360" w:line="440" w:lineRule="exact"/>
      <w:ind w:right="57"/>
    </w:pPr>
    <w:rPr>
      <w:rFonts w:eastAsiaTheme="majorEastAsia" w:cstheme="majorBidi"/>
      <w:iCs w:val="0"/>
      <w:sz w:val="36"/>
      <w:szCs w:val="26"/>
    </w:rPr>
  </w:style>
  <w:style w:type="paragraph" w:customStyle="1" w:styleId="Heading2IndicatorSublevel">
    <w:name w:val="Heading 2 (Indicator Sublevel)"/>
    <w:basedOn w:val="Heading2"/>
    <w:next w:val="Para0"/>
    <w:uiPriority w:val="9"/>
    <w:qFormat/>
    <w:rsid w:val="00014779"/>
    <w:pPr>
      <w:outlineLvl w:val="2"/>
    </w:pPr>
  </w:style>
  <w:style w:type="character" w:styleId="CommentReference">
    <w:name w:val="annotation reference"/>
    <w:basedOn w:val="DefaultParagraphFont"/>
    <w:uiPriority w:val="99"/>
    <w:semiHidden/>
    <w:unhideWhenUsed/>
    <w:rsid w:val="008C03DA"/>
    <w:rPr>
      <w:sz w:val="16"/>
      <w:szCs w:val="16"/>
    </w:rPr>
  </w:style>
  <w:style w:type="paragraph" w:styleId="CommentText">
    <w:name w:val="annotation text"/>
    <w:basedOn w:val="Normal"/>
    <w:link w:val="CommentTextChar"/>
    <w:uiPriority w:val="99"/>
    <w:unhideWhenUsed/>
    <w:rsid w:val="008C03DA"/>
    <w:rPr>
      <w:sz w:val="20"/>
      <w:szCs w:val="20"/>
    </w:rPr>
  </w:style>
  <w:style w:type="character" w:customStyle="1" w:styleId="CommentTextChar">
    <w:name w:val="Comment Text Char"/>
    <w:basedOn w:val="DefaultParagraphFont"/>
    <w:link w:val="CommentText"/>
    <w:uiPriority w:val="99"/>
    <w:rsid w:val="008C03DA"/>
    <w:rPr>
      <w:sz w:val="20"/>
      <w:szCs w:val="20"/>
    </w:rPr>
  </w:style>
  <w:style w:type="paragraph" w:styleId="CommentSubject">
    <w:name w:val="annotation subject"/>
    <w:basedOn w:val="CommentText"/>
    <w:next w:val="CommentText"/>
    <w:link w:val="CommentSubjectChar"/>
    <w:uiPriority w:val="99"/>
    <w:semiHidden/>
    <w:unhideWhenUsed/>
    <w:rsid w:val="008C03DA"/>
    <w:rPr>
      <w:b/>
      <w:bCs/>
    </w:rPr>
  </w:style>
  <w:style w:type="character" w:customStyle="1" w:styleId="CommentSubjectChar">
    <w:name w:val="Comment Subject Char"/>
    <w:basedOn w:val="CommentTextChar"/>
    <w:link w:val="CommentSubject"/>
    <w:uiPriority w:val="99"/>
    <w:semiHidden/>
    <w:rsid w:val="008C03DA"/>
    <w:rPr>
      <w:b/>
      <w:bCs/>
      <w:sz w:val="20"/>
      <w:szCs w:val="20"/>
    </w:rPr>
  </w:style>
  <w:style w:type="character" w:styleId="Mention">
    <w:name w:val="Mention"/>
    <w:basedOn w:val="DefaultParagraphFont"/>
    <w:uiPriority w:val="99"/>
    <w:unhideWhenUsed/>
    <w:rsid w:val="008C03DA"/>
    <w:rPr>
      <w:color w:val="2B579A"/>
      <w:shd w:val="clear" w:color="auto" w:fill="E1DFDD"/>
    </w:rPr>
  </w:style>
  <w:style w:type="paragraph" w:customStyle="1" w:styleId="paragraph">
    <w:name w:val="paragraph"/>
    <w:basedOn w:val="Normal"/>
    <w:rsid w:val="00200E48"/>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200E48"/>
  </w:style>
  <w:style w:type="character" w:customStyle="1" w:styleId="normaltextrun">
    <w:name w:val="normaltextrun"/>
    <w:basedOn w:val="DefaultParagraphFont"/>
    <w:rsid w:val="00200E48"/>
  </w:style>
  <w:style w:type="character" w:styleId="UnresolvedMention">
    <w:name w:val="Unresolved Mention"/>
    <w:basedOn w:val="DefaultParagraphFont"/>
    <w:uiPriority w:val="99"/>
    <w:semiHidden/>
    <w:unhideWhenUsed/>
    <w:rsid w:val="00865872"/>
    <w:rPr>
      <w:color w:val="605E5C"/>
      <w:shd w:val="clear" w:color="auto" w:fill="E1DFDD"/>
    </w:rPr>
  </w:style>
  <w:style w:type="paragraph" w:styleId="Revision">
    <w:name w:val="Revision"/>
    <w:hidden/>
    <w:uiPriority w:val="99"/>
    <w:semiHidden/>
    <w:rsid w:val="00FB01B6"/>
    <w:pPr>
      <w:spacing w:after="0" w:line="240" w:lineRule="auto"/>
    </w:pPr>
  </w:style>
  <w:style w:type="character" w:styleId="FollowedHyperlink">
    <w:name w:val="FollowedHyperlink"/>
    <w:basedOn w:val="DefaultParagraphFont"/>
    <w:uiPriority w:val="99"/>
    <w:semiHidden/>
    <w:unhideWhenUsed/>
    <w:rsid w:val="008F01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380">
      <w:bodyDiv w:val="1"/>
      <w:marLeft w:val="0"/>
      <w:marRight w:val="0"/>
      <w:marTop w:val="0"/>
      <w:marBottom w:val="0"/>
      <w:divBdr>
        <w:top w:val="none" w:sz="0" w:space="0" w:color="auto"/>
        <w:left w:val="none" w:sz="0" w:space="0" w:color="auto"/>
        <w:bottom w:val="none" w:sz="0" w:space="0" w:color="auto"/>
        <w:right w:val="none" w:sz="0" w:space="0" w:color="auto"/>
      </w:divBdr>
    </w:div>
    <w:div w:id="1051337">
      <w:bodyDiv w:val="1"/>
      <w:marLeft w:val="0"/>
      <w:marRight w:val="0"/>
      <w:marTop w:val="0"/>
      <w:marBottom w:val="0"/>
      <w:divBdr>
        <w:top w:val="none" w:sz="0" w:space="0" w:color="auto"/>
        <w:left w:val="none" w:sz="0" w:space="0" w:color="auto"/>
        <w:bottom w:val="none" w:sz="0" w:space="0" w:color="auto"/>
        <w:right w:val="none" w:sz="0" w:space="0" w:color="auto"/>
      </w:divBdr>
    </w:div>
    <w:div w:id="2630309">
      <w:bodyDiv w:val="1"/>
      <w:marLeft w:val="0"/>
      <w:marRight w:val="0"/>
      <w:marTop w:val="0"/>
      <w:marBottom w:val="0"/>
      <w:divBdr>
        <w:top w:val="none" w:sz="0" w:space="0" w:color="auto"/>
        <w:left w:val="none" w:sz="0" w:space="0" w:color="auto"/>
        <w:bottom w:val="none" w:sz="0" w:space="0" w:color="auto"/>
        <w:right w:val="none" w:sz="0" w:space="0" w:color="auto"/>
      </w:divBdr>
    </w:div>
    <w:div w:id="3094189">
      <w:bodyDiv w:val="1"/>
      <w:marLeft w:val="0"/>
      <w:marRight w:val="0"/>
      <w:marTop w:val="0"/>
      <w:marBottom w:val="0"/>
      <w:divBdr>
        <w:top w:val="none" w:sz="0" w:space="0" w:color="auto"/>
        <w:left w:val="none" w:sz="0" w:space="0" w:color="auto"/>
        <w:bottom w:val="none" w:sz="0" w:space="0" w:color="auto"/>
        <w:right w:val="none" w:sz="0" w:space="0" w:color="auto"/>
      </w:divBdr>
    </w:div>
    <w:div w:id="3172545">
      <w:bodyDiv w:val="1"/>
      <w:marLeft w:val="0"/>
      <w:marRight w:val="0"/>
      <w:marTop w:val="0"/>
      <w:marBottom w:val="0"/>
      <w:divBdr>
        <w:top w:val="none" w:sz="0" w:space="0" w:color="auto"/>
        <w:left w:val="none" w:sz="0" w:space="0" w:color="auto"/>
        <w:bottom w:val="none" w:sz="0" w:space="0" w:color="auto"/>
        <w:right w:val="none" w:sz="0" w:space="0" w:color="auto"/>
      </w:divBdr>
    </w:div>
    <w:div w:id="4331398">
      <w:bodyDiv w:val="1"/>
      <w:marLeft w:val="0"/>
      <w:marRight w:val="0"/>
      <w:marTop w:val="0"/>
      <w:marBottom w:val="0"/>
      <w:divBdr>
        <w:top w:val="none" w:sz="0" w:space="0" w:color="auto"/>
        <w:left w:val="none" w:sz="0" w:space="0" w:color="auto"/>
        <w:bottom w:val="none" w:sz="0" w:space="0" w:color="auto"/>
        <w:right w:val="none" w:sz="0" w:space="0" w:color="auto"/>
      </w:divBdr>
    </w:div>
    <w:div w:id="4552700">
      <w:bodyDiv w:val="1"/>
      <w:marLeft w:val="0"/>
      <w:marRight w:val="0"/>
      <w:marTop w:val="0"/>
      <w:marBottom w:val="0"/>
      <w:divBdr>
        <w:top w:val="none" w:sz="0" w:space="0" w:color="auto"/>
        <w:left w:val="none" w:sz="0" w:space="0" w:color="auto"/>
        <w:bottom w:val="none" w:sz="0" w:space="0" w:color="auto"/>
        <w:right w:val="none" w:sz="0" w:space="0" w:color="auto"/>
      </w:divBdr>
    </w:div>
    <w:div w:id="5981422">
      <w:bodyDiv w:val="1"/>
      <w:marLeft w:val="0"/>
      <w:marRight w:val="0"/>
      <w:marTop w:val="0"/>
      <w:marBottom w:val="0"/>
      <w:divBdr>
        <w:top w:val="none" w:sz="0" w:space="0" w:color="auto"/>
        <w:left w:val="none" w:sz="0" w:space="0" w:color="auto"/>
        <w:bottom w:val="none" w:sz="0" w:space="0" w:color="auto"/>
        <w:right w:val="none" w:sz="0" w:space="0" w:color="auto"/>
      </w:divBdr>
    </w:div>
    <w:div w:id="6448309">
      <w:bodyDiv w:val="1"/>
      <w:marLeft w:val="0"/>
      <w:marRight w:val="0"/>
      <w:marTop w:val="0"/>
      <w:marBottom w:val="0"/>
      <w:divBdr>
        <w:top w:val="none" w:sz="0" w:space="0" w:color="auto"/>
        <w:left w:val="none" w:sz="0" w:space="0" w:color="auto"/>
        <w:bottom w:val="none" w:sz="0" w:space="0" w:color="auto"/>
        <w:right w:val="none" w:sz="0" w:space="0" w:color="auto"/>
      </w:divBdr>
    </w:div>
    <w:div w:id="6638658">
      <w:bodyDiv w:val="1"/>
      <w:marLeft w:val="0"/>
      <w:marRight w:val="0"/>
      <w:marTop w:val="0"/>
      <w:marBottom w:val="0"/>
      <w:divBdr>
        <w:top w:val="none" w:sz="0" w:space="0" w:color="auto"/>
        <w:left w:val="none" w:sz="0" w:space="0" w:color="auto"/>
        <w:bottom w:val="none" w:sz="0" w:space="0" w:color="auto"/>
        <w:right w:val="none" w:sz="0" w:space="0" w:color="auto"/>
      </w:divBdr>
    </w:div>
    <w:div w:id="7145567">
      <w:bodyDiv w:val="1"/>
      <w:marLeft w:val="0"/>
      <w:marRight w:val="0"/>
      <w:marTop w:val="0"/>
      <w:marBottom w:val="0"/>
      <w:divBdr>
        <w:top w:val="none" w:sz="0" w:space="0" w:color="auto"/>
        <w:left w:val="none" w:sz="0" w:space="0" w:color="auto"/>
        <w:bottom w:val="none" w:sz="0" w:space="0" w:color="auto"/>
        <w:right w:val="none" w:sz="0" w:space="0" w:color="auto"/>
      </w:divBdr>
    </w:div>
    <w:div w:id="7602300">
      <w:bodyDiv w:val="1"/>
      <w:marLeft w:val="0"/>
      <w:marRight w:val="0"/>
      <w:marTop w:val="0"/>
      <w:marBottom w:val="0"/>
      <w:divBdr>
        <w:top w:val="none" w:sz="0" w:space="0" w:color="auto"/>
        <w:left w:val="none" w:sz="0" w:space="0" w:color="auto"/>
        <w:bottom w:val="none" w:sz="0" w:space="0" w:color="auto"/>
        <w:right w:val="none" w:sz="0" w:space="0" w:color="auto"/>
      </w:divBdr>
    </w:div>
    <w:div w:id="7610630">
      <w:bodyDiv w:val="1"/>
      <w:marLeft w:val="0"/>
      <w:marRight w:val="0"/>
      <w:marTop w:val="0"/>
      <w:marBottom w:val="0"/>
      <w:divBdr>
        <w:top w:val="none" w:sz="0" w:space="0" w:color="auto"/>
        <w:left w:val="none" w:sz="0" w:space="0" w:color="auto"/>
        <w:bottom w:val="none" w:sz="0" w:space="0" w:color="auto"/>
        <w:right w:val="none" w:sz="0" w:space="0" w:color="auto"/>
      </w:divBdr>
    </w:div>
    <w:div w:id="7679326">
      <w:bodyDiv w:val="1"/>
      <w:marLeft w:val="0"/>
      <w:marRight w:val="0"/>
      <w:marTop w:val="0"/>
      <w:marBottom w:val="0"/>
      <w:divBdr>
        <w:top w:val="none" w:sz="0" w:space="0" w:color="auto"/>
        <w:left w:val="none" w:sz="0" w:space="0" w:color="auto"/>
        <w:bottom w:val="none" w:sz="0" w:space="0" w:color="auto"/>
        <w:right w:val="none" w:sz="0" w:space="0" w:color="auto"/>
      </w:divBdr>
    </w:div>
    <w:div w:id="7755190">
      <w:bodyDiv w:val="1"/>
      <w:marLeft w:val="0"/>
      <w:marRight w:val="0"/>
      <w:marTop w:val="0"/>
      <w:marBottom w:val="0"/>
      <w:divBdr>
        <w:top w:val="none" w:sz="0" w:space="0" w:color="auto"/>
        <w:left w:val="none" w:sz="0" w:space="0" w:color="auto"/>
        <w:bottom w:val="none" w:sz="0" w:space="0" w:color="auto"/>
        <w:right w:val="none" w:sz="0" w:space="0" w:color="auto"/>
      </w:divBdr>
    </w:div>
    <w:div w:id="7803441">
      <w:bodyDiv w:val="1"/>
      <w:marLeft w:val="0"/>
      <w:marRight w:val="0"/>
      <w:marTop w:val="0"/>
      <w:marBottom w:val="0"/>
      <w:divBdr>
        <w:top w:val="none" w:sz="0" w:space="0" w:color="auto"/>
        <w:left w:val="none" w:sz="0" w:space="0" w:color="auto"/>
        <w:bottom w:val="none" w:sz="0" w:space="0" w:color="auto"/>
        <w:right w:val="none" w:sz="0" w:space="0" w:color="auto"/>
      </w:divBdr>
    </w:div>
    <w:div w:id="8214749">
      <w:bodyDiv w:val="1"/>
      <w:marLeft w:val="0"/>
      <w:marRight w:val="0"/>
      <w:marTop w:val="0"/>
      <w:marBottom w:val="0"/>
      <w:divBdr>
        <w:top w:val="none" w:sz="0" w:space="0" w:color="auto"/>
        <w:left w:val="none" w:sz="0" w:space="0" w:color="auto"/>
        <w:bottom w:val="none" w:sz="0" w:space="0" w:color="auto"/>
        <w:right w:val="none" w:sz="0" w:space="0" w:color="auto"/>
      </w:divBdr>
    </w:div>
    <w:div w:id="8221425">
      <w:bodyDiv w:val="1"/>
      <w:marLeft w:val="0"/>
      <w:marRight w:val="0"/>
      <w:marTop w:val="0"/>
      <w:marBottom w:val="0"/>
      <w:divBdr>
        <w:top w:val="none" w:sz="0" w:space="0" w:color="auto"/>
        <w:left w:val="none" w:sz="0" w:space="0" w:color="auto"/>
        <w:bottom w:val="none" w:sz="0" w:space="0" w:color="auto"/>
        <w:right w:val="none" w:sz="0" w:space="0" w:color="auto"/>
      </w:divBdr>
    </w:div>
    <w:div w:id="8606084">
      <w:bodyDiv w:val="1"/>
      <w:marLeft w:val="0"/>
      <w:marRight w:val="0"/>
      <w:marTop w:val="0"/>
      <w:marBottom w:val="0"/>
      <w:divBdr>
        <w:top w:val="none" w:sz="0" w:space="0" w:color="auto"/>
        <w:left w:val="none" w:sz="0" w:space="0" w:color="auto"/>
        <w:bottom w:val="none" w:sz="0" w:space="0" w:color="auto"/>
        <w:right w:val="none" w:sz="0" w:space="0" w:color="auto"/>
      </w:divBdr>
    </w:div>
    <w:div w:id="9380813">
      <w:bodyDiv w:val="1"/>
      <w:marLeft w:val="0"/>
      <w:marRight w:val="0"/>
      <w:marTop w:val="0"/>
      <w:marBottom w:val="0"/>
      <w:divBdr>
        <w:top w:val="none" w:sz="0" w:space="0" w:color="auto"/>
        <w:left w:val="none" w:sz="0" w:space="0" w:color="auto"/>
        <w:bottom w:val="none" w:sz="0" w:space="0" w:color="auto"/>
        <w:right w:val="none" w:sz="0" w:space="0" w:color="auto"/>
      </w:divBdr>
    </w:div>
    <w:div w:id="9456822">
      <w:bodyDiv w:val="1"/>
      <w:marLeft w:val="0"/>
      <w:marRight w:val="0"/>
      <w:marTop w:val="0"/>
      <w:marBottom w:val="0"/>
      <w:divBdr>
        <w:top w:val="none" w:sz="0" w:space="0" w:color="auto"/>
        <w:left w:val="none" w:sz="0" w:space="0" w:color="auto"/>
        <w:bottom w:val="none" w:sz="0" w:space="0" w:color="auto"/>
        <w:right w:val="none" w:sz="0" w:space="0" w:color="auto"/>
      </w:divBdr>
    </w:div>
    <w:div w:id="9576885">
      <w:bodyDiv w:val="1"/>
      <w:marLeft w:val="0"/>
      <w:marRight w:val="0"/>
      <w:marTop w:val="0"/>
      <w:marBottom w:val="0"/>
      <w:divBdr>
        <w:top w:val="none" w:sz="0" w:space="0" w:color="auto"/>
        <w:left w:val="none" w:sz="0" w:space="0" w:color="auto"/>
        <w:bottom w:val="none" w:sz="0" w:space="0" w:color="auto"/>
        <w:right w:val="none" w:sz="0" w:space="0" w:color="auto"/>
      </w:divBdr>
    </w:div>
    <w:div w:id="10228486">
      <w:bodyDiv w:val="1"/>
      <w:marLeft w:val="0"/>
      <w:marRight w:val="0"/>
      <w:marTop w:val="0"/>
      <w:marBottom w:val="0"/>
      <w:divBdr>
        <w:top w:val="none" w:sz="0" w:space="0" w:color="auto"/>
        <w:left w:val="none" w:sz="0" w:space="0" w:color="auto"/>
        <w:bottom w:val="none" w:sz="0" w:space="0" w:color="auto"/>
        <w:right w:val="none" w:sz="0" w:space="0" w:color="auto"/>
      </w:divBdr>
    </w:div>
    <w:div w:id="10379178">
      <w:bodyDiv w:val="1"/>
      <w:marLeft w:val="0"/>
      <w:marRight w:val="0"/>
      <w:marTop w:val="0"/>
      <w:marBottom w:val="0"/>
      <w:divBdr>
        <w:top w:val="none" w:sz="0" w:space="0" w:color="auto"/>
        <w:left w:val="none" w:sz="0" w:space="0" w:color="auto"/>
        <w:bottom w:val="none" w:sz="0" w:space="0" w:color="auto"/>
        <w:right w:val="none" w:sz="0" w:space="0" w:color="auto"/>
      </w:divBdr>
    </w:div>
    <w:div w:id="10450421">
      <w:bodyDiv w:val="1"/>
      <w:marLeft w:val="0"/>
      <w:marRight w:val="0"/>
      <w:marTop w:val="0"/>
      <w:marBottom w:val="0"/>
      <w:divBdr>
        <w:top w:val="none" w:sz="0" w:space="0" w:color="auto"/>
        <w:left w:val="none" w:sz="0" w:space="0" w:color="auto"/>
        <w:bottom w:val="none" w:sz="0" w:space="0" w:color="auto"/>
        <w:right w:val="none" w:sz="0" w:space="0" w:color="auto"/>
      </w:divBdr>
    </w:div>
    <w:div w:id="10761265">
      <w:bodyDiv w:val="1"/>
      <w:marLeft w:val="0"/>
      <w:marRight w:val="0"/>
      <w:marTop w:val="0"/>
      <w:marBottom w:val="0"/>
      <w:divBdr>
        <w:top w:val="none" w:sz="0" w:space="0" w:color="auto"/>
        <w:left w:val="none" w:sz="0" w:space="0" w:color="auto"/>
        <w:bottom w:val="none" w:sz="0" w:space="0" w:color="auto"/>
        <w:right w:val="none" w:sz="0" w:space="0" w:color="auto"/>
      </w:divBdr>
    </w:div>
    <w:div w:id="11885926">
      <w:bodyDiv w:val="1"/>
      <w:marLeft w:val="0"/>
      <w:marRight w:val="0"/>
      <w:marTop w:val="0"/>
      <w:marBottom w:val="0"/>
      <w:divBdr>
        <w:top w:val="none" w:sz="0" w:space="0" w:color="auto"/>
        <w:left w:val="none" w:sz="0" w:space="0" w:color="auto"/>
        <w:bottom w:val="none" w:sz="0" w:space="0" w:color="auto"/>
        <w:right w:val="none" w:sz="0" w:space="0" w:color="auto"/>
      </w:divBdr>
    </w:div>
    <w:div w:id="13457050">
      <w:bodyDiv w:val="1"/>
      <w:marLeft w:val="0"/>
      <w:marRight w:val="0"/>
      <w:marTop w:val="0"/>
      <w:marBottom w:val="0"/>
      <w:divBdr>
        <w:top w:val="none" w:sz="0" w:space="0" w:color="auto"/>
        <w:left w:val="none" w:sz="0" w:space="0" w:color="auto"/>
        <w:bottom w:val="none" w:sz="0" w:space="0" w:color="auto"/>
        <w:right w:val="none" w:sz="0" w:space="0" w:color="auto"/>
      </w:divBdr>
    </w:div>
    <w:div w:id="14037784">
      <w:bodyDiv w:val="1"/>
      <w:marLeft w:val="0"/>
      <w:marRight w:val="0"/>
      <w:marTop w:val="0"/>
      <w:marBottom w:val="0"/>
      <w:divBdr>
        <w:top w:val="none" w:sz="0" w:space="0" w:color="auto"/>
        <w:left w:val="none" w:sz="0" w:space="0" w:color="auto"/>
        <w:bottom w:val="none" w:sz="0" w:space="0" w:color="auto"/>
        <w:right w:val="none" w:sz="0" w:space="0" w:color="auto"/>
      </w:divBdr>
    </w:div>
    <w:div w:id="15083948">
      <w:bodyDiv w:val="1"/>
      <w:marLeft w:val="0"/>
      <w:marRight w:val="0"/>
      <w:marTop w:val="0"/>
      <w:marBottom w:val="0"/>
      <w:divBdr>
        <w:top w:val="none" w:sz="0" w:space="0" w:color="auto"/>
        <w:left w:val="none" w:sz="0" w:space="0" w:color="auto"/>
        <w:bottom w:val="none" w:sz="0" w:space="0" w:color="auto"/>
        <w:right w:val="none" w:sz="0" w:space="0" w:color="auto"/>
      </w:divBdr>
    </w:div>
    <w:div w:id="15276391">
      <w:bodyDiv w:val="1"/>
      <w:marLeft w:val="0"/>
      <w:marRight w:val="0"/>
      <w:marTop w:val="0"/>
      <w:marBottom w:val="0"/>
      <w:divBdr>
        <w:top w:val="none" w:sz="0" w:space="0" w:color="auto"/>
        <w:left w:val="none" w:sz="0" w:space="0" w:color="auto"/>
        <w:bottom w:val="none" w:sz="0" w:space="0" w:color="auto"/>
        <w:right w:val="none" w:sz="0" w:space="0" w:color="auto"/>
      </w:divBdr>
    </w:div>
    <w:div w:id="15666637">
      <w:bodyDiv w:val="1"/>
      <w:marLeft w:val="0"/>
      <w:marRight w:val="0"/>
      <w:marTop w:val="0"/>
      <w:marBottom w:val="0"/>
      <w:divBdr>
        <w:top w:val="none" w:sz="0" w:space="0" w:color="auto"/>
        <w:left w:val="none" w:sz="0" w:space="0" w:color="auto"/>
        <w:bottom w:val="none" w:sz="0" w:space="0" w:color="auto"/>
        <w:right w:val="none" w:sz="0" w:space="0" w:color="auto"/>
      </w:divBdr>
    </w:div>
    <w:div w:id="16664168">
      <w:bodyDiv w:val="1"/>
      <w:marLeft w:val="0"/>
      <w:marRight w:val="0"/>
      <w:marTop w:val="0"/>
      <w:marBottom w:val="0"/>
      <w:divBdr>
        <w:top w:val="none" w:sz="0" w:space="0" w:color="auto"/>
        <w:left w:val="none" w:sz="0" w:space="0" w:color="auto"/>
        <w:bottom w:val="none" w:sz="0" w:space="0" w:color="auto"/>
        <w:right w:val="none" w:sz="0" w:space="0" w:color="auto"/>
      </w:divBdr>
    </w:div>
    <w:div w:id="16808356">
      <w:bodyDiv w:val="1"/>
      <w:marLeft w:val="0"/>
      <w:marRight w:val="0"/>
      <w:marTop w:val="0"/>
      <w:marBottom w:val="0"/>
      <w:divBdr>
        <w:top w:val="none" w:sz="0" w:space="0" w:color="auto"/>
        <w:left w:val="none" w:sz="0" w:space="0" w:color="auto"/>
        <w:bottom w:val="none" w:sz="0" w:space="0" w:color="auto"/>
        <w:right w:val="none" w:sz="0" w:space="0" w:color="auto"/>
      </w:divBdr>
    </w:div>
    <w:div w:id="17507025">
      <w:bodyDiv w:val="1"/>
      <w:marLeft w:val="0"/>
      <w:marRight w:val="0"/>
      <w:marTop w:val="0"/>
      <w:marBottom w:val="0"/>
      <w:divBdr>
        <w:top w:val="none" w:sz="0" w:space="0" w:color="auto"/>
        <w:left w:val="none" w:sz="0" w:space="0" w:color="auto"/>
        <w:bottom w:val="none" w:sz="0" w:space="0" w:color="auto"/>
        <w:right w:val="none" w:sz="0" w:space="0" w:color="auto"/>
      </w:divBdr>
    </w:div>
    <w:div w:id="18507461">
      <w:bodyDiv w:val="1"/>
      <w:marLeft w:val="0"/>
      <w:marRight w:val="0"/>
      <w:marTop w:val="0"/>
      <w:marBottom w:val="0"/>
      <w:divBdr>
        <w:top w:val="none" w:sz="0" w:space="0" w:color="auto"/>
        <w:left w:val="none" w:sz="0" w:space="0" w:color="auto"/>
        <w:bottom w:val="none" w:sz="0" w:space="0" w:color="auto"/>
        <w:right w:val="none" w:sz="0" w:space="0" w:color="auto"/>
      </w:divBdr>
    </w:div>
    <w:div w:id="19863670">
      <w:bodyDiv w:val="1"/>
      <w:marLeft w:val="0"/>
      <w:marRight w:val="0"/>
      <w:marTop w:val="0"/>
      <w:marBottom w:val="0"/>
      <w:divBdr>
        <w:top w:val="none" w:sz="0" w:space="0" w:color="auto"/>
        <w:left w:val="none" w:sz="0" w:space="0" w:color="auto"/>
        <w:bottom w:val="none" w:sz="0" w:space="0" w:color="auto"/>
        <w:right w:val="none" w:sz="0" w:space="0" w:color="auto"/>
      </w:divBdr>
    </w:div>
    <w:div w:id="20059548">
      <w:bodyDiv w:val="1"/>
      <w:marLeft w:val="0"/>
      <w:marRight w:val="0"/>
      <w:marTop w:val="0"/>
      <w:marBottom w:val="0"/>
      <w:divBdr>
        <w:top w:val="none" w:sz="0" w:space="0" w:color="auto"/>
        <w:left w:val="none" w:sz="0" w:space="0" w:color="auto"/>
        <w:bottom w:val="none" w:sz="0" w:space="0" w:color="auto"/>
        <w:right w:val="none" w:sz="0" w:space="0" w:color="auto"/>
      </w:divBdr>
    </w:div>
    <w:div w:id="21132572">
      <w:bodyDiv w:val="1"/>
      <w:marLeft w:val="0"/>
      <w:marRight w:val="0"/>
      <w:marTop w:val="0"/>
      <w:marBottom w:val="0"/>
      <w:divBdr>
        <w:top w:val="none" w:sz="0" w:space="0" w:color="auto"/>
        <w:left w:val="none" w:sz="0" w:space="0" w:color="auto"/>
        <w:bottom w:val="none" w:sz="0" w:space="0" w:color="auto"/>
        <w:right w:val="none" w:sz="0" w:space="0" w:color="auto"/>
      </w:divBdr>
    </w:div>
    <w:div w:id="21244464">
      <w:bodyDiv w:val="1"/>
      <w:marLeft w:val="0"/>
      <w:marRight w:val="0"/>
      <w:marTop w:val="0"/>
      <w:marBottom w:val="0"/>
      <w:divBdr>
        <w:top w:val="none" w:sz="0" w:space="0" w:color="auto"/>
        <w:left w:val="none" w:sz="0" w:space="0" w:color="auto"/>
        <w:bottom w:val="none" w:sz="0" w:space="0" w:color="auto"/>
        <w:right w:val="none" w:sz="0" w:space="0" w:color="auto"/>
      </w:divBdr>
    </w:div>
    <w:div w:id="21322896">
      <w:bodyDiv w:val="1"/>
      <w:marLeft w:val="0"/>
      <w:marRight w:val="0"/>
      <w:marTop w:val="0"/>
      <w:marBottom w:val="0"/>
      <w:divBdr>
        <w:top w:val="none" w:sz="0" w:space="0" w:color="auto"/>
        <w:left w:val="none" w:sz="0" w:space="0" w:color="auto"/>
        <w:bottom w:val="none" w:sz="0" w:space="0" w:color="auto"/>
        <w:right w:val="none" w:sz="0" w:space="0" w:color="auto"/>
      </w:divBdr>
    </w:div>
    <w:div w:id="22485822">
      <w:bodyDiv w:val="1"/>
      <w:marLeft w:val="0"/>
      <w:marRight w:val="0"/>
      <w:marTop w:val="0"/>
      <w:marBottom w:val="0"/>
      <w:divBdr>
        <w:top w:val="none" w:sz="0" w:space="0" w:color="auto"/>
        <w:left w:val="none" w:sz="0" w:space="0" w:color="auto"/>
        <w:bottom w:val="none" w:sz="0" w:space="0" w:color="auto"/>
        <w:right w:val="none" w:sz="0" w:space="0" w:color="auto"/>
      </w:divBdr>
    </w:div>
    <w:div w:id="22486421">
      <w:bodyDiv w:val="1"/>
      <w:marLeft w:val="0"/>
      <w:marRight w:val="0"/>
      <w:marTop w:val="0"/>
      <w:marBottom w:val="0"/>
      <w:divBdr>
        <w:top w:val="none" w:sz="0" w:space="0" w:color="auto"/>
        <w:left w:val="none" w:sz="0" w:space="0" w:color="auto"/>
        <w:bottom w:val="none" w:sz="0" w:space="0" w:color="auto"/>
        <w:right w:val="none" w:sz="0" w:space="0" w:color="auto"/>
      </w:divBdr>
    </w:div>
    <w:div w:id="22753062">
      <w:bodyDiv w:val="1"/>
      <w:marLeft w:val="0"/>
      <w:marRight w:val="0"/>
      <w:marTop w:val="0"/>
      <w:marBottom w:val="0"/>
      <w:divBdr>
        <w:top w:val="none" w:sz="0" w:space="0" w:color="auto"/>
        <w:left w:val="none" w:sz="0" w:space="0" w:color="auto"/>
        <w:bottom w:val="none" w:sz="0" w:space="0" w:color="auto"/>
        <w:right w:val="none" w:sz="0" w:space="0" w:color="auto"/>
      </w:divBdr>
    </w:div>
    <w:div w:id="23141049">
      <w:bodyDiv w:val="1"/>
      <w:marLeft w:val="0"/>
      <w:marRight w:val="0"/>
      <w:marTop w:val="0"/>
      <w:marBottom w:val="0"/>
      <w:divBdr>
        <w:top w:val="none" w:sz="0" w:space="0" w:color="auto"/>
        <w:left w:val="none" w:sz="0" w:space="0" w:color="auto"/>
        <w:bottom w:val="none" w:sz="0" w:space="0" w:color="auto"/>
        <w:right w:val="none" w:sz="0" w:space="0" w:color="auto"/>
      </w:divBdr>
    </w:div>
    <w:div w:id="23142997">
      <w:bodyDiv w:val="1"/>
      <w:marLeft w:val="0"/>
      <w:marRight w:val="0"/>
      <w:marTop w:val="0"/>
      <w:marBottom w:val="0"/>
      <w:divBdr>
        <w:top w:val="none" w:sz="0" w:space="0" w:color="auto"/>
        <w:left w:val="none" w:sz="0" w:space="0" w:color="auto"/>
        <w:bottom w:val="none" w:sz="0" w:space="0" w:color="auto"/>
        <w:right w:val="none" w:sz="0" w:space="0" w:color="auto"/>
      </w:divBdr>
    </w:div>
    <w:div w:id="23292271">
      <w:bodyDiv w:val="1"/>
      <w:marLeft w:val="0"/>
      <w:marRight w:val="0"/>
      <w:marTop w:val="0"/>
      <w:marBottom w:val="0"/>
      <w:divBdr>
        <w:top w:val="none" w:sz="0" w:space="0" w:color="auto"/>
        <w:left w:val="none" w:sz="0" w:space="0" w:color="auto"/>
        <w:bottom w:val="none" w:sz="0" w:space="0" w:color="auto"/>
        <w:right w:val="none" w:sz="0" w:space="0" w:color="auto"/>
      </w:divBdr>
    </w:div>
    <w:div w:id="24526269">
      <w:bodyDiv w:val="1"/>
      <w:marLeft w:val="0"/>
      <w:marRight w:val="0"/>
      <w:marTop w:val="0"/>
      <w:marBottom w:val="0"/>
      <w:divBdr>
        <w:top w:val="none" w:sz="0" w:space="0" w:color="auto"/>
        <w:left w:val="none" w:sz="0" w:space="0" w:color="auto"/>
        <w:bottom w:val="none" w:sz="0" w:space="0" w:color="auto"/>
        <w:right w:val="none" w:sz="0" w:space="0" w:color="auto"/>
      </w:divBdr>
    </w:div>
    <w:div w:id="24716665">
      <w:bodyDiv w:val="1"/>
      <w:marLeft w:val="0"/>
      <w:marRight w:val="0"/>
      <w:marTop w:val="0"/>
      <w:marBottom w:val="0"/>
      <w:divBdr>
        <w:top w:val="none" w:sz="0" w:space="0" w:color="auto"/>
        <w:left w:val="none" w:sz="0" w:space="0" w:color="auto"/>
        <w:bottom w:val="none" w:sz="0" w:space="0" w:color="auto"/>
        <w:right w:val="none" w:sz="0" w:space="0" w:color="auto"/>
      </w:divBdr>
    </w:div>
    <w:div w:id="24718318">
      <w:bodyDiv w:val="1"/>
      <w:marLeft w:val="0"/>
      <w:marRight w:val="0"/>
      <w:marTop w:val="0"/>
      <w:marBottom w:val="0"/>
      <w:divBdr>
        <w:top w:val="none" w:sz="0" w:space="0" w:color="auto"/>
        <w:left w:val="none" w:sz="0" w:space="0" w:color="auto"/>
        <w:bottom w:val="none" w:sz="0" w:space="0" w:color="auto"/>
        <w:right w:val="none" w:sz="0" w:space="0" w:color="auto"/>
      </w:divBdr>
    </w:div>
    <w:div w:id="25376739">
      <w:bodyDiv w:val="1"/>
      <w:marLeft w:val="0"/>
      <w:marRight w:val="0"/>
      <w:marTop w:val="0"/>
      <w:marBottom w:val="0"/>
      <w:divBdr>
        <w:top w:val="none" w:sz="0" w:space="0" w:color="auto"/>
        <w:left w:val="none" w:sz="0" w:space="0" w:color="auto"/>
        <w:bottom w:val="none" w:sz="0" w:space="0" w:color="auto"/>
        <w:right w:val="none" w:sz="0" w:space="0" w:color="auto"/>
      </w:divBdr>
    </w:div>
    <w:div w:id="25452445">
      <w:bodyDiv w:val="1"/>
      <w:marLeft w:val="0"/>
      <w:marRight w:val="0"/>
      <w:marTop w:val="0"/>
      <w:marBottom w:val="0"/>
      <w:divBdr>
        <w:top w:val="none" w:sz="0" w:space="0" w:color="auto"/>
        <w:left w:val="none" w:sz="0" w:space="0" w:color="auto"/>
        <w:bottom w:val="none" w:sz="0" w:space="0" w:color="auto"/>
        <w:right w:val="none" w:sz="0" w:space="0" w:color="auto"/>
      </w:divBdr>
    </w:div>
    <w:div w:id="26227424">
      <w:bodyDiv w:val="1"/>
      <w:marLeft w:val="0"/>
      <w:marRight w:val="0"/>
      <w:marTop w:val="0"/>
      <w:marBottom w:val="0"/>
      <w:divBdr>
        <w:top w:val="none" w:sz="0" w:space="0" w:color="auto"/>
        <w:left w:val="none" w:sz="0" w:space="0" w:color="auto"/>
        <w:bottom w:val="none" w:sz="0" w:space="0" w:color="auto"/>
        <w:right w:val="none" w:sz="0" w:space="0" w:color="auto"/>
      </w:divBdr>
    </w:div>
    <w:div w:id="26416469">
      <w:bodyDiv w:val="1"/>
      <w:marLeft w:val="0"/>
      <w:marRight w:val="0"/>
      <w:marTop w:val="0"/>
      <w:marBottom w:val="0"/>
      <w:divBdr>
        <w:top w:val="none" w:sz="0" w:space="0" w:color="auto"/>
        <w:left w:val="none" w:sz="0" w:space="0" w:color="auto"/>
        <w:bottom w:val="none" w:sz="0" w:space="0" w:color="auto"/>
        <w:right w:val="none" w:sz="0" w:space="0" w:color="auto"/>
      </w:divBdr>
    </w:div>
    <w:div w:id="26951637">
      <w:bodyDiv w:val="1"/>
      <w:marLeft w:val="0"/>
      <w:marRight w:val="0"/>
      <w:marTop w:val="0"/>
      <w:marBottom w:val="0"/>
      <w:divBdr>
        <w:top w:val="none" w:sz="0" w:space="0" w:color="auto"/>
        <w:left w:val="none" w:sz="0" w:space="0" w:color="auto"/>
        <w:bottom w:val="none" w:sz="0" w:space="0" w:color="auto"/>
        <w:right w:val="none" w:sz="0" w:space="0" w:color="auto"/>
      </w:divBdr>
    </w:div>
    <w:div w:id="27219816">
      <w:bodyDiv w:val="1"/>
      <w:marLeft w:val="0"/>
      <w:marRight w:val="0"/>
      <w:marTop w:val="0"/>
      <w:marBottom w:val="0"/>
      <w:divBdr>
        <w:top w:val="none" w:sz="0" w:space="0" w:color="auto"/>
        <w:left w:val="none" w:sz="0" w:space="0" w:color="auto"/>
        <w:bottom w:val="none" w:sz="0" w:space="0" w:color="auto"/>
        <w:right w:val="none" w:sz="0" w:space="0" w:color="auto"/>
      </w:divBdr>
    </w:div>
    <w:div w:id="28458791">
      <w:bodyDiv w:val="1"/>
      <w:marLeft w:val="0"/>
      <w:marRight w:val="0"/>
      <w:marTop w:val="0"/>
      <w:marBottom w:val="0"/>
      <w:divBdr>
        <w:top w:val="none" w:sz="0" w:space="0" w:color="auto"/>
        <w:left w:val="none" w:sz="0" w:space="0" w:color="auto"/>
        <w:bottom w:val="none" w:sz="0" w:space="0" w:color="auto"/>
        <w:right w:val="none" w:sz="0" w:space="0" w:color="auto"/>
      </w:divBdr>
    </w:div>
    <w:div w:id="28725363">
      <w:bodyDiv w:val="1"/>
      <w:marLeft w:val="0"/>
      <w:marRight w:val="0"/>
      <w:marTop w:val="0"/>
      <w:marBottom w:val="0"/>
      <w:divBdr>
        <w:top w:val="none" w:sz="0" w:space="0" w:color="auto"/>
        <w:left w:val="none" w:sz="0" w:space="0" w:color="auto"/>
        <w:bottom w:val="none" w:sz="0" w:space="0" w:color="auto"/>
        <w:right w:val="none" w:sz="0" w:space="0" w:color="auto"/>
      </w:divBdr>
    </w:div>
    <w:div w:id="29035532">
      <w:bodyDiv w:val="1"/>
      <w:marLeft w:val="0"/>
      <w:marRight w:val="0"/>
      <w:marTop w:val="0"/>
      <w:marBottom w:val="0"/>
      <w:divBdr>
        <w:top w:val="none" w:sz="0" w:space="0" w:color="auto"/>
        <w:left w:val="none" w:sz="0" w:space="0" w:color="auto"/>
        <w:bottom w:val="none" w:sz="0" w:space="0" w:color="auto"/>
        <w:right w:val="none" w:sz="0" w:space="0" w:color="auto"/>
      </w:divBdr>
    </w:div>
    <w:div w:id="29187504">
      <w:bodyDiv w:val="1"/>
      <w:marLeft w:val="0"/>
      <w:marRight w:val="0"/>
      <w:marTop w:val="0"/>
      <w:marBottom w:val="0"/>
      <w:divBdr>
        <w:top w:val="none" w:sz="0" w:space="0" w:color="auto"/>
        <w:left w:val="none" w:sz="0" w:space="0" w:color="auto"/>
        <w:bottom w:val="none" w:sz="0" w:space="0" w:color="auto"/>
        <w:right w:val="none" w:sz="0" w:space="0" w:color="auto"/>
      </w:divBdr>
    </w:div>
    <w:div w:id="30040621">
      <w:bodyDiv w:val="1"/>
      <w:marLeft w:val="0"/>
      <w:marRight w:val="0"/>
      <w:marTop w:val="0"/>
      <w:marBottom w:val="0"/>
      <w:divBdr>
        <w:top w:val="none" w:sz="0" w:space="0" w:color="auto"/>
        <w:left w:val="none" w:sz="0" w:space="0" w:color="auto"/>
        <w:bottom w:val="none" w:sz="0" w:space="0" w:color="auto"/>
        <w:right w:val="none" w:sz="0" w:space="0" w:color="auto"/>
      </w:divBdr>
    </w:div>
    <w:div w:id="31535702">
      <w:bodyDiv w:val="1"/>
      <w:marLeft w:val="0"/>
      <w:marRight w:val="0"/>
      <w:marTop w:val="0"/>
      <w:marBottom w:val="0"/>
      <w:divBdr>
        <w:top w:val="none" w:sz="0" w:space="0" w:color="auto"/>
        <w:left w:val="none" w:sz="0" w:space="0" w:color="auto"/>
        <w:bottom w:val="none" w:sz="0" w:space="0" w:color="auto"/>
        <w:right w:val="none" w:sz="0" w:space="0" w:color="auto"/>
      </w:divBdr>
    </w:div>
    <w:div w:id="32848445">
      <w:bodyDiv w:val="1"/>
      <w:marLeft w:val="0"/>
      <w:marRight w:val="0"/>
      <w:marTop w:val="0"/>
      <w:marBottom w:val="0"/>
      <w:divBdr>
        <w:top w:val="none" w:sz="0" w:space="0" w:color="auto"/>
        <w:left w:val="none" w:sz="0" w:space="0" w:color="auto"/>
        <w:bottom w:val="none" w:sz="0" w:space="0" w:color="auto"/>
        <w:right w:val="none" w:sz="0" w:space="0" w:color="auto"/>
      </w:divBdr>
    </w:div>
    <w:div w:id="34084823">
      <w:bodyDiv w:val="1"/>
      <w:marLeft w:val="0"/>
      <w:marRight w:val="0"/>
      <w:marTop w:val="0"/>
      <w:marBottom w:val="0"/>
      <w:divBdr>
        <w:top w:val="none" w:sz="0" w:space="0" w:color="auto"/>
        <w:left w:val="none" w:sz="0" w:space="0" w:color="auto"/>
        <w:bottom w:val="none" w:sz="0" w:space="0" w:color="auto"/>
        <w:right w:val="none" w:sz="0" w:space="0" w:color="auto"/>
      </w:divBdr>
    </w:div>
    <w:div w:id="36007052">
      <w:bodyDiv w:val="1"/>
      <w:marLeft w:val="0"/>
      <w:marRight w:val="0"/>
      <w:marTop w:val="0"/>
      <w:marBottom w:val="0"/>
      <w:divBdr>
        <w:top w:val="none" w:sz="0" w:space="0" w:color="auto"/>
        <w:left w:val="none" w:sz="0" w:space="0" w:color="auto"/>
        <w:bottom w:val="none" w:sz="0" w:space="0" w:color="auto"/>
        <w:right w:val="none" w:sz="0" w:space="0" w:color="auto"/>
      </w:divBdr>
    </w:div>
    <w:div w:id="36200955">
      <w:bodyDiv w:val="1"/>
      <w:marLeft w:val="0"/>
      <w:marRight w:val="0"/>
      <w:marTop w:val="0"/>
      <w:marBottom w:val="0"/>
      <w:divBdr>
        <w:top w:val="none" w:sz="0" w:space="0" w:color="auto"/>
        <w:left w:val="none" w:sz="0" w:space="0" w:color="auto"/>
        <w:bottom w:val="none" w:sz="0" w:space="0" w:color="auto"/>
        <w:right w:val="none" w:sz="0" w:space="0" w:color="auto"/>
      </w:divBdr>
    </w:div>
    <w:div w:id="36785510">
      <w:bodyDiv w:val="1"/>
      <w:marLeft w:val="0"/>
      <w:marRight w:val="0"/>
      <w:marTop w:val="0"/>
      <w:marBottom w:val="0"/>
      <w:divBdr>
        <w:top w:val="none" w:sz="0" w:space="0" w:color="auto"/>
        <w:left w:val="none" w:sz="0" w:space="0" w:color="auto"/>
        <w:bottom w:val="none" w:sz="0" w:space="0" w:color="auto"/>
        <w:right w:val="none" w:sz="0" w:space="0" w:color="auto"/>
      </w:divBdr>
    </w:div>
    <w:div w:id="37097145">
      <w:bodyDiv w:val="1"/>
      <w:marLeft w:val="0"/>
      <w:marRight w:val="0"/>
      <w:marTop w:val="0"/>
      <w:marBottom w:val="0"/>
      <w:divBdr>
        <w:top w:val="none" w:sz="0" w:space="0" w:color="auto"/>
        <w:left w:val="none" w:sz="0" w:space="0" w:color="auto"/>
        <w:bottom w:val="none" w:sz="0" w:space="0" w:color="auto"/>
        <w:right w:val="none" w:sz="0" w:space="0" w:color="auto"/>
      </w:divBdr>
    </w:div>
    <w:div w:id="37246074">
      <w:bodyDiv w:val="1"/>
      <w:marLeft w:val="0"/>
      <w:marRight w:val="0"/>
      <w:marTop w:val="0"/>
      <w:marBottom w:val="0"/>
      <w:divBdr>
        <w:top w:val="none" w:sz="0" w:space="0" w:color="auto"/>
        <w:left w:val="none" w:sz="0" w:space="0" w:color="auto"/>
        <w:bottom w:val="none" w:sz="0" w:space="0" w:color="auto"/>
        <w:right w:val="none" w:sz="0" w:space="0" w:color="auto"/>
      </w:divBdr>
    </w:div>
    <w:div w:id="37320387">
      <w:bodyDiv w:val="1"/>
      <w:marLeft w:val="0"/>
      <w:marRight w:val="0"/>
      <w:marTop w:val="0"/>
      <w:marBottom w:val="0"/>
      <w:divBdr>
        <w:top w:val="none" w:sz="0" w:space="0" w:color="auto"/>
        <w:left w:val="none" w:sz="0" w:space="0" w:color="auto"/>
        <w:bottom w:val="none" w:sz="0" w:space="0" w:color="auto"/>
        <w:right w:val="none" w:sz="0" w:space="0" w:color="auto"/>
      </w:divBdr>
    </w:div>
    <w:div w:id="37358198">
      <w:bodyDiv w:val="1"/>
      <w:marLeft w:val="0"/>
      <w:marRight w:val="0"/>
      <w:marTop w:val="0"/>
      <w:marBottom w:val="0"/>
      <w:divBdr>
        <w:top w:val="none" w:sz="0" w:space="0" w:color="auto"/>
        <w:left w:val="none" w:sz="0" w:space="0" w:color="auto"/>
        <w:bottom w:val="none" w:sz="0" w:space="0" w:color="auto"/>
        <w:right w:val="none" w:sz="0" w:space="0" w:color="auto"/>
      </w:divBdr>
    </w:div>
    <w:div w:id="37363844">
      <w:bodyDiv w:val="1"/>
      <w:marLeft w:val="0"/>
      <w:marRight w:val="0"/>
      <w:marTop w:val="0"/>
      <w:marBottom w:val="0"/>
      <w:divBdr>
        <w:top w:val="none" w:sz="0" w:space="0" w:color="auto"/>
        <w:left w:val="none" w:sz="0" w:space="0" w:color="auto"/>
        <w:bottom w:val="none" w:sz="0" w:space="0" w:color="auto"/>
        <w:right w:val="none" w:sz="0" w:space="0" w:color="auto"/>
      </w:divBdr>
    </w:div>
    <w:div w:id="39402415">
      <w:bodyDiv w:val="1"/>
      <w:marLeft w:val="0"/>
      <w:marRight w:val="0"/>
      <w:marTop w:val="0"/>
      <w:marBottom w:val="0"/>
      <w:divBdr>
        <w:top w:val="none" w:sz="0" w:space="0" w:color="auto"/>
        <w:left w:val="none" w:sz="0" w:space="0" w:color="auto"/>
        <w:bottom w:val="none" w:sz="0" w:space="0" w:color="auto"/>
        <w:right w:val="none" w:sz="0" w:space="0" w:color="auto"/>
      </w:divBdr>
    </w:div>
    <w:div w:id="39667179">
      <w:bodyDiv w:val="1"/>
      <w:marLeft w:val="0"/>
      <w:marRight w:val="0"/>
      <w:marTop w:val="0"/>
      <w:marBottom w:val="0"/>
      <w:divBdr>
        <w:top w:val="none" w:sz="0" w:space="0" w:color="auto"/>
        <w:left w:val="none" w:sz="0" w:space="0" w:color="auto"/>
        <w:bottom w:val="none" w:sz="0" w:space="0" w:color="auto"/>
        <w:right w:val="none" w:sz="0" w:space="0" w:color="auto"/>
      </w:divBdr>
    </w:div>
    <w:div w:id="39911703">
      <w:bodyDiv w:val="1"/>
      <w:marLeft w:val="0"/>
      <w:marRight w:val="0"/>
      <w:marTop w:val="0"/>
      <w:marBottom w:val="0"/>
      <w:divBdr>
        <w:top w:val="none" w:sz="0" w:space="0" w:color="auto"/>
        <w:left w:val="none" w:sz="0" w:space="0" w:color="auto"/>
        <w:bottom w:val="none" w:sz="0" w:space="0" w:color="auto"/>
        <w:right w:val="none" w:sz="0" w:space="0" w:color="auto"/>
      </w:divBdr>
    </w:div>
    <w:div w:id="40517006">
      <w:bodyDiv w:val="1"/>
      <w:marLeft w:val="0"/>
      <w:marRight w:val="0"/>
      <w:marTop w:val="0"/>
      <w:marBottom w:val="0"/>
      <w:divBdr>
        <w:top w:val="none" w:sz="0" w:space="0" w:color="auto"/>
        <w:left w:val="none" w:sz="0" w:space="0" w:color="auto"/>
        <w:bottom w:val="none" w:sz="0" w:space="0" w:color="auto"/>
        <w:right w:val="none" w:sz="0" w:space="0" w:color="auto"/>
      </w:divBdr>
    </w:div>
    <w:div w:id="41366989">
      <w:bodyDiv w:val="1"/>
      <w:marLeft w:val="0"/>
      <w:marRight w:val="0"/>
      <w:marTop w:val="0"/>
      <w:marBottom w:val="0"/>
      <w:divBdr>
        <w:top w:val="none" w:sz="0" w:space="0" w:color="auto"/>
        <w:left w:val="none" w:sz="0" w:space="0" w:color="auto"/>
        <w:bottom w:val="none" w:sz="0" w:space="0" w:color="auto"/>
        <w:right w:val="none" w:sz="0" w:space="0" w:color="auto"/>
      </w:divBdr>
    </w:div>
    <w:div w:id="41906040">
      <w:bodyDiv w:val="1"/>
      <w:marLeft w:val="0"/>
      <w:marRight w:val="0"/>
      <w:marTop w:val="0"/>
      <w:marBottom w:val="0"/>
      <w:divBdr>
        <w:top w:val="none" w:sz="0" w:space="0" w:color="auto"/>
        <w:left w:val="none" w:sz="0" w:space="0" w:color="auto"/>
        <w:bottom w:val="none" w:sz="0" w:space="0" w:color="auto"/>
        <w:right w:val="none" w:sz="0" w:space="0" w:color="auto"/>
      </w:divBdr>
    </w:div>
    <w:div w:id="41945511">
      <w:bodyDiv w:val="1"/>
      <w:marLeft w:val="0"/>
      <w:marRight w:val="0"/>
      <w:marTop w:val="0"/>
      <w:marBottom w:val="0"/>
      <w:divBdr>
        <w:top w:val="none" w:sz="0" w:space="0" w:color="auto"/>
        <w:left w:val="none" w:sz="0" w:space="0" w:color="auto"/>
        <w:bottom w:val="none" w:sz="0" w:space="0" w:color="auto"/>
        <w:right w:val="none" w:sz="0" w:space="0" w:color="auto"/>
      </w:divBdr>
    </w:div>
    <w:div w:id="42607321">
      <w:bodyDiv w:val="1"/>
      <w:marLeft w:val="0"/>
      <w:marRight w:val="0"/>
      <w:marTop w:val="0"/>
      <w:marBottom w:val="0"/>
      <w:divBdr>
        <w:top w:val="none" w:sz="0" w:space="0" w:color="auto"/>
        <w:left w:val="none" w:sz="0" w:space="0" w:color="auto"/>
        <w:bottom w:val="none" w:sz="0" w:space="0" w:color="auto"/>
        <w:right w:val="none" w:sz="0" w:space="0" w:color="auto"/>
      </w:divBdr>
    </w:div>
    <w:div w:id="43650557">
      <w:bodyDiv w:val="1"/>
      <w:marLeft w:val="0"/>
      <w:marRight w:val="0"/>
      <w:marTop w:val="0"/>
      <w:marBottom w:val="0"/>
      <w:divBdr>
        <w:top w:val="none" w:sz="0" w:space="0" w:color="auto"/>
        <w:left w:val="none" w:sz="0" w:space="0" w:color="auto"/>
        <w:bottom w:val="none" w:sz="0" w:space="0" w:color="auto"/>
        <w:right w:val="none" w:sz="0" w:space="0" w:color="auto"/>
      </w:divBdr>
    </w:div>
    <w:div w:id="43795178">
      <w:bodyDiv w:val="1"/>
      <w:marLeft w:val="0"/>
      <w:marRight w:val="0"/>
      <w:marTop w:val="0"/>
      <w:marBottom w:val="0"/>
      <w:divBdr>
        <w:top w:val="none" w:sz="0" w:space="0" w:color="auto"/>
        <w:left w:val="none" w:sz="0" w:space="0" w:color="auto"/>
        <w:bottom w:val="none" w:sz="0" w:space="0" w:color="auto"/>
        <w:right w:val="none" w:sz="0" w:space="0" w:color="auto"/>
      </w:divBdr>
    </w:div>
    <w:div w:id="43911736">
      <w:bodyDiv w:val="1"/>
      <w:marLeft w:val="0"/>
      <w:marRight w:val="0"/>
      <w:marTop w:val="0"/>
      <w:marBottom w:val="0"/>
      <w:divBdr>
        <w:top w:val="none" w:sz="0" w:space="0" w:color="auto"/>
        <w:left w:val="none" w:sz="0" w:space="0" w:color="auto"/>
        <w:bottom w:val="none" w:sz="0" w:space="0" w:color="auto"/>
        <w:right w:val="none" w:sz="0" w:space="0" w:color="auto"/>
      </w:divBdr>
    </w:div>
    <w:div w:id="44527073">
      <w:bodyDiv w:val="1"/>
      <w:marLeft w:val="0"/>
      <w:marRight w:val="0"/>
      <w:marTop w:val="0"/>
      <w:marBottom w:val="0"/>
      <w:divBdr>
        <w:top w:val="none" w:sz="0" w:space="0" w:color="auto"/>
        <w:left w:val="none" w:sz="0" w:space="0" w:color="auto"/>
        <w:bottom w:val="none" w:sz="0" w:space="0" w:color="auto"/>
        <w:right w:val="none" w:sz="0" w:space="0" w:color="auto"/>
      </w:divBdr>
    </w:div>
    <w:div w:id="45616191">
      <w:bodyDiv w:val="1"/>
      <w:marLeft w:val="0"/>
      <w:marRight w:val="0"/>
      <w:marTop w:val="0"/>
      <w:marBottom w:val="0"/>
      <w:divBdr>
        <w:top w:val="none" w:sz="0" w:space="0" w:color="auto"/>
        <w:left w:val="none" w:sz="0" w:space="0" w:color="auto"/>
        <w:bottom w:val="none" w:sz="0" w:space="0" w:color="auto"/>
        <w:right w:val="none" w:sz="0" w:space="0" w:color="auto"/>
      </w:divBdr>
    </w:div>
    <w:div w:id="46026581">
      <w:bodyDiv w:val="1"/>
      <w:marLeft w:val="0"/>
      <w:marRight w:val="0"/>
      <w:marTop w:val="0"/>
      <w:marBottom w:val="0"/>
      <w:divBdr>
        <w:top w:val="none" w:sz="0" w:space="0" w:color="auto"/>
        <w:left w:val="none" w:sz="0" w:space="0" w:color="auto"/>
        <w:bottom w:val="none" w:sz="0" w:space="0" w:color="auto"/>
        <w:right w:val="none" w:sz="0" w:space="0" w:color="auto"/>
      </w:divBdr>
    </w:div>
    <w:div w:id="46341419">
      <w:bodyDiv w:val="1"/>
      <w:marLeft w:val="0"/>
      <w:marRight w:val="0"/>
      <w:marTop w:val="0"/>
      <w:marBottom w:val="0"/>
      <w:divBdr>
        <w:top w:val="none" w:sz="0" w:space="0" w:color="auto"/>
        <w:left w:val="none" w:sz="0" w:space="0" w:color="auto"/>
        <w:bottom w:val="none" w:sz="0" w:space="0" w:color="auto"/>
        <w:right w:val="none" w:sz="0" w:space="0" w:color="auto"/>
      </w:divBdr>
    </w:div>
    <w:div w:id="46540779">
      <w:bodyDiv w:val="1"/>
      <w:marLeft w:val="0"/>
      <w:marRight w:val="0"/>
      <w:marTop w:val="0"/>
      <w:marBottom w:val="0"/>
      <w:divBdr>
        <w:top w:val="none" w:sz="0" w:space="0" w:color="auto"/>
        <w:left w:val="none" w:sz="0" w:space="0" w:color="auto"/>
        <w:bottom w:val="none" w:sz="0" w:space="0" w:color="auto"/>
        <w:right w:val="none" w:sz="0" w:space="0" w:color="auto"/>
      </w:divBdr>
    </w:div>
    <w:div w:id="46607006">
      <w:bodyDiv w:val="1"/>
      <w:marLeft w:val="0"/>
      <w:marRight w:val="0"/>
      <w:marTop w:val="0"/>
      <w:marBottom w:val="0"/>
      <w:divBdr>
        <w:top w:val="none" w:sz="0" w:space="0" w:color="auto"/>
        <w:left w:val="none" w:sz="0" w:space="0" w:color="auto"/>
        <w:bottom w:val="none" w:sz="0" w:space="0" w:color="auto"/>
        <w:right w:val="none" w:sz="0" w:space="0" w:color="auto"/>
      </w:divBdr>
    </w:div>
    <w:div w:id="46758102">
      <w:bodyDiv w:val="1"/>
      <w:marLeft w:val="0"/>
      <w:marRight w:val="0"/>
      <w:marTop w:val="0"/>
      <w:marBottom w:val="0"/>
      <w:divBdr>
        <w:top w:val="none" w:sz="0" w:space="0" w:color="auto"/>
        <w:left w:val="none" w:sz="0" w:space="0" w:color="auto"/>
        <w:bottom w:val="none" w:sz="0" w:space="0" w:color="auto"/>
        <w:right w:val="none" w:sz="0" w:space="0" w:color="auto"/>
      </w:divBdr>
    </w:div>
    <w:div w:id="46998994">
      <w:bodyDiv w:val="1"/>
      <w:marLeft w:val="0"/>
      <w:marRight w:val="0"/>
      <w:marTop w:val="0"/>
      <w:marBottom w:val="0"/>
      <w:divBdr>
        <w:top w:val="none" w:sz="0" w:space="0" w:color="auto"/>
        <w:left w:val="none" w:sz="0" w:space="0" w:color="auto"/>
        <w:bottom w:val="none" w:sz="0" w:space="0" w:color="auto"/>
        <w:right w:val="none" w:sz="0" w:space="0" w:color="auto"/>
      </w:divBdr>
    </w:div>
    <w:div w:id="47270924">
      <w:bodyDiv w:val="1"/>
      <w:marLeft w:val="0"/>
      <w:marRight w:val="0"/>
      <w:marTop w:val="0"/>
      <w:marBottom w:val="0"/>
      <w:divBdr>
        <w:top w:val="none" w:sz="0" w:space="0" w:color="auto"/>
        <w:left w:val="none" w:sz="0" w:space="0" w:color="auto"/>
        <w:bottom w:val="none" w:sz="0" w:space="0" w:color="auto"/>
        <w:right w:val="none" w:sz="0" w:space="0" w:color="auto"/>
      </w:divBdr>
    </w:div>
    <w:div w:id="47343813">
      <w:bodyDiv w:val="1"/>
      <w:marLeft w:val="0"/>
      <w:marRight w:val="0"/>
      <w:marTop w:val="0"/>
      <w:marBottom w:val="0"/>
      <w:divBdr>
        <w:top w:val="none" w:sz="0" w:space="0" w:color="auto"/>
        <w:left w:val="none" w:sz="0" w:space="0" w:color="auto"/>
        <w:bottom w:val="none" w:sz="0" w:space="0" w:color="auto"/>
        <w:right w:val="none" w:sz="0" w:space="0" w:color="auto"/>
      </w:divBdr>
    </w:div>
    <w:div w:id="48042406">
      <w:bodyDiv w:val="1"/>
      <w:marLeft w:val="0"/>
      <w:marRight w:val="0"/>
      <w:marTop w:val="0"/>
      <w:marBottom w:val="0"/>
      <w:divBdr>
        <w:top w:val="none" w:sz="0" w:space="0" w:color="auto"/>
        <w:left w:val="none" w:sz="0" w:space="0" w:color="auto"/>
        <w:bottom w:val="none" w:sz="0" w:space="0" w:color="auto"/>
        <w:right w:val="none" w:sz="0" w:space="0" w:color="auto"/>
      </w:divBdr>
    </w:div>
    <w:div w:id="48920864">
      <w:bodyDiv w:val="1"/>
      <w:marLeft w:val="0"/>
      <w:marRight w:val="0"/>
      <w:marTop w:val="0"/>
      <w:marBottom w:val="0"/>
      <w:divBdr>
        <w:top w:val="none" w:sz="0" w:space="0" w:color="auto"/>
        <w:left w:val="none" w:sz="0" w:space="0" w:color="auto"/>
        <w:bottom w:val="none" w:sz="0" w:space="0" w:color="auto"/>
        <w:right w:val="none" w:sz="0" w:space="0" w:color="auto"/>
      </w:divBdr>
    </w:div>
    <w:div w:id="49304825">
      <w:bodyDiv w:val="1"/>
      <w:marLeft w:val="0"/>
      <w:marRight w:val="0"/>
      <w:marTop w:val="0"/>
      <w:marBottom w:val="0"/>
      <w:divBdr>
        <w:top w:val="none" w:sz="0" w:space="0" w:color="auto"/>
        <w:left w:val="none" w:sz="0" w:space="0" w:color="auto"/>
        <w:bottom w:val="none" w:sz="0" w:space="0" w:color="auto"/>
        <w:right w:val="none" w:sz="0" w:space="0" w:color="auto"/>
      </w:divBdr>
    </w:div>
    <w:div w:id="49421125">
      <w:bodyDiv w:val="1"/>
      <w:marLeft w:val="0"/>
      <w:marRight w:val="0"/>
      <w:marTop w:val="0"/>
      <w:marBottom w:val="0"/>
      <w:divBdr>
        <w:top w:val="none" w:sz="0" w:space="0" w:color="auto"/>
        <w:left w:val="none" w:sz="0" w:space="0" w:color="auto"/>
        <w:bottom w:val="none" w:sz="0" w:space="0" w:color="auto"/>
        <w:right w:val="none" w:sz="0" w:space="0" w:color="auto"/>
      </w:divBdr>
    </w:div>
    <w:div w:id="50278877">
      <w:bodyDiv w:val="1"/>
      <w:marLeft w:val="0"/>
      <w:marRight w:val="0"/>
      <w:marTop w:val="0"/>
      <w:marBottom w:val="0"/>
      <w:divBdr>
        <w:top w:val="none" w:sz="0" w:space="0" w:color="auto"/>
        <w:left w:val="none" w:sz="0" w:space="0" w:color="auto"/>
        <w:bottom w:val="none" w:sz="0" w:space="0" w:color="auto"/>
        <w:right w:val="none" w:sz="0" w:space="0" w:color="auto"/>
      </w:divBdr>
    </w:div>
    <w:div w:id="50465642">
      <w:bodyDiv w:val="1"/>
      <w:marLeft w:val="0"/>
      <w:marRight w:val="0"/>
      <w:marTop w:val="0"/>
      <w:marBottom w:val="0"/>
      <w:divBdr>
        <w:top w:val="none" w:sz="0" w:space="0" w:color="auto"/>
        <w:left w:val="none" w:sz="0" w:space="0" w:color="auto"/>
        <w:bottom w:val="none" w:sz="0" w:space="0" w:color="auto"/>
        <w:right w:val="none" w:sz="0" w:space="0" w:color="auto"/>
      </w:divBdr>
    </w:div>
    <w:div w:id="50661554">
      <w:bodyDiv w:val="1"/>
      <w:marLeft w:val="0"/>
      <w:marRight w:val="0"/>
      <w:marTop w:val="0"/>
      <w:marBottom w:val="0"/>
      <w:divBdr>
        <w:top w:val="none" w:sz="0" w:space="0" w:color="auto"/>
        <w:left w:val="none" w:sz="0" w:space="0" w:color="auto"/>
        <w:bottom w:val="none" w:sz="0" w:space="0" w:color="auto"/>
        <w:right w:val="none" w:sz="0" w:space="0" w:color="auto"/>
      </w:divBdr>
    </w:div>
    <w:div w:id="50810520">
      <w:bodyDiv w:val="1"/>
      <w:marLeft w:val="0"/>
      <w:marRight w:val="0"/>
      <w:marTop w:val="0"/>
      <w:marBottom w:val="0"/>
      <w:divBdr>
        <w:top w:val="none" w:sz="0" w:space="0" w:color="auto"/>
        <w:left w:val="none" w:sz="0" w:space="0" w:color="auto"/>
        <w:bottom w:val="none" w:sz="0" w:space="0" w:color="auto"/>
        <w:right w:val="none" w:sz="0" w:space="0" w:color="auto"/>
      </w:divBdr>
    </w:div>
    <w:div w:id="50882488">
      <w:bodyDiv w:val="1"/>
      <w:marLeft w:val="0"/>
      <w:marRight w:val="0"/>
      <w:marTop w:val="0"/>
      <w:marBottom w:val="0"/>
      <w:divBdr>
        <w:top w:val="none" w:sz="0" w:space="0" w:color="auto"/>
        <w:left w:val="none" w:sz="0" w:space="0" w:color="auto"/>
        <w:bottom w:val="none" w:sz="0" w:space="0" w:color="auto"/>
        <w:right w:val="none" w:sz="0" w:space="0" w:color="auto"/>
      </w:divBdr>
    </w:div>
    <w:div w:id="51319676">
      <w:bodyDiv w:val="1"/>
      <w:marLeft w:val="0"/>
      <w:marRight w:val="0"/>
      <w:marTop w:val="0"/>
      <w:marBottom w:val="0"/>
      <w:divBdr>
        <w:top w:val="none" w:sz="0" w:space="0" w:color="auto"/>
        <w:left w:val="none" w:sz="0" w:space="0" w:color="auto"/>
        <w:bottom w:val="none" w:sz="0" w:space="0" w:color="auto"/>
        <w:right w:val="none" w:sz="0" w:space="0" w:color="auto"/>
      </w:divBdr>
    </w:div>
    <w:div w:id="51664144">
      <w:bodyDiv w:val="1"/>
      <w:marLeft w:val="0"/>
      <w:marRight w:val="0"/>
      <w:marTop w:val="0"/>
      <w:marBottom w:val="0"/>
      <w:divBdr>
        <w:top w:val="none" w:sz="0" w:space="0" w:color="auto"/>
        <w:left w:val="none" w:sz="0" w:space="0" w:color="auto"/>
        <w:bottom w:val="none" w:sz="0" w:space="0" w:color="auto"/>
        <w:right w:val="none" w:sz="0" w:space="0" w:color="auto"/>
      </w:divBdr>
    </w:div>
    <w:div w:id="51853132">
      <w:bodyDiv w:val="1"/>
      <w:marLeft w:val="0"/>
      <w:marRight w:val="0"/>
      <w:marTop w:val="0"/>
      <w:marBottom w:val="0"/>
      <w:divBdr>
        <w:top w:val="none" w:sz="0" w:space="0" w:color="auto"/>
        <w:left w:val="none" w:sz="0" w:space="0" w:color="auto"/>
        <w:bottom w:val="none" w:sz="0" w:space="0" w:color="auto"/>
        <w:right w:val="none" w:sz="0" w:space="0" w:color="auto"/>
      </w:divBdr>
    </w:div>
    <w:div w:id="52126072">
      <w:bodyDiv w:val="1"/>
      <w:marLeft w:val="0"/>
      <w:marRight w:val="0"/>
      <w:marTop w:val="0"/>
      <w:marBottom w:val="0"/>
      <w:divBdr>
        <w:top w:val="none" w:sz="0" w:space="0" w:color="auto"/>
        <w:left w:val="none" w:sz="0" w:space="0" w:color="auto"/>
        <w:bottom w:val="none" w:sz="0" w:space="0" w:color="auto"/>
        <w:right w:val="none" w:sz="0" w:space="0" w:color="auto"/>
      </w:divBdr>
    </w:div>
    <w:div w:id="52823501">
      <w:bodyDiv w:val="1"/>
      <w:marLeft w:val="0"/>
      <w:marRight w:val="0"/>
      <w:marTop w:val="0"/>
      <w:marBottom w:val="0"/>
      <w:divBdr>
        <w:top w:val="none" w:sz="0" w:space="0" w:color="auto"/>
        <w:left w:val="none" w:sz="0" w:space="0" w:color="auto"/>
        <w:bottom w:val="none" w:sz="0" w:space="0" w:color="auto"/>
        <w:right w:val="none" w:sz="0" w:space="0" w:color="auto"/>
      </w:divBdr>
    </w:div>
    <w:div w:id="53352420">
      <w:bodyDiv w:val="1"/>
      <w:marLeft w:val="0"/>
      <w:marRight w:val="0"/>
      <w:marTop w:val="0"/>
      <w:marBottom w:val="0"/>
      <w:divBdr>
        <w:top w:val="none" w:sz="0" w:space="0" w:color="auto"/>
        <w:left w:val="none" w:sz="0" w:space="0" w:color="auto"/>
        <w:bottom w:val="none" w:sz="0" w:space="0" w:color="auto"/>
        <w:right w:val="none" w:sz="0" w:space="0" w:color="auto"/>
      </w:divBdr>
    </w:div>
    <w:div w:id="55203037">
      <w:bodyDiv w:val="1"/>
      <w:marLeft w:val="0"/>
      <w:marRight w:val="0"/>
      <w:marTop w:val="0"/>
      <w:marBottom w:val="0"/>
      <w:divBdr>
        <w:top w:val="none" w:sz="0" w:space="0" w:color="auto"/>
        <w:left w:val="none" w:sz="0" w:space="0" w:color="auto"/>
        <w:bottom w:val="none" w:sz="0" w:space="0" w:color="auto"/>
        <w:right w:val="none" w:sz="0" w:space="0" w:color="auto"/>
      </w:divBdr>
    </w:div>
    <w:div w:id="55670811">
      <w:bodyDiv w:val="1"/>
      <w:marLeft w:val="0"/>
      <w:marRight w:val="0"/>
      <w:marTop w:val="0"/>
      <w:marBottom w:val="0"/>
      <w:divBdr>
        <w:top w:val="none" w:sz="0" w:space="0" w:color="auto"/>
        <w:left w:val="none" w:sz="0" w:space="0" w:color="auto"/>
        <w:bottom w:val="none" w:sz="0" w:space="0" w:color="auto"/>
        <w:right w:val="none" w:sz="0" w:space="0" w:color="auto"/>
      </w:divBdr>
    </w:div>
    <w:div w:id="55980658">
      <w:bodyDiv w:val="1"/>
      <w:marLeft w:val="0"/>
      <w:marRight w:val="0"/>
      <w:marTop w:val="0"/>
      <w:marBottom w:val="0"/>
      <w:divBdr>
        <w:top w:val="none" w:sz="0" w:space="0" w:color="auto"/>
        <w:left w:val="none" w:sz="0" w:space="0" w:color="auto"/>
        <w:bottom w:val="none" w:sz="0" w:space="0" w:color="auto"/>
        <w:right w:val="none" w:sz="0" w:space="0" w:color="auto"/>
      </w:divBdr>
    </w:div>
    <w:div w:id="56831177">
      <w:bodyDiv w:val="1"/>
      <w:marLeft w:val="0"/>
      <w:marRight w:val="0"/>
      <w:marTop w:val="0"/>
      <w:marBottom w:val="0"/>
      <w:divBdr>
        <w:top w:val="none" w:sz="0" w:space="0" w:color="auto"/>
        <w:left w:val="none" w:sz="0" w:space="0" w:color="auto"/>
        <w:bottom w:val="none" w:sz="0" w:space="0" w:color="auto"/>
        <w:right w:val="none" w:sz="0" w:space="0" w:color="auto"/>
      </w:divBdr>
    </w:div>
    <w:div w:id="57628421">
      <w:bodyDiv w:val="1"/>
      <w:marLeft w:val="0"/>
      <w:marRight w:val="0"/>
      <w:marTop w:val="0"/>
      <w:marBottom w:val="0"/>
      <w:divBdr>
        <w:top w:val="none" w:sz="0" w:space="0" w:color="auto"/>
        <w:left w:val="none" w:sz="0" w:space="0" w:color="auto"/>
        <w:bottom w:val="none" w:sz="0" w:space="0" w:color="auto"/>
        <w:right w:val="none" w:sz="0" w:space="0" w:color="auto"/>
      </w:divBdr>
    </w:div>
    <w:div w:id="58596278">
      <w:bodyDiv w:val="1"/>
      <w:marLeft w:val="0"/>
      <w:marRight w:val="0"/>
      <w:marTop w:val="0"/>
      <w:marBottom w:val="0"/>
      <w:divBdr>
        <w:top w:val="none" w:sz="0" w:space="0" w:color="auto"/>
        <w:left w:val="none" w:sz="0" w:space="0" w:color="auto"/>
        <w:bottom w:val="none" w:sz="0" w:space="0" w:color="auto"/>
        <w:right w:val="none" w:sz="0" w:space="0" w:color="auto"/>
      </w:divBdr>
    </w:div>
    <w:div w:id="58678037">
      <w:bodyDiv w:val="1"/>
      <w:marLeft w:val="0"/>
      <w:marRight w:val="0"/>
      <w:marTop w:val="0"/>
      <w:marBottom w:val="0"/>
      <w:divBdr>
        <w:top w:val="none" w:sz="0" w:space="0" w:color="auto"/>
        <w:left w:val="none" w:sz="0" w:space="0" w:color="auto"/>
        <w:bottom w:val="none" w:sz="0" w:space="0" w:color="auto"/>
        <w:right w:val="none" w:sz="0" w:space="0" w:color="auto"/>
      </w:divBdr>
    </w:div>
    <w:div w:id="58947886">
      <w:bodyDiv w:val="1"/>
      <w:marLeft w:val="0"/>
      <w:marRight w:val="0"/>
      <w:marTop w:val="0"/>
      <w:marBottom w:val="0"/>
      <w:divBdr>
        <w:top w:val="none" w:sz="0" w:space="0" w:color="auto"/>
        <w:left w:val="none" w:sz="0" w:space="0" w:color="auto"/>
        <w:bottom w:val="none" w:sz="0" w:space="0" w:color="auto"/>
        <w:right w:val="none" w:sz="0" w:space="0" w:color="auto"/>
      </w:divBdr>
    </w:div>
    <w:div w:id="59407889">
      <w:bodyDiv w:val="1"/>
      <w:marLeft w:val="0"/>
      <w:marRight w:val="0"/>
      <w:marTop w:val="0"/>
      <w:marBottom w:val="0"/>
      <w:divBdr>
        <w:top w:val="none" w:sz="0" w:space="0" w:color="auto"/>
        <w:left w:val="none" w:sz="0" w:space="0" w:color="auto"/>
        <w:bottom w:val="none" w:sz="0" w:space="0" w:color="auto"/>
        <w:right w:val="none" w:sz="0" w:space="0" w:color="auto"/>
      </w:divBdr>
    </w:div>
    <w:div w:id="59447636">
      <w:bodyDiv w:val="1"/>
      <w:marLeft w:val="0"/>
      <w:marRight w:val="0"/>
      <w:marTop w:val="0"/>
      <w:marBottom w:val="0"/>
      <w:divBdr>
        <w:top w:val="none" w:sz="0" w:space="0" w:color="auto"/>
        <w:left w:val="none" w:sz="0" w:space="0" w:color="auto"/>
        <w:bottom w:val="none" w:sz="0" w:space="0" w:color="auto"/>
        <w:right w:val="none" w:sz="0" w:space="0" w:color="auto"/>
      </w:divBdr>
    </w:div>
    <w:div w:id="60257476">
      <w:bodyDiv w:val="1"/>
      <w:marLeft w:val="0"/>
      <w:marRight w:val="0"/>
      <w:marTop w:val="0"/>
      <w:marBottom w:val="0"/>
      <w:divBdr>
        <w:top w:val="none" w:sz="0" w:space="0" w:color="auto"/>
        <w:left w:val="none" w:sz="0" w:space="0" w:color="auto"/>
        <w:bottom w:val="none" w:sz="0" w:space="0" w:color="auto"/>
        <w:right w:val="none" w:sz="0" w:space="0" w:color="auto"/>
      </w:divBdr>
    </w:div>
    <w:div w:id="60300348">
      <w:bodyDiv w:val="1"/>
      <w:marLeft w:val="0"/>
      <w:marRight w:val="0"/>
      <w:marTop w:val="0"/>
      <w:marBottom w:val="0"/>
      <w:divBdr>
        <w:top w:val="none" w:sz="0" w:space="0" w:color="auto"/>
        <w:left w:val="none" w:sz="0" w:space="0" w:color="auto"/>
        <w:bottom w:val="none" w:sz="0" w:space="0" w:color="auto"/>
        <w:right w:val="none" w:sz="0" w:space="0" w:color="auto"/>
      </w:divBdr>
    </w:div>
    <w:div w:id="60905261">
      <w:bodyDiv w:val="1"/>
      <w:marLeft w:val="0"/>
      <w:marRight w:val="0"/>
      <w:marTop w:val="0"/>
      <w:marBottom w:val="0"/>
      <w:divBdr>
        <w:top w:val="none" w:sz="0" w:space="0" w:color="auto"/>
        <w:left w:val="none" w:sz="0" w:space="0" w:color="auto"/>
        <w:bottom w:val="none" w:sz="0" w:space="0" w:color="auto"/>
        <w:right w:val="none" w:sz="0" w:space="0" w:color="auto"/>
      </w:divBdr>
    </w:div>
    <w:div w:id="61220805">
      <w:bodyDiv w:val="1"/>
      <w:marLeft w:val="0"/>
      <w:marRight w:val="0"/>
      <w:marTop w:val="0"/>
      <w:marBottom w:val="0"/>
      <w:divBdr>
        <w:top w:val="none" w:sz="0" w:space="0" w:color="auto"/>
        <w:left w:val="none" w:sz="0" w:space="0" w:color="auto"/>
        <w:bottom w:val="none" w:sz="0" w:space="0" w:color="auto"/>
        <w:right w:val="none" w:sz="0" w:space="0" w:color="auto"/>
      </w:divBdr>
    </w:div>
    <w:div w:id="61484627">
      <w:bodyDiv w:val="1"/>
      <w:marLeft w:val="0"/>
      <w:marRight w:val="0"/>
      <w:marTop w:val="0"/>
      <w:marBottom w:val="0"/>
      <w:divBdr>
        <w:top w:val="none" w:sz="0" w:space="0" w:color="auto"/>
        <w:left w:val="none" w:sz="0" w:space="0" w:color="auto"/>
        <w:bottom w:val="none" w:sz="0" w:space="0" w:color="auto"/>
        <w:right w:val="none" w:sz="0" w:space="0" w:color="auto"/>
      </w:divBdr>
    </w:div>
    <w:div w:id="63533328">
      <w:bodyDiv w:val="1"/>
      <w:marLeft w:val="0"/>
      <w:marRight w:val="0"/>
      <w:marTop w:val="0"/>
      <w:marBottom w:val="0"/>
      <w:divBdr>
        <w:top w:val="none" w:sz="0" w:space="0" w:color="auto"/>
        <w:left w:val="none" w:sz="0" w:space="0" w:color="auto"/>
        <w:bottom w:val="none" w:sz="0" w:space="0" w:color="auto"/>
        <w:right w:val="none" w:sz="0" w:space="0" w:color="auto"/>
      </w:divBdr>
    </w:div>
    <w:div w:id="63571293">
      <w:bodyDiv w:val="1"/>
      <w:marLeft w:val="0"/>
      <w:marRight w:val="0"/>
      <w:marTop w:val="0"/>
      <w:marBottom w:val="0"/>
      <w:divBdr>
        <w:top w:val="none" w:sz="0" w:space="0" w:color="auto"/>
        <w:left w:val="none" w:sz="0" w:space="0" w:color="auto"/>
        <w:bottom w:val="none" w:sz="0" w:space="0" w:color="auto"/>
        <w:right w:val="none" w:sz="0" w:space="0" w:color="auto"/>
      </w:divBdr>
    </w:div>
    <w:div w:id="63769673">
      <w:bodyDiv w:val="1"/>
      <w:marLeft w:val="0"/>
      <w:marRight w:val="0"/>
      <w:marTop w:val="0"/>
      <w:marBottom w:val="0"/>
      <w:divBdr>
        <w:top w:val="none" w:sz="0" w:space="0" w:color="auto"/>
        <w:left w:val="none" w:sz="0" w:space="0" w:color="auto"/>
        <w:bottom w:val="none" w:sz="0" w:space="0" w:color="auto"/>
        <w:right w:val="none" w:sz="0" w:space="0" w:color="auto"/>
      </w:divBdr>
    </w:div>
    <w:div w:id="64187677">
      <w:bodyDiv w:val="1"/>
      <w:marLeft w:val="0"/>
      <w:marRight w:val="0"/>
      <w:marTop w:val="0"/>
      <w:marBottom w:val="0"/>
      <w:divBdr>
        <w:top w:val="none" w:sz="0" w:space="0" w:color="auto"/>
        <w:left w:val="none" w:sz="0" w:space="0" w:color="auto"/>
        <w:bottom w:val="none" w:sz="0" w:space="0" w:color="auto"/>
        <w:right w:val="none" w:sz="0" w:space="0" w:color="auto"/>
      </w:divBdr>
    </w:div>
    <w:div w:id="64451861">
      <w:bodyDiv w:val="1"/>
      <w:marLeft w:val="0"/>
      <w:marRight w:val="0"/>
      <w:marTop w:val="0"/>
      <w:marBottom w:val="0"/>
      <w:divBdr>
        <w:top w:val="none" w:sz="0" w:space="0" w:color="auto"/>
        <w:left w:val="none" w:sz="0" w:space="0" w:color="auto"/>
        <w:bottom w:val="none" w:sz="0" w:space="0" w:color="auto"/>
        <w:right w:val="none" w:sz="0" w:space="0" w:color="auto"/>
      </w:divBdr>
    </w:div>
    <w:div w:id="64572694">
      <w:bodyDiv w:val="1"/>
      <w:marLeft w:val="0"/>
      <w:marRight w:val="0"/>
      <w:marTop w:val="0"/>
      <w:marBottom w:val="0"/>
      <w:divBdr>
        <w:top w:val="none" w:sz="0" w:space="0" w:color="auto"/>
        <w:left w:val="none" w:sz="0" w:space="0" w:color="auto"/>
        <w:bottom w:val="none" w:sz="0" w:space="0" w:color="auto"/>
        <w:right w:val="none" w:sz="0" w:space="0" w:color="auto"/>
      </w:divBdr>
    </w:div>
    <w:div w:id="64768454">
      <w:bodyDiv w:val="1"/>
      <w:marLeft w:val="0"/>
      <w:marRight w:val="0"/>
      <w:marTop w:val="0"/>
      <w:marBottom w:val="0"/>
      <w:divBdr>
        <w:top w:val="none" w:sz="0" w:space="0" w:color="auto"/>
        <w:left w:val="none" w:sz="0" w:space="0" w:color="auto"/>
        <w:bottom w:val="none" w:sz="0" w:space="0" w:color="auto"/>
        <w:right w:val="none" w:sz="0" w:space="0" w:color="auto"/>
      </w:divBdr>
    </w:div>
    <w:div w:id="64963638">
      <w:bodyDiv w:val="1"/>
      <w:marLeft w:val="0"/>
      <w:marRight w:val="0"/>
      <w:marTop w:val="0"/>
      <w:marBottom w:val="0"/>
      <w:divBdr>
        <w:top w:val="none" w:sz="0" w:space="0" w:color="auto"/>
        <w:left w:val="none" w:sz="0" w:space="0" w:color="auto"/>
        <w:bottom w:val="none" w:sz="0" w:space="0" w:color="auto"/>
        <w:right w:val="none" w:sz="0" w:space="0" w:color="auto"/>
      </w:divBdr>
    </w:div>
    <w:div w:id="65420054">
      <w:bodyDiv w:val="1"/>
      <w:marLeft w:val="0"/>
      <w:marRight w:val="0"/>
      <w:marTop w:val="0"/>
      <w:marBottom w:val="0"/>
      <w:divBdr>
        <w:top w:val="none" w:sz="0" w:space="0" w:color="auto"/>
        <w:left w:val="none" w:sz="0" w:space="0" w:color="auto"/>
        <w:bottom w:val="none" w:sz="0" w:space="0" w:color="auto"/>
        <w:right w:val="none" w:sz="0" w:space="0" w:color="auto"/>
      </w:divBdr>
    </w:div>
    <w:div w:id="65733046">
      <w:bodyDiv w:val="1"/>
      <w:marLeft w:val="0"/>
      <w:marRight w:val="0"/>
      <w:marTop w:val="0"/>
      <w:marBottom w:val="0"/>
      <w:divBdr>
        <w:top w:val="none" w:sz="0" w:space="0" w:color="auto"/>
        <w:left w:val="none" w:sz="0" w:space="0" w:color="auto"/>
        <w:bottom w:val="none" w:sz="0" w:space="0" w:color="auto"/>
        <w:right w:val="none" w:sz="0" w:space="0" w:color="auto"/>
      </w:divBdr>
    </w:div>
    <w:div w:id="65960875">
      <w:bodyDiv w:val="1"/>
      <w:marLeft w:val="0"/>
      <w:marRight w:val="0"/>
      <w:marTop w:val="0"/>
      <w:marBottom w:val="0"/>
      <w:divBdr>
        <w:top w:val="none" w:sz="0" w:space="0" w:color="auto"/>
        <w:left w:val="none" w:sz="0" w:space="0" w:color="auto"/>
        <w:bottom w:val="none" w:sz="0" w:space="0" w:color="auto"/>
        <w:right w:val="none" w:sz="0" w:space="0" w:color="auto"/>
      </w:divBdr>
    </w:div>
    <w:div w:id="66080915">
      <w:bodyDiv w:val="1"/>
      <w:marLeft w:val="0"/>
      <w:marRight w:val="0"/>
      <w:marTop w:val="0"/>
      <w:marBottom w:val="0"/>
      <w:divBdr>
        <w:top w:val="none" w:sz="0" w:space="0" w:color="auto"/>
        <w:left w:val="none" w:sz="0" w:space="0" w:color="auto"/>
        <w:bottom w:val="none" w:sz="0" w:space="0" w:color="auto"/>
        <w:right w:val="none" w:sz="0" w:space="0" w:color="auto"/>
      </w:divBdr>
    </w:div>
    <w:div w:id="66269727">
      <w:bodyDiv w:val="1"/>
      <w:marLeft w:val="0"/>
      <w:marRight w:val="0"/>
      <w:marTop w:val="0"/>
      <w:marBottom w:val="0"/>
      <w:divBdr>
        <w:top w:val="none" w:sz="0" w:space="0" w:color="auto"/>
        <w:left w:val="none" w:sz="0" w:space="0" w:color="auto"/>
        <w:bottom w:val="none" w:sz="0" w:space="0" w:color="auto"/>
        <w:right w:val="none" w:sz="0" w:space="0" w:color="auto"/>
      </w:divBdr>
    </w:div>
    <w:div w:id="66614209">
      <w:bodyDiv w:val="1"/>
      <w:marLeft w:val="0"/>
      <w:marRight w:val="0"/>
      <w:marTop w:val="0"/>
      <w:marBottom w:val="0"/>
      <w:divBdr>
        <w:top w:val="none" w:sz="0" w:space="0" w:color="auto"/>
        <w:left w:val="none" w:sz="0" w:space="0" w:color="auto"/>
        <w:bottom w:val="none" w:sz="0" w:space="0" w:color="auto"/>
        <w:right w:val="none" w:sz="0" w:space="0" w:color="auto"/>
      </w:divBdr>
    </w:div>
    <w:div w:id="67385494">
      <w:bodyDiv w:val="1"/>
      <w:marLeft w:val="0"/>
      <w:marRight w:val="0"/>
      <w:marTop w:val="0"/>
      <w:marBottom w:val="0"/>
      <w:divBdr>
        <w:top w:val="none" w:sz="0" w:space="0" w:color="auto"/>
        <w:left w:val="none" w:sz="0" w:space="0" w:color="auto"/>
        <w:bottom w:val="none" w:sz="0" w:space="0" w:color="auto"/>
        <w:right w:val="none" w:sz="0" w:space="0" w:color="auto"/>
      </w:divBdr>
    </w:div>
    <w:div w:id="68163683">
      <w:bodyDiv w:val="1"/>
      <w:marLeft w:val="0"/>
      <w:marRight w:val="0"/>
      <w:marTop w:val="0"/>
      <w:marBottom w:val="0"/>
      <w:divBdr>
        <w:top w:val="none" w:sz="0" w:space="0" w:color="auto"/>
        <w:left w:val="none" w:sz="0" w:space="0" w:color="auto"/>
        <w:bottom w:val="none" w:sz="0" w:space="0" w:color="auto"/>
        <w:right w:val="none" w:sz="0" w:space="0" w:color="auto"/>
      </w:divBdr>
    </w:div>
    <w:div w:id="68356019">
      <w:bodyDiv w:val="1"/>
      <w:marLeft w:val="0"/>
      <w:marRight w:val="0"/>
      <w:marTop w:val="0"/>
      <w:marBottom w:val="0"/>
      <w:divBdr>
        <w:top w:val="none" w:sz="0" w:space="0" w:color="auto"/>
        <w:left w:val="none" w:sz="0" w:space="0" w:color="auto"/>
        <w:bottom w:val="none" w:sz="0" w:space="0" w:color="auto"/>
        <w:right w:val="none" w:sz="0" w:space="0" w:color="auto"/>
      </w:divBdr>
    </w:div>
    <w:div w:id="68623518">
      <w:bodyDiv w:val="1"/>
      <w:marLeft w:val="0"/>
      <w:marRight w:val="0"/>
      <w:marTop w:val="0"/>
      <w:marBottom w:val="0"/>
      <w:divBdr>
        <w:top w:val="none" w:sz="0" w:space="0" w:color="auto"/>
        <w:left w:val="none" w:sz="0" w:space="0" w:color="auto"/>
        <w:bottom w:val="none" w:sz="0" w:space="0" w:color="auto"/>
        <w:right w:val="none" w:sz="0" w:space="0" w:color="auto"/>
      </w:divBdr>
    </w:div>
    <w:div w:id="69232224">
      <w:bodyDiv w:val="1"/>
      <w:marLeft w:val="0"/>
      <w:marRight w:val="0"/>
      <w:marTop w:val="0"/>
      <w:marBottom w:val="0"/>
      <w:divBdr>
        <w:top w:val="none" w:sz="0" w:space="0" w:color="auto"/>
        <w:left w:val="none" w:sz="0" w:space="0" w:color="auto"/>
        <w:bottom w:val="none" w:sz="0" w:space="0" w:color="auto"/>
        <w:right w:val="none" w:sz="0" w:space="0" w:color="auto"/>
      </w:divBdr>
    </w:div>
    <w:div w:id="70394890">
      <w:bodyDiv w:val="1"/>
      <w:marLeft w:val="0"/>
      <w:marRight w:val="0"/>
      <w:marTop w:val="0"/>
      <w:marBottom w:val="0"/>
      <w:divBdr>
        <w:top w:val="none" w:sz="0" w:space="0" w:color="auto"/>
        <w:left w:val="none" w:sz="0" w:space="0" w:color="auto"/>
        <w:bottom w:val="none" w:sz="0" w:space="0" w:color="auto"/>
        <w:right w:val="none" w:sz="0" w:space="0" w:color="auto"/>
      </w:divBdr>
    </w:div>
    <w:div w:id="71781315">
      <w:bodyDiv w:val="1"/>
      <w:marLeft w:val="0"/>
      <w:marRight w:val="0"/>
      <w:marTop w:val="0"/>
      <w:marBottom w:val="0"/>
      <w:divBdr>
        <w:top w:val="none" w:sz="0" w:space="0" w:color="auto"/>
        <w:left w:val="none" w:sz="0" w:space="0" w:color="auto"/>
        <w:bottom w:val="none" w:sz="0" w:space="0" w:color="auto"/>
        <w:right w:val="none" w:sz="0" w:space="0" w:color="auto"/>
      </w:divBdr>
    </w:div>
    <w:div w:id="71851704">
      <w:bodyDiv w:val="1"/>
      <w:marLeft w:val="0"/>
      <w:marRight w:val="0"/>
      <w:marTop w:val="0"/>
      <w:marBottom w:val="0"/>
      <w:divBdr>
        <w:top w:val="none" w:sz="0" w:space="0" w:color="auto"/>
        <w:left w:val="none" w:sz="0" w:space="0" w:color="auto"/>
        <w:bottom w:val="none" w:sz="0" w:space="0" w:color="auto"/>
        <w:right w:val="none" w:sz="0" w:space="0" w:color="auto"/>
      </w:divBdr>
    </w:div>
    <w:div w:id="72552309">
      <w:bodyDiv w:val="1"/>
      <w:marLeft w:val="0"/>
      <w:marRight w:val="0"/>
      <w:marTop w:val="0"/>
      <w:marBottom w:val="0"/>
      <w:divBdr>
        <w:top w:val="none" w:sz="0" w:space="0" w:color="auto"/>
        <w:left w:val="none" w:sz="0" w:space="0" w:color="auto"/>
        <w:bottom w:val="none" w:sz="0" w:space="0" w:color="auto"/>
        <w:right w:val="none" w:sz="0" w:space="0" w:color="auto"/>
      </w:divBdr>
    </w:div>
    <w:div w:id="72624110">
      <w:bodyDiv w:val="1"/>
      <w:marLeft w:val="0"/>
      <w:marRight w:val="0"/>
      <w:marTop w:val="0"/>
      <w:marBottom w:val="0"/>
      <w:divBdr>
        <w:top w:val="none" w:sz="0" w:space="0" w:color="auto"/>
        <w:left w:val="none" w:sz="0" w:space="0" w:color="auto"/>
        <w:bottom w:val="none" w:sz="0" w:space="0" w:color="auto"/>
        <w:right w:val="none" w:sz="0" w:space="0" w:color="auto"/>
      </w:divBdr>
    </w:div>
    <w:div w:id="72704751">
      <w:bodyDiv w:val="1"/>
      <w:marLeft w:val="0"/>
      <w:marRight w:val="0"/>
      <w:marTop w:val="0"/>
      <w:marBottom w:val="0"/>
      <w:divBdr>
        <w:top w:val="none" w:sz="0" w:space="0" w:color="auto"/>
        <w:left w:val="none" w:sz="0" w:space="0" w:color="auto"/>
        <w:bottom w:val="none" w:sz="0" w:space="0" w:color="auto"/>
        <w:right w:val="none" w:sz="0" w:space="0" w:color="auto"/>
      </w:divBdr>
    </w:div>
    <w:div w:id="72901531">
      <w:bodyDiv w:val="1"/>
      <w:marLeft w:val="0"/>
      <w:marRight w:val="0"/>
      <w:marTop w:val="0"/>
      <w:marBottom w:val="0"/>
      <w:divBdr>
        <w:top w:val="none" w:sz="0" w:space="0" w:color="auto"/>
        <w:left w:val="none" w:sz="0" w:space="0" w:color="auto"/>
        <w:bottom w:val="none" w:sz="0" w:space="0" w:color="auto"/>
        <w:right w:val="none" w:sz="0" w:space="0" w:color="auto"/>
      </w:divBdr>
    </w:div>
    <w:div w:id="74784915">
      <w:bodyDiv w:val="1"/>
      <w:marLeft w:val="0"/>
      <w:marRight w:val="0"/>
      <w:marTop w:val="0"/>
      <w:marBottom w:val="0"/>
      <w:divBdr>
        <w:top w:val="none" w:sz="0" w:space="0" w:color="auto"/>
        <w:left w:val="none" w:sz="0" w:space="0" w:color="auto"/>
        <w:bottom w:val="none" w:sz="0" w:space="0" w:color="auto"/>
        <w:right w:val="none" w:sz="0" w:space="0" w:color="auto"/>
      </w:divBdr>
    </w:div>
    <w:div w:id="74982550">
      <w:bodyDiv w:val="1"/>
      <w:marLeft w:val="0"/>
      <w:marRight w:val="0"/>
      <w:marTop w:val="0"/>
      <w:marBottom w:val="0"/>
      <w:divBdr>
        <w:top w:val="none" w:sz="0" w:space="0" w:color="auto"/>
        <w:left w:val="none" w:sz="0" w:space="0" w:color="auto"/>
        <w:bottom w:val="none" w:sz="0" w:space="0" w:color="auto"/>
        <w:right w:val="none" w:sz="0" w:space="0" w:color="auto"/>
      </w:divBdr>
    </w:div>
    <w:div w:id="74985958">
      <w:bodyDiv w:val="1"/>
      <w:marLeft w:val="0"/>
      <w:marRight w:val="0"/>
      <w:marTop w:val="0"/>
      <w:marBottom w:val="0"/>
      <w:divBdr>
        <w:top w:val="none" w:sz="0" w:space="0" w:color="auto"/>
        <w:left w:val="none" w:sz="0" w:space="0" w:color="auto"/>
        <w:bottom w:val="none" w:sz="0" w:space="0" w:color="auto"/>
        <w:right w:val="none" w:sz="0" w:space="0" w:color="auto"/>
      </w:divBdr>
    </w:div>
    <w:div w:id="75369242">
      <w:bodyDiv w:val="1"/>
      <w:marLeft w:val="0"/>
      <w:marRight w:val="0"/>
      <w:marTop w:val="0"/>
      <w:marBottom w:val="0"/>
      <w:divBdr>
        <w:top w:val="none" w:sz="0" w:space="0" w:color="auto"/>
        <w:left w:val="none" w:sz="0" w:space="0" w:color="auto"/>
        <w:bottom w:val="none" w:sz="0" w:space="0" w:color="auto"/>
        <w:right w:val="none" w:sz="0" w:space="0" w:color="auto"/>
      </w:divBdr>
    </w:div>
    <w:div w:id="76295917">
      <w:bodyDiv w:val="1"/>
      <w:marLeft w:val="0"/>
      <w:marRight w:val="0"/>
      <w:marTop w:val="0"/>
      <w:marBottom w:val="0"/>
      <w:divBdr>
        <w:top w:val="none" w:sz="0" w:space="0" w:color="auto"/>
        <w:left w:val="none" w:sz="0" w:space="0" w:color="auto"/>
        <w:bottom w:val="none" w:sz="0" w:space="0" w:color="auto"/>
        <w:right w:val="none" w:sz="0" w:space="0" w:color="auto"/>
      </w:divBdr>
    </w:div>
    <w:div w:id="76442991">
      <w:bodyDiv w:val="1"/>
      <w:marLeft w:val="0"/>
      <w:marRight w:val="0"/>
      <w:marTop w:val="0"/>
      <w:marBottom w:val="0"/>
      <w:divBdr>
        <w:top w:val="none" w:sz="0" w:space="0" w:color="auto"/>
        <w:left w:val="none" w:sz="0" w:space="0" w:color="auto"/>
        <w:bottom w:val="none" w:sz="0" w:space="0" w:color="auto"/>
        <w:right w:val="none" w:sz="0" w:space="0" w:color="auto"/>
      </w:divBdr>
    </w:div>
    <w:div w:id="76631801">
      <w:bodyDiv w:val="1"/>
      <w:marLeft w:val="0"/>
      <w:marRight w:val="0"/>
      <w:marTop w:val="0"/>
      <w:marBottom w:val="0"/>
      <w:divBdr>
        <w:top w:val="none" w:sz="0" w:space="0" w:color="auto"/>
        <w:left w:val="none" w:sz="0" w:space="0" w:color="auto"/>
        <w:bottom w:val="none" w:sz="0" w:space="0" w:color="auto"/>
        <w:right w:val="none" w:sz="0" w:space="0" w:color="auto"/>
      </w:divBdr>
    </w:div>
    <w:div w:id="76637941">
      <w:bodyDiv w:val="1"/>
      <w:marLeft w:val="0"/>
      <w:marRight w:val="0"/>
      <w:marTop w:val="0"/>
      <w:marBottom w:val="0"/>
      <w:divBdr>
        <w:top w:val="none" w:sz="0" w:space="0" w:color="auto"/>
        <w:left w:val="none" w:sz="0" w:space="0" w:color="auto"/>
        <w:bottom w:val="none" w:sz="0" w:space="0" w:color="auto"/>
        <w:right w:val="none" w:sz="0" w:space="0" w:color="auto"/>
      </w:divBdr>
    </w:div>
    <w:div w:id="76950508">
      <w:bodyDiv w:val="1"/>
      <w:marLeft w:val="0"/>
      <w:marRight w:val="0"/>
      <w:marTop w:val="0"/>
      <w:marBottom w:val="0"/>
      <w:divBdr>
        <w:top w:val="none" w:sz="0" w:space="0" w:color="auto"/>
        <w:left w:val="none" w:sz="0" w:space="0" w:color="auto"/>
        <w:bottom w:val="none" w:sz="0" w:space="0" w:color="auto"/>
        <w:right w:val="none" w:sz="0" w:space="0" w:color="auto"/>
      </w:divBdr>
    </w:div>
    <w:div w:id="77482420">
      <w:bodyDiv w:val="1"/>
      <w:marLeft w:val="0"/>
      <w:marRight w:val="0"/>
      <w:marTop w:val="0"/>
      <w:marBottom w:val="0"/>
      <w:divBdr>
        <w:top w:val="none" w:sz="0" w:space="0" w:color="auto"/>
        <w:left w:val="none" w:sz="0" w:space="0" w:color="auto"/>
        <w:bottom w:val="none" w:sz="0" w:space="0" w:color="auto"/>
        <w:right w:val="none" w:sz="0" w:space="0" w:color="auto"/>
      </w:divBdr>
    </w:div>
    <w:div w:id="77484476">
      <w:bodyDiv w:val="1"/>
      <w:marLeft w:val="0"/>
      <w:marRight w:val="0"/>
      <w:marTop w:val="0"/>
      <w:marBottom w:val="0"/>
      <w:divBdr>
        <w:top w:val="none" w:sz="0" w:space="0" w:color="auto"/>
        <w:left w:val="none" w:sz="0" w:space="0" w:color="auto"/>
        <w:bottom w:val="none" w:sz="0" w:space="0" w:color="auto"/>
        <w:right w:val="none" w:sz="0" w:space="0" w:color="auto"/>
      </w:divBdr>
    </w:div>
    <w:div w:id="77531229">
      <w:bodyDiv w:val="1"/>
      <w:marLeft w:val="0"/>
      <w:marRight w:val="0"/>
      <w:marTop w:val="0"/>
      <w:marBottom w:val="0"/>
      <w:divBdr>
        <w:top w:val="none" w:sz="0" w:space="0" w:color="auto"/>
        <w:left w:val="none" w:sz="0" w:space="0" w:color="auto"/>
        <w:bottom w:val="none" w:sz="0" w:space="0" w:color="auto"/>
        <w:right w:val="none" w:sz="0" w:space="0" w:color="auto"/>
      </w:divBdr>
    </w:div>
    <w:div w:id="77756938">
      <w:bodyDiv w:val="1"/>
      <w:marLeft w:val="0"/>
      <w:marRight w:val="0"/>
      <w:marTop w:val="0"/>
      <w:marBottom w:val="0"/>
      <w:divBdr>
        <w:top w:val="none" w:sz="0" w:space="0" w:color="auto"/>
        <w:left w:val="none" w:sz="0" w:space="0" w:color="auto"/>
        <w:bottom w:val="none" w:sz="0" w:space="0" w:color="auto"/>
        <w:right w:val="none" w:sz="0" w:space="0" w:color="auto"/>
      </w:divBdr>
    </w:div>
    <w:div w:id="77949844">
      <w:bodyDiv w:val="1"/>
      <w:marLeft w:val="0"/>
      <w:marRight w:val="0"/>
      <w:marTop w:val="0"/>
      <w:marBottom w:val="0"/>
      <w:divBdr>
        <w:top w:val="none" w:sz="0" w:space="0" w:color="auto"/>
        <w:left w:val="none" w:sz="0" w:space="0" w:color="auto"/>
        <w:bottom w:val="none" w:sz="0" w:space="0" w:color="auto"/>
        <w:right w:val="none" w:sz="0" w:space="0" w:color="auto"/>
      </w:divBdr>
    </w:div>
    <w:div w:id="78596941">
      <w:bodyDiv w:val="1"/>
      <w:marLeft w:val="0"/>
      <w:marRight w:val="0"/>
      <w:marTop w:val="0"/>
      <w:marBottom w:val="0"/>
      <w:divBdr>
        <w:top w:val="none" w:sz="0" w:space="0" w:color="auto"/>
        <w:left w:val="none" w:sz="0" w:space="0" w:color="auto"/>
        <w:bottom w:val="none" w:sz="0" w:space="0" w:color="auto"/>
        <w:right w:val="none" w:sz="0" w:space="0" w:color="auto"/>
      </w:divBdr>
    </w:div>
    <w:div w:id="79760232">
      <w:bodyDiv w:val="1"/>
      <w:marLeft w:val="0"/>
      <w:marRight w:val="0"/>
      <w:marTop w:val="0"/>
      <w:marBottom w:val="0"/>
      <w:divBdr>
        <w:top w:val="none" w:sz="0" w:space="0" w:color="auto"/>
        <w:left w:val="none" w:sz="0" w:space="0" w:color="auto"/>
        <w:bottom w:val="none" w:sz="0" w:space="0" w:color="auto"/>
        <w:right w:val="none" w:sz="0" w:space="0" w:color="auto"/>
      </w:divBdr>
    </w:div>
    <w:div w:id="80176344">
      <w:bodyDiv w:val="1"/>
      <w:marLeft w:val="0"/>
      <w:marRight w:val="0"/>
      <w:marTop w:val="0"/>
      <w:marBottom w:val="0"/>
      <w:divBdr>
        <w:top w:val="none" w:sz="0" w:space="0" w:color="auto"/>
        <w:left w:val="none" w:sz="0" w:space="0" w:color="auto"/>
        <w:bottom w:val="none" w:sz="0" w:space="0" w:color="auto"/>
        <w:right w:val="none" w:sz="0" w:space="0" w:color="auto"/>
      </w:divBdr>
    </w:div>
    <w:div w:id="80489190">
      <w:bodyDiv w:val="1"/>
      <w:marLeft w:val="0"/>
      <w:marRight w:val="0"/>
      <w:marTop w:val="0"/>
      <w:marBottom w:val="0"/>
      <w:divBdr>
        <w:top w:val="none" w:sz="0" w:space="0" w:color="auto"/>
        <w:left w:val="none" w:sz="0" w:space="0" w:color="auto"/>
        <w:bottom w:val="none" w:sz="0" w:space="0" w:color="auto"/>
        <w:right w:val="none" w:sz="0" w:space="0" w:color="auto"/>
      </w:divBdr>
    </w:div>
    <w:div w:id="80564807">
      <w:bodyDiv w:val="1"/>
      <w:marLeft w:val="0"/>
      <w:marRight w:val="0"/>
      <w:marTop w:val="0"/>
      <w:marBottom w:val="0"/>
      <w:divBdr>
        <w:top w:val="none" w:sz="0" w:space="0" w:color="auto"/>
        <w:left w:val="none" w:sz="0" w:space="0" w:color="auto"/>
        <w:bottom w:val="none" w:sz="0" w:space="0" w:color="auto"/>
        <w:right w:val="none" w:sz="0" w:space="0" w:color="auto"/>
      </w:divBdr>
    </w:div>
    <w:div w:id="80612863">
      <w:bodyDiv w:val="1"/>
      <w:marLeft w:val="0"/>
      <w:marRight w:val="0"/>
      <w:marTop w:val="0"/>
      <w:marBottom w:val="0"/>
      <w:divBdr>
        <w:top w:val="none" w:sz="0" w:space="0" w:color="auto"/>
        <w:left w:val="none" w:sz="0" w:space="0" w:color="auto"/>
        <w:bottom w:val="none" w:sz="0" w:space="0" w:color="auto"/>
        <w:right w:val="none" w:sz="0" w:space="0" w:color="auto"/>
      </w:divBdr>
    </w:div>
    <w:div w:id="80836893">
      <w:bodyDiv w:val="1"/>
      <w:marLeft w:val="0"/>
      <w:marRight w:val="0"/>
      <w:marTop w:val="0"/>
      <w:marBottom w:val="0"/>
      <w:divBdr>
        <w:top w:val="none" w:sz="0" w:space="0" w:color="auto"/>
        <w:left w:val="none" w:sz="0" w:space="0" w:color="auto"/>
        <w:bottom w:val="none" w:sz="0" w:space="0" w:color="auto"/>
        <w:right w:val="none" w:sz="0" w:space="0" w:color="auto"/>
      </w:divBdr>
    </w:div>
    <w:div w:id="81609938">
      <w:bodyDiv w:val="1"/>
      <w:marLeft w:val="0"/>
      <w:marRight w:val="0"/>
      <w:marTop w:val="0"/>
      <w:marBottom w:val="0"/>
      <w:divBdr>
        <w:top w:val="none" w:sz="0" w:space="0" w:color="auto"/>
        <w:left w:val="none" w:sz="0" w:space="0" w:color="auto"/>
        <w:bottom w:val="none" w:sz="0" w:space="0" w:color="auto"/>
        <w:right w:val="none" w:sz="0" w:space="0" w:color="auto"/>
      </w:divBdr>
    </w:div>
    <w:div w:id="81881959">
      <w:bodyDiv w:val="1"/>
      <w:marLeft w:val="0"/>
      <w:marRight w:val="0"/>
      <w:marTop w:val="0"/>
      <w:marBottom w:val="0"/>
      <w:divBdr>
        <w:top w:val="none" w:sz="0" w:space="0" w:color="auto"/>
        <w:left w:val="none" w:sz="0" w:space="0" w:color="auto"/>
        <w:bottom w:val="none" w:sz="0" w:space="0" w:color="auto"/>
        <w:right w:val="none" w:sz="0" w:space="0" w:color="auto"/>
      </w:divBdr>
    </w:div>
    <w:div w:id="81922626">
      <w:bodyDiv w:val="1"/>
      <w:marLeft w:val="0"/>
      <w:marRight w:val="0"/>
      <w:marTop w:val="0"/>
      <w:marBottom w:val="0"/>
      <w:divBdr>
        <w:top w:val="none" w:sz="0" w:space="0" w:color="auto"/>
        <w:left w:val="none" w:sz="0" w:space="0" w:color="auto"/>
        <w:bottom w:val="none" w:sz="0" w:space="0" w:color="auto"/>
        <w:right w:val="none" w:sz="0" w:space="0" w:color="auto"/>
      </w:divBdr>
    </w:div>
    <w:div w:id="82840759">
      <w:bodyDiv w:val="1"/>
      <w:marLeft w:val="0"/>
      <w:marRight w:val="0"/>
      <w:marTop w:val="0"/>
      <w:marBottom w:val="0"/>
      <w:divBdr>
        <w:top w:val="none" w:sz="0" w:space="0" w:color="auto"/>
        <w:left w:val="none" w:sz="0" w:space="0" w:color="auto"/>
        <w:bottom w:val="none" w:sz="0" w:space="0" w:color="auto"/>
        <w:right w:val="none" w:sz="0" w:space="0" w:color="auto"/>
      </w:divBdr>
    </w:div>
    <w:div w:id="83381549">
      <w:bodyDiv w:val="1"/>
      <w:marLeft w:val="0"/>
      <w:marRight w:val="0"/>
      <w:marTop w:val="0"/>
      <w:marBottom w:val="0"/>
      <w:divBdr>
        <w:top w:val="none" w:sz="0" w:space="0" w:color="auto"/>
        <w:left w:val="none" w:sz="0" w:space="0" w:color="auto"/>
        <w:bottom w:val="none" w:sz="0" w:space="0" w:color="auto"/>
        <w:right w:val="none" w:sz="0" w:space="0" w:color="auto"/>
      </w:divBdr>
    </w:div>
    <w:div w:id="83646229">
      <w:bodyDiv w:val="1"/>
      <w:marLeft w:val="0"/>
      <w:marRight w:val="0"/>
      <w:marTop w:val="0"/>
      <w:marBottom w:val="0"/>
      <w:divBdr>
        <w:top w:val="none" w:sz="0" w:space="0" w:color="auto"/>
        <w:left w:val="none" w:sz="0" w:space="0" w:color="auto"/>
        <w:bottom w:val="none" w:sz="0" w:space="0" w:color="auto"/>
        <w:right w:val="none" w:sz="0" w:space="0" w:color="auto"/>
      </w:divBdr>
    </w:div>
    <w:div w:id="83767106">
      <w:bodyDiv w:val="1"/>
      <w:marLeft w:val="0"/>
      <w:marRight w:val="0"/>
      <w:marTop w:val="0"/>
      <w:marBottom w:val="0"/>
      <w:divBdr>
        <w:top w:val="none" w:sz="0" w:space="0" w:color="auto"/>
        <w:left w:val="none" w:sz="0" w:space="0" w:color="auto"/>
        <w:bottom w:val="none" w:sz="0" w:space="0" w:color="auto"/>
        <w:right w:val="none" w:sz="0" w:space="0" w:color="auto"/>
      </w:divBdr>
    </w:div>
    <w:div w:id="84770074">
      <w:bodyDiv w:val="1"/>
      <w:marLeft w:val="0"/>
      <w:marRight w:val="0"/>
      <w:marTop w:val="0"/>
      <w:marBottom w:val="0"/>
      <w:divBdr>
        <w:top w:val="none" w:sz="0" w:space="0" w:color="auto"/>
        <w:left w:val="none" w:sz="0" w:space="0" w:color="auto"/>
        <w:bottom w:val="none" w:sz="0" w:space="0" w:color="auto"/>
        <w:right w:val="none" w:sz="0" w:space="0" w:color="auto"/>
      </w:divBdr>
    </w:div>
    <w:div w:id="84806305">
      <w:bodyDiv w:val="1"/>
      <w:marLeft w:val="0"/>
      <w:marRight w:val="0"/>
      <w:marTop w:val="0"/>
      <w:marBottom w:val="0"/>
      <w:divBdr>
        <w:top w:val="none" w:sz="0" w:space="0" w:color="auto"/>
        <w:left w:val="none" w:sz="0" w:space="0" w:color="auto"/>
        <w:bottom w:val="none" w:sz="0" w:space="0" w:color="auto"/>
        <w:right w:val="none" w:sz="0" w:space="0" w:color="auto"/>
      </w:divBdr>
    </w:div>
    <w:div w:id="85082722">
      <w:bodyDiv w:val="1"/>
      <w:marLeft w:val="0"/>
      <w:marRight w:val="0"/>
      <w:marTop w:val="0"/>
      <w:marBottom w:val="0"/>
      <w:divBdr>
        <w:top w:val="none" w:sz="0" w:space="0" w:color="auto"/>
        <w:left w:val="none" w:sz="0" w:space="0" w:color="auto"/>
        <w:bottom w:val="none" w:sz="0" w:space="0" w:color="auto"/>
        <w:right w:val="none" w:sz="0" w:space="0" w:color="auto"/>
      </w:divBdr>
    </w:div>
    <w:div w:id="85228670">
      <w:bodyDiv w:val="1"/>
      <w:marLeft w:val="0"/>
      <w:marRight w:val="0"/>
      <w:marTop w:val="0"/>
      <w:marBottom w:val="0"/>
      <w:divBdr>
        <w:top w:val="none" w:sz="0" w:space="0" w:color="auto"/>
        <w:left w:val="none" w:sz="0" w:space="0" w:color="auto"/>
        <w:bottom w:val="none" w:sz="0" w:space="0" w:color="auto"/>
        <w:right w:val="none" w:sz="0" w:space="0" w:color="auto"/>
      </w:divBdr>
    </w:div>
    <w:div w:id="85537646">
      <w:bodyDiv w:val="1"/>
      <w:marLeft w:val="0"/>
      <w:marRight w:val="0"/>
      <w:marTop w:val="0"/>
      <w:marBottom w:val="0"/>
      <w:divBdr>
        <w:top w:val="none" w:sz="0" w:space="0" w:color="auto"/>
        <w:left w:val="none" w:sz="0" w:space="0" w:color="auto"/>
        <w:bottom w:val="none" w:sz="0" w:space="0" w:color="auto"/>
        <w:right w:val="none" w:sz="0" w:space="0" w:color="auto"/>
      </w:divBdr>
    </w:div>
    <w:div w:id="86005725">
      <w:bodyDiv w:val="1"/>
      <w:marLeft w:val="0"/>
      <w:marRight w:val="0"/>
      <w:marTop w:val="0"/>
      <w:marBottom w:val="0"/>
      <w:divBdr>
        <w:top w:val="none" w:sz="0" w:space="0" w:color="auto"/>
        <w:left w:val="none" w:sz="0" w:space="0" w:color="auto"/>
        <w:bottom w:val="none" w:sz="0" w:space="0" w:color="auto"/>
        <w:right w:val="none" w:sz="0" w:space="0" w:color="auto"/>
      </w:divBdr>
    </w:div>
    <w:div w:id="86343036">
      <w:bodyDiv w:val="1"/>
      <w:marLeft w:val="0"/>
      <w:marRight w:val="0"/>
      <w:marTop w:val="0"/>
      <w:marBottom w:val="0"/>
      <w:divBdr>
        <w:top w:val="none" w:sz="0" w:space="0" w:color="auto"/>
        <w:left w:val="none" w:sz="0" w:space="0" w:color="auto"/>
        <w:bottom w:val="none" w:sz="0" w:space="0" w:color="auto"/>
        <w:right w:val="none" w:sz="0" w:space="0" w:color="auto"/>
      </w:divBdr>
    </w:div>
    <w:div w:id="86539821">
      <w:bodyDiv w:val="1"/>
      <w:marLeft w:val="0"/>
      <w:marRight w:val="0"/>
      <w:marTop w:val="0"/>
      <w:marBottom w:val="0"/>
      <w:divBdr>
        <w:top w:val="none" w:sz="0" w:space="0" w:color="auto"/>
        <w:left w:val="none" w:sz="0" w:space="0" w:color="auto"/>
        <w:bottom w:val="none" w:sz="0" w:space="0" w:color="auto"/>
        <w:right w:val="none" w:sz="0" w:space="0" w:color="auto"/>
      </w:divBdr>
    </w:div>
    <w:div w:id="86779470">
      <w:bodyDiv w:val="1"/>
      <w:marLeft w:val="0"/>
      <w:marRight w:val="0"/>
      <w:marTop w:val="0"/>
      <w:marBottom w:val="0"/>
      <w:divBdr>
        <w:top w:val="none" w:sz="0" w:space="0" w:color="auto"/>
        <w:left w:val="none" w:sz="0" w:space="0" w:color="auto"/>
        <w:bottom w:val="none" w:sz="0" w:space="0" w:color="auto"/>
        <w:right w:val="none" w:sz="0" w:space="0" w:color="auto"/>
      </w:divBdr>
    </w:div>
    <w:div w:id="86923803">
      <w:bodyDiv w:val="1"/>
      <w:marLeft w:val="0"/>
      <w:marRight w:val="0"/>
      <w:marTop w:val="0"/>
      <w:marBottom w:val="0"/>
      <w:divBdr>
        <w:top w:val="none" w:sz="0" w:space="0" w:color="auto"/>
        <w:left w:val="none" w:sz="0" w:space="0" w:color="auto"/>
        <w:bottom w:val="none" w:sz="0" w:space="0" w:color="auto"/>
        <w:right w:val="none" w:sz="0" w:space="0" w:color="auto"/>
      </w:divBdr>
    </w:div>
    <w:div w:id="87779805">
      <w:bodyDiv w:val="1"/>
      <w:marLeft w:val="0"/>
      <w:marRight w:val="0"/>
      <w:marTop w:val="0"/>
      <w:marBottom w:val="0"/>
      <w:divBdr>
        <w:top w:val="none" w:sz="0" w:space="0" w:color="auto"/>
        <w:left w:val="none" w:sz="0" w:space="0" w:color="auto"/>
        <w:bottom w:val="none" w:sz="0" w:space="0" w:color="auto"/>
        <w:right w:val="none" w:sz="0" w:space="0" w:color="auto"/>
      </w:divBdr>
    </w:div>
    <w:div w:id="87891657">
      <w:bodyDiv w:val="1"/>
      <w:marLeft w:val="0"/>
      <w:marRight w:val="0"/>
      <w:marTop w:val="0"/>
      <w:marBottom w:val="0"/>
      <w:divBdr>
        <w:top w:val="none" w:sz="0" w:space="0" w:color="auto"/>
        <w:left w:val="none" w:sz="0" w:space="0" w:color="auto"/>
        <w:bottom w:val="none" w:sz="0" w:space="0" w:color="auto"/>
        <w:right w:val="none" w:sz="0" w:space="0" w:color="auto"/>
      </w:divBdr>
    </w:div>
    <w:div w:id="87894191">
      <w:bodyDiv w:val="1"/>
      <w:marLeft w:val="0"/>
      <w:marRight w:val="0"/>
      <w:marTop w:val="0"/>
      <w:marBottom w:val="0"/>
      <w:divBdr>
        <w:top w:val="none" w:sz="0" w:space="0" w:color="auto"/>
        <w:left w:val="none" w:sz="0" w:space="0" w:color="auto"/>
        <w:bottom w:val="none" w:sz="0" w:space="0" w:color="auto"/>
        <w:right w:val="none" w:sz="0" w:space="0" w:color="auto"/>
      </w:divBdr>
    </w:div>
    <w:div w:id="88239863">
      <w:bodyDiv w:val="1"/>
      <w:marLeft w:val="0"/>
      <w:marRight w:val="0"/>
      <w:marTop w:val="0"/>
      <w:marBottom w:val="0"/>
      <w:divBdr>
        <w:top w:val="none" w:sz="0" w:space="0" w:color="auto"/>
        <w:left w:val="none" w:sz="0" w:space="0" w:color="auto"/>
        <w:bottom w:val="none" w:sz="0" w:space="0" w:color="auto"/>
        <w:right w:val="none" w:sz="0" w:space="0" w:color="auto"/>
      </w:divBdr>
    </w:div>
    <w:div w:id="88742964">
      <w:bodyDiv w:val="1"/>
      <w:marLeft w:val="0"/>
      <w:marRight w:val="0"/>
      <w:marTop w:val="0"/>
      <w:marBottom w:val="0"/>
      <w:divBdr>
        <w:top w:val="none" w:sz="0" w:space="0" w:color="auto"/>
        <w:left w:val="none" w:sz="0" w:space="0" w:color="auto"/>
        <w:bottom w:val="none" w:sz="0" w:space="0" w:color="auto"/>
        <w:right w:val="none" w:sz="0" w:space="0" w:color="auto"/>
      </w:divBdr>
    </w:div>
    <w:div w:id="88820121">
      <w:bodyDiv w:val="1"/>
      <w:marLeft w:val="0"/>
      <w:marRight w:val="0"/>
      <w:marTop w:val="0"/>
      <w:marBottom w:val="0"/>
      <w:divBdr>
        <w:top w:val="none" w:sz="0" w:space="0" w:color="auto"/>
        <w:left w:val="none" w:sz="0" w:space="0" w:color="auto"/>
        <w:bottom w:val="none" w:sz="0" w:space="0" w:color="auto"/>
        <w:right w:val="none" w:sz="0" w:space="0" w:color="auto"/>
      </w:divBdr>
    </w:div>
    <w:div w:id="89011712">
      <w:bodyDiv w:val="1"/>
      <w:marLeft w:val="0"/>
      <w:marRight w:val="0"/>
      <w:marTop w:val="0"/>
      <w:marBottom w:val="0"/>
      <w:divBdr>
        <w:top w:val="none" w:sz="0" w:space="0" w:color="auto"/>
        <w:left w:val="none" w:sz="0" w:space="0" w:color="auto"/>
        <w:bottom w:val="none" w:sz="0" w:space="0" w:color="auto"/>
        <w:right w:val="none" w:sz="0" w:space="0" w:color="auto"/>
      </w:divBdr>
    </w:div>
    <w:div w:id="89158531">
      <w:bodyDiv w:val="1"/>
      <w:marLeft w:val="0"/>
      <w:marRight w:val="0"/>
      <w:marTop w:val="0"/>
      <w:marBottom w:val="0"/>
      <w:divBdr>
        <w:top w:val="none" w:sz="0" w:space="0" w:color="auto"/>
        <w:left w:val="none" w:sz="0" w:space="0" w:color="auto"/>
        <w:bottom w:val="none" w:sz="0" w:space="0" w:color="auto"/>
        <w:right w:val="none" w:sz="0" w:space="0" w:color="auto"/>
      </w:divBdr>
    </w:div>
    <w:div w:id="89742844">
      <w:bodyDiv w:val="1"/>
      <w:marLeft w:val="0"/>
      <w:marRight w:val="0"/>
      <w:marTop w:val="0"/>
      <w:marBottom w:val="0"/>
      <w:divBdr>
        <w:top w:val="none" w:sz="0" w:space="0" w:color="auto"/>
        <w:left w:val="none" w:sz="0" w:space="0" w:color="auto"/>
        <w:bottom w:val="none" w:sz="0" w:space="0" w:color="auto"/>
        <w:right w:val="none" w:sz="0" w:space="0" w:color="auto"/>
      </w:divBdr>
    </w:div>
    <w:div w:id="89788507">
      <w:bodyDiv w:val="1"/>
      <w:marLeft w:val="0"/>
      <w:marRight w:val="0"/>
      <w:marTop w:val="0"/>
      <w:marBottom w:val="0"/>
      <w:divBdr>
        <w:top w:val="none" w:sz="0" w:space="0" w:color="auto"/>
        <w:left w:val="none" w:sz="0" w:space="0" w:color="auto"/>
        <w:bottom w:val="none" w:sz="0" w:space="0" w:color="auto"/>
        <w:right w:val="none" w:sz="0" w:space="0" w:color="auto"/>
      </w:divBdr>
    </w:div>
    <w:div w:id="90056908">
      <w:bodyDiv w:val="1"/>
      <w:marLeft w:val="0"/>
      <w:marRight w:val="0"/>
      <w:marTop w:val="0"/>
      <w:marBottom w:val="0"/>
      <w:divBdr>
        <w:top w:val="none" w:sz="0" w:space="0" w:color="auto"/>
        <w:left w:val="none" w:sz="0" w:space="0" w:color="auto"/>
        <w:bottom w:val="none" w:sz="0" w:space="0" w:color="auto"/>
        <w:right w:val="none" w:sz="0" w:space="0" w:color="auto"/>
      </w:divBdr>
    </w:div>
    <w:div w:id="90782681">
      <w:bodyDiv w:val="1"/>
      <w:marLeft w:val="0"/>
      <w:marRight w:val="0"/>
      <w:marTop w:val="0"/>
      <w:marBottom w:val="0"/>
      <w:divBdr>
        <w:top w:val="none" w:sz="0" w:space="0" w:color="auto"/>
        <w:left w:val="none" w:sz="0" w:space="0" w:color="auto"/>
        <w:bottom w:val="none" w:sz="0" w:space="0" w:color="auto"/>
        <w:right w:val="none" w:sz="0" w:space="0" w:color="auto"/>
      </w:divBdr>
    </w:div>
    <w:div w:id="91171581">
      <w:bodyDiv w:val="1"/>
      <w:marLeft w:val="0"/>
      <w:marRight w:val="0"/>
      <w:marTop w:val="0"/>
      <w:marBottom w:val="0"/>
      <w:divBdr>
        <w:top w:val="none" w:sz="0" w:space="0" w:color="auto"/>
        <w:left w:val="none" w:sz="0" w:space="0" w:color="auto"/>
        <w:bottom w:val="none" w:sz="0" w:space="0" w:color="auto"/>
        <w:right w:val="none" w:sz="0" w:space="0" w:color="auto"/>
      </w:divBdr>
    </w:div>
    <w:div w:id="91247559">
      <w:bodyDiv w:val="1"/>
      <w:marLeft w:val="0"/>
      <w:marRight w:val="0"/>
      <w:marTop w:val="0"/>
      <w:marBottom w:val="0"/>
      <w:divBdr>
        <w:top w:val="none" w:sz="0" w:space="0" w:color="auto"/>
        <w:left w:val="none" w:sz="0" w:space="0" w:color="auto"/>
        <w:bottom w:val="none" w:sz="0" w:space="0" w:color="auto"/>
        <w:right w:val="none" w:sz="0" w:space="0" w:color="auto"/>
      </w:divBdr>
    </w:div>
    <w:div w:id="91753302">
      <w:bodyDiv w:val="1"/>
      <w:marLeft w:val="0"/>
      <w:marRight w:val="0"/>
      <w:marTop w:val="0"/>
      <w:marBottom w:val="0"/>
      <w:divBdr>
        <w:top w:val="none" w:sz="0" w:space="0" w:color="auto"/>
        <w:left w:val="none" w:sz="0" w:space="0" w:color="auto"/>
        <w:bottom w:val="none" w:sz="0" w:space="0" w:color="auto"/>
        <w:right w:val="none" w:sz="0" w:space="0" w:color="auto"/>
      </w:divBdr>
    </w:div>
    <w:div w:id="91827000">
      <w:bodyDiv w:val="1"/>
      <w:marLeft w:val="0"/>
      <w:marRight w:val="0"/>
      <w:marTop w:val="0"/>
      <w:marBottom w:val="0"/>
      <w:divBdr>
        <w:top w:val="none" w:sz="0" w:space="0" w:color="auto"/>
        <w:left w:val="none" w:sz="0" w:space="0" w:color="auto"/>
        <w:bottom w:val="none" w:sz="0" w:space="0" w:color="auto"/>
        <w:right w:val="none" w:sz="0" w:space="0" w:color="auto"/>
      </w:divBdr>
    </w:div>
    <w:div w:id="91828598">
      <w:bodyDiv w:val="1"/>
      <w:marLeft w:val="0"/>
      <w:marRight w:val="0"/>
      <w:marTop w:val="0"/>
      <w:marBottom w:val="0"/>
      <w:divBdr>
        <w:top w:val="none" w:sz="0" w:space="0" w:color="auto"/>
        <w:left w:val="none" w:sz="0" w:space="0" w:color="auto"/>
        <w:bottom w:val="none" w:sz="0" w:space="0" w:color="auto"/>
        <w:right w:val="none" w:sz="0" w:space="0" w:color="auto"/>
      </w:divBdr>
    </w:div>
    <w:div w:id="92942605">
      <w:bodyDiv w:val="1"/>
      <w:marLeft w:val="0"/>
      <w:marRight w:val="0"/>
      <w:marTop w:val="0"/>
      <w:marBottom w:val="0"/>
      <w:divBdr>
        <w:top w:val="none" w:sz="0" w:space="0" w:color="auto"/>
        <w:left w:val="none" w:sz="0" w:space="0" w:color="auto"/>
        <w:bottom w:val="none" w:sz="0" w:space="0" w:color="auto"/>
        <w:right w:val="none" w:sz="0" w:space="0" w:color="auto"/>
      </w:divBdr>
    </w:div>
    <w:div w:id="92943716">
      <w:bodyDiv w:val="1"/>
      <w:marLeft w:val="0"/>
      <w:marRight w:val="0"/>
      <w:marTop w:val="0"/>
      <w:marBottom w:val="0"/>
      <w:divBdr>
        <w:top w:val="none" w:sz="0" w:space="0" w:color="auto"/>
        <w:left w:val="none" w:sz="0" w:space="0" w:color="auto"/>
        <w:bottom w:val="none" w:sz="0" w:space="0" w:color="auto"/>
        <w:right w:val="none" w:sz="0" w:space="0" w:color="auto"/>
      </w:divBdr>
    </w:div>
    <w:div w:id="93206276">
      <w:bodyDiv w:val="1"/>
      <w:marLeft w:val="0"/>
      <w:marRight w:val="0"/>
      <w:marTop w:val="0"/>
      <w:marBottom w:val="0"/>
      <w:divBdr>
        <w:top w:val="none" w:sz="0" w:space="0" w:color="auto"/>
        <w:left w:val="none" w:sz="0" w:space="0" w:color="auto"/>
        <w:bottom w:val="none" w:sz="0" w:space="0" w:color="auto"/>
        <w:right w:val="none" w:sz="0" w:space="0" w:color="auto"/>
      </w:divBdr>
    </w:div>
    <w:div w:id="93212307">
      <w:bodyDiv w:val="1"/>
      <w:marLeft w:val="0"/>
      <w:marRight w:val="0"/>
      <w:marTop w:val="0"/>
      <w:marBottom w:val="0"/>
      <w:divBdr>
        <w:top w:val="none" w:sz="0" w:space="0" w:color="auto"/>
        <w:left w:val="none" w:sz="0" w:space="0" w:color="auto"/>
        <w:bottom w:val="none" w:sz="0" w:space="0" w:color="auto"/>
        <w:right w:val="none" w:sz="0" w:space="0" w:color="auto"/>
      </w:divBdr>
    </w:div>
    <w:div w:id="94138274">
      <w:bodyDiv w:val="1"/>
      <w:marLeft w:val="0"/>
      <w:marRight w:val="0"/>
      <w:marTop w:val="0"/>
      <w:marBottom w:val="0"/>
      <w:divBdr>
        <w:top w:val="none" w:sz="0" w:space="0" w:color="auto"/>
        <w:left w:val="none" w:sz="0" w:space="0" w:color="auto"/>
        <w:bottom w:val="none" w:sz="0" w:space="0" w:color="auto"/>
        <w:right w:val="none" w:sz="0" w:space="0" w:color="auto"/>
      </w:divBdr>
    </w:div>
    <w:div w:id="96172759">
      <w:bodyDiv w:val="1"/>
      <w:marLeft w:val="0"/>
      <w:marRight w:val="0"/>
      <w:marTop w:val="0"/>
      <w:marBottom w:val="0"/>
      <w:divBdr>
        <w:top w:val="none" w:sz="0" w:space="0" w:color="auto"/>
        <w:left w:val="none" w:sz="0" w:space="0" w:color="auto"/>
        <w:bottom w:val="none" w:sz="0" w:space="0" w:color="auto"/>
        <w:right w:val="none" w:sz="0" w:space="0" w:color="auto"/>
      </w:divBdr>
    </w:div>
    <w:div w:id="96289120">
      <w:bodyDiv w:val="1"/>
      <w:marLeft w:val="0"/>
      <w:marRight w:val="0"/>
      <w:marTop w:val="0"/>
      <w:marBottom w:val="0"/>
      <w:divBdr>
        <w:top w:val="none" w:sz="0" w:space="0" w:color="auto"/>
        <w:left w:val="none" w:sz="0" w:space="0" w:color="auto"/>
        <w:bottom w:val="none" w:sz="0" w:space="0" w:color="auto"/>
        <w:right w:val="none" w:sz="0" w:space="0" w:color="auto"/>
      </w:divBdr>
    </w:div>
    <w:div w:id="97063898">
      <w:bodyDiv w:val="1"/>
      <w:marLeft w:val="0"/>
      <w:marRight w:val="0"/>
      <w:marTop w:val="0"/>
      <w:marBottom w:val="0"/>
      <w:divBdr>
        <w:top w:val="none" w:sz="0" w:space="0" w:color="auto"/>
        <w:left w:val="none" w:sz="0" w:space="0" w:color="auto"/>
        <w:bottom w:val="none" w:sz="0" w:space="0" w:color="auto"/>
        <w:right w:val="none" w:sz="0" w:space="0" w:color="auto"/>
      </w:divBdr>
    </w:div>
    <w:div w:id="97917195">
      <w:bodyDiv w:val="1"/>
      <w:marLeft w:val="0"/>
      <w:marRight w:val="0"/>
      <w:marTop w:val="0"/>
      <w:marBottom w:val="0"/>
      <w:divBdr>
        <w:top w:val="none" w:sz="0" w:space="0" w:color="auto"/>
        <w:left w:val="none" w:sz="0" w:space="0" w:color="auto"/>
        <w:bottom w:val="none" w:sz="0" w:space="0" w:color="auto"/>
        <w:right w:val="none" w:sz="0" w:space="0" w:color="auto"/>
      </w:divBdr>
    </w:div>
    <w:div w:id="98568672">
      <w:bodyDiv w:val="1"/>
      <w:marLeft w:val="0"/>
      <w:marRight w:val="0"/>
      <w:marTop w:val="0"/>
      <w:marBottom w:val="0"/>
      <w:divBdr>
        <w:top w:val="none" w:sz="0" w:space="0" w:color="auto"/>
        <w:left w:val="none" w:sz="0" w:space="0" w:color="auto"/>
        <w:bottom w:val="none" w:sz="0" w:space="0" w:color="auto"/>
        <w:right w:val="none" w:sz="0" w:space="0" w:color="auto"/>
      </w:divBdr>
    </w:div>
    <w:div w:id="98767230">
      <w:bodyDiv w:val="1"/>
      <w:marLeft w:val="0"/>
      <w:marRight w:val="0"/>
      <w:marTop w:val="0"/>
      <w:marBottom w:val="0"/>
      <w:divBdr>
        <w:top w:val="none" w:sz="0" w:space="0" w:color="auto"/>
        <w:left w:val="none" w:sz="0" w:space="0" w:color="auto"/>
        <w:bottom w:val="none" w:sz="0" w:space="0" w:color="auto"/>
        <w:right w:val="none" w:sz="0" w:space="0" w:color="auto"/>
      </w:divBdr>
    </w:div>
    <w:div w:id="100028773">
      <w:bodyDiv w:val="1"/>
      <w:marLeft w:val="0"/>
      <w:marRight w:val="0"/>
      <w:marTop w:val="0"/>
      <w:marBottom w:val="0"/>
      <w:divBdr>
        <w:top w:val="none" w:sz="0" w:space="0" w:color="auto"/>
        <w:left w:val="none" w:sz="0" w:space="0" w:color="auto"/>
        <w:bottom w:val="none" w:sz="0" w:space="0" w:color="auto"/>
        <w:right w:val="none" w:sz="0" w:space="0" w:color="auto"/>
      </w:divBdr>
    </w:div>
    <w:div w:id="100228010">
      <w:bodyDiv w:val="1"/>
      <w:marLeft w:val="0"/>
      <w:marRight w:val="0"/>
      <w:marTop w:val="0"/>
      <w:marBottom w:val="0"/>
      <w:divBdr>
        <w:top w:val="none" w:sz="0" w:space="0" w:color="auto"/>
        <w:left w:val="none" w:sz="0" w:space="0" w:color="auto"/>
        <w:bottom w:val="none" w:sz="0" w:space="0" w:color="auto"/>
        <w:right w:val="none" w:sz="0" w:space="0" w:color="auto"/>
      </w:divBdr>
    </w:div>
    <w:div w:id="101073884">
      <w:bodyDiv w:val="1"/>
      <w:marLeft w:val="0"/>
      <w:marRight w:val="0"/>
      <w:marTop w:val="0"/>
      <w:marBottom w:val="0"/>
      <w:divBdr>
        <w:top w:val="none" w:sz="0" w:space="0" w:color="auto"/>
        <w:left w:val="none" w:sz="0" w:space="0" w:color="auto"/>
        <w:bottom w:val="none" w:sz="0" w:space="0" w:color="auto"/>
        <w:right w:val="none" w:sz="0" w:space="0" w:color="auto"/>
      </w:divBdr>
    </w:div>
    <w:div w:id="101388904">
      <w:bodyDiv w:val="1"/>
      <w:marLeft w:val="0"/>
      <w:marRight w:val="0"/>
      <w:marTop w:val="0"/>
      <w:marBottom w:val="0"/>
      <w:divBdr>
        <w:top w:val="none" w:sz="0" w:space="0" w:color="auto"/>
        <w:left w:val="none" w:sz="0" w:space="0" w:color="auto"/>
        <w:bottom w:val="none" w:sz="0" w:space="0" w:color="auto"/>
        <w:right w:val="none" w:sz="0" w:space="0" w:color="auto"/>
      </w:divBdr>
    </w:div>
    <w:div w:id="101532886">
      <w:bodyDiv w:val="1"/>
      <w:marLeft w:val="0"/>
      <w:marRight w:val="0"/>
      <w:marTop w:val="0"/>
      <w:marBottom w:val="0"/>
      <w:divBdr>
        <w:top w:val="none" w:sz="0" w:space="0" w:color="auto"/>
        <w:left w:val="none" w:sz="0" w:space="0" w:color="auto"/>
        <w:bottom w:val="none" w:sz="0" w:space="0" w:color="auto"/>
        <w:right w:val="none" w:sz="0" w:space="0" w:color="auto"/>
      </w:divBdr>
    </w:div>
    <w:div w:id="102576849">
      <w:bodyDiv w:val="1"/>
      <w:marLeft w:val="0"/>
      <w:marRight w:val="0"/>
      <w:marTop w:val="0"/>
      <w:marBottom w:val="0"/>
      <w:divBdr>
        <w:top w:val="none" w:sz="0" w:space="0" w:color="auto"/>
        <w:left w:val="none" w:sz="0" w:space="0" w:color="auto"/>
        <w:bottom w:val="none" w:sz="0" w:space="0" w:color="auto"/>
        <w:right w:val="none" w:sz="0" w:space="0" w:color="auto"/>
      </w:divBdr>
    </w:div>
    <w:div w:id="103575569">
      <w:bodyDiv w:val="1"/>
      <w:marLeft w:val="0"/>
      <w:marRight w:val="0"/>
      <w:marTop w:val="0"/>
      <w:marBottom w:val="0"/>
      <w:divBdr>
        <w:top w:val="none" w:sz="0" w:space="0" w:color="auto"/>
        <w:left w:val="none" w:sz="0" w:space="0" w:color="auto"/>
        <w:bottom w:val="none" w:sz="0" w:space="0" w:color="auto"/>
        <w:right w:val="none" w:sz="0" w:space="0" w:color="auto"/>
      </w:divBdr>
    </w:div>
    <w:div w:id="103767484">
      <w:bodyDiv w:val="1"/>
      <w:marLeft w:val="0"/>
      <w:marRight w:val="0"/>
      <w:marTop w:val="0"/>
      <w:marBottom w:val="0"/>
      <w:divBdr>
        <w:top w:val="none" w:sz="0" w:space="0" w:color="auto"/>
        <w:left w:val="none" w:sz="0" w:space="0" w:color="auto"/>
        <w:bottom w:val="none" w:sz="0" w:space="0" w:color="auto"/>
        <w:right w:val="none" w:sz="0" w:space="0" w:color="auto"/>
      </w:divBdr>
    </w:div>
    <w:div w:id="103884413">
      <w:bodyDiv w:val="1"/>
      <w:marLeft w:val="0"/>
      <w:marRight w:val="0"/>
      <w:marTop w:val="0"/>
      <w:marBottom w:val="0"/>
      <w:divBdr>
        <w:top w:val="none" w:sz="0" w:space="0" w:color="auto"/>
        <w:left w:val="none" w:sz="0" w:space="0" w:color="auto"/>
        <w:bottom w:val="none" w:sz="0" w:space="0" w:color="auto"/>
        <w:right w:val="none" w:sz="0" w:space="0" w:color="auto"/>
      </w:divBdr>
    </w:div>
    <w:div w:id="103892452">
      <w:bodyDiv w:val="1"/>
      <w:marLeft w:val="0"/>
      <w:marRight w:val="0"/>
      <w:marTop w:val="0"/>
      <w:marBottom w:val="0"/>
      <w:divBdr>
        <w:top w:val="none" w:sz="0" w:space="0" w:color="auto"/>
        <w:left w:val="none" w:sz="0" w:space="0" w:color="auto"/>
        <w:bottom w:val="none" w:sz="0" w:space="0" w:color="auto"/>
        <w:right w:val="none" w:sz="0" w:space="0" w:color="auto"/>
      </w:divBdr>
    </w:div>
    <w:div w:id="104153294">
      <w:bodyDiv w:val="1"/>
      <w:marLeft w:val="0"/>
      <w:marRight w:val="0"/>
      <w:marTop w:val="0"/>
      <w:marBottom w:val="0"/>
      <w:divBdr>
        <w:top w:val="none" w:sz="0" w:space="0" w:color="auto"/>
        <w:left w:val="none" w:sz="0" w:space="0" w:color="auto"/>
        <w:bottom w:val="none" w:sz="0" w:space="0" w:color="auto"/>
        <w:right w:val="none" w:sz="0" w:space="0" w:color="auto"/>
      </w:divBdr>
    </w:div>
    <w:div w:id="104739797">
      <w:bodyDiv w:val="1"/>
      <w:marLeft w:val="0"/>
      <w:marRight w:val="0"/>
      <w:marTop w:val="0"/>
      <w:marBottom w:val="0"/>
      <w:divBdr>
        <w:top w:val="none" w:sz="0" w:space="0" w:color="auto"/>
        <w:left w:val="none" w:sz="0" w:space="0" w:color="auto"/>
        <w:bottom w:val="none" w:sz="0" w:space="0" w:color="auto"/>
        <w:right w:val="none" w:sz="0" w:space="0" w:color="auto"/>
      </w:divBdr>
    </w:div>
    <w:div w:id="105082886">
      <w:bodyDiv w:val="1"/>
      <w:marLeft w:val="0"/>
      <w:marRight w:val="0"/>
      <w:marTop w:val="0"/>
      <w:marBottom w:val="0"/>
      <w:divBdr>
        <w:top w:val="none" w:sz="0" w:space="0" w:color="auto"/>
        <w:left w:val="none" w:sz="0" w:space="0" w:color="auto"/>
        <w:bottom w:val="none" w:sz="0" w:space="0" w:color="auto"/>
        <w:right w:val="none" w:sz="0" w:space="0" w:color="auto"/>
      </w:divBdr>
    </w:div>
    <w:div w:id="105464826">
      <w:bodyDiv w:val="1"/>
      <w:marLeft w:val="0"/>
      <w:marRight w:val="0"/>
      <w:marTop w:val="0"/>
      <w:marBottom w:val="0"/>
      <w:divBdr>
        <w:top w:val="none" w:sz="0" w:space="0" w:color="auto"/>
        <w:left w:val="none" w:sz="0" w:space="0" w:color="auto"/>
        <w:bottom w:val="none" w:sz="0" w:space="0" w:color="auto"/>
        <w:right w:val="none" w:sz="0" w:space="0" w:color="auto"/>
      </w:divBdr>
    </w:div>
    <w:div w:id="105777540">
      <w:bodyDiv w:val="1"/>
      <w:marLeft w:val="0"/>
      <w:marRight w:val="0"/>
      <w:marTop w:val="0"/>
      <w:marBottom w:val="0"/>
      <w:divBdr>
        <w:top w:val="none" w:sz="0" w:space="0" w:color="auto"/>
        <w:left w:val="none" w:sz="0" w:space="0" w:color="auto"/>
        <w:bottom w:val="none" w:sz="0" w:space="0" w:color="auto"/>
        <w:right w:val="none" w:sz="0" w:space="0" w:color="auto"/>
      </w:divBdr>
    </w:div>
    <w:div w:id="106122882">
      <w:bodyDiv w:val="1"/>
      <w:marLeft w:val="0"/>
      <w:marRight w:val="0"/>
      <w:marTop w:val="0"/>
      <w:marBottom w:val="0"/>
      <w:divBdr>
        <w:top w:val="none" w:sz="0" w:space="0" w:color="auto"/>
        <w:left w:val="none" w:sz="0" w:space="0" w:color="auto"/>
        <w:bottom w:val="none" w:sz="0" w:space="0" w:color="auto"/>
        <w:right w:val="none" w:sz="0" w:space="0" w:color="auto"/>
      </w:divBdr>
    </w:div>
    <w:div w:id="106433630">
      <w:bodyDiv w:val="1"/>
      <w:marLeft w:val="0"/>
      <w:marRight w:val="0"/>
      <w:marTop w:val="0"/>
      <w:marBottom w:val="0"/>
      <w:divBdr>
        <w:top w:val="none" w:sz="0" w:space="0" w:color="auto"/>
        <w:left w:val="none" w:sz="0" w:space="0" w:color="auto"/>
        <w:bottom w:val="none" w:sz="0" w:space="0" w:color="auto"/>
        <w:right w:val="none" w:sz="0" w:space="0" w:color="auto"/>
      </w:divBdr>
    </w:div>
    <w:div w:id="107165379">
      <w:bodyDiv w:val="1"/>
      <w:marLeft w:val="0"/>
      <w:marRight w:val="0"/>
      <w:marTop w:val="0"/>
      <w:marBottom w:val="0"/>
      <w:divBdr>
        <w:top w:val="none" w:sz="0" w:space="0" w:color="auto"/>
        <w:left w:val="none" w:sz="0" w:space="0" w:color="auto"/>
        <w:bottom w:val="none" w:sz="0" w:space="0" w:color="auto"/>
        <w:right w:val="none" w:sz="0" w:space="0" w:color="auto"/>
      </w:divBdr>
    </w:div>
    <w:div w:id="107166532">
      <w:bodyDiv w:val="1"/>
      <w:marLeft w:val="0"/>
      <w:marRight w:val="0"/>
      <w:marTop w:val="0"/>
      <w:marBottom w:val="0"/>
      <w:divBdr>
        <w:top w:val="none" w:sz="0" w:space="0" w:color="auto"/>
        <w:left w:val="none" w:sz="0" w:space="0" w:color="auto"/>
        <w:bottom w:val="none" w:sz="0" w:space="0" w:color="auto"/>
        <w:right w:val="none" w:sz="0" w:space="0" w:color="auto"/>
      </w:divBdr>
    </w:div>
    <w:div w:id="107432880">
      <w:bodyDiv w:val="1"/>
      <w:marLeft w:val="0"/>
      <w:marRight w:val="0"/>
      <w:marTop w:val="0"/>
      <w:marBottom w:val="0"/>
      <w:divBdr>
        <w:top w:val="none" w:sz="0" w:space="0" w:color="auto"/>
        <w:left w:val="none" w:sz="0" w:space="0" w:color="auto"/>
        <w:bottom w:val="none" w:sz="0" w:space="0" w:color="auto"/>
        <w:right w:val="none" w:sz="0" w:space="0" w:color="auto"/>
      </w:divBdr>
    </w:div>
    <w:div w:id="107741463">
      <w:bodyDiv w:val="1"/>
      <w:marLeft w:val="0"/>
      <w:marRight w:val="0"/>
      <w:marTop w:val="0"/>
      <w:marBottom w:val="0"/>
      <w:divBdr>
        <w:top w:val="none" w:sz="0" w:space="0" w:color="auto"/>
        <w:left w:val="none" w:sz="0" w:space="0" w:color="auto"/>
        <w:bottom w:val="none" w:sz="0" w:space="0" w:color="auto"/>
        <w:right w:val="none" w:sz="0" w:space="0" w:color="auto"/>
      </w:divBdr>
    </w:div>
    <w:div w:id="107897248">
      <w:bodyDiv w:val="1"/>
      <w:marLeft w:val="0"/>
      <w:marRight w:val="0"/>
      <w:marTop w:val="0"/>
      <w:marBottom w:val="0"/>
      <w:divBdr>
        <w:top w:val="none" w:sz="0" w:space="0" w:color="auto"/>
        <w:left w:val="none" w:sz="0" w:space="0" w:color="auto"/>
        <w:bottom w:val="none" w:sz="0" w:space="0" w:color="auto"/>
        <w:right w:val="none" w:sz="0" w:space="0" w:color="auto"/>
      </w:divBdr>
    </w:div>
    <w:div w:id="107969764">
      <w:bodyDiv w:val="1"/>
      <w:marLeft w:val="0"/>
      <w:marRight w:val="0"/>
      <w:marTop w:val="0"/>
      <w:marBottom w:val="0"/>
      <w:divBdr>
        <w:top w:val="none" w:sz="0" w:space="0" w:color="auto"/>
        <w:left w:val="none" w:sz="0" w:space="0" w:color="auto"/>
        <w:bottom w:val="none" w:sz="0" w:space="0" w:color="auto"/>
        <w:right w:val="none" w:sz="0" w:space="0" w:color="auto"/>
      </w:divBdr>
    </w:div>
    <w:div w:id="108092454">
      <w:bodyDiv w:val="1"/>
      <w:marLeft w:val="0"/>
      <w:marRight w:val="0"/>
      <w:marTop w:val="0"/>
      <w:marBottom w:val="0"/>
      <w:divBdr>
        <w:top w:val="none" w:sz="0" w:space="0" w:color="auto"/>
        <w:left w:val="none" w:sz="0" w:space="0" w:color="auto"/>
        <w:bottom w:val="none" w:sz="0" w:space="0" w:color="auto"/>
        <w:right w:val="none" w:sz="0" w:space="0" w:color="auto"/>
      </w:divBdr>
    </w:div>
    <w:div w:id="108353766">
      <w:bodyDiv w:val="1"/>
      <w:marLeft w:val="0"/>
      <w:marRight w:val="0"/>
      <w:marTop w:val="0"/>
      <w:marBottom w:val="0"/>
      <w:divBdr>
        <w:top w:val="none" w:sz="0" w:space="0" w:color="auto"/>
        <w:left w:val="none" w:sz="0" w:space="0" w:color="auto"/>
        <w:bottom w:val="none" w:sz="0" w:space="0" w:color="auto"/>
        <w:right w:val="none" w:sz="0" w:space="0" w:color="auto"/>
      </w:divBdr>
    </w:div>
    <w:div w:id="109277398">
      <w:bodyDiv w:val="1"/>
      <w:marLeft w:val="0"/>
      <w:marRight w:val="0"/>
      <w:marTop w:val="0"/>
      <w:marBottom w:val="0"/>
      <w:divBdr>
        <w:top w:val="none" w:sz="0" w:space="0" w:color="auto"/>
        <w:left w:val="none" w:sz="0" w:space="0" w:color="auto"/>
        <w:bottom w:val="none" w:sz="0" w:space="0" w:color="auto"/>
        <w:right w:val="none" w:sz="0" w:space="0" w:color="auto"/>
      </w:divBdr>
    </w:div>
    <w:div w:id="109396462">
      <w:bodyDiv w:val="1"/>
      <w:marLeft w:val="0"/>
      <w:marRight w:val="0"/>
      <w:marTop w:val="0"/>
      <w:marBottom w:val="0"/>
      <w:divBdr>
        <w:top w:val="none" w:sz="0" w:space="0" w:color="auto"/>
        <w:left w:val="none" w:sz="0" w:space="0" w:color="auto"/>
        <w:bottom w:val="none" w:sz="0" w:space="0" w:color="auto"/>
        <w:right w:val="none" w:sz="0" w:space="0" w:color="auto"/>
      </w:divBdr>
    </w:div>
    <w:div w:id="109399983">
      <w:bodyDiv w:val="1"/>
      <w:marLeft w:val="0"/>
      <w:marRight w:val="0"/>
      <w:marTop w:val="0"/>
      <w:marBottom w:val="0"/>
      <w:divBdr>
        <w:top w:val="none" w:sz="0" w:space="0" w:color="auto"/>
        <w:left w:val="none" w:sz="0" w:space="0" w:color="auto"/>
        <w:bottom w:val="none" w:sz="0" w:space="0" w:color="auto"/>
        <w:right w:val="none" w:sz="0" w:space="0" w:color="auto"/>
      </w:divBdr>
    </w:div>
    <w:div w:id="110051480">
      <w:bodyDiv w:val="1"/>
      <w:marLeft w:val="0"/>
      <w:marRight w:val="0"/>
      <w:marTop w:val="0"/>
      <w:marBottom w:val="0"/>
      <w:divBdr>
        <w:top w:val="none" w:sz="0" w:space="0" w:color="auto"/>
        <w:left w:val="none" w:sz="0" w:space="0" w:color="auto"/>
        <w:bottom w:val="none" w:sz="0" w:space="0" w:color="auto"/>
        <w:right w:val="none" w:sz="0" w:space="0" w:color="auto"/>
      </w:divBdr>
    </w:div>
    <w:div w:id="110445289">
      <w:bodyDiv w:val="1"/>
      <w:marLeft w:val="0"/>
      <w:marRight w:val="0"/>
      <w:marTop w:val="0"/>
      <w:marBottom w:val="0"/>
      <w:divBdr>
        <w:top w:val="none" w:sz="0" w:space="0" w:color="auto"/>
        <w:left w:val="none" w:sz="0" w:space="0" w:color="auto"/>
        <w:bottom w:val="none" w:sz="0" w:space="0" w:color="auto"/>
        <w:right w:val="none" w:sz="0" w:space="0" w:color="auto"/>
      </w:divBdr>
    </w:div>
    <w:div w:id="110560477">
      <w:bodyDiv w:val="1"/>
      <w:marLeft w:val="0"/>
      <w:marRight w:val="0"/>
      <w:marTop w:val="0"/>
      <w:marBottom w:val="0"/>
      <w:divBdr>
        <w:top w:val="none" w:sz="0" w:space="0" w:color="auto"/>
        <w:left w:val="none" w:sz="0" w:space="0" w:color="auto"/>
        <w:bottom w:val="none" w:sz="0" w:space="0" w:color="auto"/>
        <w:right w:val="none" w:sz="0" w:space="0" w:color="auto"/>
      </w:divBdr>
    </w:div>
    <w:div w:id="111099532">
      <w:bodyDiv w:val="1"/>
      <w:marLeft w:val="0"/>
      <w:marRight w:val="0"/>
      <w:marTop w:val="0"/>
      <w:marBottom w:val="0"/>
      <w:divBdr>
        <w:top w:val="none" w:sz="0" w:space="0" w:color="auto"/>
        <w:left w:val="none" w:sz="0" w:space="0" w:color="auto"/>
        <w:bottom w:val="none" w:sz="0" w:space="0" w:color="auto"/>
        <w:right w:val="none" w:sz="0" w:space="0" w:color="auto"/>
      </w:divBdr>
    </w:div>
    <w:div w:id="111705174">
      <w:bodyDiv w:val="1"/>
      <w:marLeft w:val="0"/>
      <w:marRight w:val="0"/>
      <w:marTop w:val="0"/>
      <w:marBottom w:val="0"/>
      <w:divBdr>
        <w:top w:val="none" w:sz="0" w:space="0" w:color="auto"/>
        <w:left w:val="none" w:sz="0" w:space="0" w:color="auto"/>
        <w:bottom w:val="none" w:sz="0" w:space="0" w:color="auto"/>
        <w:right w:val="none" w:sz="0" w:space="0" w:color="auto"/>
      </w:divBdr>
    </w:div>
    <w:div w:id="112093935">
      <w:bodyDiv w:val="1"/>
      <w:marLeft w:val="0"/>
      <w:marRight w:val="0"/>
      <w:marTop w:val="0"/>
      <w:marBottom w:val="0"/>
      <w:divBdr>
        <w:top w:val="none" w:sz="0" w:space="0" w:color="auto"/>
        <w:left w:val="none" w:sz="0" w:space="0" w:color="auto"/>
        <w:bottom w:val="none" w:sz="0" w:space="0" w:color="auto"/>
        <w:right w:val="none" w:sz="0" w:space="0" w:color="auto"/>
      </w:divBdr>
    </w:div>
    <w:div w:id="113840077">
      <w:bodyDiv w:val="1"/>
      <w:marLeft w:val="0"/>
      <w:marRight w:val="0"/>
      <w:marTop w:val="0"/>
      <w:marBottom w:val="0"/>
      <w:divBdr>
        <w:top w:val="none" w:sz="0" w:space="0" w:color="auto"/>
        <w:left w:val="none" w:sz="0" w:space="0" w:color="auto"/>
        <w:bottom w:val="none" w:sz="0" w:space="0" w:color="auto"/>
        <w:right w:val="none" w:sz="0" w:space="0" w:color="auto"/>
      </w:divBdr>
    </w:div>
    <w:div w:id="113915197">
      <w:bodyDiv w:val="1"/>
      <w:marLeft w:val="0"/>
      <w:marRight w:val="0"/>
      <w:marTop w:val="0"/>
      <w:marBottom w:val="0"/>
      <w:divBdr>
        <w:top w:val="none" w:sz="0" w:space="0" w:color="auto"/>
        <w:left w:val="none" w:sz="0" w:space="0" w:color="auto"/>
        <w:bottom w:val="none" w:sz="0" w:space="0" w:color="auto"/>
        <w:right w:val="none" w:sz="0" w:space="0" w:color="auto"/>
      </w:divBdr>
    </w:div>
    <w:div w:id="114450968">
      <w:bodyDiv w:val="1"/>
      <w:marLeft w:val="0"/>
      <w:marRight w:val="0"/>
      <w:marTop w:val="0"/>
      <w:marBottom w:val="0"/>
      <w:divBdr>
        <w:top w:val="none" w:sz="0" w:space="0" w:color="auto"/>
        <w:left w:val="none" w:sz="0" w:space="0" w:color="auto"/>
        <w:bottom w:val="none" w:sz="0" w:space="0" w:color="auto"/>
        <w:right w:val="none" w:sz="0" w:space="0" w:color="auto"/>
      </w:divBdr>
    </w:div>
    <w:div w:id="114568234">
      <w:bodyDiv w:val="1"/>
      <w:marLeft w:val="0"/>
      <w:marRight w:val="0"/>
      <w:marTop w:val="0"/>
      <w:marBottom w:val="0"/>
      <w:divBdr>
        <w:top w:val="none" w:sz="0" w:space="0" w:color="auto"/>
        <w:left w:val="none" w:sz="0" w:space="0" w:color="auto"/>
        <w:bottom w:val="none" w:sz="0" w:space="0" w:color="auto"/>
        <w:right w:val="none" w:sz="0" w:space="0" w:color="auto"/>
      </w:divBdr>
    </w:div>
    <w:div w:id="114914250">
      <w:bodyDiv w:val="1"/>
      <w:marLeft w:val="0"/>
      <w:marRight w:val="0"/>
      <w:marTop w:val="0"/>
      <w:marBottom w:val="0"/>
      <w:divBdr>
        <w:top w:val="none" w:sz="0" w:space="0" w:color="auto"/>
        <w:left w:val="none" w:sz="0" w:space="0" w:color="auto"/>
        <w:bottom w:val="none" w:sz="0" w:space="0" w:color="auto"/>
        <w:right w:val="none" w:sz="0" w:space="0" w:color="auto"/>
      </w:divBdr>
    </w:div>
    <w:div w:id="115294183">
      <w:bodyDiv w:val="1"/>
      <w:marLeft w:val="0"/>
      <w:marRight w:val="0"/>
      <w:marTop w:val="0"/>
      <w:marBottom w:val="0"/>
      <w:divBdr>
        <w:top w:val="none" w:sz="0" w:space="0" w:color="auto"/>
        <w:left w:val="none" w:sz="0" w:space="0" w:color="auto"/>
        <w:bottom w:val="none" w:sz="0" w:space="0" w:color="auto"/>
        <w:right w:val="none" w:sz="0" w:space="0" w:color="auto"/>
      </w:divBdr>
    </w:div>
    <w:div w:id="115606459">
      <w:bodyDiv w:val="1"/>
      <w:marLeft w:val="0"/>
      <w:marRight w:val="0"/>
      <w:marTop w:val="0"/>
      <w:marBottom w:val="0"/>
      <w:divBdr>
        <w:top w:val="none" w:sz="0" w:space="0" w:color="auto"/>
        <w:left w:val="none" w:sz="0" w:space="0" w:color="auto"/>
        <w:bottom w:val="none" w:sz="0" w:space="0" w:color="auto"/>
        <w:right w:val="none" w:sz="0" w:space="0" w:color="auto"/>
      </w:divBdr>
    </w:div>
    <w:div w:id="116030766">
      <w:bodyDiv w:val="1"/>
      <w:marLeft w:val="0"/>
      <w:marRight w:val="0"/>
      <w:marTop w:val="0"/>
      <w:marBottom w:val="0"/>
      <w:divBdr>
        <w:top w:val="none" w:sz="0" w:space="0" w:color="auto"/>
        <w:left w:val="none" w:sz="0" w:space="0" w:color="auto"/>
        <w:bottom w:val="none" w:sz="0" w:space="0" w:color="auto"/>
        <w:right w:val="none" w:sz="0" w:space="0" w:color="auto"/>
      </w:divBdr>
    </w:div>
    <w:div w:id="116067811">
      <w:bodyDiv w:val="1"/>
      <w:marLeft w:val="0"/>
      <w:marRight w:val="0"/>
      <w:marTop w:val="0"/>
      <w:marBottom w:val="0"/>
      <w:divBdr>
        <w:top w:val="none" w:sz="0" w:space="0" w:color="auto"/>
        <w:left w:val="none" w:sz="0" w:space="0" w:color="auto"/>
        <w:bottom w:val="none" w:sz="0" w:space="0" w:color="auto"/>
        <w:right w:val="none" w:sz="0" w:space="0" w:color="auto"/>
      </w:divBdr>
    </w:div>
    <w:div w:id="117649270">
      <w:bodyDiv w:val="1"/>
      <w:marLeft w:val="0"/>
      <w:marRight w:val="0"/>
      <w:marTop w:val="0"/>
      <w:marBottom w:val="0"/>
      <w:divBdr>
        <w:top w:val="none" w:sz="0" w:space="0" w:color="auto"/>
        <w:left w:val="none" w:sz="0" w:space="0" w:color="auto"/>
        <w:bottom w:val="none" w:sz="0" w:space="0" w:color="auto"/>
        <w:right w:val="none" w:sz="0" w:space="0" w:color="auto"/>
      </w:divBdr>
    </w:div>
    <w:div w:id="117770511">
      <w:bodyDiv w:val="1"/>
      <w:marLeft w:val="0"/>
      <w:marRight w:val="0"/>
      <w:marTop w:val="0"/>
      <w:marBottom w:val="0"/>
      <w:divBdr>
        <w:top w:val="none" w:sz="0" w:space="0" w:color="auto"/>
        <w:left w:val="none" w:sz="0" w:space="0" w:color="auto"/>
        <w:bottom w:val="none" w:sz="0" w:space="0" w:color="auto"/>
        <w:right w:val="none" w:sz="0" w:space="0" w:color="auto"/>
      </w:divBdr>
    </w:div>
    <w:div w:id="118109798">
      <w:bodyDiv w:val="1"/>
      <w:marLeft w:val="0"/>
      <w:marRight w:val="0"/>
      <w:marTop w:val="0"/>
      <w:marBottom w:val="0"/>
      <w:divBdr>
        <w:top w:val="none" w:sz="0" w:space="0" w:color="auto"/>
        <w:left w:val="none" w:sz="0" w:space="0" w:color="auto"/>
        <w:bottom w:val="none" w:sz="0" w:space="0" w:color="auto"/>
        <w:right w:val="none" w:sz="0" w:space="0" w:color="auto"/>
      </w:divBdr>
    </w:div>
    <w:div w:id="119737445">
      <w:bodyDiv w:val="1"/>
      <w:marLeft w:val="0"/>
      <w:marRight w:val="0"/>
      <w:marTop w:val="0"/>
      <w:marBottom w:val="0"/>
      <w:divBdr>
        <w:top w:val="none" w:sz="0" w:space="0" w:color="auto"/>
        <w:left w:val="none" w:sz="0" w:space="0" w:color="auto"/>
        <w:bottom w:val="none" w:sz="0" w:space="0" w:color="auto"/>
        <w:right w:val="none" w:sz="0" w:space="0" w:color="auto"/>
      </w:divBdr>
    </w:div>
    <w:div w:id="119963038">
      <w:bodyDiv w:val="1"/>
      <w:marLeft w:val="0"/>
      <w:marRight w:val="0"/>
      <w:marTop w:val="0"/>
      <w:marBottom w:val="0"/>
      <w:divBdr>
        <w:top w:val="none" w:sz="0" w:space="0" w:color="auto"/>
        <w:left w:val="none" w:sz="0" w:space="0" w:color="auto"/>
        <w:bottom w:val="none" w:sz="0" w:space="0" w:color="auto"/>
        <w:right w:val="none" w:sz="0" w:space="0" w:color="auto"/>
      </w:divBdr>
    </w:div>
    <w:div w:id="120729138">
      <w:bodyDiv w:val="1"/>
      <w:marLeft w:val="0"/>
      <w:marRight w:val="0"/>
      <w:marTop w:val="0"/>
      <w:marBottom w:val="0"/>
      <w:divBdr>
        <w:top w:val="none" w:sz="0" w:space="0" w:color="auto"/>
        <w:left w:val="none" w:sz="0" w:space="0" w:color="auto"/>
        <w:bottom w:val="none" w:sz="0" w:space="0" w:color="auto"/>
        <w:right w:val="none" w:sz="0" w:space="0" w:color="auto"/>
      </w:divBdr>
    </w:div>
    <w:div w:id="121770620">
      <w:bodyDiv w:val="1"/>
      <w:marLeft w:val="0"/>
      <w:marRight w:val="0"/>
      <w:marTop w:val="0"/>
      <w:marBottom w:val="0"/>
      <w:divBdr>
        <w:top w:val="none" w:sz="0" w:space="0" w:color="auto"/>
        <w:left w:val="none" w:sz="0" w:space="0" w:color="auto"/>
        <w:bottom w:val="none" w:sz="0" w:space="0" w:color="auto"/>
        <w:right w:val="none" w:sz="0" w:space="0" w:color="auto"/>
      </w:divBdr>
    </w:div>
    <w:div w:id="122234147">
      <w:bodyDiv w:val="1"/>
      <w:marLeft w:val="0"/>
      <w:marRight w:val="0"/>
      <w:marTop w:val="0"/>
      <w:marBottom w:val="0"/>
      <w:divBdr>
        <w:top w:val="none" w:sz="0" w:space="0" w:color="auto"/>
        <w:left w:val="none" w:sz="0" w:space="0" w:color="auto"/>
        <w:bottom w:val="none" w:sz="0" w:space="0" w:color="auto"/>
        <w:right w:val="none" w:sz="0" w:space="0" w:color="auto"/>
      </w:divBdr>
    </w:div>
    <w:div w:id="122239432">
      <w:bodyDiv w:val="1"/>
      <w:marLeft w:val="0"/>
      <w:marRight w:val="0"/>
      <w:marTop w:val="0"/>
      <w:marBottom w:val="0"/>
      <w:divBdr>
        <w:top w:val="none" w:sz="0" w:space="0" w:color="auto"/>
        <w:left w:val="none" w:sz="0" w:space="0" w:color="auto"/>
        <w:bottom w:val="none" w:sz="0" w:space="0" w:color="auto"/>
        <w:right w:val="none" w:sz="0" w:space="0" w:color="auto"/>
      </w:divBdr>
    </w:div>
    <w:div w:id="122775887">
      <w:bodyDiv w:val="1"/>
      <w:marLeft w:val="0"/>
      <w:marRight w:val="0"/>
      <w:marTop w:val="0"/>
      <w:marBottom w:val="0"/>
      <w:divBdr>
        <w:top w:val="none" w:sz="0" w:space="0" w:color="auto"/>
        <w:left w:val="none" w:sz="0" w:space="0" w:color="auto"/>
        <w:bottom w:val="none" w:sz="0" w:space="0" w:color="auto"/>
        <w:right w:val="none" w:sz="0" w:space="0" w:color="auto"/>
      </w:divBdr>
    </w:div>
    <w:div w:id="123162206">
      <w:bodyDiv w:val="1"/>
      <w:marLeft w:val="0"/>
      <w:marRight w:val="0"/>
      <w:marTop w:val="0"/>
      <w:marBottom w:val="0"/>
      <w:divBdr>
        <w:top w:val="none" w:sz="0" w:space="0" w:color="auto"/>
        <w:left w:val="none" w:sz="0" w:space="0" w:color="auto"/>
        <w:bottom w:val="none" w:sz="0" w:space="0" w:color="auto"/>
        <w:right w:val="none" w:sz="0" w:space="0" w:color="auto"/>
      </w:divBdr>
    </w:div>
    <w:div w:id="124086203">
      <w:bodyDiv w:val="1"/>
      <w:marLeft w:val="0"/>
      <w:marRight w:val="0"/>
      <w:marTop w:val="0"/>
      <w:marBottom w:val="0"/>
      <w:divBdr>
        <w:top w:val="none" w:sz="0" w:space="0" w:color="auto"/>
        <w:left w:val="none" w:sz="0" w:space="0" w:color="auto"/>
        <w:bottom w:val="none" w:sz="0" w:space="0" w:color="auto"/>
        <w:right w:val="none" w:sz="0" w:space="0" w:color="auto"/>
      </w:divBdr>
    </w:div>
    <w:div w:id="124157668">
      <w:bodyDiv w:val="1"/>
      <w:marLeft w:val="0"/>
      <w:marRight w:val="0"/>
      <w:marTop w:val="0"/>
      <w:marBottom w:val="0"/>
      <w:divBdr>
        <w:top w:val="none" w:sz="0" w:space="0" w:color="auto"/>
        <w:left w:val="none" w:sz="0" w:space="0" w:color="auto"/>
        <w:bottom w:val="none" w:sz="0" w:space="0" w:color="auto"/>
        <w:right w:val="none" w:sz="0" w:space="0" w:color="auto"/>
      </w:divBdr>
    </w:div>
    <w:div w:id="124391128">
      <w:bodyDiv w:val="1"/>
      <w:marLeft w:val="0"/>
      <w:marRight w:val="0"/>
      <w:marTop w:val="0"/>
      <w:marBottom w:val="0"/>
      <w:divBdr>
        <w:top w:val="none" w:sz="0" w:space="0" w:color="auto"/>
        <w:left w:val="none" w:sz="0" w:space="0" w:color="auto"/>
        <w:bottom w:val="none" w:sz="0" w:space="0" w:color="auto"/>
        <w:right w:val="none" w:sz="0" w:space="0" w:color="auto"/>
      </w:divBdr>
    </w:div>
    <w:div w:id="124783791">
      <w:bodyDiv w:val="1"/>
      <w:marLeft w:val="0"/>
      <w:marRight w:val="0"/>
      <w:marTop w:val="0"/>
      <w:marBottom w:val="0"/>
      <w:divBdr>
        <w:top w:val="none" w:sz="0" w:space="0" w:color="auto"/>
        <w:left w:val="none" w:sz="0" w:space="0" w:color="auto"/>
        <w:bottom w:val="none" w:sz="0" w:space="0" w:color="auto"/>
        <w:right w:val="none" w:sz="0" w:space="0" w:color="auto"/>
      </w:divBdr>
    </w:div>
    <w:div w:id="124858516">
      <w:bodyDiv w:val="1"/>
      <w:marLeft w:val="0"/>
      <w:marRight w:val="0"/>
      <w:marTop w:val="0"/>
      <w:marBottom w:val="0"/>
      <w:divBdr>
        <w:top w:val="none" w:sz="0" w:space="0" w:color="auto"/>
        <w:left w:val="none" w:sz="0" w:space="0" w:color="auto"/>
        <w:bottom w:val="none" w:sz="0" w:space="0" w:color="auto"/>
        <w:right w:val="none" w:sz="0" w:space="0" w:color="auto"/>
      </w:divBdr>
    </w:div>
    <w:div w:id="125198935">
      <w:bodyDiv w:val="1"/>
      <w:marLeft w:val="0"/>
      <w:marRight w:val="0"/>
      <w:marTop w:val="0"/>
      <w:marBottom w:val="0"/>
      <w:divBdr>
        <w:top w:val="none" w:sz="0" w:space="0" w:color="auto"/>
        <w:left w:val="none" w:sz="0" w:space="0" w:color="auto"/>
        <w:bottom w:val="none" w:sz="0" w:space="0" w:color="auto"/>
        <w:right w:val="none" w:sz="0" w:space="0" w:color="auto"/>
      </w:divBdr>
    </w:div>
    <w:div w:id="125658792">
      <w:bodyDiv w:val="1"/>
      <w:marLeft w:val="0"/>
      <w:marRight w:val="0"/>
      <w:marTop w:val="0"/>
      <w:marBottom w:val="0"/>
      <w:divBdr>
        <w:top w:val="none" w:sz="0" w:space="0" w:color="auto"/>
        <w:left w:val="none" w:sz="0" w:space="0" w:color="auto"/>
        <w:bottom w:val="none" w:sz="0" w:space="0" w:color="auto"/>
        <w:right w:val="none" w:sz="0" w:space="0" w:color="auto"/>
      </w:divBdr>
    </w:div>
    <w:div w:id="125776311">
      <w:bodyDiv w:val="1"/>
      <w:marLeft w:val="0"/>
      <w:marRight w:val="0"/>
      <w:marTop w:val="0"/>
      <w:marBottom w:val="0"/>
      <w:divBdr>
        <w:top w:val="none" w:sz="0" w:space="0" w:color="auto"/>
        <w:left w:val="none" w:sz="0" w:space="0" w:color="auto"/>
        <w:bottom w:val="none" w:sz="0" w:space="0" w:color="auto"/>
        <w:right w:val="none" w:sz="0" w:space="0" w:color="auto"/>
      </w:divBdr>
    </w:div>
    <w:div w:id="125902476">
      <w:bodyDiv w:val="1"/>
      <w:marLeft w:val="0"/>
      <w:marRight w:val="0"/>
      <w:marTop w:val="0"/>
      <w:marBottom w:val="0"/>
      <w:divBdr>
        <w:top w:val="none" w:sz="0" w:space="0" w:color="auto"/>
        <w:left w:val="none" w:sz="0" w:space="0" w:color="auto"/>
        <w:bottom w:val="none" w:sz="0" w:space="0" w:color="auto"/>
        <w:right w:val="none" w:sz="0" w:space="0" w:color="auto"/>
      </w:divBdr>
    </w:div>
    <w:div w:id="126510217">
      <w:bodyDiv w:val="1"/>
      <w:marLeft w:val="0"/>
      <w:marRight w:val="0"/>
      <w:marTop w:val="0"/>
      <w:marBottom w:val="0"/>
      <w:divBdr>
        <w:top w:val="none" w:sz="0" w:space="0" w:color="auto"/>
        <w:left w:val="none" w:sz="0" w:space="0" w:color="auto"/>
        <w:bottom w:val="none" w:sz="0" w:space="0" w:color="auto"/>
        <w:right w:val="none" w:sz="0" w:space="0" w:color="auto"/>
      </w:divBdr>
    </w:div>
    <w:div w:id="126973115">
      <w:bodyDiv w:val="1"/>
      <w:marLeft w:val="0"/>
      <w:marRight w:val="0"/>
      <w:marTop w:val="0"/>
      <w:marBottom w:val="0"/>
      <w:divBdr>
        <w:top w:val="none" w:sz="0" w:space="0" w:color="auto"/>
        <w:left w:val="none" w:sz="0" w:space="0" w:color="auto"/>
        <w:bottom w:val="none" w:sz="0" w:space="0" w:color="auto"/>
        <w:right w:val="none" w:sz="0" w:space="0" w:color="auto"/>
      </w:divBdr>
    </w:div>
    <w:div w:id="127168965">
      <w:bodyDiv w:val="1"/>
      <w:marLeft w:val="0"/>
      <w:marRight w:val="0"/>
      <w:marTop w:val="0"/>
      <w:marBottom w:val="0"/>
      <w:divBdr>
        <w:top w:val="none" w:sz="0" w:space="0" w:color="auto"/>
        <w:left w:val="none" w:sz="0" w:space="0" w:color="auto"/>
        <w:bottom w:val="none" w:sz="0" w:space="0" w:color="auto"/>
        <w:right w:val="none" w:sz="0" w:space="0" w:color="auto"/>
      </w:divBdr>
    </w:div>
    <w:div w:id="128136883">
      <w:bodyDiv w:val="1"/>
      <w:marLeft w:val="0"/>
      <w:marRight w:val="0"/>
      <w:marTop w:val="0"/>
      <w:marBottom w:val="0"/>
      <w:divBdr>
        <w:top w:val="none" w:sz="0" w:space="0" w:color="auto"/>
        <w:left w:val="none" w:sz="0" w:space="0" w:color="auto"/>
        <w:bottom w:val="none" w:sz="0" w:space="0" w:color="auto"/>
        <w:right w:val="none" w:sz="0" w:space="0" w:color="auto"/>
      </w:divBdr>
    </w:div>
    <w:div w:id="128329369">
      <w:bodyDiv w:val="1"/>
      <w:marLeft w:val="0"/>
      <w:marRight w:val="0"/>
      <w:marTop w:val="0"/>
      <w:marBottom w:val="0"/>
      <w:divBdr>
        <w:top w:val="none" w:sz="0" w:space="0" w:color="auto"/>
        <w:left w:val="none" w:sz="0" w:space="0" w:color="auto"/>
        <w:bottom w:val="none" w:sz="0" w:space="0" w:color="auto"/>
        <w:right w:val="none" w:sz="0" w:space="0" w:color="auto"/>
      </w:divBdr>
    </w:div>
    <w:div w:id="129635319">
      <w:bodyDiv w:val="1"/>
      <w:marLeft w:val="0"/>
      <w:marRight w:val="0"/>
      <w:marTop w:val="0"/>
      <w:marBottom w:val="0"/>
      <w:divBdr>
        <w:top w:val="none" w:sz="0" w:space="0" w:color="auto"/>
        <w:left w:val="none" w:sz="0" w:space="0" w:color="auto"/>
        <w:bottom w:val="none" w:sz="0" w:space="0" w:color="auto"/>
        <w:right w:val="none" w:sz="0" w:space="0" w:color="auto"/>
      </w:divBdr>
    </w:div>
    <w:div w:id="129640529">
      <w:bodyDiv w:val="1"/>
      <w:marLeft w:val="0"/>
      <w:marRight w:val="0"/>
      <w:marTop w:val="0"/>
      <w:marBottom w:val="0"/>
      <w:divBdr>
        <w:top w:val="none" w:sz="0" w:space="0" w:color="auto"/>
        <w:left w:val="none" w:sz="0" w:space="0" w:color="auto"/>
        <w:bottom w:val="none" w:sz="0" w:space="0" w:color="auto"/>
        <w:right w:val="none" w:sz="0" w:space="0" w:color="auto"/>
      </w:divBdr>
    </w:div>
    <w:div w:id="129785128">
      <w:bodyDiv w:val="1"/>
      <w:marLeft w:val="0"/>
      <w:marRight w:val="0"/>
      <w:marTop w:val="0"/>
      <w:marBottom w:val="0"/>
      <w:divBdr>
        <w:top w:val="none" w:sz="0" w:space="0" w:color="auto"/>
        <w:left w:val="none" w:sz="0" w:space="0" w:color="auto"/>
        <w:bottom w:val="none" w:sz="0" w:space="0" w:color="auto"/>
        <w:right w:val="none" w:sz="0" w:space="0" w:color="auto"/>
      </w:divBdr>
    </w:div>
    <w:div w:id="130833288">
      <w:bodyDiv w:val="1"/>
      <w:marLeft w:val="0"/>
      <w:marRight w:val="0"/>
      <w:marTop w:val="0"/>
      <w:marBottom w:val="0"/>
      <w:divBdr>
        <w:top w:val="none" w:sz="0" w:space="0" w:color="auto"/>
        <w:left w:val="none" w:sz="0" w:space="0" w:color="auto"/>
        <w:bottom w:val="none" w:sz="0" w:space="0" w:color="auto"/>
        <w:right w:val="none" w:sz="0" w:space="0" w:color="auto"/>
      </w:divBdr>
    </w:div>
    <w:div w:id="131022029">
      <w:bodyDiv w:val="1"/>
      <w:marLeft w:val="0"/>
      <w:marRight w:val="0"/>
      <w:marTop w:val="0"/>
      <w:marBottom w:val="0"/>
      <w:divBdr>
        <w:top w:val="none" w:sz="0" w:space="0" w:color="auto"/>
        <w:left w:val="none" w:sz="0" w:space="0" w:color="auto"/>
        <w:bottom w:val="none" w:sz="0" w:space="0" w:color="auto"/>
        <w:right w:val="none" w:sz="0" w:space="0" w:color="auto"/>
      </w:divBdr>
    </w:div>
    <w:div w:id="131561137">
      <w:bodyDiv w:val="1"/>
      <w:marLeft w:val="0"/>
      <w:marRight w:val="0"/>
      <w:marTop w:val="0"/>
      <w:marBottom w:val="0"/>
      <w:divBdr>
        <w:top w:val="none" w:sz="0" w:space="0" w:color="auto"/>
        <w:left w:val="none" w:sz="0" w:space="0" w:color="auto"/>
        <w:bottom w:val="none" w:sz="0" w:space="0" w:color="auto"/>
        <w:right w:val="none" w:sz="0" w:space="0" w:color="auto"/>
      </w:divBdr>
    </w:div>
    <w:div w:id="131868092">
      <w:bodyDiv w:val="1"/>
      <w:marLeft w:val="0"/>
      <w:marRight w:val="0"/>
      <w:marTop w:val="0"/>
      <w:marBottom w:val="0"/>
      <w:divBdr>
        <w:top w:val="none" w:sz="0" w:space="0" w:color="auto"/>
        <w:left w:val="none" w:sz="0" w:space="0" w:color="auto"/>
        <w:bottom w:val="none" w:sz="0" w:space="0" w:color="auto"/>
        <w:right w:val="none" w:sz="0" w:space="0" w:color="auto"/>
      </w:divBdr>
    </w:div>
    <w:div w:id="133252928">
      <w:bodyDiv w:val="1"/>
      <w:marLeft w:val="0"/>
      <w:marRight w:val="0"/>
      <w:marTop w:val="0"/>
      <w:marBottom w:val="0"/>
      <w:divBdr>
        <w:top w:val="none" w:sz="0" w:space="0" w:color="auto"/>
        <w:left w:val="none" w:sz="0" w:space="0" w:color="auto"/>
        <w:bottom w:val="none" w:sz="0" w:space="0" w:color="auto"/>
        <w:right w:val="none" w:sz="0" w:space="0" w:color="auto"/>
      </w:divBdr>
    </w:div>
    <w:div w:id="133525379">
      <w:bodyDiv w:val="1"/>
      <w:marLeft w:val="0"/>
      <w:marRight w:val="0"/>
      <w:marTop w:val="0"/>
      <w:marBottom w:val="0"/>
      <w:divBdr>
        <w:top w:val="none" w:sz="0" w:space="0" w:color="auto"/>
        <w:left w:val="none" w:sz="0" w:space="0" w:color="auto"/>
        <w:bottom w:val="none" w:sz="0" w:space="0" w:color="auto"/>
        <w:right w:val="none" w:sz="0" w:space="0" w:color="auto"/>
      </w:divBdr>
    </w:div>
    <w:div w:id="133916735">
      <w:bodyDiv w:val="1"/>
      <w:marLeft w:val="0"/>
      <w:marRight w:val="0"/>
      <w:marTop w:val="0"/>
      <w:marBottom w:val="0"/>
      <w:divBdr>
        <w:top w:val="none" w:sz="0" w:space="0" w:color="auto"/>
        <w:left w:val="none" w:sz="0" w:space="0" w:color="auto"/>
        <w:bottom w:val="none" w:sz="0" w:space="0" w:color="auto"/>
        <w:right w:val="none" w:sz="0" w:space="0" w:color="auto"/>
      </w:divBdr>
    </w:div>
    <w:div w:id="135071622">
      <w:bodyDiv w:val="1"/>
      <w:marLeft w:val="0"/>
      <w:marRight w:val="0"/>
      <w:marTop w:val="0"/>
      <w:marBottom w:val="0"/>
      <w:divBdr>
        <w:top w:val="none" w:sz="0" w:space="0" w:color="auto"/>
        <w:left w:val="none" w:sz="0" w:space="0" w:color="auto"/>
        <w:bottom w:val="none" w:sz="0" w:space="0" w:color="auto"/>
        <w:right w:val="none" w:sz="0" w:space="0" w:color="auto"/>
      </w:divBdr>
    </w:div>
    <w:div w:id="135415637">
      <w:bodyDiv w:val="1"/>
      <w:marLeft w:val="0"/>
      <w:marRight w:val="0"/>
      <w:marTop w:val="0"/>
      <w:marBottom w:val="0"/>
      <w:divBdr>
        <w:top w:val="none" w:sz="0" w:space="0" w:color="auto"/>
        <w:left w:val="none" w:sz="0" w:space="0" w:color="auto"/>
        <w:bottom w:val="none" w:sz="0" w:space="0" w:color="auto"/>
        <w:right w:val="none" w:sz="0" w:space="0" w:color="auto"/>
      </w:divBdr>
    </w:div>
    <w:div w:id="135463775">
      <w:bodyDiv w:val="1"/>
      <w:marLeft w:val="0"/>
      <w:marRight w:val="0"/>
      <w:marTop w:val="0"/>
      <w:marBottom w:val="0"/>
      <w:divBdr>
        <w:top w:val="none" w:sz="0" w:space="0" w:color="auto"/>
        <w:left w:val="none" w:sz="0" w:space="0" w:color="auto"/>
        <w:bottom w:val="none" w:sz="0" w:space="0" w:color="auto"/>
        <w:right w:val="none" w:sz="0" w:space="0" w:color="auto"/>
      </w:divBdr>
    </w:div>
    <w:div w:id="135613681">
      <w:bodyDiv w:val="1"/>
      <w:marLeft w:val="0"/>
      <w:marRight w:val="0"/>
      <w:marTop w:val="0"/>
      <w:marBottom w:val="0"/>
      <w:divBdr>
        <w:top w:val="none" w:sz="0" w:space="0" w:color="auto"/>
        <w:left w:val="none" w:sz="0" w:space="0" w:color="auto"/>
        <w:bottom w:val="none" w:sz="0" w:space="0" w:color="auto"/>
        <w:right w:val="none" w:sz="0" w:space="0" w:color="auto"/>
      </w:divBdr>
    </w:div>
    <w:div w:id="136345462">
      <w:bodyDiv w:val="1"/>
      <w:marLeft w:val="0"/>
      <w:marRight w:val="0"/>
      <w:marTop w:val="0"/>
      <w:marBottom w:val="0"/>
      <w:divBdr>
        <w:top w:val="none" w:sz="0" w:space="0" w:color="auto"/>
        <w:left w:val="none" w:sz="0" w:space="0" w:color="auto"/>
        <w:bottom w:val="none" w:sz="0" w:space="0" w:color="auto"/>
        <w:right w:val="none" w:sz="0" w:space="0" w:color="auto"/>
      </w:divBdr>
    </w:div>
    <w:div w:id="136462796">
      <w:bodyDiv w:val="1"/>
      <w:marLeft w:val="0"/>
      <w:marRight w:val="0"/>
      <w:marTop w:val="0"/>
      <w:marBottom w:val="0"/>
      <w:divBdr>
        <w:top w:val="none" w:sz="0" w:space="0" w:color="auto"/>
        <w:left w:val="none" w:sz="0" w:space="0" w:color="auto"/>
        <w:bottom w:val="none" w:sz="0" w:space="0" w:color="auto"/>
        <w:right w:val="none" w:sz="0" w:space="0" w:color="auto"/>
      </w:divBdr>
    </w:div>
    <w:div w:id="137646931">
      <w:bodyDiv w:val="1"/>
      <w:marLeft w:val="0"/>
      <w:marRight w:val="0"/>
      <w:marTop w:val="0"/>
      <w:marBottom w:val="0"/>
      <w:divBdr>
        <w:top w:val="none" w:sz="0" w:space="0" w:color="auto"/>
        <w:left w:val="none" w:sz="0" w:space="0" w:color="auto"/>
        <w:bottom w:val="none" w:sz="0" w:space="0" w:color="auto"/>
        <w:right w:val="none" w:sz="0" w:space="0" w:color="auto"/>
      </w:divBdr>
    </w:div>
    <w:div w:id="137773668">
      <w:bodyDiv w:val="1"/>
      <w:marLeft w:val="0"/>
      <w:marRight w:val="0"/>
      <w:marTop w:val="0"/>
      <w:marBottom w:val="0"/>
      <w:divBdr>
        <w:top w:val="none" w:sz="0" w:space="0" w:color="auto"/>
        <w:left w:val="none" w:sz="0" w:space="0" w:color="auto"/>
        <w:bottom w:val="none" w:sz="0" w:space="0" w:color="auto"/>
        <w:right w:val="none" w:sz="0" w:space="0" w:color="auto"/>
      </w:divBdr>
    </w:div>
    <w:div w:id="138309050">
      <w:bodyDiv w:val="1"/>
      <w:marLeft w:val="0"/>
      <w:marRight w:val="0"/>
      <w:marTop w:val="0"/>
      <w:marBottom w:val="0"/>
      <w:divBdr>
        <w:top w:val="none" w:sz="0" w:space="0" w:color="auto"/>
        <w:left w:val="none" w:sz="0" w:space="0" w:color="auto"/>
        <w:bottom w:val="none" w:sz="0" w:space="0" w:color="auto"/>
        <w:right w:val="none" w:sz="0" w:space="0" w:color="auto"/>
      </w:divBdr>
    </w:div>
    <w:div w:id="138615983">
      <w:bodyDiv w:val="1"/>
      <w:marLeft w:val="0"/>
      <w:marRight w:val="0"/>
      <w:marTop w:val="0"/>
      <w:marBottom w:val="0"/>
      <w:divBdr>
        <w:top w:val="none" w:sz="0" w:space="0" w:color="auto"/>
        <w:left w:val="none" w:sz="0" w:space="0" w:color="auto"/>
        <w:bottom w:val="none" w:sz="0" w:space="0" w:color="auto"/>
        <w:right w:val="none" w:sz="0" w:space="0" w:color="auto"/>
      </w:divBdr>
    </w:div>
    <w:div w:id="140660059">
      <w:bodyDiv w:val="1"/>
      <w:marLeft w:val="0"/>
      <w:marRight w:val="0"/>
      <w:marTop w:val="0"/>
      <w:marBottom w:val="0"/>
      <w:divBdr>
        <w:top w:val="none" w:sz="0" w:space="0" w:color="auto"/>
        <w:left w:val="none" w:sz="0" w:space="0" w:color="auto"/>
        <w:bottom w:val="none" w:sz="0" w:space="0" w:color="auto"/>
        <w:right w:val="none" w:sz="0" w:space="0" w:color="auto"/>
      </w:divBdr>
    </w:div>
    <w:div w:id="140777088">
      <w:bodyDiv w:val="1"/>
      <w:marLeft w:val="0"/>
      <w:marRight w:val="0"/>
      <w:marTop w:val="0"/>
      <w:marBottom w:val="0"/>
      <w:divBdr>
        <w:top w:val="none" w:sz="0" w:space="0" w:color="auto"/>
        <w:left w:val="none" w:sz="0" w:space="0" w:color="auto"/>
        <w:bottom w:val="none" w:sz="0" w:space="0" w:color="auto"/>
        <w:right w:val="none" w:sz="0" w:space="0" w:color="auto"/>
      </w:divBdr>
    </w:div>
    <w:div w:id="141167320">
      <w:bodyDiv w:val="1"/>
      <w:marLeft w:val="0"/>
      <w:marRight w:val="0"/>
      <w:marTop w:val="0"/>
      <w:marBottom w:val="0"/>
      <w:divBdr>
        <w:top w:val="none" w:sz="0" w:space="0" w:color="auto"/>
        <w:left w:val="none" w:sz="0" w:space="0" w:color="auto"/>
        <w:bottom w:val="none" w:sz="0" w:space="0" w:color="auto"/>
        <w:right w:val="none" w:sz="0" w:space="0" w:color="auto"/>
      </w:divBdr>
    </w:div>
    <w:div w:id="141435834">
      <w:bodyDiv w:val="1"/>
      <w:marLeft w:val="0"/>
      <w:marRight w:val="0"/>
      <w:marTop w:val="0"/>
      <w:marBottom w:val="0"/>
      <w:divBdr>
        <w:top w:val="none" w:sz="0" w:space="0" w:color="auto"/>
        <w:left w:val="none" w:sz="0" w:space="0" w:color="auto"/>
        <w:bottom w:val="none" w:sz="0" w:space="0" w:color="auto"/>
        <w:right w:val="none" w:sz="0" w:space="0" w:color="auto"/>
      </w:divBdr>
    </w:div>
    <w:div w:id="141510163">
      <w:bodyDiv w:val="1"/>
      <w:marLeft w:val="0"/>
      <w:marRight w:val="0"/>
      <w:marTop w:val="0"/>
      <w:marBottom w:val="0"/>
      <w:divBdr>
        <w:top w:val="none" w:sz="0" w:space="0" w:color="auto"/>
        <w:left w:val="none" w:sz="0" w:space="0" w:color="auto"/>
        <w:bottom w:val="none" w:sz="0" w:space="0" w:color="auto"/>
        <w:right w:val="none" w:sz="0" w:space="0" w:color="auto"/>
      </w:divBdr>
    </w:div>
    <w:div w:id="141897973">
      <w:bodyDiv w:val="1"/>
      <w:marLeft w:val="0"/>
      <w:marRight w:val="0"/>
      <w:marTop w:val="0"/>
      <w:marBottom w:val="0"/>
      <w:divBdr>
        <w:top w:val="none" w:sz="0" w:space="0" w:color="auto"/>
        <w:left w:val="none" w:sz="0" w:space="0" w:color="auto"/>
        <w:bottom w:val="none" w:sz="0" w:space="0" w:color="auto"/>
        <w:right w:val="none" w:sz="0" w:space="0" w:color="auto"/>
      </w:divBdr>
    </w:div>
    <w:div w:id="143275820">
      <w:bodyDiv w:val="1"/>
      <w:marLeft w:val="0"/>
      <w:marRight w:val="0"/>
      <w:marTop w:val="0"/>
      <w:marBottom w:val="0"/>
      <w:divBdr>
        <w:top w:val="none" w:sz="0" w:space="0" w:color="auto"/>
        <w:left w:val="none" w:sz="0" w:space="0" w:color="auto"/>
        <w:bottom w:val="none" w:sz="0" w:space="0" w:color="auto"/>
        <w:right w:val="none" w:sz="0" w:space="0" w:color="auto"/>
      </w:divBdr>
    </w:div>
    <w:div w:id="143280131">
      <w:bodyDiv w:val="1"/>
      <w:marLeft w:val="0"/>
      <w:marRight w:val="0"/>
      <w:marTop w:val="0"/>
      <w:marBottom w:val="0"/>
      <w:divBdr>
        <w:top w:val="none" w:sz="0" w:space="0" w:color="auto"/>
        <w:left w:val="none" w:sz="0" w:space="0" w:color="auto"/>
        <w:bottom w:val="none" w:sz="0" w:space="0" w:color="auto"/>
        <w:right w:val="none" w:sz="0" w:space="0" w:color="auto"/>
      </w:divBdr>
    </w:div>
    <w:div w:id="143746611">
      <w:bodyDiv w:val="1"/>
      <w:marLeft w:val="0"/>
      <w:marRight w:val="0"/>
      <w:marTop w:val="0"/>
      <w:marBottom w:val="0"/>
      <w:divBdr>
        <w:top w:val="none" w:sz="0" w:space="0" w:color="auto"/>
        <w:left w:val="none" w:sz="0" w:space="0" w:color="auto"/>
        <w:bottom w:val="none" w:sz="0" w:space="0" w:color="auto"/>
        <w:right w:val="none" w:sz="0" w:space="0" w:color="auto"/>
      </w:divBdr>
    </w:div>
    <w:div w:id="144050542">
      <w:bodyDiv w:val="1"/>
      <w:marLeft w:val="0"/>
      <w:marRight w:val="0"/>
      <w:marTop w:val="0"/>
      <w:marBottom w:val="0"/>
      <w:divBdr>
        <w:top w:val="none" w:sz="0" w:space="0" w:color="auto"/>
        <w:left w:val="none" w:sz="0" w:space="0" w:color="auto"/>
        <w:bottom w:val="none" w:sz="0" w:space="0" w:color="auto"/>
        <w:right w:val="none" w:sz="0" w:space="0" w:color="auto"/>
      </w:divBdr>
    </w:div>
    <w:div w:id="144052023">
      <w:bodyDiv w:val="1"/>
      <w:marLeft w:val="0"/>
      <w:marRight w:val="0"/>
      <w:marTop w:val="0"/>
      <w:marBottom w:val="0"/>
      <w:divBdr>
        <w:top w:val="none" w:sz="0" w:space="0" w:color="auto"/>
        <w:left w:val="none" w:sz="0" w:space="0" w:color="auto"/>
        <w:bottom w:val="none" w:sz="0" w:space="0" w:color="auto"/>
        <w:right w:val="none" w:sz="0" w:space="0" w:color="auto"/>
      </w:divBdr>
    </w:div>
    <w:div w:id="144394755">
      <w:bodyDiv w:val="1"/>
      <w:marLeft w:val="0"/>
      <w:marRight w:val="0"/>
      <w:marTop w:val="0"/>
      <w:marBottom w:val="0"/>
      <w:divBdr>
        <w:top w:val="none" w:sz="0" w:space="0" w:color="auto"/>
        <w:left w:val="none" w:sz="0" w:space="0" w:color="auto"/>
        <w:bottom w:val="none" w:sz="0" w:space="0" w:color="auto"/>
        <w:right w:val="none" w:sz="0" w:space="0" w:color="auto"/>
      </w:divBdr>
    </w:div>
    <w:div w:id="144661072">
      <w:bodyDiv w:val="1"/>
      <w:marLeft w:val="0"/>
      <w:marRight w:val="0"/>
      <w:marTop w:val="0"/>
      <w:marBottom w:val="0"/>
      <w:divBdr>
        <w:top w:val="none" w:sz="0" w:space="0" w:color="auto"/>
        <w:left w:val="none" w:sz="0" w:space="0" w:color="auto"/>
        <w:bottom w:val="none" w:sz="0" w:space="0" w:color="auto"/>
        <w:right w:val="none" w:sz="0" w:space="0" w:color="auto"/>
      </w:divBdr>
    </w:div>
    <w:div w:id="146751159">
      <w:bodyDiv w:val="1"/>
      <w:marLeft w:val="0"/>
      <w:marRight w:val="0"/>
      <w:marTop w:val="0"/>
      <w:marBottom w:val="0"/>
      <w:divBdr>
        <w:top w:val="none" w:sz="0" w:space="0" w:color="auto"/>
        <w:left w:val="none" w:sz="0" w:space="0" w:color="auto"/>
        <w:bottom w:val="none" w:sz="0" w:space="0" w:color="auto"/>
        <w:right w:val="none" w:sz="0" w:space="0" w:color="auto"/>
      </w:divBdr>
    </w:div>
    <w:div w:id="146945723">
      <w:bodyDiv w:val="1"/>
      <w:marLeft w:val="0"/>
      <w:marRight w:val="0"/>
      <w:marTop w:val="0"/>
      <w:marBottom w:val="0"/>
      <w:divBdr>
        <w:top w:val="none" w:sz="0" w:space="0" w:color="auto"/>
        <w:left w:val="none" w:sz="0" w:space="0" w:color="auto"/>
        <w:bottom w:val="none" w:sz="0" w:space="0" w:color="auto"/>
        <w:right w:val="none" w:sz="0" w:space="0" w:color="auto"/>
      </w:divBdr>
    </w:div>
    <w:div w:id="147137613">
      <w:bodyDiv w:val="1"/>
      <w:marLeft w:val="0"/>
      <w:marRight w:val="0"/>
      <w:marTop w:val="0"/>
      <w:marBottom w:val="0"/>
      <w:divBdr>
        <w:top w:val="none" w:sz="0" w:space="0" w:color="auto"/>
        <w:left w:val="none" w:sz="0" w:space="0" w:color="auto"/>
        <w:bottom w:val="none" w:sz="0" w:space="0" w:color="auto"/>
        <w:right w:val="none" w:sz="0" w:space="0" w:color="auto"/>
      </w:divBdr>
    </w:div>
    <w:div w:id="147980808">
      <w:bodyDiv w:val="1"/>
      <w:marLeft w:val="0"/>
      <w:marRight w:val="0"/>
      <w:marTop w:val="0"/>
      <w:marBottom w:val="0"/>
      <w:divBdr>
        <w:top w:val="none" w:sz="0" w:space="0" w:color="auto"/>
        <w:left w:val="none" w:sz="0" w:space="0" w:color="auto"/>
        <w:bottom w:val="none" w:sz="0" w:space="0" w:color="auto"/>
        <w:right w:val="none" w:sz="0" w:space="0" w:color="auto"/>
      </w:divBdr>
    </w:div>
    <w:div w:id="148599437">
      <w:bodyDiv w:val="1"/>
      <w:marLeft w:val="0"/>
      <w:marRight w:val="0"/>
      <w:marTop w:val="0"/>
      <w:marBottom w:val="0"/>
      <w:divBdr>
        <w:top w:val="none" w:sz="0" w:space="0" w:color="auto"/>
        <w:left w:val="none" w:sz="0" w:space="0" w:color="auto"/>
        <w:bottom w:val="none" w:sz="0" w:space="0" w:color="auto"/>
        <w:right w:val="none" w:sz="0" w:space="0" w:color="auto"/>
      </w:divBdr>
    </w:div>
    <w:div w:id="148637604">
      <w:bodyDiv w:val="1"/>
      <w:marLeft w:val="0"/>
      <w:marRight w:val="0"/>
      <w:marTop w:val="0"/>
      <w:marBottom w:val="0"/>
      <w:divBdr>
        <w:top w:val="none" w:sz="0" w:space="0" w:color="auto"/>
        <w:left w:val="none" w:sz="0" w:space="0" w:color="auto"/>
        <w:bottom w:val="none" w:sz="0" w:space="0" w:color="auto"/>
        <w:right w:val="none" w:sz="0" w:space="0" w:color="auto"/>
      </w:divBdr>
    </w:div>
    <w:div w:id="150021703">
      <w:bodyDiv w:val="1"/>
      <w:marLeft w:val="0"/>
      <w:marRight w:val="0"/>
      <w:marTop w:val="0"/>
      <w:marBottom w:val="0"/>
      <w:divBdr>
        <w:top w:val="none" w:sz="0" w:space="0" w:color="auto"/>
        <w:left w:val="none" w:sz="0" w:space="0" w:color="auto"/>
        <w:bottom w:val="none" w:sz="0" w:space="0" w:color="auto"/>
        <w:right w:val="none" w:sz="0" w:space="0" w:color="auto"/>
      </w:divBdr>
    </w:div>
    <w:div w:id="150099817">
      <w:bodyDiv w:val="1"/>
      <w:marLeft w:val="0"/>
      <w:marRight w:val="0"/>
      <w:marTop w:val="0"/>
      <w:marBottom w:val="0"/>
      <w:divBdr>
        <w:top w:val="none" w:sz="0" w:space="0" w:color="auto"/>
        <w:left w:val="none" w:sz="0" w:space="0" w:color="auto"/>
        <w:bottom w:val="none" w:sz="0" w:space="0" w:color="auto"/>
        <w:right w:val="none" w:sz="0" w:space="0" w:color="auto"/>
      </w:divBdr>
    </w:div>
    <w:div w:id="150565141">
      <w:bodyDiv w:val="1"/>
      <w:marLeft w:val="0"/>
      <w:marRight w:val="0"/>
      <w:marTop w:val="0"/>
      <w:marBottom w:val="0"/>
      <w:divBdr>
        <w:top w:val="none" w:sz="0" w:space="0" w:color="auto"/>
        <w:left w:val="none" w:sz="0" w:space="0" w:color="auto"/>
        <w:bottom w:val="none" w:sz="0" w:space="0" w:color="auto"/>
        <w:right w:val="none" w:sz="0" w:space="0" w:color="auto"/>
      </w:divBdr>
    </w:div>
    <w:div w:id="150798865">
      <w:bodyDiv w:val="1"/>
      <w:marLeft w:val="0"/>
      <w:marRight w:val="0"/>
      <w:marTop w:val="0"/>
      <w:marBottom w:val="0"/>
      <w:divBdr>
        <w:top w:val="none" w:sz="0" w:space="0" w:color="auto"/>
        <w:left w:val="none" w:sz="0" w:space="0" w:color="auto"/>
        <w:bottom w:val="none" w:sz="0" w:space="0" w:color="auto"/>
        <w:right w:val="none" w:sz="0" w:space="0" w:color="auto"/>
      </w:divBdr>
    </w:div>
    <w:div w:id="151289722">
      <w:bodyDiv w:val="1"/>
      <w:marLeft w:val="0"/>
      <w:marRight w:val="0"/>
      <w:marTop w:val="0"/>
      <w:marBottom w:val="0"/>
      <w:divBdr>
        <w:top w:val="none" w:sz="0" w:space="0" w:color="auto"/>
        <w:left w:val="none" w:sz="0" w:space="0" w:color="auto"/>
        <w:bottom w:val="none" w:sz="0" w:space="0" w:color="auto"/>
        <w:right w:val="none" w:sz="0" w:space="0" w:color="auto"/>
      </w:divBdr>
    </w:div>
    <w:div w:id="152379984">
      <w:bodyDiv w:val="1"/>
      <w:marLeft w:val="0"/>
      <w:marRight w:val="0"/>
      <w:marTop w:val="0"/>
      <w:marBottom w:val="0"/>
      <w:divBdr>
        <w:top w:val="none" w:sz="0" w:space="0" w:color="auto"/>
        <w:left w:val="none" w:sz="0" w:space="0" w:color="auto"/>
        <w:bottom w:val="none" w:sz="0" w:space="0" w:color="auto"/>
        <w:right w:val="none" w:sz="0" w:space="0" w:color="auto"/>
      </w:divBdr>
    </w:div>
    <w:div w:id="153834911">
      <w:bodyDiv w:val="1"/>
      <w:marLeft w:val="0"/>
      <w:marRight w:val="0"/>
      <w:marTop w:val="0"/>
      <w:marBottom w:val="0"/>
      <w:divBdr>
        <w:top w:val="none" w:sz="0" w:space="0" w:color="auto"/>
        <w:left w:val="none" w:sz="0" w:space="0" w:color="auto"/>
        <w:bottom w:val="none" w:sz="0" w:space="0" w:color="auto"/>
        <w:right w:val="none" w:sz="0" w:space="0" w:color="auto"/>
      </w:divBdr>
    </w:div>
    <w:div w:id="153841190">
      <w:bodyDiv w:val="1"/>
      <w:marLeft w:val="0"/>
      <w:marRight w:val="0"/>
      <w:marTop w:val="0"/>
      <w:marBottom w:val="0"/>
      <w:divBdr>
        <w:top w:val="none" w:sz="0" w:space="0" w:color="auto"/>
        <w:left w:val="none" w:sz="0" w:space="0" w:color="auto"/>
        <w:bottom w:val="none" w:sz="0" w:space="0" w:color="auto"/>
        <w:right w:val="none" w:sz="0" w:space="0" w:color="auto"/>
      </w:divBdr>
    </w:div>
    <w:div w:id="154224783">
      <w:bodyDiv w:val="1"/>
      <w:marLeft w:val="0"/>
      <w:marRight w:val="0"/>
      <w:marTop w:val="0"/>
      <w:marBottom w:val="0"/>
      <w:divBdr>
        <w:top w:val="none" w:sz="0" w:space="0" w:color="auto"/>
        <w:left w:val="none" w:sz="0" w:space="0" w:color="auto"/>
        <w:bottom w:val="none" w:sz="0" w:space="0" w:color="auto"/>
        <w:right w:val="none" w:sz="0" w:space="0" w:color="auto"/>
      </w:divBdr>
    </w:div>
    <w:div w:id="154420466">
      <w:bodyDiv w:val="1"/>
      <w:marLeft w:val="0"/>
      <w:marRight w:val="0"/>
      <w:marTop w:val="0"/>
      <w:marBottom w:val="0"/>
      <w:divBdr>
        <w:top w:val="none" w:sz="0" w:space="0" w:color="auto"/>
        <w:left w:val="none" w:sz="0" w:space="0" w:color="auto"/>
        <w:bottom w:val="none" w:sz="0" w:space="0" w:color="auto"/>
        <w:right w:val="none" w:sz="0" w:space="0" w:color="auto"/>
      </w:divBdr>
    </w:div>
    <w:div w:id="155415409">
      <w:bodyDiv w:val="1"/>
      <w:marLeft w:val="0"/>
      <w:marRight w:val="0"/>
      <w:marTop w:val="0"/>
      <w:marBottom w:val="0"/>
      <w:divBdr>
        <w:top w:val="none" w:sz="0" w:space="0" w:color="auto"/>
        <w:left w:val="none" w:sz="0" w:space="0" w:color="auto"/>
        <w:bottom w:val="none" w:sz="0" w:space="0" w:color="auto"/>
        <w:right w:val="none" w:sz="0" w:space="0" w:color="auto"/>
      </w:divBdr>
    </w:div>
    <w:div w:id="157813832">
      <w:bodyDiv w:val="1"/>
      <w:marLeft w:val="0"/>
      <w:marRight w:val="0"/>
      <w:marTop w:val="0"/>
      <w:marBottom w:val="0"/>
      <w:divBdr>
        <w:top w:val="none" w:sz="0" w:space="0" w:color="auto"/>
        <w:left w:val="none" w:sz="0" w:space="0" w:color="auto"/>
        <w:bottom w:val="none" w:sz="0" w:space="0" w:color="auto"/>
        <w:right w:val="none" w:sz="0" w:space="0" w:color="auto"/>
      </w:divBdr>
    </w:div>
    <w:div w:id="158539952">
      <w:bodyDiv w:val="1"/>
      <w:marLeft w:val="0"/>
      <w:marRight w:val="0"/>
      <w:marTop w:val="0"/>
      <w:marBottom w:val="0"/>
      <w:divBdr>
        <w:top w:val="none" w:sz="0" w:space="0" w:color="auto"/>
        <w:left w:val="none" w:sz="0" w:space="0" w:color="auto"/>
        <w:bottom w:val="none" w:sz="0" w:space="0" w:color="auto"/>
        <w:right w:val="none" w:sz="0" w:space="0" w:color="auto"/>
      </w:divBdr>
    </w:div>
    <w:div w:id="158623852">
      <w:bodyDiv w:val="1"/>
      <w:marLeft w:val="0"/>
      <w:marRight w:val="0"/>
      <w:marTop w:val="0"/>
      <w:marBottom w:val="0"/>
      <w:divBdr>
        <w:top w:val="none" w:sz="0" w:space="0" w:color="auto"/>
        <w:left w:val="none" w:sz="0" w:space="0" w:color="auto"/>
        <w:bottom w:val="none" w:sz="0" w:space="0" w:color="auto"/>
        <w:right w:val="none" w:sz="0" w:space="0" w:color="auto"/>
      </w:divBdr>
    </w:div>
    <w:div w:id="158736509">
      <w:bodyDiv w:val="1"/>
      <w:marLeft w:val="0"/>
      <w:marRight w:val="0"/>
      <w:marTop w:val="0"/>
      <w:marBottom w:val="0"/>
      <w:divBdr>
        <w:top w:val="none" w:sz="0" w:space="0" w:color="auto"/>
        <w:left w:val="none" w:sz="0" w:space="0" w:color="auto"/>
        <w:bottom w:val="none" w:sz="0" w:space="0" w:color="auto"/>
        <w:right w:val="none" w:sz="0" w:space="0" w:color="auto"/>
      </w:divBdr>
    </w:div>
    <w:div w:id="159346353">
      <w:bodyDiv w:val="1"/>
      <w:marLeft w:val="0"/>
      <w:marRight w:val="0"/>
      <w:marTop w:val="0"/>
      <w:marBottom w:val="0"/>
      <w:divBdr>
        <w:top w:val="none" w:sz="0" w:space="0" w:color="auto"/>
        <w:left w:val="none" w:sz="0" w:space="0" w:color="auto"/>
        <w:bottom w:val="none" w:sz="0" w:space="0" w:color="auto"/>
        <w:right w:val="none" w:sz="0" w:space="0" w:color="auto"/>
      </w:divBdr>
    </w:div>
    <w:div w:id="159394662">
      <w:bodyDiv w:val="1"/>
      <w:marLeft w:val="0"/>
      <w:marRight w:val="0"/>
      <w:marTop w:val="0"/>
      <w:marBottom w:val="0"/>
      <w:divBdr>
        <w:top w:val="none" w:sz="0" w:space="0" w:color="auto"/>
        <w:left w:val="none" w:sz="0" w:space="0" w:color="auto"/>
        <w:bottom w:val="none" w:sz="0" w:space="0" w:color="auto"/>
        <w:right w:val="none" w:sz="0" w:space="0" w:color="auto"/>
      </w:divBdr>
    </w:div>
    <w:div w:id="159545537">
      <w:bodyDiv w:val="1"/>
      <w:marLeft w:val="0"/>
      <w:marRight w:val="0"/>
      <w:marTop w:val="0"/>
      <w:marBottom w:val="0"/>
      <w:divBdr>
        <w:top w:val="none" w:sz="0" w:space="0" w:color="auto"/>
        <w:left w:val="none" w:sz="0" w:space="0" w:color="auto"/>
        <w:bottom w:val="none" w:sz="0" w:space="0" w:color="auto"/>
        <w:right w:val="none" w:sz="0" w:space="0" w:color="auto"/>
      </w:divBdr>
    </w:div>
    <w:div w:id="159584660">
      <w:bodyDiv w:val="1"/>
      <w:marLeft w:val="0"/>
      <w:marRight w:val="0"/>
      <w:marTop w:val="0"/>
      <w:marBottom w:val="0"/>
      <w:divBdr>
        <w:top w:val="none" w:sz="0" w:space="0" w:color="auto"/>
        <w:left w:val="none" w:sz="0" w:space="0" w:color="auto"/>
        <w:bottom w:val="none" w:sz="0" w:space="0" w:color="auto"/>
        <w:right w:val="none" w:sz="0" w:space="0" w:color="auto"/>
      </w:divBdr>
    </w:div>
    <w:div w:id="159777731">
      <w:bodyDiv w:val="1"/>
      <w:marLeft w:val="0"/>
      <w:marRight w:val="0"/>
      <w:marTop w:val="0"/>
      <w:marBottom w:val="0"/>
      <w:divBdr>
        <w:top w:val="none" w:sz="0" w:space="0" w:color="auto"/>
        <w:left w:val="none" w:sz="0" w:space="0" w:color="auto"/>
        <w:bottom w:val="none" w:sz="0" w:space="0" w:color="auto"/>
        <w:right w:val="none" w:sz="0" w:space="0" w:color="auto"/>
      </w:divBdr>
    </w:div>
    <w:div w:id="160120737">
      <w:bodyDiv w:val="1"/>
      <w:marLeft w:val="0"/>
      <w:marRight w:val="0"/>
      <w:marTop w:val="0"/>
      <w:marBottom w:val="0"/>
      <w:divBdr>
        <w:top w:val="none" w:sz="0" w:space="0" w:color="auto"/>
        <w:left w:val="none" w:sz="0" w:space="0" w:color="auto"/>
        <w:bottom w:val="none" w:sz="0" w:space="0" w:color="auto"/>
        <w:right w:val="none" w:sz="0" w:space="0" w:color="auto"/>
      </w:divBdr>
    </w:div>
    <w:div w:id="160246226">
      <w:bodyDiv w:val="1"/>
      <w:marLeft w:val="0"/>
      <w:marRight w:val="0"/>
      <w:marTop w:val="0"/>
      <w:marBottom w:val="0"/>
      <w:divBdr>
        <w:top w:val="none" w:sz="0" w:space="0" w:color="auto"/>
        <w:left w:val="none" w:sz="0" w:space="0" w:color="auto"/>
        <w:bottom w:val="none" w:sz="0" w:space="0" w:color="auto"/>
        <w:right w:val="none" w:sz="0" w:space="0" w:color="auto"/>
      </w:divBdr>
    </w:div>
    <w:div w:id="160582548">
      <w:bodyDiv w:val="1"/>
      <w:marLeft w:val="0"/>
      <w:marRight w:val="0"/>
      <w:marTop w:val="0"/>
      <w:marBottom w:val="0"/>
      <w:divBdr>
        <w:top w:val="none" w:sz="0" w:space="0" w:color="auto"/>
        <w:left w:val="none" w:sz="0" w:space="0" w:color="auto"/>
        <w:bottom w:val="none" w:sz="0" w:space="0" w:color="auto"/>
        <w:right w:val="none" w:sz="0" w:space="0" w:color="auto"/>
      </w:divBdr>
    </w:div>
    <w:div w:id="160628805">
      <w:bodyDiv w:val="1"/>
      <w:marLeft w:val="0"/>
      <w:marRight w:val="0"/>
      <w:marTop w:val="0"/>
      <w:marBottom w:val="0"/>
      <w:divBdr>
        <w:top w:val="none" w:sz="0" w:space="0" w:color="auto"/>
        <w:left w:val="none" w:sz="0" w:space="0" w:color="auto"/>
        <w:bottom w:val="none" w:sz="0" w:space="0" w:color="auto"/>
        <w:right w:val="none" w:sz="0" w:space="0" w:color="auto"/>
      </w:divBdr>
    </w:div>
    <w:div w:id="161363022">
      <w:bodyDiv w:val="1"/>
      <w:marLeft w:val="0"/>
      <w:marRight w:val="0"/>
      <w:marTop w:val="0"/>
      <w:marBottom w:val="0"/>
      <w:divBdr>
        <w:top w:val="none" w:sz="0" w:space="0" w:color="auto"/>
        <w:left w:val="none" w:sz="0" w:space="0" w:color="auto"/>
        <w:bottom w:val="none" w:sz="0" w:space="0" w:color="auto"/>
        <w:right w:val="none" w:sz="0" w:space="0" w:color="auto"/>
      </w:divBdr>
    </w:div>
    <w:div w:id="162203532">
      <w:bodyDiv w:val="1"/>
      <w:marLeft w:val="0"/>
      <w:marRight w:val="0"/>
      <w:marTop w:val="0"/>
      <w:marBottom w:val="0"/>
      <w:divBdr>
        <w:top w:val="none" w:sz="0" w:space="0" w:color="auto"/>
        <w:left w:val="none" w:sz="0" w:space="0" w:color="auto"/>
        <w:bottom w:val="none" w:sz="0" w:space="0" w:color="auto"/>
        <w:right w:val="none" w:sz="0" w:space="0" w:color="auto"/>
      </w:divBdr>
    </w:div>
    <w:div w:id="164900543">
      <w:bodyDiv w:val="1"/>
      <w:marLeft w:val="0"/>
      <w:marRight w:val="0"/>
      <w:marTop w:val="0"/>
      <w:marBottom w:val="0"/>
      <w:divBdr>
        <w:top w:val="none" w:sz="0" w:space="0" w:color="auto"/>
        <w:left w:val="none" w:sz="0" w:space="0" w:color="auto"/>
        <w:bottom w:val="none" w:sz="0" w:space="0" w:color="auto"/>
        <w:right w:val="none" w:sz="0" w:space="0" w:color="auto"/>
      </w:divBdr>
    </w:div>
    <w:div w:id="164906308">
      <w:bodyDiv w:val="1"/>
      <w:marLeft w:val="0"/>
      <w:marRight w:val="0"/>
      <w:marTop w:val="0"/>
      <w:marBottom w:val="0"/>
      <w:divBdr>
        <w:top w:val="none" w:sz="0" w:space="0" w:color="auto"/>
        <w:left w:val="none" w:sz="0" w:space="0" w:color="auto"/>
        <w:bottom w:val="none" w:sz="0" w:space="0" w:color="auto"/>
        <w:right w:val="none" w:sz="0" w:space="0" w:color="auto"/>
      </w:divBdr>
    </w:div>
    <w:div w:id="165025857">
      <w:bodyDiv w:val="1"/>
      <w:marLeft w:val="0"/>
      <w:marRight w:val="0"/>
      <w:marTop w:val="0"/>
      <w:marBottom w:val="0"/>
      <w:divBdr>
        <w:top w:val="none" w:sz="0" w:space="0" w:color="auto"/>
        <w:left w:val="none" w:sz="0" w:space="0" w:color="auto"/>
        <w:bottom w:val="none" w:sz="0" w:space="0" w:color="auto"/>
        <w:right w:val="none" w:sz="0" w:space="0" w:color="auto"/>
      </w:divBdr>
    </w:div>
    <w:div w:id="165092680">
      <w:bodyDiv w:val="1"/>
      <w:marLeft w:val="0"/>
      <w:marRight w:val="0"/>
      <w:marTop w:val="0"/>
      <w:marBottom w:val="0"/>
      <w:divBdr>
        <w:top w:val="none" w:sz="0" w:space="0" w:color="auto"/>
        <w:left w:val="none" w:sz="0" w:space="0" w:color="auto"/>
        <w:bottom w:val="none" w:sz="0" w:space="0" w:color="auto"/>
        <w:right w:val="none" w:sz="0" w:space="0" w:color="auto"/>
      </w:divBdr>
    </w:div>
    <w:div w:id="165482263">
      <w:bodyDiv w:val="1"/>
      <w:marLeft w:val="0"/>
      <w:marRight w:val="0"/>
      <w:marTop w:val="0"/>
      <w:marBottom w:val="0"/>
      <w:divBdr>
        <w:top w:val="none" w:sz="0" w:space="0" w:color="auto"/>
        <w:left w:val="none" w:sz="0" w:space="0" w:color="auto"/>
        <w:bottom w:val="none" w:sz="0" w:space="0" w:color="auto"/>
        <w:right w:val="none" w:sz="0" w:space="0" w:color="auto"/>
      </w:divBdr>
    </w:div>
    <w:div w:id="166217561">
      <w:bodyDiv w:val="1"/>
      <w:marLeft w:val="0"/>
      <w:marRight w:val="0"/>
      <w:marTop w:val="0"/>
      <w:marBottom w:val="0"/>
      <w:divBdr>
        <w:top w:val="none" w:sz="0" w:space="0" w:color="auto"/>
        <w:left w:val="none" w:sz="0" w:space="0" w:color="auto"/>
        <w:bottom w:val="none" w:sz="0" w:space="0" w:color="auto"/>
        <w:right w:val="none" w:sz="0" w:space="0" w:color="auto"/>
      </w:divBdr>
    </w:div>
    <w:div w:id="166528914">
      <w:bodyDiv w:val="1"/>
      <w:marLeft w:val="0"/>
      <w:marRight w:val="0"/>
      <w:marTop w:val="0"/>
      <w:marBottom w:val="0"/>
      <w:divBdr>
        <w:top w:val="none" w:sz="0" w:space="0" w:color="auto"/>
        <w:left w:val="none" w:sz="0" w:space="0" w:color="auto"/>
        <w:bottom w:val="none" w:sz="0" w:space="0" w:color="auto"/>
        <w:right w:val="none" w:sz="0" w:space="0" w:color="auto"/>
      </w:divBdr>
    </w:div>
    <w:div w:id="167182877">
      <w:bodyDiv w:val="1"/>
      <w:marLeft w:val="0"/>
      <w:marRight w:val="0"/>
      <w:marTop w:val="0"/>
      <w:marBottom w:val="0"/>
      <w:divBdr>
        <w:top w:val="none" w:sz="0" w:space="0" w:color="auto"/>
        <w:left w:val="none" w:sz="0" w:space="0" w:color="auto"/>
        <w:bottom w:val="none" w:sz="0" w:space="0" w:color="auto"/>
        <w:right w:val="none" w:sz="0" w:space="0" w:color="auto"/>
      </w:divBdr>
    </w:div>
    <w:div w:id="167408211">
      <w:bodyDiv w:val="1"/>
      <w:marLeft w:val="0"/>
      <w:marRight w:val="0"/>
      <w:marTop w:val="0"/>
      <w:marBottom w:val="0"/>
      <w:divBdr>
        <w:top w:val="none" w:sz="0" w:space="0" w:color="auto"/>
        <w:left w:val="none" w:sz="0" w:space="0" w:color="auto"/>
        <w:bottom w:val="none" w:sz="0" w:space="0" w:color="auto"/>
        <w:right w:val="none" w:sz="0" w:space="0" w:color="auto"/>
      </w:divBdr>
    </w:div>
    <w:div w:id="167599291">
      <w:bodyDiv w:val="1"/>
      <w:marLeft w:val="0"/>
      <w:marRight w:val="0"/>
      <w:marTop w:val="0"/>
      <w:marBottom w:val="0"/>
      <w:divBdr>
        <w:top w:val="none" w:sz="0" w:space="0" w:color="auto"/>
        <w:left w:val="none" w:sz="0" w:space="0" w:color="auto"/>
        <w:bottom w:val="none" w:sz="0" w:space="0" w:color="auto"/>
        <w:right w:val="none" w:sz="0" w:space="0" w:color="auto"/>
      </w:divBdr>
    </w:div>
    <w:div w:id="167601435">
      <w:bodyDiv w:val="1"/>
      <w:marLeft w:val="0"/>
      <w:marRight w:val="0"/>
      <w:marTop w:val="0"/>
      <w:marBottom w:val="0"/>
      <w:divBdr>
        <w:top w:val="none" w:sz="0" w:space="0" w:color="auto"/>
        <w:left w:val="none" w:sz="0" w:space="0" w:color="auto"/>
        <w:bottom w:val="none" w:sz="0" w:space="0" w:color="auto"/>
        <w:right w:val="none" w:sz="0" w:space="0" w:color="auto"/>
      </w:divBdr>
    </w:div>
    <w:div w:id="168837073">
      <w:bodyDiv w:val="1"/>
      <w:marLeft w:val="0"/>
      <w:marRight w:val="0"/>
      <w:marTop w:val="0"/>
      <w:marBottom w:val="0"/>
      <w:divBdr>
        <w:top w:val="none" w:sz="0" w:space="0" w:color="auto"/>
        <w:left w:val="none" w:sz="0" w:space="0" w:color="auto"/>
        <w:bottom w:val="none" w:sz="0" w:space="0" w:color="auto"/>
        <w:right w:val="none" w:sz="0" w:space="0" w:color="auto"/>
      </w:divBdr>
    </w:div>
    <w:div w:id="169028791">
      <w:bodyDiv w:val="1"/>
      <w:marLeft w:val="0"/>
      <w:marRight w:val="0"/>
      <w:marTop w:val="0"/>
      <w:marBottom w:val="0"/>
      <w:divBdr>
        <w:top w:val="none" w:sz="0" w:space="0" w:color="auto"/>
        <w:left w:val="none" w:sz="0" w:space="0" w:color="auto"/>
        <w:bottom w:val="none" w:sz="0" w:space="0" w:color="auto"/>
        <w:right w:val="none" w:sz="0" w:space="0" w:color="auto"/>
      </w:divBdr>
    </w:div>
    <w:div w:id="169805187">
      <w:bodyDiv w:val="1"/>
      <w:marLeft w:val="0"/>
      <w:marRight w:val="0"/>
      <w:marTop w:val="0"/>
      <w:marBottom w:val="0"/>
      <w:divBdr>
        <w:top w:val="none" w:sz="0" w:space="0" w:color="auto"/>
        <w:left w:val="none" w:sz="0" w:space="0" w:color="auto"/>
        <w:bottom w:val="none" w:sz="0" w:space="0" w:color="auto"/>
        <w:right w:val="none" w:sz="0" w:space="0" w:color="auto"/>
      </w:divBdr>
    </w:div>
    <w:div w:id="169875939">
      <w:bodyDiv w:val="1"/>
      <w:marLeft w:val="0"/>
      <w:marRight w:val="0"/>
      <w:marTop w:val="0"/>
      <w:marBottom w:val="0"/>
      <w:divBdr>
        <w:top w:val="none" w:sz="0" w:space="0" w:color="auto"/>
        <w:left w:val="none" w:sz="0" w:space="0" w:color="auto"/>
        <w:bottom w:val="none" w:sz="0" w:space="0" w:color="auto"/>
        <w:right w:val="none" w:sz="0" w:space="0" w:color="auto"/>
      </w:divBdr>
    </w:div>
    <w:div w:id="170535572">
      <w:bodyDiv w:val="1"/>
      <w:marLeft w:val="0"/>
      <w:marRight w:val="0"/>
      <w:marTop w:val="0"/>
      <w:marBottom w:val="0"/>
      <w:divBdr>
        <w:top w:val="none" w:sz="0" w:space="0" w:color="auto"/>
        <w:left w:val="none" w:sz="0" w:space="0" w:color="auto"/>
        <w:bottom w:val="none" w:sz="0" w:space="0" w:color="auto"/>
        <w:right w:val="none" w:sz="0" w:space="0" w:color="auto"/>
      </w:divBdr>
    </w:div>
    <w:div w:id="170604570">
      <w:bodyDiv w:val="1"/>
      <w:marLeft w:val="0"/>
      <w:marRight w:val="0"/>
      <w:marTop w:val="0"/>
      <w:marBottom w:val="0"/>
      <w:divBdr>
        <w:top w:val="none" w:sz="0" w:space="0" w:color="auto"/>
        <w:left w:val="none" w:sz="0" w:space="0" w:color="auto"/>
        <w:bottom w:val="none" w:sz="0" w:space="0" w:color="auto"/>
        <w:right w:val="none" w:sz="0" w:space="0" w:color="auto"/>
      </w:divBdr>
    </w:div>
    <w:div w:id="170723602">
      <w:bodyDiv w:val="1"/>
      <w:marLeft w:val="0"/>
      <w:marRight w:val="0"/>
      <w:marTop w:val="0"/>
      <w:marBottom w:val="0"/>
      <w:divBdr>
        <w:top w:val="none" w:sz="0" w:space="0" w:color="auto"/>
        <w:left w:val="none" w:sz="0" w:space="0" w:color="auto"/>
        <w:bottom w:val="none" w:sz="0" w:space="0" w:color="auto"/>
        <w:right w:val="none" w:sz="0" w:space="0" w:color="auto"/>
      </w:divBdr>
    </w:div>
    <w:div w:id="171917627">
      <w:bodyDiv w:val="1"/>
      <w:marLeft w:val="0"/>
      <w:marRight w:val="0"/>
      <w:marTop w:val="0"/>
      <w:marBottom w:val="0"/>
      <w:divBdr>
        <w:top w:val="none" w:sz="0" w:space="0" w:color="auto"/>
        <w:left w:val="none" w:sz="0" w:space="0" w:color="auto"/>
        <w:bottom w:val="none" w:sz="0" w:space="0" w:color="auto"/>
        <w:right w:val="none" w:sz="0" w:space="0" w:color="auto"/>
      </w:divBdr>
    </w:div>
    <w:div w:id="172257648">
      <w:bodyDiv w:val="1"/>
      <w:marLeft w:val="0"/>
      <w:marRight w:val="0"/>
      <w:marTop w:val="0"/>
      <w:marBottom w:val="0"/>
      <w:divBdr>
        <w:top w:val="none" w:sz="0" w:space="0" w:color="auto"/>
        <w:left w:val="none" w:sz="0" w:space="0" w:color="auto"/>
        <w:bottom w:val="none" w:sz="0" w:space="0" w:color="auto"/>
        <w:right w:val="none" w:sz="0" w:space="0" w:color="auto"/>
      </w:divBdr>
    </w:div>
    <w:div w:id="172426280">
      <w:bodyDiv w:val="1"/>
      <w:marLeft w:val="0"/>
      <w:marRight w:val="0"/>
      <w:marTop w:val="0"/>
      <w:marBottom w:val="0"/>
      <w:divBdr>
        <w:top w:val="none" w:sz="0" w:space="0" w:color="auto"/>
        <w:left w:val="none" w:sz="0" w:space="0" w:color="auto"/>
        <w:bottom w:val="none" w:sz="0" w:space="0" w:color="auto"/>
        <w:right w:val="none" w:sz="0" w:space="0" w:color="auto"/>
      </w:divBdr>
    </w:div>
    <w:div w:id="172888333">
      <w:bodyDiv w:val="1"/>
      <w:marLeft w:val="0"/>
      <w:marRight w:val="0"/>
      <w:marTop w:val="0"/>
      <w:marBottom w:val="0"/>
      <w:divBdr>
        <w:top w:val="none" w:sz="0" w:space="0" w:color="auto"/>
        <w:left w:val="none" w:sz="0" w:space="0" w:color="auto"/>
        <w:bottom w:val="none" w:sz="0" w:space="0" w:color="auto"/>
        <w:right w:val="none" w:sz="0" w:space="0" w:color="auto"/>
      </w:divBdr>
    </w:div>
    <w:div w:id="172963067">
      <w:bodyDiv w:val="1"/>
      <w:marLeft w:val="0"/>
      <w:marRight w:val="0"/>
      <w:marTop w:val="0"/>
      <w:marBottom w:val="0"/>
      <w:divBdr>
        <w:top w:val="none" w:sz="0" w:space="0" w:color="auto"/>
        <w:left w:val="none" w:sz="0" w:space="0" w:color="auto"/>
        <w:bottom w:val="none" w:sz="0" w:space="0" w:color="auto"/>
        <w:right w:val="none" w:sz="0" w:space="0" w:color="auto"/>
      </w:divBdr>
    </w:div>
    <w:div w:id="174542869">
      <w:bodyDiv w:val="1"/>
      <w:marLeft w:val="0"/>
      <w:marRight w:val="0"/>
      <w:marTop w:val="0"/>
      <w:marBottom w:val="0"/>
      <w:divBdr>
        <w:top w:val="none" w:sz="0" w:space="0" w:color="auto"/>
        <w:left w:val="none" w:sz="0" w:space="0" w:color="auto"/>
        <w:bottom w:val="none" w:sz="0" w:space="0" w:color="auto"/>
        <w:right w:val="none" w:sz="0" w:space="0" w:color="auto"/>
      </w:divBdr>
    </w:div>
    <w:div w:id="174653812">
      <w:bodyDiv w:val="1"/>
      <w:marLeft w:val="0"/>
      <w:marRight w:val="0"/>
      <w:marTop w:val="0"/>
      <w:marBottom w:val="0"/>
      <w:divBdr>
        <w:top w:val="none" w:sz="0" w:space="0" w:color="auto"/>
        <w:left w:val="none" w:sz="0" w:space="0" w:color="auto"/>
        <w:bottom w:val="none" w:sz="0" w:space="0" w:color="auto"/>
        <w:right w:val="none" w:sz="0" w:space="0" w:color="auto"/>
      </w:divBdr>
    </w:div>
    <w:div w:id="174878888">
      <w:bodyDiv w:val="1"/>
      <w:marLeft w:val="0"/>
      <w:marRight w:val="0"/>
      <w:marTop w:val="0"/>
      <w:marBottom w:val="0"/>
      <w:divBdr>
        <w:top w:val="none" w:sz="0" w:space="0" w:color="auto"/>
        <w:left w:val="none" w:sz="0" w:space="0" w:color="auto"/>
        <w:bottom w:val="none" w:sz="0" w:space="0" w:color="auto"/>
        <w:right w:val="none" w:sz="0" w:space="0" w:color="auto"/>
      </w:divBdr>
    </w:div>
    <w:div w:id="175770120">
      <w:bodyDiv w:val="1"/>
      <w:marLeft w:val="0"/>
      <w:marRight w:val="0"/>
      <w:marTop w:val="0"/>
      <w:marBottom w:val="0"/>
      <w:divBdr>
        <w:top w:val="none" w:sz="0" w:space="0" w:color="auto"/>
        <w:left w:val="none" w:sz="0" w:space="0" w:color="auto"/>
        <w:bottom w:val="none" w:sz="0" w:space="0" w:color="auto"/>
        <w:right w:val="none" w:sz="0" w:space="0" w:color="auto"/>
      </w:divBdr>
    </w:div>
    <w:div w:id="175849115">
      <w:bodyDiv w:val="1"/>
      <w:marLeft w:val="0"/>
      <w:marRight w:val="0"/>
      <w:marTop w:val="0"/>
      <w:marBottom w:val="0"/>
      <w:divBdr>
        <w:top w:val="none" w:sz="0" w:space="0" w:color="auto"/>
        <w:left w:val="none" w:sz="0" w:space="0" w:color="auto"/>
        <w:bottom w:val="none" w:sz="0" w:space="0" w:color="auto"/>
        <w:right w:val="none" w:sz="0" w:space="0" w:color="auto"/>
      </w:divBdr>
    </w:div>
    <w:div w:id="176042942">
      <w:bodyDiv w:val="1"/>
      <w:marLeft w:val="0"/>
      <w:marRight w:val="0"/>
      <w:marTop w:val="0"/>
      <w:marBottom w:val="0"/>
      <w:divBdr>
        <w:top w:val="none" w:sz="0" w:space="0" w:color="auto"/>
        <w:left w:val="none" w:sz="0" w:space="0" w:color="auto"/>
        <w:bottom w:val="none" w:sz="0" w:space="0" w:color="auto"/>
        <w:right w:val="none" w:sz="0" w:space="0" w:color="auto"/>
      </w:divBdr>
    </w:div>
    <w:div w:id="177551393">
      <w:bodyDiv w:val="1"/>
      <w:marLeft w:val="0"/>
      <w:marRight w:val="0"/>
      <w:marTop w:val="0"/>
      <w:marBottom w:val="0"/>
      <w:divBdr>
        <w:top w:val="none" w:sz="0" w:space="0" w:color="auto"/>
        <w:left w:val="none" w:sz="0" w:space="0" w:color="auto"/>
        <w:bottom w:val="none" w:sz="0" w:space="0" w:color="auto"/>
        <w:right w:val="none" w:sz="0" w:space="0" w:color="auto"/>
      </w:divBdr>
    </w:div>
    <w:div w:id="177895328">
      <w:bodyDiv w:val="1"/>
      <w:marLeft w:val="0"/>
      <w:marRight w:val="0"/>
      <w:marTop w:val="0"/>
      <w:marBottom w:val="0"/>
      <w:divBdr>
        <w:top w:val="none" w:sz="0" w:space="0" w:color="auto"/>
        <w:left w:val="none" w:sz="0" w:space="0" w:color="auto"/>
        <w:bottom w:val="none" w:sz="0" w:space="0" w:color="auto"/>
        <w:right w:val="none" w:sz="0" w:space="0" w:color="auto"/>
      </w:divBdr>
    </w:div>
    <w:div w:id="178155101">
      <w:bodyDiv w:val="1"/>
      <w:marLeft w:val="0"/>
      <w:marRight w:val="0"/>
      <w:marTop w:val="0"/>
      <w:marBottom w:val="0"/>
      <w:divBdr>
        <w:top w:val="none" w:sz="0" w:space="0" w:color="auto"/>
        <w:left w:val="none" w:sz="0" w:space="0" w:color="auto"/>
        <w:bottom w:val="none" w:sz="0" w:space="0" w:color="auto"/>
        <w:right w:val="none" w:sz="0" w:space="0" w:color="auto"/>
      </w:divBdr>
    </w:div>
    <w:div w:id="178550225">
      <w:bodyDiv w:val="1"/>
      <w:marLeft w:val="0"/>
      <w:marRight w:val="0"/>
      <w:marTop w:val="0"/>
      <w:marBottom w:val="0"/>
      <w:divBdr>
        <w:top w:val="none" w:sz="0" w:space="0" w:color="auto"/>
        <w:left w:val="none" w:sz="0" w:space="0" w:color="auto"/>
        <w:bottom w:val="none" w:sz="0" w:space="0" w:color="auto"/>
        <w:right w:val="none" w:sz="0" w:space="0" w:color="auto"/>
      </w:divBdr>
    </w:div>
    <w:div w:id="178590534">
      <w:bodyDiv w:val="1"/>
      <w:marLeft w:val="0"/>
      <w:marRight w:val="0"/>
      <w:marTop w:val="0"/>
      <w:marBottom w:val="0"/>
      <w:divBdr>
        <w:top w:val="none" w:sz="0" w:space="0" w:color="auto"/>
        <w:left w:val="none" w:sz="0" w:space="0" w:color="auto"/>
        <w:bottom w:val="none" w:sz="0" w:space="0" w:color="auto"/>
        <w:right w:val="none" w:sz="0" w:space="0" w:color="auto"/>
      </w:divBdr>
    </w:div>
    <w:div w:id="179011245">
      <w:bodyDiv w:val="1"/>
      <w:marLeft w:val="0"/>
      <w:marRight w:val="0"/>
      <w:marTop w:val="0"/>
      <w:marBottom w:val="0"/>
      <w:divBdr>
        <w:top w:val="none" w:sz="0" w:space="0" w:color="auto"/>
        <w:left w:val="none" w:sz="0" w:space="0" w:color="auto"/>
        <w:bottom w:val="none" w:sz="0" w:space="0" w:color="auto"/>
        <w:right w:val="none" w:sz="0" w:space="0" w:color="auto"/>
      </w:divBdr>
    </w:div>
    <w:div w:id="179856009">
      <w:bodyDiv w:val="1"/>
      <w:marLeft w:val="0"/>
      <w:marRight w:val="0"/>
      <w:marTop w:val="0"/>
      <w:marBottom w:val="0"/>
      <w:divBdr>
        <w:top w:val="none" w:sz="0" w:space="0" w:color="auto"/>
        <w:left w:val="none" w:sz="0" w:space="0" w:color="auto"/>
        <w:bottom w:val="none" w:sz="0" w:space="0" w:color="auto"/>
        <w:right w:val="none" w:sz="0" w:space="0" w:color="auto"/>
      </w:divBdr>
    </w:div>
    <w:div w:id="179858291">
      <w:bodyDiv w:val="1"/>
      <w:marLeft w:val="0"/>
      <w:marRight w:val="0"/>
      <w:marTop w:val="0"/>
      <w:marBottom w:val="0"/>
      <w:divBdr>
        <w:top w:val="none" w:sz="0" w:space="0" w:color="auto"/>
        <w:left w:val="none" w:sz="0" w:space="0" w:color="auto"/>
        <w:bottom w:val="none" w:sz="0" w:space="0" w:color="auto"/>
        <w:right w:val="none" w:sz="0" w:space="0" w:color="auto"/>
      </w:divBdr>
    </w:div>
    <w:div w:id="181433683">
      <w:bodyDiv w:val="1"/>
      <w:marLeft w:val="0"/>
      <w:marRight w:val="0"/>
      <w:marTop w:val="0"/>
      <w:marBottom w:val="0"/>
      <w:divBdr>
        <w:top w:val="none" w:sz="0" w:space="0" w:color="auto"/>
        <w:left w:val="none" w:sz="0" w:space="0" w:color="auto"/>
        <w:bottom w:val="none" w:sz="0" w:space="0" w:color="auto"/>
        <w:right w:val="none" w:sz="0" w:space="0" w:color="auto"/>
      </w:divBdr>
    </w:div>
    <w:div w:id="182911691">
      <w:bodyDiv w:val="1"/>
      <w:marLeft w:val="0"/>
      <w:marRight w:val="0"/>
      <w:marTop w:val="0"/>
      <w:marBottom w:val="0"/>
      <w:divBdr>
        <w:top w:val="none" w:sz="0" w:space="0" w:color="auto"/>
        <w:left w:val="none" w:sz="0" w:space="0" w:color="auto"/>
        <w:bottom w:val="none" w:sz="0" w:space="0" w:color="auto"/>
        <w:right w:val="none" w:sz="0" w:space="0" w:color="auto"/>
      </w:divBdr>
    </w:div>
    <w:div w:id="182940444">
      <w:bodyDiv w:val="1"/>
      <w:marLeft w:val="0"/>
      <w:marRight w:val="0"/>
      <w:marTop w:val="0"/>
      <w:marBottom w:val="0"/>
      <w:divBdr>
        <w:top w:val="none" w:sz="0" w:space="0" w:color="auto"/>
        <w:left w:val="none" w:sz="0" w:space="0" w:color="auto"/>
        <w:bottom w:val="none" w:sz="0" w:space="0" w:color="auto"/>
        <w:right w:val="none" w:sz="0" w:space="0" w:color="auto"/>
      </w:divBdr>
    </w:div>
    <w:div w:id="183138118">
      <w:bodyDiv w:val="1"/>
      <w:marLeft w:val="0"/>
      <w:marRight w:val="0"/>
      <w:marTop w:val="0"/>
      <w:marBottom w:val="0"/>
      <w:divBdr>
        <w:top w:val="none" w:sz="0" w:space="0" w:color="auto"/>
        <w:left w:val="none" w:sz="0" w:space="0" w:color="auto"/>
        <w:bottom w:val="none" w:sz="0" w:space="0" w:color="auto"/>
        <w:right w:val="none" w:sz="0" w:space="0" w:color="auto"/>
      </w:divBdr>
    </w:div>
    <w:div w:id="183590427">
      <w:bodyDiv w:val="1"/>
      <w:marLeft w:val="0"/>
      <w:marRight w:val="0"/>
      <w:marTop w:val="0"/>
      <w:marBottom w:val="0"/>
      <w:divBdr>
        <w:top w:val="none" w:sz="0" w:space="0" w:color="auto"/>
        <w:left w:val="none" w:sz="0" w:space="0" w:color="auto"/>
        <w:bottom w:val="none" w:sz="0" w:space="0" w:color="auto"/>
        <w:right w:val="none" w:sz="0" w:space="0" w:color="auto"/>
      </w:divBdr>
    </w:div>
    <w:div w:id="183596604">
      <w:bodyDiv w:val="1"/>
      <w:marLeft w:val="0"/>
      <w:marRight w:val="0"/>
      <w:marTop w:val="0"/>
      <w:marBottom w:val="0"/>
      <w:divBdr>
        <w:top w:val="none" w:sz="0" w:space="0" w:color="auto"/>
        <w:left w:val="none" w:sz="0" w:space="0" w:color="auto"/>
        <w:bottom w:val="none" w:sz="0" w:space="0" w:color="auto"/>
        <w:right w:val="none" w:sz="0" w:space="0" w:color="auto"/>
      </w:divBdr>
    </w:div>
    <w:div w:id="184484473">
      <w:bodyDiv w:val="1"/>
      <w:marLeft w:val="0"/>
      <w:marRight w:val="0"/>
      <w:marTop w:val="0"/>
      <w:marBottom w:val="0"/>
      <w:divBdr>
        <w:top w:val="none" w:sz="0" w:space="0" w:color="auto"/>
        <w:left w:val="none" w:sz="0" w:space="0" w:color="auto"/>
        <w:bottom w:val="none" w:sz="0" w:space="0" w:color="auto"/>
        <w:right w:val="none" w:sz="0" w:space="0" w:color="auto"/>
      </w:divBdr>
    </w:div>
    <w:div w:id="184486581">
      <w:bodyDiv w:val="1"/>
      <w:marLeft w:val="0"/>
      <w:marRight w:val="0"/>
      <w:marTop w:val="0"/>
      <w:marBottom w:val="0"/>
      <w:divBdr>
        <w:top w:val="none" w:sz="0" w:space="0" w:color="auto"/>
        <w:left w:val="none" w:sz="0" w:space="0" w:color="auto"/>
        <w:bottom w:val="none" w:sz="0" w:space="0" w:color="auto"/>
        <w:right w:val="none" w:sz="0" w:space="0" w:color="auto"/>
      </w:divBdr>
    </w:div>
    <w:div w:id="185290716">
      <w:bodyDiv w:val="1"/>
      <w:marLeft w:val="0"/>
      <w:marRight w:val="0"/>
      <w:marTop w:val="0"/>
      <w:marBottom w:val="0"/>
      <w:divBdr>
        <w:top w:val="none" w:sz="0" w:space="0" w:color="auto"/>
        <w:left w:val="none" w:sz="0" w:space="0" w:color="auto"/>
        <w:bottom w:val="none" w:sz="0" w:space="0" w:color="auto"/>
        <w:right w:val="none" w:sz="0" w:space="0" w:color="auto"/>
      </w:divBdr>
    </w:div>
    <w:div w:id="185604984">
      <w:bodyDiv w:val="1"/>
      <w:marLeft w:val="0"/>
      <w:marRight w:val="0"/>
      <w:marTop w:val="0"/>
      <w:marBottom w:val="0"/>
      <w:divBdr>
        <w:top w:val="none" w:sz="0" w:space="0" w:color="auto"/>
        <w:left w:val="none" w:sz="0" w:space="0" w:color="auto"/>
        <w:bottom w:val="none" w:sz="0" w:space="0" w:color="auto"/>
        <w:right w:val="none" w:sz="0" w:space="0" w:color="auto"/>
      </w:divBdr>
    </w:div>
    <w:div w:id="185875639">
      <w:bodyDiv w:val="1"/>
      <w:marLeft w:val="0"/>
      <w:marRight w:val="0"/>
      <w:marTop w:val="0"/>
      <w:marBottom w:val="0"/>
      <w:divBdr>
        <w:top w:val="none" w:sz="0" w:space="0" w:color="auto"/>
        <w:left w:val="none" w:sz="0" w:space="0" w:color="auto"/>
        <w:bottom w:val="none" w:sz="0" w:space="0" w:color="auto"/>
        <w:right w:val="none" w:sz="0" w:space="0" w:color="auto"/>
      </w:divBdr>
    </w:div>
    <w:div w:id="186061367">
      <w:bodyDiv w:val="1"/>
      <w:marLeft w:val="0"/>
      <w:marRight w:val="0"/>
      <w:marTop w:val="0"/>
      <w:marBottom w:val="0"/>
      <w:divBdr>
        <w:top w:val="none" w:sz="0" w:space="0" w:color="auto"/>
        <w:left w:val="none" w:sz="0" w:space="0" w:color="auto"/>
        <w:bottom w:val="none" w:sz="0" w:space="0" w:color="auto"/>
        <w:right w:val="none" w:sz="0" w:space="0" w:color="auto"/>
      </w:divBdr>
    </w:div>
    <w:div w:id="186451575">
      <w:bodyDiv w:val="1"/>
      <w:marLeft w:val="0"/>
      <w:marRight w:val="0"/>
      <w:marTop w:val="0"/>
      <w:marBottom w:val="0"/>
      <w:divBdr>
        <w:top w:val="none" w:sz="0" w:space="0" w:color="auto"/>
        <w:left w:val="none" w:sz="0" w:space="0" w:color="auto"/>
        <w:bottom w:val="none" w:sz="0" w:space="0" w:color="auto"/>
        <w:right w:val="none" w:sz="0" w:space="0" w:color="auto"/>
      </w:divBdr>
    </w:div>
    <w:div w:id="186868693">
      <w:bodyDiv w:val="1"/>
      <w:marLeft w:val="0"/>
      <w:marRight w:val="0"/>
      <w:marTop w:val="0"/>
      <w:marBottom w:val="0"/>
      <w:divBdr>
        <w:top w:val="none" w:sz="0" w:space="0" w:color="auto"/>
        <w:left w:val="none" w:sz="0" w:space="0" w:color="auto"/>
        <w:bottom w:val="none" w:sz="0" w:space="0" w:color="auto"/>
        <w:right w:val="none" w:sz="0" w:space="0" w:color="auto"/>
      </w:divBdr>
    </w:div>
    <w:div w:id="187110336">
      <w:bodyDiv w:val="1"/>
      <w:marLeft w:val="0"/>
      <w:marRight w:val="0"/>
      <w:marTop w:val="0"/>
      <w:marBottom w:val="0"/>
      <w:divBdr>
        <w:top w:val="none" w:sz="0" w:space="0" w:color="auto"/>
        <w:left w:val="none" w:sz="0" w:space="0" w:color="auto"/>
        <w:bottom w:val="none" w:sz="0" w:space="0" w:color="auto"/>
        <w:right w:val="none" w:sz="0" w:space="0" w:color="auto"/>
      </w:divBdr>
    </w:div>
    <w:div w:id="187527187">
      <w:bodyDiv w:val="1"/>
      <w:marLeft w:val="0"/>
      <w:marRight w:val="0"/>
      <w:marTop w:val="0"/>
      <w:marBottom w:val="0"/>
      <w:divBdr>
        <w:top w:val="none" w:sz="0" w:space="0" w:color="auto"/>
        <w:left w:val="none" w:sz="0" w:space="0" w:color="auto"/>
        <w:bottom w:val="none" w:sz="0" w:space="0" w:color="auto"/>
        <w:right w:val="none" w:sz="0" w:space="0" w:color="auto"/>
      </w:divBdr>
    </w:div>
    <w:div w:id="189532731">
      <w:bodyDiv w:val="1"/>
      <w:marLeft w:val="0"/>
      <w:marRight w:val="0"/>
      <w:marTop w:val="0"/>
      <w:marBottom w:val="0"/>
      <w:divBdr>
        <w:top w:val="none" w:sz="0" w:space="0" w:color="auto"/>
        <w:left w:val="none" w:sz="0" w:space="0" w:color="auto"/>
        <w:bottom w:val="none" w:sz="0" w:space="0" w:color="auto"/>
        <w:right w:val="none" w:sz="0" w:space="0" w:color="auto"/>
      </w:divBdr>
    </w:div>
    <w:div w:id="190148999">
      <w:bodyDiv w:val="1"/>
      <w:marLeft w:val="0"/>
      <w:marRight w:val="0"/>
      <w:marTop w:val="0"/>
      <w:marBottom w:val="0"/>
      <w:divBdr>
        <w:top w:val="none" w:sz="0" w:space="0" w:color="auto"/>
        <w:left w:val="none" w:sz="0" w:space="0" w:color="auto"/>
        <w:bottom w:val="none" w:sz="0" w:space="0" w:color="auto"/>
        <w:right w:val="none" w:sz="0" w:space="0" w:color="auto"/>
      </w:divBdr>
    </w:div>
    <w:div w:id="191185663">
      <w:bodyDiv w:val="1"/>
      <w:marLeft w:val="0"/>
      <w:marRight w:val="0"/>
      <w:marTop w:val="0"/>
      <w:marBottom w:val="0"/>
      <w:divBdr>
        <w:top w:val="none" w:sz="0" w:space="0" w:color="auto"/>
        <w:left w:val="none" w:sz="0" w:space="0" w:color="auto"/>
        <w:bottom w:val="none" w:sz="0" w:space="0" w:color="auto"/>
        <w:right w:val="none" w:sz="0" w:space="0" w:color="auto"/>
      </w:divBdr>
    </w:div>
    <w:div w:id="191381509">
      <w:bodyDiv w:val="1"/>
      <w:marLeft w:val="0"/>
      <w:marRight w:val="0"/>
      <w:marTop w:val="0"/>
      <w:marBottom w:val="0"/>
      <w:divBdr>
        <w:top w:val="none" w:sz="0" w:space="0" w:color="auto"/>
        <w:left w:val="none" w:sz="0" w:space="0" w:color="auto"/>
        <w:bottom w:val="none" w:sz="0" w:space="0" w:color="auto"/>
        <w:right w:val="none" w:sz="0" w:space="0" w:color="auto"/>
      </w:divBdr>
    </w:div>
    <w:div w:id="191581013">
      <w:bodyDiv w:val="1"/>
      <w:marLeft w:val="0"/>
      <w:marRight w:val="0"/>
      <w:marTop w:val="0"/>
      <w:marBottom w:val="0"/>
      <w:divBdr>
        <w:top w:val="none" w:sz="0" w:space="0" w:color="auto"/>
        <w:left w:val="none" w:sz="0" w:space="0" w:color="auto"/>
        <w:bottom w:val="none" w:sz="0" w:space="0" w:color="auto"/>
        <w:right w:val="none" w:sz="0" w:space="0" w:color="auto"/>
      </w:divBdr>
    </w:div>
    <w:div w:id="194076728">
      <w:bodyDiv w:val="1"/>
      <w:marLeft w:val="0"/>
      <w:marRight w:val="0"/>
      <w:marTop w:val="0"/>
      <w:marBottom w:val="0"/>
      <w:divBdr>
        <w:top w:val="none" w:sz="0" w:space="0" w:color="auto"/>
        <w:left w:val="none" w:sz="0" w:space="0" w:color="auto"/>
        <w:bottom w:val="none" w:sz="0" w:space="0" w:color="auto"/>
        <w:right w:val="none" w:sz="0" w:space="0" w:color="auto"/>
      </w:divBdr>
    </w:div>
    <w:div w:id="194084339">
      <w:bodyDiv w:val="1"/>
      <w:marLeft w:val="0"/>
      <w:marRight w:val="0"/>
      <w:marTop w:val="0"/>
      <w:marBottom w:val="0"/>
      <w:divBdr>
        <w:top w:val="none" w:sz="0" w:space="0" w:color="auto"/>
        <w:left w:val="none" w:sz="0" w:space="0" w:color="auto"/>
        <w:bottom w:val="none" w:sz="0" w:space="0" w:color="auto"/>
        <w:right w:val="none" w:sz="0" w:space="0" w:color="auto"/>
      </w:divBdr>
    </w:div>
    <w:div w:id="194465830">
      <w:bodyDiv w:val="1"/>
      <w:marLeft w:val="0"/>
      <w:marRight w:val="0"/>
      <w:marTop w:val="0"/>
      <w:marBottom w:val="0"/>
      <w:divBdr>
        <w:top w:val="none" w:sz="0" w:space="0" w:color="auto"/>
        <w:left w:val="none" w:sz="0" w:space="0" w:color="auto"/>
        <w:bottom w:val="none" w:sz="0" w:space="0" w:color="auto"/>
        <w:right w:val="none" w:sz="0" w:space="0" w:color="auto"/>
      </w:divBdr>
    </w:div>
    <w:div w:id="195041477">
      <w:bodyDiv w:val="1"/>
      <w:marLeft w:val="0"/>
      <w:marRight w:val="0"/>
      <w:marTop w:val="0"/>
      <w:marBottom w:val="0"/>
      <w:divBdr>
        <w:top w:val="none" w:sz="0" w:space="0" w:color="auto"/>
        <w:left w:val="none" w:sz="0" w:space="0" w:color="auto"/>
        <w:bottom w:val="none" w:sz="0" w:space="0" w:color="auto"/>
        <w:right w:val="none" w:sz="0" w:space="0" w:color="auto"/>
      </w:divBdr>
    </w:div>
    <w:div w:id="195120551">
      <w:bodyDiv w:val="1"/>
      <w:marLeft w:val="0"/>
      <w:marRight w:val="0"/>
      <w:marTop w:val="0"/>
      <w:marBottom w:val="0"/>
      <w:divBdr>
        <w:top w:val="none" w:sz="0" w:space="0" w:color="auto"/>
        <w:left w:val="none" w:sz="0" w:space="0" w:color="auto"/>
        <w:bottom w:val="none" w:sz="0" w:space="0" w:color="auto"/>
        <w:right w:val="none" w:sz="0" w:space="0" w:color="auto"/>
      </w:divBdr>
    </w:div>
    <w:div w:id="195625778">
      <w:bodyDiv w:val="1"/>
      <w:marLeft w:val="0"/>
      <w:marRight w:val="0"/>
      <w:marTop w:val="0"/>
      <w:marBottom w:val="0"/>
      <w:divBdr>
        <w:top w:val="none" w:sz="0" w:space="0" w:color="auto"/>
        <w:left w:val="none" w:sz="0" w:space="0" w:color="auto"/>
        <w:bottom w:val="none" w:sz="0" w:space="0" w:color="auto"/>
        <w:right w:val="none" w:sz="0" w:space="0" w:color="auto"/>
      </w:divBdr>
    </w:div>
    <w:div w:id="195890529">
      <w:bodyDiv w:val="1"/>
      <w:marLeft w:val="0"/>
      <w:marRight w:val="0"/>
      <w:marTop w:val="0"/>
      <w:marBottom w:val="0"/>
      <w:divBdr>
        <w:top w:val="none" w:sz="0" w:space="0" w:color="auto"/>
        <w:left w:val="none" w:sz="0" w:space="0" w:color="auto"/>
        <w:bottom w:val="none" w:sz="0" w:space="0" w:color="auto"/>
        <w:right w:val="none" w:sz="0" w:space="0" w:color="auto"/>
      </w:divBdr>
    </w:div>
    <w:div w:id="195972377">
      <w:bodyDiv w:val="1"/>
      <w:marLeft w:val="0"/>
      <w:marRight w:val="0"/>
      <w:marTop w:val="0"/>
      <w:marBottom w:val="0"/>
      <w:divBdr>
        <w:top w:val="none" w:sz="0" w:space="0" w:color="auto"/>
        <w:left w:val="none" w:sz="0" w:space="0" w:color="auto"/>
        <w:bottom w:val="none" w:sz="0" w:space="0" w:color="auto"/>
        <w:right w:val="none" w:sz="0" w:space="0" w:color="auto"/>
      </w:divBdr>
    </w:div>
    <w:div w:id="196163913">
      <w:bodyDiv w:val="1"/>
      <w:marLeft w:val="0"/>
      <w:marRight w:val="0"/>
      <w:marTop w:val="0"/>
      <w:marBottom w:val="0"/>
      <w:divBdr>
        <w:top w:val="none" w:sz="0" w:space="0" w:color="auto"/>
        <w:left w:val="none" w:sz="0" w:space="0" w:color="auto"/>
        <w:bottom w:val="none" w:sz="0" w:space="0" w:color="auto"/>
        <w:right w:val="none" w:sz="0" w:space="0" w:color="auto"/>
      </w:divBdr>
    </w:div>
    <w:div w:id="196551575">
      <w:bodyDiv w:val="1"/>
      <w:marLeft w:val="0"/>
      <w:marRight w:val="0"/>
      <w:marTop w:val="0"/>
      <w:marBottom w:val="0"/>
      <w:divBdr>
        <w:top w:val="none" w:sz="0" w:space="0" w:color="auto"/>
        <w:left w:val="none" w:sz="0" w:space="0" w:color="auto"/>
        <w:bottom w:val="none" w:sz="0" w:space="0" w:color="auto"/>
        <w:right w:val="none" w:sz="0" w:space="0" w:color="auto"/>
      </w:divBdr>
    </w:div>
    <w:div w:id="197087761">
      <w:bodyDiv w:val="1"/>
      <w:marLeft w:val="0"/>
      <w:marRight w:val="0"/>
      <w:marTop w:val="0"/>
      <w:marBottom w:val="0"/>
      <w:divBdr>
        <w:top w:val="none" w:sz="0" w:space="0" w:color="auto"/>
        <w:left w:val="none" w:sz="0" w:space="0" w:color="auto"/>
        <w:bottom w:val="none" w:sz="0" w:space="0" w:color="auto"/>
        <w:right w:val="none" w:sz="0" w:space="0" w:color="auto"/>
      </w:divBdr>
    </w:div>
    <w:div w:id="197547824">
      <w:bodyDiv w:val="1"/>
      <w:marLeft w:val="0"/>
      <w:marRight w:val="0"/>
      <w:marTop w:val="0"/>
      <w:marBottom w:val="0"/>
      <w:divBdr>
        <w:top w:val="none" w:sz="0" w:space="0" w:color="auto"/>
        <w:left w:val="none" w:sz="0" w:space="0" w:color="auto"/>
        <w:bottom w:val="none" w:sz="0" w:space="0" w:color="auto"/>
        <w:right w:val="none" w:sz="0" w:space="0" w:color="auto"/>
      </w:divBdr>
    </w:div>
    <w:div w:id="198326606">
      <w:bodyDiv w:val="1"/>
      <w:marLeft w:val="0"/>
      <w:marRight w:val="0"/>
      <w:marTop w:val="0"/>
      <w:marBottom w:val="0"/>
      <w:divBdr>
        <w:top w:val="none" w:sz="0" w:space="0" w:color="auto"/>
        <w:left w:val="none" w:sz="0" w:space="0" w:color="auto"/>
        <w:bottom w:val="none" w:sz="0" w:space="0" w:color="auto"/>
        <w:right w:val="none" w:sz="0" w:space="0" w:color="auto"/>
      </w:divBdr>
    </w:div>
    <w:div w:id="198468966">
      <w:bodyDiv w:val="1"/>
      <w:marLeft w:val="0"/>
      <w:marRight w:val="0"/>
      <w:marTop w:val="0"/>
      <w:marBottom w:val="0"/>
      <w:divBdr>
        <w:top w:val="none" w:sz="0" w:space="0" w:color="auto"/>
        <w:left w:val="none" w:sz="0" w:space="0" w:color="auto"/>
        <w:bottom w:val="none" w:sz="0" w:space="0" w:color="auto"/>
        <w:right w:val="none" w:sz="0" w:space="0" w:color="auto"/>
      </w:divBdr>
    </w:div>
    <w:div w:id="200097439">
      <w:bodyDiv w:val="1"/>
      <w:marLeft w:val="0"/>
      <w:marRight w:val="0"/>
      <w:marTop w:val="0"/>
      <w:marBottom w:val="0"/>
      <w:divBdr>
        <w:top w:val="none" w:sz="0" w:space="0" w:color="auto"/>
        <w:left w:val="none" w:sz="0" w:space="0" w:color="auto"/>
        <w:bottom w:val="none" w:sz="0" w:space="0" w:color="auto"/>
        <w:right w:val="none" w:sz="0" w:space="0" w:color="auto"/>
      </w:divBdr>
    </w:div>
    <w:div w:id="200366752">
      <w:bodyDiv w:val="1"/>
      <w:marLeft w:val="0"/>
      <w:marRight w:val="0"/>
      <w:marTop w:val="0"/>
      <w:marBottom w:val="0"/>
      <w:divBdr>
        <w:top w:val="none" w:sz="0" w:space="0" w:color="auto"/>
        <w:left w:val="none" w:sz="0" w:space="0" w:color="auto"/>
        <w:bottom w:val="none" w:sz="0" w:space="0" w:color="auto"/>
        <w:right w:val="none" w:sz="0" w:space="0" w:color="auto"/>
      </w:divBdr>
    </w:div>
    <w:div w:id="200677511">
      <w:bodyDiv w:val="1"/>
      <w:marLeft w:val="0"/>
      <w:marRight w:val="0"/>
      <w:marTop w:val="0"/>
      <w:marBottom w:val="0"/>
      <w:divBdr>
        <w:top w:val="none" w:sz="0" w:space="0" w:color="auto"/>
        <w:left w:val="none" w:sz="0" w:space="0" w:color="auto"/>
        <w:bottom w:val="none" w:sz="0" w:space="0" w:color="auto"/>
        <w:right w:val="none" w:sz="0" w:space="0" w:color="auto"/>
      </w:divBdr>
    </w:div>
    <w:div w:id="201210138">
      <w:bodyDiv w:val="1"/>
      <w:marLeft w:val="0"/>
      <w:marRight w:val="0"/>
      <w:marTop w:val="0"/>
      <w:marBottom w:val="0"/>
      <w:divBdr>
        <w:top w:val="none" w:sz="0" w:space="0" w:color="auto"/>
        <w:left w:val="none" w:sz="0" w:space="0" w:color="auto"/>
        <w:bottom w:val="none" w:sz="0" w:space="0" w:color="auto"/>
        <w:right w:val="none" w:sz="0" w:space="0" w:color="auto"/>
      </w:divBdr>
    </w:div>
    <w:div w:id="201674803">
      <w:bodyDiv w:val="1"/>
      <w:marLeft w:val="0"/>
      <w:marRight w:val="0"/>
      <w:marTop w:val="0"/>
      <w:marBottom w:val="0"/>
      <w:divBdr>
        <w:top w:val="none" w:sz="0" w:space="0" w:color="auto"/>
        <w:left w:val="none" w:sz="0" w:space="0" w:color="auto"/>
        <w:bottom w:val="none" w:sz="0" w:space="0" w:color="auto"/>
        <w:right w:val="none" w:sz="0" w:space="0" w:color="auto"/>
      </w:divBdr>
    </w:div>
    <w:div w:id="202447829">
      <w:bodyDiv w:val="1"/>
      <w:marLeft w:val="0"/>
      <w:marRight w:val="0"/>
      <w:marTop w:val="0"/>
      <w:marBottom w:val="0"/>
      <w:divBdr>
        <w:top w:val="none" w:sz="0" w:space="0" w:color="auto"/>
        <w:left w:val="none" w:sz="0" w:space="0" w:color="auto"/>
        <w:bottom w:val="none" w:sz="0" w:space="0" w:color="auto"/>
        <w:right w:val="none" w:sz="0" w:space="0" w:color="auto"/>
      </w:divBdr>
    </w:div>
    <w:div w:id="202980788">
      <w:bodyDiv w:val="1"/>
      <w:marLeft w:val="0"/>
      <w:marRight w:val="0"/>
      <w:marTop w:val="0"/>
      <w:marBottom w:val="0"/>
      <w:divBdr>
        <w:top w:val="none" w:sz="0" w:space="0" w:color="auto"/>
        <w:left w:val="none" w:sz="0" w:space="0" w:color="auto"/>
        <w:bottom w:val="none" w:sz="0" w:space="0" w:color="auto"/>
        <w:right w:val="none" w:sz="0" w:space="0" w:color="auto"/>
      </w:divBdr>
    </w:div>
    <w:div w:id="203257164">
      <w:bodyDiv w:val="1"/>
      <w:marLeft w:val="0"/>
      <w:marRight w:val="0"/>
      <w:marTop w:val="0"/>
      <w:marBottom w:val="0"/>
      <w:divBdr>
        <w:top w:val="none" w:sz="0" w:space="0" w:color="auto"/>
        <w:left w:val="none" w:sz="0" w:space="0" w:color="auto"/>
        <w:bottom w:val="none" w:sz="0" w:space="0" w:color="auto"/>
        <w:right w:val="none" w:sz="0" w:space="0" w:color="auto"/>
      </w:divBdr>
    </w:div>
    <w:div w:id="203714118">
      <w:bodyDiv w:val="1"/>
      <w:marLeft w:val="0"/>
      <w:marRight w:val="0"/>
      <w:marTop w:val="0"/>
      <w:marBottom w:val="0"/>
      <w:divBdr>
        <w:top w:val="none" w:sz="0" w:space="0" w:color="auto"/>
        <w:left w:val="none" w:sz="0" w:space="0" w:color="auto"/>
        <w:bottom w:val="none" w:sz="0" w:space="0" w:color="auto"/>
        <w:right w:val="none" w:sz="0" w:space="0" w:color="auto"/>
      </w:divBdr>
    </w:div>
    <w:div w:id="204145052">
      <w:bodyDiv w:val="1"/>
      <w:marLeft w:val="0"/>
      <w:marRight w:val="0"/>
      <w:marTop w:val="0"/>
      <w:marBottom w:val="0"/>
      <w:divBdr>
        <w:top w:val="none" w:sz="0" w:space="0" w:color="auto"/>
        <w:left w:val="none" w:sz="0" w:space="0" w:color="auto"/>
        <w:bottom w:val="none" w:sz="0" w:space="0" w:color="auto"/>
        <w:right w:val="none" w:sz="0" w:space="0" w:color="auto"/>
      </w:divBdr>
    </w:div>
    <w:div w:id="204174113">
      <w:bodyDiv w:val="1"/>
      <w:marLeft w:val="0"/>
      <w:marRight w:val="0"/>
      <w:marTop w:val="0"/>
      <w:marBottom w:val="0"/>
      <w:divBdr>
        <w:top w:val="none" w:sz="0" w:space="0" w:color="auto"/>
        <w:left w:val="none" w:sz="0" w:space="0" w:color="auto"/>
        <w:bottom w:val="none" w:sz="0" w:space="0" w:color="auto"/>
        <w:right w:val="none" w:sz="0" w:space="0" w:color="auto"/>
      </w:divBdr>
    </w:div>
    <w:div w:id="204560892">
      <w:bodyDiv w:val="1"/>
      <w:marLeft w:val="0"/>
      <w:marRight w:val="0"/>
      <w:marTop w:val="0"/>
      <w:marBottom w:val="0"/>
      <w:divBdr>
        <w:top w:val="none" w:sz="0" w:space="0" w:color="auto"/>
        <w:left w:val="none" w:sz="0" w:space="0" w:color="auto"/>
        <w:bottom w:val="none" w:sz="0" w:space="0" w:color="auto"/>
        <w:right w:val="none" w:sz="0" w:space="0" w:color="auto"/>
      </w:divBdr>
    </w:div>
    <w:div w:id="204567643">
      <w:bodyDiv w:val="1"/>
      <w:marLeft w:val="0"/>
      <w:marRight w:val="0"/>
      <w:marTop w:val="0"/>
      <w:marBottom w:val="0"/>
      <w:divBdr>
        <w:top w:val="none" w:sz="0" w:space="0" w:color="auto"/>
        <w:left w:val="none" w:sz="0" w:space="0" w:color="auto"/>
        <w:bottom w:val="none" w:sz="0" w:space="0" w:color="auto"/>
        <w:right w:val="none" w:sz="0" w:space="0" w:color="auto"/>
      </w:divBdr>
    </w:div>
    <w:div w:id="207227010">
      <w:bodyDiv w:val="1"/>
      <w:marLeft w:val="0"/>
      <w:marRight w:val="0"/>
      <w:marTop w:val="0"/>
      <w:marBottom w:val="0"/>
      <w:divBdr>
        <w:top w:val="none" w:sz="0" w:space="0" w:color="auto"/>
        <w:left w:val="none" w:sz="0" w:space="0" w:color="auto"/>
        <w:bottom w:val="none" w:sz="0" w:space="0" w:color="auto"/>
        <w:right w:val="none" w:sz="0" w:space="0" w:color="auto"/>
      </w:divBdr>
    </w:div>
    <w:div w:id="207453758">
      <w:bodyDiv w:val="1"/>
      <w:marLeft w:val="0"/>
      <w:marRight w:val="0"/>
      <w:marTop w:val="0"/>
      <w:marBottom w:val="0"/>
      <w:divBdr>
        <w:top w:val="none" w:sz="0" w:space="0" w:color="auto"/>
        <w:left w:val="none" w:sz="0" w:space="0" w:color="auto"/>
        <w:bottom w:val="none" w:sz="0" w:space="0" w:color="auto"/>
        <w:right w:val="none" w:sz="0" w:space="0" w:color="auto"/>
      </w:divBdr>
    </w:div>
    <w:div w:id="209344667">
      <w:bodyDiv w:val="1"/>
      <w:marLeft w:val="0"/>
      <w:marRight w:val="0"/>
      <w:marTop w:val="0"/>
      <w:marBottom w:val="0"/>
      <w:divBdr>
        <w:top w:val="none" w:sz="0" w:space="0" w:color="auto"/>
        <w:left w:val="none" w:sz="0" w:space="0" w:color="auto"/>
        <w:bottom w:val="none" w:sz="0" w:space="0" w:color="auto"/>
        <w:right w:val="none" w:sz="0" w:space="0" w:color="auto"/>
      </w:divBdr>
    </w:div>
    <w:div w:id="210073243">
      <w:bodyDiv w:val="1"/>
      <w:marLeft w:val="0"/>
      <w:marRight w:val="0"/>
      <w:marTop w:val="0"/>
      <w:marBottom w:val="0"/>
      <w:divBdr>
        <w:top w:val="none" w:sz="0" w:space="0" w:color="auto"/>
        <w:left w:val="none" w:sz="0" w:space="0" w:color="auto"/>
        <w:bottom w:val="none" w:sz="0" w:space="0" w:color="auto"/>
        <w:right w:val="none" w:sz="0" w:space="0" w:color="auto"/>
      </w:divBdr>
    </w:div>
    <w:div w:id="210850410">
      <w:bodyDiv w:val="1"/>
      <w:marLeft w:val="0"/>
      <w:marRight w:val="0"/>
      <w:marTop w:val="0"/>
      <w:marBottom w:val="0"/>
      <w:divBdr>
        <w:top w:val="none" w:sz="0" w:space="0" w:color="auto"/>
        <w:left w:val="none" w:sz="0" w:space="0" w:color="auto"/>
        <w:bottom w:val="none" w:sz="0" w:space="0" w:color="auto"/>
        <w:right w:val="none" w:sz="0" w:space="0" w:color="auto"/>
      </w:divBdr>
    </w:div>
    <w:div w:id="211158680">
      <w:bodyDiv w:val="1"/>
      <w:marLeft w:val="0"/>
      <w:marRight w:val="0"/>
      <w:marTop w:val="0"/>
      <w:marBottom w:val="0"/>
      <w:divBdr>
        <w:top w:val="none" w:sz="0" w:space="0" w:color="auto"/>
        <w:left w:val="none" w:sz="0" w:space="0" w:color="auto"/>
        <w:bottom w:val="none" w:sz="0" w:space="0" w:color="auto"/>
        <w:right w:val="none" w:sz="0" w:space="0" w:color="auto"/>
      </w:divBdr>
    </w:div>
    <w:div w:id="213546355">
      <w:bodyDiv w:val="1"/>
      <w:marLeft w:val="0"/>
      <w:marRight w:val="0"/>
      <w:marTop w:val="0"/>
      <w:marBottom w:val="0"/>
      <w:divBdr>
        <w:top w:val="none" w:sz="0" w:space="0" w:color="auto"/>
        <w:left w:val="none" w:sz="0" w:space="0" w:color="auto"/>
        <w:bottom w:val="none" w:sz="0" w:space="0" w:color="auto"/>
        <w:right w:val="none" w:sz="0" w:space="0" w:color="auto"/>
      </w:divBdr>
    </w:div>
    <w:div w:id="214392614">
      <w:bodyDiv w:val="1"/>
      <w:marLeft w:val="0"/>
      <w:marRight w:val="0"/>
      <w:marTop w:val="0"/>
      <w:marBottom w:val="0"/>
      <w:divBdr>
        <w:top w:val="none" w:sz="0" w:space="0" w:color="auto"/>
        <w:left w:val="none" w:sz="0" w:space="0" w:color="auto"/>
        <w:bottom w:val="none" w:sz="0" w:space="0" w:color="auto"/>
        <w:right w:val="none" w:sz="0" w:space="0" w:color="auto"/>
      </w:divBdr>
    </w:div>
    <w:div w:id="215046655">
      <w:bodyDiv w:val="1"/>
      <w:marLeft w:val="0"/>
      <w:marRight w:val="0"/>
      <w:marTop w:val="0"/>
      <w:marBottom w:val="0"/>
      <w:divBdr>
        <w:top w:val="none" w:sz="0" w:space="0" w:color="auto"/>
        <w:left w:val="none" w:sz="0" w:space="0" w:color="auto"/>
        <w:bottom w:val="none" w:sz="0" w:space="0" w:color="auto"/>
        <w:right w:val="none" w:sz="0" w:space="0" w:color="auto"/>
      </w:divBdr>
    </w:div>
    <w:div w:id="215703956">
      <w:bodyDiv w:val="1"/>
      <w:marLeft w:val="0"/>
      <w:marRight w:val="0"/>
      <w:marTop w:val="0"/>
      <w:marBottom w:val="0"/>
      <w:divBdr>
        <w:top w:val="none" w:sz="0" w:space="0" w:color="auto"/>
        <w:left w:val="none" w:sz="0" w:space="0" w:color="auto"/>
        <w:bottom w:val="none" w:sz="0" w:space="0" w:color="auto"/>
        <w:right w:val="none" w:sz="0" w:space="0" w:color="auto"/>
      </w:divBdr>
    </w:div>
    <w:div w:id="216089461">
      <w:bodyDiv w:val="1"/>
      <w:marLeft w:val="0"/>
      <w:marRight w:val="0"/>
      <w:marTop w:val="0"/>
      <w:marBottom w:val="0"/>
      <w:divBdr>
        <w:top w:val="none" w:sz="0" w:space="0" w:color="auto"/>
        <w:left w:val="none" w:sz="0" w:space="0" w:color="auto"/>
        <w:bottom w:val="none" w:sz="0" w:space="0" w:color="auto"/>
        <w:right w:val="none" w:sz="0" w:space="0" w:color="auto"/>
      </w:divBdr>
    </w:div>
    <w:div w:id="216354523">
      <w:bodyDiv w:val="1"/>
      <w:marLeft w:val="0"/>
      <w:marRight w:val="0"/>
      <w:marTop w:val="0"/>
      <w:marBottom w:val="0"/>
      <w:divBdr>
        <w:top w:val="none" w:sz="0" w:space="0" w:color="auto"/>
        <w:left w:val="none" w:sz="0" w:space="0" w:color="auto"/>
        <w:bottom w:val="none" w:sz="0" w:space="0" w:color="auto"/>
        <w:right w:val="none" w:sz="0" w:space="0" w:color="auto"/>
      </w:divBdr>
    </w:div>
    <w:div w:id="216745208">
      <w:bodyDiv w:val="1"/>
      <w:marLeft w:val="0"/>
      <w:marRight w:val="0"/>
      <w:marTop w:val="0"/>
      <w:marBottom w:val="0"/>
      <w:divBdr>
        <w:top w:val="none" w:sz="0" w:space="0" w:color="auto"/>
        <w:left w:val="none" w:sz="0" w:space="0" w:color="auto"/>
        <w:bottom w:val="none" w:sz="0" w:space="0" w:color="auto"/>
        <w:right w:val="none" w:sz="0" w:space="0" w:color="auto"/>
      </w:divBdr>
    </w:div>
    <w:div w:id="217480082">
      <w:bodyDiv w:val="1"/>
      <w:marLeft w:val="0"/>
      <w:marRight w:val="0"/>
      <w:marTop w:val="0"/>
      <w:marBottom w:val="0"/>
      <w:divBdr>
        <w:top w:val="none" w:sz="0" w:space="0" w:color="auto"/>
        <w:left w:val="none" w:sz="0" w:space="0" w:color="auto"/>
        <w:bottom w:val="none" w:sz="0" w:space="0" w:color="auto"/>
        <w:right w:val="none" w:sz="0" w:space="0" w:color="auto"/>
      </w:divBdr>
    </w:div>
    <w:div w:id="217667556">
      <w:bodyDiv w:val="1"/>
      <w:marLeft w:val="0"/>
      <w:marRight w:val="0"/>
      <w:marTop w:val="0"/>
      <w:marBottom w:val="0"/>
      <w:divBdr>
        <w:top w:val="none" w:sz="0" w:space="0" w:color="auto"/>
        <w:left w:val="none" w:sz="0" w:space="0" w:color="auto"/>
        <w:bottom w:val="none" w:sz="0" w:space="0" w:color="auto"/>
        <w:right w:val="none" w:sz="0" w:space="0" w:color="auto"/>
      </w:divBdr>
    </w:div>
    <w:div w:id="217740732">
      <w:bodyDiv w:val="1"/>
      <w:marLeft w:val="0"/>
      <w:marRight w:val="0"/>
      <w:marTop w:val="0"/>
      <w:marBottom w:val="0"/>
      <w:divBdr>
        <w:top w:val="none" w:sz="0" w:space="0" w:color="auto"/>
        <w:left w:val="none" w:sz="0" w:space="0" w:color="auto"/>
        <w:bottom w:val="none" w:sz="0" w:space="0" w:color="auto"/>
        <w:right w:val="none" w:sz="0" w:space="0" w:color="auto"/>
      </w:divBdr>
    </w:div>
    <w:div w:id="217864752">
      <w:bodyDiv w:val="1"/>
      <w:marLeft w:val="0"/>
      <w:marRight w:val="0"/>
      <w:marTop w:val="0"/>
      <w:marBottom w:val="0"/>
      <w:divBdr>
        <w:top w:val="none" w:sz="0" w:space="0" w:color="auto"/>
        <w:left w:val="none" w:sz="0" w:space="0" w:color="auto"/>
        <w:bottom w:val="none" w:sz="0" w:space="0" w:color="auto"/>
        <w:right w:val="none" w:sz="0" w:space="0" w:color="auto"/>
      </w:divBdr>
    </w:div>
    <w:div w:id="218564789">
      <w:bodyDiv w:val="1"/>
      <w:marLeft w:val="0"/>
      <w:marRight w:val="0"/>
      <w:marTop w:val="0"/>
      <w:marBottom w:val="0"/>
      <w:divBdr>
        <w:top w:val="none" w:sz="0" w:space="0" w:color="auto"/>
        <w:left w:val="none" w:sz="0" w:space="0" w:color="auto"/>
        <w:bottom w:val="none" w:sz="0" w:space="0" w:color="auto"/>
        <w:right w:val="none" w:sz="0" w:space="0" w:color="auto"/>
      </w:divBdr>
    </w:div>
    <w:div w:id="219633798">
      <w:bodyDiv w:val="1"/>
      <w:marLeft w:val="0"/>
      <w:marRight w:val="0"/>
      <w:marTop w:val="0"/>
      <w:marBottom w:val="0"/>
      <w:divBdr>
        <w:top w:val="none" w:sz="0" w:space="0" w:color="auto"/>
        <w:left w:val="none" w:sz="0" w:space="0" w:color="auto"/>
        <w:bottom w:val="none" w:sz="0" w:space="0" w:color="auto"/>
        <w:right w:val="none" w:sz="0" w:space="0" w:color="auto"/>
      </w:divBdr>
    </w:div>
    <w:div w:id="219707660">
      <w:bodyDiv w:val="1"/>
      <w:marLeft w:val="0"/>
      <w:marRight w:val="0"/>
      <w:marTop w:val="0"/>
      <w:marBottom w:val="0"/>
      <w:divBdr>
        <w:top w:val="none" w:sz="0" w:space="0" w:color="auto"/>
        <w:left w:val="none" w:sz="0" w:space="0" w:color="auto"/>
        <w:bottom w:val="none" w:sz="0" w:space="0" w:color="auto"/>
        <w:right w:val="none" w:sz="0" w:space="0" w:color="auto"/>
      </w:divBdr>
    </w:div>
    <w:div w:id="221790133">
      <w:bodyDiv w:val="1"/>
      <w:marLeft w:val="0"/>
      <w:marRight w:val="0"/>
      <w:marTop w:val="0"/>
      <w:marBottom w:val="0"/>
      <w:divBdr>
        <w:top w:val="none" w:sz="0" w:space="0" w:color="auto"/>
        <w:left w:val="none" w:sz="0" w:space="0" w:color="auto"/>
        <w:bottom w:val="none" w:sz="0" w:space="0" w:color="auto"/>
        <w:right w:val="none" w:sz="0" w:space="0" w:color="auto"/>
      </w:divBdr>
    </w:div>
    <w:div w:id="222521605">
      <w:bodyDiv w:val="1"/>
      <w:marLeft w:val="0"/>
      <w:marRight w:val="0"/>
      <w:marTop w:val="0"/>
      <w:marBottom w:val="0"/>
      <w:divBdr>
        <w:top w:val="none" w:sz="0" w:space="0" w:color="auto"/>
        <w:left w:val="none" w:sz="0" w:space="0" w:color="auto"/>
        <w:bottom w:val="none" w:sz="0" w:space="0" w:color="auto"/>
        <w:right w:val="none" w:sz="0" w:space="0" w:color="auto"/>
      </w:divBdr>
    </w:div>
    <w:div w:id="222907485">
      <w:bodyDiv w:val="1"/>
      <w:marLeft w:val="0"/>
      <w:marRight w:val="0"/>
      <w:marTop w:val="0"/>
      <w:marBottom w:val="0"/>
      <w:divBdr>
        <w:top w:val="none" w:sz="0" w:space="0" w:color="auto"/>
        <w:left w:val="none" w:sz="0" w:space="0" w:color="auto"/>
        <w:bottom w:val="none" w:sz="0" w:space="0" w:color="auto"/>
        <w:right w:val="none" w:sz="0" w:space="0" w:color="auto"/>
      </w:divBdr>
    </w:div>
    <w:div w:id="222982267">
      <w:bodyDiv w:val="1"/>
      <w:marLeft w:val="0"/>
      <w:marRight w:val="0"/>
      <w:marTop w:val="0"/>
      <w:marBottom w:val="0"/>
      <w:divBdr>
        <w:top w:val="none" w:sz="0" w:space="0" w:color="auto"/>
        <w:left w:val="none" w:sz="0" w:space="0" w:color="auto"/>
        <w:bottom w:val="none" w:sz="0" w:space="0" w:color="auto"/>
        <w:right w:val="none" w:sz="0" w:space="0" w:color="auto"/>
      </w:divBdr>
    </w:div>
    <w:div w:id="223178932">
      <w:bodyDiv w:val="1"/>
      <w:marLeft w:val="0"/>
      <w:marRight w:val="0"/>
      <w:marTop w:val="0"/>
      <w:marBottom w:val="0"/>
      <w:divBdr>
        <w:top w:val="none" w:sz="0" w:space="0" w:color="auto"/>
        <w:left w:val="none" w:sz="0" w:space="0" w:color="auto"/>
        <w:bottom w:val="none" w:sz="0" w:space="0" w:color="auto"/>
        <w:right w:val="none" w:sz="0" w:space="0" w:color="auto"/>
      </w:divBdr>
    </w:div>
    <w:div w:id="223688580">
      <w:bodyDiv w:val="1"/>
      <w:marLeft w:val="0"/>
      <w:marRight w:val="0"/>
      <w:marTop w:val="0"/>
      <w:marBottom w:val="0"/>
      <w:divBdr>
        <w:top w:val="none" w:sz="0" w:space="0" w:color="auto"/>
        <w:left w:val="none" w:sz="0" w:space="0" w:color="auto"/>
        <w:bottom w:val="none" w:sz="0" w:space="0" w:color="auto"/>
        <w:right w:val="none" w:sz="0" w:space="0" w:color="auto"/>
      </w:divBdr>
    </w:div>
    <w:div w:id="223877245">
      <w:bodyDiv w:val="1"/>
      <w:marLeft w:val="0"/>
      <w:marRight w:val="0"/>
      <w:marTop w:val="0"/>
      <w:marBottom w:val="0"/>
      <w:divBdr>
        <w:top w:val="none" w:sz="0" w:space="0" w:color="auto"/>
        <w:left w:val="none" w:sz="0" w:space="0" w:color="auto"/>
        <w:bottom w:val="none" w:sz="0" w:space="0" w:color="auto"/>
        <w:right w:val="none" w:sz="0" w:space="0" w:color="auto"/>
      </w:divBdr>
    </w:div>
    <w:div w:id="224032173">
      <w:bodyDiv w:val="1"/>
      <w:marLeft w:val="0"/>
      <w:marRight w:val="0"/>
      <w:marTop w:val="0"/>
      <w:marBottom w:val="0"/>
      <w:divBdr>
        <w:top w:val="none" w:sz="0" w:space="0" w:color="auto"/>
        <w:left w:val="none" w:sz="0" w:space="0" w:color="auto"/>
        <w:bottom w:val="none" w:sz="0" w:space="0" w:color="auto"/>
        <w:right w:val="none" w:sz="0" w:space="0" w:color="auto"/>
      </w:divBdr>
    </w:div>
    <w:div w:id="224606439">
      <w:bodyDiv w:val="1"/>
      <w:marLeft w:val="0"/>
      <w:marRight w:val="0"/>
      <w:marTop w:val="0"/>
      <w:marBottom w:val="0"/>
      <w:divBdr>
        <w:top w:val="none" w:sz="0" w:space="0" w:color="auto"/>
        <w:left w:val="none" w:sz="0" w:space="0" w:color="auto"/>
        <w:bottom w:val="none" w:sz="0" w:space="0" w:color="auto"/>
        <w:right w:val="none" w:sz="0" w:space="0" w:color="auto"/>
      </w:divBdr>
    </w:div>
    <w:div w:id="224686771">
      <w:bodyDiv w:val="1"/>
      <w:marLeft w:val="0"/>
      <w:marRight w:val="0"/>
      <w:marTop w:val="0"/>
      <w:marBottom w:val="0"/>
      <w:divBdr>
        <w:top w:val="none" w:sz="0" w:space="0" w:color="auto"/>
        <w:left w:val="none" w:sz="0" w:space="0" w:color="auto"/>
        <w:bottom w:val="none" w:sz="0" w:space="0" w:color="auto"/>
        <w:right w:val="none" w:sz="0" w:space="0" w:color="auto"/>
      </w:divBdr>
    </w:div>
    <w:div w:id="225260414">
      <w:bodyDiv w:val="1"/>
      <w:marLeft w:val="0"/>
      <w:marRight w:val="0"/>
      <w:marTop w:val="0"/>
      <w:marBottom w:val="0"/>
      <w:divBdr>
        <w:top w:val="none" w:sz="0" w:space="0" w:color="auto"/>
        <w:left w:val="none" w:sz="0" w:space="0" w:color="auto"/>
        <w:bottom w:val="none" w:sz="0" w:space="0" w:color="auto"/>
        <w:right w:val="none" w:sz="0" w:space="0" w:color="auto"/>
      </w:divBdr>
    </w:div>
    <w:div w:id="225264126">
      <w:bodyDiv w:val="1"/>
      <w:marLeft w:val="0"/>
      <w:marRight w:val="0"/>
      <w:marTop w:val="0"/>
      <w:marBottom w:val="0"/>
      <w:divBdr>
        <w:top w:val="none" w:sz="0" w:space="0" w:color="auto"/>
        <w:left w:val="none" w:sz="0" w:space="0" w:color="auto"/>
        <w:bottom w:val="none" w:sz="0" w:space="0" w:color="auto"/>
        <w:right w:val="none" w:sz="0" w:space="0" w:color="auto"/>
      </w:divBdr>
    </w:div>
    <w:div w:id="225334724">
      <w:bodyDiv w:val="1"/>
      <w:marLeft w:val="0"/>
      <w:marRight w:val="0"/>
      <w:marTop w:val="0"/>
      <w:marBottom w:val="0"/>
      <w:divBdr>
        <w:top w:val="none" w:sz="0" w:space="0" w:color="auto"/>
        <w:left w:val="none" w:sz="0" w:space="0" w:color="auto"/>
        <w:bottom w:val="none" w:sz="0" w:space="0" w:color="auto"/>
        <w:right w:val="none" w:sz="0" w:space="0" w:color="auto"/>
      </w:divBdr>
    </w:div>
    <w:div w:id="225529816">
      <w:bodyDiv w:val="1"/>
      <w:marLeft w:val="0"/>
      <w:marRight w:val="0"/>
      <w:marTop w:val="0"/>
      <w:marBottom w:val="0"/>
      <w:divBdr>
        <w:top w:val="none" w:sz="0" w:space="0" w:color="auto"/>
        <w:left w:val="none" w:sz="0" w:space="0" w:color="auto"/>
        <w:bottom w:val="none" w:sz="0" w:space="0" w:color="auto"/>
        <w:right w:val="none" w:sz="0" w:space="0" w:color="auto"/>
      </w:divBdr>
    </w:div>
    <w:div w:id="226459286">
      <w:bodyDiv w:val="1"/>
      <w:marLeft w:val="0"/>
      <w:marRight w:val="0"/>
      <w:marTop w:val="0"/>
      <w:marBottom w:val="0"/>
      <w:divBdr>
        <w:top w:val="none" w:sz="0" w:space="0" w:color="auto"/>
        <w:left w:val="none" w:sz="0" w:space="0" w:color="auto"/>
        <w:bottom w:val="none" w:sz="0" w:space="0" w:color="auto"/>
        <w:right w:val="none" w:sz="0" w:space="0" w:color="auto"/>
      </w:divBdr>
    </w:div>
    <w:div w:id="226767464">
      <w:bodyDiv w:val="1"/>
      <w:marLeft w:val="0"/>
      <w:marRight w:val="0"/>
      <w:marTop w:val="0"/>
      <w:marBottom w:val="0"/>
      <w:divBdr>
        <w:top w:val="none" w:sz="0" w:space="0" w:color="auto"/>
        <w:left w:val="none" w:sz="0" w:space="0" w:color="auto"/>
        <w:bottom w:val="none" w:sz="0" w:space="0" w:color="auto"/>
        <w:right w:val="none" w:sz="0" w:space="0" w:color="auto"/>
      </w:divBdr>
    </w:div>
    <w:div w:id="227347191">
      <w:bodyDiv w:val="1"/>
      <w:marLeft w:val="0"/>
      <w:marRight w:val="0"/>
      <w:marTop w:val="0"/>
      <w:marBottom w:val="0"/>
      <w:divBdr>
        <w:top w:val="none" w:sz="0" w:space="0" w:color="auto"/>
        <w:left w:val="none" w:sz="0" w:space="0" w:color="auto"/>
        <w:bottom w:val="none" w:sz="0" w:space="0" w:color="auto"/>
        <w:right w:val="none" w:sz="0" w:space="0" w:color="auto"/>
      </w:divBdr>
    </w:div>
    <w:div w:id="227617394">
      <w:bodyDiv w:val="1"/>
      <w:marLeft w:val="0"/>
      <w:marRight w:val="0"/>
      <w:marTop w:val="0"/>
      <w:marBottom w:val="0"/>
      <w:divBdr>
        <w:top w:val="none" w:sz="0" w:space="0" w:color="auto"/>
        <w:left w:val="none" w:sz="0" w:space="0" w:color="auto"/>
        <w:bottom w:val="none" w:sz="0" w:space="0" w:color="auto"/>
        <w:right w:val="none" w:sz="0" w:space="0" w:color="auto"/>
      </w:divBdr>
      <w:divsChild>
        <w:div w:id="2105370898">
          <w:marLeft w:val="0"/>
          <w:marRight w:val="0"/>
          <w:marTop w:val="0"/>
          <w:marBottom w:val="0"/>
          <w:divBdr>
            <w:top w:val="none" w:sz="0" w:space="0" w:color="auto"/>
            <w:left w:val="none" w:sz="0" w:space="0" w:color="auto"/>
            <w:bottom w:val="none" w:sz="0" w:space="0" w:color="auto"/>
            <w:right w:val="none" w:sz="0" w:space="0" w:color="auto"/>
          </w:divBdr>
        </w:div>
      </w:divsChild>
    </w:div>
    <w:div w:id="227887960">
      <w:bodyDiv w:val="1"/>
      <w:marLeft w:val="0"/>
      <w:marRight w:val="0"/>
      <w:marTop w:val="0"/>
      <w:marBottom w:val="0"/>
      <w:divBdr>
        <w:top w:val="none" w:sz="0" w:space="0" w:color="auto"/>
        <w:left w:val="none" w:sz="0" w:space="0" w:color="auto"/>
        <w:bottom w:val="none" w:sz="0" w:space="0" w:color="auto"/>
        <w:right w:val="none" w:sz="0" w:space="0" w:color="auto"/>
      </w:divBdr>
    </w:div>
    <w:div w:id="228346836">
      <w:bodyDiv w:val="1"/>
      <w:marLeft w:val="0"/>
      <w:marRight w:val="0"/>
      <w:marTop w:val="0"/>
      <w:marBottom w:val="0"/>
      <w:divBdr>
        <w:top w:val="none" w:sz="0" w:space="0" w:color="auto"/>
        <w:left w:val="none" w:sz="0" w:space="0" w:color="auto"/>
        <w:bottom w:val="none" w:sz="0" w:space="0" w:color="auto"/>
        <w:right w:val="none" w:sz="0" w:space="0" w:color="auto"/>
      </w:divBdr>
    </w:div>
    <w:div w:id="228807998">
      <w:bodyDiv w:val="1"/>
      <w:marLeft w:val="0"/>
      <w:marRight w:val="0"/>
      <w:marTop w:val="0"/>
      <w:marBottom w:val="0"/>
      <w:divBdr>
        <w:top w:val="none" w:sz="0" w:space="0" w:color="auto"/>
        <w:left w:val="none" w:sz="0" w:space="0" w:color="auto"/>
        <w:bottom w:val="none" w:sz="0" w:space="0" w:color="auto"/>
        <w:right w:val="none" w:sz="0" w:space="0" w:color="auto"/>
      </w:divBdr>
    </w:div>
    <w:div w:id="229004160">
      <w:bodyDiv w:val="1"/>
      <w:marLeft w:val="0"/>
      <w:marRight w:val="0"/>
      <w:marTop w:val="0"/>
      <w:marBottom w:val="0"/>
      <w:divBdr>
        <w:top w:val="none" w:sz="0" w:space="0" w:color="auto"/>
        <w:left w:val="none" w:sz="0" w:space="0" w:color="auto"/>
        <w:bottom w:val="none" w:sz="0" w:space="0" w:color="auto"/>
        <w:right w:val="none" w:sz="0" w:space="0" w:color="auto"/>
      </w:divBdr>
    </w:div>
    <w:div w:id="229119374">
      <w:bodyDiv w:val="1"/>
      <w:marLeft w:val="0"/>
      <w:marRight w:val="0"/>
      <w:marTop w:val="0"/>
      <w:marBottom w:val="0"/>
      <w:divBdr>
        <w:top w:val="none" w:sz="0" w:space="0" w:color="auto"/>
        <w:left w:val="none" w:sz="0" w:space="0" w:color="auto"/>
        <w:bottom w:val="none" w:sz="0" w:space="0" w:color="auto"/>
        <w:right w:val="none" w:sz="0" w:space="0" w:color="auto"/>
      </w:divBdr>
    </w:div>
    <w:div w:id="229536286">
      <w:bodyDiv w:val="1"/>
      <w:marLeft w:val="0"/>
      <w:marRight w:val="0"/>
      <w:marTop w:val="0"/>
      <w:marBottom w:val="0"/>
      <w:divBdr>
        <w:top w:val="none" w:sz="0" w:space="0" w:color="auto"/>
        <w:left w:val="none" w:sz="0" w:space="0" w:color="auto"/>
        <w:bottom w:val="none" w:sz="0" w:space="0" w:color="auto"/>
        <w:right w:val="none" w:sz="0" w:space="0" w:color="auto"/>
      </w:divBdr>
    </w:div>
    <w:div w:id="229732349">
      <w:bodyDiv w:val="1"/>
      <w:marLeft w:val="0"/>
      <w:marRight w:val="0"/>
      <w:marTop w:val="0"/>
      <w:marBottom w:val="0"/>
      <w:divBdr>
        <w:top w:val="none" w:sz="0" w:space="0" w:color="auto"/>
        <w:left w:val="none" w:sz="0" w:space="0" w:color="auto"/>
        <w:bottom w:val="none" w:sz="0" w:space="0" w:color="auto"/>
        <w:right w:val="none" w:sz="0" w:space="0" w:color="auto"/>
      </w:divBdr>
    </w:div>
    <w:div w:id="230118336">
      <w:bodyDiv w:val="1"/>
      <w:marLeft w:val="0"/>
      <w:marRight w:val="0"/>
      <w:marTop w:val="0"/>
      <w:marBottom w:val="0"/>
      <w:divBdr>
        <w:top w:val="none" w:sz="0" w:space="0" w:color="auto"/>
        <w:left w:val="none" w:sz="0" w:space="0" w:color="auto"/>
        <w:bottom w:val="none" w:sz="0" w:space="0" w:color="auto"/>
        <w:right w:val="none" w:sz="0" w:space="0" w:color="auto"/>
      </w:divBdr>
    </w:div>
    <w:div w:id="230120282">
      <w:bodyDiv w:val="1"/>
      <w:marLeft w:val="0"/>
      <w:marRight w:val="0"/>
      <w:marTop w:val="0"/>
      <w:marBottom w:val="0"/>
      <w:divBdr>
        <w:top w:val="none" w:sz="0" w:space="0" w:color="auto"/>
        <w:left w:val="none" w:sz="0" w:space="0" w:color="auto"/>
        <w:bottom w:val="none" w:sz="0" w:space="0" w:color="auto"/>
        <w:right w:val="none" w:sz="0" w:space="0" w:color="auto"/>
      </w:divBdr>
    </w:div>
    <w:div w:id="230434758">
      <w:bodyDiv w:val="1"/>
      <w:marLeft w:val="0"/>
      <w:marRight w:val="0"/>
      <w:marTop w:val="0"/>
      <w:marBottom w:val="0"/>
      <w:divBdr>
        <w:top w:val="none" w:sz="0" w:space="0" w:color="auto"/>
        <w:left w:val="none" w:sz="0" w:space="0" w:color="auto"/>
        <w:bottom w:val="none" w:sz="0" w:space="0" w:color="auto"/>
        <w:right w:val="none" w:sz="0" w:space="0" w:color="auto"/>
      </w:divBdr>
    </w:div>
    <w:div w:id="230966923">
      <w:bodyDiv w:val="1"/>
      <w:marLeft w:val="0"/>
      <w:marRight w:val="0"/>
      <w:marTop w:val="0"/>
      <w:marBottom w:val="0"/>
      <w:divBdr>
        <w:top w:val="none" w:sz="0" w:space="0" w:color="auto"/>
        <w:left w:val="none" w:sz="0" w:space="0" w:color="auto"/>
        <w:bottom w:val="none" w:sz="0" w:space="0" w:color="auto"/>
        <w:right w:val="none" w:sz="0" w:space="0" w:color="auto"/>
      </w:divBdr>
    </w:div>
    <w:div w:id="231743414">
      <w:bodyDiv w:val="1"/>
      <w:marLeft w:val="0"/>
      <w:marRight w:val="0"/>
      <w:marTop w:val="0"/>
      <w:marBottom w:val="0"/>
      <w:divBdr>
        <w:top w:val="none" w:sz="0" w:space="0" w:color="auto"/>
        <w:left w:val="none" w:sz="0" w:space="0" w:color="auto"/>
        <w:bottom w:val="none" w:sz="0" w:space="0" w:color="auto"/>
        <w:right w:val="none" w:sz="0" w:space="0" w:color="auto"/>
      </w:divBdr>
    </w:div>
    <w:div w:id="232158407">
      <w:bodyDiv w:val="1"/>
      <w:marLeft w:val="0"/>
      <w:marRight w:val="0"/>
      <w:marTop w:val="0"/>
      <w:marBottom w:val="0"/>
      <w:divBdr>
        <w:top w:val="none" w:sz="0" w:space="0" w:color="auto"/>
        <w:left w:val="none" w:sz="0" w:space="0" w:color="auto"/>
        <w:bottom w:val="none" w:sz="0" w:space="0" w:color="auto"/>
        <w:right w:val="none" w:sz="0" w:space="0" w:color="auto"/>
      </w:divBdr>
    </w:div>
    <w:div w:id="232198840">
      <w:bodyDiv w:val="1"/>
      <w:marLeft w:val="0"/>
      <w:marRight w:val="0"/>
      <w:marTop w:val="0"/>
      <w:marBottom w:val="0"/>
      <w:divBdr>
        <w:top w:val="none" w:sz="0" w:space="0" w:color="auto"/>
        <w:left w:val="none" w:sz="0" w:space="0" w:color="auto"/>
        <w:bottom w:val="none" w:sz="0" w:space="0" w:color="auto"/>
        <w:right w:val="none" w:sz="0" w:space="0" w:color="auto"/>
      </w:divBdr>
    </w:div>
    <w:div w:id="232273688">
      <w:bodyDiv w:val="1"/>
      <w:marLeft w:val="0"/>
      <w:marRight w:val="0"/>
      <w:marTop w:val="0"/>
      <w:marBottom w:val="0"/>
      <w:divBdr>
        <w:top w:val="none" w:sz="0" w:space="0" w:color="auto"/>
        <w:left w:val="none" w:sz="0" w:space="0" w:color="auto"/>
        <w:bottom w:val="none" w:sz="0" w:space="0" w:color="auto"/>
        <w:right w:val="none" w:sz="0" w:space="0" w:color="auto"/>
      </w:divBdr>
    </w:div>
    <w:div w:id="232590900">
      <w:bodyDiv w:val="1"/>
      <w:marLeft w:val="0"/>
      <w:marRight w:val="0"/>
      <w:marTop w:val="0"/>
      <w:marBottom w:val="0"/>
      <w:divBdr>
        <w:top w:val="none" w:sz="0" w:space="0" w:color="auto"/>
        <w:left w:val="none" w:sz="0" w:space="0" w:color="auto"/>
        <w:bottom w:val="none" w:sz="0" w:space="0" w:color="auto"/>
        <w:right w:val="none" w:sz="0" w:space="0" w:color="auto"/>
      </w:divBdr>
    </w:div>
    <w:div w:id="232814549">
      <w:bodyDiv w:val="1"/>
      <w:marLeft w:val="0"/>
      <w:marRight w:val="0"/>
      <w:marTop w:val="0"/>
      <w:marBottom w:val="0"/>
      <w:divBdr>
        <w:top w:val="none" w:sz="0" w:space="0" w:color="auto"/>
        <w:left w:val="none" w:sz="0" w:space="0" w:color="auto"/>
        <w:bottom w:val="none" w:sz="0" w:space="0" w:color="auto"/>
        <w:right w:val="none" w:sz="0" w:space="0" w:color="auto"/>
      </w:divBdr>
    </w:div>
    <w:div w:id="233321245">
      <w:bodyDiv w:val="1"/>
      <w:marLeft w:val="0"/>
      <w:marRight w:val="0"/>
      <w:marTop w:val="0"/>
      <w:marBottom w:val="0"/>
      <w:divBdr>
        <w:top w:val="none" w:sz="0" w:space="0" w:color="auto"/>
        <w:left w:val="none" w:sz="0" w:space="0" w:color="auto"/>
        <w:bottom w:val="none" w:sz="0" w:space="0" w:color="auto"/>
        <w:right w:val="none" w:sz="0" w:space="0" w:color="auto"/>
      </w:divBdr>
    </w:div>
    <w:div w:id="233471957">
      <w:bodyDiv w:val="1"/>
      <w:marLeft w:val="0"/>
      <w:marRight w:val="0"/>
      <w:marTop w:val="0"/>
      <w:marBottom w:val="0"/>
      <w:divBdr>
        <w:top w:val="none" w:sz="0" w:space="0" w:color="auto"/>
        <w:left w:val="none" w:sz="0" w:space="0" w:color="auto"/>
        <w:bottom w:val="none" w:sz="0" w:space="0" w:color="auto"/>
        <w:right w:val="none" w:sz="0" w:space="0" w:color="auto"/>
      </w:divBdr>
    </w:div>
    <w:div w:id="233663827">
      <w:bodyDiv w:val="1"/>
      <w:marLeft w:val="0"/>
      <w:marRight w:val="0"/>
      <w:marTop w:val="0"/>
      <w:marBottom w:val="0"/>
      <w:divBdr>
        <w:top w:val="none" w:sz="0" w:space="0" w:color="auto"/>
        <w:left w:val="none" w:sz="0" w:space="0" w:color="auto"/>
        <w:bottom w:val="none" w:sz="0" w:space="0" w:color="auto"/>
        <w:right w:val="none" w:sz="0" w:space="0" w:color="auto"/>
      </w:divBdr>
    </w:div>
    <w:div w:id="233780413">
      <w:bodyDiv w:val="1"/>
      <w:marLeft w:val="0"/>
      <w:marRight w:val="0"/>
      <w:marTop w:val="0"/>
      <w:marBottom w:val="0"/>
      <w:divBdr>
        <w:top w:val="none" w:sz="0" w:space="0" w:color="auto"/>
        <w:left w:val="none" w:sz="0" w:space="0" w:color="auto"/>
        <w:bottom w:val="none" w:sz="0" w:space="0" w:color="auto"/>
        <w:right w:val="none" w:sz="0" w:space="0" w:color="auto"/>
      </w:divBdr>
    </w:div>
    <w:div w:id="234047273">
      <w:bodyDiv w:val="1"/>
      <w:marLeft w:val="0"/>
      <w:marRight w:val="0"/>
      <w:marTop w:val="0"/>
      <w:marBottom w:val="0"/>
      <w:divBdr>
        <w:top w:val="none" w:sz="0" w:space="0" w:color="auto"/>
        <w:left w:val="none" w:sz="0" w:space="0" w:color="auto"/>
        <w:bottom w:val="none" w:sz="0" w:space="0" w:color="auto"/>
        <w:right w:val="none" w:sz="0" w:space="0" w:color="auto"/>
      </w:divBdr>
    </w:div>
    <w:div w:id="234050458">
      <w:bodyDiv w:val="1"/>
      <w:marLeft w:val="0"/>
      <w:marRight w:val="0"/>
      <w:marTop w:val="0"/>
      <w:marBottom w:val="0"/>
      <w:divBdr>
        <w:top w:val="none" w:sz="0" w:space="0" w:color="auto"/>
        <w:left w:val="none" w:sz="0" w:space="0" w:color="auto"/>
        <w:bottom w:val="none" w:sz="0" w:space="0" w:color="auto"/>
        <w:right w:val="none" w:sz="0" w:space="0" w:color="auto"/>
      </w:divBdr>
    </w:div>
    <w:div w:id="234363212">
      <w:bodyDiv w:val="1"/>
      <w:marLeft w:val="0"/>
      <w:marRight w:val="0"/>
      <w:marTop w:val="0"/>
      <w:marBottom w:val="0"/>
      <w:divBdr>
        <w:top w:val="none" w:sz="0" w:space="0" w:color="auto"/>
        <w:left w:val="none" w:sz="0" w:space="0" w:color="auto"/>
        <w:bottom w:val="none" w:sz="0" w:space="0" w:color="auto"/>
        <w:right w:val="none" w:sz="0" w:space="0" w:color="auto"/>
      </w:divBdr>
    </w:div>
    <w:div w:id="234514466">
      <w:bodyDiv w:val="1"/>
      <w:marLeft w:val="0"/>
      <w:marRight w:val="0"/>
      <w:marTop w:val="0"/>
      <w:marBottom w:val="0"/>
      <w:divBdr>
        <w:top w:val="none" w:sz="0" w:space="0" w:color="auto"/>
        <w:left w:val="none" w:sz="0" w:space="0" w:color="auto"/>
        <w:bottom w:val="none" w:sz="0" w:space="0" w:color="auto"/>
        <w:right w:val="none" w:sz="0" w:space="0" w:color="auto"/>
      </w:divBdr>
    </w:div>
    <w:div w:id="234633115">
      <w:bodyDiv w:val="1"/>
      <w:marLeft w:val="0"/>
      <w:marRight w:val="0"/>
      <w:marTop w:val="0"/>
      <w:marBottom w:val="0"/>
      <w:divBdr>
        <w:top w:val="none" w:sz="0" w:space="0" w:color="auto"/>
        <w:left w:val="none" w:sz="0" w:space="0" w:color="auto"/>
        <w:bottom w:val="none" w:sz="0" w:space="0" w:color="auto"/>
        <w:right w:val="none" w:sz="0" w:space="0" w:color="auto"/>
      </w:divBdr>
    </w:div>
    <w:div w:id="234974258">
      <w:bodyDiv w:val="1"/>
      <w:marLeft w:val="0"/>
      <w:marRight w:val="0"/>
      <w:marTop w:val="0"/>
      <w:marBottom w:val="0"/>
      <w:divBdr>
        <w:top w:val="none" w:sz="0" w:space="0" w:color="auto"/>
        <w:left w:val="none" w:sz="0" w:space="0" w:color="auto"/>
        <w:bottom w:val="none" w:sz="0" w:space="0" w:color="auto"/>
        <w:right w:val="none" w:sz="0" w:space="0" w:color="auto"/>
      </w:divBdr>
    </w:div>
    <w:div w:id="235433501">
      <w:bodyDiv w:val="1"/>
      <w:marLeft w:val="0"/>
      <w:marRight w:val="0"/>
      <w:marTop w:val="0"/>
      <w:marBottom w:val="0"/>
      <w:divBdr>
        <w:top w:val="none" w:sz="0" w:space="0" w:color="auto"/>
        <w:left w:val="none" w:sz="0" w:space="0" w:color="auto"/>
        <w:bottom w:val="none" w:sz="0" w:space="0" w:color="auto"/>
        <w:right w:val="none" w:sz="0" w:space="0" w:color="auto"/>
      </w:divBdr>
    </w:div>
    <w:div w:id="235669765">
      <w:bodyDiv w:val="1"/>
      <w:marLeft w:val="0"/>
      <w:marRight w:val="0"/>
      <w:marTop w:val="0"/>
      <w:marBottom w:val="0"/>
      <w:divBdr>
        <w:top w:val="none" w:sz="0" w:space="0" w:color="auto"/>
        <w:left w:val="none" w:sz="0" w:space="0" w:color="auto"/>
        <w:bottom w:val="none" w:sz="0" w:space="0" w:color="auto"/>
        <w:right w:val="none" w:sz="0" w:space="0" w:color="auto"/>
      </w:divBdr>
    </w:div>
    <w:div w:id="236594084">
      <w:bodyDiv w:val="1"/>
      <w:marLeft w:val="0"/>
      <w:marRight w:val="0"/>
      <w:marTop w:val="0"/>
      <w:marBottom w:val="0"/>
      <w:divBdr>
        <w:top w:val="none" w:sz="0" w:space="0" w:color="auto"/>
        <w:left w:val="none" w:sz="0" w:space="0" w:color="auto"/>
        <w:bottom w:val="none" w:sz="0" w:space="0" w:color="auto"/>
        <w:right w:val="none" w:sz="0" w:space="0" w:color="auto"/>
      </w:divBdr>
    </w:div>
    <w:div w:id="238832992">
      <w:bodyDiv w:val="1"/>
      <w:marLeft w:val="0"/>
      <w:marRight w:val="0"/>
      <w:marTop w:val="0"/>
      <w:marBottom w:val="0"/>
      <w:divBdr>
        <w:top w:val="none" w:sz="0" w:space="0" w:color="auto"/>
        <w:left w:val="none" w:sz="0" w:space="0" w:color="auto"/>
        <w:bottom w:val="none" w:sz="0" w:space="0" w:color="auto"/>
        <w:right w:val="none" w:sz="0" w:space="0" w:color="auto"/>
      </w:divBdr>
    </w:div>
    <w:div w:id="239564860">
      <w:bodyDiv w:val="1"/>
      <w:marLeft w:val="0"/>
      <w:marRight w:val="0"/>
      <w:marTop w:val="0"/>
      <w:marBottom w:val="0"/>
      <w:divBdr>
        <w:top w:val="none" w:sz="0" w:space="0" w:color="auto"/>
        <w:left w:val="none" w:sz="0" w:space="0" w:color="auto"/>
        <w:bottom w:val="none" w:sz="0" w:space="0" w:color="auto"/>
        <w:right w:val="none" w:sz="0" w:space="0" w:color="auto"/>
      </w:divBdr>
    </w:div>
    <w:div w:id="239949992">
      <w:bodyDiv w:val="1"/>
      <w:marLeft w:val="0"/>
      <w:marRight w:val="0"/>
      <w:marTop w:val="0"/>
      <w:marBottom w:val="0"/>
      <w:divBdr>
        <w:top w:val="none" w:sz="0" w:space="0" w:color="auto"/>
        <w:left w:val="none" w:sz="0" w:space="0" w:color="auto"/>
        <w:bottom w:val="none" w:sz="0" w:space="0" w:color="auto"/>
        <w:right w:val="none" w:sz="0" w:space="0" w:color="auto"/>
      </w:divBdr>
    </w:div>
    <w:div w:id="240872767">
      <w:bodyDiv w:val="1"/>
      <w:marLeft w:val="0"/>
      <w:marRight w:val="0"/>
      <w:marTop w:val="0"/>
      <w:marBottom w:val="0"/>
      <w:divBdr>
        <w:top w:val="none" w:sz="0" w:space="0" w:color="auto"/>
        <w:left w:val="none" w:sz="0" w:space="0" w:color="auto"/>
        <w:bottom w:val="none" w:sz="0" w:space="0" w:color="auto"/>
        <w:right w:val="none" w:sz="0" w:space="0" w:color="auto"/>
      </w:divBdr>
    </w:div>
    <w:div w:id="240987522">
      <w:bodyDiv w:val="1"/>
      <w:marLeft w:val="0"/>
      <w:marRight w:val="0"/>
      <w:marTop w:val="0"/>
      <w:marBottom w:val="0"/>
      <w:divBdr>
        <w:top w:val="none" w:sz="0" w:space="0" w:color="auto"/>
        <w:left w:val="none" w:sz="0" w:space="0" w:color="auto"/>
        <w:bottom w:val="none" w:sz="0" w:space="0" w:color="auto"/>
        <w:right w:val="none" w:sz="0" w:space="0" w:color="auto"/>
      </w:divBdr>
    </w:div>
    <w:div w:id="241448085">
      <w:bodyDiv w:val="1"/>
      <w:marLeft w:val="0"/>
      <w:marRight w:val="0"/>
      <w:marTop w:val="0"/>
      <w:marBottom w:val="0"/>
      <w:divBdr>
        <w:top w:val="none" w:sz="0" w:space="0" w:color="auto"/>
        <w:left w:val="none" w:sz="0" w:space="0" w:color="auto"/>
        <w:bottom w:val="none" w:sz="0" w:space="0" w:color="auto"/>
        <w:right w:val="none" w:sz="0" w:space="0" w:color="auto"/>
      </w:divBdr>
    </w:div>
    <w:div w:id="241455141">
      <w:bodyDiv w:val="1"/>
      <w:marLeft w:val="0"/>
      <w:marRight w:val="0"/>
      <w:marTop w:val="0"/>
      <w:marBottom w:val="0"/>
      <w:divBdr>
        <w:top w:val="none" w:sz="0" w:space="0" w:color="auto"/>
        <w:left w:val="none" w:sz="0" w:space="0" w:color="auto"/>
        <w:bottom w:val="none" w:sz="0" w:space="0" w:color="auto"/>
        <w:right w:val="none" w:sz="0" w:space="0" w:color="auto"/>
      </w:divBdr>
    </w:div>
    <w:div w:id="242034137">
      <w:bodyDiv w:val="1"/>
      <w:marLeft w:val="0"/>
      <w:marRight w:val="0"/>
      <w:marTop w:val="0"/>
      <w:marBottom w:val="0"/>
      <w:divBdr>
        <w:top w:val="none" w:sz="0" w:space="0" w:color="auto"/>
        <w:left w:val="none" w:sz="0" w:space="0" w:color="auto"/>
        <w:bottom w:val="none" w:sz="0" w:space="0" w:color="auto"/>
        <w:right w:val="none" w:sz="0" w:space="0" w:color="auto"/>
      </w:divBdr>
    </w:div>
    <w:div w:id="242642791">
      <w:bodyDiv w:val="1"/>
      <w:marLeft w:val="0"/>
      <w:marRight w:val="0"/>
      <w:marTop w:val="0"/>
      <w:marBottom w:val="0"/>
      <w:divBdr>
        <w:top w:val="none" w:sz="0" w:space="0" w:color="auto"/>
        <w:left w:val="none" w:sz="0" w:space="0" w:color="auto"/>
        <w:bottom w:val="none" w:sz="0" w:space="0" w:color="auto"/>
        <w:right w:val="none" w:sz="0" w:space="0" w:color="auto"/>
      </w:divBdr>
    </w:div>
    <w:div w:id="243537707">
      <w:bodyDiv w:val="1"/>
      <w:marLeft w:val="0"/>
      <w:marRight w:val="0"/>
      <w:marTop w:val="0"/>
      <w:marBottom w:val="0"/>
      <w:divBdr>
        <w:top w:val="none" w:sz="0" w:space="0" w:color="auto"/>
        <w:left w:val="none" w:sz="0" w:space="0" w:color="auto"/>
        <w:bottom w:val="none" w:sz="0" w:space="0" w:color="auto"/>
        <w:right w:val="none" w:sz="0" w:space="0" w:color="auto"/>
      </w:divBdr>
    </w:div>
    <w:div w:id="243951422">
      <w:bodyDiv w:val="1"/>
      <w:marLeft w:val="0"/>
      <w:marRight w:val="0"/>
      <w:marTop w:val="0"/>
      <w:marBottom w:val="0"/>
      <w:divBdr>
        <w:top w:val="none" w:sz="0" w:space="0" w:color="auto"/>
        <w:left w:val="none" w:sz="0" w:space="0" w:color="auto"/>
        <w:bottom w:val="none" w:sz="0" w:space="0" w:color="auto"/>
        <w:right w:val="none" w:sz="0" w:space="0" w:color="auto"/>
      </w:divBdr>
    </w:div>
    <w:div w:id="243955948">
      <w:bodyDiv w:val="1"/>
      <w:marLeft w:val="0"/>
      <w:marRight w:val="0"/>
      <w:marTop w:val="0"/>
      <w:marBottom w:val="0"/>
      <w:divBdr>
        <w:top w:val="none" w:sz="0" w:space="0" w:color="auto"/>
        <w:left w:val="none" w:sz="0" w:space="0" w:color="auto"/>
        <w:bottom w:val="none" w:sz="0" w:space="0" w:color="auto"/>
        <w:right w:val="none" w:sz="0" w:space="0" w:color="auto"/>
      </w:divBdr>
    </w:div>
    <w:div w:id="244385423">
      <w:bodyDiv w:val="1"/>
      <w:marLeft w:val="0"/>
      <w:marRight w:val="0"/>
      <w:marTop w:val="0"/>
      <w:marBottom w:val="0"/>
      <w:divBdr>
        <w:top w:val="none" w:sz="0" w:space="0" w:color="auto"/>
        <w:left w:val="none" w:sz="0" w:space="0" w:color="auto"/>
        <w:bottom w:val="none" w:sz="0" w:space="0" w:color="auto"/>
        <w:right w:val="none" w:sz="0" w:space="0" w:color="auto"/>
      </w:divBdr>
    </w:div>
    <w:div w:id="244536458">
      <w:bodyDiv w:val="1"/>
      <w:marLeft w:val="0"/>
      <w:marRight w:val="0"/>
      <w:marTop w:val="0"/>
      <w:marBottom w:val="0"/>
      <w:divBdr>
        <w:top w:val="none" w:sz="0" w:space="0" w:color="auto"/>
        <w:left w:val="none" w:sz="0" w:space="0" w:color="auto"/>
        <w:bottom w:val="none" w:sz="0" w:space="0" w:color="auto"/>
        <w:right w:val="none" w:sz="0" w:space="0" w:color="auto"/>
      </w:divBdr>
    </w:div>
    <w:div w:id="245069222">
      <w:bodyDiv w:val="1"/>
      <w:marLeft w:val="0"/>
      <w:marRight w:val="0"/>
      <w:marTop w:val="0"/>
      <w:marBottom w:val="0"/>
      <w:divBdr>
        <w:top w:val="none" w:sz="0" w:space="0" w:color="auto"/>
        <w:left w:val="none" w:sz="0" w:space="0" w:color="auto"/>
        <w:bottom w:val="none" w:sz="0" w:space="0" w:color="auto"/>
        <w:right w:val="none" w:sz="0" w:space="0" w:color="auto"/>
      </w:divBdr>
    </w:div>
    <w:div w:id="245118328">
      <w:bodyDiv w:val="1"/>
      <w:marLeft w:val="0"/>
      <w:marRight w:val="0"/>
      <w:marTop w:val="0"/>
      <w:marBottom w:val="0"/>
      <w:divBdr>
        <w:top w:val="none" w:sz="0" w:space="0" w:color="auto"/>
        <w:left w:val="none" w:sz="0" w:space="0" w:color="auto"/>
        <w:bottom w:val="none" w:sz="0" w:space="0" w:color="auto"/>
        <w:right w:val="none" w:sz="0" w:space="0" w:color="auto"/>
      </w:divBdr>
    </w:div>
    <w:div w:id="245579444">
      <w:bodyDiv w:val="1"/>
      <w:marLeft w:val="0"/>
      <w:marRight w:val="0"/>
      <w:marTop w:val="0"/>
      <w:marBottom w:val="0"/>
      <w:divBdr>
        <w:top w:val="none" w:sz="0" w:space="0" w:color="auto"/>
        <w:left w:val="none" w:sz="0" w:space="0" w:color="auto"/>
        <w:bottom w:val="none" w:sz="0" w:space="0" w:color="auto"/>
        <w:right w:val="none" w:sz="0" w:space="0" w:color="auto"/>
      </w:divBdr>
    </w:div>
    <w:div w:id="246043741">
      <w:bodyDiv w:val="1"/>
      <w:marLeft w:val="0"/>
      <w:marRight w:val="0"/>
      <w:marTop w:val="0"/>
      <w:marBottom w:val="0"/>
      <w:divBdr>
        <w:top w:val="none" w:sz="0" w:space="0" w:color="auto"/>
        <w:left w:val="none" w:sz="0" w:space="0" w:color="auto"/>
        <w:bottom w:val="none" w:sz="0" w:space="0" w:color="auto"/>
        <w:right w:val="none" w:sz="0" w:space="0" w:color="auto"/>
      </w:divBdr>
    </w:div>
    <w:div w:id="246113206">
      <w:bodyDiv w:val="1"/>
      <w:marLeft w:val="0"/>
      <w:marRight w:val="0"/>
      <w:marTop w:val="0"/>
      <w:marBottom w:val="0"/>
      <w:divBdr>
        <w:top w:val="none" w:sz="0" w:space="0" w:color="auto"/>
        <w:left w:val="none" w:sz="0" w:space="0" w:color="auto"/>
        <w:bottom w:val="none" w:sz="0" w:space="0" w:color="auto"/>
        <w:right w:val="none" w:sz="0" w:space="0" w:color="auto"/>
      </w:divBdr>
    </w:div>
    <w:div w:id="246614555">
      <w:bodyDiv w:val="1"/>
      <w:marLeft w:val="0"/>
      <w:marRight w:val="0"/>
      <w:marTop w:val="0"/>
      <w:marBottom w:val="0"/>
      <w:divBdr>
        <w:top w:val="none" w:sz="0" w:space="0" w:color="auto"/>
        <w:left w:val="none" w:sz="0" w:space="0" w:color="auto"/>
        <w:bottom w:val="none" w:sz="0" w:space="0" w:color="auto"/>
        <w:right w:val="none" w:sz="0" w:space="0" w:color="auto"/>
      </w:divBdr>
    </w:div>
    <w:div w:id="247157977">
      <w:bodyDiv w:val="1"/>
      <w:marLeft w:val="0"/>
      <w:marRight w:val="0"/>
      <w:marTop w:val="0"/>
      <w:marBottom w:val="0"/>
      <w:divBdr>
        <w:top w:val="none" w:sz="0" w:space="0" w:color="auto"/>
        <w:left w:val="none" w:sz="0" w:space="0" w:color="auto"/>
        <w:bottom w:val="none" w:sz="0" w:space="0" w:color="auto"/>
        <w:right w:val="none" w:sz="0" w:space="0" w:color="auto"/>
      </w:divBdr>
    </w:div>
    <w:div w:id="247689027">
      <w:bodyDiv w:val="1"/>
      <w:marLeft w:val="0"/>
      <w:marRight w:val="0"/>
      <w:marTop w:val="0"/>
      <w:marBottom w:val="0"/>
      <w:divBdr>
        <w:top w:val="none" w:sz="0" w:space="0" w:color="auto"/>
        <w:left w:val="none" w:sz="0" w:space="0" w:color="auto"/>
        <w:bottom w:val="none" w:sz="0" w:space="0" w:color="auto"/>
        <w:right w:val="none" w:sz="0" w:space="0" w:color="auto"/>
      </w:divBdr>
    </w:div>
    <w:div w:id="247815017">
      <w:bodyDiv w:val="1"/>
      <w:marLeft w:val="0"/>
      <w:marRight w:val="0"/>
      <w:marTop w:val="0"/>
      <w:marBottom w:val="0"/>
      <w:divBdr>
        <w:top w:val="none" w:sz="0" w:space="0" w:color="auto"/>
        <w:left w:val="none" w:sz="0" w:space="0" w:color="auto"/>
        <w:bottom w:val="none" w:sz="0" w:space="0" w:color="auto"/>
        <w:right w:val="none" w:sz="0" w:space="0" w:color="auto"/>
      </w:divBdr>
    </w:div>
    <w:div w:id="248008512">
      <w:bodyDiv w:val="1"/>
      <w:marLeft w:val="0"/>
      <w:marRight w:val="0"/>
      <w:marTop w:val="0"/>
      <w:marBottom w:val="0"/>
      <w:divBdr>
        <w:top w:val="none" w:sz="0" w:space="0" w:color="auto"/>
        <w:left w:val="none" w:sz="0" w:space="0" w:color="auto"/>
        <w:bottom w:val="none" w:sz="0" w:space="0" w:color="auto"/>
        <w:right w:val="none" w:sz="0" w:space="0" w:color="auto"/>
      </w:divBdr>
    </w:div>
    <w:div w:id="248076155">
      <w:bodyDiv w:val="1"/>
      <w:marLeft w:val="0"/>
      <w:marRight w:val="0"/>
      <w:marTop w:val="0"/>
      <w:marBottom w:val="0"/>
      <w:divBdr>
        <w:top w:val="none" w:sz="0" w:space="0" w:color="auto"/>
        <w:left w:val="none" w:sz="0" w:space="0" w:color="auto"/>
        <w:bottom w:val="none" w:sz="0" w:space="0" w:color="auto"/>
        <w:right w:val="none" w:sz="0" w:space="0" w:color="auto"/>
      </w:divBdr>
    </w:div>
    <w:div w:id="248513325">
      <w:bodyDiv w:val="1"/>
      <w:marLeft w:val="0"/>
      <w:marRight w:val="0"/>
      <w:marTop w:val="0"/>
      <w:marBottom w:val="0"/>
      <w:divBdr>
        <w:top w:val="none" w:sz="0" w:space="0" w:color="auto"/>
        <w:left w:val="none" w:sz="0" w:space="0" w:color="auto"/>
        <w:bottom w:val="none" w:sz="0" w:space="0" w:color="auto"/>
        <w:right w:val="none" w:sz="0" w:space="0" w:color="auto"/>
      </w:divBdr>
    </w:div>
    <w:div w:id="249390379">
      <w:bodyDiv w:val="1"/>
      <w:marLeft w:val="0"/>
      <w:marRight w:val="0"/>
      <w:marTop w:val="0"/>
      <w:marBottom w:val="0"/>
      <w:divBdr>
        <w:top w:val="none" w:sz="0" w:space="0" w:color="auto"/>
        <w:left w:val="none" w:sz="0" w:space="0" w:color="auto"/>
        <w:bottom w:val="none" w:sz="0" w:space="0" w:color="auto"/>
        <w:right w:val="none" w:sz="0" w:space="0" w:color="auto"/>
      </w:divBdr>
    </w:div>
    <w:div w:id="250162666">
      <w:bodyDiv w:val="1"/>
      <w:marLeft w:val="0"/>
      <w:marRight w:val="0"/>
      <w:marTop w:val="0"/>
      <w:marBottom w:val="0"/>
      <w:divBdr>
        <w:top w:val="none" w:sz="0" w:space="0" w:color="auto"/>
        <w:left w:val="none" w:sz="0" w:space="0" w:color="auto"/>
        <w:bottom w:val="none" w:sz="0" w:space="0" w:color="auto"/>
        <w:right w:val="none" w:sz="0" w:space="0" w:color="auto"/>
      </w:divBdr>
    </w:div>
    <w:div w:id="250703318">
      <w:bodyDiv w:val="1"/>
      <w:marLeft w:val="0"/>
      <w:marRight w:val="0"/>
      <w:marTop w:val="0"/>
      <w:marBottom w:val="0"/>
      <w:divBdr>
        <w:top w:val="none" w:sz="0" w:space="0" w:color="auto"/>
        <w:left w:val="none" w:sz="0" w:space="0" w:color="auto"/>
        <w:bottom w:val="none" w:sz="0" w:space="0" w:color="auto"/>
        <w:right w:val="none" w:sz="0" w:space="0" w:color="auto"/>
      </w:divBdr>
    </w:div>
    <w:div w:id="250890955">
      <w:bodyDiv w:val="1"/>
      <w:marLeft w:val="0"/>
      <w:marRight w:val="0"/>
      <w:marTop w:val="0"/>
      <w:marBottom w:val="0"/>
      <w:divBdr>
        <w:top w:val="none" w:sz="0" w:space="0" w:color="auto"/>
        <w:left w:val="none" w:sz="0" w:space="0" w:color="auto"/>
        <w:bottom w:val="none" w:sz="0" w:space="0" w:color="auto"/>
        <w:right w:val="none" w:sz="0" w:space="0" w:color="auto"/>
      </w:divBdr>
    </w:div>
    <w:div w:id="251278633">
      <w:bodyDiv w:val="1"/>
      <w:marLeft w:val="0"/>
      <w:marRight w:val="0"/>
      <w:marTop w:val="0"/>
      <w:marBottom w:val="0"/>
      <w:divBdr>
        <w:top w:val="none" w:sz="0" w:space="0" w:color="auto"/>
        <w:left w:val="none" w:sz="0" w:space="0" w:color="auto"/>
        <w:bottom w:val="none" w:sz="0" w:space="0" w:color="auto"/>
        <w:right w:val="none" w:sz="0" w:space="0" w:color="auto"/>
      </w:divBdr>
    </w:div>
    <w:div w:id="251286057">
      <w:bodyDiv w:val="1"/>
      <w:marLeft w:val="0"/>
      <w:marRight w:val="0"/>
      <w:marTop w:val="0"/>
      <w:marBottom w:val="0"/>
      <w:divBdr>
        <w:top w:val="none" w:sz="0" w:space="0" w:color="auto"/>
        <w:left w:val="none" w:sz="0" w:space="0" w:color="auto"/>
        <w:bottom w:val="none" w:sz="0" w:space="0" w:color="auto"/>
        <w:right w:val="none" w:sz="0" w:space="0" w:color="auto"/>
      </w:divBdr>
    </w:div>
    <w:div w:id="252204203">
      <w:bodyDiv w:val="1"/>
      <w:marLeft w:val="0"/>
      <w:marRight w:val="0"/>
      <w:marTop w:val="0"/>
      <w:marBottom w:val="0"/>
      <w:divBdr>
        <w:top w:val="none" w:sz="0" w:space="0" w:color="auto"/>
        <w:left w:val="none" w:sz="0" w:space="0" w:color="auto"/>
        <w:bottom w:val="none" w:sz="0" w:space="0" w:color="auto"/>
        <w:right w:val="none" w:sz="0" w:space="0" w:color="auto"/>
      </w:divBdr>
    </w:div>
    <w:div w:id="253054530">
      <w:bodyDiv w:val="1"/>
      <w:marLeft w:val="0"/>
      <w:marRight w:val="0"/>
      <w:marTop w:val="0"/>
      <w:marBottom w:val="0"/>
      <w:divBdr>
        <w:top w:val="none" w:sz="0" w:space="0" w:color="auto"/>
        <w:left w:val="none" w:sz="0" w:space="0" w:color="auto"/>
        <w:bottom w:val="none" w:sz="0" w:space="0" w:color="auto"/>
        <w:right w:val="none" w:sz="0" w:space="0" w:color="auto"/>
      </w:divBdr>
    </w:div>
    <w:div w:id="253129105">
      <w:bodyDiv w:val="1"/>
      <w:marLeft w:val="0"/>
      <w:marRight w:val="0"/>
      <w:marTop w:val="0"/>
      <w:marBottom w:val="0"/>
      <w:divBdr>
        <w:top w:val="none" w:sz="0" w:space="0" w:color="auto"/>
        <w:left w:val="none" w:sz="0" w:space="0" w:color="auto"/>
        <w:bottom w:val="none" w:sz="0" w:space="0" w:color="auto"/>
        <w:right w:val="none" w:sz="0" w:space="0" w:color="auto"/>
      </w:divBdr>
    </w:div>
    <w:div w:id="253324174">
      <w:bodyDiv w:val="1"/>
      <w:marLeft w:val="0"/>
      <w:marRight w:val="0"/>
      <w:marTop w:val="0"/>
      <w:marBottom w:val="0"/>
      <w:divBdr>
        <w:top w:val="none" w:sz="0" w:space="0" w:color="auto"/>
        <w:left w:val="none" w:sz="0" w:space="0" w:color="auto"/>
        <w:bottom w:val="none" w:sz="0" w:space="0" w:color="auto"/>
        <w:right w:val="none" w:sz="0" w:space="0" w:color="auto"/>
      </w:divBdr>
    </w:div>
    <w:div w:id="253755956">
      <w:bodyDiv w:val="1"/>
      <w:marLeft w:val="0"/>
      <w:marRight w:val="0"/>
      <w:marTop w:val="0"/>
      <w:marBottom w:val="0"/>
      <w:divBdr>
        <w:top w:val="none" w:sz="0" w:space="0" w:color="auto"/>
        <w:left w:val="none" w:sz="0" w:space="0" w:color="auto"/>
        <w:bottom w:val="none" w:sz="0" w:space="0" w:color="auto"/>
        <w:right w:val="none" w:sz="0" w:space="0" w:color="auto"/>
      </w:divBdr>
    </w:div>
    <w:div w:id="255139165">
      <w:bodyDiv w:val="1"/>
      <w:marLeft w:val="0"/>
      <w:marRight w:val="0"/>
      <w:marTop w:val="0"/>
      <w:marBottom w:val="0"/>
      <w:divBdr>
        <w:top w:val="none" w:sz="0" w:space="0" w:color="auto"/>
        <w:left w:val="none" w:sz="0" w:space="0" w:color="auto"/>
        <w:bottom w:val="none" w:sz="0" w:space="0" w:color="auto"/>
        <w:right w:val="none" w:sz="0" w:space="0" w:color="auto"/>
      </w:divBdr>
    </w:div>
    <w:div w:id="255209841">
      <w:bodyDiv w:val="1"/>
      <w:marLeft w:val="0"/>
      <w:marRight w:val="0"/>
      <w:marTop w:val="0"/>
      <w:marBottom w:val="0"/>
      <w:divBdr>
        <w:top w:val="none" w:sz="0" w:space="0" w:color="auto"/>
        <w:left w:val="none" w:sz="0" w:space="0" w:color="auto"/>
        <w:bottom w:val="none" w:sz="0" w:space="0" w:color="auto"/>
        <w:right w:val="none" w:sz="0" w:space="0" w:color="auto"/>
      </w:divBdr>
    </w:div>
    <w:div w:id="255287207">
      <w:bodyDiv w:val="1"/>
      <w:marLeft w:val="0"/>
      <w:marRight w:val="0"/>
      <w:marTop w:val="0"/>
      <w:marBottom w:val="0"/>
      <w:divBdr>
        <w:top w:val="none" w:sz="0" w:space="0" w:color="auto"/>
        <w:left w:val="none" w:sz="0" w:space="0" w:color="auto"/>
        <w:bottom w:val="none" w:sz="0" w:space="0" w:color="auto"/>
        <w:right w:val="none" w:sz="0" w:space="0" w:color="auto"/>
      </w:divBdr>
    </w:div>
    <w:div w:id="255554253">
      <w:bodyDiv w:val="1"/>
      <w:marLeft w:val="0"/>
      <w:marRight w:val="0"/>
      <w:marTop w:val="0"/>
      <w:marBottom w:val="0"/>
      <w:divBdr>
        <w:top w:val="none" w:sz="0" w:space="0" w:color="auto"/>
        <w:left w:val="none" w:sz="0" w:space="0" w:color="auto"/>
        <w:bottom w:val="none" w:sz="0" w:space="0" w:color="auto"/>
        <w:right w:val="none" w:sz="0" w:space="0" w:color="auto"/>
      </w:divBdr>
    </w:div>
    <w:div w:id="255600645">
      <w:bodyDiv w:val="1"/>
      <w:marLeft w:val="0"/>
      <w:marRight w:val="0"/>
      <w:marTop w:val="0"/>
      <w:marBottom w:val="0"/>
      <w:divBdr>
        <w:top w:val="none" w:sz="0" w:space="0" w:color="auto"/>
        <w:left w:val="none" w:sz="0" w:space="0" w:color="auto"/>
        <w:bottom w:val="none" w:sz="0" w:space="0" w:color="auto"/>
        <w:right w:val="none" w:sz="0" w:space="0" w:color="auto"/>
      </w:divBdr>
    </w:div>
    <w:div w:id="256792238">
      <w:bodyDiv w:val="1"/>
      <w:marLeft w:val="0"/>
      <w:marRight w:val="0"/>
      <w:marTop w:val="0"/>
      <w:marBottom w:val="0"/>
      <w:divBdr>
        <w:top w:val="none" w:sz="0" w:space="0" w:color="auto"/>
        <w:left w:val="none" w:sz="0" w:space="0" w:color="auto"/>
        <w:bottom w:val="none" w:sz="0" w:space="0" w:color="auto"/>
        <w:right w:val="none" w:sz="0" w:space="0" w:color="auto"/>
      </w:divBdr>
    </w:div>
    <w:div w:id="257105380">
      <w:bodyDiv w:val="1"/>
      <w:marLeft w:val="0"/>
      <w:marRight w:val="0"/>
      <w:marTop w:val="0"/>
      <w:marBottom w:val="0"/>
      <w:divBdr>
        <w:top w:val="none" w:sz="0" w:space="0" w:color="auto"/>
        <w:left w:val="none" w:sz="0" w:space="0" w:color="auto"/>
        <w:bottom w:val="none" w:sz="0" w:space="0" w:color="auto"/>
        <w:right w:val="none" w:sz="0" w:space="0" w:color="auto"/>
      </w:divBdr>
    </w:div>
    <w:div w:id="257369534">
      <w:bodyDiv w:val="1"/>
      <w:marLeft w:val="0"/>
      <w:marRight w:val="0"/>
      <w:marTop w:val="0"/>
      <w:marBottom w:val="0"/>
      <w:divBdr>
        <w:top w:val="none" w:sz="0" w:space="0" w:color="auto"/>
        <w:left w:val="none" w:sz="0" w:space="0" w:color="auto"/>
        <w:bottom w:val="none" w:sz="0" w:space="0" w:color="auto"/>
        <w:right w:val="none" w:sz="0" w:space="0" w:color="auto"/>
      </w:divBdr>
    </w:div>
    <w:div w:id="257446009">
      <w:bodyDiv w:val="1"/>
      <w:marLeft w:val="0"/>
      <w:marRight w:val="0"/>
      <w:marTop w:val="0"/>
      <w:marBottom w:val="0"/>
      <w:divBdr>
        <w:top w:val="none" w:sz="0" w:space="0" w:color="auto"/>
        <w:left w:val="none" w:sz="0" w:space="0" w:color="auto"/>
        <w:bottom w:val="none" w:sz="0" w:space="0" w:color="auto"/>
        <w:right w:val="none" w:sz="0" w:space="0" w:color="auto"/>
      </w:divBdr>
    </w:div>
    <w:div w:id="257494378">
      <w:bodyDiv w:val="1"/>
      <w:marLeft w:val="0"/>
      <w:marRight w:val="0"/>
      <w:marTop w:val="0"/>
      <w:marBottom w:val="0"/>
      <w:divBdr>
        <w:top w:val="none" w:sz="0" w:space="0" w:color="auto"/>
        <w:left w:val="none" w:sz="0" w:space="0" w:color="auto"/>
        <w:bottom w:val="none" w:sz="0" w:space="0" w:color="auto"/>
        <w:right w:val="none" w:sz="0" w:space="0" w:color="auto"/>
      </w:divBdr>
    </w:div>
    <w:div w:id="257642847">
      <w:bodyDiv w:val="1"/>
      <w:marLeft w:val="0"/>
      <w:marRight w:val="0"/>
      <w:marTop w:val="0"/>
      <w:marBottom w:val="0"/>
      <w:divBdr>
        <w:top w:val="none" w:sz="0" w:space="0" w:color="auto"/>
        <w:left w:val="none" w:sz="0" w:space="0" w:color="auto"/>
        <w:bottom w:val="none" w:sz="0" w:space="0" w:color="auto"/>
        <w:right w:val="none" w:sz="0" w:space="0" w:color="auto"/>
      </w:divBdr>
    </w:div>
    <w:div w:id="257760308">
      <w:bodyDiv w:val="1"/>
      <w:marLeft w:val="0"/>
      <w:marRight w:val="0"/>
      <w:marTop w:val="0"/>
      <w:marBottom w:val="0"/>
      <w:divBdr>
        <w:top w:val="none" w:sz="0" w:space="0" w:color="auto"/>
        <w:left w:val="none" w:sz="0" w:space="0" w:color="auto"/>
        <w:bottom w:val="none" w:sz="0" w:space="0" w:color="auto"/>
        <w:right w:val="none" w:sz="0" w:space="0" w:color="auto"/>
      </w:divBdr>
    </w:div>
    <w:div w:id="258025092">
      <w:bodyDiv w:val="1"/>
      <w:marLeft w:val="0"/>
      <w:marRight w:val="0"/>
      <w:marTop w:val="0"/>
      <w:marBottom w:val="0"/>
      <w:divBdr>
        <w:top w:val="none" w:sz="0" w:space="0" w:color="auto"/>
        <w:left w:val="none" w:sz="0" w:space="0" w:color="auto"/>
        <w:bottom w:val="none" w:sz="0" w:space="0" w:color="auto"/>
        <w:right w:val="none" w:sz="0" w:space="0" w:color="auto"/>
      </w:divBdr>
    </w:div>
    <w:div w:id="258875299">
      <w:bodyDiv w:val="1"/>
      <w:marLeft w:val="0"/>
      <w:marRight w:val="0"/>
      <w:marTop w:val="0"/>
      <w:marBottom w:val="0"/>
      <w:divBdr>
        <w:top w:val="none" w:sz="0" w:space="0" w:color="auto"/>
        <w:left w:val="none" w:sz="0" w:space="0" w:color="auto"/>
        <w:bottom w:val="none" w:sz="0" w:space="0" w:color="auto"/>
        <w:right w:val="none" w:sz="0" w:space="0" w:color="auto"/>
      </w:divBdr>
    </w:div>
    <w:div w:id="259142096">
      <w:bodyDiv w:val="1"/>
      <w:marLeft w:val="0"/>
      <w:marRight w:val="0"/>
      <w:marTop w:val="0"/>
      <w:marBottom w:val="0"/>
      <w:divBdr>
        <w:top w:val="none" w:sz="0" w:space="0" w:color="auto"/>
        <w:left w:val="none" w:sz="0" w:space="0" w:color="auto"/>
        <w:bottom w:val="none" w:sz="0" w:space="0" w:color="auto"/>
        <w:right w:val="none" w:sz="0" w:space="0" w:color="auto"/>
      </w:divBdr>
    </w:div>
    <w:div w:id="259677276">
      <w:bodyDiv w:val="1"/>
      <w:marLeft w:val="0"/>
      <w:marRight w:val="0"/>
      <w:marTop w:val="0"/>
      <w:marBottom w:val="0"/>
      <w:divBdr>
        <w:top w:val="none" w:sz="0" w:space="0" w:color="auto"/>
        <w:left w:val="none" w:sz="0" w:space="0" w:color="auto"/>
        <w:bottom w:val="none" w:sz="0" w:space="0" w:color="auto"/>
        <w:right w:val="none" w:sz="0" w:space="0" w:color="auto"/>
      </w:divBdr>
    </w:div>
    <w:div w:id="259919494">
      <w:bodyDiv w:val="1"/>
      <w:marLeft w:val="0"/>
      <w:marRight w:val="0"/>
      <w:marTop w:val="0"/>
      <w:marBottom w:val="0"/>
      <w:divBdr>
        <w:top w:val="none" w:sz="0" w:space="0" w:color="auto"/>
        <w:left w:val="none" w:sz="0" w:space="0" w:color="auto"/>
        <w:bottom w:val="none" w:sz="0" w:space="0" w:color="auto"/>
        <w:right w:val="none" w:sz="0" w:space="0" w:color="auto"/>
      </w:divBdr>
    </w:div>
    <w:div w:id="260383403">
      <w:bodyDiv w:val="1"/>
      <w:marLeft w:val="0"/>
      <w:marRight w:val="0"/>
      <w:marTop w:val="0"/>
      <w:marBottom w:val="0"/>
      <w:divBdr>
        <w:top w:val="none" w:sz="0" w:space="0" w:color="auto"/>
        <w:left w:val="none" w:sz="0" w:space="0" w:color="auto"/>
        <w:bottom w:val="none" w:sz="0" w:space="0" w:color="auto"/>
        <w:right w:val="none" w:sz="0" w:space="0" w:color="auto"/>
      </w:divBdr>
    </w:div>
    <w:div w:id="260651054">
      <w:bodyDiv w:val="1"/>
      <w:marLeft w:val="0"/>
      <w:marRight w:val="0"/>
      <w:marTop w:val="0"/>
      <w:marBottom w:val="0"/>
      <w:divBdr>
        <w:top w:val="none" w:sz="0" w:space="0" w:color="auto"/>
        <w:left w:val="none" w:sz="0" w:space="0" w:color="auto"/>
        <w:bottom w:val="none" w:sz="0" w:space="0" w:color="auto"/>
        <w:right w:val="none" w:sz="0" w:space="0" w:color="auto"/>
      </w:divBdr>
    </w:div>
    <w:div w:id="260991742">
      <w:bodyDiv w:val="1"/>
      <w:marLeft w:val="0"/>
      <w:marRight w:val="0"/>
      <w:marTop w:val="0"/>
      <w:marBottom w:val="0"/>
      <w:divBdr>
        <w:top w:val="none" w:sz="0" w:space="0" w:color="auto"/>
        <w:left w:val="none" w:sz="0" w:space="0" w:color="auto"/>
        <w:bottom w:val="none" w:sz="0" w:space="0" w:color="auto"/>
        <w:right w:val="none" w:sz="0" w:space="0" w:color="auto"/>
      </w:divBdr>
    </w:div>
    <w:div w:id="261689323">
      <w:bodyDiv w:val="1"/>
      <w:marLeft w:val="0"/>
      <w:marRight w:val="0"/>
      <w:marTop w:val="0"/>
      <w:marBottom w:val="0"/>
      <w:divBdr>
        <w:top w:val="none" w:sz="0" w:space="0" w:color="auto"/>
        <w:left w:val="none" w:sz="0" w:space="0" w:color="auto"/>
        <w:bottom w:val="none" w:sz="0" w:space="0" w:color="auto"/>
        <w:right w:val="none" w:sz="0" w:space="0" w:color="auto"/>
      </w:divBdr>
    </w:div>
    <w:div w:id="262494792">
      <w:bodyDiv w:val="1"/>
      <w:marLeft w:val="0"/>
      <w:marRight w:val="0"/>
      <w:marTop w:val="0"/>
      <w:marBottom w:val="0"/>
      <w:divBdr>
        <w:top w:val="none" w:sz="0" w:space="0" w:color="auto"/>
        <w:left w:val="none" w:sz="0" w:space="0" w:color="auto"/>
        <w:bottom w:val="none" w:sz="0" w:space="0" w:color="auto"/>
        <w:right w:val="none" w:sz="0" w:space="0" w:color="auto"/>
      </w:divBdr>
    </w:div>
    <w:div w:id="262543085">
      <w:bodyDiv w:val="1"/>
      <w:marLeft w:val="0"/>
      <w:marRight w:val="0"/>
      <w:marTop w:val="0"/>
      <w:marBottom w:val="0"/>
      <w:divBdr>
        <w:top w:val="none" w:sz="0" w:space="0" w:color="auto"/>
        <w:left w:val="none" w:sz="0" w:space="0" w:color="auto"/>
        <w:bottom w:val="none" w:sz="0" w:space="0" w:color="auto"/>
        <w:right w:val="none" w:sz="0" w:space="0" w:color="auto"/>
      </w:divBdr>
    </w:div>
    <w:div w:id="262736677">
      <w:bodyDiv w:val="1"/>
      <w:marLeft w:val="0"/>
      <w:marRight w:val="0"/>
      <w:marTop w:val="0"/>
      <w:marBottom w:val="0"/>
      <w:divBdr>
        <w:top w:val="none" w:sz="0" w:space="0" w:color="auto"/>
        <w:left w:val="none" w:sz="0" w:space="0" w:color="auto"/>
        <w:bottom w:val="none" w:sz="0" w:space="0" w:color="auto"/>
        <w:right w:val="none" w:sz="0" w:space="0" w:color="auto"/>
      </w:divBdr>
    </w:div>
    <w:div w:id="262883441">
      <w:bodyDiv w:val="1"/>
      <w:marLeft w:val="0"/>
      <w:marRight w:val="0"/>
      <w:marTop w:val="0"/>
      <w:marBottom w:val="0"/>
      <w:divBdr>
        <w:top w:val="none" w:sz="0" w:space="0" w:color="auto"/>
        <w:left w:val="none" w:sz="0" w:space="0" w:color="auto"/>
        <w:bottom w:val="none" w:sz="0" w:space="0" w:color="auto"/>
        <w:right w:val="none" w:sz="0" w:space="0" w:color="auto"/>
      </w:divBdr>
    </w:div>
    <w:div w:id="263005023">
      <w:bodyDiv w:val="1"/>
      <w:marLeft w:val="0"/>
      <w:marRight w:val="0"/>
      <w:marTop w:val="0"/>
      <w:marBottom w:val="0"/>
      <w:divBdr>
        <w:top w:val="none" w:sz="0" w:space="0" w:color="auto"/>
        <w:left w:val="none" w:sz="0" w:space="0" w:color="auto"/>
        <w:bottom w:val="none" w:sz="0" w:space="0" w:color="auto"/>
        <w:right w:val="none" w:sz="0" w:space="0" w:color="auto"/>
      </w:divBdr>
    </w:div>
    <w:div w:id="263343446">
      <w:bodyDiv w:val="1"/>
      <w:marLeft w:val="0"/>
      <w:marRight w:val="0"/>
      <w:marTop w:val="0"/>
      <w:marBottom w:val="0"/>
      <w:divBdr>
        <w:top w:val="none" w:sz="0" w:space="0" w:color="auto"/>
        <w:left w:val="none" w:sz="0" w:space="0" w:color="auto"/>
        <w:bottom w:val="none" w:sz="0" w:space="0" w:color="auto"/>
        <w:right w:val="none" w:sz="0" w:space="0" w:color="auto"/>
      </w:divBdr>
    </w:div>
    <w:div w:id="263537674">
      <w:bodyDiv w:val="1"/>
      <w:marLeft w:val="0"/>
      <w:marRight w:val="0"/>
      <w:marTop w:val="0"/>
      <w:marBottom w:val="0"/>
      <w:divBdr>
        <w:top w:val="none" w:sz="0" w:space="0" w:color="auto"/>
        <w:left w:val="none" w:sz="0" w:space="0" w:color="auto"/>
        <w:bottom w:val="none" w:sz="0" w:space="0" w:color="auto"/>
        <w:right w:val="none" w:sz="0" w:space="0" w:color="auto"/>
      </w:divBdr>
    </w:div>
    <w:div w:id="264466572">
      <w:bodyDiv w:val="1"/>
      <w:marLeft w:val="0"/>
      <w:marRight w:val="0"/>
      <w:marTop w:val="0"/>
      <w:marBottom w:val="0"/>
      <w:divBdr>
        <w:top w:val="none" w:sz="0" w:space="0" w:color="auto"/>
        <w:left w:val="none" w:sz="0" w:space="0" w:color="auto"/>
        <w:bottom w:val="none" w:sz="0" w:space="0" w:color="auto"/>
        <w:right w:val="none" w:sz="0" w:space="0" w:color="auto"/>
      </w:divBdr>
    </w:div>
    <w:div w:id="264575387">
      <w:bodyDiv w:val="1"/>
      <w:marLeft w:val="0"/>
      <w:marRight w:val="0"/>
      <w:marTop w:val="0"/>
      <w:marBottom w:val="0"/>
      <w:divBdr>
        <w:top w:val="none" w:sz="0" w:space="0" w:color="auto"/>
        <w:left w:val="none" w:sz="0" w:space="0" w:color="auto"/>
        <w:bottom w:val="none" w:sz="0" w:space="0" w:color="auto"/>
        <w:right w:val="none" w:sz="0" w:space="0" w:color="auto"/>
      </w:divBdr>
    </w:div>
    <w:div w:id="264970174">
      <w:bodyDiv w:val="1"/>
      <w:marLeft w:val="0"/>
      <w:marRight w:val="0"/>
      <w:marTop w:val="0"/>
      <w:marBottom w:val="0"/>
      <w:divBdr>
        <w:top w:val="none" w:sz="0" w:space="0" w:color="auto"/>
        <w:left w:val="none" w:sz="0" w:space="0" w:color="auto"/>
        <w:bottom w:val="none" w:sz="0" w:space="0" w:color="auto"/>
        <w:right w:val="none" w:sz="0" w:space="0" w:color="auto"/>
      </w:divBdr>
    </w:div>
    <w:div w:id="265118255">
      <w:bodyDiv w:val="1"/>
      <w:marLeft w:val="0"/>
      <w:marRight w:val="0"/>
      <w:marTop w:val="0"/>
      <w:marBottom w:val="0"/>
      <w:divBdr>
        <w:top w:val="none" w:sz="0" w:space="0" w:color="auto"/>
        <w:left w:val="none" w:sz="0" w:space="0" w:color="auto"/>
        <w:bottom w:val="none" w:sz="0" w:space="0" w:color="auto"/>
        <w:right w:val="none" w:sz="0" w:space="0" w:color="auto"/>
      </w:divBdr>
    </w:div>
    <w:div w:id="266087404">
      <w:bodyDiv w:val="1"/>
      <w:marLeft w:val="0"/>
      <w:marRight w:val="0"/>
      <w:marTop w:val="0"/>
      <w:marBottom w:val="0"/>
      <w:divBdr>
        <w:top w:val="none" w:sz="0" w:space="0" w:color="auto"/>
        <w:left w:val="none" w:sz="0" w:space="0" w:color="auto"/>
        <w:bottom w:val="none" w:sz="0" w:space="0" w:color="auto"/>
        <w:right w:val="none" w:sz="0" w:space="0" w:color="auto"/>
      </w:divBdr>
    </w:div>
    <w:div w:id="266500028">
      <w:bodyDiv w:val="1"/>
      <w:marLeft w:val="0"/>
      <w:marRight w:val="0"/>
      <w:marTop w:val="0"/>
      <w:marBottom w:val="0"/>
      <w:divBdr>
        <w:top w:val="none" w:sz="0" w:space="0" w:color="auto"/>
        <w:left w:val="none" w:sz="0" w:space="0" w:color="auto"/>
        <w:bottom w:val="none" w:sz="0" w:space="0" w:color="auto"/>
        <w:right w:val="none" w:sz="0" w:space="0" w:color="auto"/>
      </w:divBdr>
    </w:div>
    <w:div w:id="266625491">
      <w:bodyDiv w:val="1"/>
      <w:marLeft w:val="0"/>
      <w:marRight w:val="0"/>
      <w:marTop w:val="0"/>
      <w:marBottom w:val="0"/>
      <w:divBdr>
        <w:top w:val="none" w:sz="0" w:space="0" w:color="auto"/>
        <w:left w:val="none" w:sz="0" w:space="0" w:color="auto"/>
        <w:bottom w:val="none" w:sz="0" w:space="0" w:color="auto"/>
        <w:right w:val="none" w:sz="0" w:space="0" w:color="auto"/>
      </w:divBdr>
    </w:div>
    <w:div w:id="269432727">
      <w:bodyDiv w:val="1"/>
      <w:marLeft w:val="0"/>
      <w:marRight w:val="0"/>
      <w:marTop w:val="0"/>
      <w:marBottom w:val="0"/>
      <w:divBdr>
        <w:top w:val="none" w:sz="0" w:space="0" w:color="auto"/>
        <w:left w:val="none" w:sz="0" w:space="0" w:color="auto"/>
        <w:bottom w:val="none" w:sz="0" w:space="0" w:color="auto"/>
        <w:right w:val="none" w:sz="0" w:space="0" w:color="auto"/>
      </w:divBdr>
    </w:div>
    <w:div w:id="271016468">
      <w:bodyDiv w:val="1"/>
      <w:marLeft w:val="0"/>
      <w:marRight w:val="0"/>
      <w:marTop w:val="0"/>
      <w:marBottom w:val="0"/>
      <w:divBdr>
        <w:top w:val="none" w:sz="0" w:space="0" w:color="auto"/>
        <w:left w:val="none" w:sz="0" w:space="0" w:color="auto"/>
        <w:bottom w:val="none" w:sz="0" w:space="0" w:color="auto"/>
        <w:right w:val="none" w:sz="0" w:space="0" w:color="auto"/>
      </w:divBdr>
    </w:div>
    <w:div w:id="271280089">
      <w:bodyDiv w:val="1"/>
      <w:marLeft w:val="0"/>
      <w:marRight w:val="0"/>
      <w:marTop w:val="0"/>
      <w:marBottom w:val="0"/>
      <w:divBdr>
        <w:top w:val="none" w:sz="0" w:space="0" w:color="auto"/>
        <w:left w:val="none" w:sz="0" w:space="0" w:color="auto"/>
        <w:bottom w:val="none" w:sz="0" w:space="0" w:color="auto"/>
        <w:right w:val="none" w:sz="0" w:space="0" w:color="auto"/>
      </w:divBdr>
    </w:div>
    <w:div w:id="272253525">
      <w:bodyDiv w:val="1"/>
      <w:marLeft w:val="0"/>
      <w:marRight w:val="0"/>
      <w:marTop w:val="0"/>
      <w:marBottom w:val="0"/>
      <w:divBdr>
        <w:top w:val="none" w:sz="0" w:space="0" w:color="auto"/>
        <w:left w:val="none" w:sz="0" w:space="0" w:color="auto"/>
        <w:bottom w:val="none" w:sz="0" w:space="0" w:color="auto"/>
        <w:right w:val="none" w:sz="0" w:space="0" w:color="auto"/>
      </w:divBdr>
    </w:div>
    <w:div w:id="272590723">
      <w:bodyDiv w:val="1"/>
      <w:marLeft w:val="0"/>
      <w:marRight w:val="0"/>
      <w:marTop w:val="0"/>
      <w:marBottom w:val="0"/>
      <w:divBdr>
        <w:top w:val="none" w:sz="0" w:space="0" w:color="auto"/>
        <w:left w:val="none" w:sz="0" w:space="0" w:color="auto"/>
        <w:bottom w:val="none" w:sz="0" w:space="0" w:color="auto"/>
        <w:right w:val="none" w:sz="0" w:space="0" w:color="auto"/>
      </w:divBdr>
    </w:div>
    <w:div w:id="272640104">
      <w:bodyDiv w:val="1"/>
      <w:marLeft w:val="0"/>
      <w:marRight w:val="0"/>
      <w:marTop w:val="0"/>
      <w:marBottom w:val="0"/>
      <w:divBdr>
        <w:top w:val="none" w:sz="0" w:space="0" w:color="auto"/>
        <w:left w:val="none" w:sz="0" w:space="0" w:color="auto"/>
        <w:bottom w:val="none" w:sz="0" w:space="0" w:color="auto"/>
        <w:right w:val="none" w:sz="0" w:space="0" w:color="auto"/>
      </w:divBdr>
    </w:div>
    <w:div w:id="273368868">
      <w:bodyDiv w:val="1"/>
      <w:marLeft w:val="0"/>
      <w:marRight w:val="0"/>
      <w:marTop w:val="0"/>
      <w:marBottom w:val="0"/>
      <w:divBdr>
        <w:top w:val="none" w:sz="0" w:space="0" w:color="auto"/>
        <w:left w:val="none" w:sz="0" w:space="0" w:color="auto"/>
        <w:bottom w:val="none" w:sz="0" w:space="0" w:color="auto"/>
        <w:right w:val="none" w:sz="0" w:space="0" w:color="auto"/>
      </w:divBdr>
    </w:div>
    <w:div w:id="273438576">
      <w:bodyDiv w:val="1"/>
      <w:marLeft w:val="0"/>
      <w:marRight w:val="0"/>
      <w:marTop w:val="0"/>
      <w:marBottom w:val="0"/>
      <w:divBdr>
        <w:top w:val="none" w:sz="0" w:space="0" w:color="auto"/>
        <w:left w:val="none" w:sz="0" w:space="0" w:color="auto"/>
        <w:bottom w:val="none" w:sz="0" w:space="0" w:color="auto"/>
        <w:right w:val="none" w:sz="0" w:space="0" w:color="auto"/>
      </w:divBdr>
    </w:div>
    <w:div w:id="273442239">
      <w:bodyDiv w:val="1"/>
      <w:marLeft w:val="0"/>
      <w:marRight w:val="0"/>
      <w:marTop w:val="0"/>
      <w:marBottom w:val="0"/>
      <w:divBdr>
        <w:top w:val="none" w:sz="0" w:space="0" w:color="auto"/>
        <w:left w:val="none" w:sz="0" w:space="0" w:color="auto"/>
        <w:bottom w:val="none" w:sz="0" w:space="0" w:color="auto"/>
        <w:right w:val="none" w:sz="0" w:space="0" w:color="auto"/>
      </w:divBdr>
    </w:div>
    <w:div w:id="274792924">
      <w:bodyDiv w:val="1"/>
      <w:marLeft w:val="0"/>
      <w:marRight w:val="0"/>
      <w:marTop w:val="0"/>
      <w:marBottom w:val="0"/>
      <w:divBdr>
        <w:top w:val="none" w:sz="0" w:space="0" w:color="auto"/>
        <w:left w:val="none" w:sz="0" w:space="0" w:color="auto"/>
        <w:bottom w:val="none" w:sz="0" w:space="0" w:color="auto"/>
        <w:right w:val="none" w:sz="0" w:space="0" w:color="auto"/>
      </w:divBdr>
    </w:div>
    <w:div w:id="275412812">
      <w:bodyDiv w:val="1"/>
      <w:marLeft w:val="0"/>
      <w:marRight w:val="0"/>
      <w:marTop w:val="0"/>
      <w:marBottom w:val="0"/>
      <w:divBdr>
        <w:top w:val="none" w:sz="0" w:space="0" w:color="auto"/>
        <w:left w:val="none" w:sz="0" w:space="0" w:color="auto"/>
        <w:bottom w:val="none" w:sz="0" w:space="0" w:color="auto"/>
        <w:right w:val="none" w:sz="0" w:space="0" w:color="auto"/>
      </w:divBdr>
    </w:div>
    <w:div w:id="276135393">
      <w:bodyDiv w:val="1"/>
      <w:marLeft w:val="0"/>
      <w:marRight w:val="0"/>
      <w:marTop w:val="0"/>
      <w:marBottom w:val="0"/>
      <w:divBdr>
        <w:top w:val="none" w:sz="0" w:space="0" w:color="auto"/>
        <w:left w:val="none" w:sz="0" w:space="0" w:color="auto"/>
        <w:bottom w:val="none" w:sz="0" w:space="0" w:color="auto"/>
        <w:right w:val="none" w:sz="0" w:space="0" w:color="auto"/>
      </w:divBdr>
    </w:div>
    <w:div w:id="276372331">
      <w:bodyDiv w:val="1"/>
      <w:marLeft w:val="0"/>
      <w:marRight w:val="0"/>
      <w:marTop w:val="0"/>
      <w:marBottom w:val="0"/>
      <w:divBdr>
        <w:top w:val="none" w:sz="0" w:space="0" w:color="auto"/>
        <w:left w:val="none" w:sz="0" w:space="0" w:color="auto"/>
        <w:bottom w:val="none" w:sz="0" w:space="0" w:color="auto"/>
        <w:right w:val="none" w:sz="0" w:space="0" w:color="auto"/>
      </w:divBdr>
    </w:div>
    <w:div w:id="276521527">
      <w:bodyDiv w:val="1"/>
      <w:marLeft w:val="0"/>
      <w:marRight w:val="0"/>
      <w:marTop w:val="0"/>
      <w:marBottom w:val="0"/>
      <w:divBdr>
        <w:top w:val="none" w:sz="0" w:space="0" w:color="auto"/>
        <w:left w:val="none" w:sz="0" w:space="0" w:color="auto"/>
        <w:bottom w:val="none" w:sz="0" w:space="0" w:color="auto"/>
        <w:right w:val="none" w:sz="0" w:space="0" w:color="auto"/>
      </w:divBdr>
    </w:div>
    <w:div w:id="276714949">
      <w:bodyDiv w:val="1"/>
      <w:marLeft w:val="0"/>
      <w:marRight w:val="0"/>
      <w:marTop w:val="0"/>
      <w:marBottom w:val="0"/>
      <w:divBdr>
        <w:top w:val="none" w:sz="0" w:space="0" w:color="auto"/>
        <w:left w:val="none" w:sz="0" w:space="0" w:color="auto"/>
        <w:bottom w:val="none" w:sz="0" w:space="0" w:color="auto"/>
        <w:right w:val="none" w:sz="0" w:space="0" w:color="auto"/>
      </w:divBdr>
    </w:div>
    <w:div w:id="277176227">
      <w:bodyDiv w:val="1"/>
      <w:marLeft w:val="0"/>
      <w:marRight w:val="0"/>
      <w:marTop w:val="0"/>
      <w:marBottom w:val="0"/>
      <w:divBdr>
        <w:top w:val="none" w:sz="0" w:space="0" w:color="auto"/>
        <w:left w:val="none" w:sz="0" w:space="0" w:color="auto"/>
        <w:bottom w:val="none" w:sz="0" w:space="0" w:color="auto"/>
        <w:right w:val="none" w:sz="0" w:space="0" w:color="auto"/>
      </w:divBdr>
    </w:div>
    <w:div w:id="278100565">
      <w:bodyDiv w:val="1"/>
      <w:marLeft w:val="0"/>
      <w:marRight w:val="0"/>
      <w:marTop w:val="0"/>
      <w:marBottom w:val="0"/>
      <w:divBdr>
        <w:top w:val="none" w:sz="0" w:space="0" w:color="auto"/>
        <w:left w:val="none" w:sz="0" w:space="0" w:color="auto"/>
        <w:bottom w:val="none" w:sz="0" w:space="0" w:color="auto"/>
        <w:right w:val="none" w:sz="0" w:space="0" w:color="auto"/>
      </w:divBdr>
    </w:div>
    <w:div w:id="278997260">
      <w:bodyDiv w:val="1"/>
      <w:marLeft w:val="0"/>
      <w:marRight w:val="0"/>
      <w:marTop w:val="0"/>
      <w:marBottom w:val="0"/>
      <w:divBdr>
        <w:top w:val="none" w:sz="0" w:space="0" w:color="auto"/>
        <w:left w:val="none" w:sz="0" w:space="0" w:color="auto"/>
        <w:bottom w:val="none" w:sz="0" w:space="0" w:color="auto"/>
        <w:right w:val="none" w:sz="0" w:space="0" w:color="auto"/>
      </w:divBdr>
    </w:div>
    <w:div w:id="279453664">
      <w:bodyDiv w:val="1"/>
      <w:marLeft w:val="0"/>
      <w:marRight w:val="0"/>
      <w:marTop w:val="0"/>
      <w:marBottom w:val="0"/>
      <w:divBdr>
        <w:top w:val="none" w:sz="0" w:space="0" w:color="auto"/>
        <w:left w:val="none" w:sz="0" w:space="0" w:color="auto"/>
        <w:bottom w:val="none" w:sz="0" w:space="0" w:color="auto"/>
        <w:right w:val="none" w:sz="0" w:space="0" w:color="auto"/>
      </w:divBdr>
    </w:div>
    <w:div w:id="280578184">
      <w:bodyDiv w:val="1"/>
      <w:marLeft w:val="0"/>
      <w:marRight w:val="0"/>
      <w:marTop w:val="0"/>
      <w:marBottom w:val="0"/>
      <w:divBdr>
        <w:top w:val="none" w:sz="0" w:space="0" w:color="auto"/>
        <w:left w:val="none" w:sz="0" w:space="0" w:color="auto"/>
        <w:bottom w:val="none" w:sz="0" w:space="0" w:color="auto"/>
        <w:right w:val="none" w:sz="0" w:space="0" w:color="auto"/>
      </w:divBdr>
    </w:div>
    <w:div w:id="280654726">
      <w:bodyDiv w:val="1"/>
      <w:marLeft w:val="0"/>
      <w:marRight w:val="0"/>
      <w:marTop w:val="0"/>
      <w:marBottom w:val="0"/>
      <w:divBdr>
        <w:top w:val="none" w:sz="0" w:space="0" w:color="auto"/>
        <w:left w:val="none" w:sz="0" w:space="0" w:color="auto"/>
        <w:bottom w:val="none" w:sz="0" w:space="0" w:color="auto"/>
        <w:right w:val="none" w:sz="0" w:space="0" w:color="auto"/>
      </w:divBdr>
    </w:div>
    <w:div w:id="280766057">
      <w:bodyDiv w:val="1"/>
      <w:marLeft w:val="0"/>
      <w:marRight w:val="0"/>
      <w:marTop w:val="0"/>
      <w:marBottom w:val="0"/>
      <w:divBdr>
        <w:top w:val="none" w:sz="0" w:space="0" w:color="auto"/>
        <w:left w:val="none" w:sz="0" w:space="0" w:color="auto"/>
        <w:bottom w:val="none" w:sz="0" w:space="0" w:color="auto"/>
        <w:right w:val="none" w:sz="0" w:space="0" w:color="auto"/>
      </w:divBdr>
    </w:div>
    <w:div w:id="281110960">
      <w:bodyDiv w:val="1"/>
      <w:marLeft w:val="0"/>
      <w:marRight w:val="0"/>
      <w:marTop w:val="0"/>
      <w:marBottom w:val="0"/>
      <w:divBdr>
        <w:top w:val="none" w:sz="0" w:space="0" w:color="auto"/>
        <w:left w:val="none" w:sz="0" w:space="0" w:color="auto"/>
        <w:bottom w:val="none" w:sz="0" w:space="0" w:color="auto"/>
        <w:right w:val="none" w:sz="0" w:space="0" w:color="auto"/>
      </w:divBdr>
    </w:div>
    <w:div w:id="281693882">
      <w:bodyDiv w:val="1"/>
      <w:marLeft w:val="0"/>
      <w:marRight w:val="0"/>
      <w:marTop w:val="0"/>
      <w:marBottom w:val="0"/>
      <w:divBdr>
        <w:top w:val="none" w:sz="0" w:space="0" w:color="auto"/>
        <w:left w:val="none" w:sz="0" w:space="0" w:color="auto"/>
        <w:bottom w:val="none" w:sz="0" w:space="0" w:color="auto"/>
        <w:right w:val="none" w:sz="0" w:space="0" w:color="auto"/>
      </w:divBdr>
    </w:div>
    <w:div w:id="282229967">
      <w:bodyDiv w:val="1"/>
      <w:marLeft w:val="0"/>
      <w:marRight w:val="0"/>
      <w:marTop w:val="0"/>
      <w:marBottom w:val="0"/>
      <w:divBdr>
        <w:top w:val="none" w:sz="0" w:space="0" w:color="auto"/>
        <w:left w:val="none" w:sz="0" w:space="0" w:color="auto"/>
        <w:bottom w:val="none" w:sz="0" w:space="0" w:color="auto"/>
        <w:right w:val="none" w:sz="0" w:space="0" w:color="auto"/>
      </w:divBdr>
    </w:div>
    <w:div w:id="283660901">
      <w:bodyDiv w:val="1"/>
      <w:marLeft w:val="0"/>
      <w:marRight w:val="0"/>
      <w:marTop w:val="0"/>
      <w:marBottom w:val="0"/>
      <w:divBdr>
        <w:top w:val="none" w:sz="0" w:space="0" w:color="auto"/>
        <w:left w:val="none" w:sz="0" w:space="0" w:color="auto"/>
        <w:bottom w:val="none" w:sz="0" w:space="0" w:color="auto"/>
        <w:right w:val="none" w:sz="0" w:space="0" w:color="auto"/>
      </w:divBdr>
    </w:div>
    <w:div w:id="283731280">
      <w:bodyDiv w:val="1"/>
      <w:marLeft w:val="0"/>
      <w:marRight w:val="0"/>
      <w:marTop w:val="0"/>
      <w:marBottom w:val="0"/>
      <w:divBdr>
        <w:top w:val="none" w:sz="0" w:space="0" w:color="auto"/>
        <w:left w:val="none" w:sz="0" w:space="0" w:color="auto"/>
        <w:bottom w:val="none" w:sz="0" w:space="0" w:color="auto"/>
        <w:right w:val="none" w:sz="0" w:space="0" w:color="auto"/>
      </w:divBdr>
    </w:div>
    <w:div w:id="283733628">
      <w:bodyDiv w:val="1"/>
      <w:marLeft w:val="0"/>
      <w:marRight w:val="0"/>
      <w:marTop w:val="0"/>
      <w:marBottom w:val="0"/>
      <w:divBdr>
        <w:top w:val="none" w:sz="0" w:space="0" w:color="auto"/>
        <w:left w:val="none" w:sz="0" w:space="0" w:color="auto"/>
        <w:bottom w:val="none" w:sz="0" w:space="0" w:color="auto"/>
        <w:right w:val="none" w:sz="0" w:space="0" w:color="auto"/>
      </w:divBdr>
    </w:div>
    <w:div w:id="284622879">
      <w:bodyDiv w:val="1"/>
      <w:marLeft w:val="0"/>
      <w:marRight w:val="0"/>
      <w:marTop w:val="0"/>
      <w:marBottom w:val="0"/>
      <w:divBdr>
        <w:top w:val="none" w:sz="0" w:space="0" w:color="auto"/>
        <w:left w:val="none" w:sz="0" w:space="0" w:color="auto"/>
        <w:bottom w:val="none" w:sz="0" w:space="0" w:color="auto"/>
        <w:right w:val="none" w:sz="0" w:space="0" w:color="auto"/>
      </w:divBdr>
    </w:div>
    <w:div w:id="284654456">
      <w:bodyDiv w:val="1"/>
      <w:marLeft w:val="0"/>
      <w:marRight w:val="0"/>
      <w:marTop w:val="0"/>
      <w:marBottom w:val="0"/>
      <w:divBdr>
        <w:top w:val="none" w:sz="0" w:space="0" w:color="auto"/>
        <w:left w:val="none" w:sz="0" w:space="0" w:color="auto"/>
        <w:bottom w:val="none" w:sz="0" w:space="0" w:color="auto"/>
        <w:right w:val="none" w:sz="0" w:space="0" w:color="auto"/>
      </w:divBdr>
    </w:div>
    <w:div w:id="285435395">
      <w:bodyDiv w:val="1"/>
      <w:marLeft w:val="0"/>
      <w:marRight w:val="0"/>
      <w:marTop w:val="0"/>
      <w:marBottom w:val="0"/>
      <w:divBdr>
        <w:top w:val="none" w:sz="0" w:space="0" w:color="auto"/>
        <w:left w:val="none" w:sz="0" w:space="0" w:color="auto"/>
        <w:bottom w:val="none" w:sz="0" w:space="0" w:color="auto"/>
        <w:right w:val="none" w:sz="0" w:space="0" w:color="auto"/>
      </w:divBdr>
    </w:div>
    <w:div w:id="285619467">
      <w:bodyDiv w:val="1"/>
      <w:marLeft w:val="0"/>
      <w:marRight w:val="0"/>
      <w:marTop w:val="0"/>
      <w:marBottom w:val="0"/>
      <w:divBdr>
        <w:top w:val="none" w:sz="0" w:space="0" w:color="auto"/>
        <w:left w:val="none" w:sz="0" w:space="0" w:color="auto"/>
        <w:bottom w:val="none" w:sz="0" w:space="0" w:color="auto"/>
        <w:right w:val="none" w:sz="0" w:space="0" w:color="auto"/>
      </w:divBdr>
    </w:div>
    <w:div w:id="286398712">
      <w:bodyDiv w:val="1"/>
      <w:marLeft w:val="0"/>
      <w:marRight w:val="0"/>
      <w:marTop w:val="0"/>
      <w:marBottom w:val="0"/>
      <w:divBdr>
        <w:top w:val="none" w:sz="0" w:space="0" w:color="auto"/>
        <w:left w:val="none" w:sz="0" w:space="0" w:color="auto"/>
        <w:bottom w:val="none" w:sz="0" w:space="0" w:color="auto"/>
        <w:right w:val="none" w:sz="0" w:space="0" w:color="auto"/>
      </w:divBdr>
    </w:div>
    <w:div w:id="286472369">
      <w:bodyDiv w:val="1"/>
      <w:marLeft w:val="0"/>
      <w:marRight w:val="0"/>
      <w:marTop w:val="0"/>
      <w:marBottom w:val="0"/>
      <w:divBdr>
        <w:top w:val="none" w:sz="0" w:space="0" w:color="auto"/>
        <w:left w:val="none" w:sz="0" w:space="0" w:color="auto"/>
        <w:bottom w:val="none" w:sz="0" w:space="0" w:color="auto"/>
        <w:right w:val="none" w:sz="0" w:space="0" w:color="auto"/>
      </w:divBdr>
    </w:div>
    <w:div w:id="286477361">
      <w:bodyDiv w:val="1"/>
      <w:marLeft w:val="0"/>
      <w:marRight w:val="0"/>
      <w:marTop w:val="0"/>
      <w:marBottom w:val="0"/>
      <w:divBdr>
        <w:top w:val="none" w:sz="0" w:space="0" w:color="auto"/>
        <w:left w:val="none" w:sz="0" w:space="0" w:color="auto"/>
        <w:bottom w:val="none" w:sz="0" w:space="0" w:color="auto"/>
        <w:right w:val="none" w:sz="0" w:space="0" w:color="auto"/>
      </w:divBdr>
    </w:div>
    <w:div w:id="287200538">
      <w:bodyDiv w:val="1"/>
      <w:marLeft w:val="0"/>
      <w:marRight w:val="0"/>
      <w:marTop w:val="0"/>
      <w:marBottom w:val="0"/>
      <w:divBdr>
        <w:top w:val="none" w:sz="0" w:space="0" w:color="auto"/>
        <w:left w:val="none" w:sz="0" w:space="0" w:color="auto"/>
        <w:bottom w:val="none" w:sz="0" w:space="0" w:color="auto"/>
        <w:right w:val="none" w:sz="0" w:space="0" w:color="auto"/>
      </w:divBdr>
    </w:div>
    <w:div w:id="287905012">
      <w:bodyDiv w:val="1"/>
      <w:marLeft w:val="0"/>
      <w:marRight w:val="0"/>
      <w:marTop w:val="0"/>
      <w:marBottom w:val="0"/>
      <w:divBdr>
        <w:top w:val="none" w:sz="0" w:space="0" w:color="auto"/>
        <w:left w:val="none" w:sz="0" w:space="0" w:color="auto"/>
        <w:bottom w:val="none" w:sz="0" w:space="0" w:color="auto"/>
        <w:right w:val="none" w:sz="0" w:space="0" w:color="auto"/>
      </w:divBdr>
    </w:div>
    <w:div w:id="288628920">
      <w:bodyDiv w:val="1"/>
      <w:marLeft w:val="0"/>
      <w:marRight w:val="0"/>
      <w:marTop w:val="0"/>
      <w:marBottom w:val="0"/>
      <w:divBdr>
        <w:top w:val="none" w:sz="0" w:space="0" w:color="auto"/>
        <w:left w:val="none" w:sz="0" w:space="0" w:color="auto"/>
        <w:bottom w:val="none" w:sz="0" w:space="0" w:color="auto"/>
        <w:right w:val="none" w:sz="0" w:space="0" w:color="auto"/>
      </w:divBdr>
    </w:div>
    <w:div w:id="289626404">
      <w:bodyDiv w:val="1"/>
      <w:marLeft w:val="0"/>
      <w:marRight w:val="0"/>
      <w:marTop w:val="0"/>
      <w:marBottom w:val="0"/>
      <w:divBdr>
        <w:top w:val="none" w:sz="0" w:space="0" w:color="auto"/>
        <w:left w:val="none" w:sz="0" w:space="0" w:color="auto"/>
        <w:bottom w:val="none" w:sz="0" w:space="0" w:color="auto"/>
        <w:right w:val="none" w:sz="0" w:space="0" w:color="auto"/>
      </w:divBdr>
    </w:div>
    <w:div w:id="290331304">
      <w:bodyDiv w:val="1"/>
      <w:marLeft w:val="0"/>
      <w:marRight w:val="0"/>
      <w:marTop w:val="0"/>
      <w:marBottom w:val="0"/>
      <w:divBdr>
        <w:top w:val="none" w:sz="0" w:space="0" w:color="auto"/>
        <w:left w:val="none" w:sz="0" w:space="0" w:color="auto"/>
        <w:bottom w:val="none" w:sz="0" w:space="0" w:color="auto"/>
        <w:right w:val="none" w:sz="0" w:space="0" w:color="auto"/>
      </w:divBdr>
    </w:div>
    <w:div w:id="290595598">
      <w:bodyDiv w:val="1"/>
      <w:marLeft w:val="0"/>
      <w:marRight w:val="0"/>
      <w:marTop w:val="0"/>
      <w:marBottom w:val="0"/>
      <w:divBdr>
        <w:top w:val="none" w:sz="0" w:space="0" w:color="auto"/>
        <w:left w:val="none" w:sz="0" w:space="0" w:color="auto"/>
        <w:bottom w:val="none" w:sz="0" w:space="0" w:color="auto"/>
        <w:right w:val="none" w:sz="0" w:space="0" w:color="auto"/>
      </w:divBdr>
    </w:div>
    <w:div w:id="290597218">
      <w:bodyDiv w:val="1"/>
      <w:marLeft w:val="0"/>
      <w:marRight w:val="0"/>
      <w:marTop w:val="0"/>
      <w:marBottom w:val="0"/>
      <w:divBdr>
        <w:top w:val="none" w:sz="0" w:space="0" w:color="auto"/>
        <w:left w:val="none" w:sz="0" w:space="0" w:color="auto"/>
        <w:bottom w:val="none" w:sz="0" w:space="0" w:color="auto"/>
        <w:right w:val="none" w:sz="0" w:space="0" w:color="auto"/>
      </w:divBdr>
    </w:div>
    <w:div w:id="290599320">
      <w:bodyDiv w:val="1"/>
      <w:marLeft w:val="0"/>
      <w:marRight w:val="0"/>
      <w:marTop w:val="0"/>
      <w:marBottom w:val="0"/>
      <w:divBdr>
        <w:top w:val="none" w:sz="0" w:space="0" w:color="auto"/>
        <w:left w:val="none" w:sz="0" w:space="0" w:color="auto"/>
        <w:bottom w:val="none" w:sz="0" w:space="0" w:color="auto"/>
        <w:right w:val="none" w:sz="0" w:space="0" w:color="auto"/>
      </w:divBdr>
    </w:div>
    <w:div w:id="291134351">
      <w:bodyDiv w:val="1"/>
      <w:marLeft w:val="0"/>
      <w:marRight w:val="0"/>
      <w:marTop w:val="0"/>
      <w:marBottom w:val="0"/>
      <w:divBdr>
        <w:top w:val="none" w:sz="0" w:space="0" w:color="auto"/>
        <w:left w:val="none" w:sz="0" w:space="0" w:color="auto"/>
        <w:bottom w:val="none" w:sz="0" w:space="0" w:color="auto"/>
        <w:right w:val="none" w:sz="0" w:space="0" w:color="auto"/>
      </w:divBdr>
    </w:div>
    <w:div w:id="291135594">
      <w:bodyDiv w:val="1"/>
      <w:marLeft w:val="0"/>
      <w:marRight w:val="0"/>
      <w:marTop w:val="0"/>
      <w:marBottom w:val="0"/>
      <w:divBdr>
        <w:top w:val="none" w:sz="0" w:space="0" w:color="auto"/>
        <w:left w:val="none" w:sz="0" w:space="0" w:color="auto"/>
        <w:bottom w:val="none" w:sz="0" w:space="0" w:color="auto"/>
        <w:right w:val="none" w:sz="0" w:space="0" w:color="auto"/>
      </w:divBdr>
    </w:div>
    <w:div w:id="291330158">
      <w:bodyDiv w:val="1"/>
      <w:marLeft w:val="0"/>
      <w:marRight w:val="0"/>
      <w:marTop w:val="0"/>
      <w:marBottom w:val="0"/>
      <w:divBdr>
        <w:top w:val="none" w:sz="0" w:space="0" w:color="auto"/>
        <w:left w:val="none" w:sz="0" w:space="0" w:color="auto"/>
        <w:bottom w:val="none" w:sz="0" w:space="0" w:color="auto"/>
        <w:right w:val="none" w:sz="0" w:space="0" w:color="auto"/>
      </w:divBdr>
    </w:div>
    <w:div w:id="293760273">
      <w:bodyDiv w:val="1"/>
      <w:marLeft w:val="0"/>
      <w:marRight w:val="0"/>
      <w:marTop w:val="0"/>
      <w:marBottom w:val="0"/>
      <w:divBdr>
        <w:top w:val="none" w:sz="0" w:space="0" w:color="auto"/>
        <w:left w:val="none" w:sz="0" w:space="0" w:color="auto"/>
        <w:bottom w:val="none" w:sz="0" w:space="0" w:color="auto"/>
        <w:right w:val="none" w:sz="0" w:space="0" w:color="auto"/>
      </w:divBdr>
    </w:div>
    <w:div w:id="294260796">
      <w:bodyDiv w:val="1"/>
      <w:marLeft w:val="0"/>
      <w:marRight w:val="0"/>
      <w:marTop w:val="0"/>
      <w:marBottom w:val="0"/>
      <w:divBdr>
        <w:top w:val="none" w:sz="0" w:space="0" w:color="auto"/>
        <w:left w:val="none" w:sz="0" w:space="0" w:color="auto"/>
        <w:bottom w:val="none" w:sz="0" w:space="0" w:color="auto"/>
        <w:right w:val="none" w:sz="0" w:space="0" w:color="auto"/>
      </w:divBdr>
    </w:div>
    <w:div w:id="294602056">
      <w:bodyDiv w:val="1"/>
      <w:marLeft w:val="0"/>
      <w:marRight w:val="0"/>
      <w:marTop w:val="0"/>
      <w:marBottom w:val="0"/>
      <w:divBdr>
        <w:top w:val="none" w:sz="0" w:space="0" w:color="auto"/>
        <w:left w:val="none" w:sz="0" w:space="0" w:color="auto"/>
        <w:bottom w:val="none" w:sz="0" w:space="0" w:color="auto"/>
        <w:right w:val="none" w:sz="0" w:space="0" w:color="auto"/>
      </w:divBdr>
    </w:div>
    <w:div w:id="295525349">
      <w:bodyDiv w:val="1"/>
      <w:marLeft w:val="0"/>
      <w:marRight w:val="0"/>
      <w:marTop w:val="0"/>
      <w:marBottom w:val="0"/>
      <w:divBdr>
        <w:top w:val="none" w:sz="0" w:space="0" w:color="auto"/>
        <w:left w:val="none" w:sz="0" w:space="0" w:color="auto"/>
        <w:bottom w:val="none" w:sz="0" w:space="0" w:color="auto"/>
        <w:right w:val="none" w:sz="0" w:space="0" w:color="auto"/>
      </w:divBdr>
    </w:div>
    <w:div w:id="295839260">
      <w:bodyDiv w:val="1"/>
      <w:marLeft w:val="0"/>
      <w:marRight w:val="0"/>
      <w:marTop w:val="0"/>
      <w:marBottom w:val="0"/>
      <w:divBdr>
        <w:top w:val="none" w:sz="0" w:space="0" w:color="auto"/>
        <w:left w:val="none" w:sz="0" w:space="0" w:color="auto"/>
        <w:bottom w:val="none" w:sz="0" w:space="0" w:color="auto"/>
        <w:right w:val="none" w:sz="0" w:space="0" w:color="auto"/>
      </w:divBdr>
    </w:div>
    <w:div w:id="296028887">
      <w:bodyDiv w:val="1"/>
      <w:marLeft w:val="0"/>
      <w:marRight w:val="0"/>
      <w:marTop w:val="0"/>
      <w:marBottom w:val="0"/>
      <w:divBdr>
        <w:top w:val="none" w:sz="0" w:space="0" w:color="auto"/>
        <w:left w:val="none" w:sz="0" w:space="0" w:color="auto"/>
        <w:bottom w:val="none" w:sz="0" w:space="0" w:color="auto"/>
        <w:right w:val="none" w:sz="0" w:space="0" w:color="auto"/>
      </w:divBdr>
    </w:div>
    <w:div w:id="297612856">
      <w:bodyDiv w:val="1"/>
      <w:marLeft w:val="0"/>
      <w:marRight w:val="0"/>
      <w:marTop w:val="0"/>
      <w:marBottom w:val="0"/>
      <w:divBdr>
        <w:top w:val="none" w:sz="0" w:space="0" w:color="auto"/>
        <w:left w:val="none" w:sz="0" w:space="0" w:color="auto"/>
        <w:bottom w:val="none" w:sz="0" w:space="0" w:color="auto"/>
        <w:right w:val="none" w:sz="0" w:space="0" w:color="auto"/>
      </w:divBdr>
    </w:div>
    <w:div w:id="298078284">
      <w:bodyDiv w:val="1"/>
      <w:marLeft w:val="0"/>
      <w:marRight w:val="0"/>
      <w:marTop w:val="0"/>
      <w:marBottom w:val="0"/>
      <w:divBdr>
        <w:top w:val="none" w:sz="0" w:space="0" w:color="auto"/>
        <w:left w:val="none" w:sz="0" w:space="0" w:color="auto"/>
        <w:bottom w:val="none" w:sz="0" w:space="0" w:color="auto"/>
        <w:right w:val="none" w:sz="0" w:space="0" w:color="auto"/>
      </w:divBdr>
    </w:div>
    <w:div w:id="298456903">
      <w:bodyDiv w:val="1"/>
      <w:marLeft w:val="0"/>
      <w:marRight w:val="0"/>
      <w:marTop w:val="0"/>
      <w:marBottom w:val="0"/>
      <w:divBdr>
        <w:top w:val="none" w:sz="0" w:space="0" w:color="auto"/>
        <w:left w:val="none" w:sz="0" w:space="0" w:color="auto"/>
        <w:bottom w:val="none" w:sz="0" w:space="0" w:color="auto"/>
        <w:right w:val="none" w:sz="0" w:space="0" w:color="auto"/>
      </w:divBdr>
    </w:div>
    <w:div w:id="299269591">
      <w:bodyDiv w:val="1"/>
      <w:marLeft w:val="0"/>
      <w:marRight w:val="0"/>
      <w:marTop w:val="0"/>
      <w:marBottom w:val="0"/>
      <w:divBdr>
        <w:top w:val="none" w:sz="0" w:space="0" w:color="auto"/>
        <w:left w:val="none" w:sz="0" w:space="0" w:color="auto"/>
        <w:bottom w:val="none" w:sz="0" w:space="0" w:color="auto"/>
        <w:right w:val="none" w:sz="0" w:space="0" w:color="auto"/>
      </w:divBdr>
    </w:div>
    <w:div w:id="299920725">
      <w:bodyDiv w:val="1"/>
      <w:marLeft w:val="0"/>
      <w:marRight w:val="0"/>
      <w:marTop w:val="0"/>
      <w:marBottom w:val="0"/>
      <w:divBdr>
        <w:top w:val="none" w:sz="0" w:space="0" w:color="auto"/>
        <w:left w:val="none" w:sz="0" w:space="0" w:color="auto"/>
        <w:bottom w:val="none" w:sz="0" w:space="0" w:color="auto"/>
        <w:right w:val="none" w:sz="0" w:space="0" w:color="auto"/>
      </w:divBdr>
    </w:div>
    <w:div w:id="300579310">
      <w:bodyDiv w:val="1"/>
      <w:marLeft w:val="0"/>
      <w:marRight w:val="0"/>
      <w:marTop w:val="0"/>
      <w:marBottom w:val="0"/>
      <w:divBdr>
        <w:top w:val="none" w:sz="0" w:space="0" w:color="auto"/>
        <w:left w:val="none" w:sz="0" w:space="0" w:color="auto"/>
        <w:bottom w:val="none" w:sz="0" w:space="0" w:color="auto"/>
        <w:right w:val="none" w:sz="0" w:space="0" w:color="auto"/>
      </w:divBdr>
    </w:div>
    <w:div w:id="300814675">
      <w:bodyDiv w:val="1"/>
      <w:marLeft w:val="0"/>
      <w:marRight w:val="0"/>
      <w:marTop w:val="0"/>
      <w:marBottom w:val="0"/>
      <w:divBdr>
        <w:top w:val="none" w:sz="0" w:space="0" w:color="auto"/>
        <w:left w:val="none" w:sz="0" w:space="0" w:color="auto"/>
        <w:bottom w:val="none" w:sz="0" w:space="0" w:color="auto"/>
        <w:right w:val="none" w:sz="0" w:space="0" w:color="auto"/>
      </w:divBdr>
    </w:div>
    <w:div w:id="301428145">
      <w:bodyDiv w:val="1"/>
      <w:marLeft w:val="0"/>
      <w:marRight w:val="0"/>
      <w:marTop w:val="0"/>
      <w:marBottom w:val="0"/>
      <w:divBdr>
        <w:top w:val="none" w:sz="0" w:space="0" w:color="auto"/>
        <w:left w:val="none" w:sz="0" w:space="0" w:color="auto"/>
        <w:bottom w:val="none" w:sz="0" w:space="0" w:color="auto"/>
        <w:right w:val="none" w:sz="0" w:space="0" w:color="auto"/>
      </w:divBdr>
    </w:div>
    <w:div w:id="301429733">
      <w:bodyDiv w:val="1"/>
      <w:marLeft w:val="0"/>
      <w:marRight w:val="0"/>
      <w:marTop w:val="0"/>
      <w:marBottom w:val="0"/>
      <w:divBdr>
        <w:top w:val="none" w:sz="0" w:space="0" w:color="auto"/>
        <w:left w:val="none" w:sz="0" w:space="0" w:color="auto"/>
        <w:bottom w:val="none" w:sz="0" w:space="0" w:color="auto"/>
        <w:right w:val="none" w:sz="0" w:space="0" w:color="auto"/>
      </w:divBdr>
    </w:div>
    <w:div w:id="302121058">
      <w:bodyDiv w:val="1"/>
      <w:marLeft w:val="0"/>
      <w:marRight w:val="0"/>
      <w:marTop w:val="0"/>
      <w:marBottom w:val="0"/>
      <w:divBdr>
        <w:top w:val="none" w:sz="0" w:space="0" w:color="auto"/>
        <w:left w:val="none" w:sz="0" w:space="0" w:color="auto"/>
        <w:bottom w:val="none" w:sz="0" w:space="0" w:color="auto"/>
        <w:right w:val="none" w:sz="0" w:space="0" w:color="auto"/>
      </w:divBdr>
    </w:div>
    <w:div w:id="302471032">
      <w:bodyDiv w:val="1"/>
      <w:marLeft w:val="0"/>
      <w:marRight w:val="0"/>
      <w:marTop w:val="0"/>
      <w:marBottom w:val="0"/>
      <w:divBdr>
        <w:top w:val="none" w:sz="0" w:space="0" w:color="auto"/>
        <w:left w:val="none" w:sz="0" w:space="0" w:color="auto"/>
        <w:bottom w:val="none" w:sz="0" w:space="0" w:color="auto"/>
        <w:right w:val="none" w:sz="0" w:space="0" w:color="auto"/>
      </w:divBdr>
    </w:div>
    <w:div w:id="303508019">
      <w:bodyDiv w:val="1"/>
      <w:marLeft w:val="0"/>
      <w:marRight w:val="0"/>
      <w:marTop w:val="0"/>
      <w:marBottom w:val="0"/>
      <w:divBdr>
        <w:top w:val="none" w:sz="0" w:space="0" w:color="auto"/>
        <w:left w:val="none" w:sz="0" w:space="0" w:color="auto"/>
        <w:bottom w:val="none" w:sz="0" w:space="0" w:color="auto"/>
        <w:right w:val="none" w:sz="0" w:space="0" w:color="auto"/>
      </w:divBdr>
    </w:div>
    <w:div w:id="303777249">
      <w:bodyDiv w:val="1"/>
      <w:marLeft w:val="0"/>
      <w:marRight w:val="0"/>
      <w:marTop w:val="0"/>
      <w:marBottom w:val="0"/>
      <w:divBdr>
        <w:top w:val="none" w:sz="0" w:space="0" w:color="auto"/>
        <w:left w:val="none" w:sz="0" w:space="0" w:color="auto"/>
        <w:bottom w:val="none" w:sz="0" w:space="0" w:color="auto"/>
        <w:right w:val="none" w:sz="0" w:space="0" w:color="auto"/>
      </w:divBdr>
    </w:div>
    <w:div w:id="304511694">
      <w:bodyDiv w:val="1"/>
      <w:marLeft w:val="0"/>
      <w:marRight w:val="0"/>
      <w:marTop w:val="0"/>
      <w:marBottom w:val="0"/>
      <w:divBdr>
        <w:top w:val="none" w:sz="0" w:space="0" w:color="auto"/>
        <w:left w:val="none" w:sz="0" w:space="0" w:color="auto"/>
        <w:bottom w:val="none" w:sz="0" w:space="0" w:color="auto"/>
        <w:right w:val="none" w:sz="0" w:space="0" w:color="auto"/>
      </w:divBdr>
    </w:div>
    <w:div w:id="304819247">
      <w:bodyDiv w:val="1"/>
      <w:marLeft w:val="0"/>
      <w:marRight w:val="0"/>
      <w:marTop w:val="0"/>
      <w:marBottom w:val="0"/>
      <w:divBdr>
        <w:top w:val="none" w:sz="0" w:space="0" w:color="auto"/>
        <w:left w:val="none" w:sz="0" w:space="0" w:color="auto"/>
        <w:bottom w:val="none" w:sz="0" w:space="0" w:color="auto"/>
        <w:right w:val="none" w:sz="0" w:space="0" w:color="auto"/>
      </w:divBdr>
    </w:div>
    <w:div w:id="304892676">
      <w:bodyDiv w:val="1"/>
      <w:marLeft w:val="0"/>
      <w:marRight w:val="0"/>
      <w:marTop w:val="0"/>
      <w:marBottom w:val="0"/>
      <w:divBdr>
        <w:top w:val="none" w:sz="0" w:space="0" w:color="auto"/>
        <w:left w:val="none" w:sz="0" w:space="0" w:color="auto"/>
        <w:bottom w:val="none" w:sz="0" w:space="0" w:color="auto"/>
        <w:right w:val="none" w:sz="0" w:space="0" w:color="auto"/>
      </w:divBdr>
    </w:div>
    <w:div w:id="305278056">
      <w:bodyDiv w:val="1"/>
      <w:marLeft w:val="0"/>
      <w:marRight w:val="0"/>
      <w:marTop w:val="0"/>
      <w:marBottom w:val="0"/>
      <w:divBdr>
        <w:top w:val="none" w:sz="0" w:space="0" w:color="auto"/>
        <w:left w:val="none" w:sz="0" w:space="0" w:color="auto"/>
        <w:bottom w:val="none" w:sz="0" w:space="0" w:color="auto"/>
        <w:right w:val="none" w:sz="0" w:space="0" w:color="auto"/>
      </w:divBdr>
    </w:div>
    <w:div w:id="305280961">
      <w:bodyDiv w:val="1"/>
      <w:marLeft w:val="0"/>
      <w:marRight w:val="0"/>
      <w:marTop w:val="0"/>
      <w:marBottom w:val="0"/>
      <w:divBdr>
        <w:top w:val="none" w:sz="0" w:space="0" w:color="auto"/>
        <w:left w:val="none" w:sz="0" w:space="0" w:color="auto"/>
        <w:bottom w:val="none" w:sz="0" w:space="0" w:color="auto"/>
        <w:right w:val="none" w:sz="0" w:space="0" w:color="auto"/>
      </w:divBdr>
    </w:div>
    <w:div w:id="305402898">
      <w:bodyDiv w:val="1"/>
      <w:marLeft w:val="0"/>
      <w:marRight w:val="0"/>
      <w:marTop w:val="0"/>
      <w:marBottom w:val="0"/>
      <w:divBdr>
        <w:top w:val="none" w:sz="0" w:space="0" w:color="auto"/>
        <w:left w:val="none" w:sz="0" w:space="0" w:color="auto"/>
        <w:bottom w:val="none" w:sz="0" w:space="0" w:color="auto"/>
        <w:right w:val="none" w:sz="0" w:space="0" w:color="auto"/>
      </w:divBdr>
    </w:div>
    <w:div w:id="306055339">
      <w:bodyDiv w:val="1"/>
      <w:marLeft w:val="0"/>
      <w:marRight w:val="0"/>
      <w:marTop w:val="0"/>
      <w:marBottom w:val="0"/>
      <w:divBdr>
        <w:top w:val="none" w:sz="0" w:space="0" w:color="auto"/>
        <w:left w:val="none" w:sz="0" w:space="0" w:color="auto"/>
        <w:bottom w:val="none" w:sz="0" w:space="0" w:color="auto"/>
        <w:right w:val="none" w:sz="0" w:space="0" w:color="auto"/>
      </w:divBdr>
    </w:div>
    <w:div w:id="306326811">
      <w:bodyDiv w:val="1"/>
      <w:marLeft w:val="0"/>
      <w:marRight w:val="0"/>
      <w:marTop w:val="0"/>
      <w:marBottom w:val="0"/>
      <w:divBdr>
        <w:top w:val="none" w:sz="0" w:space="0" w:color="auto"/>
        <w:left w:val="none" w:sz="0" w:space="0" w:color="auto"/>
        <w:bottom w:val="none" w:sz="0" w:space="0" w:color="auto"/>
        <w:right w:val="none" w:sz="0" w:space="0" w:color="auto"/>
      </w:divBdr>
    </w:div>
    <w:div w:id="307132445">
      <w:bodyDiv w:val="1"/>
      <w:marLeft w:val="0"/>
      <w:marRight w:val="0"/>
      <w:marTop w:val="0"/>
      <w:marBottom w:val="0"/>
      <w:divBdr>
        <w:top w:val="none" w:sz="0" w:space="0" w:color="auto"/>
        <w:left w:val="none" w:sz="0" w:space="0" w:color="auto"/>
        <w:bottom w:val="none" w:sz="0" w:space="0" w:color="auto"/>
        <w:right w:val="none" w:sz="0" w:space="0" w:color="auto"/>
      </w:divBdr>
    </w:div>
    <w:div w:id="307784845">
      <w:bodyDiv w:val="1"/>
      <w:marLeft w:val="0"/>
      <w:marRight w:val="0"/>
      <w:marTop w:val="0"/>
      <w:marBottom w:val="0"/>
      <w:divBdr>
        <w:top w:val="none" w:sz="0" w:space="0" w:color="auto"/>
        <w:left w:val="none" w:sz="0" w:space="0" w:color="auto"/>
        <w:bottom w:val="none" w:sz="0" w:space="0" w:color="auto"/>
        <w:right w:val="none" w:sz="0" w:space="0" w:color="auto"/>
      </w:divBdr>
    </w:div>
    <w:div w:id="308362080">
      <w:bodyDiv w:val="1"/>
      <w:marLeft w:val="0"/>
      <w:marRight w:val="0"/>
      <w:marTop w:val="0"/>
      <w:marBottom w:val="0"/>
      <w:divBdr>
        <w:top w:val="none" w:sz="0" w:space="0" w:color="auto"/>
        <w:left w:val="none" w:sz="0" w:space="0" w:color="auto"/>
        <w:bottom w:val="none" w:sz="0" w:space="0" w:color="auto"/>
        <w:right w:val="none" w:sz="0" w:space="0" w:color="auto"/>
      </w:divBdr>
    </w:div>
    <w:div w:id="308440182">
      <w:bodyDiv w:val="1"/>
      <w:marLeft w:val="0"/>
      <w:marRight w:val="0"/>
      <w:marTop w:val="0"/>
      <w:marBottom w:val="0"/>
      <w:divBdr>
        <w:top w:val="none" w:sz="0" w:space="0" w:color="auto"/>
        <w:left w:val="none" w:sz="0" w:space="0" w:color="auto"/>
        <w:bottom w:val="none" w:sz="0" w:space="0" w:color="auto"/>
        <w:right w:val="none" w:sz="0" w:space="0" w:color="auto"/>
      </w:divBdr>
    </w:div>
    <w:div w:id="308562640">
      <w:bodyDiv w:val="1"/>
      <w:marLeft w:val="0"/>
      <w:marRight w:val="0"/>
      <w:marTop w:val="0"/>
      <w:marBottom w:val="0"/>
      <w:divBdr>
        <w:top w:val="none" w:sz="0" w:space="0" w:color="auto"/>
        <w:left w:val="none" w:sz="0" w:space="0" w:color="auto"/>
        <w:bottom w:val="none" w:sz="0" w:space="0" w:color="auto"/>
        <w:right w:val="none" w:sz="0" w:space="0" w:color="auto"/>
      </w:divBdr>
    </w:div>
    <w:div w:id="309142861">
      <w:bodyDiv w:val="1"/>
      <w:marLeft w:val="0"/>
      <w:marRight w:val="0"/>
      <w:marTop w:val="0"/>
      <w:marBottom w:val="0"/>
      <w:divBdr>
        <w:top w:val="none" w:sz="0" w:space="0" w:color="auto"/>
        <w:left w:val="none" w:sz="0" w:space="0" w:color="auto"/>
        <w:bottom w:val="none" w:sz="0" w:space="0" w:color="auto"/>
        <w:right w:val="none" w:sz="0" w:space="0" w:color="auto"/>
      </w:divBdr>
    </w:div>
    <w:div w:id="309791786">
      <w:bodyDiv w:val="1"/>
      <w:marLeft w:val="0"/>
      <w:marRight w:val="0"/>
      <w:marTop w:val="0"/>
      <w:marBottom w:val="0"/>
      <w:divBdr>
        <w:top w:val="none" w:sz="0" w:space="0" w:color="auto"/>
        <w:left w:val="none" w:sz="0" w:space="0" w:color="auto"/>
        <w:bottom w:val="none" w:sz="0" w:space="0" w:color="auto"/>
        <w:right w:val="none" w:sz="0" w:space="0" w:color="auto"/>
      </w:divBdr>
    </w:div>
    <w:div w:id="309946756">
      <w:bodyDiv w:val="1"/>
      <w:marLeft w:val="0"/>
      <w:marRight w:val="0"/>
      <w:marTop w:val="0"/>
      <w:marBottom w:val="0"/>
      <w:divBdr>
        <w:top w:val="none" w:sz="0" w:space="0" w:color="auto"/>
        <w:left w:val="none" w:sz="0" w:space="0" w:color="auto"/>
        <w:bottom w:val="none" w:sz="0" w:space="0" w:color="auto"/>
        <w:right w:val="none" w:sz="0" w:space="0" w:color="auto"/>
      </w:divBdr>
    </w:div>
    <w:div w:id="310140103">
      <w:bodyDiv w:val="1"/>
      <w:marLeft w:val="0"/>
      <w:marRight w:val="0"/>
      <w:marTop w:val="0"/>
      <w:marBottom w:val="0"/>
      <w:divBdr>
        <w:top w:val="none" w:sz="0" w:space="0" w:color="auto"/>
        <w:left w:val="none" w:sz="0" w:space="0" w:color="auto"/>
        <w:bottom w:val="none" w:sz="0" w:space="0" w:color="auto"/>
        <w:right w:val="none" w:sz="0" w:space="0" w:color="auto"/>
      </w:divBdr>
    </w:div>
    <w:div w:id="310251310">
      <w:bodyDiv w:val="1"/>
      <w:marLeft w:val="0"/>
      <w:marRight w:val="0"/>
      <w:marTop w:val="0"/>
      <w:marBottom w:val="0"/>
      <w:divBdr>
        <w:top w:val="none" w:sz="0" w:space="0" w:color="auto"/>
        <w:left w:val="none" w:sz="0" w:space="0" w:color="auto"/>
        <w:bottom w:val="none" w:sz="0" w:space="0" w:color="auto"/>
        <w:right w:val="none" w:sz="0" w:space="0" w:color="auto"/>
      </w:divBdr>
    </w:div>
    <w:div w:id="313216194">
      <w:bodyDiv w:val="1"/>
      <w:marLeft w:val="0"/>
      <w:marRight w:val="0"/>
      <w:marTop w:val="0"/>
      <w:marBottom w:val="0"/>
      <w:divBdr>
        <w:top w:val="none" w:sz="0" w:space="0" w:color="auto"/>
        <w:left w:val="none" w:sz="0" w:space="0" w:color="auto"/>
        <w:bottom w:val="none" w:sz="0" w:space="0" w:color="auto"/>
        <w:right w:val="none" w:sz="0" w:space="0" w:color="auto"/>
      </w:divBdr>
    </w:div>
    <w:div w:id="313292368">
      <w:bodyDiv w:val="1"/>
      <w:marLeft w:val="0"/>
      <w:marRight w:val="0"/>
      <w:marTop w:val="0"/>
      <w:marBottom w:val="0"/>
      <w:divBdr>
        <w:top w:val="none" w:sz="0" w:space="0" w:color="auto"/>
        <w:left w:val="none" w:sz="0" w:space="0" w:color="auto"/>
        <w:bottom w:val="none" w:sz="0" w:space="0" w:color="auto"/>
        <w:right w:val="none" w:sz="0" w:space="0" w:color="auto"/>
      </w:divBdr>
    </w:div>
    <w:div w:id="313413852">
      <w:bodyDiv w:val="1"/>
      <w:marLeft w:val="0"/>
      <w:marRight w:val="0"/>
      <w:marTop w:val="0"/>
      <w:marBottom w:val="0"/>
      <w:divBdr>
        <w:top w:val="none" w:sz="0" w:space="0" w:color="auto"/>
        <w:left w:val="none" w:sz="0" w:space="0" w:color="auto"/>
        <w:bottom w:val="none" w:sz="0" w:space="0" w:color="auto"/>
        <w:right w:val="none" w:sz="0" w:space="0" w:color="auto"/>
      </w:divBdr>
    </w:div>
    <w:div w:id="313948877">
      <w:bodyDiv w:val="1"/>
      <w:marLeft w:val="0"/>
      <w:marRight w:val="0"/>
      <w:marTop w:val="0"/>
      <w:marBottom w:val="0"/>
      <w:divBdr>
        <w:top w:val="none" w:sz="0" w:space="0" w:color="auto"/>
        <w:left w:val="none" w:sz="0" w:space="0" w:color="auto"/>
        <w:bottom w:val="none" w:sz="0" w:space="0" w:color="auto"/>
        <w:right w:val="none" w:sz="0" w:space="0" w:color="auto"/>
      </w:divBdr>
    </w:div>
    <w:div w:id="314459340">
      <w:bodyDiv w:val="1"/>
      <w:marLeft w:val="0"/>
      <w:marRight w:val="0"/>
      <w:marTop w:val="0"/>
      <w:marBottom w:val="0"/>
      <w:divBdr>
        <w:top w:val="none" w:sz="0" w:space="0" w:color="auto"/>
        <w:left w:val="none" w:sz="0" w:space="0" w:color="auto"/>
        <w:bottom w:val="none" w:sz="0" w:space="0" w:color="auto"/>
        <w:right w:val="none" w:sz="0" w:space="0" w:color="auto"/>
      </w:divBdr>
    </w:div>
    <w:div w:id="314527903">
      <w:bodyDiv w:val="1"/>
      <w:marLeft w:val="0"/>
      <w:marRight w:val="0"/>
      <w:marTop w:val="0"/>
      <w:marBottom w:val="0"/>
      <w:divBdr>
        <w:top w:val="none" w:sz="0" w:space="0" w:color="auto"/>
        <w:left w:val="none" w:sz="0" w:space="0" w:color="auto"/>
        <w:bottom w:val="none" w:sz="0" w:space="0" w:color="auto"/>
        <w:right w:val="none" w:sz="0" w:space="0" w:color="auto"/>
      </w:divBdr>
    </w:div>
    <w:div w:id="315691738">
      <w:bodyDiv w:val="1"/>
      <w:marLeft w:val="0"/>
      <w:marRight w:val="0"/>
      <w:marTop w:val="0"/>
      <w:marBottom w:val="0"/>
      <w:divBdr>
        <w:top w:val="none" w:sz="0" w:space="0" w:color="auto"/>
        <w:left w:val="none" w:sz="0" w:space="0" w:color="auto"/>
        <w:bottom w:val="none" w:sz="0" w:space="0" w:color="auto"/>
        <w:right w:val="none" w:sz="0" w:space="0" w:color="auto"/>
      </w:divBdr>
    </w:div>
    <w:div w:id="316493725">
      <w:bodyDiv w:val="1"/>
      <w:marLeft w:val="0"/>
      <w:marRight w:val="0"/>
      <w:marTop w:val="0"/>
      <w:marBottom w:val="0"/>
      <w:divBdr>
        <w:top w:val="none" w:sz="0" w:space="0" w:color="auto"/>
        <w:left w:val="none" w:sz="0" w:space="0" w:color="auto"/>
        <w:bottom w:val="none" w:sz="0" w:space="0" w:color="auto"/>
        <w:right w:val="none" w:sz="0" w:space="0" w:color="auto"/>
      </w:divBdr>
    </w:div>
    <w:div w:id="316569949">
      <w:bodyDiv w:val="1"/>
      <w:marLeft w:val="0"/>
      <w:marRight w:val="0"/>
      <w:marTop w:val="0"/>
      <w:marBottom w:val="0"/>
      <w:divBdr>
        <w:top w:val="none" w:sz="0" w:space="0" w:color="auto"/>
        <w:left w:val="none" w:sz="0" w:space="0" w:color="auto"/>
        <w:bottom w:val="none" w:sz="0" w:space="0" w:color="auto"/>
        <w:right w:val="none" w:sz="0" w:space="0" w:color="auto"/>
      </w:divBdr>
    </w:div>
    <w:div w:id="316693851">
      <w:bodyDiv w:val="1"/>
      <w:marLeft w:val="0"/>
      <w:marRight w:val="0"/>
      <w:marTop w:val="0"/>
      <w:marBottom w:val="0"/>
      <w:divBdr>
        <w:top w:val="none" w:sz="0" w:space="0" w:color="auto"/>
        <w:left w:val="none" w:sz="0" w:space="0" w:color="auto"/>
        <w:bottom w:val="none" w:sz="0" w:space="0" w:color="auto"/>
        <w:right w:val="none" w:sz="0" w:space="0" w:color="auto"/>
      </w:divBdr>
    </w:div>
    <w:div w:id="316765323">
      <w:bodyDiv w:val="1"/>
      <w:marLeft w:val="0"/>
      <w:marRight w:val="0"/>
      <w:marTop w:val="0"/>
      <w:marBottom w:val="0"/>
      <w:divBdr>
        <w:top w:val="none" w:sz="0" w:space="0" w:color="auto"/>
        <w:left w:val="none" w:sz="0" w:space="0" w:color="auto"/>
        <w:bottom w:val="none" w:sz="0" w:space="0" w:color="auto"/>
        <w:right w:val="none" w:sz="0" w:space="0" w:color="auto"/>
      </w:divBdr>
    </w:div>
    <w:div w:id="316879146">
      <w:bodyDiv w:val="1"/>
      <w:marLeft w:val="0"/>
      <w:marRight w:val="0"/>
      <w:marTop w:val="0"/>
      <w:marBottom w:val="0"/>
      <w:divBdr>
        <w:top w:val="none" w:sz="0" w:space="0" w:color="auto"/>
        <w:left w:val="none" w:sz="0" w:space="0" w:color="auto"/>
        <w:bottom w:val="none" w:sz="0" w:space="0" w:color="auto"/>
        <w:right w:val="none" w:sz="0" w:space="0" w:color="auto"/>
      </w:divBdr>
    </w:div>
    <w:div w:id="316955374">
      <w:bodyDiv w:val="1"/>
      <w:marLeft w:val="0"/>
      <w:marRight w:val="0"/>
      <w:marTop w:val="0"/>
      <w:marBottom w:val="0"/>
      <w:divBdr>
        <w:top w:val="none" w:sz="0" w:space="0" w:color="auto"/>
        <w:left w:val="none" w:sz="0" w:space="0" w:color="auto"/>
        <w:bottom w:val="none" w:sz="0" w:space="0" w:color="auto"/>
        <w:right w:val="none" w:sz="0" w:space="0" w:color="auto"/>
      </w:divBdr>
    </w:div>
    <w:div w:id="317002197">
      <w:bodyDiv w:val="1"/>
      <w:marLeft w:val="0"/>
      <w:marRight w:val="0"/>
      <w:marTop w:val="0"/>
      <w:marBottom w:val="0"/>
      <w:divBdr>
        <w:top w:val="none" w:sz="0" w:space="0" w:color="auto"/>
        <w:left w:val="none" w:sz="0" w:space="0" w:color="auto"/>
        <w:bottom w:val="none" w:sz="0" w:space="0" w:color="auto"/>
        <w:right w:val="none" w:sz="0" w:space="0" w:color="auto"/>
      </w:divBdr>
    </w:div>
    <w:div w:id="317081003">
      <w:bodyDiv w:val="1"/>
      <w:marLeft w:val="0"/>
      <w:marRight w:val="0"/>
      <w:marTop w:val="0"/>
      <w:marBottom w:val="0"/>
      <w:divBdr>
        <w:top w:val="none" w:sz="0" w:space="0" w:color="auto"/>
        <w:left w:val="none" w:sz="0" w:space="0" w:color="auto"/>
        <w:bottom w:val="none" w:sz="0" w:space="0" w:color="auto"/>
        <w:right w:val="none" w:sz="0" w:space="0" w:color="auto"/>
      </w:divBdr>
    </w:div>
    <w:div w:id="317148573">
      <w:bodyDiv w:val="1"/>
      <w:marLeft w:val="0"/>
      <w:marRight w:val="0"/>
      <w:marTop w:val="0"/>
      <w:marBottom w:val="0"/>
      <w:divBdr>
        <w:top w:val="none" w:sz="0" w:space="0" w:color="auto"/>
        <w:left w:val="none" w:sz="0" w:space="0" w:color="auto"/>
        <w:bottom w:val="none" w:sz="0" w:space="0" w:color="auto"/>
        <w:right w:val="none" w:sz="0" w:space="0" w:color="auto"/>
      </w:divBdr>
    </w:div>
    <w:div w:id="319582065">
      <w:bodyDiv w:val="1"/>
      <w:marLeft w:val="0"/>
      <w:marRight w:val="0"/>
      <w:marTop w:val="0"/>
      <w:marBottom w:val="0"/>
      <w:divBdr>
        <w:top w:val="none" w:sz="0" w:space="0" w:color="auto"/>
        <w:left w:val="none" w:sz="0" w:space="0" w:color="auto"/>
        <w:bottom w:val="none" w:sz="0" w:space="0" w:color="auto"/>
        <w:right w:val="none" w:sz="0" w:space="0" w:color="auto"/>
      </w:divBdr>
    </w:div>
    <w:div w:id="320742879">
      <w:bodyDiv w:val="1"/>
      <w:marLeft w:val="0"/>
      <w:marRight w:val="0"/>
      <w:marTop w:val="0"/>
      <w:marBottom w:val="0"/>
      <w:divBdr>
        <w:top w:val="none" w:sz="0" w:space="0" w:color="auto"/>
        <w:left w:val="none" w:sz="0" w:space="0" w:color="auto"/>
        <w:bottom w:val="none" w:sz="0" w:space="0" w:color="auto"/>
        <w:right w:val="none" w:sz="0" w:space="0" w:color="auto"/>
      </w:divBdr>
    </w:div>
    <w:div w:id="320743663">
      <w:bodyDiv w:val="1"/>
      <w:marLeft w:val="0"/>
      <w:marRight w:val="0"/>
      <w:marTop w:val="0"/>
      <w:marBottom w:val="0"/>
      <w:divBdr>
        <w:top w:val="none" w:sz="0" w:space="0" w:color="auto"/>
        <w:left w:val="none" w:sz="0" w:space="0" w:color="auto"/>
        <w:bottom w:val="none" w:sz="0" w:space="0" w:color="auto"/>
        <w:right w:val="none" w:sz="0" w:space="0" w:color="auto"/>
      </w:divBdr>
    </w:div>
    <w:div w:id="321006647">
      <w:bodyDiv w:val="1"/>
      <w:marLeft w:val="0"/>
      <w:marRight w:val="0"/>
      <w:marTop w:val="0"/>
      <w:marBottom w:val="0"/>
      <w:divBdr>
        <w:top w:val="none" w:sz="0" w:space="0" w:color="auto"/>
        <w:left w:val="none" w:sz="0" w:space="0" w:color="auto"/>
        <w:bottom w:val="none" w:sz="0" w:space="0" w:color="auto"/>
        <w:right w:val="none" w:sz="0" w:space="0" w:color="auto"/>
      </w:divBdr>
    </w:div>
    <w:div w:id="321279913">
      <w:bodyDiv w:val="1"/>
      <w:marLeft w:val="0"/>
      <w:marRight w:val="0"/>
      <w:marTop w:val="0"/>
      <w:marBottom w:val="0"/>
      <w:divBdr>
        <w:top w:val="none" w:sz="0" w:space="0" w:color="auto"/>
        <w:left w:val="none" w:sz="0" w:space="0" w:color="auto"/>
        <w:bottom w:val="none" w:sz="0" w:space="0" w:color="auto"/>
        <w:right w:val="none" w:sz="0" w:space="0" w:color="auto"/>
      </w:divBdr>
    </w:div>
    <w:div w:id="322240969">
      <w:bodyDiv w:val="1"/>
      <w:marLeft w:val="0"/>
      <w:marRight w:val="0"/>
      <w:marTop w:val="0"/>
      <w:marBottom w:val="0"/>
      <w:divBdr>
        <w:top w:val="none" w:sz="0" w:space="0" w:color="auto"/>
        <w:left w:val="none" w:sz="0" w:space="0" w:color="auto"/>
        <w:bottom w:val="none" w:sz="0" w:space="0" w:color="auto"/>
        <w:right w:val="none" w:sz="0" w:space="0" w:color="auto"/>
      </w:divBdr>
    </w:div>
    <w:div w:id="322242513">
      <w:bodyDiv w:val="1"/>
      <w:marLeft w:val="0"/>
      <w:marRight w:val="0"/>
      <w:marTop w:val="0"/>
      <w:marBottom w:val="0"/>
      <w:divBdr>
        <w:top w:val="none" w:sz="0" w:space="0" w:color="auto"/>
        <w:left w:val="none" w:sz="0" w:space="0" w:color="auto"/>
        <w:bottom w:val="none" w:sz="0" w:space="0" w:color="auto"/>
        <w:right w:val="none" w:sz="0" w:space="0" w:color="auto"/>
      </w:divBdr>
    </w:div>
    <w:div w:id="323750315">
      <w:bodyDiv w:val="1"/>
      <w:marLeft w:val="0"/>
      <w:marRight w:val="0"/>
      <w:marTop w:val="0"/>
      <w:marBottom w:val="0"/>
      <w:divBdr>
        <w:top w:val="none" w:sz="0" w:space="0" w:color="auto"/>
        <w:left w:val="none" w:sz="0" w:space="0" w:color="auto"/>
        <w:bottom w:val="none" w:sz="0" w:space="0" w:color="auto"/>
        <w:right w:val="none" w:sz="0" w:space="0" w:color="auto"/>
      </w:divBdr>
    </w:div>
    <w:div w:id="323972797">
      <w:bodyDiv w:val="1"/>
      <w:marLeft w:val="0"/>
      <w:marRight w:val="0"/>
      <w:marTop w:val="0"/>
      <w:marBottom w:val="0"/>
      <w:divBdr>
        <w:top w:val="none" w:sz="0" w:space="0" w:color="auto"/>
        <w:left w:val="none" w:sz="0" w:space="0" w:color="auto"/>
        <w:bottom w:val="none" w:sz="0" w:space="0" w:color="auto"/>
        <w:right w:val="none" w:sz="0" w:space="0" w:color="auto"/>
      </w:divBdr>
    </w:div>
    <w:div w:id="324476195">
      <w:bodyDiv w:val="1"/>
      <w:marLeft w:val="0"/>
      <w:marRight w:val="0"/>
      <w:marTop w:val="0"/>
      <w:marBottom w:val="0"/>
      <w:divBdr>
        <w:top w:val="none" w:sz="0" w:space="0" w:color="auto"/>
        <w:left w:val="none" w:sz="0" w:space="0" w:color="auto"/>
        <w:bottom w:val="none" w:sz="0" w:space="0" w:color="auto"/>
        <w:right w:val="none" w:sz="0" w:space="0" w:color="auto"/>
      </w:divBdr>
    </w:div>
    <w:div w:id="324940714">
      <w:bodyDiv w:val="1"/>
      <w:marLeft w:val="0"/>
      <w:marRight w:val="0"/>
      <w:marTop w:val="0"/>
      <w:marBottom w:val="0"/>
      <w:divBdr>
        <w:top w:val="none" w:sz="0" w:space="0" w:color="auto"/>
        <w:left w:val="none" w:sz="0" w:space="0" w:color="auto"/>
        <w:bottom w:val="none" w:sz="0" w:space="0" w:color="auto"/>
        <w:right w:val="none" w:sz="0" w:space="0" w:color="auto"/>
      </w:divBdr>
    </w:div>
    <w:div w:id="325015521">
      <w:bodyDiv w:val="1"/>
      <w:marLeft w:val="0"/>
      <w:marRight w:val="0"/>
      <w:marTop w:val="0"/>
      <w:marBottom w:val="0"/>
      <w:divBdr>
        <w:top w:val="none" w:sz="0" w:space="0" w:color="auto"/>
        <w:left w:val="none" w:sz="0" w:space="0" w:color="auto"/>
        <w:bottom w:val="none" w:sz="0" w:space="0" w:color="auto"/>
        <w:right w:val="none" w:sz="0" w:space="0" w:color="auto"/>
      </w:divBdr>
    </w:div>
    <w:div w:id="325285596">
      <w:bodyDiv w:val="1"/>
      <w:marLeft w:val="0"/>
      <w:marRight w:val="0"/>
      <w:marTop w:val="0"/>
      <w:marBottom w:val="0"/>
      <w:divBdr>
        <w:top w:val="none" w:sz="0" w:space="0" w:color="auto"/>
        <w:left w:val="none" w:sz="0" w:space="0" w:color="auto"/>
        <w:bottom w:val="none" w:sz="0" w:space="0" w:color="auto"/>
        <w:right w:val="none" w:sz="0" w:space="0" w:color="auto"/>
      </w:divBdr>
    </w:div>
    <w:div w:id="325325623">
      <w:bodyDiv w:val="1"/>
      <w:marLeft w:val="0"/>
      <w:marRight w:val="0"/>
      <w:marTop w:val="0"/>
      <w:marBottom w:val="0"/>
      <w:divBdr>
        <w:top w:val="none" w:sz="0" w:space="0" w:color="auto"/>
        <w:left w:val="none" w:sz="0" w:space="0" w:color="auto"/>
        <w:bottom w:val="none" w:sz="0" w:space="0" w:color="auto"/>
        <w:right w:val="none" w:sz="0" w:space="0" w:color="auto"/>
      </w:divBdr>
    </w:div>
    <w:div w:id="325715399">
      <w:bodyDiv w:val="1"/>
      <w:marLeft w:val="0"/>
      <w:marRight w:val="0"/>
      <w:marTop w:val="0"/>
      <w:marBottom w:val="0"/>
      <w:divBdr>
        <w:top w:val="none" w:sz="0" w:space="0" w:color="auto"/>
        <w:left w:val="none" w:sz="0" w:space="0" w:color="auto"/>
        <w:bottom w:val="none" w:sz="0" w:space="0" w:color="auto"/>
        <w:right w:val="none" w:sz="0" w:space="0" w:color="auto"/>
      </w:divBdr>
    </w:div>
    <w:div w:id="325790764">
      <w:bodyDiv w:val="1"/>
      <w:marLeft w:val="0"/>
      <w:marRight w:val="0"/>
      <w:marTop w:val="0"/>
      <w:marBottom w:val="0"/>
      <w:divBdr>
        <w:top w:val="none" w:sz="0" w:space="0" w:color="auto"/>
        <w:left w:val="none" w:sz="0" w:space="0" w:color="auto"/>
        <w:bottom w:val="none" w:sz="0" w:space="0" w:color="auto"/>
        <w:right w:val="none" w:sz="0" w:space="0" w:color="auto"/>
      </w:divBdr>
    </w:div>
    <w:div w:id="326443869">
      <w:bodyDiv w:val="1"/>
      <w:marLeft w:val="0"/>
      <w:marRight w:val="0"/>
      <w:marTop w:val="0"/>
      <w:marBottom w:val="0"/>
      <w:divBdr>
        <w:top w:val="none" w:sz="0" w:space="0" w:color="auto"/>
        <w:left w:val="none" w:sz="0" w:space="0" w:color="auto"/>
        <w:bottom w:val="none" w:sz="0" w:space="0" w:color="auto"/>
        <w:right w:val="none" w:sz="0" w:space="0" w:color="auto"/>
      </w:divBdr>
    </w:div>
    <w:div w:id="326639353">
      <w:bodyDiv w:val="1"/>
      <w:marLeft w:val="0"/>
      <w:marRight w:val="0"/>
      <w:marTop w:val="0"/>
      <w:marBottom w:val="0"/>
      <w:divBdr>
        <w:top w:val="none" w:sz="0" w:space="0" w:color="auto"/>
        <w:left w:val="none" w:sz="0" w:space="0" w:color="auto"/>
        <w:bottom w:val="none" w:sz="0" w:space="0" w:color="auto"/>
        <w:right w:val="none" w:sz="0" w:space="0" w:color="auto"/>
      </w:divBdr>
    </w:div>
    <w:div w:id="326910457">
      <w:bodyDiv w:val="1"/>
      <w:marLeft w:val="0"/>
      <w:marRight w:val="0"/>
      <w:marTop w:val="0"/>
      <w:marBottom w:val="0"/>
      <w:divBdr>
        <w:top w:val="none" w:sz="0" w:space="0" w:color="auto"/>
        <w:left w:val="none" w:sz="0" w:space="0" w:color="auto"/>
        <w:bottom w:val="none" w:sz="0" w:space="0" w:color="auto"/>
        <w:right w:val="none" w:sz="0" w:space="0" w:color="auto"/>
      </w:divBdr>
    </w:div>
    <w:div w:id="327288635">
      <w:bodyDiv w:val="1"/>
      <w:marLeft w:val="0"/>
      <w:marRight w:val="0"/>
      <w:marTop w:val="0"/>
      <w:marBottom w:val="0"/>
      <w:divBdr>
        <w:top w:val="none" w:sz="0" w:space="0" w:color="auto"/>
        <w:left w:val="none" w:sz="0" w:space="0" w:color="auto"/>
        <w:bottom w:val="none" w:sz="0" w:space="0" w:color="auto"/>
        <w:right w:val="none" w:sz="0" w:space="0" w:color="auto"/>
      </w:divBdr>
    </w:div>
    <w:div w:id="328559634">
      <w:bodyDiv w:val="1"/>
      <w:marLeft w:val="0"/>
      <w:marRight w:val="0"/>
      <w:marTop w:val="0"/>
      <w:marBottom w:val="0"/>
      <w:divBdr>
        <w:top w:val="none" w:sz="0" w:space="0" w:color="auto"/>
        <w:left w:val="none" w:sz="0" w:space="0" w:color="auto"/>
        <w:bottom w:val="none" w:sz="0" w:space="0" w:color="auto"/>
        <w:right w:val="none" w:sz="0" w:space="0" w:color="auto"/>
      </w:divBdr>
    </w:div>
    <w:div w:id="328824269">
      <w:bodyDiv w:val="1"/>
      <w:marLeft w:val="0"/>
      <w:marRight w:val="0"/>
      <w:marTop w:val="0"/>
      <w:marBottom w:val="0"/>
      <w:divBdr>
        <w:top w:val="none" w:sz="0" w:space="0" w:color="auto"/>
        <w:left w:val="none" w:sz="0" w:space="0" w:color="auto"/>
        <w:bottom w:val="none" w:sz="0" w:space="0" w:color="auto"/>
        <w:right w:val="none" w:sz="0" w:space="0" w:color="auto"/>
      </w:divBdr>
    </w:div>
    <w:div w:id="329022849">
      <w:bodyDiv w:val="1"/>
      <w:marLeft w:val="0"/>
      <w:marRight w:val="0"/>
      <w:marTop w:val="0"/>
      <w:marBottom w:val="0"/>
      <w:divBdr>
        <w:top w:val="none" w:sz="0" w:space="0" w:color="auto"/>
        <w:left w:val="none" w:sz="0" w:space="0" w:color="auto"/>
        <w:bottom w:val="none" w:sz="0" w:space="0" w:color="auto"/>
        <w:right w:val="none" w:sz="0" w:space="0" w:color="auto"/>
      </w:divBdr>
    </w:div>
    <w:div w:id="329798975">
      <w:bodyDiv w:val="1"/>
      <w:marLeft w:val="0"/>
      <w:marRight w:val="0"/>
      <w:marTop w:val="0"/>
      <w:marBottom w:val="0"/>
      <w:divBdr>
        <w:top w:val="none" w:sz="0" w:space="0" w:color="auto"/>
        <w:left w:val="none" w:sz="0" w:space="0" w:color="auto"/>
        <w:bottom w:val="none" w:sz="0" w:space="0" w:color="auto"/>
        <w:right w:val="none" w:sz="0" w:space="0" w:color="auto"/>
      </w:divBdr>
    </w:div>
    <w:div w:id="329988452">
      <w:bodyDiv w:val="1"/>
      <w:marLeft w:val="0"/>
      <w:marRight w:val="0"/>
      <w:marTop w:val="0"/>
      <w:marBottom w:val="0"/>
      <w:divBdr>
        <w:top w:val="none" w:sz="0" w:space="0" w:color="auto"/>
        <w:left w:val="none" w:sz="0" w:space="0" w:color="auto"/>
        <w:bottom w:val="none" w:sz="0" w:space="0" w:color="auto"/>
        <w:right w:val="none" w:sz="0" w:space="0" w:color="auto"/>
      </w:divBdr>
    </w:div>
    <w:div w:id="330256361">
      <w:bodyDiv w:val="1"/>
      <w:marLeft w:val="0"/>
      <w:marRight w:val="0"/>
      <w:marTop w:val="0"/>
      <w:marBottom w:val="0"/>
      <w:divBdr>
        <w:top w:val="none" w:sz="0" w:space="0" w:color="auto"/>
        <w:left w:val="none" w:sz="0" w:space="0" w:color="auto"/>
        <w:bottom w:val="none" w:sz="0" w:space="0" w:color="auto"/>
        <w:right w:val="none" w:sz="0" w:space="0" w:color="auto"/>
      </w:divBdr>
    </w:div>
    <w:div w:id="330379192">
      <w:bodyDiv w:val="1"/>
      <w:marLeft w:val="0"/>
      <w:marRight w:val="0"/>
      <w:marTop w:val="0"/>
      <w:marBottom w:val="0"/>
      <w:divBdr>
        <w:top w:val="none" w:sz="0" w:space="0" w:color="auto"/>
        <w:left w:val="none" w:sz="0" w:space="0" w:color="auto"/>
        <w:bottom w:val="none" w:sz="0" w:space="0" w:color="auto"/>
        <w:right w:val="none" w:sz="0" w:space="0" w:color="auto"/>
      </w:divBdr>
    </w:div>
    <w:div w:id="330841758">
      <w:bodyDiv w:val="1"/>
      <w:marLeft w:val="0"/>
      <w:marRight w:val="0"/>
      <w:marTop w:val="0"/>
      <w:marBottom w:val="0"/>
      <w:divBdr>
        <w:top w:val="none" w:sz="0" w:space="0" w:color="auto"/>
        <w:left w:val="none" w:sz="0" w:space="0" w:color="auto"/>
        <w:bottom w:val="none" w:sz="0" w:space="0" w:color="auto"/>
        <w:right w:val="none" w:sz="0" w:space="0" w:color="auto"/>
      </w:divBdr>
    </w:div>
    <w:div w:id="331102792">
      <w:bodyDiv w:val="1"/>
      <w:marLeft w:val="0"/>
      <w:marRight w:val="0"/>
      <w:marTop w:val="0"/>
      <w:marBottom w:val="0"/>
      <w:divBdr>
        <w:top w:val="none" w:sz="0" w:space="0" w:color="auto"/>
        <w:left w:val="none" w:sz="0" w:space="0" w:color="auto"/>
        <w:bottom w:val="none" w:sz="0" w:space="0" w:color="auto"/>
        <w:right w:val="none" w:sz="0" w:space="0" w:color="auto"/>
      </w:divBdr>
    </w:div>
    <w:div w:id="331228707">
      <w:bodyDiv w:val="1"/>
      <w:marLeft w:val="0"/>
      <w:marRight w:val="0"/>
      <w:marTop w:val="0"/>
      <w:marBottom w:val="0"/>
      <w:divBdr>
        <w:top w:val="none" w:sz="0" w:space="0" w:color="auto"/>
        <w:left w:val="none" w:sz="0" w:space="0" w:color="auto"/>
        <w:bottom w:val="none" w:sz="0" w:space="0" w:color="auto"/>
        <w:right w:val="none" w:sz="0" w:space="0" w:color="auto"/>
      </w:divBdr>
    </w:div>
    <w:div w:id="332415489">
      <w:bodyDiv w:val="1"/>
      <w:marLeft w:val="0"/>
      <w:marRight w:val="0"/>
      <w:marTop w:val="0"/>
      <w:marBottom w:val="0"/>
      <w:divBdr>
        <w:top w:val="none" w:sz="0" w:space="0" w:color="auto"/>
        <w:left w:val="none" w:sz="0" w:space="0" w:color="auto"/>
        <w:bottom w:val="none" w:sz="0" w:space="0" w:color="auto"/>
        <w:right w:val="none" w:sz="0" w:space="0" w:color="auto"/>
      </w:divBdr>
    </w:div>
    <w:div w:id="333073301">
      <w:bodyDiv w:val="1"/>
      <w:marLeft w:val="0"/>
      <w:marRight w:val="0"/>
      <w:marTop w:val="0"/>
      <w:marBottom w:val="0"/>
      <w:divBdr>
        <w:top w:val="none" w:sz="0" w:space="0" w:color="auto"/>
        <w:left w:val="none" w:sz="0" w:space="0" w:color="auto"/>
        <w:bottom w:val="none" w:sz="0" w:space="0" w:color="auto"/>
        <w:right w:val="none" w:sz="0" w:space="0" w:color="auto"/>
      </w:divBdr>
    </w:div>
    <w:div w:id="333192647">
      <w:bodyDiv w:val="1"/>
      <w:marLeft w:val="0"/>
      <w:marRight w:val="0"/>
      <w:marTop w:val="0"/>
      <w:marBottom w:val="0"/>
      <w:divBdr>
        <w:top w:val="none" w:sz="0" w:space="0" w:color="auto"/>
        <w:left w:val="none" w:sz="0" w:space="0" w:color="auto"/>
        <w:bottom w:val="none" w:sz="0" w:space="0" w:color="auto"/>
        <w:right w:val="none" w:sz="0" w:space="0" w:color="auto"/>
      </w:divBdr>
    </w:div>
    <w:div w:id="333456879">
      <w:bodyDiv w:val="1"/>
      <w:marLeft w:val="0"/>
      <w:marRight w:val="0"/>
      <w:marTop w:val="0"/>
      <w:marBottom w:val="0"/>
      <w:divBdr>
        <w:top w:val="none" w:sz="0" w:space="0" w:color="auto"/>
        <w:left w:val="none" w:sz="0" w:space="0" w:color="auto"/>
        <w:bottom w:val="none" w:sz="0" w:space="0" w:color="auto"/>
        <w:right w:val="none" w:sz="0" w:space="0" w:color="auto"/>
      </w:divBdr>
    </w:div>
    <w:div w:id="334458401">
      <w:bodyDiv w:val="1"/>
      <w:marLeft w:val="0"/>
      <w:marRight w:val="0"/>
      <w:marTop w:val="0"/>
      <w:marBottom w:val="0"/>
      <w:divBdr>
        <w:top w:val="none" w:sz="0" w:space="0" w:color="auto"/>
        <w:left w:val="none" w:sz="0" w:space="0" w:color="auto"/>
        <w:bottom w:val="none" w:sz="0" w:space="0" w:color="auto"/>
        <w:right w:val="none" w:sz="0" w:space="0" w:color="auto"/>
      </w:divBdr>
    </w:div>
    <w:div w:id="335956856">
      <w:bodyDiv w:val="1"/>
      <w:marLeft w:val="0"/>
      <w:marRight w:val="0"/>
      <w:marTop w:val="0"/>
      <w:marBottom w:val="0"/>
      <w:divBdr>
        <w:top w:val="none" w:sz="0" w:space="0" w:color="auto"/>
        <w:left w:val="none" w:sz="0" w:space="0" w:color="auto"/>
        <w:bottom w:val="none" w:sz="0" w:space="0" w:color="auto"/>
        <w:right w:val="none" w:sz="0" w:space="0" w:color="auto"/>
      </w:divBdr>
    </w:div>
    <w:div w:id="336612804">
      <w:bodyDiv w:val="1"/>
      <w:marLeft w:val="0"/>
      <w:marRight w:val="0"/>
      <w:marTop w:val="0"/>
      <w:marBottom w:val="0"/>
      <w:divBdr>
        <w:top w:val="none" w:sz="0" w:space="0" w:color="auto"/>
        <w:left w:val="none" w:sz="0" w:space="0" w:color="auto"/>
        <w:bottom w:val="none" w:sz="0" w:space="0" w:color="auto"/>
        <w:right w:val="none" w:sz="0" w:space="0" w:color="auto"/>
      </w:divBdr>
    </w:div>
    <w:div w:id="336811572">
      <w:bodyDiv w:val="1"/>
      <w:marLeft w:val="0"/>
      <w:marRight w:val="0"/>
      <w:marTop w:val="0"/>
      <w:marBottom w:val="0"/>
      <w:divBdr>
        <w:top w:val="none" w:sz="0" w:space="0" w:color="auto"/>
        <w:left w:val="none" w:sz="0" w:space="0" w:color="auto"/>
        <w:bottom w:val="none" w:sz="0" w:space="0" w:color="auto"/>
        <w:right w:val="none" w:sz="0" w:space="0" w:color="auto"/>
      </w:divBdr>
    </w:div>
    <w:div w:id="337075919">
      <w:bodyDiv w:val="1"/>
      <w:marLeft w:val="0"/>
      <w:marRight w:val="0"/>
      <w:marTop w:val="0"/>
      <w:marBottom w:val="0"/>
      <w:divBdr>
        <w:top w:val="none" w:sz="0" w:space="0" w:color="auto"/>
        <w:left w:val="none" w:sz="0" w:space="0" w:color="auto"/>
        <w:bottom w:val="none" w:sz="0" w:space="0" w:color="auto"/>
        <w:right w:val="none" w:sz="0" w:space="0" w:color="auto"/>
      </w:divBdr>
    </w:div>
    <w:div w:id="337118302">
      <w:bodyDiv w:val="1"/>
      <w:marLeft w:val="0"/>
      <w:marRight w:val="0"/>
      <w:marTop w:val="0"/>
      <w:marBottom w:val="0"/>
      <w:divBdr>
        <w:top w:val="none" w:sz="0" w:space="0" w:color="auto"/>
        <w:left w:val="none" w:sz="0" w:space="0" w:color="auto"/>
        <w:bottom w:val="none" w:sz="0" w:space="0" w:color="auto"/>
        <w:right w:val="none" w:sz="0" w:space="0" w:color="auto"/>
      </w:divBdr>
    </w:div>
    <w:div w:id="337119343">
      <w:bodyDiv w:val="1"/>
      <w:marLeft w:val="0"/>
      <w:marRight w:val="0"/>
      <w:marTop w:val="0"/>
      <w:marBottom w:val="0"/>
      <w:divBdr>
        <w:top w:val="none" w:sz="0" w:space="0" w:color="auto"/>
        <w:left w:val="none" w:sz="0" w:space="0" w:color="auto"/>
        <w:bottom w:val="none" w:sz="0" w:space="0" w:color="auto"/>
        <w:right w:val="none" w:sz="0" w:space="0" w:color="auto"/>
      </w:divBdr>
    </w:div>
    <w:div w:id="337123347">
      <w:bodyDiv w:val="1"/>
      <w:marLeft w:val="0"/>
      <w:marRight w:val="0"/>
      <w:marTop w:val="0"/>
      <w:marBottom w:val="0"/>
      <w:divBdr>
        <w:top w:val="none" w:sz="0" w:space="0" w:color="auto"/>
        <w:left w:val="none" w:sz="0" w:space="0" w:color="auto"/>
        <w:bottom w:val="none" w:sz="0" w:space="0" w:color="auto"/>
        <w:right w:val="none" w:sz="0" w:space="0" w:color="auto"/>
      </w:divBdr>
    </w:div>
    <w:div w:id="337125946">
      <w:bodyDiv w:val="1"/>
      <w:marLeft w:val="0"/>
      <w:marRight w:val="0"/>
      <w:marTop w:val="0"/>
      <w:marBottom w:val="0"/>
      <w:divBdr>
        <w:top w:val="none" w:sz="0" w:space="0" w:color="auto"/>
        <w:left w:val="none" w:sz="0" w:space="0" w:color="auto"/>
        <w:bottom w:val="none" w:sz="0" w:space="0" w:color="auto"/>
        <w:right w:val="none" w:sz="0" w:space="0" w:color="auto"/>
      </w:divBdr>
    </w:div>
    <w:div w:id="337196245">
      <w:bodyDiv w:val="1"/>
      <w:marLeft w:val="0"/>
      <w:marRight w:val="0"/>
      <w:marTop w:val="0"/>
      <w:marBottom w:val="0"/>
      <w:divBdr>
        <w:top w:val="none" w:sz="0" w:space="0" w:color="auto"/>
        <w:left w:val="none" w:sz="0" w:space="0" w:color="auto"/>
        <w:bottom w:val="none" w:sz="0" w:space="0" w:color="auto"/>
        <w:right w:val="none" w:sz="0" w:space="0" w:color="auto"/>
      </w:divBdr>
    </w:div>
    <w:div w:id="337536453">
      <w:bodyDiv w:val="1"/>
      <w:marLeft w:val="0"/>
      <w:marRight w:val="0"/>
      <w:marTop w:val="0"/>
      <w:marBottom w:val="0"/>
      <w:divBdr>
        <w:top w:val="none" w:sz="0" w:space="0" w:color="auto"/>
        <w:left w:val="none" w:sz="0" w:space="0" w:color="auto"/>
        <w:bottom w:val="none" w:sz="0" w:space="0" w:color="auto"/>
        <w:right w:val="none" w:sz="0" w:space="0" w:color="auto"/>
      </w:divBdr>
    </w:div>
    <w:div w:id="337579963">
      <w:bodyDiv w:val="1"/>
      <w:marLeft w:val="0"/>
      <w:marRight w:val="0"/>
      <w:marTop w:val="0"/>
      <w:marBottom w:val="0"/>
      <w:divBdr>
        <w:top w:val="none" w:sz="0" w:space="0" w:color="auto"/>
        <w:left w:val="none" w:sz="0" w:space="0" w:color="auto"/>
        <w:bottom w:val="none" w:sz="0" w:space="0" w:color="auto"/>
        <w:right w:val="none" w:sz="0" w:space="0" w:color="auto"/>
      </w:divBdr>
    </w:div>
    <w:div w:id="337738752">
      <w:bodyDiv w:val="1"/>
      <w:marLeft w:val="0"/>
      <w:marRight w:val="0"/>
      <w:marTop w:val="0"/>
      <w:marBottom w:val="0"/>
      <w:divBdr>
        <w:top w:val="none" w:sz="0" w:space="0" w:color="auto"/>
        <w:left w:val="none" w:sz="0" w:space="0" w:color="auto"/>
        <w:bottom w:val="none" w:sz="0" w:space="0" w:color="auto"/>
        <w:right w:val="none" w:sz="0" w:space="0" w:color="auto"/>
      </w:divBdr>
    </w:div>
    <w:div w:id="339701680">
      <w:bodyDiv w:val="1"/>
      <w:marLeft w:val="0"/>
      <w:marRight w:val="0"/>
      <w:marTop w:val="0"/>
      <w:marBottom w:val="0"/>
      <w:divBdr>
        <w:top w:val="none" w:sz="0" w:space="0" w:color="auto"/>
        <w:left w:val="none" w:sz="0" w:space="0" w:color="auto"/>
        <w:bottom w:val="none" w:sz="0" w:space="0" w:color="auto"/>
        <w:right w:val="none" w:sz="0" w:space="0" w:color="auto"/>
      </w:divBdr>
    </w:div>
    <w:div w:id="340011136">
      <w:bodyDiv w:val="1"/>
      <w:marLeft w:val="0"/>
      <w:marRight w:val="0"/>
      <w:marTop w:val="0"/>
      <w:marBottom w:val="0"/>
      <w:divBdr>
        <w:top w:val="none" w:sz="0" w:space="0" w:color="auto"/>
        <w:left w:val="none" w:sz="0" w:space="0" w:color="auto"/>
        <w:bottom w:val="none" w:sz="0" w:space="0" w:color="auto"/>
        <w:right w:val="none" w:sz="0" w:space="0" w:color="auto"/>
      </w:divBdr>
    </w:div>
    <w:div w:id="340132705">
      <w:bodyDiv w:val="1"/>
      <w:marLeft w:val="0"/>
      <w:marRight w:val="0"/>
      <w:marTop w:val="0"/>
      <w:marBottom w:val="0"/>
      <w:divBdr>
        <w:top w:val="none" w:sz="0" w:space="0" w:color="auto"/>
        <w:left w:val="none" w:sz="0" w:space="0" w:color="auto"/>
        <w:bottom w:val="none" w:sz="0" w:space="0" w:color="auto"/>
        <w:right w:val="none" w:sz="0" w:space="0" w:color="auto"/>
      </w:divBdr>
    </w:div>
    <w:div w:id="340275103">
      <w:bodyDiv w:val="1"/>
      <w:marLeft w:val="0"/>
      <w:marRight w:val="0"/>
      <w:marTop w:val="0"/>
      <w:marBottom w:val="0"/>
      <w:divBdr>
        <w:top w:val="none" w:sz="0" w:space="0" w:color="auto"/>
        <w:left w:val="none" w:sz="0" w:space="0" w:color="auto"/>
        <w:bottom w:val="none" w:sz="0" w:space="0" w:color="auto"/>
        <w:right w:val="none" w:sz="0" w:space="0" w:color="auto"/>
      </w:divBdr>
    </w:div>
    <w:div w:id="340665720">
      <w:bodyDiv w:val="1"/>
      <w:marLeft w:val="0"/>
      <w:marRight w:val="0"/>
      <w:marTop w:val="0"/>
      <w:marBottom w:val="0"/>
      <w:divBdr>
        <w:top w:val="none" w:sz="0" w:space="0" w:color="auto"/>
        <w:left w:val="none" w:sz="0" w:space="0" w:color="auto"/>
        <w:bottom w:val="none" w:sz="0" w:space="0" w:color="auto"/>
        <w:right w:val="none" w:sz="0" w:space="0" w:color="auto"/>
      </w:divBdr>
    </w:div>
    <w:div w:id="343023505">
      <w:bodyDiv w:val="1"/>
      <w:marLeft w:val="0"/>
      <w:marRight w:val="0"/>
      <w:marTop w:val="0"/>
      <w:marBottom w:val="0"/>
      <w:divBdr>
        <w:top w:val="none" w:sz="0" w:space="0" w:color="auto"/>
        <w:left w:val="none" w:sz="0" w:space="0" w:color="auto"/>
        <w:bottom w:val="none" w:sz="0" w:space="0" w:color="auto"/>
        <w:right w:val="none" w:sz="0" w:space="0" w:color="auto"/>
      </w:divBdr>
    </w:div>
    <w:div w:id="343478928">
      <w:bodyDiv w:val="1"/>
      <w:marLeft w:val="0"/>
      <w:marRight w:val="0"/>
      <w:marTop w:val="0"/>
      <w:marBottom w:val="0"/>
      <w:divBdr>
        <w:top w:val="none" w:sz="0" w:space="0" w:color="auto"/>
        <w:left w:val="none" w:sz="0" w:space="0" w:color="auto"/>
        <w:bottom w:val="none" w:sz="0" w:space="0" w:color="auto"/>
        <w:right w:val="none" w:sz="0" w:space="0" w:color="auto"/>
      </w:divBdr>
    </w:div>
    <w:div w:id="343628048">
      <w:bodyDiv w:val="1"/>
      <w:marLeft w:val="0"/>
      <w:marRight w:val="0"/>
      <w:marTop w:val="0"/>
      <w:marBottom w:val="0"/>
      <w:divBdr>
        <w:top w:val="none" w:sz="0" w:space="0" w:color="auto"/>
        <w:left w:val="none" w:sz="0" w:space="0" w:color="auto"/>
        <w:bottom w:val="none" w:sz="0" w:space="0" w:color="auto"/>
        <w:right w:val="none" w:sz="0" w:space="0" w:color="auto"/>
      </w:divBdr>
    </w:div>
    <w:div w:id="344475995">
      <w:bodyDiv w:val="1"/>
      <w:marLeft w:val="0"/>
      <w:marRight w:val="0"/>
      <w:marTop w:val="0"/>
      <w:marBottom w:val="0"/>
      <w:divBdr>
        <w:top w:val="none" w:sz="0" w:space="0" w:color="auto"/>
        <w:left w:val="none" w:sz="0" w:space="0" w:color="auto"/>
        <w:bottom w:val="none" w:sz="0" w:space="0" w:color="auto"/>
        <w:right w:val="none" w:sz="0" w:space="0" w:color="auto"/>
      </w:divBdr>
    </w:div>
    <w:div w:id="345442216">
      <w:bodyDiv w:val="1"/>
      <w:marLeft w:val="0"/>
      <w:marRight w:val="0"/>
      <w:marTop w:val="0"/>
      <w:marBottom w:val="0"/>
      <w:divBdr>
        <w:top w:val="none" w:sz="0" w:space="0" w:color="auto"/>
        <w:left w:val="none" w:sz="0" w:space="0" w:color="auto"/>
        <w:bottom w:val="none" w:sz="0" w:space="0" w:color="auto"/>
        <w:right w:val="none" w:sz="0" w:space="0" w:color="auto"/>
      </w:divBdr>
    </w:div>
    <w:div w:id="345639587">
      <w:bodyDiv w:val="1"/>
      <w:marLeft w:val="0"/>
      <w:marRight w:val="0"/>
      <w:marTop w:val="0"/>
      <w:marBottom w:val="0"/>
      <w:divBdr>
        <w:top w:val="none" w:sz="0" w:space="0" w:color="auto"/>
        <w:left w:val="none" w:sz="0" w:space="0" w:color="auto"/>
        <w:bottom w:val="none" w:sz="0" w:space="0" w:color="auto"/>
        <w:right w:val="none" w:sz="0" w:space="0" w:color="auto"/>
      </w:divBdr>
    </w:div>
    <w:div w:id="346299281">
      <w:bodyDiv w:val="1"/>
      <w:marLeft w:val="0"/>
      <w:marRight w:val="0"/>
      <w:marTop w:val="0"/>
      <w:marBottom w:val="0"/>
      <w:divBdr>
        <w:top w:val="none" w:sz="0" w:space="0" w:color="auto"/>
        <w:left w:val="none" w:sz="0" w:space="0" w:color="auto"/>
        <w:bottom w:val="none" w:sz="0" w:space="0" w:color="auto"/>
        <w:right w:val="none" w:sz="0" w:space="0" w:color="auto"/>
      </w:divBdr>
    </w:div>
    <w:div w:id="347023068">
      <w:bodyDiv w:val="1"/>
      <w:marLeft w:val="0"/>
      <w:marRight w:val="0"/>
      <w:marTop w:val="0"/>
      <w:marBottom w:val="0"/>
      <w:divBdr>
        <w:top w:val="none" w:sz="0" w:space="0" w:color="auto"/>
        <w:left w:val="none" w:sz="0" w:space="0" w:color="auto"/>
        <w:bottom w:val="none" w:sz="0" w:space="0" w:color="auto"/>
        <w:right w:val="none" w:sz="0" w:space="0" w:color="auto"/>
      </w:divBdr>
    </w:div>
    <w:div w:id="348340846">
      <w:bodyDiv w:val="1"/>
      <w:marLeft w:val="0"/>
      <w:marRight w:val="0"/>
      <w:marTop w:val="0"/>
      <w:marBottom w:val="0"/>
      <w:divBdr>
        <w:top w:val="none" w:sz="0" w:space="0" w:color="auto"/>
        <w:left w:val="none" w:sz="0" w:space="0" w:color="auto"/>
        <w:bottom w:val="none" w:sz="0" w:space="0" w:color="auto"/>
        <w:right w:val="none" w:sz="0" w:space="0" w:color="auto"/>
      </w:divBdr>
    </w:div>
    <w:div w:id="348914275">
      <w:bodyDiv w:val="1"/>
      <w:marLeft w:val="0"/>
      <w:marRight w:val="0"/>
      <w:marTop w:val="0"/>
      <w:marBottom w:val="0"/>
      <w:divBdr>
        <w:top w:val="none" w:sz="0" w:space="0" w:color="auto"/>
        <w:left w:val="none" w:sz="0" w:space="0" w:color="auto"/>
        <w:bottom w:val="none" w:sz="0" w:space="0" w:color="auto"/>
        <w:right w:val="none" w:sz="0" w:space="0" w:color="auto"/>
      </w:divBdr>
    </w:div>
    <w:div w:id="349113648">
      <w:bodyDiv w:val="1"/>
      <w:marLeft w:val="0"/>
      <w:marRight w:val="0"/>
      <w:marTop w:val="0"/>
      <w:marBottom w:val="0"/>
      <w:divBdr>
        <w:top w:val="none" w:sz="0" w:space="0" w:color="auto"/>
        <w:left w:val="none" w:sz="0" w:space="0" w:color="auto"/>
        <w:bottom w:val="none" w:sz="0" w:space="0" w:color="auto"/>
        <w:right w:val="none" w:sz="0" w:space="0" w:color="auto"/>
      </w:divBdr>
    </w:div>
    <w:div w:id="349260683">
      <w:bodyDiv w:val="1"/>
      <w:marLeft w:val="0"/>
      <w:marRight w:val="0"/>
      <w:marTop w:val="0"/>
      <w:marBottom w:val="0"/>
      <w:divBdr>
        <w:top w:val="none" w:sz="0" w:space="0" w:color="auto"/>
        <w:left w:val="none" w:sz="0" w:space="0" w:color="auto"/>
        <w:bottom w:val="none" w:sz="0" w:space="0" w:color="auto"/>
        <w:right w:val="none" w:sz="0" w:space="0" w:color="auto"/>
      </w:divBdr>
    </w:div>
    <w:div w:id="349991478">
      <w:bodyDiv w:val="1"/>
      <w:marLeft w:val="0"/>
      <w:marRight w:val="0"/>
      <w:marTop w:val="0"/>
      <w:marBottom w:val="0"/>
      <w:divBdr>
        <w:top w:val="none" w:sz="0" w:space="0" w:color="auto"/>
        <w:left w:val="none" w:sz="0" w:space="0" w:color="auto"/>
        <w:bottom w:val="none" w:sz="0" w:space="0" w:color="auto"/>
        <w:right w:val="none" w:sz="0" w:space="0" w:color="auto"/>
      </w:divBdr>
    </w:div>
    <w:div w:id="350646695">
      <w:bodyDiv w:val="1"/>
      <w:marLeft w:val="0"/>
      <w:marRight w:val="0"/>
      <w:marTop w:val="0"/>
      <w:marBottom w:val="0"/>
      <w:divBdr>
        <w:top w:val="none" w:sz="0" w:space="0" w:color="auto"/>
        <w:left w:val="none" w:sz="0" w:space="0" w:color="auto"/>
        <w:bottom w:val="none" w:sz="0" w:space="0" w:color="auto"/>
        <w:right w:val="none" w:sz="0" w:space="0" w:color="auto"/>
      </w:divBdr>
    </w:div>
    <w:div w:id="352002469">
      <w:bodyDiv w:val="1"/>
      <w:marLeft w:val="0"/>
      <w:marRight w:val="0"/>
      <w:marTop w:val="0"/>
      <w:marBottom w:val="0"/>
      <w:divBdr>
        <w:top w:val="none" w:sz="0" w:space="0" w:color="auto"/>
        <w:left w:val="none" w:sz="0" w:space="0" w:color="auto"/>
        <w:bottom w:val="none" w:sz="0" w:space="0" w:color="auto"/>
        <w:right w:val="none" w:sz="0" w:space="0" w:color="auto"/>
      </w:divBdr>
    </w:div>
    <w:div w:id="353457725">
      <w:bodyDiv w:val="1"/>
      <w:marLeft w:val="0"/>
      <w:marRight w:val="0"/>
      <w:marTop w:val="0"/>
      <w:marBottom w:val="0"/>
      <w:divBdr>
        <w:top w:val="none" w:sz="0" w:space="0" w:color="auto"/>
        <w:left w:val="none" w:sz="0" w:space="0" w:color="auto"/>
        <w:bottom w:val="none" w:sz="0" w:space="0" w:color="auto"/>
        <w:right w:val="none" w:sz="0" w:space="0" w:color="auto"/>
      </w:divBdr>
    </w:div>
    <w:div w:id="353579108">
      <w:bodyDiv w:val="1"/>
      <w:marLeft w:val="0"/>
      <w:marRight w:val="0"/>
      <w:marTop w:val="0"/>
      <w:marBottom w:val="0"/>
      <w:divBdr>
        <w:top w:val="none" w:sz="0" w:space="0" w:color="auto"/>
        <w:left w:val="none" w:sz="0" w:space="0" w:color="auto"/>
        <w:bottom w:val="none" w:sz="0" w:space="0" w:color="auto"/>
        <w:right w:val="none" w:sz="0" w:space="0" w:color="auto"/>
      </w:divBdr>
    </w:div>
    <w:div w:id="353920722">
      <w:bodyDiv w:val="1"/>
      <w:marLeft w:val="0"/>
      <w:marRight w:val="0"/>
      <w:marTop w:val="0"/>
      <w:marBottom w:val="0"/>
      <w:divBdr>
        <w:top w:val="none" w:sz="0" w:space="0" w:color="auto"/>
        <w:left w:val="none" w:sz="0" w:space="0" w:color="auto"/>
        <w:bottom w:val="none" w:sz="0" w:space="0" w:color="auto"/>
        <w:right w:val="none" w:sz="0" w:space="0" w:color="auto"/>
      </w:divBdr>
    </w:div>
    <w:div w:id="353964826">
      <w:bodyDiv w:val="1"/>
      <w:marLeft w:val="0"/>
      <w:marRight w:val="0"/>
      <w:marTop w:val="0"/>
      <w:marBottom w:val="0"/>
      <w:divBdr>
        <w:top w:val="none" w:sz="0" w:space="0" w:color="auto"/>
        <w:left w:val="none" w:sz="0" w:space="0" w:color="auto"/>
        <w:bottom w:val="none" w:sz="0" w:space="0" w:color="auto"/>
        <w:right w:val="none" w:sz="0" w:space="0" w:color="auto"/>
      </w:divBdr>
    </w:div>
    <w:div w:id="354423780">
      <w:bodyDiv w:val="1"/>
      <w:marLeft w:val="0"/>
      <w:marRight w:val="0"/>
      <w:marTop w:val="0"/>
      <w:marBottom w:val="0"/>
      <w:divBdr>
        <w:top w:val="none" w:sz="0" w:space="0" w:color="auto"/>
        <w:left w:val="none" w:sz="0" w:space="0" w:color="auto"/>
        <w:bottom w:val="none" w:sz="0" w:space="0" w:color="auto"/>
        <w:right w:val="none" w:sz="0" w:space="0" w:color="auto"/>
      </w:divBdr>
    </w:div>
    <w:div w:id="356935073">
      <w:bodyDiv w:val="1"/>
      <w:marLeft w:val="0"/>
      <w:marRight w:val="0"/>
      <w:marTop w:val="0"/>
      <w:marBottom w:val="0"/>
      <w:divBdr>
        <w:top w:val="none" w:sz="0" w:space="0" w:color="auto"/>
        <w:left w:val="none" w:sz="0" w:space="0" w:color="auto"/>
        <w:bottom w:val="none" w:sz="0" w:space="0" w:color="auto"/>
        <w:right w:val="none" w:sz="0" w:space="0" w:color="auto"/>
      </w:divBdr>
    </w:div>
    <w:div w:id="356975148">
      <w:bodyDiv w:val="1"/>
      <w:marLeft w:val="0"/>
      <w:marRight w:val="0"/>
      <w:marTop w:val="0"/>
      <w:marBottom w:val="0"/>
      <w:divBdr>
        <w:top w:val="none" w:sz="0" w:space="0" w:color="auto"/>
        <w:left w:val="none" w:sz="0" w:space="0" w:color="auto"/>
        <w:bottom w:val="none" w:sz="0" w:space="0" w:color="auto"/>
        <w:right w:val="none" w:sz="0" w:space="0" w:color="auto"/>
      </w:divBdr>
    </w:div>
    <w:div w:id="357006973">
      <w:bodyDiv w:val="1"/>
      <w:marLeft w:val="0"/>
      <w:marRight w:val="0"/>
      <w:marTop w:val="0"/>
      <w:marBottom w:val="0"/>
      <w:divBdr>
        <w:top w:val="none" w:sz="0" w:space="0" w:color="auto"/>
        <w:left w:val="none" w:sz="0" w:space="0" w:color="auto"/>
        <w:bottom w:val="none" w:sz="0" w:space="0" w:color="auto"/>
        <w:right w:val="none" w:sz="0" w:space="0" w:color="auto"/>
      </w:divBdr>
    </w:div>
    <w:div w:id="357657566">
      <w:bodyDiv w:val="1"/>
      <w:marLeft w:val="0"/>
      <w:marRight w:val="0"/>
      <w:marTop w:val="0"/>
      <w:marBottom w:val="0"/>
      <w:divBdr>
        <w:top w:val="none" w:sz="0" w:space="0" w:color="auto"/>
        <w:left w:val="none" w:sz="0" w:space="0" w:color="auto"/>
        <w:bottom w:val="none" w:sz="0" w:space="0" w:color="auto"/>
        <w:right w:val="none" w:sz="0" w:space="0" w:color="auto"/>
      </w:divBdr>
    </w:div>
    <w:div w:id="357857362">
      <w:bodyDiv w:val="1"/>
      <w:marLeft w:val="0"/>
      <w:marRight w:val="0"/>
      <w:marTop w:val="0"/>
      <w:marBottom w:val="0"/>
      <w:divBdr>
        <w:top w:val="none" w:sz="0" w:space="0" w:color="auto"/>
        <w:left w:val="none" w:sz="0" w:space="0" w:color="auto"/>
        <w:bottom w:val="none" w:sz="0" w:space="0" w:color="auto"/>
        <w:right w:val="none" w:sz="0" w:space="0" w:color="auto"/>
      </w:divBdr>
    </w:div>
    <w:div w:id="358701977">
      <w:bodyDiv w:val="1"/>
      <w:marLeft w:val="0"/>
      <w:marRight w:val="0"/>
      <w:marTop w:val="0"/>
      <w:marBottom w:val="0"/>
      <w:divBdr>
        <w:top w:val="none" w:sz="0" w:space="0" w:color="auto"/>
        <w:left w:val="none" w:sz="0" w:space="0" w:color="auto"/>
        <w:bottom w:val="none" w:sz="0" w:space="0" w:color="auto"/>
        <w:right w:val="none" w:sz="0" w:space="0" w:color="auto"/>
      </w:divBdr>
    </w:div>
    <w:div w:id="359166222">
      <w:bodyDiv w:val="1"/>
      <w:marLeft w:val="0"/>
      <w:marRight w:val="0"/>
      <w:marTop w:val="0"/>
      <w:marBottom w:val="0"/>
      <w:divBdr>
        <w:top w:val="none" w:sz="0" w:space="0" w:color="auto"/>
        <w:left w:val="none" w:sz="0" w:space="0" w:color="auto"/>
        <w:bottom w:val="none" w:sz="0" w:space="0" w:color="auto"/>
        <w:right w:val="none" w:sz="0" w:space="0" w:color="auto"/>
      </w:divBdr>
    </w:div>
    <w:div w:id="359206739">
      <w:bodyDiv w:val="1"/>
      <w:marLeft w:val="0"/>
      <w:marRight w:val="0"/>
      <w:marTop w:val="0"/>
      <w:marBottom w:val="0"/>
      <w:divBdr>
        <w:top w:val="none" w:sz="0" w:space="0" w:color="auto"/>
        <w:left w:val="none" w:sz="0" w:space="0" w:color="auto"/>
        <w:bottom w:val="none" w:sz="0" w:space="0" w:color="auto"/>
        <w:right w:val="none" w:sz="0" w:space="0" w:color="auto"/>
      </w:divBdr>
    </w:div>
    <w:div w:id="359624767">
      <w:bodyDiv w:val="1"/>
      <w:marLeft w:val="0"/>
      <w:marRight w:val="0"/>
      <w:marTop w:val="0"/>
      <w:marBottom w:val="0"/>
      <w:divBdr>
        <w:top w:val="none" w:sz="0" w:space="0" w:color="auto"/>
        <w:left w:val="none" w:sz="0" w:space="0" w:color="auto"/>
        <w:bottom w:val="none" w:sz="0" w:space="0" w:color="auto"/>
        <w:right w:val="none" w:sz="0" w:space="0" w:color="auto"/>
      </w:divBdr>
    </w:div>
    <w:div w:id="360084920">
      <w:bodyDiv w:val="1"/>
      <w:marLeft w:val="0"/>
      <w:marRight w:val="0"/>
      <w:marTop w:val="0"/>
      <w:marBottom w:val="0"/>
      <w:divBdr>
        <w:top w:val="none" w:sz="0" w:space="0" w:color="auto"/>
        <w:left w:val="none" w:sz="0" w:space="0" w:color="auto"/>
        <w:bottom w:val="none" w:sz="0" w:space="0" w:color="auto"/>
        <w:right w:val="none" w:sz="0" w:space="0" w:color="auto"/>
      </w:divBdr>
    </w:div>
    <w:div w:id="360328436">
      <w:bodyDiv w:val="1"/>
      <w:marLeft w:val="0"/>
      <w:marRight w:val="0"/>
      <w:marTop w:val="0"/>
      <w:marBottom w:val="0"/>
      <w:divBdr>
        <w:top w:val="none" w:sz="0" w:space="0" w:color="auto"/>
        <w:left w:val="none" w:sz="0" w:space="0" w:color="auto"/>
        <w:bottom w:val="none" w:sz="0" w:space="0" w:color="auto"/>
        <w:right w:val="none" w:sz="0" w:space="0" w:color="auto"/>
      </w:divBdr>
    </w:div>
    <w:div w:id="360714474">
      <w:bodyDiv w:val="1"/>
      <w:marLeft w:val="0"/>
      <w:marRight w:val="0"/>
      <w:marTop w:val="0"/>
      <w:marBottom w:val="0"/>
      <w:divBdr>
        <w:top w:val="none" w:sz="0" w:space="0" w:color="auto"/>
        <w:left w:val="none" w:sz="0" w:space="0" w:color="auto"/>
        <w:bottom w:val="none" w:sz="0" w:space="0" w:color="auto"/>
        <w:right w:val="none" w:sz="0" w:space="0" w:color="auto"/>
      </w:divBdr>
    </w:div>
    <w:div w:id="360790978">
      <w:bodyDiv w:val="1"/>
      <w:marLeft w:val="0"/>
      <w:marRight w:val="0"/>
      <w:marTop w:val="0"/>
      <w:marBottom w:val="0"/>
      <w:divBdr>
        <w:top w:val="none" w:sz="0" w:space="0" w:color="auto"/>
        <w:left w:val="none" w:sz="0" w:space="0" w:color="auto"/>
        <w:bottom w:val="none" w:sz="0" w:space="0" w:color="auto"/>
        <w:right w:val="none" w:sz="0" w:space="0" w:color="auto"/>
      </w:divBdr>
    </w:div>
    <w:div w:id="361052407">
      <w:bodyDiv w:val="1"/>
      <w:marLeft w:val="0"/>
      <w:marRight w:val="0"/>
      <w:marTop w:val="0"/>
      <w:marBottom w:val="0"/>
      <w:divBdr>
        <w:top w:val="none" w:sz="0" w:space="0" w:color="auto"/>
        <w:left w:val="none" w:sz="0" w:space="0" w:color="auto"/>
        <w:bottom w:val="none" w:sz="0" w:space="0" w:color="auto"/>
        <w:right w:val="none" w:sz="0" w:space="0" w:color="auto"/>
      </w:divBdr>
    </w:div>
    <w:div w:id="361899122">
      <w:bodyDiv w:val="1"/>
      <w:marLeft w:val="0"/>
      <w:marRight w:val="0"/>
      <w:marTop w:val="0"/>
      <w:marBottom w:val="0"/>
      <w:divBdr>
        <w:top w:val="none" w:sz="0" w:space="0" w:color="auto"/>
        <w:left w:val="none" w:sz="0" w:space="0" w:color="auto"/>
        <w:bottom w:val="none" w:sz="0" w:space="0" w:color="auto"/>
        <w:right w:val="none" w:sz="0" w:space="0" w:color="auto"/>
      </w:divBdr>
    </w:div>
    <w:div w:id="362049869">
      <w:bodyDiv w:val="1"/>
      <w:marLeft w:val="0"/>
      <w:marRight w:val="0"/>
      <w:marTop w:val="0"/>
      <w:marBottom w:val="0"/>
      <w:divBdr>
        <w:top w:val="none" w:sz="0" w:space="0" w:color="auto"/>
        <w:left w:val="none" w:sz="0" w:space="0" w:color="auto"/>
        <w:bottom w:val="none" w:sz="0" w:space="0" w:color="auto"/>
        <w:right w:val="none" w:sz="0" w:space="0" w:color="auto"/>
      </w:divBdr>
    </w:div>
    <w:div w:id="362098263">
      <w:bodyDiv w:val="1"/>
      <w:marLeft w:val="0"/>
      <w:marRight w:val="0"/>
      <w:marTop w:val="0"/>
      <w:marBottom w:val="0"/>
      <w:divBdr>
        <w:top w:val="none" w:sz="0" w:space="0" w:color="auto"/>
        <w:left w:val="none" w:sz="0" w:space="0" w:color="auto"/>
        <w:bottom w:val="none" w:sz="0" w:space="0" w:color="auto"/>
        <w:right w:val="none" w:sz="0" w:space="0" w:color="auto"/>
      </w:divBdr>
    </w:div>
    <w:div w:id="362438866">
      <w:bodyDiv w:val="1"/>
      <w:marLeft w:val="0"/>
      <w:marRight w:val="0"/>
      <w:marTop w:val="0"/>
      <w:marBottom w:val="0"/>
      <w:divBdr>
        <w:top w:val="none" w:sz="0" w:space="0" w:color="auto"/>
        <w:left w:val="none" w:sz="0" w:space="0" w:color="auto"/>
        <w:bottom w:val="none" w:sz="0" w:space="0" w:color="auto"/>
        <w:right w:val="none" w:sz="0" w:space="0" w:color="auto"/>
      </w:divBdr>
    </w:div>
    <w:div w:id="362681142">
      <w:bodyDiv w:val="1"/>
      <w:marLeft w:val="0"/>
      <w:marRight w:val="0"/>
      <w:marTop w:val="0"/>
      <w:marBottom w:val="0"/>
      <w:divBdr>
        <w:top w:val="none" w:sz="0" w:space="0" w:color="auto"/>
        <w:left w:val="none" w:sz="0" w:space="0" w:color="auto"/>
        <w:bottom w:val="none" w:sz="0" w:space="0" w:color="auto"/>
        <w:right w:val="none" w:sz="0" w:space="0" w:color="auto"/>
      </w:divBdr>
    </w:div>
    <w:div w:id="364215593">
      <w:bodyDiv w:val="1"/>
      <w:marLeft w:val="0"/>
      <w:marRight w:val="0"/>
      <w:marTop w:val="0"/>
      <w:marBottom w:val="0"/>
      <w:divBdr>
        <w:top w:val="none" w:sz="0" w:space="0" w:color="auto"/>
        <w:left w:val="none" w:sz="0" w:space="0" w:color="auto"/>
        <w:bottom w:val="none" w:sz="0" w:space="0" w:color="auto"/>
        <w:right w:val="none" w:sz="0" w:space="0" w:color="auto"/>
      </w:divBdr>
    </w:div>
    <w:div w:id="365494735">
      <w:bodyDiv w:val="1"/>
      <w:marLeft w:val="0"/>
      <w:marRight w:val="0"/>
      <w:marTop w:val="0"/>
      <w:marBottom w:val="0"/>
      <w:divBdr>
        <w:top w:val="none" w:sz="0" w:space="0" w:color="auto"/>
        <w:left w:val="none" w:sz="0" w:space="0" w:color="auto"/>
        <w:bottom w:val="none" w:sz="0" w:space="0" w:color="auto"/>
        <w:right w:val="none" w:sz="0" w:space="0" w:color="auto"/>
      </w:divBdr>
    </w:div>
    <w:div w:id="365906850">
      <w:bodyDiv w:val="1"/>
      <w:marLeft w:val="0"/>
      <w:marRight w:val="0"/>
      <w:marTop w:val="0"/>
      <w:marBottom w:val="0"/>
      <w:divBdr>
        <w:top w:val="none" w:sz="0" w:space="0" w:color="auto"/>
        <w:left w:val="none" w:sz="0" w:space="0" w:color="auto"/>
        <w:bottom w:val="none" w:sz="0" w:space="0" w:color="auto"/>
        <w:right w:val="none" w:sz="0" w:space="0" w:color="auto"/>
      </w:divBdr>
    </w:div>
    <w:div w:id="366105744">
      <w:bodyDiv w:val="1"/>
      <w:marLeft w:val="0"/>
      <w:marRight w:val="0"/>
      <w:marTop w:val="0"/>
      <w:marBottom w:val="0"/>
      <w:divBdr>
        <w:top w:val="none" w:sz="0" w:space="0" w:color="auto"/>
        <w:left w:val="none" w:sz="0" w:space="0" w:color="auto"/>
        <w:bottom w:val="none" w:sz="0" w:space="0" w:color="auto"/>
        <w:right w:val="none" w:sz="0" w:space="0" w:color="auto"/>
      </w:divBdr>
    </w:div>
    <w:div w:id="366488115">
      <w:bodyDiv w:val="1"/>
      <w:marLeft w:val="0"/>
      <w:marRight w:val="0"/>
      <w:marTop w:val="0"/>
      <w:marBottom w:val="0"/>
      <w:divBdr>
        <w:top w:val="none" w:sz="0" w:space="0" w:color="auto"/>
        <w:left w:val="none" w:sz="0" w:space="0" w:color="auto"/>
        <w:bottom w:val="none" w:sz="0" w:space="0" w:color="auto"/>
        <w:right w:val="none" w:sz="0" w:space="0" w:color="auto"/>
      </w:divBdr>
    </w:div>
    <w:div w:id="366686874">
      <w:bodyDiv w:val="1"/>
      <w:marLeft w:val="0"/>
      <w:marRight w:val="0"/>
      <w:marTop w:val="0"/>
      <w:marBottom w:val="0"/>
      <w:divBdr>
        <w:top w:val="none" w:sz="0" w:space="0" w:color="auto"/>
        <w:left w:val="none" w:sz="0" w:space="0" w:color="auto"/>
        <w:bottom w:val="none" w:sz="0" w:space="0" w:color="auto"/>
        <w:right w:val="none" w:sz="0" w:space="0" w:color="auto"/>
      </w:divBdr>
    </w:div>
    <w:div w:id="367412515">
      <w:bodyDiv w:val="1"/>
      <w:marLeft w:val="0"/>
      <w:marRight w:val="0"/>
      <w:marTop w:val="0"/>
      <w:marBottom w:val="0"/>
      <w:divBdr>
        <w:top w:val="none" w:sz="0" w:space="0" w:color="auto"/>
        <w:left w:val="none" w:sz="0" w:space="0" w:color="auto"/>
        <w:bottom w:val="none" w:sz="0" w:space="0" w:color="auto"/>
        <w:right w:val="none" w:sz="0" w:space="0" w:color="auto"/>
      </w:divBdr>
    </w:div>
    <w:div w:id="367682711">
      <w:bodyDiv w:val="1"/>
      <w:marLeft w:val="0"/>
      <w:marRight w:val="0"/>
      <w:marTop w:val="0"/>
      <w:marBottom w:val="0"/>
      <w:divBdr>
        <w:top w:val="none" w:sz="0" w:space="0" w:color="auto"/>
        <w:left w:val="none" w:sz="0" w:space="0" w:color="auto"/>
        <w:bottom w:val="none" w:sz="0" w:space="0" w:color="auto"/>
        <w:right w:val="none" w:sz="0" w:space="0" w:color="auto"/>
      </w:divBdr>
    </w:div>
    <w:div w:id="368801624">
      <w:bodyDiv w:val="1"/>
      <w:marLeft w:val="0"/>
      <w:marRight w:val="0"/>
      <w:marTop w:val="0"/>
      <w:marBottom w:val="0"/>
      <w:divBdr>
        <w:top w:val="none" w:sz="0" w:space="0" w:color="auto"/>
        <w:left w:val="none" w:sz="0" w:space="0" w:color="auto"/>
        <w:bottom w:val="none" w:sz="0" w:space="0" w:color="auto"/>
        <w:right w:val="none" w:sz="0" w:space="0" w:color="auto"/>
      </w:divBdr>
    </w:div>
    <w:div w:id="368801660">
      <w:bodyDiv w:val="1"/>
      <w:marLeft w:val="0"/>
      <w:marRight w:val="0"/>
      <w:marTop w:val="0"/>
      <w:marBottom w:val="0"/>
      <w:divBdr>
        <w:top w:val="none" w:sz="0" w:space="0" w:color="auto"/>
        <w:left w:val="none" w:sz="0" w:space="0" w:color="auto"/>
        <w:bottom w:val="none" w:sz="0" w:space="0" w:color="auto"/>
        <w:right w:val="none" w:sz="0" w:space="0" w:color="auto"/>
      </w:divBdr>
    </w:div>
    <w:div w:id="369065459">
      <w:bodyDiv w:val="1"/>
      <w:marLeft w:val="0"/>
      <w:marRight w:val="0"/>
      <w:marTop w:val="0"/>
      <w:marBottom w:val="0"/>
      <w:divBdr>
        <w:top w:val="none" w:sz="0" w:space="0" w:color="auto"/>
        <w:left w:val="none" w:sz="0" w:space="0" w:color="auto"/>
        <w:bottom w:val="none" w:sz="0" w:space="0" w:color="auto"/>
        <w:right w:val="none" w:sz="0" w:space="0" w:color="auto"/>
      </w:divBdr>
    </w:div>
    <w:div w:id="369453537">
      <w:bodyDiv w:val="1"/>
      <w:marLeft w:val="0"/>
      <w:marRight w:val="0"/>
      <w:marTop w:val="0"/>
      <w:marBottom w:val="0"/>
      <w:divBdr>
        <w:top w:val="none" w:sz="0" w:space="0" w:color="auto"/>
        <w:left w:val="none" w:sz="0" w:space="0" w:color="auto"/>
        <w:bottom w:val="none" w:sz="0" w:space="0" w:color="auto"/>
        <w:right w:val="none" w:sz="0" w:space="0" w:color="auto"/>
      </w:divBdr>
    </w:div>
    <w:div w:id="369644694">
      <w:bodyDiv w:val="1"/>
      <w:marLeft w:val="0"/>
      <w:marRight w:val="0"/>
      <w:marTop w:val="0"/>
      <w:marBottom w:val="0"/>
      <w:divBdr>
        <w:top w:val="none" w:sz="0" w:space="0" w:color="auto"/>
        <w:left w:val="none" w:sz="0" w:space="0" w:color="auto"/>
        <w:bottom w:val="none" w:sz="0" w:space="0" w:color="auto"/>
        <w:right w:val="none" w:sz="0" w:space="0" w:color="auto"/>
      </w:divBdr>
    </w:div>
    <w:div w:id="369769839">
      <w:bodyDiv w:val="1"/>
      <w:marLeft w:val="0"/>
      <w:marRight w:val="0"/>
      <w:marTop w:val="0"/>
      <w:marBottom w:val="0"/>
      <w:divBdr>
        <w:top w:val="none" w:sz="0" w:space="0" w:color="auto"/>
        <w:left w:val="none" w:sz="0" w:space="0" w:color="auto"/>
        <w:bottom w:val="none" w:sz="0" w:space="0" w:color="auto"/>
        <w:right w:val="none" w:sz="0" w:space="0" w:color="auto"/>
      </w:divBdr>
    </w:div>
    <w:div w:id="370033874">
      <w:bodyDiv w:val="1"/>
      <w:marLeft w:val="0"/>
      <w:marRight w:val="0"/>
      <w:marTop w:val="0"/>
      <w:marBottom w:val="0"/>
      <w:divBdr>
        <w:top w:val="none" w:sz="0" w:space="0" w:color="auto"/>
        <w:left w:val="none" w:sz="0" w:space="0" w:color="auto"/>
        <w:bottom w:val="none" w:sz="0" w:space="0" w:color="auto"/>
        <w:right w:val="none" w:sz="0" w:space="0" w:color="auto"/>
      </w:divBdr>
    </w:div>
    <w:div w:id="370232015">
      <w:bodyDiv w:val="1"/>
      <w:marLeft w:val="0"/>
      <w:marRight w:val="0"/>
      <w:marTop w:val="0"/>
      <w:marBottom w:val="0"/>
      <w:divBdr>
        <w:top w:val="none" w:sz="0" w:space="0" w:color="auto"/>
        <w:left w:val="none" w:sz="0" w:space="0" w:color="auto"/>
        <w:bottom w:val="none" w:sz="0" w:space="0" w:color="auto"/>
        <w:right w:val="none" w:sz="0" w:space="0" w:color="auto"/>
      </w:divBdr>
    </w:div>
    <w:div w:id="370619332">
      <w:bodyDiv w:val="1"/>
      <w:marLeft w:val="0"/>
      <w:marRight w:val="0"/>
      <w:marTop w:val="0"/>
      <w:marBottom w:val="0"/>
      <w:divBdr>
        <w:top w:val="none" w:sz="0" w:space="0" w:color="auto"/>
        <w:left w:val="none" w:sz="0" w:space="0" w:color="auto"/>
        <w:bottom w:val="none" w:sz="0" w:space="0" w:color="auto"/>
        <w:right w:val="none" w:sz="0" w:space="0" w:color="auto"/>
      </w:divBdr>
    </w:div>
    <w:div w:id="371198345">
      <w:bodyDiv w:val="1"/>
      <w:marLeft w:val="0"/>
      <w:marRight w:val="0"/>
      <w:marTop w:val="0"/>
      <w:marBottom w:val="0"/>
      <w:divBdr>
        <w:top w:val="none" w:sz="0" w:space="0" w:color="auto"/>
        <w:left w:val="none" w:sz="0" w:space="0" w:color="auto"/>
        <w:bottom w:val="none" w:sz="0" w:space="0" w:color="auto"/>
        <w:right w:val="none" w:sz="0" w:space="0" w:color="auto"/>
      </w:divBdr>
    </w:div>
    <w:div w:id="371539628">
      <w:bodyDiv w:val="1"/>
      <w:marLeft w:val="0"/>
      <w:marRight w:val="0"/>
      <w:marTop w:val="0"/>
      <w:marBottom w:val="0"/>
      <w:divBdr>
        <w:top w:val="none" w:sz="0" w:space="0" w:color="auto"/>
        <w:left w:val="none" w:sz="0" w:space="0" w:color="auto"/>
        <w:bottom w:val="none" w:sz="0" w:space="0" w:color="auto"/>
        <w:right w:val="none" w:sz="0" w:space="0" w:color="auto"/>
      </w:divBdr>
    </w:div>
    <w:div w:id="371610758">
      <w:bodyDiv w:val="1"/>
      <w:marLeft w:val="0"/>
      <w:marRight w:val="0"/>
      <w:marTop w:val="0"/>
      <w:marBottom w:val="0"/>
      <w:divBdr>
        <w:top w:val="none" w:sz="0" w:space="0" w:color="auto"/>
        <w:left w:val="none" w:sz="0" w:space="0" w:color="auto"/>
        <w:bottom w:val="none" w:sz="0" w:space="0" w:color="auto"/>
        <w:right w:val="none" w:sz="0" w:space="0" w:color="auto"/>
      </w:divBdr>
    </w:div>
    <w:div w:id="371736722">
      <w:bodyDiv w:val="1"/>
      <w:marLeft w:val="0"/>
      <w:marRight w:val="0"/>
      <w:marTop w:val="0"/>
      <w:marBottom w:val="0"/>
      <w:divBdr>
        <w:top w:val="none" w:sz="0" w:space="0" w:color="auto"/>
        <w:left w:val="none" w:sz="0" w:space="0" w:color="auto"/>
        <w:bottom w:val="none" w:sz="0" w:space="0" w:color="auto"/>
        <w:right w:val="none" w:sz="0" w:space="0" w:color="auto"/>
      </w:divBdr>
    </w:div>
    <w:div w:id="372001052">
      <w:bodyDiv w:val="1"/>
      <w:marLeft w:val="0"/>
      <w:marRight w:val="0"/>
      <w:marTop w:val="0"/>
      <w:marBottom w:val="0"/>
      <w:divBdr>
        <w:top w:val="none" w:sz="0" w:space="0" w:color="auto"/>
        <w:left w:val="none" w:sz="0" w:space="0" w:color="auto"/>
        <w:bottom w:val="none" w:sz="0" w:space="0" w:color="auto"/>
        <w:right w:val="none" w:sz="0" w:space="0" w:color="auto"/>
      </w:divBdr>
    </w:div>
    <w:div w:id="372072117">
      <w:bodyDiv w:val="1"/>
      <w:marLeft w:val="0"/>
      <w:marRight w:val="0"/>
      <w:marTop w:val="0"/>
      <w:marBottom w:val="0"/>
      <w:divBdr>
        <w:top w:val="none" w:sz="0" w:space="0" w:color="auto"/>
        <w:left w:val="none" w:sz="0" w:space="0" w:color="auto"/>
        <w:bottom w:val="none" w:sz="0" w:space="0" w:color="auto"/>
        <w:right w:val="none" w:sz="0" w:space="0" w:color="auto"/>
      </w:divBdr>
    </w:div>
    <w:div w:id="372462865">
      <w:bodyDiv w:val="1"/>
      <w:marLeft w:val="0"/>
      <w:marRight w:val="0"/>
      <w:marTop w:val="0"/>
      <w:marBottom w:val="0"/>
      <w:divBdr>
        <w:top w:val="none" w:sz="0" w:space="0" w:color="auto"/>
        <w:left w:val="none" w:sz="0" w:space="0" w:color="auto"/>
        <w:bottom w:val="none" w:sz="0" w:space="0" w:color="auto"/>
        <w:right w:val="none" w:sz="0" w:space="0" w:color="auto"/>
      </w:divBdr>
    </w:div>
    <w:div w:id="372778534">
      <w:bodyDiv w:val="1"/>
      <w:marLeft w:val="0"/>
      <w:marRight w:val="0"/>
      <w:marTop w:val="0"/>
      <w:marBottom w:val="0"/>
      <w:divBdr>
        <w:top w:val="none" w:sz="0" w:space="0" w:color="auto"/>
        <w:left w:val="none" w:sz="0" w:space="0" w:color="auto"/>
        <w:bottom w:val="none" w:sz="0" w:space="0" w:color="auto"/>
        <w:right w:val="none" w:sz="0" w:space="0" w:color="auto"/>
      </w:divBdr>
    </w:div>
    <w:div w:id="373044782">
      <w:bodyDiv w:val="1"/>
      <w:marLeft w:val="0"/>
      <w:marRight w:val="0"/>
      <w:marTop w:val="0"/>
      <w:marBottom w:val="0"/>
      <w:divBdr>
        <w:top w:val="none" w:sz="0" w:space="0" w:color="auto"/>
        <w:left w:val="none" w:sz="0" w:space="0" w:color="auto"/>
        <w:bottom w:val="none" w:sz="0" w:space="0" w:color="auto"/>
        <w:right w:val="none" w:sz="0" w:space="0" w:color="auto"/>
      </w:divBdr>
    </w:div>
    <w:div w:id="373888937">
      <w:bodyDiv w:val="1"/>
      <w:marLeft w:val="0"/>
      <w:marRight w:val="0"/>
      <w:marTop w:val="0"/>
      <w:marBottom w:val="0"/>
      <w:divBdr>
        <w:top w:val="none" w:sz="0" w:space="0" w:color="auto"/>
        <w:left w:val="none" w:sz="0" w:space="0" w:color="auto"/>
        <w:bottom w:val="none" w:sz="0" w:space="0" w:color="auto"/>
        <w:right w:val="none" w:sz="0" w:space="0" w:color="auto"/>
      </w:divBdr>
    </w:div>
    <w:div w:id="374278313">
      <w:bodyDiv w:val="1"/>
      <w:marLeft w:val="0"/>
      <w:marRight w:val="0"/>
      <w:marTop w:val="0"/>
      <w:marBottom w:val="0"/>
      <w:divBdr>
        <w:top w:val="none" w:sz="0" w:space="0" w:color="auto"/>
        <w:left w:val="none" w:sz="0" w:space="0" w:color="auto"/>
        <w:bottom w:val="none" w:sz="0" w:space="0" w:color="auto"/>
        <w:right w:val="none" w:sz="0" w:space="0" w:color="auto"/>
      </w:divBdr>
    </w:div>
    <w:div w:id="374355017">
      <w:bodyDiv w:val="1"/>
      <w:marLeft w:val="0"/>
      <w:marRight w:val="0"/>
      <w:marTop w:val="0"/>
      <w:marBottom w:val="0"/>
      <w:divBdr>
        <w:top w:val="none" w:sz="0" w:space="0" w:color="auto"/>
        <w:left w:val="none" w:sz="0" w:space="0" w:color="auto"/>
        <w:bottom w:val="none" w:sz="0" w:space="0" w:color="auto"/>
        <w:right w:val="none" w:sz="0" w:space="0" w:color="auto"/>
      </w:divBdr>
    </w:div>
    <w:div w:id="375474330">
      <w:bodyDiv w:val="1"/>
      <w:marLeft w:val="0"/>
      <w:marRight w:val="0"/>
      <w:marTop w:val="0"/>
      <w:marBottom w:val="0"/>
      <w:divBdr>
        <w:top w:val="none" w:sz="0" w:space="0" w:color="auto"/>
        <w:left w:val="none" w:sz="0" w:space="0" w:color="auto"/>
        <w:bottom w:val="none" w:sz="0" w:space="0" w:color="auto"/>
        <w:right w:val="none" w:sz="0" w:space="0" w:color="auto"/>
      </w:divBdr>
    </w:div>
    <w:div w:id="375665845">
      <w:bodyDiv w:val="1"/>
      <w:marLeft w:val="0"/>
      <w:marRight w:val="0"/>
      <w:marTop w:val="0"/>
      <w:marBottom w:val="0"/>
      <w:divBdr>
        <w:top w:val="none" w:sz="0" w:space="0" w:color="auto"/>
        <w:left w:val="none" w:sz="0" w:space="0" w:color="auto"/>
        <w:bottom w:val="none" w:sz="0" w:space="0" w:color="auto"/>
        <w:right w:val="none" w:sz="0" w:space="0" w:color="auto"/>
      </w:divBdr>
    </w:div>
    <w:div w:id="376396301">
      <w:bodyDiv w:val="1"/>
      <w:marLeft w:val="0"/>
      <w:marRight w:val="0"/>
      <w:marTop w:val="0"/>
      <w:marBottom w:val="0"/>
      <w:divBdr>
        <w:top w:val="none" w:sz="0" w:space="0" w:color="auto"/>
        <w:left w:val="none" w:sz="0" w:space="0" w:color="auto"/>
        <w:bottom w:val="none" w:sz="0" w:space="0" w:color="auto"/>
        <w:right w:val="none" w:sz="0" w:space="0" w:color="auto"/>
      </w:divBdr>
    </w:div>
    <w:div w:id="376660454">
      <w:bodyDiv w:val="1"/>
      <w:marLeft w:val="0"/>
      <w:marRight w:val="0"/>
      <w:marTop w:val="0"/>
      <w:marBottom w:val="0"/>
      <w:divBdr>
        <w:top w:val="none" w:sz="0" w:space="0" w:color="auto"/>
        <w:left w:val="none" w:sz="0" w:space="0" w:color="auto"/>
        <w:bottom w:val="none" w:sz="0" w:space="0" w:color="auto"/>
        <w:right w:val="none" w:sz="0" w:space="0" w:color="auto"/>
      </w:divBdr>
    </w:div>
    <w:div w:id="377241705">
      <w:bodyDiv w:val="1"/>
      <w:marLeft w:val="0"/>
      <w:marRight w:val="0"/>
      <w:marTop w:val="0"/>
      <w:marBottom w:val="0"/>
      <w:divBdr>
        <w:top w:val="none" w:sz="0" w:space="0" w:color="auto"/>
        <w:left w:val="none" w:sz="0" w:space="0" w:color="auto"/>
        <w:bottom w:val="none" w:sz="0" w:space="0" w:color="auto"/>
        <w:right w:val="none" w:sz="0" w:space="0" w:color="auto"/>
      </w:divBdr>
    </w:div>
    <w:div w:id="378937981">
      <w:bodyDiv w:val="1"/>
      <w:marLeft w:val="0"/>
      <w:marRight w:val="0"/>
      <w:marTop w:val="0"/>
      <w:marBottom w:val="0"/>
      <w:divBdr>
        <w:top w:val="none" w:sz="0" w:space="0" w:color="auto"/>
        <w:left w:val="none" w:sz="0" w:space="0" w:color="auto"/>
        <w:bottom w:val="none" w:sz="0" w:space="0" w:color="auto"/>
        <w:right w:val="none" w:sz="0" w:space="0" w:color="auto"/>
      </w:divBdr>
    </w:div>
    <w:div w:id="379287319">
      <w:bodyDiv w:val="1"/>
      <w:marLeft w:val="0"/>
      <w:marRight w:val="0"/>
      <w:marTop w:val="0"/>
      <w:marBottom w:val="0"/>
      <w:divBdr>
        <w:top w:val="none" w:sz="0" w:space="0" w:color="auto"/>
        <w:left w:val="none" w:sz="0" w:space="0" w:color="auto"/>
        <w:bottom w:val="none" w:sz="0" w:space="0" w:color="auto"/>
        <w:right w:val="none" w:sz="0" w:space="0" w:color="auto"/>
      </w:divBdr>
    </w:div>
    <w:div w:id="380984436">
      <w:bodyDiv w:val="1"/>
      <w:marLeft w:val="0"/>
      <w:marRight w:val="0"/>
      <w:marTop w:val="0"/>
      <w:marBottom w:val="0"/>
      <w:divBdr>
        <w:top w:val="none" w:sz="0" w:space="0" w:color="auto"/>
        <w:left w:val="none" w:sz="0" w:space="0" w:color="auto"/>
        <w:bottom w:val="none" w:sz="0" w:space="0" w:color="auto"/>
        <w:right w:val="none" w:sz="0" w:space="0" w:color="auto"/>
      </w:divBdr>
    </w:div>
    <w:div w:id="381176520">
      <w:bodyDiv w:val="1"/>
      <w:marLeft w:val="0"/>
      <w:marRight w:val="0"/>
      <w:marTop w:val="0"/>
      <w:marBottom w:val="0"/>
      <w:divBdr>
        <w:top w:val="none" w:sz="0" w:space="0" w:color="auto"/>
        <w:left w:val="none" w:sz="0" w:space="0" w:color="auto"/>
        <w:bottom w:val="none" w:sz="0" w:space="0" w:color="auto"/>
        <w:right w:val="none" w:sz="0" w:space="0" w:color="auto"/>
      </w:divBdr>
    </w:div>
    <w:div w:id="381557067">
      <w:bodyDiv w:val="1"/>
      <w:marLeft w:val="0"/>
      <w:marRight w:val="0"/>
      <w:marTop w:val="0"/>
      <w:marBottom w:val="0"/>
      <w:divBdr>
        <w:top w:val="none" w:sz="0" w:space="0" w:color="auto"/>
        <w:left w:val="none" w:sz="0" w:space="0" w:color="auto"/>
        <w:bottom w:val="none" w:sz="0" w:space="0" w:color="auto"/>
        <w:right w:val="none" w:sz="0" w:space="0" w:color="auto"/>
      </w:divBdr>
    </w:div>
    <w:div w:id="382144243">
      <w:bodyDiv w:val="1"/>
      <w:marLeft w:val="0"/>
      <w:marRight w:val="0"/>
      <w:marTop w:val="0"/>
      <w:marBottom w:val="0"/>
      <w:divBdr>
        <w:top w:val="none" w:sz="0" w:space="0" w:color="auto"/>
        <w:left w:val="none" w:sz="0" w:space="0" w:color="auto"/>
        <w:bottom w:val="none" w:sz="0" w:space="0" w:color="auto"/>
        <w:right w:val="none" w:sz="0" w:space="0" w:color="auto"/>
      </w:divBdr>
    </w:div>
    <w:div w:id="382219015">
      <w:bodyDiv w:val="1"/>
      <w:marLeft w:val="0"/>
      <w:marRight w:val="0"/>
      <w:marTop w:val="0"/>
      <w:marBottom w:val="0"/>
      <w:divBdr>
        <w:top w:val="none" w:sz="0" w:space="0" w:color="auto"/>
        <w:left w:val="none" w:sz="0" w:space="0" w:color="auto"/>
        <w:bottom w:val="none" w:sz="0" w:space="0" w:color="auto"/>
        <w:right w:val="none" w:sz="0" w:space="0" w:color="auto"/>
      </w:divBdr>
    </w:div>
    <w:div w:id="382295593">
      <w:bodyDiv w:val="1"/>
      <w:marLeft w:val="0"/>
      <w:marRight w:val="0"/>
      <w:marTop w:val="0"/>
      <w:marBottom w:val="0"/>
      <w:divBdr>
        <w:top w:val="none" w:sz="0" w:space="0" w:color="auto"/>
        <w:left w:val="none" w:sz="0" w:space="0" w:color="auto"/>
        <w:bottom w:val="none" w:sz="0" w:space="0" w:color="auto"/>
        <w:right w:val="none" w:sz="0" w:space="0" w:color="auto"/>
      </w:divBdr>
    </w:div>
    <w:div w:id="382750077">
      <w:bodyDiv w:val="1"/>
      <w:marLeft w:val="0"/>
      <w:marRight w:val="0"/>
      <w:marTop w:val="0"/>
      <w:marBottom w:val="0"/>
      <w:divBdr>
        <w:top w:val="none" w:sz="0" w:space="0" w:color="auto"/>
        <w:left w:val="none" w:sz="0" w:space="0" w:color="auto"/>
        <w:bottom w:val="none" w:sz="0" w:space="0" w:color="auto"/>
        <w:right w:val="none" w:sz="0" w:space="0" w:color="auto"/>
      </w:divBdr>
    </w:div>
    <w:div w:id="383021369">
      <w:bodyDiv w:val="1"/>
      <w:marLeft w:val="0"/>
      <w:marRight w:val="0"/>
      <w:marTop w:val="0"/>
      <w:marBottom w:val="0"/>
      <w:divBdr>
        <w:top w:val="none" w:sz="0" w:space="0" w:color="auto"/>
        <w:left w:val="none" w:sz="0" w:space="0" w:color="auto"/>
        <w:bottom w:val="none" w:sz="0" w:space="0" w:color="auto"/>
        <w:right w:val="none" w:sz="0" w:space="0" w:color="auto"/>
      </w:divBdr>
    </w:div>
    <w:div w:id="383062950">
      <w:bodyDiv w:val="1"/>
      <w:marLeft w:val="0"/>
      <w:marRight w:val="0"/>
      <w:marTop w:val="0"/>
      <w:marBottom w:val="0"/>
      <w:divBdr>
        <w:top w:val="none" w:sz="0" w:space="0" w:color="auto"/>
        <w:left w:val="none" w:sz="0" w:space="0" w:color="auto"/>
        <w:bottom w:val="none" w:sz="0" w:space="0" w:color="auto"/>
        <w:right w:val="none" w:sz="0" w:space="0" w:color="auto"/>
      </w:divBdr>
    </w:div>
    <w:div w:id="383066302">
      <w:bodyDiv w:val="1"/>
      <w:marLeft w:val="0"/>
      <w:marRight w:val="0"/>
      <w:marTop w:val="0"/>
      <w:marBottom w:val="0"/>
      <w:divBdr>
        <w:top w:val="none" w:sz="0" w:space="0" w:color="auto"/>
        <w:left w:val="none" w:sz="0" w:space="0" w:color="auto"/>
        <w:bottom w:val="none" w:sz="0" w:space="0" w:color="auto"/>
        <w:right w:val="none" w:sz="0" w:space="0" w:color="auto"/>
      </w:divBdr>
    </w:div>
    <w:div w:id="383725866">
      <w:bodyDiv w:val="1"/>
      <w:marLeft w:val="0"/>
      <w:marRight w:val="0"/>
      <w:marTop w:val="0"/>
      <w:marBottom w:val="0"/>
      <w:divBdr>
        <w:top w:val="none" w:sz="0" w:space="0" w:color="auto"/>
        <w:left w:val="none" w:sz="0" w:space="0" w:color="auto"/>
        <w:bottom w:val="none" w:sz="0" w:space="0" w:color="auto"/>
        <w:right w:val="none" w:sz="0" w:space="0" w:color="auto"/>
      </w:divBdr>
    </w:div>
    <w:div w:id="383866931">
      <w:bodyDiv w:val="1"/>
      <w:marLeft w:val="0"/>
      <w:marRight w:val="0"/>
      <w:marTop w:val="0"/>
      <w:marBottom w:val="0"/>
      <w:divBdr>
        <w:top w:val="none" w:sz="0" w:space="0" w:color="auto"/>
        <w:left w:val="none" w:sz="0" w:space="0" w:color="auto"/>
        <w:bottom w:val="none" w:sz="0" w:space="0" w:color="auto"/>
        <w:right w:val="none" w:sz="0" w:space="0" w:color="auto"/>
      </w:divBdr>
    </w:div>
    <w:div w:id="384916015">
      <w:bodyDiv w:val="1"/>
      <w:marLeft w:val="0"/>
      <w:marRight w:val="0"/>
      <w:marTop w:val="0"/>
      <w:marBottom w:val="0"/>
      <w:divBdr>
        <w:top w:val="none" w:sz="0" w:space="0" w:color="auto"/>
        <w:left w:val="none" w:sz="0" w:space="0" w:color="auto"/>
        <w:bottom w:val="none" w:sz="0" w:space="0" w:color="auto"/>
        <w:right w:val="none" w:sz="0" w:space="0" w:color="auto"/>
      </w:divBdr>
    </w:div>
    <w:div w:id="385106298">
      <w:bodyDiv w:val="1"/>
      <w:marLeft w:val="0"/>
      <w:marRight w:val="0"/>
      <w:marTop w:val="0"/>
      <w:marBottom w:val="0"/>
      <w:divBdr>
        <w:top w:val="none" w:sz="0" w:space="0" w:color="auto"/>
        <w:left w:val="none" w:sz="0" w:space="0" w:color="auto"/>
        <w:bottom w:val="none" w:sz="0" w:space="0" w:color="auto"/>
        <w:right w:val="none" w:sz="0" w:space="0" w:color="auto"/>
      </w:divBdr>
    </w:div>
    <w:div w:id="385572487">
      <w:bodyDiv w:val="1"/>
      <w:marLeft w:val="0"/>
      <w:marRight w:val="0"/>
      <w:marTop w:val="0"/>
      <w:marBottom w:val="0"/>
      <w:divBdr>
        <w:top w:val="none" w:sz="0" w:space="0" w:color="auto"/>
        <w:left w:val="none" w:sz="0" w:space="0" w:color="auto"/>
        <w:bottom w:val="none" w:sz="0" w:space="0" w:color="auto"/>
        <w:right w:val="none" w:sz="0" w:space="0" w:color="auto"/>
      </w:divBdr>
    </w:div>
    <w:div w:id="387459952">
      <w:bodyDiv w:val="1"/>
      <w:marLeft w:val="0"/>
      <w:marRight w:val="0"/>
      <w:marTop w:val="0"/>
      <w:marBottom w:val="0"/>
      <w:divBdr>
        <w:top w:val="none" w:sz="0" w:space="0" w:color="auto"/>
        <w:left w:val="none" w:sz="0" w:space="0" w:color="auto"/>
        <w:bottom w:val="none" w:sz="0" w:space="0" w:color="auto"/>
        <w:right w:val="none" w:sz="0" w:space="0" w:color="auto"/>
      </w:divBdr>
    </w:div>
    <w:div w:id="387848810">
      <w:bodyDiv w:val="1"/>
      <w:marLeft w:val="0"/>
      <w:marRight w:val="0"/>
      <w:marTop w:val="0"/>
      <w:marBottom w:val="0"/>
      <w:divBdr>
        <w:top w:val="none" w:sz="0" w:space="0" w:color="auto"/>
        <w:left w:val="none" w:sz="0" w:space="0" w:color="auto"/>
        <w:bottom w:val="none" w:sz="0" w:space="0" w:color="auto"/>
        <w:right w:val="none" w:sz="0" w:space="0" w:color="auto"/>
      </w:divBdr>
    </w:div>
    <w:div w:id="388962841">
      <w:bodyDiv w:val="1"/>
      <w:marLeft w:val="0"/>
      <w:marRight w:val="0"/>
      <w:marTop w:val="0"/>
      <w:marBottom w:val="0"/>
      <w:divBdr>
        <w:top w:val="none" w:sz="0" w:space="0" w:color="auto"/>
        <w:left w:val="none" w:sz="0" w:space="0" w:color="auto"/>
        <w:bottom w:val="none" w:sz="0" w:space="0" w:color="auto"/>
        <w:right w:val="none" w:sz="0" w:space="0" w:color="auto"/>
      </w:divBdr>
    </w:div>
    <w:div w:id="389154588">
      <w:bodyDiv w:val="1"/>
      <w:marLeft w:val="0"/>
      <w:marRight w:val="0"/>
      <w:marTop w:val="0"/>
      <w:marBottom w:val="0"/>
      <w:divBdr>
        <w:top w:val="none" w:sz="0" w:space="0" w:color="auto"/>
        <w:left w:val="none" w:sz="0" w:space="0" w:color="auto"/>
        <w:bottom w:val="none" w:sz="0" w:space="0" w:color="auto"/>
        <w:right w:val="none" w:sz="0" w:space="0" w:color="auto"/>
      </w:divBdr>
    </w:div>
    <w:div w:id="389693226">
      <w:bodyDiv w:val="1"/>
      <w:marLeft w:val="0"/>
      <w:marRight w:val="0"/>
      <w:marTop w:val="0"/>
      <w:marBottom w:val="0"/>
      <w:divBdr>
        <w:top w:val="none" w:sz="0" w:space="0" w:color="auto"/>
        <w:left w:val="none" w:sz="0" w:space="0" w:color="auto"/>
        <w:bottom w:val="none" w:sz="0" w:space="0" w:color="auto"/>
        <w:right w:val="none" w:sz="0" w:space="0" w:color="auto"/>
      </w:divBdr>
    </w:div>
    <w:div w:id="389767452">
      <w:bodyDiv w:val="1"/>
      <w:marLeft w:val="0"/>
      <w:marRight w:val="0"/>
      <w:marTop w:val="0"/>
      <w:marBottom w:val="0"/>
      <w:divBdr>
        <w:top w:val="none" w:sz="0" w:space="0" w:color="auto"/>
        <w:left w:val="none" w:sz="0" w:space="0" w:color="auto"/>
        <w:bottom w:val="none" w:sz="0" w:space="0" w:color="auto"/>
        <w:right w:val="none" w:sz="0" w:space="0" w:color="auto"/>
      </w:divBdr>
    </w:div>
    <w:div w:id="389768938">
      <w:bodyDiv w:val="1"/>
      <w:marLeft w:val="0"/>
      <w:marRight w:val="0"/>
      <w:marTop w:val="0"/>
      <w:marBottom w:val="0"/>
      <w:divBdr>
        <w:top w:val="none" w:sz="0" w:space="0" w:color="auto"/>
        <w:left w:val="none" w:sz="0" w:space="0" w:color="auto"/>
        <w:bottom w:val="none" w:sz="0" w:space="0" w:color="auto"/>
        <w:right w:val="none" w:sz="0" w:space="0" w:color="auto"/>
      </w:divBdr>
    </w:div>
    <w:div w:id="389809191">
      <w:bodyDiv w:val="1"/>
      <w:marLeft w:val="0"/>
      <w:marRight w:val="0"/>
      <w:marTop w:val="0"/>
      <w:marBottom w:val="0"/>
      <w:divBdr>
        <w:top w:val="none" w:sz="0" w:space="0" w:color="auto"/>
        <w:left w:val="none" w:sz="0" w:space="0" w:color="auto"/>
        <w:bottom w:val="none" w:sz="0" w:space="0" w:color="auto"/>
        <w:right w:val="none" w:sz="0" w:space="0" w:color="auto"/>
      </w:divBdr>
    </w:div>
    <w:div w:id="390662878">
      <w:bodyDiv w:val="1"/>
      <w:marLeft w:val="0"/>
      <w:marRight w:val="0"/>
      <w:marTop w:val="0"/>
      <w:marBottom w:val="0"/>
      <w:divBdr>
        <w:top w:val="none" w:sz="0" w:space="0" w:color="auto"/>
        <w:left w:val="none" w:sz="0" w:space="0" w:color="auto"/>
        <w:bottom w:val="none" w:sz="0" w:space="0" w:color="auto"/>
        <w:right w:val="none" w:sz="0" w:space="0" w:color="auto"/>
      </w:divBdr>
    </w:div>
    <w:div w:id="390925213">
      <w:bodyDiv w:val="1"/>
      <w:marLeft w:val="0"/>
      <w:marRight w:val="0"/>
      <w:marTop w:val="0"/>
      <w:marBottom w:val="0"/>
      <w:divBdr>
        <w:top w:val="none" w:sz="0" w:space="0" w:color="auto"/>
        <w:left w:val="none" w:sz="0" w:space="0" w:color="auto"/>
        <w:bottom w:val="none" w:sz="0" w:space="0" w:color="auto"/>
        <w:right w:val="none" w:sz="0" w:space="0" w:color="auto"/>
      </w:divBdr>
    </w:div>
    <w:div w:id="391076283">
      <w:bodyDiv w:val="1"/>
      <w:marLeft w:val="0"/>
      <w:marRight w:val="0"/>
      <w:marTop w:val="0"/>
      <w:marBottom w:val="0"/>
      <w:divBdr>
        <w:top w:val="none" w:sz="0" w:space="0" w:color="auto"/>
        <w:left w:val="none" w:sz="0" w:space="0" w:color="auto"/>
        <w:bottom w:val="none" w:sz="0" w:space="0" w:color="auto"/>
        <w:right w:val="none" w:sz="0" w:space="0" w:color="auto"/>
      </w:divBdr>
    </w:div>
    <w:div w:id="391273774">
      <w:bodyDiv w:val="1"/>
      <w:marLeft w:val="0"/>
      <w:marRight w:val="0"/>
      <w:marTop w:val="0"/>
      <w:marBottom w:val="0"/>
      <w:divBdr>
        <w:top w:val="none" w:sz="0" w:space="0" w:color="auto"/>
        <w:left w:val="none" w:sz="0" w:space="0" w:color="auto"/>
        <w:bottom w:val="none" w:sz="0" w:space="0" w:color="auto"/>
        <w:right w:val="none" w:sz="0" w:space="0" w:color="auto"/>
      </w:divBdr>
    </w:div>
    <w:div w:id="392774987">
      <w:bodyDiv w:val="1"/>
      <w:marLeft w:val="0"/>
      <w:marRight w:val="0"/>
      <w:marTop w:val="0"/>
      <w:marBottom w:val="0"/>
      <w:divBdr>
        <w:top w:val="none" w:sz="0" w:space="0" w:color="auto"/>
        <w:left w:val="none" w:sz="0" w:space="0" w:color="auto"/>
        <w:bottom w:val="none" w:sz="0" w:space="0" w:color="auto"/>
        <w:right w:val="none" w:sz="0" w:space="0" w:color="auto"/>
      </w:divBdr>
    </w:div>
    <w:div w:id="393085843">
      <w:bodyDiv w:val="1"/>
      <w:marLeft w:val="0"/>
      <w:marRight w:val="0"/>
      <w:marTop w:val="0"/>
      <w:marBottom w:val="0"/>
      <w:divBdr>
        <w:top w:val="none" w:sz="0" w:space="0" w:color="auto"/>
        <w:left w:val="none" w:sz="0" w:space="0" w:color="auto"/>
        <w:bottom w:val="none" w:sz="0" w:space="0" w:color="auto"/>
        <w:right w:val="none" w:sz="0" w:space="0" w:color="auto"/>
      </w:divBdr>
    </w:div>
    <w:div w:id="393165509">
      <w:bodyDiv w:val="1"/>
      <w:marLeft w:val="0"/>
      <w:marRight w:val="0"/>
      <w:marTop w:val="0"/>
      <w:marBottom w:val="0"/>
      <w:divBdr>
        <w:top w:val="none" w:sz="0" w:space="0" w:color="auto"/>
        <w:left w:val="none" w:sz="0" w:space="0" w:color="auto"/>
        <w:bottom w:val="none" w:sz="0" w:space="0" w:color="auto"/>
        <w:right w:val="none" w:sz="0" w:space="0" w:color="auto"/>
      </w:divBdr>
    </w:div>
    <w:div w:id="393235053">
      <w:bodyDiv w:val="1"/>
      <w:marLeft w:val="0"/>
      <w:marRight w:val="0"/>
      <w:marTop w:val="0"/>
      <w:marBottom w:val="0"/>
      <w:divBdr>
        <w:top w:val="none" w:sz="0" w:space="0" w:color="auto"/>
        <w:left w:val="none" w:sz="0" w:space="0" w:color="auto"/>
        <w:bottom w:val="none" w:sz="0" w:space="0" w:color="auto"/>
        <w:right w:val="none" w:sz="0" w:space="0" w:color="auto"/>
      </w:divBdr>
    </w:div>
    <w:div w:id="393313186">
      <w:bodyDiv w:val="1"/>
      <w:marLeft w:val="0"/>
      <w:marRight w:val="0"/>
      <w:marTop w:val="0"/>
      <w:marBottom w:val="0"/>
      <w:divBdr>
        <w:top w:val="none" w:sz="0" w:space="0" w:color="auto"/>
        <w:left w:val="none" w:sz="0" w:space="0" w:color="auto"/>
        <w:bottom w:val="none" w:sz="0" w:space="0" w:color="auto"/>
        <w:right w:val="none" w:sz="0" w:space="0" w:color="auto"/>
      </w:divBdr>
    </w:div>
    <w:div w:id="393479499">
      <w:bodyDiv w:val="1"/>
      <w:marLeft w:val="0"/>
      <w:marRight w:val="0"/>
      <w:marTop w:val="0"/>
      <w:marBottom w:val="0"/>
      <w:divBdr>
        <w:top w:val="none" w:sz="0" w:space="0" w:color="auto"/>
        <w:left w:val="none" w:sz="0" w:space="0" w:color="auto"/>
        <w:bottom w:val="none" w:sz="0" w:space="0" w:color="auto"/>
        <w:right w:val="none" w:sz="0" w:space="0" w:color="auto"/>
      </w:divBdr>
    </w:div>
    <w:div w:id="393700135">
      <w:bodyDiv w:val="1"/>
      <w:marLeft w:val="0"/>
      <w:marRight w:val="0"/>
      <w:marTop w:val="0"/>
      <w:marBottom w:val="0"/>
      <w:divBdr>
        <w:top w:val="none" w:sz="0" w:space="0" w:color="auto"/>
        <w:left w:val="none" w:sz="0" w:space="0" w:color="auto"/>
        <w:bottom w:val="none" w:sz="0" w:space="0" w:color="auto"/>
        <w:right w:val="none" w:sz="0" w:space="0" w:color="auto"/>
      </w:divBdr>
    </w:div>
    <w:div w:id="393938127">
      <w:bodyDiv w:val="1"/>
      <w:marLeft w:val="0"/>
      <w:marRight w:val="0"/>
      <w:marTop w:val="0"/>
      <w:marBottom w:val="0"/>
      <w:divBdr>
        <w:top w:val="none" w:sz="0" w:space="0" w:color="auto"/>
        <w:left w:val="none" w:sz="0" w:space="0" w:color="auto"/>
        <w:bottom w:val="none" w:sz="0" w:space="0" w:color="auto"/>
        <w:right w:val="none" w:sz="0" w:space="0" w:color="auto"/>
      </w:divBdr>
    </w:div>
    <w:div w:id="394085235">
      <w:bodyDiv w:val="1"/>
      <w:marLeft w:val="0"/>
      <w:marRight w:val="0"/>
      <w:marTop w:val="0"/>
      <w:marBottom w:val="0"/>
      <w:divBdr>
        <w:top w:val="none" w:sz="0" w:space="0" w:color="auto"/>
        <w:left w:val="none" w:sz="0" w:space="0" w:color="auto"/>
        <w:bottom w:val="none" w:sz="0" w:space="0" w:color="auto"/>
        <w:right w:val="none" w:sz="0" w:space="0" w:color="auto"/>
      </w:divBdr>
    </w:div>
    <w:div w:id="394085947">
      <w:bodyDiv w:val="1"/>
      <w:marLeft w:val="0"/>
      <w:marRight w:val="0"/>
      <w:marTop w:val="0"/>
      <w:marBottom w:val="0"/>
      <w:divBdr>
        <w:top w:val="none" w:sz="0" w:space="0" w:color="auto"/>
        <w:left w:val="none" w:sz="0" w:space="0" w:color="auto"/>
        <w:bottom w:val="none" w:sz="0" w:space="0" w:color="auto"/>
        <w:right w:val="none" w:sz="0" w:space="0" w:color="auto"/>
      </w:divBdr>
    </w:div>
    <w:div w:id="394398576">
      <w:bodyDiv w:val="1"/>
      <w:marLeft w:val="0"/>
      <w:marRight w:val="0"/>
      <w:marTop w:val="0"/>
      <w:marBottom w:val="0"/>
      <w:divBdr>
        <w:top w:val="none" w:sz="0" w:space="0" w:color="auto"/>
        <w:left w:val="none" w:sz="0" w:space="0" w:color="auto"/>
        <w:bottom w:val="none" w:sz="0" w:space="0" w:color="auto"/>
        <w:right w:val="none" w:sz="0" w:space="0" w:color="auto"/>
      </w:divBdr>
    </w:div>
    <w:div w:id="394399284">
      <w:bodyDiv w:val="1"/>
      <w:marLeft w:val="0"/>
      <w:marRight w:val="0"/>
      <w:marTop w:val="0"/>
      <w:marBottom w:val="0"/>
      <w:divBdr>
        <w:top w:val="none" w:sz="0" w:space="0" w:color="auto"/>
        <w:left w:val="none" w:sz="0" w:space="0" w:color="auto"/>
        <w:bottom w:val="none" w:sz="0" w:space="0" w:color="auto"/>
        <w:right w:val="none" w:sz="0" w:space="0" w:color="auto"/>
      </w:divBdr>
    </w:div>
    <w:div w:id="394426579">
      <w:bodyDiv w:val="1"/>
      <w:marLeft w:val="0"/>
      <w:marRight w:val="0"/>
      <w:marTop w:val="0"/>
      <w:marBottom w:val="0"/>
      <w:divBdr>
        <w:top w:val="none" w:sz="0" w:space="0" w:color="auto"/>
        <w:left w:val="none" w:sz="0" w:space="0" w:color="auto"/>
        <w:bottom w:val="none" w:sz="0" w:space="0" w:color="auto"/>
        <w:right w:val="none" w:sz="0" w:space="0" w:color="auto"/>
      </w:divBdr>
    </w:div>
    <w:div w:id="394672157">
      <w:bodyDiv w:val="1"/>
      <w:marLeft w:val="0"/>
      <w:marRight w:val="0"/>
      <w:marTop w:val="0"/>
      <w:marBottom w:val="0"/>
      <w:divBdr>
        <w:top w:val="none" w:sz="0" w:space="0" w:color="auto"/>
        <w:left w:val="none" w:sz="0" w:space="0" w:color="auto"/>
        <w:bottom w:val="none" w:sz="0" w:space="0" w:color="auto"/>
        <w:right w:val="none" w:sz="0" w:space="0" w:color="auto"/>
      </w:divBdr>
    </w:div>
    <w:div w:id="395011942">
      <w:bodyDiv w:val="1"/>
      <w:marLeft w:val="0"/>
      <w:marRight w:val="0"/>
      <w:marTop w:val="0"/>
      <w:marBottom w:val="0"/>
      <w:divBdr>
        <w:top w:val="none" w:sz="0" w:space="0" w:color="auto"/>
        <w:left w:val="none" w:sz="0" w:space="0" w:color="auto"/>
        <w:bottom w:val="none" w:sz="0" w:space="0" w:color="auto"/>
        <w:right w:val="none" w:sz="0" w:space="0" w:color="auto"/>
      </w:divBdr>
    </w:div>
    <w:div w:id="395323388">
      <w:bodyDiv w:val="1"/>
      <w:marLeft w:val="0"/>
      <w:marRight w:val="0"/>
      <w:marTop w:val="0"/>
      <w:marBottom w:val="0"/>
      <w:divBdr>
        <w:top w:val="none" w:sz="0" w:space="0" w:color="auto"/>
        <w:left w:val="none" w:sz="0" w:space="0" w:color="auto"/>
        <w:bottom w:val="none" w:sz="0" w:space="0" w:color="auto"/>
        <w:right w:val="none" w:sz="0" w:space="0" w:color="auto"/>
      </w:divBdr>
    </w:div>
    <w:div w:id="395587538">
      <w:bodyDiv w:val="1"/>
      <w:marLeft w:val="0"/>
      <w:marRight w:val="0"/>
      <w:marTop w:val="0"/>
      <w:marBottom w:val="0"/>
      <w:divBdr>
        <w:top w:val="none" w:sz="0" w:space="0" w:color="auto"/>
        <w:left w:val="none" w:sz="0" w:space="0" w:color="auto"/>
        <w:bottom w:val="none" w:sz="0" w:space="0" w:color="auto"/>
        <w:right w:val="none" w:sz="0" w:space="0" w:color="auto"/>
      </w:divBdr>
    </w:div>
    <w:div w:id="396242184">
      <w:bodyDiv w:val="1"/>
      <w:marLeft w:val="0"/>
      <w:marRight w:val="0"/>
      <w:marTop w:val="0"/>
      <w:marBottom w:val="0"/>
      <w:divBdr>
        <w:top w:val="none" w:sz="0" w:space="0" w:color="auto"/>
        <w:left w:val="none" w:sz="0" w:space="0" w:color="auto"/>
        <w:bottom w:val="none" w:sz="0" w:space="0" w:color="auto"/>
        <w:right w:val="none" w:sz="0" w:space="0" w:color="auto"/>
      </w:divBdr>
    </w:div>
    <w:div w:id="396246231">
      <w:bodyDiv w:val="1"/>
      <w:marLeft w:val="0"/>
      <w:marRight w:val="0"/>
      <w:marTop w:val="0"/>
      <w:marBottom w:val="0"/>
      <w:divBdr>
        <w:top w:val="none" w:sz="0" w:space="0" w:color="auto"/>
        <w:left w:val="none" w:sz="0" w:space="0" w:color="auto"/>
        <w:bottom w:val="none" w:sz="0" w:space="0" w:color="auto"/>
        <w:right w:val="none" w:sz="0" w:space="0" w:color="auto"/>
      </w:divBdr>
    </w:div>
    <w:div w:id="396321274">
      <w:bodyDiv w:val="1"/>
      <w:marLeft w:val="0"/>
      <w:marRight w:val="0"/>
      <w:marTop w:val="0"/>
      <w:marBottom w:val="0"/>
      <w:divBdr>
        <w:top w:val="none" w:sz="0" w:space="0" w:color="auto"/>
        <w:left w:val="none" w:sz="0" w:space="0" w:color="auto"/>
        <w:bottom w:val="none" w:sz="0" w:space="0" w:color="auto"/>
        <w:right w:val="none" w:sz="0" w:space="0" w:color="auto"/>
      </w:divBdr>
    </w:div>
    <w:div w:id="396364472">
      <w:bodyDiv w:val="1"/>
      <w:marLeft w:val="0"/>
      <w:marRight w:val="0"/>
      <w:marTop w:val="0"/>
      <w:marBottom w:val="0"/>
      <w:divBdr>
        <w:top w:val="none" w:sz="0" w:space="0" w:color="auto"/>
        <w:left w:val="none" w:sz="0" w:space="0" w:color="auto"/>
        <w:bottom w:val="none" w:sz="0" w:space="0" w:color="auto"/>
        <w:right w:val="none" w:sz="0" w:space="0" w:color="auto"/>
      </w:divBdr>
    </w:div>
    <w:div w:id="396785759">
      <w:bodyDiv w:val="1"/>
      <w:marLeft w:val="0"/>
      <w:marRight w:val="0"/>
      <w:marTop w:val="0"/>
      <w:marBottom w:val="0"/>
      <w:divBdr>
        <w:top w:val="none" w:sz="0" w:space="0" w:color="auto"/>
        <w:left w:val="none" w:sz="0" w:space="0" w:color="auto"/>
        <w:bottom w:val="none" w:sz="0" w:space="0" w:color="auto"/>
        <w:right w:val="none" w:sz="0" w:space="0" w:color="auto"/>
      </w:divBdr>
    </w:div>
    <w:div w:id="397557056">
      <w:bodyDiv w:val="1"/>
      <w:marLeft w:val="0"/>
      <w:marRight w:val="0"/>
      <w:marTop w:val="0"/>
      <w:marBottom w:val="0"/>
      <w:divBdr>
        <w:top w:val="none" w:sz="0" w:space="0" w:color="auto"/>
        <w:left w:val="none" w:sz="0" w:space="0" w:color="auto"/>
        <w:bottom w:val="none" w:sz="0" w:space="0" w:color="auto"/>
        <w:right w:val="none" w:sz="0" w:space="0" w:color="auto"/>
      </w:divBdr>
    </w:div>
    <w:div w:id="397824839">
      <w:bodyDiv w:val="1"/>
      <w:marLeft w:val="0"/>
      <w:marRight w:val="0"/>
      <w:marTop w:val="0"/>
      <w:marBottom w:val="0"/>
      <w:divBdr>
        <w:top w:val="none" w:sz="0" w:space="0" w:color="auto"/>
        <w:left w:val="none" w:sz="0" w:space="0" w:color="auto"/>
        <w:bottom w:val="none" w:sz="0" w:space="0" w:color="auto"/>
        <w:right w:val="none" w:sz="0" w:space="0" w:color="auto"/>
      </w:divBdr>
    </w:div>
    <w:div w:id="398598123">
      <w:bodyDiv w:val="1"/>
      <w:marLeft w:val="0"/>
      <w:marRight w:val="0"/>
      <w:marTop w:val="0"/>
      <w:marBottom w:val="0"/>
      <w:divBdr>
        <w:top w:val="none" w:sz="0" w:space="0" w:color="auto"/>
        <w:left w:val="none" w:sz="0" w:space="0" w:color="auto"/>
        <w:bottom w:val="none" w:sz="0" w:space="0" w:color="auto"/>
        <w:right w:val="none" w:sz="0" w:space="0" w:color="auto"/>
      </w:divBdr>
    </w:div>
    <w:div w:id="398796765">
      <w:bodyDiv w:val="1"/>
      <w:marLeft w:val="0"/>
      <w:marRight w:val="0"/>
      <w:marTop w:val="0"/>
      <w:marBottom w:val="0"/>
      <w:divBdr>
        <w:top w:val="none" w:sz="0" w:space="0" w:color="auto"/>
        <w:left w:val="none" w:sz="0" w:space="0" w:color="auto"/>
        <w:bottom w:val="none" w:sz="0" w:space="0" w:color="auto"/>
        <w:right w:val="none" w:sz="0" w:space="0" w:color="auto"/>
      </w:divBdr>
    </w:div>
    <w:div w:id="398866775">
      <w:bodyDiv w:val="1"/>
      <w:marLeft w:val="0"/>
      <w:marRight w:val="0"/>
      <w:marTop w:val="0"/>
      <w:marBottom w:val="0"/>
      <w:divBdr>
        <w:top w:val="none" w:sz="0" w:space="0" w:color="auto"/>
        <w:left w:val="none" w:sz="0" w:space="0" w:color="auto"/>
        <w:bottom w:val="none" w:sz="0" w:space="0" w:color="auto"/>
        <w:right w:val="none" w:sz="0" w:space="0" w:color="auto"/>
      </w:divBdr>
    </w:div>
    <w:div w:id="399442559">
      <w:bodyDiv w:val="1"/>
      <w:marLeft w:val="0"/>
      <w:marRight w:val="0"/>
      <w:marTop w:val="0"/>
      <w:marBottom w:val="0"/>
      <w:divBdr>
        <w:top w:val="none" w:sz="0" w:space="0" w:color="auto"/>
        <w:left w:val="none" w:sz="0" w:space="0" w:color="auto"/>
        <w:bottom w:val="none" w:sz="0" w:space="0" w:color="auto"/>
        <w:right w:val="none" w:sz="0" w:space="0" w:color="auto"/>
      </w:divBdr>
    </w:div>
    <w:div w:id="400563875">
      <w:bodyDiv w:val="1"/>
      <w:marLeft w:val="0"/>
      <w:marRight w:val="0"/>
      <w:marTop w:val="0"/>
      <w:marBottom w:val="0"/>
      <w:divBdr>
        <w:top w:val="none" w:sz="0" w:space="0" w:color="auto"/>
        <w:left w:val="none" w:sz="0" w:space="0" w:color="auto"/>
        <w:bottom w:val="none" w:sz="0" w:space="0" w:color="auto"/>
        <w:right w:val="none" w:sz="0" w:space="0" w:color="auto"/>
      </w:divBdr>
    </w:div>
    <w:div w:id="400830829">
      <w:bodyDiv w:val="1"/>
      <w:marLeft w:val="0"/>
      <w:marRight w:val="0"/>
      <w:marTop w:val="0"/>
      <w:marBottom w:val="0"/>
      <w:divBdr>
        <w:top w:val="none" w:sz="0" w:space="0" w:color="auto"/>
        <w:left w:val="none" w:sz="0" w:space="0" w:color="auto"/>
        <w:bottom w:val="none" w:sz="0" w:space="0" w:color="auto"/>
        <w:right w:val="none" w:sz="0" w:space="0" w:color="auto"/>
      </w:divBdr>
    </w:div>
    <w:div w:id="400833794">
      <w:bodyDiv w:val="1"/>
      <w:marLeft w:val="0"/>
      <w:marRight w:val="0"/>
      <w:marTop w:val="0"/>
      <w:marBottom w:val="0"/>
      <w:divBdr>
        <w:top w:val="none" w:sz="0" w:space="0" w:color="auto"/>
        <w:left w:val="none" w:sz="0" w:space="0" w:color="auto"/>
        <w:bottom w:val="none" w:sz="0" w:space="0" w:color="auto"/>
        <w:right w:val="none" w:sz="0" w:space="0" w:color="auto"/>
      </w:divBdr>
    </w:div>
    <w:div w:id="402024612">
      <w:bodyDiv w:val="1"/>
      <w:marLeft w:val="0"/>
      <w:marRight w:val="0"/>
      <w:marTop w:val="0"/>
      <w:marBottom w:val="0"/>
      <w:divBdr>
        <w:top w:val="none" w:sz="0" w:space="0" w:color="auto"/>
        <w:left w:val="none" w:sz="0" w:space="0" w:color="auto"/>
        <w:bottom w:val="none" w:sz="0" w:space="0" w:color="auto"/>
        <w:right w:val="none" w:sz="0" w:space="0" w:color="auto"/>
      </w:divBdr>
    </w:div>
    <w:div w:id="402030298">
      <w:bodyDiv w:val="1"/>
      <w:marLeft w:val="0"/>
      <w:marRight w:val="0"/>
      <w:marTop w:val="0"/>
      <w:marBottom w:val="0"/>
      <w:divBdr>
        <w:top w:val="none" w:sz="0" w:space="0" w:color="auto"/>
        <w:left w:val="none" w:sz="0" w:space="0" w:color="auto"/>
        <w:bottom w:val="none" w:sz="0" w:space="0" w:color="auto"/>
        <w:right w:val="none" w:sz="0" w:space="0" w:color="auto"/>
      </w:divBdr>
    </w:div>
    <w:div w:id="402265352">
      <w:bodyDiv w:val="1"/>
      <w:marLeft w:val="0"/>
      <w:marRight w:val="0"/>
      <w:marTop w:val="0"/>
      <w:marBottom w:val="0"/>
      <w:divBdr>
        <w:top w:val="none" w:sz="0" w:space="0" w:color="auto"/>
        <w:left w:val="none" w:sz="0" w:space="0" w:color="auto"/>
        <w:bottom w:val="none" w:sz="0" w:space="0" w:color="auto"/>
        <w:right w:val="none" w:sz="0" w:space="0" w:color="auto"/>
      </w:divBdr>
    </w:div>
    <w:div w:id="402416967">
      <w:bodyDiv w:val="1"/>
      <w:marLeft w:val="0"/>
      <w:marRight w:val="0"/>
      <w:marTop w:val="0"/>
      <w:marBottom w:val="0"/>
      <w:divBdr>
        <w:top w:val="none" w:sz="0" w:space="0" w:color="auto"/>
        <w:left w:val="none" w:sz="0" w:space="0" w:color="auto"/>
        <w:bottom w:val="none" w:sz="0" w:space="0" w:color="auto"/>
        <w:right w:val="none" w:sz="0" w:space="0" w:color="auto"/>
      </w:divBdr>
    </w:div>
    <w:div w:id="403140839">
      <w:bodyDiv w:val="1"/>
      <w:marLeft w:val="0"/>
      <w:marRight w:val="0"/>
      <w:marTop w:val="0"/>
      <w:marBottom w:val="0"/>
      <w:divBdr>
        <w:top w:val="none" w:sz="0" w:space="0" w:color="auto"/>
        <w:left w:val="none" w:sz="0" w:space="0" w:color="auto"/>
        <w:bottom w:val="none" w:sz="0" w:space="0" w:color="auto"/>
        <w:right w:val="none" w:sz="0" w:space="0" w:color="auto"/>
      </w:divBdr>
    </w:div>
    <w:div w:id="403141034">
      <w:bodyDiv w:val="1"/>
      <w:marLeft w:val="0"/>
      <w:marRight w:val="0"/>
      <w:marTop w:val="0"/>
      <w:marBottom w:val="0"/>
      <w:divBdr>
        <w:top w:val="none" w:sz="0" w:space="0" w:color="auto"/>
        <w:left w:val="none" w:sz="0" w:space="0" w:color="auto"/>
        <w:bottom w:val="none" w:sz="0" w:space="0" w:color="auto"/>
        <w:right w:val="none" w:sz="0" w:space="0" w:color="auto"/>
      </w:divBdr>
    </w:div>
    <w:div w:id="403186062">
      <w:bodyDiv w:val="1"/>
      <w:marLeft w:val="0"/>
      <w:marRight w:val="0"/>
      <w:marTop w:val="0"/>
      <w:marBottom w:val="0"/>
      <w:divBdr>
        <w:top w:val="none" w:sz="0" w:space="0" w:color="auto"/>
        <w:left w:val="none" w:sz="0" w:space="0" w:color="auto"/>
        <w:bottom w:val="none" w:sz="0" w:space="0" w:color="auto"/>
        <w:right w:val="none" w:sz="0" w:space="0" w:color="auto"/>
      </w:divBdr>
    </w:div>
    <w:div w:id="403334188">
      <w:bodyDiv w:val="1"/>
      <w:marLeft w:val="0"/>
      <w:marRight w:val="0"/>
      <w:marTop w:val="0"/>
      <w:marBottom w:val="0"/>
      <w:divBdr>
        <w:top w:val="none" w:sz="0" w:space="0" w:color="auto"/>
        <w:left w:val="none" w:sz="0" w:space="0" w:color="auto"/>
        <w:bottom w:val="none" w:sz="0" w:space="0" w:color="auto"/>
        <w:right w:val="none" w:sz="0" w:space="0" w:color="auto"/>
      </w:divBdr>
    </w:div>
    <w:div w:id="403526271">
      <w:bodyDiv w:val="1"/>
      <w:marLeft w:val="0"/>
      <w:marRight w:val="0"/>
      <w:marTop w:val="0"/>
      <w:marBottom w:val="0"/>
      <w:divBdr>
        <w:top w:val="none" w:sz="0" w:space="0" w:color="auto"/>
        <w:left w:val="none" w:sz="0" w:space="0" w:color="auto"/>
        <w:bottom w:val="none" w:sz="0" w:space="0" w:color="auto"/>
        <w:right w:val="none" w:sz="0" w:space="0" w:color="auto"/>
      </w:divBdr>
    </w:div>
    <w:div w:id="403603119">
      <w:bodyDiv w:val="1"/>
      <w:marLeft w:val="0"/>
      <w:marRight w:val="0"/>
      <w:marTop w:val="0"/>
      <w:marBottom w:val="0"/>
      <w:divBdr>
        <w:top w:val="none" w:sz="0" w:space="0" w:color="auto"/>
        <w:left w:val="none" w:sz="0" w:space="0" w:color="auto"/>
        <w:bottom w:val="none" w:sz="0" w:space="0" w:color="auto"/>
        <w:right w:val="none" w:sz="0" w:space="0" w:color="auto"/>
      </w:divBdr>
    </w:div>
    <w:div w:id="403725617">
      <w:bodyDiv w:val="1"/>
      <w:marLeft w:val="0"/>
      <w:marRight w:val="0"/>
      <w:marTop w:val="0"/>
      <w:marBottom w:val="0"/>
      <w:divBdr>
        <w:top w:val="none" w:sz="0" w:space="0" w:color="auto"/>
        <w:left w:val="none" w:sz="0" w:space="0" w:color="auto"/>
        <w:bottom w:val="none" w:sz="0" w:space="0" w:color="auto"/>
        <w:right w:val="none" w:sz="0" w:space="0" w:color="auto"/>
      </w:divBdr>
    </w:div>
    <w:div w:id="403839085">
      <w:bodyDiv w:val="1"/>
      <w:marLeft w:val="0"/>
      <w:marRight w:val="0"/>
      <w:marTop w:val="0"/>
      <w:marBottom w:val="0"/>
      <w:divBdr>
        <w:top w:val="none" w:sz="0" w:space="0" w:color="auto"/>
        <w:left w:val="none" w:sz="0" w:space="0" w:color="auto"/>
        <w:bottom w:val="none" w:sz="0" w:space="0" w:color="auto"/>
        <w:right w:val="none" w:sz="0" w:space="0" w:color="auto"/>
      </w:divBdr>
    </w:div>
    <w:div w:id="404378629">
      <w:bodyDiv w:val="1"/>
      <w:marLeft w:val="0"/>
      <w:marRight w:val="0"/>
      <w:marTop w:val="0"/>
      <w:marBottom w:val="0"/>
      <w:divBdr>
        <w:top w:val="none" w:sz="0" w:space="0" w:color="auto"/>
        <w:left w:val="none" w:sz="0" w:space="0" w:color="auto"/>
        <w:bottom w:val="none" w:sz="0" w:space="0" w:color="auto"/>
        <w:right w:val="none" w:sz="0" w:space="0" w:color="auto"/>
      </w:divBdr>
    </w:div>
    <w:div w:id="404886874">
      <w:bodyDiv w:val="1"/>
      <w:marLeft w:val="0"/>
      <w:marRight w:val="0"/>
      <w:marTop w:val="0"/>
      <w:marBottom w:val="0"/>
      <w:divBdr>
        <w:top w:val="none" w:sz="0" w:space="0" w:color="auto"/>
        <w:left w:val="none" w:sz="0" w:space="0" w:color="auto"/>
        <w:bottom w:val="none" w:sz="0" w:space="0" w:color="auto"/>
        <w:right w:val="none" w:sz="0" w:space="0" w:color="auto"/>
      </w:divBdr>
    </w:div>
    <w:div w:id="405227981">
      <w:bodyDiv w:val="1"/>
      <w:marLeft w:val="0"/>
      <w:marRight w:val="0"/>
      <w:marTop w:val="0"/>
      <w:marBottom w:val="0"/>
      <w:divBdr>
        <w:top w:val="none" w:sz="0" w:space="0" w:color="auto"/>
        <w:left w:val="none" w:sz="0" w:space="0" w:color="auto"/>
        <w:bottom w:val="none" w:sz="0" w:space="0" w:color="auto"/>
        <w:right w:val="none" w:sz="0" w:space="0" w:color="auto"/>
      </w:divBdr>
    </w:div>
    <w:div w:id="405349197">
      <w:bodyDiv w:val="1"/>
      <w:marLeft w:val="0"/>
      <w:marRight w:val="0"/>
      <w:marTop w:val="0"/>
      <w:marBottom w:val="0"/>
      <w:divBdr>
        <w:top w:val="none" w:sz="0" w:space="0" w:color="auto"/>
        <w:left w:val="none" w:sz="0" w:space="0" w:color="auto"/>
        <w:bottom w:val="none" w:sz="0" w:space="0" w:color="auto"/>
        <w:right w:val="none" w:sz="0" w:space="0" w:color="auto"/>
      </w:divBdr>
    </w:div>
    <w:div w:id="405886191">
      <w:bodyDiv w:val="1"/>
      <w:marLeft w:val="0"/>
      <w:marRight w:val="0"/>
      <w:marTop w:val="0"/>
      <w:marBottom w:val="0"/>
      <w:divBdr>
        <w:top w:val="none" w:sz="0" w:space="0" w:color="auto"/>
        <w:left w:val="none" w:sz="0" w:space="0" w:color="auto"/>
        <w:bottom w:val="none" w:sz="0" w:space="0" w:color="auto"/>
        <w:right w:val="none" w:sz="0" w:space="0" w:color="auto"/>
      </w:divBdr>
    </w:div>
    <w:div w:id="406459598">
      <w:bodyDiv w:val="1"/>
      <w:marLeft w:val="0"/>
      <w:marRight w:val="0"/>
      <w:marTop w:val="0"/>
      <w:marBottom w:val="0"/>
      <w:divBdr>
        <w:top w:val="none" w:sz="0" w:space="0" w:color="auto"/>
        <w:left w:val="none" w:sz="0" w:space="0" w:color="auto"/>
        <w:bottom w:val="none" w:sz="0" w:space="0" w:color="auto"/>
        <w:right w:val="none" w:sz="0" w:space="0" w:color="auto"/>
      </w:divBdr>
    </w:div>
    <w:div w:id="407002126">
      <w:bodyDiv w:val="1"/>
      <w:marLeft w:val="0"/>
      <w:marRight w:val="0"/>
      <w:marTop w:val="0"/>
      <w:marBottom w:val="0"/>
      <w:divBdr>
        <w:top w:val="none" w:sz="0" w:space="0" w:color="auto"/>
        <w:left w:val="none" w:sz="0" w:space="0" w:color="auto"/>
        <w:bottom w:val="none" w:sz="0" w:space="0" w:color="auto"/>
        <w:right w:val="none" w:sz="0" w:space="0" w:color="auto"/>
      </w:divBdr>
    </w:div>
    <w:div w:id="407195200">
      <w:bodyDiv w:val="1"/>
      <w:marLeft w:val="0"/>
      <w:marRight w:val="0"/>
      <w:marTop w:val="0"/>
      <w:marBottom w:val="0"/>
      <w:divBdr>
        <w:top w:val="none" w:sz="0" w:space="0" w:color="auto"/>
        <w:left w:val="none" w:sz="0" w:space="0" w:color="auto"/>
        <w:bottom w:val="none" w:sz="0" w:space="0" w:color="auto"/>
        <w:right w:val="none" w:sz="0" w:space="0" w:color="auto"/>
      </w:divBdr>
    </w:div>
    <w:div w:id="407463149">
      <w:bodyDiv w:val="1"/>
      <w:marLeft w:val="0"/>
      <w:marRight w:val="0"/>
      <w:marTop w:val="0"/>
      <w:marBottom w:val="0"/>
      <w:divBdr>
        <w:top w:val="none" w:sz="0" w:space="0" w:color="auto"/>
        <w:left w:val="none" w:sz="0" w:space="0" w:color="auto"/>
        <w:bottom w:val="none" w:sz="0" w:space="0" w:color="auto"/>
        <w:right w:val="none" w:sz="0" w:space="0" w:color="auto"/>
      </w:divBdr>
    </w:div>
    <w:div w:id="407851565">
      <w:bodyDiv w:val="1"/>
      <w:marLeft w:val="0"/>
      <w:marRight w:val="0"/>
      <w:marTop w:val="0"/>
      <w:marBottom w:val="0"/>
      <w:divBdr>
        <w:top w:val="none" w:sz="0" w:space="0" w:color="auto"/>
        <w:left w:val="none" w:sz="0" w:space="0" w:color="auto"/>
        <w:bottom w:val="none" w:sz="0" w:space="0" w:color="auto"/>
        <w:right w:val="none" w:sz="0" w:space="0" w:color="auto"/>
      </w:divBdr>
    </w:div>
    <w:div w:id="408889947">
      <w:bodyDiv w:val="1"/>
      <w:marLeft w:val="0"/>
      <w:marRight w:val="0"/>
      <w:marTop w:val="0"/>
      <w:marBottom w:val="0"/>
      <w:divBdr>
        <w:top w:val="none" w:sz="0" w:space="0" w:color="auto"/>
        <w:left w:val="none" w:sz="0" w:space="0" w:color="auto"/>
        <w:bottom w:val="none" w:sz="0" w:space="0" w:color="auto"/>
        <w:right w:val="none" w:sz="0" w:space="0" w:color="auto"/>
      </w:divBdr>
    </w:div>
    <w:div w:id="408962562">
      <w:bodyDiv w:val="1"/>
      <w:marLeft w:val="0"/>
      <w:marRight w:val="0"/>
      <w:marTop w:val="0"/>
      <w:marBottom w:val="0"/>
      <w:divBdr>
        <w:top w:val="none" w:sz="0" w:space="0" w:color="auto"/>
        <w:left w:val="none" w:sz="0" w:space="0" w:color="auto"/>
        <w:bottom w:val="none" w:sz="0" w:space="0" w:color="auto"/>
        <w:right w:val="none" w:sz="0" w:space="0" w:color="auto"/>
      </w:divBdr>
    </w:div>
    <w:div w:id="409237584">
      <w:bodyDiv w:val="1"/>
      <w:marLeft w:val="0"/>
      <w:marRight w:val="0"/>
      <w:marTop w:val="0"/>
      <w:marBottom w:val="0"/>
      <w:divBdr>
        <w:top w:val="none" w:sz="0" w:space="0" w:color="auto"/>
        <w:left w:val="none" w:sz="0" w:space="0" w:color="auto"/>
        <w:bottom w:val="none" w:sz="0" w:space="0" w:color="auto"/>
        <w:right w:val="none" w:sz="0" w:space="0" w:color="auto"/>
      </w:divBdr>
    </w:div>
    <w:div w:id="409355081">
      <w:bodyDiv w:val="1"/>
      <w:marLeft w:val="0"/>
      <w:marRight w:val="0"/>
      <w:marTop w:val="0"/>
      <w:marBottom w:val="0"/>
      <w:divBdr>
        <w:top w:val="none" w:sz="0" w:space="0" w:color="auto"/>
        <w:left w:val="none" w:sz="0" w:space="0" w:color="auto"/>
        <w:bottom w:val="none" w:sz="0" w:space="0" w:color="auto"/>
        <w:right w:val="none" w:sz="0" w:space="0" w:color="auto"/>
      </w:divBdr>
    </w:div>
    <w:div w:id="409742712">
      <w:bodyDiv w:val="1"/>
      <w:marLeft w:val="0"/>
      <w:marRight w:val="0"/>
      <w:marTop w:val="0"/>
      <w:marBottom w:val="0"/>
      <w:divBdr>
        <w:top w:val="none" w:sz="0" w:space="0" w:color="auto"/>
        <w:left w:val="none" w:sz="0" w:space="0" w:color="auto"/>
        <w:bottom w:val="none" w:sz="0" w:space="0" w:color="auto"/>
        <w:right w:val="none" w:sz="0" w:space="0" w:color="auto"/>
      </w:divBdr>
    </w:div>
    <w:div w:id="410156844">
      <w:bodyDiv w:val="1"/>
      <w:marLeft w:val="0"/>
      <w:marRight w:val="0"/>
      <w:marTop w:val="0"/>
      <w:marBottom w:val="0"/>
      <w:divBdr>
        <w:top w:val="none" w:sz="0" w:space="0" w:color="auto"/>
        <w:left w:val="none" w:sz="0" w:space="0" w:color="auto"/>
        <w:bottom w:val="none" w:sz="0" w:space="0" w:color="auto"/>
        <w:right w:val="none" w:sz="0" w:space="0" w:color="auto"/>
      </w:divBdr>
    </w:div>
    <w:div w:id="410199158">
      <w:bodyDiv w:val="1"/>
      <w:marLeft w:val="0"/>
      <w:marRight w:val="0"/>
      <w:marTop w:val="0"/>
      <w:marBottom w:val="0"/>
      <w:divBdr>
        <w:top w:val="none" w:sz="0" w:space="0" w:color="auto"/>
        <w:left w:val="none" w:sz="0" w:space="0" w:color="auto"/>
        <w:bottom w:val="none" w:sz="0" w:space="0" w:color="auto"/>
        <w:right w:val="none" w:sz="0" w:space="0" w:color="auto"/>
      </w:divBdr>
    </w:div>
    <w:div w:id="410665955">
      <w:bodyDiv w:val="1"/>
      <w:marLeft w:val="0"/>
      <w:marRight w:val="0"/>
      <w:marTop w:val="0"/>
      <w:marBottom w:val="0"/>
      <w:divBdr>
        <w:top w:val="none" w:sz="0" w:space="0" w:color="auto"/>
        <w:left w:val="none" w:sz="0" w:space="0" w:color="auto"/>
        <w:bottom w:val="none" w:sz="0" w:space="0" w:color="auto"/>
        <w:right w:val="none" w:sz="0" w:space="0" w:color="auto"/>
      </w:divBdr>
    </w:div>
    <w:div w:id="410856480">
      <w:bodyDiv w:val="1"/>
      <w:marLeft w:val="0"/>
      <w:marRight w:val="0"/>
      <w:marTop w:val="0"/>
      <w:marBottom w:val="0"/>
      <w:divBdr>
        <w:top w:val="none" w:sz="0" w:space="0" w:color="auto"/>
        <w:left w:val="none" w:sz="0" w:space="0" w:color="auto"/>
        <w:bottom w:val="none" w:sz="0" w:space="0" w:color="auto"/>
        <w:right w:val="none" w:sz="0" w:space="0" w:color="auto"/>
      </w:divBdr>
    </w:div>
    <w:div w:id="410926900">
      <w:bodyDiv w:val="1"/>
      <w:marLeft w:val="0"/>
      <w:marRight w:val="0"/>
      <w:marTop w:val="0"/>
      <w:marBottom w:val="0"/>
      <w:divBdr>
        <w:top w:val="none" w:sz="0" w:space="0" w:color="auto"/>
        <w:left w:val="none" w:sz="0" w:space="0" w:color="auto"/>
        <w:bottom w:val="none" w:sz="0" w:space="0" w:color="auto"/>
        <w:right w:val="none" w:sz="0" w:space="0" w:color="auto"/>
      </w:divBdr>
    </w:div>
    <w:div w:id="412046298">
      <w:bodyDiv w:val="1"/>
      <w:marLeft w:val="0"/>
      <w:marRight w:val="0"/>
      <w:marTop w:val="0"/>
      <w:marBottom w:val="0"/>
      <w:divBdr>
        <w:top w:val="none" w:sz="0" w:space="0" w:color="auto"/>
        <w:left w:val="none" w:sz="0" w:space="0" w:color="auto"/>
        <w:bottom w:val="none" w:sz="0" w:space="0" w:color="auto"/>
        <w:right w:val="none" w:sz="0" w:space="0" w:color="auto"/>
      </w:divBdr>
    </w:div>
    <w:div w:id="413555362">
      <w:bodyDiv w:val="1"/>
      <w:marLeft w:val="0"/>
      <w:marRight w:val="0"/>
      <w:marTop w:val="0"/>
      <w:marBottom w:val="0"/>
      <w:divBdr>
        <w:top w:val="none" w:sz="0" w:space="0" w:color="auto"/>
        <w:left w:val="none" w:sz="0" w:space="0" w:color="auto"/>
        <w:bottom w:val="none" w:sz="0" w:space="0" w:color="auto"/>
        <w:right w:val="none" w:sz="0" w:space="0" w:color="auto"/>
      </w:divBdr>
    </w:div>
    <w:div w:id="414206638">
      <w:bodyDiv w:val="1"/>
      <w:marLeft w:val="0"/>
      <w:marRight w:val="0"/>
      <w:marTop w:val="0"/>
      <w:marBottom w:val="0"/>
      <w:divBdr>
        <w:top w:val="none" w:sz="0" w:space="0" w:color="auto"/>
        <w:left w:val="none" w:sz="0" w:space="0" w:color="auto"/>
        <w:bottom w:val="none" w:sz="0" w:space="0" w:color="auto"/>
        <w:right w:val="none" w:sz="0" w:space="0" w:color="auto"/>
      </w:divBdr>
    </w:div>
    <w:div w:id="415713213">
      <w:bodyDiv w:val="1"/>
      <w:marLeft w:val="0"/>
      <w:marRight w:val="0"/>
      <w:marTop w:val="0"/>
      <w:marBottom w:val="0"/>
      <w:divBdr>
        <w:top w:val="none" w:sz="0" w:space="0" w:color="auto"/>
        <w:left w:val="none" w:sz="0" w:space="0" w:color="auto"/>
        <w:bottom w:val="none" w:sz="0" w:space="0" w:color="auto"/>
        <w:right w:val="none" w:sz="0" w:space="0" w:color="auto"/>
      </w:divBdr>
    </w:div>
    <w:div w:id="416022688">
      <w:bodyDiv w:val="1"/>
      <w:marLeft w:val="0"/>
      <w:marRight w:val="0"/>
      <w:marTop w:val="0"/>
      <w:marBottom w:val="0"/>
      <w:divBdr>
        <w:top w:val="none" w:sz="0" w:space="0" w:color="auto"/>
        <w:left w:val="none" w:sz="0" w:space="0" w:color="auto"/>
        <w:bottom w:val="none" w:sz="0" w:space="0" w:color="auto"/>
        <w:right w:val="none" w:sz="0" w:space="0" w:color="auto"/>
      </w:divBdr>
    </w:div>
    <w:div w:id="416948593">
      <w:bodyDiv w:val="1"/>
      <w:marLeft w:val="0"/>
      <w:marRight w:val="0"/>
      <w:marTop w:val="0"/>
      <w:marBottom w:val="0"/>
      <w:divBdr>
        <w:top w:val="none" w:sz="0" w:space="0" w:color="auto"/>
        <w:left w:val="none" w:sz="0" w:space="0" w:color="auto"/>
        <w:bottom w:val="none" w:sz="0" w:space="0" w:color="auto"/>
        <w:right w:val="none" w:sz="0" w:space="0" w:color="auto"/>
      </w:divBdr>
    </w:div>
    <w:div w:id="417404276">
      <w:bodyDiv w:val="1"/>
      <w:marLeft w:val="0"/>
      <w:marRight w:val="0"/>
      <w:marTop w:val="0"/>
      <w:marBottom w:val="0"/>
      <w:divBdr>
        <w:top w:val="none" w:sz="0" w:space="0" w:color="auto"/>
        <w:left w:val="none" w:sz="0" w:space="0" w:color="auto"/>
        <w:bottom w:val="none" w:sz="0" w:space="0" w:color="auto"/>
        <w:right w:val="none" w:sz="0" w:space="0" w:color="auto"/>
      </w:divBdr>
    </w:div>
    <w:div w:id="418447965">
      <w:bodyDiv w:val="1"/>
      <w:marLeft w:val="0"/>
      <w:marRight w:val="0"/>
      <w:marTop w:val="0"/>
      <w:marBottom w:val="0"/>
      <w:divBdr>
        <w:top w:val="none" w:sz="0" w:space="0" w:color="auto"/>
        <w:left w:val="none" w:sz="0" w:space="0" w:color="auto"/>
        <w:bottom w:val="none" w:sz="0" w:space="0" w:color="auto"/>
        <w:right w:val="none" w:sz="0" w:space="0" w:color="auto"/>
      </w:divBdr>
    </w:div>
    <w:div w:id="418865868">
      <w:bodyDiv w:val="1"/>
      <w:marLeft w:val="0"/>
      <w:marRight w:val="0"/>
      <w:marTop w:val="0"/>
      <w:marBottom w:val="0"/>
      <w:divBdr>
        <w:top w:val="none" w:sz="0" w:space="0" w:color="auto"/>
        <w:left w:val="none" w:sz="0" w:space="0" w:color="auto"/>
        <w:bottom w:val="none" w:sz="0" w:space="0" w:color="auto"/>
        <w:right w:val="none" w:sz="0" w:space="0" w:color="auto"/>
      </w:divBdr>
    </w:div>
    <w:div w:id="418985069">
      <w:bodyDiv w:val="1"/>
      <w:marLeft w:val="0"/>
      <w:marRight w:val="0"/>
      <w:marTop w:val="0"/>
      <w:marBottom w:val="0"/>
      <w:divBdr>
        <w:top w:val="none" w:sz="0" w:space="0" w:color="auto"/>
        <w:left w:val="none" w:sz="0" w:space="0" w:color="auto"/>
        <w:bottom w:val="none" w:sz="0" w:space="0" w:color="auto"/>
        <w:right w:val="none" w:sz="0" w:space="0" w:color="auto"/>
      </w:divBdr>
    </w:div>
    <w:div w:id="419572190">
      <w:bodyDiv w:val="1"/>
      <w:marLeft w:val="0"/>
      <w:marRight w:val="0"/>
      <w:marTop w:val="0"/>
      <w:marBottom w:val="0"/>
      <w:divBdr>
        <w:top w:val="none" w:sz="0" w:space="0" w:color="auto"/>
        <w:left w:val="none" w:sz="0" w:space="0" w:color="auto"/>
        <w:bottom w:val="none" w:sz="0" w:space="0" w:color="auto"/>
        <w:right w:val="none" w:sz="0" w:space="0" w:color="auto"/>
      </w:divBdr>
    </w:div>
    <w:div w:id="419640179">
      <w:bodyDiv w:val="1"/>
      <w:marLeft w:val="0"/>
      <w:marRight w:val="0"/>
      <w:marTop w:val="0"/>
      <w:marBottom w:val="0"/>
      <w:divBdr>
        <w:top w:val="none" w:sz="0" w:space="0" w:color="auto"/>
        <w:left w:val="none" w:sz="0" w:space="0" w:color="auto"/>
        <w:bottom w:val="none" w:sz="0" w:space="0" w:color="auto"/>
        <w:right w:val="none" w:sz="0" w:space="0" w:color="auto"/>
      </w:divBdr>
    </w:div>
    <w:div w:id="421537026">
      <w:bodyDiv w:val="1"/>
      <w:marLeft w:val="0"/>
      <w:marRight w:val="0"/>
      <w:marTop w:val="0"/>
      <w:marBottom w:val="0"/>
      <w:divBdr>
        <w:top w:val="none" w:sz="0" w:space="0" w:color="auto"/>
        <w:left w:val="none" w:sz="0" w:space="0" w:color="auto"/>
        <w:bottom w:val="none" w:sz="0" w:space="0" w:color="auto"/>
        <w:right w:val="none" w:sz="0" w:space="0" w:color="auto"/>
      </w:divBdr>
    </w:div>
    <w:div w:id="421798117">
      <w:bodyDiv w:val="1"/>
      <w:marLeft w:val="0"/>
      <w:marRight w:val="0"/>
      <w:marTop w:val="0"/>
      <w:marBottom w:val="0"/>
      <w:divBdr>
        <w:top w:val="none" w:sz="0" w:space="0" w:color="auto"/>
        <w:left w:val="none" w:sz="0" w:space="0" w:color="auto"/>
        <w:bottom w:val="none" w:sz="0" w:space="0" w:color="auto"/>
        <w:right w:val="none" w:sz="0" w:space="0" w:color="auto"/>
      </w:divBdr>
    </w:div>
    <w:div w:id="421952500">
      <w:bodyDiv w:val="1"/>
      <w:marLeft w:val="0"/>
      <w:marRight w:val="0"/>
      <w:marTop w:val="0"/>
      <w:marBottom w:val="0"/>
      <w:divBdr>
        <w:top w:val="none" w:sz="0" w:space="0" w:color="auto"/>
        <w:left w:val="none" w:sz="0" w:space="0" w:color="auto"/>
        <w:bottom w:val="none" w:sz="0" w:space="0" w:color="auto"/>
        <w:right w:val="none" w:sz="0" w:space="0" w:color="auto"/>
      </w:divBdr>
    </w:div>
    <w:div w:id="421997397">
      <w:bodyDiv w:val="1"/>
      <w:marLeft w:val="0"/>
      <w:marRight w:val="0"/>
      <w:marTop w:val="0"/>
      <w:marBottom w:val="0"/>
      <w:divBdr>
        <w:top w:val="none" w:sz="0" w:space="0" w:color="auto"/>
        <w:left w:val="none" w:sz="0" w:space="0" w:color="auto"/>
        <w:bottom w:val="none" w:sz="0" w:space="0" w:color="auto"/>
        <w:right w:val="none" w:sz="0" w:space="0" w:color="auto"/>
      </w:divBdr>
    </w:div>
    <w:div w:id="422142001">
      <w:bodyDiv w:val="1"/>
      <w:marLeft w:val="0"/>
      <w:marRight w:val="0"/>
      <w:marTop w:val="0"/>
      <w:marBottom w:val="0"/>
      <w:divBdr>
        <w:top w:val="none" w:sz="0" w:space="0" w:color="auto"/>
        <w:left w:val="none" w:sz="0" w:space="0" w:color="auto"/>
        <w:bottom w:val="none" w:sz="0" w:space="0" w:color="auto"/>
        <w:right w:val="none" w:sz="0" w:space="0" w:color="auto"/>
      </w:divBdr>
    </w:div>
    <w:div w:id="423963105">
      <w:bodyDiv w:val="1"/>
      <w:marLeft w:val="0"/>
      <w:marRight w:val="0"/>
      <w:marTop w:val="0"/>
      <w:marBottom w:val="0"/>
      <w:divBdr>
        <w:top w:val="none" w:sz="0" w:space="0" w:color="auto"/>
        <w:left w:val="none" w:sz="0" w:space="0" w:color="auto"/>
        <w:bottom w:val="none" w:sz="0" w:space="0" w:color="auto"/>
        <w:right w:val="none" w:sz="0" w:space="0" w:color="auto"/>
      </w:divBdr>
    </w:div>
    <w:div w:id="424155071">
      <w:bodyDiv w:val="1"/>
      <w:marLeft w:val="0"/>
      <w:marRight w:val="0"/>
      <w:marTop w:val="0"/>
      <w:marBottom w:val="0"/>
      <w:divBdr>
        <w:top w:val="none" w:sz="0" w:space="0" w:color="auto"/>
        <w:left w:val="none" w:sz="0" w:space="0" w:color="auto"/>
        <w:bottom w:val="none" w:sz="0" w:space="0" w:color="auto"/>
        <w:right w:val="none" w:sz="0" w:space="0" w:color="auto"/>
      </w:divBdr>
    </w:div>
    <w:div w:id="424303567">
      <w:bodyDiv w:val="1"/>
      <w:marLeft w:val="0"/>
      <w:marRight w:val="0"/>
      <w:marTop w:val="0"/>
      <w:marBottom w:val="0"/>
      <w:divBdr>
        <w:top w:val="none" w:sz="0" w:space="0" w:color="auto"/>
        <w:left w:val="none" w:sz="0" w:space="0" w:color="auto"/>
        <w:bottom w:val="none" w:sz="0" w:space="0" w:color="auto"/>
        <w:right w:val="none" w:sz="0" w:space="0" w:color="auto"/>
      </w:divBdr>
    </w:div>
    <w:div w:id="424496478">
      <w:bodyDiv w:val="1"/>
      <w:marLeft w:val="0"/>
      <w:marRight w:val="0"/>
      <w:marTop w:val="0"/>
      <w:marBottom w:val="0"/>
      <w:divBdr>
        <w:top w:val="none" w:sz="0" w:space="0" w:color="auto"/>
        <w:left w:val="none" w:sz="0" w:space="0" w:color="auto"/>
        <w:bottom w:val="none" w:sz="0" w:space="0" w:color="auto"/>
        <w:right w:val="none" w:sz="0" w:space="0" w:color="auto"/>
      </w:divBdr>
    </w:div>
    <w:div w:id="425426730">
      <w:bodyDiv w:val="1"/>
      <w:marLeft w:val="0"/>
      <w:marRight w:val="0"/>
      <w:marTop w:val="0"/>
      <w:marBottom w:val="0"/>
      <w:divBdr>
        <w:top w:val="none" w:sz="0" w:space="0" w:color="auto"/>
        <w:left w:val="none" w:sz="0" w:space="0" w:color="auto"/>
        <w:bottom w:val="none" w:sz="0" w:space="0" w:color="auto"/>
        <w:right w:val="none" w:sz="0" w:space="0" w:color="auto"/>
      </w:divBdr>
    </w:div>
    <w:div w:id="425735143">
      <w:bodyDiv w:val="1"/>
      <w:marLeft w:val="0"/>
      <w:marRight w:val="0"/>
      <w:marTop w:val="0"/>
      <w:marBottom w:val="0"/>
      <w:divBdr>
        <w:top w:val="none" w:sz="0" w:space="0" w:color="auto"/>
        <w:left w:val="none" w:sz="0" w:space="0" w:color="auto"/>
        <w:bottom w:val="none" w:sz="0" w:space="0" w:color="auto"/>
        <w:right w:val="none" w:sz="0" w:space="0" w:color="auto"/>
      </w:divBdr>
    </w:div>
    <w:div w:id="426315863">
      <w:bodyDiv w:val="1"/>
      <w:marLeft w:val="0"/>
      <w:marRight w:val="0"/>
      <w:marTop w:val="0"/>
      <w:marBottom w:val="0"/>
      <w:divBdr>
        <w:top w:val="none" w:sz="0" w:space="0" w:color="auto"/>
        <w:left w:val="none" w:sz="0" w:space="0" w:color="auto"/>
        <w:bottom w:val="none" w:sz="0" w:space="0" w:color="auto"/>
        <w:right w:val="none" w:sz="0" w:space="0" w:color="auto"/>
      </w:divBdr>
    </w:div>
    <w:div w:id="426343238">
      <w:bodyDiv w:val="1"/>
      <w:marLeft w:val="0"/>
      <w:marRight w:val="0"/>
      <w:marTop w:val="0"/>
      <w:marBottom w:val="0"/>
      <w:divBdr>
        <w:top w:val="none" w:sz="0" w:space="0" w:color="auto"/>
        <w:left w:val="none" w:sz="0" w:space="0" w:color="auto"/>
        <w:bottom w:val="none" w:sz="0" w:space="0" w:color="auto"/>
        <w:right w:val="none" w:sz="0" w:space="0" w:color="auto"/>
      </w:divBdr>
    </w:div>
    <w:div w:id="426509807">
      <w:bodyDiv w:val="1"/>
      <w:marLeft w:val="0"/>
      <w:marRight w:val="0"/>
      <w:marTop w:val="0"/>
      <w:marBottom w:val="0"/>
      <w:divBdr>
        <w:top w:val="none" w:sz="0" w:space="0" w:color="auto"/>
        <w:left w:val="none" w:sz="0" w:space="0" w:color="auto"/>
        <w:bottom w:val="none" w:sz="0" w:space="0" w:color="auto"/>
        <w:right w:val="none" w:sz="0" w:space="0" w:color="auto"/>
      </w:divBdr>
    </w:div>
    <w:div w:id="426585504">
      <w:bodyDiv w:val="1"/>
      <w:marLeft w:val="0"/>
      <w:marRight w:val="0"/>
      <w:marTop w:val="0"/>
      <w:marBottom w:val="0"/>
      <w:divBdr>
        <w:top w:val="none" w:sz="0" w:space="0" w:color="auto"/>
        <w:left w:val="none" w:sz="0" w:space="0" w:color="auto"/>
        <w:bottom w:val="none" w:sz="0" w:space="0" w:color="auto"/>
        <w:right w:val="none" w:sz="0" w:space="0" w:color="auto"/>
      </w:divBdr>
    </w:div>
    <w:div w:id="427888108">
      <w:bodyDiv w:val="1"/>
      <w:marLeft w:val="0"/>
      <w:marRight w:val="0"/>
      <w:marTop w:val="0"/>
      <w:marBottom w:val="0"/>
      <w:divBdr>
        <w:top w:val="none" w:sz="0" w:space="0" w:color="auto"/>
        <w:left w:val="none" w:sz="0" w:space="0" w:color="auto"/>
        <w:bottom w:val="none" w:sz="0" w:space="0" w:color="auto"/>
        <w:right w:val="none" w:sz="0" w:space="0" w:color="auto"/>
      </w:divBdr>
    </w:div>
    <w:div w:id="428044503">
      <w:bodyDiv w:val="1"/>
      <w:marLeft w:val="0"/>
      <w:marRight w:val="0"/>
      <w:marTop w:val="0"/>
      <w:marBottom w:val="0"/>
      <w:divBdr>
        <w:top w:val="none" w:sz="0" w:space="0" w:color="auto"/>
        <w:left w:val="none" w:sz="0" w:space="0" w:color="auto"/>
        <w:bottom w:val="none" w:sz="0" w:space="0" w:color="auto"/>
        <w:right w:val="none" w:sz="0" w:space="0" w:color="auto"/>
      </w:divBdr>
    </w:div>
    <w:div w:id="428280451">
      <w:bodyDiv w:val="1"/>
      <w:marLeft w:val="0"/>
      <w:marRight w:val="0"/>
      <w:marTop w:val="0"/>
      <w:marBottom w:val="0"/>
      <w:divBdr>
        <w:top w:val="none" w:sz="0" w:space="0" w:color="auto"/>
        <w:left w:val="none" w:sz="0" w:space="0" w:color="auto"/>
        <w:bottom w:val="none" w:sz="0" w:space="0" w:color="auto"/>
        <w:right w:val="none" w:sz="0" w:space="0" w:color="auto"/>
      </w:divBdr>
    </w:div>
    <w:div w:id="428696345">
      <w:bodyDiv w:val="1"/>
      <w:marLeft w:val="0"/>
      <w:marRight w:val="0"/>
      <w:marTop w:val="0"/>
      <w:marBottom w:val="0"/>
      <w:divBdr>
        <w:top w:val="none" w:sz="0" w:space="0" w:color="auto"/>
        <w:left w:val="none" w:sz="0" w:space="0" w:color="auto"/>
        <w:bottom w:val="none" w:sz="0" w:space="0" w:color="auto"/>
        <w:right w:val="none" w:sz="0" w:space="0" w:color="auto"/>
      </w:divBdr>
    </w:div>
    <w:div w:id="430049582">
      <w:bodyDiv w:val="1"/>
      <w:marLeft w:val="0"/>
      <w:marRight w:val="0"/>
      <w:marTop w:val="0"/>
      <w:marBottom w:val="0"/>
      <w:divBdr>
        <w:top w:val="none" w:sz="0" w:space="0" w:color="auto"/>
        <w:left w:val="none" w:sz="0" w:space="0" w:color="auto"/>
        <w:bottom w:val="none" w:sz="0" w:space="0" w:color="auto"/>
        <w:right w:val="none" w:sz="0" w:space="0" w:color="auto"/>
      </w:divBdr>
    </w:div>
    <w:div w:id="430468166">
      <w:bodyDiv w:val="1"/>
      <w:marLeft w:val="0"/>
      <w:marRight w:val="0"/>
      <w:marTop w:val="0"/>
      <w:marBottom w:val="0"/>
      <w:divBdr>
        <w:top w:val="none" w:sz="0" w:space="0" w:color="auto"/>
        <w:left w:val="none" w:sz="0" w:space="0" w:color="auto"/>
        <w:bottom w:val="none" w:sz="0" w:space="0" w:color="auto"/>
        <w:right w:val="none" w:sz="0" w:space="0" w:color="auto"/>
      </w:divBdr>
    </w:div>
    <w:div w:id="430471498">
      <w:bodyDiv w:val="1"/>
      <w:marLeft w:val="0"/>
      <w:marRight w:val="0"/>
      <w:marTop w:val="0"/>
      <w:marBottom w:val="0"/>
      <w:divBdr>
        <w:top w:val="none" w:sz="0" w:space="0" w:color="auto"/>
        <w:left w:val="none" w:sz="0" w:space="0" w:color="auto"/>
        <w:bottom w:val="none" w:sz="0" w:space="0" w:color="auto"/>
        <w:right w:val="none" w:sz="0" w:space="0" w:color="auto"/>
      </w:divBdr>
    </w:div>
    <w:div w:id="430663037">
      <w:bodyDiv w:val="1"/>
      <w:marLeft w:val="0"/>
      <w:marRight w:val="0"/>
      <w:marTop w:val="0"/>
      <w:marBottom w:val="0"/>
      <w:divBdr>
        <w:top w:val="none" w:sz="0" w:space="0" w:color="auto"/>
        <w:left w:val="none" w:sz="0" w:space="0" w:color="auto"/>
        <w:bottom w:val="none" w:sz="0" w:space="0" w:color="auto"/>
        <w:right w:val="none" w:sz="0" w:space="0" w:color="auto"/>
      </w:divBdr>
    </w:div>
    <w:div w:id="430665174">
      <w:bodyDiv w:val="1"/>
      <w:marLeft w:val="0"/>
      <w:marRight w:val="0"/>
      <w:marTop w:val="0"/>
      <w:marBottom w:val="0"/>
      <w:divBdr>
        <w:top w:val="none" w:sz="0" w:space="0" w:color="auto"/>
        <w:left w:val="none" w:sz="0" w:space="0" w:color="auto"/>
        <w:bottom w:val="none" w:sz="0" w:space="0" w:color="auto"/>
        <w:right w:val="none" w:sz="0" w:space="0" w:color="auto"/>
      </w:divBdr>
    </w:div>
    <w:div w:id="431246758">
      <w:bodyDiv w:val="1"/>
      <w:marLeft w:val="0"/>
      <w:marRight w:val="0"/>
      <w:marTop w:val="0"/>
      <w:marBottom w:val="0"/>
      <w:divBdr>
        <w:top w:val="none" w:sz="0" w:space="0" w:color="auto"/>
        <w:left w:val="none" w:sz="0" w:space="0" w:color="auto"/>
        <w:bottom w:val="none" w:sz="0" w:space="0" w:color="auto"/>
        <w:right w:val="none" w:sz="0" w:space="0" w:color="auto"/>
      </w:divBdr>
    </w:div>
    <w:div w:id="431437709">
      <w:bodyDiv w:val="1"/>
      <w:marLeft w:val="0"/>
      <w:marRight w:val="0"/>
      <w:marTop w:val="0"/>
      <w:marBottom w:val="0"/>
      <w:divBdr>
        <w:top w:val="none" w:sz="0" w:space="0" w:color="auto"/>
        <w:left w:val="none" w:sz="0" w:space="0" w:color="auto"/>
        <w:bottom w:val="none" w:sz="0" w:space="0" w:color="auto"/>
        <w:right w:val="none" w:sz="0" w:space="0" w:color="auto"/>
      </w:divBdr>
    </w:div>
    <w:div w:id="431710271">
      <w:bodyDiv w:val="1"/>
      <w:marLeft w:val="0"/>
      <w:marRight w:val="0"/>
      <w:marTop w:val="0"/>
      <w:marBottom w:val="0"/>
      <w:divBdr>
        <w:top w:val="none" w:sz="0" w:space="0" w:color="auto"/>
        <w:left w:val="none" w:sz="0" w:space="0" w:color="auto"/>
        <w:bottom w:val="none" w:sz="0" w:space="0" w:color="auto"/>
        <w:right w:val="none" w:sz="0" w:space="0" w:color="auto"/>
      </w:divBdr>
    </w:div>
    <w:div w:id="431781946">
      <w:bodyDiv w:val="1"/>
      <w:marLeft w:val="0"/>
      <w:marRight w:val="0"/>
      <w:marTop w:val="0"/>
      <w:marBottom w:val="0"/>
      <w:divBdr>
        <w:top w:val="none" w:sz="0" w:space="0" w:color="auto"/>
        <w:left w:val="none" w:sz="0" w:space="0" w:color="auto"/>
        <w:bottom w:val="none" w:sz="0" w:space="0" w:color="auto"/>
        <w:right w:val="none" w:sz="0" w:space="0" w:color="auto"/>
      </w:divBdr>
    </w:div>
    <w:div w:id="432286713">
      <w:bodyDiv w:val="1"/>
      <w:marLeft w:val="0"/>
      <w:marRight w:val="0"/>
      <w:marTop w:val="0"/>
      <w:marBottom w:val="0"/>
      <w:divBdr>
        <w:top w:val="none" w:sz="0" w:space="0" w:color="auto"/>
        <w:left w:val="none" w:sz="0" w:space="0" w:color="auto"/>
        <w:bottom w:val="none" w:sz="0" w:space="0" w:color="auto"/>
        <w:right w:val="none" w:sz="0" w:space="0" w:color="auto"/>
      </w:divBdr>
    </w:div>
    <w:div w:id="432552220">
      <w:bodyDiv w:val="1"/>
      <w:marLeft w:val="0"/>
      <w:marRight w:val="0"/>
      <w:marTop w:val="0"/>
      <w:marBottom w:val="0"/>
      <w:divBdr>
        <w:top w:val="none" w:sz="0" w:space="0" w:color="auto"/>
        <w:left w:val="none" w:sz="0" w:space="0" w:color="auto"/>
        <w:bottom w:val="none" w:sz="0" w:space="0" w:color="auto"/>
        <w:right w:val="none" w:sz="0" w:space="0" w:color="auto"/>
      </w:divBdr>
    </w:div>
    <w:div w:id="433135269">
      <w:bodyDiv w:val="1"/>
      <w:marLeft w:val="0"/>
      <w:marRight w:val="0"/>
      <w:marTop w:val="0"/>
      <w:marBottom w:val="0"/>
      <w:divBdr>
        <w:top w:val="none" w:sz="0" w:space="0" w:color="auto"/>
        <w:left w:val="none" w:sz="0" w:space="0" w:color="auto"/>
        <w:bottom w:val="none" w:sz="0" w:space="0" w:color="auto"/>
        <w:right w:val="none" w:sz="0" w:space="0" w:color="auto"/>
      </w:divBdr>
    </w:div>
    <w:div w:id="433524636">
      <w:bodyDiv w:val="1"/>
      <w:marLeft w:val="0"/>
      <w:marRight w:val="0"/>
      <w:marTop w:val="0"/>
      <w:marBottom w:val="0"/>
      <w:divBdr>
        <w:top w:val="none" w:sz="0" w:space="0" w:color="auto"/>
        <w:left w:val="none" w:sz="0" w:space="0" w:color="auto"/>
        <w:bottom w:val="none" w:sz="0" w:space="0" w:color="auto"/>
        <w:right w:val="none" w:sz="0" w:space="0" w:color="auto"/>
      </w:divBdr>
    </w:div>
    <w:div w:id="433553101">
      <w:bodyDiv w:val="1"/>
      <w:marLeft w:val="0"/>
      <w:marRight w:val="0"/>
      <w:marTop w:val="0"/>
      <w:marBottom w:val="0"/>
      <w:divBdr>
        <w:top w:val="none" w:sz="0" w:space="0" w:color="auto"/>
        <w:left w:val="none" w:sz="0" w:space="0" w:color="auto"/>
        <w:bottom w:val="none" w:sz="0" w:space="0" w:color="auto"/>
        <w:right w:val="none" w:sz="0" w:space="0" w:color="auto"/>
      </w:divBdr>
    </w:div>
    <w:div w:id="433670595">
      <w:bodyDiv w:val="1"/>
      <w:marLeft w:val="0"/>
      <w:marRight w:val="0"/>
      <w:marTop w:val="0"/>
      <w:marBottom w:val="0"/>
      <w:divBdr>
        <w:top w:val="none" w:sz="0" w:space="0" w:color="auto"/>
        <w:left w:val="none" w:sz="0" w:space="0" w:color="auto"/>
        <w:bottom w:val="none" w:sz="0" w:space="0" w:color="auto"/>
        <w:right w:val="none" w:sz="0" w:space="0" w:color="auto"/>
      </w:divBdr>
    </w:div>
    <w:div w:id="433676298">
      <w:bodyDiv w:val="1"/>
      <w:marLeft w:val="0"/>
      <w:marRight w:val="0"/>
      <w:marTop w:val="0"/>
      <w:marBottom w:val="0"/>
      <w:divBdr>
        <w:top w:val="none" w:sz="0" w:space="0" w:color="auto"/>
        <w:left w:val="none" w:sz="0" w:space="0" w:color="auto"/>
        <w:bottom w:val="none" w:sz="0" w:space="0" w:color="auto"/>
        <w:right w:val="none" w:sz="0" w:space="0" w:color="auto"/>
      </w:divBdr>
    </w:div>
    <w:div w:id="433745669">
      <w:bodyDiv w:val="1"/>
      <w:marLeft w:val="0"/>
      <w:marRight w:val="0"/>
      <w:marTop w:val="0"/>
      <w:marBottom w:val="0"/>
      <w:divBdr>
        <w:top w:val="none" w:sz="0" w:space="0" w:color="auto"/>
        <w:left w:val="none" w:sz="0" w:space="0" w:color="auto"/>
        <w:bottom w:val="none" w:sz="0" w:space="0" w:color="auto"/>
        <w:right w:val="none" w:sz="0" w:space="0" w:color="auto"/>
      </w:divBdr>
    </w:div>
    <w:div w:id="433866888">
      <w:bodyDiv w:val="1"/>
      <w:marLeft w:val="0"/>
      <w:marRight w:val="0"/>
      <w:marTop w:val="0"/>
      <w:marBottom w:val="0"/>
      <w:divBdr>
        <w:top w:val="none" w:sz="0" w:space="0" w:color="auto"/>
        <w:left w:val="none" w:sz="0" w:space="0" w:color="auto"/>
        <w:bottom w:val="none" w:sz="0" w:space="0" w:color="auto"/>
        <w:right w:val="none" w:sz="0" w:space="0" w:color="auto"/>
      </w:divBdr>
    </w:div>
    <w:div w:id="435103632">
      <w:bodyDiv w:val="1"/>
      <w:marLeft w:val="0"/>
      <w:marRight w:val="0"/>
      <w:marTop w:val="0"/>
      <w:marBottom w:val="0"/>
      <w:divBdr>
        <w:top w:val="none" w:sz="0" w:space="0" w:color="auto"/>
        <w:left w:val="none" w:sz="0" w:space="0" w:color="auto"/>
        <w:bottom w:val="none" w:sz="0" w:space="0" w:color="auto"/>
        <w:right w:val="none" w:sz="0" w:space="0" w:color="auto"/>
      </w:divBdr>
    </w:div>
    <w:div w:id="436369300">
      <w:bodyDiv w:val="1"/>
      <w:marLeft w:val="0"/>
      <w:marRight w:val="0"/>
      <w:marTop w:val="0"/>
      <w:marBottom w:val="0"/>
      <w:divBdr>
        <w:top w:val="none" w:sz="0" w:space="0" w:color="auto"/>
        <w:left w:val="none" w:sz="0" w:space="0" w:color="auto"/>
        <w:bottom w:val="none" w:sz="0" w:space="0" w:color="auto"/>
        <w:right w:val="none" w:sz="0" w:space="0" w:color="auto"/>
      </w:divBdr>
    </w:div>
    <w:div w:id="437524558">
      <w:bodyDiv w:val="1"/>
      <w:marLeft w:val="0"/>
      <w:marRight w:val="0"/>
      <w:marTop w:val="0"/>
      <w:marBottom w:val="0"/>
      <w:divBdr>
        <w:top w:val="none" w:sz="0" w:space="0" w:color="auto"/>
        <w:left w:val="none" w:sz="0" w:space="0" w:color="auto"/>
        <w:bottom w:val="none" w:sz="0" w:space="0" w:color="auto"/>
        <w:right w:val="none" w:sz="0" w:space="0" w:color="auto"/>
      </w:divBdr>
    </w:div>
    <w:div w:id="437681425">
      <w:bodyDiv w:val="1"/>
      <w:marLeft w:val="0"/>
      <w:marRight w:val="0"/>
      <w:marTop w:val="0"/>
      <w:marBottom w:val="0"/>
      <w:divBdr>
        <w:top w:val="none" w:sz="0" w:space="0" w:color="auto"/>
        <w:left w:val="none" w:sz="0" w:space="0" w:color="auto"/>
        <w:bottom w:val="none" w:sz="0" w:space="0" w:color="auto"/>
        <w:right w:val="none" w:sz="0" w:space="0" w:color="auto"/>
      </w:divBdr>
    </w:div>
    <w:div w:id="437943491">
      <w:bodyDiv w:val="1"/>
      <w:marLeft w:val="0"/>
      <w:marRight w:val="0"/>
      <w:marTop w:val="0"/>
      <w:marBottom w:val="0"/>
      <w:divBdr>
        <w:top w:val="none" w:sz="0" w:space="0" w:color="auto"/>
        <w:left w:val="none" w:sz="0" w:space="0" w:color="auto"/>
        <w:bottom w:val="none" w:sz="0" w:space="0" w:color="auto"/>
        <w:right w:val="none" w:sz="0" w:space="0" w:color="auto"/>
      </w:divBdr>
    </w:div>
    <w:div w:id="438110300">
      <w:bodyDiv w:val="1"/>
      <w:marLeft w:val="0"/>
      <w:marRight w:val="0"/>
      <w:marTop w:val="0"/>
      <w:marBottom w:val="0"/>
      <w:divBdr>
        <w:top w:val="none" w:sz="0" w:space="0" w:color="auto"/>
        <w:left w:val="none" w:sz="0" w:space="0" w:color="auto"/>
        <w:bottom w:val="none" w:sz="0" w:space="0" w:color="auto"/>
        <w:right w:val="none" w:sz="0" w:space="0" w:color="auto"/>
      </w:divBdr>
    </w:div>
    <w:div w:id="438376087">
      <w:bodyDiv w:val="1"/>
      <w:marLeft w:val="0"/>
      <w:marRight w:val="0"/>
      <w:marTop w:val="0"/>
      <w:marBottom w:val="0"/>
      <w:divBdr>
        <w:top w:val="none" w:sz="0" w:space="0" w:color="auto"/>
        <w:left w:val="none" w:sz="0" w:space="0" w:color="auto"/>
        <w:bottom w:val="none" w:sz="0" w:space="0" w:color="auto"/>
        <w:right w:val="none" w:sz="0" w:space="0" w:color="auto"/>
      </w:divBdr>
    </w:div>
    <w:div w:id="438531546">
      <w:bodyDiv w:val="1"/>
      <w:marLeft w:val="0"/>
      <w:marRight w:val="0"/>
      <w:marTop w:val="0"/>
      <w:marBottom w:val="0"/>
      <w:divBdr>
        <w:top w:val="none" w:sz="0" w:space="0" w:color="auto"/>
        <w:left w:val="none" w:sz="0" w:space="0" w:color="auto"/>
        <w:bottom w:val="none" w:sz="0" w:space="0" w:color="auto"/>
        <w:right w:val="none" w:sz="0" w:space="0" w:color="auto"/>
      </w:divBdr>
    </w:div>
    <w:div w:id="439227357">
      <w:bodyDiv w:val="1"/>
      <w:marLeft w:val="0"/>
      <w:marRight w:val="0"/>
      <w:marTop w:val="0"/>
      <w:marBottom w:val="0"/>
      <w:divBdr>
        <w:top w:val="none" w:sz="0" w:space="0" w:color="auto"/>
        <w:left w:val="none" w:sz="0" w:space="0" w:color="auto"/>
        <w:bottom w:val="none" w:sz="0" w:space="0" w:color="auto"/>
        <w:right w:val="none" w:sz="0" w:space="0" w:color="auto"/>
      </w:divBdr>
    </w:div>
    <w:div w:id="439372771">
      <w:bodyDiv w:val="1"/>
      <w:marLeft w:val="0"/>
      <w:marRight w:val="0"/>
      <w:marTop w:val="0"/>
      <w:marBottom w:val="0"/>
      <w:divBdr>
        <w:top w:val="none" w:sz="0" w:space="0" w:color="auto"/>
        <w:left w:val="none" w:sz="0" w:space="0" w:color="auto"/>
        <w:bottom w:val="none" w:sz="0" w:space="0" w:color="auto"/>
        <w:right w:val="none" w:sz="0" w:space="0" w:color="auto"/>
      </w:divBdr>
    </w:div>
    <w:div w:id="439761743">
      <w:bodyDiv w:val="1"/>
      <w:marLeft w:val="0"/>
      <w:marRight w:val="0"/>
      <w:marTop w:val="0"/>
      <w:marBottom w:val="0"/>
      <w:divBdr>
        <w:top w:val="none" w:sz="0" w:space="0" w:color="auto"/>
        <w:left w:val="none" w:sz="0" w:space="0" w:color="auto"/>
        <w:bottom w:val="none" w:sz="0" w:space="0" w:color="auto"/>
        <w:right w:val="none" w:sz="0" w:space="0" w:color="auto"/>
      </w:divBdr>
    </w:div>
    <w:div w:id="439839751">
      <w:bodyDiv w:val="1"/>
      <w:marLeft w:val="0"/>
      <w:marRight w:val="0"/>
      <w:marTop w:val="0"/>
      <w:marBottom w:val="0"/>
      <w:divBdr>
        <w:top w:val="none" w:sz="0" w:space="0" w:color="auto"/>
        <w:left w:val="none" w:sz="0" w:space="0" w:color="auto"/>
        <w:bottom w:val="none" w:sz="0" w:space="0" w:color="auto"/>
        <w:right w:val="none" w:sz="0" w:space="0" w:color="auto"/>
      </w:divBdr>
    </w:div>
    <w:div w:id="440876560">
      <w:bodyDiv w:val="1"/>
      <w:marLeft w:val="0"/>
      <w:marRight w:val="0"/>
      <w:marTop w:val="0"/>
      <w:marBottom w:val="0"/>
      <w:divBdr>
        <w:top w:val="none" w:sz="0" w:space="0" w:color="auto"/>
        <w:left w:val="none" w:sz="0" w:space="0" w:color="auto"/>
        <w:bottom w:val="none" w:sz="0" w:space="0" w:color="auto"/>
        <w:right w:val="none" w:sz="0" w:space="0" w:color="auto"/>
      </w:divBdr>
    </w:div>
    <w:div w:id="441264620">
      <w:bodyDiv w:val="1"/>
      <w:marLeft w:val="0"/>
      <w:marRight w:val="0"/>
      <w:marTop w:val="0"/>
      <w:marBottom w:val="0"/>
      <w:divBdr>
        <w:top w:val="none" w:sz="0" w:space="0" w:color="auto"/>
        <w:left w:val="none" w:sz="0" w:space="0" w:color="auto"/>
        <w:bottom w:val="none" w:sz="0" w:space="0" w:color="auto"/>
        <w:right w:val="none" w:sz="0" w:space="0" w:color="auto"/>
      </w:divBdr>
    </w:div>
    <w:div w:id="441535416">
      <w:bodyDiv w:val="1"/>
      <w:marLeft w:val="0"/>
      <w:marRight w:val="0"/>
      <w:marTop w:val="0"/>
      <w:marBottom w:val="0"/>
      <w:divBdr>
        <w:top w:val="none" w:sz="0" w:space="0" w:color="auto"/>
        <w:left w:val="none" w:sz="0" w:space="0" w:color="auto"/>
        <w:bottom w:val="none" w:sz="0" w:space="0" w:color="auto"/>
        <w:right w:val="none" w:sz="0" w:space="0" w:color="auto"/>
      </w:divBdr>
    </w:div>
    <w:div w:id="441806458">
      <w:bodyDiv w:val="1"/>
      <w:marLeft w:val="0"/>
      <w:marRight w:val="0"/>
      <w:marTop w:val="0"/>
      <w:marBottom w:val="0"/>
      <w:divBdr>
        <w:top w:val="none" w:sz="0" w:space="0" w:color="auto"/>
        <w:left w:val="none" w:sz="0" w:space="0" w:color="auto"/>
        <w:bottom w:val="none" w:sz="0" w:space="0" w:color="auto"/>
        <w:right w:val="none" w:sz="0" w:space="0" w:color="auto"/>
      </w:divBdr>
    </w:div>
    <w:div w:id="441996024">
      <w:bodyDiv w:val="1"/>
      <w:marLeft w:val="0"/>
      <w:marRight w:val="0"/>
      <w:marTop w:val="0"/>
      <w:marBottom w:val="0"/>
      <w:divBdr>
        <w:top w:val="none" w:sz="0" w:space="0" w:color="auto"/>
        <w:left w:val="none" w:sz="0" w:space="0" w:color="auto"/>
        <w:bottom w:val="none" w:sz="0" w:space="0" w:color="auto"/>
        <w:right w:val="none" w:sz="0" w:space="0" w:color="auto"/>
      </w:divBdr>
    </w:div>
    <w:div w:id="442186494">
      <w:bodyDiv w:val="1"/>
      <w:marLeft w:val="0"/>
      <w:marRight w:val="0"/>
      <w:marTop w:val="0"/>
      <w:marBottom w:val="0"/>
      <w:divBdr>
        <w:top w:val="none" w:sz="0" w:space="0" w:color="auto"/>
        <w:left w:val="none" w:sz="0" w:space="0" w:color="auto"/>
        <w:bottom w:val="none" w:sz="0" w:space="0" w:color="auto"/>
        <w:right w:val="none" w:sz="0" w:space="0" w:color="auto"/>
      </w:divBdr>
    </w:div>
    <w:div w:id="443690999">
      <w:bodyDiv w:val="1"/>
      <w:marLeft w:val="0"/>
      <w:marRight w:val="0"/>
      <w:marTop w:val="0"/>
      <w:marBottom w:val="0"/>
      <w:divBdr>
        <w:top w:val="none" w:sz="0" w:space="0" w:color="auto"/>
        <w:left w:val="none" w:sz="0" w:space="0" w:color="auto"/>
        <w:bottom w:val="none" w:sz="0" w:space="0" w:color="auto"/>
        <w:right w:val="none" w:sz="0" w:space="0" w:color="auto"/>
      </w:divBdr>
    </w:div>
    <w:div w:id="445151478">
      <w:bodyDiv w:val="1"/>
      <w:marLeft w:val="0"/>
      <w:marRight w:val="0"/>
      <w:marTop w:val="0"/>
      <w:marBottom w:val="0"/>
      <w:divBdr>
        <w:top w:val="none" w:sz="0" w:space="0" w:color="auto"/>
        <w:left w:val="none" w:sz="0" w:space="0" w:color="auto"/>
        <w:bottom w:val="none" w:sz="0" w:space="0" w:color="auto"/>
        <w:right w:val="none" w:sz="0" w:space="0" w:color="auto"/>
      </w:divBdr>
    </w:div>
    <w:div w:id="445467267">
      <w:bodyDiv w:val="1"/>
      <w:marLeft w:val="0"/>
      <w:marRight w:val="0"/>
      <w:marTop w:val="0"/>
      <w:marBottom w:val="0"/>
      <w:divBdr>
        <w:top w:val="none" w:sz="0" w:space="0" w:color="auto"/>
        <w:left w:val="none" w:sz="0" w:space="0" w:color="auto"/>
        <w:bottom w:val="none" w:sz="0" w:space="0" w:color="auto"/>
        <w:right w:val="none" w:sz="0" w:space="0" w:color="auto"/>
      </w:divBdr>
    </w:div>
    <w:div w:id="446048937">
      <w:bodyDiv w:val="1"/>
      <w:marLeft w:val="0"/>
      <w:marRight w:val="0"/>
      <w:marTop w:val="0"/>
      <w:marBottom w:val="0"/>
      <w:divBdr>
        <w:top w:val="none" w:sz="0" w:space="0" w:color="auto"/>
        <w:left w:val="none" w:sz="0" w:space="0" w:color="auto"/>
        <w:bottom w:val="none" w:sz="0" w:space="0" w:color="auto"/>
        <w:right w:val="none" w:sz="0" w:space="0" w:color="auto"/>
      </w:divBdr>
    </w:div>
    <w:div w:id="446586906">
      <w:bodyDiv w:val="1"/>
      <w:marLeft w:val="0"/>
      <w:marRight w:val="0"/>
      <w:marTop w:val="0"/>
      <w:marBottom w:val="0"/>
      <w:divBdr>
        <w:top w:val="none" w:sz="0" w:space="0" w:color="auto"/>
        <w:left w:val="none" w:sz="0" w:space="0" w:color="auto"/>
        <w:bottom w:val="none" w:sz="0" w:space="0" w:color="auto"/>
        <w:right w:val="none" w:sz="0" w:space="0" w:color="auto"/>
      </w:divBdr>
    </w:div>
    <w:div w:id="447624921">
      <w:bodyDiv w:val="1"/>
      <w:marLeft w:val="0"/>
      <w:marRight w:val="0"/>
      <w:marTop w:val="0"/>
      <w:marBottom w:val="0"/>
      <w:divBdr>
        <w:top w:val="none" w:sz="0" w:space="0" w:color="auto"/>
        <w:left w:val="none" w:sz="0" w:space="0" w:color="auto"/>
        <w:bottom w:val="none" w:sz="0" w:space="0" w:color="auto"/>
        <w:right w:val="none" w:sz="0" w:space="0" w:color="auto"/>
      </w:divBdr>
    </w:div>
    <w:div w:id="447969003">
      <w:bodyDiv w:val="1"/>
      <w:marLeft w:val="0"/>
      <w:marRight w:val="0"/>
      <w:marTop w:val="0"/>
      <w:marBottom w:val="0"/>
      <w:divBdr>
        <w:top w:val="none" w:sz="0" w:space="0" w:color="auto"/>
        <w:left w:val="none" w:sz="0" w:space="0" w:color="auto"/>
        <w:bottom w:val="none" w:sz="0" w:space="0" w:color="auto"/>
        <w:right w:val="none" w:sz="0" w:space="0" w:color="auto"/>
      </w:divBdr>
    </w:div>
    <w:div w:id="448472959">
      <w:bodyDiv w:val="1"/>
      <w:marLeft w:val="0"/>
      <w:marRight w:val="0"/>
      <w:marTop w:val="0"/>
      <w:marBottom w:val="0"/>
      <w:divBdr>
        <w:top w:val="none" w:sz="0" w:space="0" w:color="auto"/>
        <w:left w:val="none" w:sz="0" w:space="0" w:color="auto"/>
        <w:bottom w:val="none" w:sz="0" w:space="0" w:color="auto"/>
        <w:right w:val="none" w:sz="0" w:space="0" w:color="auto"/>
      </w:divBdr>
    </w:div>
    <w:div w:id="448941405">
      <w:bodyDiv w:val="1"/>
      <w:marLeft w:val="0"/>
      <w:marRight w:val="0"/>
      <w:marTop w:val="0"/>
      <w:marBottom w:val="0"/>
      <w:divBdr>
        <w:top w:val="none" w:sz="0" w:space="0" w:color="auto"/>
        <w:left w:val="none" w:sz="0" w:space="0" w:color="auto"/>
        <w:bottom w:val="none" w:sz="0" w:space="0" w:color="auto"/>
        <w:right w:val="none" w:sz="0" w:space="0" w:color="auto"/>
      </w:divBdr>
    </w:div>
    <w:div w:id="449016056">
      <w:bodyDiv w:val="1"/>
      <w:marLeft w:val="0"/>
      <w:marRight w:val="0"/>
      <w:marTop w:val="0"/>
      <w:marBottom w:val="0"/>
      <w:divBdr>
        <w:top w:val="none" w:sz="0" w:space="0" w:color="auto"/>
        <w:left w:val="none" w:sz="0" w:space="0" w:color="auto"/>
        <w:bottom w:val="none" w:sz="0" w:space="0" w:color="auto"/>
        <w:right w:val="none" w:sz="0" w:space="0" w:color="auto"/>
      </w:divBdr>
    </w:div>
    <w:div w:id="449126300">
      <w:bodyDiv w:val="1"/>
      <w:marLeft w:val="0"/>
      <w:marRight w:val="0"/>
      <w:marTop w:val="0"/>
      <w:marBottom w:val="0"/>
      <w:divBdr>
        <w:top w:val="none" w:sz="0" w:space="0" w:color="auto"/>
        <w:left w:val="none" w:sz="0" w:space="0" w:color="auto"/>
        <w:bottom w:val="none" w:sz="0" w:space="0" w:color="auto"/>
        <w:right w:val="none" w:sz="0" w:space="0" w:color="auto"/>
      </w:divBdr>
    </w:div>
    <w:div w:id="449279816">
      <w:bodyDiv w:val="1"/>
      <w:marLeft w:val="0"/>
      <w:marRight w:val="0"/>
      <w:marTop w:val="0"/>
      <w:marBottom w:val="0"/>
      <w:divBdr>
        <w:top w:val="none" w:sz="0" w:space="0" w:color="auto"/>
        <w:left w:val="none" w:sz="0" w:space="0" w:color="auto"/>
        <w:bottom w:val="none" w:sz="0" w:space="0" w:color="auto"/>
        <w:right w:val="none" w:sz="0" w:space="0" w:color="auto"/>
      </w:divBdr>
    </w:div>
    <w:div w:id="449516784">
      <w:bodyDiv w:val="1"/>
      <w:marLeft w:val="0"/>
      <w:marRight w:val="0"/>
      <w:marTop w:val="0"/>
      <w:marBottom w:val="0"/>
      <w:divBdr>
        <w:top w:val="none" w:sz="0" w:space="0" w:color="auto"/>
        <w:left w:val="none" w:sz="0" w:space="0" w:color="auto"/>
        <w:bottom w:val="none" w:sz="0" w:space="0" w:color="auto"/>
        <w:right w:val="none" w:sz="0" w:space="0" w:color="auto"/>
      </w:divBdr>
    </w:div>
    <w:div w:id="449864185">
      <w:bodyDiv w:val="1"/>
      <w:marLeft w:val="0"/>
      <w:marRight w:val="0"/>
      <w:marTop w:val="0"/>
      <w:marBottom w:val="0"/>
      <w:divBdr>
        <w:top w:val="none" w:sz="0" w:space="0" w:color="auto"/>
        <w:left w:val="none" w:sz="0" w:space="0" w:color="auto"/>
        <w:bottom w:val="none" w:sz="0" w:space="0" w:color="auto"/>
        <w:right w:val="none" w:sz="0" w:space="0" w:color="auto"/>
      </w:divBdr>
    </w:div>
    <w:div w:id="449907877">
      <w:bodyDiv w:val="1"/>
      <w:marLeft w:val="0"/>
      <w:marRight w:val="0"/>
      <w:marTop w:val="0"/>
      <w:marBottom w:val="0"/>
      <w:divBdr>
        <w:top w:val="none" w:sz="0" w:space="0" w:color="auto"/>
        <w:left w:val="none" w:sz="0" w:space="0" w:color="auto"/>
        <w:bottom w:val="none" w:sz="0" w:space="0" w:color="auto"/>
        <w:right w:val="none" w:sz="0" w:space="0" w:color="auto"/>
      </w:divBdr>
    </w:div>
    <w:div w:id="449975324">
      <w:bodyDiv w:val="1"/>
      <w:marLeft w:val="0"/>
      <w:marRight w:val="0"/>
      <w:marTop w:val="0"/>
      <w:marBottom w:val="0"/>
      <w:divBdr>
        <w:top w:val="none" w:sz="0" w:space="0" w:color="auto"/>
        <w:left w:val="none" w:sz="0" w:space="0" w:color="auto"/>
        <w:bottom w:val="none" w:sz="0" w:space="0" w:color="auto"/>
        <w:right w:val="none" w:sz="0" w:space="0" w:color="auto"/>
      </w:divBdr>
    </w:div>
    <w:div w:id="449977237">
      <w:bodyDiv w:val="1"/>
      <w:marLeft w:val="0"/>
      <w:marRight w:val="0"/>
      <w:marTop w:val="0"/>
      <w:marBottom w:val="0"/>
      <w:divBdr>
        <w:top w:val="none" w:sz="0" w:space="0" w:color="auto"/>
        <w:left w:val="none" w:sz="0" w:space="0" w:color="auto"/>
        <w:bottom w:val="none" w:sz="0" w:space="0" w:color="auto"/>
        <w:right w:val="none" w:sz="0" w:space="0" w:color="auto"/>
      </w:divBdr>
    </w:div>
    <w:div w:id="450244107">
      <w:bodyDiv w:val="1"/>
      <w:marLeft w:val="0"/>
      <w:marRight w:val="0"/>
      <w:marTop w:val="0"/>
      <w:marBottom w:val="0"/>
      <w:divBdr>
        <w:top w:val="none" w:sz="0" w:space="0" w:color="auto"/>
        <w:left w:val="none" w:sz="0" w:space="0" w:color="auto"/>
        <w:bottom w:val="none" w:sz="0" w:space="0" w:color="auto"/>
        <w:right w:val="none" w:sz="0" w:space="0" w:color="auto"/>
      </w:divBdr>
    </w:div>
    <w:div w:id="450248876">
      <w:bodyDiv w:val="1"/>
      <w:marLeft w:val="0"/>
      <w:marRight w:val="0"/>
      <w:marTop w:val="0"/>
      <w:marBottom w:val="0"/>
      <w:divBdr>
        <w:top w:val="none" w:sz="0" w:space="0" w:color="auto"/>
        <w:left w:val="none" w:sz="0" w:space="0" w:color="auto"/>
        <w:bottom w:val="none" w:sz="0" w:space="0" w:color="auto"/>
        <w:right w:val="none" w:sz="0" w:space="0" w:color="auto"/>
      </w:divBdr>
    </w:div>
    <w:div w:id="450707734">
      <w:bodyDiv w:val="1"/>
      <w:marLeft w:val="0"/>
      <w:marRight w:val="0"/>
      <w:marTop w:val="0"/>
      <w:marBottom w:val="0"/>
      <w:divBdr>
        <w:top w:val="none" w:sz="0" w:space="0" w:color="auto"/>
        <w:left w:val="none" w:sz="0" w:space="0" w:color="auto"/>
        <w:bottom w:val="none" w:sz="0" w:space="0" w:color="auto"/>
        <w:right w:val="none" w:sz="0" w:space="0" w:color="auto"/>
      </w:divBdr>
    </w:div>
    <w:div w:id="451021670">
      <w:bodyDiv w:val="1"/>
      <w:marLeft w:val="0"/>
      <w:marRight w:val="0"/>
      <w:marTop w:val="0"/>
      <w:marBottom w:val="0"/>
      <w:divBdr>
        <w:top w:val="none" w:sz="0" w:space="0" w:color="auto"/>
        <w:left w:val="none" w:sz="0" w:space="0" w:color="auto"/>
        <w:bottom w:val="none" w:sz="0" w:space="0" w:color="auto"/>
        <w:right w:val="none" w:sz="0" w:space="0" w:color="auto"/>
      </w:divBdr>
    </w:div>
    <w:div w:id="452014974">
      <w:bodyDiv w:val="1"/>
      <w:marLeft w:val="0"/>
      <w:marRight w:val="0"/>
      <w:marTop w:val="0"/>
      <w:marBottom w:val="0"/>
      <w:divBdr>
        <w:top w:val="none" w:sz="0" w:space="0" w:color="auto"/>
        <w:left w:val="none" w:sz="0" w:space="0" w:color="auto"/>
        <w:bottom w:val="none" w:sz="0" w:space="0" w:color="auto"/>
        <w:right w:val="none" w:sz="0" w:space="0" w:color="auto"/>
      </w:divBdr>
    </w:div>
    <w:div w:id="452015271">
      <w:bodyDiv w:val="1"/>
      <w:marLeft w:val="0"/>
      <w:marRight w:val="0"/>
      <w:marTop w:val="0"/>
      <w:marBottom w:val="0"/>
      <w:divBdr>
        <w:top w:val="none" w:sz="0" w:space="0" w:color="auto"/>
        <w:left w:val="none" w:sz="0" w:space="0" w:color="auto"/>
        <w:bottom w:val="none" w:sz="0" w:space="0" w:color="auto"/>
        <w:right w:val="none" w:sz="0" w:space="0" w:color="auto"/>
      </w:divBdr>
    </w:div>
    <w:div w:id="452795435">
      <w:bodyDiv w:val="1"/>
      <w:marLeft w:val="0"/>
      <w:marRight w:val="0"/>
      <w:marTop w:val="0"/>
      <w:marBottom w:val="0"/>
      <w:divBdr>
        <w:top w:val="none" w:sz="0" w:space="0" w:color="auto"/>
        <w:left w:val="none" w:sz="0" w:space="0" w:color="auto"/>
        <w:bottom w:val="none" w:sz="0" w:space="0" w:color="auto"/>
        <w:right w:val="none" w:sz="0" w:space="0" w:color="auto"/>
      </w:divBdr>
    </w:div>
    <w:div w:id="452988686">
      <w:bodyDiv w:val="1"/>
      <w:marLeft w:val="0"/>
      <w:marRight w:val="0"/>
      <w:marTop w:val="0"/>
      <w:marBottom w:val="0"/>
      <w:divBdr>
        <w:top w:val="none" w:sz="0" w:space="0" w:color="auto"/>
        <w:left w:val="none" w:sz="0" w:space="0" w:color="auto"/>
        <w:bottom w:val="none" w:sz="0" w:space="0" w:color="auto"/>
        <w:right w:val="none" w:sz="0" w:space="0" w:color="auto"/>
      </w:divBdr>
    </w:div>
    <w:div w:id="453714882">
      <w:bodyDiv w:val="1"/>
      <w:marLeft w:val="0"/>
      <w:marRight w:val="0"/>
      <w:marTop w:val="0"/>
      <w:marBottom w:val="0"/>
      <w:divBdr>
        <w:top w:val="none" w:sz="0" w:space="0" w:color="auto"/>
        <w:left w:val="none" w:sz="0" w:space="0" w:color="auto"/>
        <w:bottom w:val="none" w:sz="0" w:space="0" w:color="auto"/>
        <w:right w:val="none" w:sz="0" w:space="0" w:color="auto"/>
      </w:divBdr>
    </w:div>
    <w:div w:id="453788846">
      <w:bodyDiv w:val="1"/>
      <w:marLeft w:val="0"/>
      <w:marRight w:val="0"/>
      <w:marTop w:val="0"/>
      <w:marBottom w:val="0"/>
      <w:divBdr>
        <w:top w:val="none" w:sz="0" w:space="0" w:color="auto"/>
        <w:left w:val="none" w:sz="0" w:space="0" w:color="auto"/>
        <w:bottom w:val="none" w:sz="0" w:space="0" w:color="auto"/>
        <w:right w:val="none" w:sz="0" w:space="0" w:color="auto"/>
      </w:divBdr>
    </w:div>
    <w:div w:id="454640056">
      <w:bodyDiv w:val="1"/>
      <w:marLeft w:val="0"/>
      <w:marRight w:val="0"/>
      <w:marTop w:val="0"/>
      <w:marBottom w:val="0"/>
      <w:divBdr>
        <w:top w:val="none" w:sz="0" w:space="0" w:color="auto"/>
        <w:left w:val="none" w:sz="0" w:space="0" w:color="auto"/>
        <w:bottom w:val="none" w:sz="0" w:space="0" w:color="auto"/>
        <w:right w:val="none" w:sz="0" w:space="0" w:color="auto"/>
      </w:divBdr>
    </w:div>
    <w:div w:id="455607358">
      <w:bodyDiv w:val="1"/>
      <w:marLeft w:val="0"/>
      <w:marRight w:val="0"/>
      <w:marTop w:val="0"/>
      <w:marBottom w:val="0"/>
      <w:divBdr>
        <w:top w:val="none" w:sz="0" w:space="0" w:color="auto"/>
        <w:left w:val="none" w:sz="0" w:space="0" w:color="auto"/>
        <w:bottom w:val="none" w:sz="0" w:space="0" w:color="auto"/>
        <w:right w:val="none" w:sz="0" w:space="0" w:color="auto"/>
      </w:divBdr>
    </w:div>
    <w:div w:id="456030938">
      <w:bodyDiv w:val="1"/>
      <w:marLeft w:val="0"/>
      <w:marRight w:val="0"/>
      <w:marTop w:val="0"/>
      <w:marBottom w:val="0"/>
      <w:divBdr>
        <w:top w:val="none" w:sz="0" w:space="0" w:color="auto"/>
        <w:left w:val="none" w:sz="0" w:space="0" w:color="auto"/>
        <w:bottom w:val="none" w:sz="0" w:space="0" w:color="auto"/>
        <w:right w:val="none" w:sz="0" w:space="0" w:color="auto"/>
      </w:divBdr>
    </w:div>
    <w:div w:id="456606922">
      <w:bodyDiv w:val="1"/>
      <w:marLeft w:val="0"/>
      <w:marRight w:val="0"/>
      <w:marTop w:val="0"/>
      <w:marBottom w:val="0"/>
      <w:divBdr>
        <w:top w:val="none" w:sz="0" w:space="0" w:color="auto"/>
        <w:left w:val="none" w:sz="0" w:space="0" w:color="auto"/>
        <w:bottom w:val="none" w:sz="0" w:space="0" w:color="auto"/>
        <w:right w:val="none" w:sz="0" w:space="0" w:color="auto"/>
      </w:divBdr>
    </w:div>
    <w:div w:id="456947886">
      <w:bodyDiv w:val="1"/>
      <w:marLeft w:val="0"/>
      <w:marRight w:val="0"/>
      <w:marTop w:val="0"/>
      <w:marBottom w:val="0"/>
      <w:divBdr>
        <w:top w:val="none" w:sz="0" w:space="0" w:color="auto"/>
        <w:left w:val="none" w:sz="0" w:space="0" w:color="auto"/>
        <w:bottom w:val="none" w:sz="0" w:space="0" w:color="auto"/>
        <w:right w:val="none" w:sz="0" w:space="0" w:color="auto"/>
      </w:divBdr>
    </w:div>
    <w:div w:id="456992337">
      <w:bodyDiv w:val="1"/>
      <w:marLeft w:val="0"/>
      <w:marRight w:val="0"/>
      <w:marTop w:val="0"/>
      <w:marBottom w:val="0"/>
      <w:divBdr>
        <w:top w:val="none" w:sz="0" w:space="0" w:color="auto"/>
        <w:left w:val="none" w:sz="0" w:space="0" w:color="auto"/>
        <w:bottom w:val="none" w:sz="0" w:space="0" w:color="auto"/>
        <w:right w:val="none" w:sz="0" w:space="0" w:color="auto"/>
      </w:divBdr>
    </w:div>
    <w:div w:id="457454003">
      <w:bodyDiv w:val="1"/>
      <w:marLeft w:val="0"/>
      <w:marRight w:val="0"/>
      <w:marTop w:val="0"/>
      <w:marBottom w:val="0"/>
      <w:divBdr>
        <w:top w:val="none" w:sz="0" w:space="0" w:color="auto"/>
        <w:left w:val="none" w:sz="0" w:space="0" w:color="auto"/>
        <w:bottom w:val="none" w:sz="0" w:space="0" w:color="auto"/>
        <w:right w:val="none" w:sz="0" w:space="0" w:color="auto"/>
      </w:divBdr>
    </w:div>
    <w:div w:id="457458702">
      <w:bodyDiv w:val="1"/>
      <w:marLeft w:val="0"/>
      <w:marRight w:val="0"/>
      <w:marTop w:val="0"/>
      <w:marBottom w:val="0"/>
      <w:divBdr>
        <w:top w:val="none" w:sz="0" w:space="0" w:color="auto"/>
        <w:left w:val="none" w:sz="0" w:space="0" w:color="auto"/>
        <w:bottom w:val="none" w:sz="0" w:space="0" w:color="auto"/>
        <w:right w:val="none" w:sz="0" w:space="0" w:color="auto"/>
      </w:divBdr>
    </w:div>
    <w:div w:id="458691049">
      <w:bodyDiv w:val="1"/>
      <w:marLeft w:val="0"/>
      <w:marRight w:val="0"/>
      <w:marTop w:val="0"/>
      <w:marBottom w:val="0"/>
      <w:divBdr>
        <w:top w:val="none" w:sz="0" w:space="0" w:color="auto"/>
        <w:left w:val="none" w:sz="0" w:space="0" w:color="auto"/>
        <w:bottom w:val="none" w:sz="0" w:space="0" w:color="auto"/>
        <w:right w:val="none" w:sz="0" w:space="0" w:color="auto"/>
      </w:divBdr>
    </w:div>
    <w:div w:id="459498369">
      <w:bodyDiv w:val="1"/>
      <w:marLeft w:val="0"/>
      <w:marRight w:val="0"/>
      <w:marTop w:val="0"/>
      <w:marBottom w:val="0"/>
      <w:divBdr>
        <w:top w:val="none" w:sz="0" w:space="0" w:color="auto"/>
        <w:left w:val="none" w:sz="0" w:space="0" w:color="auto"/>
        <w:bottom w:val="none" w:sz="0" w:space="0" w:color="auto"/>
        <w:right w:val="none" w:sz="0" w:space="0" w:color="auto"/>
      </w:divBdr>
    </w:div>
    <w:div w:id="460077762">
      <w:bodyDiv w:val="1"/>
      <w:marLeft w:val="0"/>
      <w:marRight w:val="0"/>
      <w:marTop w:val="0"/>
      <w:marBottom w:val="0"/>
      <w:divBdr>
        <w:top w:val="none" w:sz="0" w:space="0" w:color="auto"/>
        <w:left w:val="none" w:sz="0" w:space="0" w:color="auto"/>
        <w:bottom w:val="none" w:sz="0" w:space="0" w:color="auto"/>
        <w:right w:val="none" w:sz="0" w:space="0" w:color="auto"/>
      </w:divBdr>
    </w:div>
    <w:div w:id="460341366">
      <w:bodyDiv w:val="1"/>
      <w:marLeft w:val="0"/>
      <w:marRight w:val="0"/>
      <w:marTop w:val="0"/>
      <w:marBottom w:val="0"/>
      <w:divBdr>
        <w:top w:val="none" w:sz="0" w:space="0" w:color="auto"/>
        <w:left w:val="none" w:sz="0" w:space="0" w:color="auto"/>
        <w:bottom w:val="none" w:sz="0" w:space="0" w:color="auto"/>
        <w:right w:val="none" w:sz="0" w:space="0" w:color="auto"/>
      </w:divBdr>
    </w:div>
    <w:div w:id="461119937">
      <w:bodyDiv w:val="1"/>
      <w:marLeft w:val="0"/>
      <w:marRight w:val="0"/>
      <w:marTop w:val="0"/>
      <w:marBottom w:val="0"/>
      <w:divBdr>
        <w:top w:val="none" w:sz="0" w:space="0" w:color="auto"/>
        <w:left w:val="none" w:sz="0" w:space="0" w:color="auto"/>
        <w:bottom w:val="none" w:sz="0" w:space="0" w:color="auto"/>
        <w:right w:val="none" w:sz="0" w:space="0" w:color="auto"/>
      </w:divBdr>
    </w:div>
    <w:div w:id="461507159">
      <w:bodyDiv w:val="1"/>
      <w:marLeft w:val="0"/>
      <w:marRight w:val="0"/>
      <w:marTop w:val="0"/>
      <w:marBottom w:val="0"/>
      <w:divBdr>
        <w:top w:val="none" w:sz="0" w:space="0" w:color="auto"/>
        <w:left w:val="none" w:sz="0" w:space="0" w:color="auto"/>
        <w:bottom w:val="none" w:sz="0" w:space="0" w:color="auto"/>
        <w:right w:val="none" w:sz="0" w:space="0" w:color="auto"/>
      </w:divBdr>
    </w:div>
    <w:div w:id="461533590">
      <w:bodyDiv w:val="1"/>
      <w:marLeft w:val="0"/>
      <w:marRight w:val="0"/>
      <w:marTop w:val="0"/>
      <w:marBottom w:val="0"/>
      <w:divBdr>
        <w:top w:val="none" w:sz="0" w:space="0" w:color="auto"/>
        <w:left w:val="none" w:sz="0" w:space="0" w:color="auto"/>
        <w:bottom w:val="none" w:sz="0" w:space="0" w:color="auto"/>
        <w:right w:val="none" w:sz="0" w:space="0" w:color="auto"/>
      </w:divBdr>
    </w:div>
    <w:div w:id="461658802">
      <w:bodyDiv w:val="1"/>
      <w:marLeft w:val="0"/>
      <w:marRight w:val="0"/>
      <w:marTop w:val="0"/>
      <w:marBottom w:val="0"/>
      <w:divBdr>
        <w:top w:val="none" w:sz="0" w:space="0" w:color="auto"/>
        <w:left w:val="none" w:sz="0" w:space="0" w:color="auto"/>
        <w:bottom w:val="none" w:sz="0" w:space="0" w:color="auto"/>
        <w:right w:val="none" w:sz="0" w:space="0" w:color="auto"/>
      </w:divBdr>
    </w:div>
    <w:div w:id="461846594">
      <w:bodyDiv w:val="1"/>
      <w:marLeft w:val="0"/>
      <w:marRight w:val="0"/>
      <w:marTop w:val="0"/>
      <w:marBottom w:val="0"/>
      <w:divBdr>
        <w:top w:val="none" w:sz="0" w:space="0" w:color="auto"/>
        <w:left w:val="none" w:sz="0" w:space="0" w:color="auto"/>
        <w:bottom w:val="none" w:sz="0" w:space="0" w:color="auto"/>
        <w:right w:val="none" w:sz="0" w:space="0" w:color="auto"/>
      </w:divBdr>
    </w:div>
    <w:div w:id="462582379">
      <w:bodyDiv w:val="1"/>
      <w:marLeft w:val="0"/>
      <w:marRight w:val="0"/>
      <w:marTop w:val="0"/>
      <w:marBottom w:val="0"/>
      <w:divBdr>
        <w:top w:val="none" w:sz="0" w:space="0" w:color="auto"/>
        <w:left w:val="none" w:sz="0" w:space="0" w:color="auto"/>
        <w:bottom w:val="none" w:sz="0" w:space="0" w:color="auto"/>
        <w:right w:val="none" w:sz="0" w:space="0" w:color="auto"/>
      </w:divBdr>
    </w:div>
    <w:div w:id="462621534">
      <w:bodyDiv w:val="1"/>
      <w:marLeft w:val="0"/>
      <w:marRight w:val="0"/>
      <w:marTop w:val="0"/>
      <w:marBottom w:val="0"/>
      <w:divBdr>
        <w:top w:val="none" w:sz="0" w:space="0" w:color="auto"/>
        <w:left w:val="none" w:sz="0" w:space="0" w:color="auto"/>
        <w:bottom w:val="none" w:sz="0" w:space="0" w:color="auto"/>
        <w:right w:val="none" w:sz="0" w:space="0" w:color="auto"/>
      </w:divBdr>
    </w:div>
    <w:div w:id="462698911">
      <w:bodyDiv w:val="1"/>
      <w:marLeft w:val="0"/>
      <w:marRight w:val="0"/>
      <w:marTop w:val="0"/>
      <w:marBottom w:val="0"/>
      <w:divBdr>
        <w:top w:val="none" w:sz="0" w:space="0" w:color="auto"/>
        <w:left w:val="none" w:sz="0" w:space="0" w:color="auto"/>
        <w:bottom w:val="none" w:sz="0" w:space="0" w:color="auto"/>
        <w:right w:val="none" w:sz="0" w:space="0" w:color="auto"/>
      </w:divBdr>
    </w:div>
    <w:div w:id="462770858">
      <w:bodyDiv w:val="1"/>
      <w:marLeft w:val="0"/>
      <w:marRight w:val="0"/>
      <w:marTop w:val="0"/>
      <w:marBottom w:val="0"/>
      <w:divBdr>
        <w:top w:val="none" w:sz="0" w:space="0" w:color="auto"/>
        <w:left w:val="none" w:sz="0" w:space="0" w:color="auto"/>
        <w:bottom w:val="none" w:sz="0" w:space="0" w:color="auto"/>
        <w:right w:val="none" w:sz="0" w:space="0" w:color="auto"/>
      </w:divBdr>
    </w:div>
    <w:div w:id="463160544">
      <w:bodyDiv w:val="1"/>
      <w:marLeft w:val="0"/>
      <w:marRight w:val="0"/>
      <w:marTop w:val="0"/>
      <w:marBottom w:val="0"/>
      <w:divBdr>
        <w:top w:val="none" w:sz="0" w:space="0" w:color="auto"/>
        <w:left w:val="none" w:sz="0" w:space="0" w:color="auto"/>
        <w:bottom w:val="none" w:sz="0" w:space="0" w:color="auto"/>
        <w:right w:val="none" w:sz="0" w:space="0" w:color="auto"/>
      </w:divBdr>
    </w:div>
    <w:div w:id="464347584">
      <w:bodyDiv w:val="1"/>
      <w:marLeft w:val="0"/>
      <w:marRight w:val="0"/>
      <w:marTop w:val="0"/>
      <w:marBottom w:val="0"/>
      <w:divBdr>
        <w:top w:val="none" w:sz="0" w:space="0" w:color="auto"/>
        <w:left w:val="none" w:sz="0" w:space="0" w:color="auto"/>
        <w:bottom w:val="none" w:sz="0" w:space="0" w:color="auto"/>
        <w:right w:val="none" w:sz="0" w:space="0" w:color="auto"/>
      </w:divBdr>
    </w:div>
    <w:div w:id="464349126">
      <w:bodyDiv w:val="1"/>
      <w:marLeft w:val="0"/>
      <w:marRight w:val="0"/>
      <w:marTop w:val="0"/>
      <w:marBottom w:val="0"/>
      <w:divBdr>
        <w:top w:val="none" w:sz="0" w:space="0" w:color="auto"/>
        <w:left w:val="none" w:sz="0" w:space="0" w:color="auto"/>
        <w:bottom w:val="none" w:sz="0" w:space="0" w:color="auto"/>
        <w:right w:val="none" w:sz="0" w:space="0" w:color="auto"/>
      </w:divBdr>
    </w:div>
    <w:div w:id="465897788">
      <w:bodyDiv w:val="1"/>
      <w:marLeft w:val="0"/>
      <w:marRight w:val="0"/>
      <w:marTop w:val="0"/>
      <w:marBottom w:val="0"/>
      <w:divBdr>
        <w:top w:val="none" w:sz="0" w:space="0" w:color="auto"/>
        <w:left w:val="none" w:sz="0" w:space="0" w:color="auto"/>
        <w:bottom w:val="none" w:sz="0" w:space="0" w:color="auto"/>
        <w:right w:val="none" w:sz="0" w:space="0" w:color="auto"/>
      </w:divBdr>
    </w:div>
    <w:div w:id="466171464">
      <w:bodyDiv w:val="1"/>
      <w:marLeft w:val="0"/>
      <w:marRight w:val="0"/>
      <w:marTop w:val="0"/>
      <w:marBottom w:val="0"/>
      <w:divBdr>
        <w:top w:val="none" w:sz="0" w:space="0" w:color="auto"/>
        <w:left w:val="none" w:sz="0" w:space="0" w:color="auto"/>
        <w:bottom w:val="none" w:sz="0" w:space="0" w:color="auto"/>
        <w:right w:val="none" w:sz="0" w:space="0" w:color="auto"/>
      </w:divBdr>
    </w:div>
    <w:div w:id="467361506">
      <w:bodyDiv w:val="1"/>
      <w:marLeft w:val="0"/>
      <w:marRight w:val="0"/>
      <w:marTop w:val="0"/>
      <w:marBottom w:val="0"/>
      <w:divBdr>
        <w:top w:val="none" w:sz="0" w:space="0" w:color="auto"/>
        <w:left w:val="none" w:sz="0" w:space="0" w:color="auto"/>
        <w:bottom w:val="none" w:sz="0" w:space="0" w:color="auto"/>
        <w:right w:val="none" w:sz="0" w:space="0" w:color="auto"/>
      </w:divBdr>
    </w:div>
    <w:div w:id="467744009">
      <w:bodyDiv w:val="1"/>
      <w:marLeft w:val="0"/>
      <w:marRight w:val="0"/>
      <w:marTop w:val="0"/>
      <w:marBottom w:val="0"/>
      <w:divBdr>
        <w:top w:val="none" w:sz="0" w:space="0" w:color="auto"/>
        <w:left w:val="none" w:sz="0" w:space="0" w:color="auto"/>
        <w:bottom w:val="none" w:sz="0" w:space="0" w:color="auto"/>
        <w:right w:val="none" w:sz="0" w:space="0" w:color="auto"/>
      </w:divBdr>
    </w:div>
    <w:div w:id="468322581">
      <w:bodyDiv w:val="1"/>
      <w:marLeft w:val="0"/>
      <w:marRight w:val="0"/>
      <w:marTop w:val="0"/>
      <w:marBottom w:val="0"/>
      <w:divBdr>
        <w:top w:val="none" w:sz="0" w:space="0" w:color="auto"/>
        <w:left w:val="none" w:sz="0" w:space="0" w:color="auto"/>
        <w:bottom w:val="none" w:sz="0" w:space="0" w:color="auto"/>
        <w:right w:val="none" w:sz="0" w:space="0" w:color="auto"/>
      </w:divBdr>
    </w:div>
    <w:div w:id="468330516">
      <w:bodyDiv w:val="1"/>
      <w:marLeft w:val="0"/>
      <w:marRight w:val="0"/>
      <w:marTop w:val="0"/>
      <w:marBottom w:val="0"/>
      <w:divBdr>
        <w:top w:val="none" w:sz="0" w:space="0" w:color="auto"/>
        <w:left w:val="none" w:sz="0" w:space="0" w:color="auto"/>
        <w:bottom w:val="none" w:sz="0" w:space="0" w:color="auto"/>
        <w:right w:val="none" w:sz="0" w:space="0" w:color="auto"/>
      </w:divBdr>
    </w:div>
    <w:div w:id="468598423">
      <w:bodyDiv w:val="1"/>
      <w:marLeft w:val="0"/>
      <w:marRight w:val="0"/>
      <w:marTop w:val="0"/>
      <w:marBottom w:val="0"/>
      <w:divBdr>
        <w:top w:val="none" w:sz="0" w:space="0" w:color="auto"/>
        <w:left w:val="none" w:sz="0" w:space="0" w:color="auto"/>
        <w:bottom w:val="none" w:sz="0" w:space="0" w:color="auto"/>
        <w:right w:val="none" w:sz="0" w:space="0" w:color="auto"/>
      </w:divBdr>
    </w:div>
    <w:div w:id="468864939">
      <w:bodyDiv w:val="1"/>
      <w:marLeft w:val="0"/>
      <w:marRight w:val="0"/>
      <w:marTop w:val="0"/>
      <w:marBottom w:val="0"/>
      <w:divBdr>
        <w:top w:val="none" w:sz="0" w:space="0" w:color="auto"/>
        <w:left w:val="none" w:sz="0" w:space="0" w:color="auto"/>
        <w:bottom w:val="none" w:sz="0" w:space="0" w:color="auto"/>
        <w:right w:val="none" w:sz="0" w:space="0" w:color="auto"/>
      </w:divBdr>
    </w:div>
    <w:div w:id="470251930">
      <w:bodyDiv w:val="1"/>
      <w:marLeft w:val="0"/>
      <w:marRight w:val="0"/>
      <w:marTop w:val="0"/>
      <w:marBottom w:val="0"/>
      <w:divBdr>
        <w:top w:val="none" w:sz="0" w:space="0" w:color="auto"/>
        <w:left w:val="none" w:sz="0" w:space="0" w:color="auto"/>
        <w:bottom w:val="none" w:sz="0" w:space="0" w:color="auto"/>
        <w:right w:val="none" w:sz="0" w:space="0" w:color="auto"/>
      </w:divBdr>
    </w:div>
    <w:div w:id="471411401">
      <w:bodyDiv w:val="1"/>
      <w:marLeft w:val="0"/>
      <w:marRight w:val="0"/>
      <w:marTop w:val="0"/>
      <w:marBottom w:val="0"/>
      <w:divBdr>
        <w:top w:val="none" w:sz="0" w:space="0" w:color="auto"/>
        <w:left w:val="none" w:sz="0" w:space="0" w:color="auto"/>
        <w:bottom w:val="none" w:sz="0" w:space="0" w:color="auto"/>
        <w:right w:val="none" w:sz="0" w:space="0" w:color="auto"/>
      </w:divBdr>
    </w:div>
    <w:div w:id="471561858">
      <w:bodyDiv w:val="1"/>
      <w:marLeft w:val="0"/>
      <w:marRight w:val="0"/>
      <w:marTop w:val="0"/>
      <w:marBottom w:val="0"/>
      <w:divBdr>
        <w:top w:val="none" w:sz="0" w:space="0" w:color="auto"/>
        <w:left w:val="none" w:sz="0" w:space="0" w:color="auto"/>
        <w:bottom w:val="none" w:sz="0" w:space="0" w:color="auto"/>
        <w:right w:val="none" w:sz="0" w:space="0" w:color="auto"/>
      </w:divBdr>
    </w:div>
    <w:div w:id="471947530">
      <w:bodyDiv w:val="1"/>
      <w:marLeft w:val="0"/>
      <w:marRight w:val="0"/>
      <w:marTop w:val="0"/>
      <w:marBottom w:val="0"/>
      <w:divBdr>
        <w:top w:val="none" w:sz="0" w:space="0" w:color="auto"/>
        <w:left w:val="none" w:sz="0" w:space="0" w:color="auto"/>
        <w:bottom w:val="none" w:sz="0" w:space="0" w:color="auto"/>
        <w:right w:val="none" w:sz="0" w:space="0" w:color="auto"/>
      </w:divBdr>
    </w:div>
    <w:div w:id="472255974">
      <w:bodyDiv w:val="1"/>
      <w:marLeft w:val="0"/>
      <w:marRight w:val="0"/>
      <w:marTop w:val="0"/>
      <w:marBottom w:val="0"/>
      <w:divBdr>
        <w:top w:val="none" w:sz="0" w:space="0" w:color="auto"/>
        <w:left w:val="none" w:sz="0" w:space="0" w:color="auto"/>
        <w:bottom w:val="none" w:sz="0" w:space="0" w:color="auto"/>
        <w:right w:val="none" w:sz="0" w:space="0" w:color="auto"/>
      </w:divBdr>
    </w:div>
    <w:div w:id="472985139">
      <w:bodyDiv w:val="1"/>
      <w:marLeft w:val="0"/>
      <w:marRight w:val="0"/>
      <w:marTop w:val="0"/>
      <w:marBottom w:val="0"/>
      <w:divBdr>
        <w:top w:val="none" w:sz="0" w:space="0" w:color="auto"/>
        <w:left w:val="none" w:sz="0" w:space="0" w:color="auto"/>
        <w:bottom w:val="none" w:sz="0" w:space="0" w:color="auto"/>
        <w:right w:val="none" w:sz="0" w:space="0" w:color="auto"/>
      </w:divBdr>
    </w:div>
    <w:div w:id="473106728">
      <w:bodyDiv w:val="1"/>
      <w:marLeft w:val="0"/>
      <w:marRight w:val="0"/>
      <w:marTop w:val="0"/>
      <w:marBottom w:val="0"/>
      <w:divBdr>
        <w:top w:val="none" w:sz="0" w:space="0" w:color="auto"/>
        <w:left w:val="none" w:sz="0" w:space="0" w:color="auto"/>
        <w:bottom w:val="none" w:sz="0" w:space="0" w:color="auto"/>
        <w:right w:val="none" w:sz="0" w:space="0" w:color="auto"/>
      </w:divBdr>
    </w:div>
    <w:div w:id="473183114">
      <w:bodyDiv w:val="1"/>
      <w:marLeft w:val="0"/>
      <w:marRight w:val="0"/>
      <w:marTop w:val="0"/>
      <w:marBottom w:val="0"/>
      <w:divBdr>
        <w:top w:val="none" w:sz="0" w:space="0" w:color="auto"/>
        <w:left w:val="none" w:sz="0" w:space="0" w:color="auto"/>
        <w:bottom w:val="none" w:sz="0" w:space="0" w:color="auto"/>
        <w:right w:val="none" w:sz="0" w:space="0" w:color="auto"/>
      </w:divBdr>
    </w:div>
    <w:div w:id="473261666">
      <w:bodyDiv w:val="1"/>
      <w:marLeft w:val="0"/>
      <w:marRight w:val="0"/>
      <w:marTop w:val="0"/>
      <w:marBottom w:val="0"/>
      <w:divBdr>
        <w:top w:val="none" w:sz="0" w:space="0" w:color="auto"/>
        <w:left w:val="none" w:sz="0" w:space="0" w:color="auto"/>
        <w:bottom w:val="none" w:sz="0" w:space="0" w:color="auto"/>
        <w:right w:val="none" w:sz="0" w:space="0" w:color="auto"/>
      </w:divBdr>
    </w:div>
    <w:div w:id="474300509">
      <w:bodyDiv w:val="1"/>
      <w:marLeft w:val="0"/>
      <w:marRight w:val="0"/>
      <w:marTop w:val="0"/>
      <w:marBottom w:val="0"/>
      <w:divBdr>
        <w:top w:val="none" w:sz="0" w:space="0" w:color="auto"/>
        <w:left w:val="none" w:sz="0" w:space="0" w:color="auto"/>
        <w:bottom w:val="none" w:sz="0" w:space="0" w:color="auto"/>
        <w:right w:val="none" w:sz="0" w:space="0" w:color="auto"/>
      </w:divBdr>
    </w:div>
    <w:div w:id="474418109">
      <w:bodyDiv w:val="1"/>
      <w:marLeft w:val="0"/>
      <w:marRight w:val="0"/>
      <w:marTop w:val="0"/>
      <w:marBottom w:val="0"/>
      <w:divBdr>
        <w:top w:val="none" w:sz="0" w:space="0" w:color="auto"/>
        <w:left w:val="none" w:sz="0" w:space="0" w:color="auto"/>
        <w:bottom w:val="none" w:sz="0" w:space="0" w:color="auto"/>
        <w:right w:val="none" w:sz="0" w:space="0" w:color="auto"/>
      </w:divBdr>
    </w:div>
    <w:div w:id="476142702">
      <w:bodyDiv w:val="1"/>
      <w:marLeft w:val="0"/>
      <w:marRight w:val="0"/>
      <w:marTop w:val="0"/>
      <w:marBottom w:val="0"/>
      <w:divBdr>
        <w:top w:val="none" w:sz="0" w:space="0" w:color="auto"/>
        <w:left w:val="none" w:sz="0" w:space="0" w:color="auto"/>
        <w:bottom w:val="none" w:sz="0" w:space="0" w:color="auto"/>
        <w:right w:val="none" w:sz="0" w:space="0" w:color="auto"/>
      </w:divBdr>
    </w:div>
    <w:div w:id="476343916">
      <w:bodyDiv w:val="1"/>
      <w:marLeft w:val="0"/>
      <w:marRight w:val="0"/>
      <w:marTop w:val="0"/>
      <w:marBottom w:val="0"/>
      <w:divBdr>
        <w:top w:val="none" w:sz="0" w:space="0" w:color="auto"/>
        <w:left w:val="none" w:sz="0" w:space="0" w:color="auto"/>
        <w:bottom w:val="none" w:sz="0" w:space="0" w:color="auto"/>
        <w:right w:val="none" w:sz="0" w:space="0" w:color="auto"/>
      </w:divBdr>
    </w:div>
    <w:div w:id="477843221">
      <w:bodyDiv w:val="1"/>
      <w:marLeft w:val="0"/>
      <w:marRight w:val="0"/>
      <w:marTop w:val="0"/>
      <w:marBottom w:val="0"/>
      <w:divBdr>
        <w:top w:val="none" w:sz="0" w:space="0" w:color="auto"/>
        <w:left w:val="none" w:sz="0" w:space="0" w:color="auto"/>
        <w:bottom w:val="none" w:sz="0" w:space="0" w:color="auto"/>
        <w:right w:val="none" w:sz="0" w:space="0" w:color="auto"/>
      </w:divBdr>
    </w:div>
    <w:div w:id="478349043">
      <w:bodyDiv w:val="1"/>
      <w:marLeft w:val="0"/>
      <w:marRight w:val="0"/>
      <w:marTop w:val="0"/>
      <w:marBottom w:val="0"/>
      <w:divBdr>
        <w:top w:val="none" w:sz="0" w:space="0" w:color="auto"/>
        <w:left w:val="none" w:sz="0" w:space="0" w:color="auto"/>
        <w:bottom w:val="none" w:sz="0" w:space="0" w:color="auto"/>
        <w:right w:val="none" w:sz="0" w:space="0" w:color="auto"/>
      </w:divBdr>
    </w:div>
    <w:div w:id="478499047">
      <w:bodyDiv w:val="1"/>
      <w:marLeft w:val="0"/>
      <w:marRight w:val="0"/>
      <w:marTop w:val="0"/>
      <w:marBottom w:val="0"/>
      <w:divBdr>
        <w:top w:val="none" w:sz="0" w:space="0" w:color="auto"/>
        <w:left w:val="none" w:sz="0" w:space="0" w:color="auto"/>
        <w:bottom w:val="none" w:sz="0" w:space="0" w:color="auto"/>
        <w:right w:val="none" w:sz="0" w:space="0" w:color="auto"/>
      </w:divBdr>
    </w:div>
    <w:div w:id="478696593">
      <w:bodyDiv w:val="1"/>
      <w:marLeft w:val="0"/>
      <w:marRight w:val="0"/>
      <w:marTop w:val="0"/>
      <w:marBottom w:val="0"/>
      <w:divBdr>
        <w:top w:val="none" w:sz="0" w:space="0" w:color="auto"/>
        <w:left w:val="none" w:sz="0" w:space="0" w:color="auto"/>
        <w:bottom w:val="none" w:sz="0" w:space="0" w:color="auto"/>
        <w:right w:val="none" w:sz="0" w:space="0" w:color="auto"/>
      </w:divBdr>
    </w:div>
    <w:div w:id="478771440">
      <w:bodyDiv w:val="1"/>
      <w:marLeft w:val="0"/>
      <w:marRight w:val="0"/>
      <w:marTop w:val="0"/>
      <w:marBottom w:val="0"/>
      <w:divBdr>
        <w:top w:val="none" w:sz="0" w:space="0" w:color="auto"/>
        <w:left w:val="none" w:sz="0" w:space="0" w:color="auto"/>
        <w:bottom w:val="none" w:sz="0" w:space="0" w:color="auto"/>
        <w:right w:val="none" w:sz="0" w:space="0" w:color="auto"/>
      </w:divBdr>
    </w:div>
    <w:div w:id="479078220">
      <w:bodyDiv w:val="1"/>
      <w:marLeft w:val="0"/>
      <w:marRight w:val="0"/>
      <w:marTop w:val="0"/>
      <w:marBottom w:val="0"/>
      <w:divBdr>
        <w:top w:val="none" w:sz="0" w:space="0" w:color="auto"/>
        <w:left w:val="none" w:sz="0" w:space="0" w:color="auto"/>
        <w:bottom w:val="none" w:sz="0" w:space="0" w:color="auto"/>
        <w:right w:val="none" w:sz="0" w:space="0" w:color="auto"/>
      </w:divBdr>
    </w:div>
    <w:div w:id="481435622">
      <w:bodyDiv w:val="1"/>
      <w:marLeft w:val="0"/>
      <w:marRight w:val="0"/>
      <w:marTop w:val="0"/>
      <w:marBottom w:val="0"/>
      <w:divBdr>
        <w:top w:val="none" w:sz="0" w:space="0" w:color="auto"/>
        <w:left w:val="none" w:sz="0" w:space="0" w:color="auto"/>
        <w:bottom w:val="none" w:sz="0" w:space="0" w:color="auto"/>
        <w:right w:val="none" w:sz="0" w:space="0" w:color="auto"/>
      </w:divBdr>
    </w:div>
    <w:div w:id="481585159">
      <w:bodyDiv w:val="1"/>
      <w:marLeft w:val="0"/>
      <w:marRight w:val="0"/>
      <w:marTop w:val="0"/>
      <w:marBottom w:val="0"/>
      <w:divBdr>
        <w:top w:val="none" w:sz="0" w:space="0" w:color="auto"/>
        <w:left w:val="none" w:sz="0" w:space="0" w:color="auto"/>
        <w:bottom w:val="none" w:sz="0" w:space="0" w:color="auto"/>
        <w:right w:val="none" w:sz="0" w:space="0" w:color="auto"/>
      </w:divBdr>
    </w:div>
    <w:div w:id="481772177">
      <w:bodyDiv w:val="1"/>
      <w:marLeft w:val="0"/>
      <w:marRight w:val="0"/>
      <w:marTop w:val="0"/>
      <w:marBottom w:val="0"/>
      <w:divBdr>
        <w:top w:val="none" w:sz="0" w:space="0" w:color="auto"/>
        <w:left w:val="none" w:sz="0" w:space="0" w:color="auto"/>
        <w:bottom w:val="none" w:sz="0" w:space="0" w:color="auto"/>
        <w:right w:val="none" w:sz="0" w:space="0" w:color="auto"/>
      </w:divBdr>
    </w:div>
    <w:div w:id="481777547">
      <w:bodyDiv w:val="1"/>
      <w:marLeft w:val="0"/>
      <w:marRight w:val="0"/>
      <w:marTop w:val="0"/>
      <w:marBottom w:val="0"/>
      <w:divBdr>
        <w:top w:val="none" w:sz="0" w:space="0" w:color="auto"/>
        <w:left w:val="none" w:sz="0" w:space="0" w:color="auto"/>
        <w:bottom w:val="none" w:sz="0" w:space="0" w:color="auto"/>
        <w:right w:val="none" w:sz="0" w:space="0" w:color="auto"/>
      </w:divBdr>
    </w:div>
    <w:div w:id="481820817">
      <w:bodyDiv w:val="1"/>
      <w:marLeft w:val="0"/>
      <w:marRight w:val="0"/>
      <w:marTop w:val="0"/>
      <w:marBottom w:val="0"/>
      <w:divBdr>
        <w:top w:val="none" w:sz="0" w:space="0" w:color="auto"/>
        <w:left w:val="none" w:sz="0" w:space="0" w:color="auto"/>
        <w:bottom w:val="none" w:sz="0" w:space="0" w:color="auto"/>
        <w:right w:val="none" w:sz="0" w:space="0" w:color="auto"/>
      </w:divBdr>
    </w:div>
    <w:div w:id="482090916">
      <w:bodyDiv w:val="1"/>
      <w:marLeft w:val="0"/>
      <w:marRight w:val="0"/>
      <w:marTop w:val="0"/>
      <w:marBottom w:val="0"/>
      <w:divBdr>
        <w:top w:val="none" w:sz="0" w:space="0" w:color="auto"/>
        <w:left w:val="none" w:sz="0" w:space="0" w:color="auto"/>
        <w:bottom w:val="none" w:sz="0" w:space="0" w:color="auto"/>
        <w:right w:val="none" w:sz="0" w:space="0" w:color="auto"/>
      </w:divBdr>
    </w:div>
    <w:div w:id="482235119">
      <w:bodyDiv w:val="1"/>
      <w:marLeft w:val="0"/>
      <w:marRight w:val="0"/>
      <w:marTop w:val="0"/>
      <w:marBottom w:val="0"/>
      <w:divBdr>
        <w:top w:val="none" w:sz="0" w:space="0" w:color="auto"/>
        <w:left w:val="none" w:sz="0" w:space="0" w:color="auto"/>
        <w:bottom w:val="none" w:sz="0" w:space="0" w:color="auto"/>
        <w:right w:val="none" w:sz="0" w:space="0" w:color="auto"/>
      </w:divBdr>
    </w:div>
    <w:div w:id="482503263">
      <w:bodyDiv w:val="1"/>
      <w:marLeft w:val="0"/>
      <w:marRight w:val="0"/>
      <w:marTop w:val="0"/>
      <w:marBottom w:val="0"/>
      <w:divBdr>
        <w:top w:val="none" w:sz="0" w:space="0" w:color="auto"/>
        <w:left w:val="none" w:sz="0" w:space="0" w:color="auto"/>
        <w:bottom w:val="none" w:sz="0" w:space="0" w:color="auto"/>
        <w:right w:val="none" w:sz="0" w:space="0" w:color="auto"/>
      </w:divBdr>
    </w:div>
    <w:div w:id="482745879">
      <w:bodyDiv w:val="1"/>
      <w:marLeft w:val="0"/>
      <w:marRight w:val="0"/>
      <w:marTop w:val="0"/>
      <w:marBottom w:val="0"/>
      <w:divBdr>
        <w:top w:val="none" w:sz="0" w:space="0" w:color="auto"/>
        <w:left w:val="none" w:sz="0" w:space="0" w:color="auto"/>
        <w:bottom w:val="none" w:sz="0" w:space="0" w:color="auto"/>
        <w:right w:val="none" w:sz="0" w:space="0" w:color="auto"/>
      </w:divBdr>
    </w:div>
    <w:div w:id="482889673">
      <w:bodyDiv w:val="1"/>
      <w:marLeft w:val="0"/>
      <w:marRight w:val="0"/>
      <w:marTop w:val="0"/>
      <w:marBottom w:val="0"/>
      <w:divBdr>
        <w:top w:val="none" w:sz="0" w:space="0" w:color="auto"/>
        <w:left w:val="none" w:sz="0" w:space="0" w:color="auto"/>
        <w:bottom w:val="none" w:sz="0" w:space="0" w:color="auto"/>
        <w:right w:val="none" w:sz="0" w:space="0" w:color="auto"/>
      </w:divBdr>
    </w:div>
    <w:div w:id="482938810">
      <w:bodyDiv w:val="1"/>
      <w:marLeft w:val="0"/>
      <w:marRight w:val="0"/>
      <w:marTop w:val="0"/>
      <w:marBottom w:val="0"/>
      <w:divBdr>
        <w:top w:val="none" w:sz="0" w:space="0" w:color="auto"/>
        <w:left w:val="none" w:sz="0" w:space="0" w:color="auto"/>
        <w:bottom w:val="none" w:sz="0" w:space="0" w:color="auto"/>
        <w:right w:val="none" w:sz="0" w:space="0" w:color="auto"/>
      </w:divBdr>
    </w:div>
    <w:div w:id="483084512">
      <w:bodyDiv w:val="1"/>
      <w:marLeft w:val="0"/>
      <w:marRight w:val="0"/>
      <w:marTop w:val="0"/>
      <w:marBottom w:val="0"/>
      <w:divBdr>
        <w:top w:val="none" w:sz="0" w:space="0" w:color="auto"/>
        <w:left w:val="none" w:sz="0" w:space="0" w:color="auto"/>
        <w:bottom w:val="none" w:sz="0" w:space="0" w:color="auto"/>
        <w:right w:val="none" w:sz="0" w:space="0" w:color="auto"/>
      </w:divBdr>
    </w:div>
    <w:div w:id="484781305">
      <w:bodyDiv w:val="1"/>
      <w:marLeft w:val="0"/>
      <w:marRight w:val="0"/>
      <w:marTop w:val="0"/>
      <w:marBottom w:val="0"/>
      <w:divBdr>
        <w:top w:val="none" w:sz="0" w:space="0" w:color="auto"/>
        <w:left w:val="none" w:sz="0" w:space="0" w:color="auto"/>
        <w:bottom w:val="none" w:sz="0" w:space="0" w:color="auto"/>
        <w:right w:val="none" w:sz="0" w:space="0" w:color="auto"/>
      </w:divBdr>
    </w:div>
    <w:div w:id="484932646">
      <w:bodyDiv w:val="1"/>
      <w:marLeft w:val="0"/>
      <w:marRight w:val="0"/>
      <w:marTop w:val="0"/>
      <w:marBottom w:val="0"/>
      <w:divBdr>
        <w:top w:val="none" w:sz="0" w:space="0" w:color="auto"/>
        <w:left w:val="none" w:sz="0" w:space="0" w:color="auto"/>
        <w:bottom w:val="none" w:sz="0" w:space="0" w:color="auto"/>
        <w:right w:val="none" w:sz="0" w:space="0" w:color="auto"/>
      </w:divBdr>
    </w:div>
    <w:div w:id="485124750">
      <w:bodyDiv w:val="1"/>
      <w:marLeft w:val="0"/>
      <w:marRight w:val="0"/>
      <w:marTop w:val="0"/>
      <w:marBottom w:val="0"/>
      <w:divBdr>
        <w:top w:val="none" w:sz="0" w:space="0" w:color="auto"/>
        <w:left w:val="none" w:sz="0" w:space="0" w:color="auto"/>
        <w:bottom w:val="none" w:sz="0" w:space="0" w:color="auto"/>
        <w:right w:val="none" w:sz="0" w:space="0" w:color="auto"/>
      </w:divBdr>
    </w:div>
    <w:div w:id="485635162">
      <w:bodyDiv w:val="1"/>
      <w:marLeft w:val="0"/>
      <w:marRight w:val="0"/>
      <w:marTop w:val="0"/>
      <w:marBottom w:val="0"/>
      <w:divBdr>
        <w:top w:val="none" w:sz="0" w:space="0" w:color="auto"/>
        <w:left w:val="none" w:sz="0" w:space="0" w:color="auto"/>
        <w:bottom w:val="none" w:sz="0" w:space="0" w:color="auto"/>
        <w:right w:val="none" w:sz="0" w:space="0" w:color="auto"/>
      </w:divBdr>
    </w:div>
    <w:div w:id="485902358">
      <w:bodyDiv w:val="1"/>
      <w:marLeft w:val="0"/>
      <w:marRight w:val="0"/>
      <w:marTop w:val="0"/>
      <w:marBottom w:val="0"/>
      <w:divBdr>
        <w:top w:val="none" w:sz="0" w:space="0" w:color="auto"/>
        <w:left w:val="none" w:sz="0" w:space="0" w:color="auto"/>
        <w:bottom w:val="none" w:sz="0" w:space="0" w:color="auto"/>
        <w:right w:val="none" w:sz="0" w:space="0" w:color="auto"/>
      </w:divBdr>
    </w:div>
    <w:div w:id="485978938">
      <w:bodyDiv w:val="1"/>
      <w:marLeft w:val="0"/>
      <w:marRight w:val="0"/>
      <w:marTop w:val="0"/>
      <w:marBottom w:val="0"/>
      <w:divBdr>
        <w:top w:val="none" w:sz="0" w:space="0" w:color="auto"/>
        <w:left w:val="none" w:sz="0" w:space="0" w:color="auto"/>
        <w:bottom w:val="none" w:sz="0" w:space="0" w:color="auto"/>
        <w:right w:val="none" w:sz="0" w:space="0" w:color="auto"/>
      </w:divBdr>
    </w:div>
    <w:div w:id="486484395">
      <w:bodyDiv w:val="1"/>
      <w:marLeft w:val="0"/>
      <w:marRight w:val="0"/>
      <w:marTop w:val="0"/>
      <w:marBottom w:val="0"/>
      <w:divBdr>
        <w:top w:val="none" w:sz="0" w:space="0" w:color="auto"/>
        <w:left w:val="none" w:sz="0" w:space="0" w:color="auto"/>
        <w:bottom w:val="none" w:sz="0" w:space="0" w:color="auto"/>
        <w:right w:val="none" w:sz="0" w:space="0" w:color="auto"/>
      </w:divBdr>
    </w:div>
    <w:div w:id="486670543">
      <w:bodyDiv w:val="1"/>
      <w:marLeft w:val="0"/>
      <w:marRight w:val="0"/>
      <w:marTop w:val="0"/>
      <w:marBottom w:val="0"/>
      <w:divBdr>
        <w:top w:val="none" w:sz="0" w:space="0" w:color="auto"/>
        <w:left w:val="none" w:sz="0" w:space="0" w:color="auto"/>
        <w:bottom w:val="none" w:sz="0" w:space="0" w:color="auto"/>
        <w:right w:val="none" w:sz="0" w:space="0" w:color="auto"/>
      </w:divBdr>
    </w:div>
    <w:div w:id="486670594">
      <w:bodyDiv w:val="1"/>
      <w:marLeft w:val="0"/>
      <w:marRight w:val="0"/>
      <w:marTop w:val="0"/>
      <w:marBottom w:val="0"/>
      <w:divBdr>
        <w:top w:val="none" w:sz="0" w:space="0" w:color="auto"/>
        <w:left w:val="none" w:sz="0" w:space="0" w:color="auto"/>
        <w:bottom w:val="none" w:sz="0" w:space="0" w:color="auto"/>
        <w:right w:val="none" w:sz="0" w:space="0" w:color="auto"/>
      </w:divBdr>
    </w:div>
    <w:div w:id="487325837">
      <w:bodyDiv w:val="1"/>
      <w:marLeft w:val="0"/>
      <w:marRight w:val="0"/>
      <w:marTop w:val="0"/>
      <w:marBottom w:val="0"/>
      <w:divBdr>
        <w:top w:val="none" w:sz="0" w:space="0" w:color="auto"/>
        <w:left w:val="none" w:sz="0" w:space="0" w:color="auto"/>
        <w:bottom w:val="none" w:sz="0" w:space="0" w:color="auto"/>
        <w:right w:val="none" w:sz="0" w:space="0" w:color="auto"/>
      </w:divBdr>
    </w:div>
    <w:div w:id="487483675">
      <w:bodyDiv w:val="1"/>
      <w:marLeft w:val="0"/>
      <w:marRight w:val="0"/>
      <w:marTop w:val="0"/>
      <w:marBottom w:val="0"/>
      <w:divBdr>
        <w:top w:val="none" w:sz="0" w:space="0" w:color="auto"/>
        <w:left w:val="none" w:sz="0" w:space="0" w:color="auto"/>
        <w:bottom w:val="none" w:sz="0" w:space="0" w:color="auto"/>
        <w:right w:val="none" w:sz="0" w:space="0" w:color="auto"/>
      </w:divBdr>
    </w:div>
    <w:div w:id="487526073">
      <w:bodyDiv w:val="1"/>
      <w:marLeft w:val="0"/>
      <w:marRight w:val="0"/>
      <w:marTop w:val="0"/>
      <w:marBottom w:val="0"/>
      <w:divBdr>
        <w:top w:val="none" w:sz="0" w:space="0" w:color="auto"/>
        <w:left w:val="none" w:sz="0" w:space="0" w:color="auto"/>
        <w:bottom w:val="none" w:sz="0" w:space="0" w:color="auto"/>
        <w:right w:val="none" w:sz="0" w:space="0" w:color="auto"/>
      </w:divBdr>
    </w:div>
    <w:div w:id="487668285">
      <w:bodyDiv w:val="1"/>
      <w:marLeft w:val="0"/>
      <w:marRight w:val="0"/>
      <w:marTop w:val="0"/>
      <w:marBottom w:val="0"/>
      <w:divBdr>
        <w:top w:val="none" w:sz="0" w:space="0" w:color="auto"/>
        <w:left w:val="none" w:sz="0" w:space="0" w:color="auto"/>
        <w:bottom w:val="none" w:sz="0" w:space="0" w:color="auto"/>
        <w:right w:val="none" w:sz="0" w:space="0" w:color="auto"/>
      </w:divBdr>
    </w:div>
    <w:div w:id="488133119">
      <w:bodyDiv w:val="1"/>
      <w:marLeft w:val="0"/>
      <w:marRight w:val="0"/>
      <w:marTop w:val="0"/>
      <w:marBottom w:val="0"/>
      <w:divBdr>
        <w:top w:val="none" w:sz="0" w:space="0" w:color="auto"/>
        <w:left w:val="none" w:sz="0" w:space="0" w:color="auto"/>
        <w:bottom w:val="none" w:sz="0" w:space="0" w:color="auto"/>
        <w:right w:val="none" w:sz="0" w:space="0" w:color="auto"/>
      </w:divBdr>
    </w:div>
    <w:div w:id="488444123">
      <w:bodyDiv w:val="1"/>
      <w:marLeft w:val="0"/>
      <w:marRight w:val="0"/>
      <w:marTop w:val="0"/>
      <w:marBottom w:val="0"/>
      <w:divBdr>
        <w:top w:val="none" w:sz="0" w:space="0" w:color="auto"/>
        <w:left w:val="none" w:sz="0" w:space="0" w:color="auto"/>
        <w:bottom w:val="none" w:sz="0" w:space="0" w:color="auto"/>
        <w:right w:val="none" w:sz="0" w:space="0" w:color="auto"/>
      </w:divBdr>
    </w:div>
    <w:div w:id="488523652">
      <w:bodyDiv w:val="1"/>
      <w:marLeft w:val="0"/>
      <w:marRight w:val="0"/>
      <w:marTop w:val="0"/>
      <w:marBottom w:val="0"/>
      <w:divBdr>
        <w:top w:val="none" w:sz="0" w:space="0" w:color="auto"/>
        <w:left w:val="none" w:sz="0" w:space="0" w:color="auto"/>
        <w:bottom w:val="none" w:sz="0" w:space="0" w:color="auto"/>
        <w:right w:val="none" w:sz="0" w:space="0" w:color="auto"/>
      </w:divBdr>
    </w:div>
    <w:div w:id="488863017">
      <w:bodyDiv w:val="1"/>
      <w:marLeft w:val="0"/>
      <w:marRight w:val="0"/>
      <w:marTop w:val="0"/>
      <w:marBottom w:val="0"/>
      <w:divBdr>
        <w:top w:val="none" w:sz="0" w:space="0" w:color="auto"/>
        <w:left w:val="none" w:sz="0" w:space="0" w:color="auto"/>
        <w:bottom w:val="none" w:sz="0" w:space="0" w:color="auto"/>
        <w:right w:val="none" w:sz="0" w:space="0" w:color="auto"/>
      </w:divBdr>
    </w:div>
    <w:div w:id="489641231">
      <w:bodyDiv w:val="1"/>
      <w:marLeft w:val="0"/>
      <w:marRight w:val="0"/>
      <w:marTop w:val="0"/>
      <w:marBottom w:val="0"/>
      <w:divBdr>
        <w:top w:val="none" w:sz="0" w:space="0" w:color="auto"/>
        <w:left w:val="none" w:sz="0" w:space="0" w:color="auto"/>
        <w:bottom w:val="none" w:sz="0" w:space="0" w:color="auto"/>
        <w:right w:val="none" w:sz="0" w:space="0" w:color="auto"/>
      </w:divBdr>
    </w:div>
    <w:div w:id="489953419">
      <w:bodyDiv w:val="1"/>
      <w:marLeft w:val="0"/>
      <w:marRight w:val="0"/>
      <w:marTop w:val="0"/>
      <w:marBottom w:val="0"/>
      <w:divBdr>
        <w:top w:val="none" w:sz="0" w:space="0" w:color="auto"/>
        <w:left w:val="none" w:sz="0" w:space="0" w:color="auto"/>
        <w:bottom w:val="none" w:sz="0" w:space="0" w:color="auto"/>
        <w:right w:val="none" w:sz="0" w:space="0" w:color="auto"/>
      </w:divBdr>
    </w:div>
    <w:div w:id="490826539">
      <w:bodyDiv w:val="1"/>
      <w:marLeft w:val="0"/>
      <w:marRight w:val="0"/>
      <w:marTop w:val="0"/>
      <w:marBottom w:val="0"/>
      <w:divBdr>
        <w:top w:val="none" w:sz="0" w:space="0" w:color="auto"/>
        <w:left w:val="none" w:sz="0" w:space="0" w:color="auto"/>
        <w:bottom w:val="none" w:sz="0" w:space="0" w:color="auto"/>
        <w:right w:val="none" w:sz="0" w:space="0" w:color="auto"/>
      </w:divBdr>
    </w:div>
    <w:div w:id="491340078">
      <w:bodyDiv w:val="1"/>
      <w:marLeft w:val="0"/>
      <w:marRight w:val="0"/>
      <w:marTop w:val="0"/>
      <w:marBottom w:val="0"/>
      <w:divBdr>
        <w:top w:val="none" w:sz="0" w:space="0" w:color="auto"/>
        <w:left w:val="none" w:sz="0" w:space="0" w:color="auto"/>
        <w:bottom w:val="none" w:sz="0" w:space="0" w:color="auto"/>
        <w:right w:val="none" w:sz="0" w:space="0" w:color="auto"/>
      </w:divBdr>
    </w:div>
    <w:div w:id="491407447">
      <w:bodyDiv w:val="1"/>
      <w:marLeft w:val="0"/>
      <w:marRight w:val="0"/>
      <w:marTop w:val="0"/>
      <w:marBottom w:val="0"/>
      <w:divBdr>
        <w:top w:val="none" w:sz="0" w:space="0" w:color="auto"/>
        <w:left w:val="none" w:sz="0" w:space="0" w:color="auto"/>
        <w:bottom w:val="none" w:sz="0" w:space="0" w:color="auto"/>
        <w:right w:val="none" w:sz="0" w:space="0" w:color="auto"/>
      </w:divBdr>
    </w:div>
    <w:div w:id="491533535">
      <w:bodyDiv w:val="1"/>
      <w:marLeft w:val="0"/>
      <w:marRight w:val="0"/>
      <w:marTop w:val="0"/>
      <w:marBottom w:val="0"/>
      <w:divBdr>
        <w:top w:val="none" w:sz="0" w:space="0" w:color="auto"/>
        <w:left w:val="none" w:sz="0" w:space="0" w:color="auto"/>
        <w:bottom w:val="none" w:sz="0" w:space="0" w:color="auto"/>
        <w:right w:val="none" w:sz="0" w:space="0" w:color="auto"/>
      </w:divBdr>
    </w:div>
    <w:div w:id="492260493">
      <w:bodyDiv w:val="1"/>
      <w:marLeft w:val="0"/>
      <w:marRight w:val="0"/>
      <w:marTop w:val="0"/>
      <w:marBottom w:val="0"/>
      <w:divBdr>
        <w:top w:val="none" w:sz="0" w:space="0" w:color="auto"/>
        <w:left w:val="none" w:sz="0" w:space="0" w:color="auto"/>
        <w:bottom w:val="none" w:sz="0" w:space="0" w:color="auto"/>
        <w:right w:val="none" w:sz="0" w:space="0" w:color="auto"/>
      </w:divBdr>
    </w:div>
    <w:div w:id="493760556">
      <w:bodyDiv w:val="1"/>
      <w:marLeft w:val="0"/>
      <w:marRight w:val="0"/>
      <w:marTop w:val="0"/>
      <w:marBottom w:val="0"/>
      <w:divBdr>
        <w:top w:val="none" w:sz="0" w:space="0" w:color="auto"/>
        <w:left w:val="none" w:sz="0" w:space="0" w:color="auto"/>
        <w:bottom w:val="none" w:sz="0" w:space="0" w:color="auto"/>
        <w:right w:val="none" w:sz="0" w:space="0" w:color="auto"/>
      </w:divBdr>
    </w:div>
    <w:div w:id="494809921">
      <w:bodyDiv w:val="1"/>
      <w:marLeft w:val="0"/>
      <w:marRight w:val="0"/>
      <w:marTop w:val="0"/>
      <w:marBottom w:val="0"/>
      <w:divBdr>
        <w:top w:val="none" w:sz="0" w:space="0" w:color="auto"/>
        <w:left w:val="none" w:sz="0" w:space="0" w:color="auto"/>
        <w:bottom w:val="none" w:sz="0" w:space="0" w:color="auto"/>
        <w:right w:val="none" w:sz="0" w:space="0" w:color="auto"/>
      </w:divBdr>
    </w:div>
    <w:div w:id="494809991">
      <w:bodyDiv w:val="1"/>
      <w:marLeft w:val="0"/>
      <w:marRight w:val="0"/>
      <w:marTop w:val="0"/>
      <w:marBottom w:val="0"/>
      <w:divBdr>
        <w:top w:val="none" w:sz="0" w:space="0" w:color="auto"/>
        <w:left w:val="none" w:sz="0" w:space="0" w:color="auto"/>
        <w:bottom w:val="none" w:sz="0" w:space="0" w:color="auto"/>
        <w:right w:val="none" w:sz="0" w:space="0" w:color="auto"/>
      </w:divBdr>
    </w:div>
    <w:div w:id="495221340">
      <w:bodyDiv w:val="1"/>
      <w:marLeft w:val="0"/>
      <w:marRight w:val="0"/>
      <w:marTop w:val="0"/>
      <w:marBottom w:val="0"/>
      <w:divBdr>
        <w:top w:val="none" w:sz="0" w:space="0" w:color="auto"/>
        <w:left w:val="none" w:sz="0" w:space="0" w:color="auto"/>
        <w:bottom w:val="none" w:sz="0" w:space="0" w:color="auto"/>
        <w:right w:val="none" w:sz="0" w:space="0" w:color="auto"/>
      </w:divBdr>
    </w:div>
    <w:div w:id="495799996">
      <w:bodyDiv w:val="1"/>
      <w:marLeft w:val="0"/>
      <w:marRight w:val="0"/>
      <w:marTop w:val="0"/>
      <w:marBottom w:val="0"/>
      <w:divBdr>
        <w:top w:val="none" w:sz="0" w:space="0" w:color="auto"/>
        <w:left w:val="none" w:sz="0" w:space="0" w:color="auto"/>
        <w:bottom w:val="none" w:sz="0" w:space="0" w:color="auto"/>
        <w:right w:val="none" w:sz="0" w:space="0" w:color="auto"/>
      </w:divBdr>
    </w:div>
    <w:div w:id="496311959">
      <w:bodyDiv w:val="1"/>
      <w:marLeft w:val="0"/>
      <w:marRight w:val="0"/>
      <w:marTop w:val="0"/>
      <w:marBottom w:val="0"/>
      <w:divBdr>
        <w:top w:val="none" w:sz="0" w:space="0" w:color="auto"/>
        <w:left w:val="none" w:sz="0" w:space="0" w:color="auto"/>
        <w:bottom w:val="none" w:sz="0" w:space="0" w:color="auto"/>
        <w:right w:val="none" w:sz="0" w:space="0" w:color="auto"/>
      </w:divBdr>
    </w:div>
    <w:div w:id="496462576">
      <w:bodyDiv w:val="1"/>
      <w:marLeft w:val="0"/>
      <w:marRight w:val="0"/>
      <w:marTop w:val="0"/>
      <w:marBottom w:val="0"/>
      <w:divBdr>
        <w:top w:val="none" w:sz="0" w:space="0" w:color="auto"/>
        <w:left w:val="none" w:sz="0" w:space="0" w:color="auto"/>
        <w:bottom w:val="none" w:sz="0" w:space="0" w:color="auto"/>
        <w:right w:val="none" w:sz="0" w:space="0" w:color="auto"/>
      </w:divBdr>
    </w:div>
    <w:div w:id="496768037">
      <w:bodyDiv w:val="1"/>
      <w:marLeft w:val="0"/>
      <w:marRight w:val="0"/>
      <w:marTop w:val="0"/>
      <w:marBottom w:val="0"/>
      <w:divBdr>
        <w:top w:val="none" w:sz="0" w:space="0" w:color="auto"/>
        <w:left w:val="none" w:sz="0" w:space="0" w:color="auto"/>
        <w:bottom w:val="none" w:sz="0" w:space="0" w:color="auto"/>
        <w:right w:val="none" w:sz="0" w:space="0" w:color="auto"/>
      </w:divBdr>
    </w:div>
    <w:div w:id="497229572">
      <w:bodyDiv w:val="1"/>
      <w:marLeft w:val="0"/>
      <w:marRight w:val="0"/>
      <w:marTop w:val="0"/>
      <w:marBottom w:val="0"/>
      <w:divBdr>
        <w:top w:val="none" w:sz="0" w:space="0" w:color="auto"/>
        <w:left w:val="none" w:sz="0" w:space="0" w:color="auto"/>
        <w:bottom w:val="none" w:sz="0" w:space="0" w:color="auto"/>
        <w:right w:val="none" w:sz="0" w:space="0" w:color="auto"/>
      </w:divBdr>
    </w:div>
    <w:div w:id="497888762">
      <w:bodyDiv w:val="1"/>
      <w:marLeft w:val="0"/>
      <w:marRight w:val="0"/>
      <w:marTop w:val="0"/>
      <w:marBottom w:val="0"/>
      <w:divBdr>
        <w:top w:val="none" w:sz="0" w:space="0" w:color="auto"/>
        <w:left w:val="none" w:sz="0" w:space="0" w:color="auto"/>
        <w:bottom w:val="none" w:sz="0" w:space="0" w:color="auto"/>
        <w:right w:val="none" w:sz="0" w:space="0" w:color="auto"/>
      </w:divBdr>
    </w:div>
    <w:div w:id="497961229">
      <w:bodyDiv w:val="1"/>
      <w:marLeft w:val="0"/>
      <w:marRight w:val="0"/>
      <w:marTop w:val="0"/>
      <w:marBottom w:val="0"/>
      <w:divBdr>
        <w:top w:val="none" w:sz="0" w:space="0" w:color="auto"/>
        <w:left w:val="none" w:sz="0" w:space="0" w:color="auto"/>
        <w:bottom w:val="none" w:sz="0" w:space="0" w:color="auto"/>
        <w:right w:val="none" w:sz="0" w:space="0" w:color="auto"/>
      </w:divBdr>
    </w:div>
    <w:div w:id="498732535">
      <w:bodyDiv w:val="1"/>
      <w:marLeft w:val="0"/>
      <w:marRight w:val="0"/>
      <w:marTop w:val="0"/>
      <w:marBottom w:val="0"/>
      <w:divBdr>
        <w:top w:val="none" w:sz="0" w:space="0" w:color="auto"/>
        <w:left w:val="none" w:sz="0" w:space="0" w:color="auto"/>
        <w:bottom w:val="none" w:sz="0" w:space="0" w:color="auto"/>
        <w:right w:val="none" w:sz="0" w:space="0" w:color="auto"/>
      </w:divBdr>
    </w:div>
    <w:div w:id="499346350">
      <w:bodyDiv w:val="1"/>
      <w:marLeft w:val="0"/>
      <w:marRight w:val="0"/>
      <w:marTop w:val="0"/>
      <w:marBottom w:val="0"/>
      <w:divBdr>
        <w:top w:val="none" w:sz="0" w:space="0" w:color="auto"/>
        <w:left w:val="none" w:sz="0" w:space="0" w:color="auto"/>
        <w:bottom w:val="none" w:sz="0" w:space="0" w:color="auto"/>
        <w:right w:val="none" w:sz="0" w:space="0" w:color="auto"/>
      </w:divBdr>
    </w:div>
    <w:div w:id="500120037">
      <w:bodyDiv w:val="1"/>
      <w:marLeft w:val="0"/>
      <w:marRight w:val="0"/>
      <w:marTop w:val="0"/>
      <w:marBottom w:val="0"/>
      <w:divBdr>
        <w:top w:val="none" w:sz="0" w:space="0" w:color="auto"/>
        <w:left w:val="none" w:sz="0" w:space="0" w:color="auto"/>
        <w:bottom w:val="none" w:sz="0" w:space="0" w:color="auto"/>
        <w:right w:val="none" w:sz="0" w:space="0" w:color="auto"/>
      </w:divBdr>
    </w:div>
    <w:div w:id="500391562">
      <w:bodyDiv w:val="1"/>
      <w:marLeft w:val="0"/>
      <w:marRight w:val="0"/>
      <w:marTop w:val="0"/>
      <w:marBottom w:val="0"/>
      <w:divBdr>
        <w:top w:val="none" w:sz="0" w:space="0" w:color="auto"/>
        <w:left w:val="none" w:sz="0" w:space="0" w:color="auto"/>
        <w:bottom w:val="none" w:sz="0" w:space="0" w:color="auto"/>
        <w:right w:val="none" w:sz="0" w:space="0" w:color="auto"/>
      </w:divBdr>
    </w:div>
    <w:div w:id="500707477">
      <w:bodyDiv w:val="1"/>
      <w:marLeft w:val="0"/>
      <w:marRight w:val="0"/>
      <w:marTop w:val="0"/>
      <w:marBottom w:val="0"/>
      <w:divBdr>
        <w:top w:val="none" w:sz="0" w:space="0" w:color="auto"/>
        <w:left w:val="none" w:sz="0" w:space="0" w:color="auto"/>
        <w:bottom w:val="none" w:sz="0" w:space="0" w:color="auto"/>
        <w:right w:val="none" w:sz="0" w:space="0" w:color="auto"/>
      </w:divBdr>
    </w:div>
    <w:div w:id="501434491">
      <w:bodyDiv w:val="1"/>
      <w:marLeft w:val="0"/>
      <w:marRight w:val="0"/>
      <w:marTop w:val="0"/>
      <w:marBottom w:val="0"/>
      <w:divBdr>
        <w:top w:val="none" w:sz="0" w:space="0" w:color="auto"/>
        <w:left w:val="none" w:sz="0" w:space="0" w:color="auto"/>
        <w:bottom w:val="none" w:sz="0" w:space="0" w:color="auto"/>
        <w:right w:val="none" w:sz="0" w:space="0" w:color="auto"/>
      </w:divBdr>
    </w:div>
    <w:div w:id="502086486">
      <w:bodyDiv w:val="1"/>
      <w:marLeft w:val="0"/>
      <w:marRight w:val="0"/>
      <w:marTop w:val="0"/>
      <w:marBottom w:val="0"/>
      <w:divBdr>
        <w:top w:val="none" w:sz="0" w:space="0" w:color="auto"/>
        <w:left w:val="none" w:sz="0" w:space="0" w:color="auto"/>
        <w:bottom w:val="none" w:sz="0" w:space="0" w:color="auto"/>
        <w:right w:val="none" w:sz="0" w:space="0" w:color="auto"/>
      </w:divBdr>
    </w:div>
    <w:div w:id="502277430">
      <w:bodyDiv w:val="1"/>
      <w:marLeft w:val="0"/>
      <w:marRight w:val="0"/>
      <w:marTop w:val="0"/>
      <w:marBottom w:val="0"/>
      <w:divBdr>
        <w:top w:val="none" w:sz="0" w:space="0" w:color="auto"/>
        <w:left w:val="none" w:sz="0" w:space="0" w:color="auto"/>
        <w:bottom w:val="none" w:sz="0" w:space="0" w:color="auto"/>
        <w:right w:val="none" w:sz="0" w:space="0" w:color="auto"/>
      </w:divBdr>
    </w:div>
    <w:div w:id="502863081">
      <w:bodyDiv w:val="1"/>
      <w:marLeft w:val="0"/>
      <w:marRight w:val="0"/>
      <w:marTop w:val="0"/>
      <w:marBottom w:val="0"/>
      <w:divBdr>
        <w:top w:val="none" w:sz="0" w:space="0" w:color="auto"/>
        <w:left w:val="none" w:sz="0" w:space="0" w:color="auto"/>
        <w:bottom w:val="none" w:sz="0" w:space="0" w:color="auto"/>
        <w:right w:val="none" w:sz="0" w:space="0" w:color="auto"/>
      </w:divBdr>
    </w:div>
    <w:div w:id="503012842">
      <w:bodyDiv w:val="1"/>
      <w:marLeft w:val="0"/>
      <w:marRight w:val="0"/>
      <w:marTop w:val="0"/>
      <w:marBottom w:val="0"/>
      <w:divBdr>
        <w:top w:val="none" w:sz="0" w:space="0" w:color="auto"/>
        <w:left w:val="none" w:sz="0" w:space="0" w:color="auto"/>
        <w:bottom w:val="none" w:sz="0" w:space="0" w:color="auto"/>
        <w:right w:val="none" w:sz="0" w:space="0" w:color="auto"/>
      </w:divBdr>
    </w:div>
    <w:div w:id="503932161">
      <w:bodyDiv w:val="1"/>
      <w:marLeft w:val="0"/>
      <w:marRight w:val="0"/>
      <w:marTop w:val="0"/>
      <w:marBottom w:val="0"/>
      <w:divBdr>
        <w:top w:val="none" w:sz="0" w:space="0" w:color="auto"/>
        <w:left w:val="none" w:sz="0" w:space="0" w:color="auto"/>
        <w:bottom w:val="none" w:sz="0" w:space="0" w:color="auto"/>
        <w:right w:val="none" w:sz="0" w:space="0" w:color="auto"/>
      </w:divBdr>
    </w:div>
    <w:div w:id="504130626">
      <w:bodyDiv w:val="1"/>
      <w:marLeft w:val="0"/>
      <w:marRight w:val="0"/>
      <w:marTop w:val="0"/>
      <w:marBottom w:val="0"/>
      <w:divBdr>
        <w:top w:val="none" w:sz="0" w:space="0" w:color="auto"/>
        <w:left w:val="none" w:sz="0" w:space="0" w:color="auto"/>
        <w:bottom w:val="none" w:sz="0" w:space="0" w:color="auto"/>
        <w:right w:val="none" w:sz="0" w:space="0" w:color="auto"/>
      </w:divBdr>
    </w:div>
    <w:div w:id="504168963">
      <w:bodyDiv w:val="1"/>
      <w:marLeft w:val="0"/>
      <w:marRight w:val="0"/>
      <w:marTop w:val="0"/>
      <w:marBottom w:val="0"/>
      <w:divBdr>
        <w:top w:val="none" w:sz="0" w:space="0" w:color="auto"/>
        <w:left w:val="none" w:sz="0" w:space="0" w:color="auto"/>
        <w:bottom w:val="none" w:sz="0" w:space="0" w:color="auto"/>
        <w:right w:val="none" w:sz="0" w:space="0" w:color="auto"/>
      </w:divBdr>
    </w:div>
    <w:div w:id="504245337">
      <w:bodyDiv w:val="1"/>
      <w:marLeft w:val="0"/>
      <w:marRight w:val="0"/>
      <w:marTop w:val="0"/>
      <w:marBottom w:val="0"/>
      <w:divBdr>
        <w:top w:val="none" w:sz="0" w:space="0" w:color="auto"/>
        <w:left w:val="none" w:sz="0" w:space="0" w:color="auto"/>
        <w:bottom w:val="none" w:sz="0" w:space="0" w:color="auto"/>
        <w:right w:val="none" w:sz="0" w:space="0" w:color="auto"/>
      </w:divBdr>
    </w:div>
    <w:div w:id="504318705">
      <w:bodyDiv w:val="1"/>
      <w:marLeft w:val="0"/>
      <w:marRight w:val="0"/>
      <w:marTop w:val="0"/>
      <w:marBottom w:val="0"/>
      <w:divBdr>
        <w:top w:val="none" w:sz="0" w:space="0" w:color="auto"/>
        <w:left w:val="none" w:sz="0" w:space="0" w:color="auto"/>
        <w:bottom w:val="none" w:sz="0" w:space="0" w:color="auto"/>
        <w:right w:val="none" w:sz="0" w:space="0" w:color="auto"/>
      </w:divBdr>
    </w:div>
    <w:div w:id="504633635">
      <w:bodyDiv w:val="1"/>
      <w:marLeft w:val="0"/>
      <w:marRight w:val="0"/>
      <w:marTop w:val="0"/>
      <w:marBottom w:val="0"/>
      <w:divBdr>
        <w:top w:val="none" w:sz="0" w:space="0" w:color="auto"/>
        <w:left w:val="none" w:sz="0" w:space="0" w:color="auto"/>
        <w:bottom w:val="none" w:sz="0" w:space="0" w:color="auto"/>
        <w:right w:val="none" w:sz="0" w:space="0" w:color="auto"/>
      </w:divBdr>
    </w:div>
    <w:div w:id="505289284">
      <w:bodyDiv w:val="1"/>
      <w:marLeft w:val="0"/>
      <w:marRight w:val="0"/>
      <w:marTop w:val="0"/>
      <w:marBottom w:val="0"/>
      <w:divBdr>
        <w:top w:val="none" w:sz="0" w:space="0" w:color="auto"/>
        <w:left w:val="none" w:sz="0" w:space="0" w:color="auto"/>
        <w:bottom w:val="none" w:sz="0" w:space="0" w:color="auto"/>
        <w:right w:val="none" w:sz="0" w:space="0" w:color="auto"/>
      </w:divBdr>
    </w:div>
    <w:div w:id="505364410">
      <w:bodyDiv w:val="1"/>
      <w:marLeft w:val="0"/>
      <w:marRight w:val="0"/>
      <w:marTop w:val="0"/>
      <w:marBottom w:val="0"/>
      <w:divBdr>
        <w:top w:val="none" w:sz="0" w:space="0" w:color="auto"/>
        <w:left w:val="none" w:sz="0" w:space="0" w:color="auto"/>
        <w:bottom w:val="none" w:sz="0" w:space="0" w:color="auto"/>
        <w:right w:val="none" w:sz="0" w:space="0" w:color="auto"/>
      </w:divBdr>
    </w:div>
    <w:div w:id="505438266">
      <w:bodyDiv w:val="1"/>
      <w:marLeft w:val="0"/>
      <w:marRight w:val="0"/>
      <w:marTop w:val="0"/>
      <w:marBottom w:val="0"/>
      <w:divBdr>
        <w:top w:val="none" w:sz="0" w:space="0" w:color="auto"/>
        <w:left w:val="none" w:sz="0" w:space="0" w:color="auto"/>
        <w:bottom w:val="none" w:sz="0" w:space="0" w:color="auto"/>
        <w:right w:val="none" w:sz="0" w:space="0" w:color="auto"/>
      </w:divBdr>
    </w:div>
    <w:div w:id="506211978">
      <w:bodyDiv w:val="1"/>
      <w:marLeft w:val="0"/>
      <w:marRight w:val="0"/>
      <w:marTop w:val="0"/>
      <w:marBottom w:val="0"/>
      <w:divBdr>
        <w:top w:val="none" w:sz="0" w:space="0" w:color="auto"/>
        <w:left w:val="none" w:sz="0" w:space="0" w:color="auto"/>
        <w:bottom w:val="none" w:sz="0" w:space="0" w:color="auto"/>
        <w:right w:val="none" w:sz="0" w:space="0" w:color="auto"/>
      </w:divBdr>
    </w:div>
    <w:div w:id="507062870">
      <w:bodyDiv w:val="1"/>
      <w:marLeft w:val="0"/>
      <w:marRight w:val="0"/>
      <w:marTop w:val="0"/>
      <w:marBottom w:val="0"/>
      <w:divBdr>
        <w:top w:val="none" w:sz="0" w:space="0" w:color="auto"/>
        <w:left w:val="none" w:sz="0" w:space="0" w:color="auto"/>
        <w:bottom w:val="none" w:sz="0" w:space="0" w:color="auto"/>
        <w:right w:val="none" w:sz="0" w:space="0" w:color="auto"/>
      </w:divBdr>
    </w:div>
    <w:div w:id="507208903">
      <w:bodyDiv w:val="1"/>
      <w:marLeft w:val="0"/>
      <w:marRight w:val="0"/>
      <w:marTop w:val="0"/>
      <w:marBottom w:val="0"/>
      <w:divBdr>
        <w:top w:val="none" w:sz="0" w:space="0" w:color="auto"/>
        <w:left w:val="none" w:sz="0" w:space="0" w:color="auto"/>
        <w:bottom w:val="none" w:sz="0" w:space="0" w:color="auto"/>
        <w:right w:val="none" w:sz="0" w:space="0" w:color="auto"/>
      </w:divBdr>
    </w:div>
    <w:div w:id="507214476">
      <w:bodyDiv w:val="1"/>
      <w:marLeft w:val="0"/>
      <w:marRight w:val="0"/>
      <w:marTop w:val="0"/>
      <w:marBottom w:val="0"/>
      <w:divBdr>
        <w:top w:val="none" w:sz="0" w:space="0" w:color="auto"/>
        <w:left w:val="none" w:sz="0" w:space="0" w:color="auto"/>
        <w:bottom w:val="none" w:sz="0" w:space="0" w:color="auto"/>
        <w:right w:val="none" w:sz="0" w:space="0" w:color="auto"/>
      </w:divBdr>
    </w:div>
    <w:div w:id="507326476">
      <w:bodyDiv w:val="1"/>
      <w:marLeft w:val="0"/>
      <w:marRight w:val="0"/>
      <w:marTop w:val="0"/>
      <w:marBottom w:val="0"/>
      <w:divBdr>
        <w:top w:val="none" w:sz="0" w:space="0" w:color="auto"/>
        <w:left w:val="none" w:sz="0" w:space="0" w:color="auto"/>
        <w:bottom w:val="none" w:sz="0" w:space="0" w:color="auto"/>
        <w:right w:val="none" w:sz="0" w:space="0" w:color="auto"/>
      </w:divBdr>
    </w:div>
    <w:div w:id="507335423">
      <w:bodyDiv w:val="1"/>
      <w:marLeft w:val="0"/>
      <w:marRight w:val="0"/>
      <w:marTop w:val="0"/>
      <w:marBottom w:val="0"/>
      <w:divBdr>
        <w:top w:val="none" w:sz="0" w:space="0" w:color="auto"/>
        <w:left w:val="none" w:sz="0" w:space="0" w:color="auto"/>
        <w:bottom w:val="none" w:sz="0" w:space="0" w:color="auto"/>
        <w:right w:val="none" w:sz="0" w:space="0" w:color="auto"/>
      </w:divBdr>
    </w:div>
    <w:div w:id="507909999">
      <w:bodyDiv w:val="1"/>
      <w:marLeft w:val="0"/>
      <w:marRight w:val="0"/>
      <w:marTop w:val="0"/>
      <w:marBottom w:val="0"/>
      <w:divBdr>
        <w:top w:val="none" w:sz="0" w:space="0" w:color="auto"/>
        <w:left w:val="none" w:sz="0" w:space="0" w:color="auto"/>
        <w:bottom w:val="none" w:sz="0" w:space="0" w:color="auto"/>
        <w:right w:val="none" w:sz="0" w:space="0" w:color="auto"/>
      </w:divBdr>
    </w:div>
    <w:div w:id="508058234">
      <w:bodyDiv w:val="1"/>
      <w:marLeft w:val="0"/>
      <w:marRight w:val="0"/>
      <w:marTop w:val="0"/>
      <w:marBottom w:val="0"/>
      <w:divBdr>
        <w:top w:val="none" w:sz="0" w:space="0" w:color="auto"/>
        <w:left w:val="none" w:sz="0" w:space="0" w:color="auto"/>
        <w:bottom w:val="none" w:sz="0" w:space="0" w:color="auto"/>
        <w:right w:val="none" w:sz="0" w:space="0" w:color="auto"/>
      </w:divBdr>
    </w:div>
    <w:div w:id="508567472">
      <w:bodyDiv w:val="1"/>
      <w:marLeft w:val="0"/>
      <w:marRight w:val="0"/>
      <w:marTop w:val="0"/>
      <w:marBottom w:val="0"/>
      <w:divBdr>
        <w:top w:val="none" w:sz="0" w:space="0" w:color="auto"/>
        <w:left w:val="none" w:sz="0" w:space="0" w:color="auto"/>
        <w:bottom w:val="none" w:sz="0" w:space="0" w:color="auto"/>
        <w:right w:val="none" w:sz="0" w:space="0" w:color="auto"/>
      </w:divBdr>
    </w:div>
    <w:div w:id="509180526">
      <w:bodyDiv w:val="1"/>
      <w:marLeft w:val="0"/>
      <w:marRight w:val="0"/>
      <w:marTop w:val="0"/>
      <w:marBottom w:val="0"/>
      <w:divBdr>
        <w:top w:val="none" w:sz="0" w:space="0" w:color="auto"/>
        <w:left w:val="none" w:sz="0" w:space="0" w:color="auto"/>
        <w:bottom w:val="none" w:sz="0" w:space="0" w:color="auto"/>
        <w:right w:val="none" w:sz="0" w:space="0" w:color="auto"/>
      </w:divBdr>
    </w:div>
    <w:div w:id="509679387">
      <w:bodyDiv w:val="1"/>
      <w:marLeft w:val="0"/>
      <w:marRight w:val="0"/>
      <w:marTop w:val="0"/>
      <w:marBottom w:val="0"/>
      <w:divBdr>
        <w:top w:val="none" w:sz="0" w:space="0" w:color="auto"/>
        <w:left w:val="none" w:sz="0" w:space="0" w:color="auto"/>
        <w:bottom w:val="none" w:sz="0" w:space="0" w:color="auto"/>
        <w:right w:val="none" w:sz="0" w:space="0" w:color="auto"/>
      </w:divBdr>
    </w:div>
    <w:div w:id="510140520">
      <w:bodyDiv w:val="1"/>
      <w:marLeft w:val="0"/>
      <w:marRight w:val="0"/>
      <w:marTop w:val="0"/>
      <w:marBottom w:val="0"/>
      <w:divBdr>
        <w:top w:val="none" w:sz="0" w:space="0" w:color="auto"/>
        <w:left w:val="none" w:sz="0" w:space="0" w:color="auto"/>
        <w:bottom w:val="none" w:sz="0" w:space="0" w:color="auto"/>
        <w:right w:val="none" w:sz="0" w:space="0" w:color="auto"/>
      </w:divBdr>
    </w:div>
    <w:div w:id="510724887">
      <w:bodyDiv w:val="1"/>
      <w:marLeft w:val="0"/>
      <w:marRight w:val="0"/>
      <w:marTop w:val="0"/>
      <w:marBottom w:val="0"/>
      <w:divBdr>
        <w:top w:val="none" w:sz="0" w:space="0" w:color="auto"/>
        <w:left w:val="none" w:sz="0" w:space="0" w:color="auto"/>
        <w:bottom w:val="none" w:sz="0" w:space="0" w:color="auto"/>
        <w:right w:val="none" w:sz="0" w:space="0" w:color="auto"/>
      </w:divBdr>
    </w:div>
    <w:div w:id="511188111">
      <w:bodyDiv w:val="1"/>
      <w:marLeft w:val="0"/>
      <w:marRight w:val="0"/>
      <w:marTop w:val="0"/>
      <w:marBottom w:val="0"/>
      <w:divBdr>
        <w:top w:val="none" w:sz="0" w:space="0" w:color="auto"/>
        <w:left w:val="none" w:sz="0" w:space="0" w:color="auto"/>
        <w:bottom w:val="none" w:sz="0" w:space="0" w:color="auto"/>
        <w:right w:val="none" w:sz="0" w:space="0" w:color="auto"/>
      </w:divBdr>
    </w:div>
    <w:div w:id="512039744">
      <w:bodyDiv w:val="1"/>
      <w:marLeft w:val="0"/>
      <w:marRight w:val="0"/>
      <w:marTop w:val="0"/>
      <w:marBottom w:val="0"/>
      <w:divBdr>
        <w:top w:val="none" w:sz="0" w:space="0" w:color="auto"/>
        <w:left w:val="none" w:sz="0" w:space="0" w:color="auto"/>
        <w:bottom w:val="none" w:sz="0" w:space="0" w:color="auto"/>
        <w:right w:val="none" w:sz="0" w:space="0" w:color="auto"/>
      </w:divBdr>
    </w:div>
    <w:div w:id="512182746">
      <w:bodyDiv w:val="1"/>
      <w:marLeft w:val="0"/>
      <w:marRight w:val="0"/>
      <w:marTop w:val="0"/>
      <w:marBottom w:val="0"/>
      <w:divBdr>
        <w:top w:val="none" w:sz="0" w:space="0" w:color="auto"/>
        <w:left w:val="none" w:sz="0" w:space="0" w:color="auto"/>
        <w:bottom w:val="none" w:sz="0" w:space="0" w:color="auto"/>
        <w:right w:val="none" w:sz="0" w:space="0" w:color="auto"/>
      </w:divBdr>
    </w:div>
    <w:div w:id="513812663">
      <w:bodyDiv w:val="1"/>
      <w:marLeft w:val="0"/>
      <w:marRight w:val="0"/>
      <w:marTop w:val="0"/>
      <w:marBottom w:val="0"/>
      <w:divBdr>
        <w:top w:val="none" w:sz="0" w:space="0" w:color="auto"/>
        <w:left w:val="none" w:sz="0" w:space="0" w:color="auto"/>
        <w:bottom w:val="none" w:sz="0" w:space="0" w:color="auto"/>
        <w:right w:val="none" w:sz="0" w:space="0" w:color="auto"/>
      </w:divBdr>
    </w:div>
    <w:div w:id="513999294">
      <w:bodyDiv w:val="1"/>
      <w:marLeft w:val="0"/>
      <w:marRight w:val="0"/>
      <w:marTop w:val="0"/>
      <w:marBottom w:val="0"/>
      <w:divBdr>
        <w:top w:val="none" w:sz="0" w:space="0" w:color="auto"/>
        <w:left w:val="none" w:sz="0" w:space="0" w:color="auto"/>
        <w:bottom w:val="none" w:sz="0" w:space="0" w:color="auto"/>
        <w:right w:val="none" w:sz="0" w:space="0" w:color="auto"/>
      </w:divBdr>
    </w:div>
    <w:div w:id="514852663">
      <w:bodyDiv w:val="1"/>
      <w:marLeft w:val="0"/>
      <w:marRight w:val="0"/>
      <w:marTop w:val="0"/>
      <w:marBottom w:val="0"/>
      <w:divBdr>
        <w:top w:val="none" w:sz="0" w:space="0" w:color="auto"/>
        <w:left w:val="none" w:sz="0" w:space="0" w:color="auto"/>
        <w:bottom w:val="none" w:sz="0" w:space="0" w:color="auto"/>
        <w:right w:val="none" w:sz="0" w:space="0" w:color="auto"/>
      </w:divBdr>
    </w:div>
    <w:div w:id="515311665">
      <w:bodyDiv w:val="1"/>
      <w:marLeft w:val="0"/>
      <w:marRight w:val="0"/>
      <w:marTop w:val="0"/>
      <w:marBottom w:val="0"/>
      <w:divBdr>
        <w:top w:val="none" w:sz="0" w:space="0" w:color="auto"/>
        <w:left w:val="none" w:sz="0" w:space="0" w:color="auto"/>
        <w:bottom w:val="none" w:sz="0" w:space="0" w:color="auto"/>
        <w:right w:val="none" w:sz="0" w:space="0" w:color="auto"/>
      </w:divBdr>
    </w:div>
    <w:div w:id="515848623">
      <w:bodyDiv w:val="1"/>
      <w:marLeft w:val="0"/>
      <w:marRight w:val="0"/>
      <w:marTop w:val="0"/>
      <w:marBottom w:val="0"/>
      <w:divBdr>
        <w:top w:val="none" w:sz="0" w:space="0" w:color="auto"/>
        <w:left w:val="none" w:sz="0" w:space="0" w:color="auto"/>
        <w:bottom w:val="none" w:sz="0" w:space="0" w:color="auto"/>
        <w:right w:val="none" w:sz="0" w:space="0" w:color="auto"/>
      </w:divBdr>
    </w:div>
    <w:div w:id="517276589">
      <w:bodyDiv w:val="1"/>
      <w:marLeft w:val="0"/>
      <w:marRight w:val="0"/>
      <w:marTop w:val="0"/>
      <w:marBottom w:val="0"/>
      <w:divBdr>
        <w:top w:val="none" w:sz="0" w:space="0" w:color="auto"/>
        <w:left w:val="none" w:sz="0" w:space="0" w:color="auto"/>
        <w:bottom w:val="none" w:sz="0" w:space="0" w:color="auto"/>
        <w:right w:val="none" w:sz="0" w:space="0" w:color="auto"/>
      </w:divBdr>
    </w:div>
    <w:div w:id="517355698">
      <w:bodyDiv w:val="1"/>
      <w:marLeft w:val="0"/>
      <w:marRight w:val="0"/>
      <w:marTop w:val="0"/>
      <w:marBottom w:val="0"/>
      <w:divBdr>
        <w:top w:val="none" w:sz="0" w:space="0" w:color="auto"/>
        <w:left w:val="none" w:sz="0" w:space="0" w:color="auto"/>
        <w:bottom w:val="none" w:sz="0" w:space="0" w:color="auto"/>
        <w:right w:val="none" w:sz="0" w:space="0" w:color="auto"/>
      </w:divBdr>
    </w:div>
    <w:div w:id="518084488">
      <w:bodyDiv w:val="1"/>
      <w:marLeft w:val="0"/>
      <w:marRight w:val="0"/>
      <w:marTop w:val="0"/>
      <w:marBottom w:val="0"/>
      <w:divBdr>
        <w:top w:val="none" w:sz="0" w:space="0" w:color="auto"/>
        <w:left w:val="none" w:sz="0" w:space="0" w:color="auto"/>
        <w:bottom w:val="none" w:sz="0" w:space="0" w:color="auto"/>
        <w:right w:val="none" w:sz="0" w:space="0" w:color="auto"/>
      </w:divBdr>
    </w:div>
    <w:div w:id="518542320">
      <w:bodyDiv w:val="1"/>
      <w:marLeft w:val="0"/>
      <w:marRight w:val="0"/>
      <w:marTop w:val="0"/>
      <w:marBottom w:val="0"/>
      <w:divBdr>
        <w:top w:val="none" w:sz="0" w:space="0" w:color="auto"/>
        <w:left w:val="none" w:sz="0" w:space="0" w:color="auto"/>
        <w:bottom w:val="none" w:sz="0" w:space="0" w:color="auto"/>
        <w:right w:val="none" w:sz="0" w:space="0" w:color="auto"/>
      </w:divBdr>
    </w:div>
    <w:div w:id="518810288">
      <w:bodyDiv w:val="1"/>
      <w:marLeft w:val="0"/>
      <w:marRight w:val="0"/>
      <w:marTop w:val="0"/>
      <w:marBottom w:val="0"/>
      <w:divBdr>
        <w:top w:val="none" w:sz="0" w:space="0" w:color="auto"/>
        <w:left w:val="none" w:sz="0" w:space="0" w:color="auto"/>
        <w:bottom w:val="none" w:sz="0" w:space="0" w:color="auto"/>
        <w:right w:val="none" w:sz="0" w:space="0" w:color="auto"/>
      </w:divBdr>
    </w:div>
    <w:div w:id="518860151">
      <w:bodyDiv w:val="1"/>
      <w:marLeft w:val="0"/>
      <w:marRight w:val="0"/>
      <w:marTop w:val="0"/>
      <w:marBottom w:val="0"/>
      <w:divBdr>
        <w:top w:val="none" w:sz="0" w:space="0" w:color="auto"/>
        <w:left w:val="none" w:sz="0" w:space="0" w:color="auto"/>
        <w:bottom w:val="none" w:sz="0" w:space="0" w:color="auto"/>
        <w:right w:val="none" w:sz="0" w:space="0" w:color="auto"/>
      </w:divBdr>
    </w:div>
    <w:div w:id="519121240">
      <w:bodyDiv w:val="1"/>
      <w:marLeft w:val="0"/>
      <w:marRight w:val="0"/>
      <w:marTop w:val="0"/>
      <w:marBottom w:val="0"/>
      <w:divBdr>
        <w:top w:val="none" w:sz="0" w:space="0" w:color="auto"/>
        <w:left w:val="none" w:sz="0" w:space="0" w:color="auto"/>
        <w:bottom w:val="none" w:sz="0" w:space="0" w:color="auto"/>
        <w:right w:val="none" w:sz="0" w:space="0" w:color="auto"/>
      </w:divBdr>
    </w:div>
    <w:div w:id="519977088">
      <w:bodyDiv w:val="1"/>
      <w:marLeft w:val="0"/>
      <w:marRight w:val="0"/>
      <w:marTop w:val="0"/>
      <w:marBottom w:val="0"/>
      <w:divBdr>
        <w:top w:val="none" w:sz="0" w:space="0" w:color="auto"/>
        <w:left w:val="none" w:sz="0" w:space="0" w:color="auto"/>
        <w:bottom w:val="none" w:sz="0" w:space="0" w:color="auto"/>
        <w:right w:val="none" w:sz="0" w:space="0" w:color="auto"/>
      </w:divBdr>
    </w:div>
    <w:div w:id="520708929">
      <w:bodyDiv w:val="1"/>
      <w:marLeft w:val="0"/>
      <w:marRight w:val="0"/>
      <w:marTop w:val="0"/>
      <w:marBottom w:val="0"/>
      <w:divBdr>
        <w:top w:val="none" w:sz="0" w:space="0" w:color="auto"/>
        <w:left w:val="none" w:sz="0" w:space="0" w:color="auto"/>
        <w:bottom w:val="none" w:sz="0" w:space="0" w:color="auto"/>
        <w:right w:val="none" w:sz="0" w:space="0" w:color="auto"/>
      </w:divBdr>
    </w:div>
    <w:div w:id="521209496">
      <w:bodyDiv w:val="1"/>
      <w:marLeft w:val="0"/>
      <w:marRight w:val="0"/>
      <w:marTop w:val="0"/>
      <w:marBottom w:val="0"/>
      <w:divBdr>
        <w:top w:val="none" w:sz="0" w:space="0" w:color="auto"/>
        <w:left w:val="none" w:sz="0" w:space="0" w:color="auto"/>
        <w:bottom w:val="none" w:sz="0" w:space="0" w:color="auto"/>
        <w:right w:val="none" w:sz="0" w:space="0" w:color="auto"/>
      </w:divBdr>
    </w:div>
    <w:div w:id="521550462">
      <w:bodyDiv w:val="1"/>
      <w:marLeft w:val="0"/>
      <w:marRight w:val="0"/>
      <w:marTop w:val="0"/>
      <w:marBottom w:val="0"/>
      <w:divBdr>
        <w:top w:val="none" w:sz="0" w:space="0" w:color="auto"/>
        <w:left w:val="none" w:sz="0" w:space="0" w:color="auto"/>
        <w:bottom w:val="none" w:sz="0" w:space="0" w:color="auto"/>
        <w:right w:val="none" w:sz="0" w:space="0" w:color="auto"/>
      </w:divBdr>
    </w:div>
    <w:div w:id="521865726">
      <w:bodyDiv w:val="1"/>
      <w:marLeft w:val="0"/>
      <w:marRight w:val="0"/>
      <w:marTop w:val="0"/>
      <w:marBottom w:val="0"/>
      <w:divBdr>
        <w:top w:val="none" w:sz="0" w:space="0" w:color="auto"/>
        <w:left w:val="none" w:sz="0" w:space="0" w:color="auto"/>
        <w:bottom w:val="none" w:sz="0" w:space="0" w:color="auto"/>
        <w:right w:val="none" w:sz="0" w:space="0" w:color="auto"/>
      </w:divBdr>
    </w:div>
    <w:div w:id="522669357">
      <w:bodyDiv w:val="1"/>
      <w:marLeft w:val="0"/>
      <w:marRight w:val="0"/>
      <w:marTop w:val="0"/>
      <w:marBottom w:val="0"/>
      <w:divBdr>
        <w:top w:val="none" w:sz="0" w:space="0" w:color="auto"/>
        <w:left w:val="none" w:sz="0" w:space="0" w:color="auto"/>
        <w:bottom w:val="none" w:sz="0" w:space="0" w:color="auto"/>
        <w:right w:val="none" w:sz="0" w:space="0" w:color="auto"/>
      </w:divBdr>
    </w:div>
    <w:div w:id="522936825">
      <w:bodyDiv w:val="1"/>
      <w:marLeft w:val="0"/>
      <w:marRight w:val="0"/>
      <w:marTop w:val="0"/>
      <w:marBottom w:val="0"/>
      <w:divBdr>
        <w:top w:val="none" w:sz="0" w:space="0" w:color="auto"/>
        <w:left w:val="none" w:sz="0" w:space="0" w:color="auto"/>
        <w:bottom w:val="none" w:sz="0" w:space="0" w:color="auto"/>
        <w:right w:val="none" w:sz="0" w:space="0" w:color="auto"/>
      </w:divBdr>
    </w:div>
    <w:div w:id="523052755">
      <w:bodyDiv w:val="1"/>
      <w:marLeft w:val="0"/>
      <w:marRight w:val="0"/>
      <w:marTop w:val="0"/>
      <w:marBottom w:val="0"/>
      <w:divBdr>
        <w:top w:val="none" w:sz="0" w:space="0" w:color="auto"/>
        <w:left w:val="none" w:sz="0" w:space="0" w:color="auto"/>
        <w:bottom w:val="none" w:sz="0" w:space="0" w:color="auto"/>
        <w:right w:val="none" w:sz="0" w:space="0" w:color="auto"/>
      </w:divBdr>
    </w:div>
    <w:div w:id="523520172">
      <w:bodyDiv w:val="1"/>
      <w:marLeft w:val="0"/>
      <w:marRight w:val="0"/>
      <w:marTop w:val="0"/>
      <w:marBottom w:val="0"/>
      <w:divBdr>
        <w:top w:val="none" w:sz="0" w:space="0" w:color="auto"/>
        <w:left w:val="none" w:sz="0" w:space="0" w:color="auto"/>
        <w:bottom w:val="none" w:sz="0" w:space="0" w:color="auto"/>
        <w:right w:val="none" w:sz="0" w:space="0" w:color="auto"/>
      </w:divBdr>
    </w:div>
    <w:div w:id="523598489">
      <w:bodyDiv w:val="1"/>
      <w:marLeft w:val="0"/>
      <w:marRight w:val="0"/>
      <w:marTop w:val="0"/>
      <w:marBottom w:val="0"/>
      <w:divBdr>
        <w:top w:val="none" w:sz="0" w:space="0" w:color="auto"/>
        <w:left w:val="none" w:sz="0" w:space="0" w:color="auto"/>
        <w:bottom w:val="none" w:sz="0" w:space="0" w:color="auto"/>
        <w:right w:val="none" w:sz="0" w:space="0" w:color="auto"/>
      </w:divBdr>
    </w:div>
    <w:div w:id="524094596">
      <w:bodyDiv w:val="1"/>
      <w:marLeft w:val="0"/>
      <w:marRight w:val="0"/>
      <w:marTop w:val="0"/>
      <w:marBottom w:val="0"/>
      <w:divBdr>
        <w:top w:val="none" w:sz="0" w:space="0" w:color="auto"/>
        <w:left w:val="none" w:sz="0" w:space="0" w:color="auto"/>
        <w:bottom w:val="none" w:sz="0" w:space="0" w:color="auto"/>
        <w:right w:val="none" w:sz="0" w:space="0" w:color="auto"/>
      </w:divBdr>
    </w:div>
    <w:div w:id="524094782">
      <w:bodyDiv w:val="1"/>
      <w:marLeft w:val="0"/>
      <w:marRight w:val="0"/>
      <w:marTop w:val="0"/>
      <w:marBottom w:val="0"/>
      <w:divBdr>
        <w:top w:val="none" w:sz="0" w:space="0" w:color="auto"/>
        <w:left w:val="none" w:sz="0" w:space="0" w:color="auto"/>
        <w:bottom w:val="none" w:sz="0" w:space="0" w:color="auto"/>
        <w:right w:val="none" w:sz="0" w:space="0" w:color="auto"/>
      </w:divBdr>
    </w:div>
    <w:div w:id="524246880">
      <w:bodyDiv w:val="1"/>
      <w:marLeft w:val="0"/>
      <w:marRight w:val="0"/>
      <w:marTop w:val="0"/>
      <w:marBottom w:val="0"/>
      <w:divBdr>
        <w:top w:val="none" w:sz="0" w:space="0" w:color="auto"/>
        <w:left w:val="none" w:sz="0" w:space="0" w:color="auto"/>
        <w:bottom w:val="none" w:sz="0" w:space="0" w:color="auto"/>
        <w:right w:val="none" w:sz="0" w:space="0" w:color="auto"/>
      </w:divBdr>
    </w:div>
    <w:div w:id="524320427">
      <w:bodyDiv w:val="1"/>
      <w:marLeft w:val="0"/>
      <w:marRight w:val="0"/>
      <w:marTop w:val="0"/>
      <w:marBottom w:val="0"/>
      <w:divBdr>
        <w:top w:val="none" w:sz="0" w:space="0" w:color="auto"/>
        <w:left w:val="none" w:sz="0" w:space="0" w:color="auto"/>
        <w:bottom w:val="none" w:sz="0" w:space="0" w:color="auto"/>
        <w:right w:val="none" w:sz="0" w:space="0" w:color="auto"/>
      </w:divBdr>
    </w:div>
    <w:div w:id="524909331">
      <w:bodyDiv w:val="1"/>
      <w:marLeft w:val="0"/>
      <w:marRight w:val="0"/>
      <w:marTop w:val="0"/>
      <w:marBottom w:val="0"/>
      <w:divBdr>
        <w:top w:val="none" w:sz="0" w:space="0" w:color="auto"/>
        <w:left w:val="none" w:sz="0" w:space="0" w:color="auto"/>
        <w:bottom w:val="none" w:sz="0" w:space="0" w:color="auto"/>
        <w:right w:val="none" w:sz="0" w:space="0" w:color="auto"/>
      </w:divBdr>
    </w:div>
    <w:div w:id="525946976">
      <w:bodyDiv w:val="1"/>
      <w:marLeft w:val="0"/>
      <w:marRight w:val="0"/>
      <w:marTop w:val="0"/>
      <w:marBottom w:val="0"/>
      <w:divBdr>
        <w:top w:val="none" w:sz="0" w:space="0" w:color="auto"/>
        <w:left w:val="none" w:sz="0" w:space="0" w:color="auto"/>
        <w:bottom w:val="none" w:sz="0" w:space="0" w:color="auto"/>
        <w:right w:val="none" w:sz="0" w:space="0" w:color="auto"/>
      </w:divBdr>
    </w:div>
    <w:div w:id="526020061">
      <w:bodyDiv w:val="1"/>
      <w:marLeft w:val="0"/>
      <w:marRight w:val="0"/>
      <w:marTop w:val="0"/>
      <w:marBottom w:val="0"/>
      <w:divBdr>
        <w:top w:val="none" w:sz="0" w:space="0" w:color="auto"/>
        <w:left w:val="none" w:sz="0" w:space="0" w:color="auto"/>
        <w:bottom w:val="none" w:sz="0" w:space="0" w:color="auto"/>
        <w:right w:val="none" w:sz="0" w:space="0" w:color="auto"/>
      </w:divBdr>
    </w:div>
    <w:div w:id="526142591">
      <w:bodyDiv w:val="1"/>
      <w:marLeft w:val="0"/>
      <w:marRight w:val="0"/>
      <w:marTop w:val="0"/>
      <w:marBottom w:val="0"/>
      <w:divBdr>
        <w:top w:val="none" w:sz="0" w:space="0" w:color="auto"/>
        <w:left w:val="none" w:sz="0" w:space="0" w:color="auto"/>
        <w:bottom w:val="none" w:sz="0" w:space="0" w:color="auto"/>
        <w:right w:val="none" w:sz="0" w:space="0" w:color="auto"/>
      </w:divBdr>
    </w:div>
    <w:div w:id="526719281">
      <w:bodyDiv w:val="1"/>
      <w:marLeft w:val="0"/>
      <w:marRight w:val="0"/>
      <w:marTop w:val="0"/>
      <w:marBottom w:val="0"/>
      <w:divBdr>
        <w:top w:val="none" w:sz="0" w:space="0" w:color="auto"/>
        <w:left w:val="none" w:sz="0" w:space="0" w:color="auto"/>
        <w:bottom w:val="none" w:sz="0" w:space="0" w:color="auto"/>
        <w:right w:val="none" w:sz="0" w:space="0" w:color="auto"/>
      </w:divBdr>
    </w:div>
    <w:div w:id="526993556">
      <w:bodyDiv w:val="1"/>
      <w:marLeft w:val="0"/>
      <w:marRight w:val="0"/>
      <w:marTop w:val="0"/>
      <w:marBottom w:val="0"/>
      <w:divBdr>
        <w:top w:val="none" w:sz="0" w:space="0" w:color="auto"/>
        <w:left w:val="none" w:sz="0" w:space="0" w:color="auto"/>
        <w:bottom w:val="none" w:sz="0" w:space="0" w:color="auto"/>
        <w:right w:val="none" w:sz="0" w:space="0" w:color="auto"/>
      </w:divBdr>
    </w:div>
    <w:div w:id="527060872">
      <w:bodyDiv w:val="1"/>
      <w:marLeft w:val="0"/>
      <w:marRight w:val="0"/>
      <w:marTop w:val="0"/>
      <w:marBottom w:val="0"/>
      <w:divBdr>
        <w:top w:val="none" w:sz="0" w:space="0" w:color="auto"/>
        <w:left w:val="none" w:sz="0" w:space="0" w:color="auto"/>
        <w:bottom w:val="none" w:sz="0" w:space="0" w:color="auto"/>
        <w:right w:val="none" w:sz="0" w:space="0" w:color="auto"/>
      </w:divBdr>
    </w:div>
    <w:div w:id="527186366">
      <w:bodyDiv w:val="1"/>
      <w:marLeft w:val="0"/>
      <w:marRight w:val="0"/>
      <w:marTop w:val="0"/>
      <w:marBottom w:val="0"/>
      <w:divBdr>
        <w:top w:val="none" w:sz="0" w:space="0" w:color="auto"/>
        <w:left w:val="none" w:sz="0" w:space="0" w:color="auto"/>
        <w:bottom w:val="none" w:sz="0" w:space="0" w:color="auto"/>
        <w:right w:val="none" w:sz="0" w:space="0" w:color="auto"/>
      </w:divBdr>
    </w:div>
    <w:div w:id="527334643">
      <w:bodyDiv w:val="1"/>
      <w:marLeft w:val="0"/>
      <w:marRight w:val="0"/>
      <w:marTop w:val="0"/>
      <w:marBottom w:val="0"/>
      <w:divBdr>
        <w:top w:val="none" w:sz="0" w:space="0" w:color="auto"/>
        <w:left w:val="none" w:sz="0" w:space="0" w:color="auto"/>
        <w:bottom w:val="none" w:sz="0" w:space="0" w:color="auto"/>
        <w:right w:val="none" w:sz="0" w:space="0" w:color="auto"/>
      </w:divBdr>
    </w:div>
    <w:div w:id="528224209">
      <w:bodyDiv w:val="1"/>
      <w:marLeft w:val="0"/>
      <w:marRight w:val="0"/>
      <w:marTop w:val="0"/>
      <w:marBottom w:val="0"/>
      <w:divBdr>
        <w:top w:val="none" w:sz="0" w:space="0" w:color="auto"/>
        <w:left w:val="none" w:sz="0" w:space="0" w:color="auto"/>
        <w:bottom w:val="none" w:sz="0" w:space="0" w:color="auto"/>
        <w:right w:val="none" w:sz="0" w:space="0" w:color="auto"/>
      </w:divBdr>
    </w:div>
    <w:div w:id="528228013">
      <w:bodyDiv w:val="1"/>
      <w:marLeft w:val="0"/>
      <w:marRight w:val="0"/>
      <w:marTop w:val="0"/>
      <w:marBottom w:val="0"/>
      <w:divBdr>
        <w:top w:val="none" w:sz="0" w:space="0" w:color="auto"/>
        <w:left w:val="none" w:sz="0" w:space="0" w:color="auto"/>
        <w:bottom w:val="none" w:sz="0" w:space="0" w:color="auto"/>
        <w:right w:val="none" w:sz="0" w:space="0" w:color="auto"/>
      </w:divBdr>
    </w:div>
    <w:div w:id="529222218">
      <w:bodyDiv w:val="1"/>
      <w:marLeft w:val="0"/>
      <w:marRight w:val="0"/>
      <w:marTop w:val="0"/>
      <w:marBottom w:val="0"/>
      <w:divBdr>
        <w:top w:val="none" w:sz="0" w:space="0" w:color="auto"/>
        <w:left w:val="none" w:sz="0" w:space="0" w:color="auto"/>
        <w:bottom w:val="none" w:sz="0" w:space="0" w:color="auto"/>
        <w:right w:val="none" w:sz="0" w:space="0" w:color="auto"/>
      </w:divBdr>
    </w:div>
    <w:div w:id="530262163">
      <w:bodyDiv w:val="1"/>
      <w:marLeft w:val="0"/>
      <w:marRight w:val="0"/>
      <w:marTop w:val="0"/>
      <w:marBottom w:val="0"/>
      <w:divBdr>
        <w:top w:val="none" w:sz="0" w:space="0" w:color="auto"/>
        <w:left w:val="none" w:sz="0" w:space="0" w:color="auto"/>
        <w:bottom w:val="none" w:sz="0" w:space="0" w:color="auto"/>
        <w:right w:val="none" w:sz="0" w:space="0" w:color="auto"/>
      </w:divBdr>
    </w:div>
    <w:div w:id="530411466">
      <w:bodyDiv w:val="1"/>
      <w:marLeft w:val="0"/>
      <w:marRight w:val="0"/>
      <w:marTop w:val="0"/>
      <w:marBottom w:val="0"/>
      <w:divBdr>
        <w:top w:val="none" w:sz="0" w:space="0" w:color="auto"/>
        <w:left w:val="none" w:sz="0" w:space="0" w:color="auto"/>
        <w:bottom w:val="none" w:sz="0" w:space="0" w:color="auto"/>
        <w:right w:val="none" w:sz="0" w:space="0" w:color="auto"/>
      </w:divBdr>
    </w:div>
    <w:div w:id="531649944">
      <w:bodyDiv w:val="1"/>
      <w:marLeft w:val="0"/>
      <w:marRight w:val="0"/>
      <w:marTop w:val="0"/>
      <w:marBottom w:val="0"/>
      <w:divBdr>
        <w:top w:val="none" w:sz="0" w:space="0" w:color="auto"/>
        <w:left w:val="none" w:sz="0" w:space="0" w:color="auto"/>
        <w:bottom w:val="none" w:sz="0" w:space="0" w:color="auto"/>
        <w:right w:val="none" w:sz="0" w:space="0" w:color="auto"/>
      </w:divBdr>
    </w:div>
    <w:div w:id="531840271">
      <w:bodyDiv w:val="1"/>
      <w:marLeft w:val="0"/>
      <w:marRight w:val="0"/>
      <w:marTop w:val="0"/>
      <w:marBottom w:val="0"/>
      <w:divBdr>
        <w:top w:val="none" w:sz="0" w:space="0" w:color="auto"/>
        <w:left w:val="none" w:sz="0" w:space="0" w:color="auto"/>
        <w:bottom w:val="none" w:sz="0" w:space="0" w:color="auto"/>
        <w:right w:val="none" w:sz="0" w:space="0" w:color="auto"/>
      </w:divBdr>
    </w:div>
    <w:div w:id="531890787">
      <w:bodyDiv w:val="1"/>
      <w:marLeft w:val="0"/>
      <w:marRight w:val="0"/>
      <w:marTop w:val="0"/>
      <w:marBottom w:val="0"/>
      <w:divBdr>
        <w:top w:val="none" w:sz="0" w:space="0" w:color="auto"/>
        <w:left w:val="none" w:sz="0" w:space="0" w:color="auto"/>
        <w:bottom w:val="none" w:sz="0" w:space="0" w:color="auto"/>
        <w:right w:val="none" w:sz="0" w:space="0" w:color="auto"/>
      </w:divBdr>
    </w:div>
    <w:div w:id="531916867">
      <w:bodyDiv w:val="1"/>
      <w:marLeft w:val="0"/>
      <w:marRight w:val="0"/>
      <w:marTop w:val="0"/>
      <w:marBottom w:val="0"/>
      <w:divBdr>
        <w:top w:val="none" w:sz="0" w:space="0" w:color="auto"/>
        <w:left w:val="none" w:sz="0" w:space="0" w:color="auto"/>
        <w:bottom w:val="none" w:sz="0" w:space="0" w:color="auto"/>
        <w:right w:val="none" w:sz="0" w:space="0" w:color="auto"/>
      </w:divBdr>
    </w:div>
    <w:div w:id="532349321">
      <w:bodyDiv w:val="1"/>
      <w:marLeft w:val="0"/>
      <w:marRight w:val="0"/>
      <w:marTop w:val="0"/>
      <w:marBottom w:val="0"/>
      <w:divBdr>
        <w:top w:val="none" w:sz="0" w:space="0" w:color="auto"/>
        <w:left w:val="none" w:sz="0" w:space="0" w:color="auto"/>
        <w:bottom w:val="none" w:sz="0" w:space="0" w:color="auto"/>
        <w:right w:val="none" w:sz="0" w:space="0" w:color="auto"/>
      </w:divBdr>
    </w:div>
    <w:div w:id="532420337">
      <w:bodyDiv w:val="1"/>
      <w:marLeft w:val="0"/>
      <w:marRight w:val="0"/>
      <w:marTop w:val="0"/>
      <w:marBottom w:val="0"/>
      <w:divBdr>
        <w:top w:val="none" w:sz="0" w:space="0" w:color="auto"/>
        <w:left w:val="none" w:sz="0" w:space="0" w:color="auto"/>
        <w:bottom w:val="none" w:sz="0" w:space="0" w:color="auto"/>
        <w:right w:val="none" w:sz="0" w:space="0" w:color="auto"/>
      </w:divBdr>
    </w:div>
    <w:div w:id="532771948">
      <w:bodyDiv w:val="1"/>
      <w:marLeft w:val="0"/>
      <w:marRight w:val="0"/>
      <w:marTop w:val="0"/>
      <w:marBottom w:val="0"/>
      <w:divBdr>
        <w:top w:val="none" w:sz="0" w:space="0" w:color="auto"/>
        <w:left w:val="none" w:sz="0" w:space="0" w:color="auto"/>
        <w:bottom w:val="none" w:sz="0" w:space="0" w:color="auto"/>
        <w:right w:val="none" w:sz="0" w:space="0" w:color="auto"/>
      </w:divBdr>
    </w:div>
    <w:div w:id="533352762">
      <w:bodyDiv w:val="1"/>
      <w:marLeft w:val="0"/>
      <w:marRight w:val="0"/>
      <w:marTop w:val="0"/>
      <w:marBottom w:val="0"/>
      <w:divBdr>
        <w:top w:val="none" w:sz="0" w:space="0" w:color="auto"/>
        <w:left w:val="none" w:sz="0" w:space="0" w:color="auto"/>
        <w:bottom w:val="none" w:sz="0" w:space="0" w:color="auto"/>
        <w:right w:val="none" w:sz="0" w:space="0" w:color="auto"/>
      </w:divBdr>
    </w:div>
    <w:div w:id="533537602">
      <w:bodyDiv w:val="1"/>
      <w:marLeft w:val="0"/>
      <w:marRight w:val="0"/>
      <w:marTop w:val="0"/>
      <w:marBottom w:val="0"/>
      <w:divBdr>
        <w:top w:val="none" w:sz="0" w:space="0" w:color="auto"/>
        <w:left w:val="none" w:sz="0" w:space="0" w:color="auto"/>
        <w:bottom w:val="none" w:sz="0" w:space="0" w:color="auto"/>
        <w:right w:val="none" w:sz="0" w:space="0" w:color="auto"/>
      </w:divBdr>
    </w:div>
    <w:div w:id="534196709">
      <w:bodyDiv w:val="1"/>
      <w:marLeft w:val="0"/>
      <w:marRight w:val="0"/>
      <w:marTop w:val="0"/>
      <w:marBottom w:val="0"/>
      <w:divBdr>
        <w:top w:val="none" w:sz="0" w:space="0" w:color="auto"/>
        <w:left w:val="none" w:sz="0" w:space="0" w:color="auto"/>
        <w:bottom w:val="none" w:sz="0" w:space="0" w:color="auto"/>
        <w:right w:val="none" w:sz="0" w:space="0" w:color="auto"/>
      </w:divBdr>
    </w:div>
    <w:div w:id="534970782">
      <w:bodyDiv w:val="1"/>
      <w:marLeft w:val="0"/>
      <w:marRight w:val="0"/>
      <w:marTop w:val="0"/>
      <w:marBottom w:val="0"/>
      <w:divBdr>
        <w:top w:val="none" w:sz="0" w:space="0" w:color="auto"/>
        <w:left w:val="none" w:sz="0" w:space="0" w:color="auto"/>
        <w:bottom w:val="none" w:sz="0" w:space="0" w:color="auto"/>
        <w:right w:val="none" w:sz="0" w:space="0" w:color="auto"/>
      </w:divBdr>
    </w:div>
    <w:div w:id="535388170">
      <w:bodyDiv w:val="1"/>
      <w:marLeft w:val="0"/>
      <w:marRight w:val="0"/>
      <w:marTop w:val="0"/>
      <w:marBottom w:val="0"/>
      <w:divBdr>
        <w:top w:val="none" w:sz="0" w:space="0" w:color="auto"/>
        <w:left w:val="none" w:sz="0" w:space="0" w:color="auto"/>
        <w:bottom w:val="none" w:sz="0" w:space="0" w:color="auto"/>
        <w:right w:val="none" w:sz="0" w:space="0" w:color="auto"/>
      </w:divBdr>
    </w:div>
    <w:div w:id="535434411">
      <w:bodyDiv w:val="1"/>
      <w:marLeft w:val="0"/>
      <w:marRight w:val="0"/>
      <w:marTop w:val="0"/>
      <w:marBottom w:val="0"/>
      <w:divBdr>
        <w:top w:val="none" w:sz="0" w:space="0" w:color="auto"/>
        <w:left w:val="none" w:sz="0" w:space="0" w:color="auto"/>
        <w:bottom w:val="none" w:sz="0" w:space="0" w:color="auto"/>
        <w:right w:val="none" w:sz="0" w:space="0" w:color="auto"/>
      </w:divBdr>
    </w:div>
    <w:div w:id="536552105">
      <w:bodyDiv w:val="1"/>
      <w:marLeft w:val="0"/>
      <w:marRight w:val="0"/>
      <w:marTop w:val="0"/>
      <w:marBottom w:val="0"/>
      <w:divBdr>
        <w:top w:val="none" w:sz="0" w:space="0" w:color="auto"/>
        <w:left w:val="none" w:sz="0" w:space="0" w:color="auto"/>
        <w:bottom w:val="none" w:sz="0" w:space="0" w:color="auto"/>
        <w:right w:val="none" w:sz="0" w:space="0" w:color="auto"/>
      </w:divBdr>
    </w:div>
    <w:div w:id="536745471">
      <w:bodyDiv w:val="1"/>
      <w:marLeft w:val="0"/>
      <w:marRight w:val="0"/>
      <w:marTop w:val="0"/>
      <w:marBottom w:val="0"/>
      <w:divBdr>
        <w:top w:val="none" w:sz="0" w:space="0" w:color="auto"/>
        <w:left w:val="none" w:sz="0" w:space="0" w:color="auto"/>
        <w:bottom w:val="none" w:sz="0" w:space="0" w:color="auto"/>
        <w:right w:val="none" w:sz="0" w:space="0" w:color="auto"/>
      </w:divBdr>
    </w:div>
    <w:div w:id="537665044">
      <w:bodyDiv w:val="1"/>
      <w:marLeft w:val="0"/>
      <w:marRight w:val="0"/>
      <w:marTop w:val="0"/>
      <w:marBottom w:val="0"/>
      <w:divBdr>
        <w:top w:val="none" w:sz="0" w:space="0" w:color="auto"/>
        <w:left w:val="none" w:sz="0" w:space="0" w:color="auto"/>
        <w:bottom w:val="none" w:sz="0" w:space="0" w:color="auto"/>
        <w:right w:val="none" w:sz="0" w:space="0" w:color="auto"/>
      </w:divBdr>
    </w:div>
    <w:div w:id="538129333">
      <w:bodyDiv w:val="1"/>
      <w:marLeft w:val="0"/>
      <w:marRight w:val="0"/>
      <w:marTop w:val="0"/>
      <w:marBottom w:val="0"/>
      <w:divBdr>
        <w:top w:val="none" w:sz="0" w:space="0" w:color="auto"/>
        <w:left w:val="none" w:sz="0" w:space="0" w:color="auto"/>
        <w:bottom w:val="none" w:sz="0" w:space="0" w:color="auto"/>
        <w:right w:val="none" w:sz="0" w:space="0" w:color="auto"/>
      </w:divBdr>
    </w:div>
    <w:div w:id="538783839">
      <w:bodyDiv w:val="1"/>
      <w:marLeft w:val="0"/>
      <w:marRight w:val="0"/>
      <w:marTop w:val="0"/>
      <w:marBottom w:val="0"/>
      <w:divBdr>
        <w:top w:val="none" w:sz="0" w:space="0" w:color="auto"/>
        <w:left w:val="none" w:sz="0" w:space="0" w:color="auto"/>
        <w:bottom w:val="none" w:sz="0" w:space="0" w:color="auto"/>
        <w:right w:val="none" w:sz="0" w:space="0" w:color="auto"/>
      </w:divBdr>
    </w:div>
    <w:div w:id="540243007">
      <w:bodyDiv w:val="1"/>
      <w:marLeft w:val="0"/>
      <w:marRight w:val="0"/>
      <w:marTop w:val="0"/>
      <w:marBottom w:val="0"/>
      <w:divBdr>
        <w:top w:val="none" w:sz="0" w:space="0" w:color="auto"/>
        <w:left w:val="none" w:sz="0" w:space="0" w:color="auto"/>
        <w:bottom w:val="none" w:sz="0" w:space="0" w:color="auto"/>
        <w:right w:val="none" w:sz="0" w:space="0" w:color="auto"/>
      </w:divBdr>
    </w:div>
    <w:div w:id="540750767">
      <w:bodyDiv w:val="1"/>
      <w:marLeft w:val="0"/>
      <w:marRight w:val="0"/>
      <w:marTop w:val="0"/>
      <w:marBottom w:val="0"/>
      <w:divBdr>
        <w:top w:val="none" w:sz="0" w:space="0" w:color="auto"/>
        <w:left w:val="none" w:sz="0" w:space="0" w:color="auto"/>
        <w:bottom w:val="none" w:sz="0" w:space="0" w:color="auto"/>
        <w:right w:val="none" w:sz="0" w:space="0" w:color="auto"/>
      </w:divBdr>
    </w:div>
    <w:div w:id="540752744">
      <w:bodyDiv w:val="1"/>
      <w:marLeft w:val="0"/>
      <w:marRight w:val="0"/>
      <w:marTop w:val="0"/>
      <w:marBottom w:val="0"/>
      <w:divBdr>
        <w:top w:val="none" w:sz="0" w:space="0" w:color="auto"/>
        <w:left w:val="none" w:sz="0" w:space="0" w:color="auto"/>
        <w:bottom w:val="none" w:sz="0" w:space="0" w:color="auto"/>
        <w:right w:val="none" w:sz="0" w:space="0" w:color="auto"/>
      </w:divBdr>
    </w:div>
    <w:div w:id="541480884">
      <w:bodyDiv w:val="1"/>
      <w:marLeft w:val="0"/>
      <w:marRight w:val="0"/>
      <w:marTop w:val="0"/>
      <w:marBottom w:val="0"/>
      <w:divBdr>
        <w:top w:val="none" w:sz="0" w:space="0" w:color="auto"/>
        <w:left w:val="none" w:sz="0" w:space="0" w:color="auto"/>
        <w:bottom w:val="none" w:sz="0" w:space="0" w:color="auto"/>
        <w:right w:val="none" w:sz="0" w:space="0" w:color="auto"/>
      </w:divBdr>
    </w:div>
    <w:div w:id="542451600">
      <w:bodyDiv w:val="1"/>
      <w:marLeft w:val="0"/>
      <w:marRight w:val="0"/>
      <w:marTop w:val="0"/>
      <w:marBottom w:val="0"/>
      <w:divBdr>
        <w:top w:val="none" w:sz="0" w:space="0" w:color="auto"/>
        <w:left w:val="none" w:sz="0" w:space="0" w:color="auto"/>
        <w:bottom w:val="none" w:sz="0" w:space="0" w:color="auto"/>
        <w:right w:val="none" w:sz="0" w:space="0" w:color="auto"/>
      </w:divBdr>
    </w:div>
    <w:div w:id="542644923">
      <w:bodyDiv w:val="1"/>
      <w:marLeft w:val="0"/>
      <w:marRight w:val="0"/>
      <w:marTop w:val="0"/>
      <w:marBottom w:val="0"/>
      <w:divBdr>
        <w:top w:val="none" w:sz="0" w:space="0" w:color="auto"/>
        <w:left w:val="none" w:sz="0" w:space="0" w:color="auto"/>
        <w:bottom w:val="none" w:sz="0" w:space="0" w:color="auto"/>
        <w:right w:val="none" w:sz="0" w:space="0" w:color="auto"/>
      </w:divBdr>
    </w:div>
    <w:div w:id="543641986">
      <w:bodyDiv w:val="1"/>
      <w:marLeft w:val="0"/>
      <w:marRight w:val="0"/>
      <w:marTop w:val="0"/>
      <w:marBottom w:val="0"/>
      <w:divBdr>
        <w:top w:val="none" w:sz="0" w:space="0" w:color="auto"/>
        <w:left w:val="none" w:sz="0" w:space="0" w:color="auto"/>
        <w:bottom w:val="none" w:sz="0" w:space="0" w:color="auto"/>
        <w:right w:val="none" w:sz="0" w:space="0" w:color="auto"/>
      </w:divBdr>
    </w:div>
    <w:div w:id="544412582">
      <w:bodyDiv w:val="1"/>
      <w:marLeft w:val="0"/>
      <w:marRight w:val="0"/>
      <w:marTop w:val="0"/>
      <w:marBottom w:val="0"/>
      <w:divBdr>
        <w:top w:val="none" w:sz="0" w:space="0" w:color="auto"/>
        <w:left w:val="none" w:sz="0" w:space="0" w:color="auto"/>
        <w:bottom w:val="none" w:sz="0" w:space="0" w:color="auto"/>
        <w:right w:val="none" w:sz="0" w:space="0" w:color="auto"/>
      </w:divBdr>
    </w:div>
    <w:div w:id="544678153">
      <w:bodyDiv w:val="1"/>
      <w:marLeft w:val="0"/>
      <w:marRight w:val="0"/>
      <w:marTop w:val="0"/>
      <w:marBottom w:val="0"/>
      <w:divBdr>
        <w:top w:val="none" w:sz="0" w:space="0" w:color="auto"/>
        <w:left w:val="none" w:sz="0" w:space="0" w:color="auto"/>
        <w:bottom w:val="none" w:sz="0" w:space="0" w:color="auto"/>
        <w:right w:val="none" w:sz="0" w:space="0" w:color="auto"/>
      </w:divBdr>
    </w:div>
    <w:div w:id="545332732">
      <w:bodyDiv w:val="1"/>
      <w:marLeft w:val="0"/>
      <w:marRight w:val="0"/>
      <w:marTop w:val="0"/>
      <w:marBottom w:val="0"/>
      <w:divBdr>
        <w:top w:val="none" w:sz="0" w:space="0" w:color="auto"/>
        <w:left w:val="none" w:sz="0" w:space="0" w:color="auto"/>
        <w:bottom w:val="none" w:sz="0" w:space="0" w:color="auto"/>
        <w:right w:val="none" w:sz="0" w:space="0" w:color="auto"/>
      </w:divBdr>
    </w:div>
    <w:div w:id="545986995">
      <w:bodyDiv w:val="1"/>
      <w:marLeft w:val="0"/>
      <w:marRight w:val="0"/>
      <w:marTop w:val="0"/>
      <w:marBottom w:val="0"/>
      <w:divBdr>
        <w:top w:val="none" w:sz="0" w:space="0" w:color="auto"/>
        <w:left w:val="none" w:sz="0" w:space="0" w:color="auto"/>
        <w:bottom w:val="none" w:sz="0" w:space="0" w:color="auto"/>
        <w:right w:val="none" w:sz="0" w:space="0" w:color="auto"/>
      </w:divBdr>
    </w:div>
    <w:div w:id="546531701">
      <w:bodyDiv w:val="1"/>
      <w:marLeft w:val="0"/>
      <w:marRight w:val="0"/>
      <w:marTop w:val="0"/>
      <w:marBottom w:val="0"/>
      <w:divBdr>
        <w:top w:val="none" w:sz="0" w:space="0" w:color="auto"/>
        <w:left w:val="none" w:sz="0" w:space="0" w:color="auto"/>
        <w:bottom w:val="none" w:sz="0" w:space="0" w:color="auto"/>
        <w:right w:val="none" w:sz="0" w:space="0" w:color="auto"/>
      </w:divBdr>
    </w:div>
    <w:div w:id="546643170">
      <w:bodyDiv w:val="1"/>
      <w:marLeft w:val="0"/>
      <w:marRight w:val="0"/>
      <w:marTop w:val="0"/>
      <w:marBottom w:val="0"/>
      <w:divBdr>
        <w:top w:val="none" w:sz="0" w:space="0" w:color="auto"/>
        <w:left w:val="none" w:sz="0" w:space="0" w:color="auto"/>
        <w:bottom w:val="none" w:sz="0" w:space="0" w:color="auto"/>
        <w:right w:val="none" w:sz="0" w:space="0" w:color="auto"/>
      </w:divBdr>
    </w:div>
    <w:div w:id="546726668">
      <w:bodyDiv w:val="1"/>
      <w:marLeft w:val="0"/>
      <w:marRight w:val="0"/>
      <w:marTop w:val="0"/>
      <w:marBottom w:val="0"/>
      <w:divBdr>
        <w:top w:val="none" w:sz="0" w:space="0" w:color="auto"/>
        <w:left w:val="none" w:sz="0" w:space="0" w:color="auto"/>
        <w:bottom w:val="none" w:sz="0" w:space="0" w:color="auto"/>
        <w:right w:val="none" w:sz="0" w:space="0" w:color="auto"/>
      </w:divBdr>
    </w:div>
    <w:div w:id="546768985">
      <w:bodyDiv w:val="1"/>
      <w:marLeft w:val="0"/>
      <w:marRight w:val="0"/>
      <w:marTop w:val="0"/>
      <w:marBottom w:val="0"/>
      <w:divBdr>
        <w:top w:val="none" w:sz="0" w:space="0" w:color="auto"/>
        <w:left w:val="none" w:sz="0" w:space="0" w:color="auto"/>
        <w:bottom w:val="none" w:sz="0" w:space="0" w:color="auto"/>
        <w:right w:val="none" w:sz="0" w:space="0" w:color="auto"/>
      </w:divBdr>
    </w:div>
    <w:div w:id="547425160">
      <w:bodyDiv w:val="1"/>
      <w:marLeft w:val="0"/>
      <w:marRight w:val="0"/>
      <w:marTop w:val="0"/>
      <w:marBottom w:val="0"/>
      <w:divBdr>
        <w:top w:val="none" w:sz="0" w:space="0" w:color="auto"/>
        <w:left w:val="none" w:sz="0" w:space="0" w:color="auto"/>
        <w:bottom w:val="none" w:sz="0" w:space="0" w:color="auto"/>
        <w:right w:val="none" w:sz="0" w:space="0" w:color="auto"/>
      </w:divBdr>
    </w:div>
    <w:div w:id="547835327">
      <w:bodyDiv w:val="1"/>
      <w:marLeft w:val="0"/>
      <w:marRight w:val="0"/>
      <w:marTop w:val="0"/>
      <w:marBottom w:val="0"/>
      <w:divBdr>
        <w:top w:val="none" w:sz="0" w:space="0" w:color="auto"/>
        <w:left w:val="none" w:sz="0" w:space="0" w:color="auto"/>
        <w:bottom w:val="none" w:sz="0" w:space="0" w:color="auto"/>
        <w:right w:val="none" w:sz="0" w:space="0" w:color="auto"/>
      </w:divBdr>
    </w:div>
    <w:div w:id="547840016">
      <w:bodyDiv w:val="1"/>
      <w:marLeft w:val="0"/>
      <w:marRight w:val="0"/>
      <w:marTop w:val="0"/>
      <w:marBottom w:val="0"/>
      <w:divBdr>
        <w:top w:val="none" w:sz="0" w:space="0" w:color="auto"/>
        <w:left w:val="none" w:sz="0" w:space="0" w:color="auto"/>
        <w:bottom w:val="none" w:sz="0" w:space="0" w:color="auto"/>
        <w:right w:val="none" w:sz="0" w:space="0" w:color="auto"/>
      </w:divBdr>
    </w:div>
    <w:div w:id="548495267">
      <w:bodyDiv w:val="1"/>
      <w:marLeft w:val="0"/>
      <w:marRight w:val="0"/>
      <w:marTop w:val="0"/>
      <w:marBottom w:val="0"/>
      <w:divBdr>
        <w:top w:val="none" w:sz="0" w:space="0" w:color="auto"/>
        <w:left w:val="none" w:sz="0" w:space="0" w:color="auto"/>
        <w:bottom w:val="none" w:sz="0" w:space="0" w:color="auto"/>
        <w:right w:val="none" w:sz="0" w:space="0" w:color="auto"/>
      </w:divBdr>
    </w:div>
    <w:div w:id="548996516">
      <w:bodyDiv w:val="1"/>
      <w:marLeft w:val="0"/>
      <w:marRight w:val="0"/>
      <w:marTop w:val="0"/>
      <w:marBottom w:val="0"/>
      <w:divBdr>
        <w:top w:val="none" w:sz="0" w:space="0" w:color="auto"/>
        <w:left w:val="none" w:sz="0" w:space="0" w:color="auto"/>
        <w:bottom w:val="none" w:sz="0" w:space="0" w:color="auto"/>
        <w:right w:val="none" w:sz="0" w:space="0" w:color="auto"/>
      </w:divBdr>
    </w:div>
    <w:div w:id="549078595">
      <w:bodyDiv w:val="1"/>
      <w:marLeft w:val="0"/>
      <w:marRight w:val="0"/>
      <w:marTop w:val="0"/>
      <w:marBottom w:val="0"/>
      <w:divBdr>
        <w:top w:val="none" w:sz="0" w:space="0" w:color="auto"/>
        <w:left w:val="none" w:sz="0" w:space="0" w:color="auto"/>
        <w:bottom w:val="none" w:sz="0" w:space="0" w:color="auto"/>
        <w:right w:val="none" w:sz="0" w:space="0" w:color="auto"/>
      </w:divBdr>
    </w:div>
    <w:div w:id="549534658">
      <w:bodyDiv w:val="1"/>
      <w:marLeft w:val="0"/>
      <w:marRight w:val="0"/>
      <w:marTop w:val="0"/>
      <w:marBottom w:val="0"/>
      <w:divBdr>
        <w:top w:val="none" w:sz="0" w:space="0" w:color="auto"/>
        <w:left w:val="none" w:sz="0" w:space="0" w:color="auto"/>
        <w:bottom w:val="none" w:sz="0" w:space="0" w:color="auto"/>
        <w:right w:val="none" w:sz="0" w:space="0" w:color="auto"/>
      </w:divBdr>
    </w:div>
    <w:div w:id="549726708">
      <w:bodyDiv w:val="1"/>
      <w:marLeft w:val="0"/>
      <w:marRight w:val="0"/>
      <w:marTop w:val="0"/>
      <w:marBottom w:val="0"/>
      <w:divBdr>
        <w:top w:val="none" w:sz="0" w:space="0" w:color="auto"/>
        <w:left w:val="none" w:sz="0" w:space="0" w:color="auto"/>
        <w:bottom w:val="none" w:sz="0" w:space="0" w:color="auto"/>
        <w:right w:val="none" w:sz="0" w:space="0" w:color="auto"/>
      </w:divBdr>
    </w:div>
    <w:div w:id="550072759">
      <w:bodyDiv w:val="1"/>
      <w:marLeft w:val="0"/>
      <w:marRight w:val="0"/>
      <w:marTop w:val="0"/>
      <w:marBottom w:val="0"/>
      <w:divBdr>
        <w:top w:val="none" w:sz="0" w:space="0" w:color="auto"/>
        <w:left w:val="none" w:sz="0" w:space="0" w:color="auto"/>
        <w:bottom w:val="none" w:sz="0" w:space="0" w:color="auto"/>
        <w:right w:val="none" w:sz="0" w:space="0" w:color="auto"/>
      </w:divBdr>
    </w:div>
    <w:div w:id="550458175">
      <w:bodyDiv w:val="1"/>
      <w:marLeft w:val="0"/>
      <w:marRight w:val="0"/>
      <w:marTop w:val="0"/>
      <w:marBottom w:val="0"/>
      <w:divBdr>
        <w:top w:val="none" w:sz="0" w:space="0" w:color="auto"/>
        <w:left w:val="none" w:sz="0" w:space="0" w:color="auto"/>
        <w:bottom w:val="none" w:sz="0" w:space="0" w:color="auto"/>
        <w:right w:val="none" w:sz="0" w:space="0" w:color="auto"/>
      </w:divBdr>
    </w:div>
    <w:div w:id="550580221">
      <w:bodyDiv w:val="1"/>
      <w:marLeft w:val="0"/>
      <w:marRight w:val="0"/>
      <w:marTop w:val="0"/>
      <w:marBottom w:val="0"/>
      <w:divBdr>
        <w:top w:val="none" w:sz="0" w:space="0" w:color="auto"/>
        <w:left w:val="none" w:sz="0" w:space="0" w:color="auto"/>
        <w:bottom w:val="none" w:sz="0" w:space="0" w:color="auto"/>
        <w:right w:val="none" w:sz="0" w:space="0" w:color="auto"/>
      </w:divBdr>
    </w:div>
    <w:div w:id="551157911">
      <w:bodyDiv w:val="1"/>
      <w:marLeft w:val="0"/>
      <w:marRight w:val="0"/>
      <w:marTop w:val="0"/>
      <w:marBottom w:val="0"/>
      <w:divBdr>
        <w:top w:val="none" w:sz="0" w:space="0" w:color="auto"/>
        <w:left w:val="none" w:sz="0" w:space="0" w:color="auto"/>
        <w:bottom w:val="none" w:sz="0" w:space="0" w:color="auto"/>
        <w:right w:val="none" w:sz="0" w:space="0" w:color="auto"/>
      </w:divBdr>
    </w:div>
    <w:div w:id="552232032">
      <w:bodyDiv w:val="1"/>
      <w:marLeft w:val="0"/>
      <w:marRight w:val="0"/>
      <w:marTop w:val="0"/>
      <w:marBottom w:val="0"/>
      <w:divBdr>
        <w:top w:val="none" w:sz="0" w:space="0" w:color="auto"/>
        <w:left w:val="none" w:sz="0" w:space="0" w:color="auto"/>
        <w:bottom w:val="none" w:sz="0" w:space="0" w:color="auto"/>
        <w:right w:val="none" w:sz="0" w:space="0" w:color="auto"/>
      </w:divBdr>
    </w:div>
    <w:div w:id="552889453">
      <w:bodyDiv w:val="1"/>
      <w:marLeft w:val="0"/>
      <w:marRight w:val="0"/>
      <w:marTop w:val="0"/>
      <w:marBottom w:val="0"/>
      <w:divBdr>
        <w:top w:val="none" w:sz="0" w:space="0" w:color="auto"/>
        <w:left w:val="none" w:sz="0" w:space="0" w:color="auto"/>
        <w:bottom w:val="none" w:sz="0" w:space="0" w:color="auto"/>
        <w:right w:val="none" w:sz="0" w:space="0" w:color="auto"/>
      </w:divBdr>
    </w:div>
    <w:div w:id="553352289">
      <w:bodyDiv w:val="1"/>
      <w:marLeft w:val="0"/>
      <w:marRight w:val="0"/>
      <w:marTop w:val="0"/>
      <w:marBottom w:val="0"/>
      <w:divBdr>
        <w:top w:val="none" w:sz="0" w:space="0" w:color="auto"/>
        <w:left w:val="none" w:sz="0" w:space="0" w:color="auto"/>
        <w:bottom w:val="none" w:sz="0" w:space="0" w:color="auto"/>
        <w:right w:val="none" w:sz="0" w:space="0" w:color="auto"/>
      </w:divBdr>
    </w:div>
    <w:div w:id="553740347">
      <w:bodyDiv w:val="1"/>
      <w:marLeft w:val="0"/>
      <w:marRight w:val="0"/>
      <w:marTop w:val="0"/>
      <w:marBottom w:val="0"/>
      <w:divBdr>
        <w:top w:val="none" w:sz="0" w:space="0" w:color="auto"/>
        <w:left w:val="none" w:sz="0" w:space="0" w:color="auto"/>
        <w:bottom w:val="none" w:sz="0" w:space="0" w:color="auto"/>
        <w:right w:val="none" w:sz="0" w:space="0" w:color="auto"/>
      </w:divBdr>
    </w:div>
    <w:div w:id="554586624">
      <w:bodyDiv w:val="1"/>
      <w:marLeft w:val="0"/>
      <w:marRight w:val="0"/>
      <w:marTop w:val="0"/>
      <w:marBottom w:val="0"/>
      <w:divBdr>
        <w:top w:val="none" w:sz="0" w:space="0" w:color="auto"/>
        <w:left w:val="none" w:sz="0" w:space="0" w:color="auto"/>
        <w:bottom w:val="none" w:sz="0" w:space="0" w:color="auto"/>
        <w:right w:val="none" w:sz="0" w:space="0" w:color="auto"/>
      </w:divBdr>
    </w:div>
    <w:div w:id="555316231">
      <w:bodyDiv w:val="1"/>
      <w:marLeft w:val="0"/>
      <w:marRight w:val="0"/>
      <w:marTop w:val="0"/>
      <w:marBottom w:val="0"/>
      <w:divBdr>
        <w:top w:val="none" w:sz="0" w:space="0" w:color="auto"/>
        <w:left w:val="none" w:sz="0" w:space="0" w:color="auto"/>
        <w:bottom w:val="none" w:sz="0" w:space="0" w:color="auto"/>
        <w:right w:val="none" w:sz="0" w:space="0" w:color="auto"/>
      </w:divBdr>
    </w:div>
    <w:div w:id="555356679">
      <w:bodyDiv w:val="1"/>
      <w:marLeft w:val="0"/>
      <w:marRight w:val="0"/>
      <w:marTop w:val="0"/>
      <w:marBottom w:val="0"/>
      <w:divBdr>
        <w:top w:val="none" w:sz="0" w:space="0" w:color="auto"/>
        <w:left w:val="none" w:sz="0" w:space="0" w:color="auto"/>
        <w:bottom w:val="none" w:sz="0" w:space="0" w:color="auto"/>
        <w:right w:val="none" w:sz="0" w:space="0" w:color="auto"/>
      </w:divBdr>
    </w:div>
    <w:div w:id="555505971">
      <w:bodyDiv w:val="1"/>
      <w:marLeft w:val="0"/>
      <w:marRight w:val="0"/>
      <w:marTop w:val="0"/>
      <w:marBottom w:val="0"/>
      <w:divBdr>
        <w:top w:val="none" w:sz="0" w:space="0" w:color="auto"/>
        <w:left w:val="none" w:sz="0" w:space="0" w:color="auto"/>
        <w:bottom w:val="none" w:sz="0" w:space="0" w:color="auto"/>
        <w:right w:val="none" w:sz="0" w:space="0" w:color="auto"/>
      </w:divBdr>
    </w:div>
    <w:div w:id="555702833">
      <w:bodyDiv w:val="1"/>
      <w:marLeft w:val="0"/>
      <w:marRight w:val="0"/>
      <w:marTop w:val="0"/>
      <w:marBottom w:val="0"/>
      <w:divBdr>
        <w:top w:val="none" w:sz="0" w:space="0" w:color="auto"/>
        <w:left w:val="none" w:sz="0" w:space="0" w:color="auto"/>
        <w:bottom w:val="none" w:sz="0" w:space="0" w:color="auto"/>
        <w:right w:val="none" w:sz="0" w:space="0" w:color="auto"/>
      </w:divBdr>
    </w:div>
    <w:div w:id="555971146">
      <w:bodyDiv w:val="1"/>
      <w:marLeft w:val="0"/>
      <w:marRight w:val="0"/>
      <w:marTop w:val="0"/>
      <w:marBottom w:val="0"/>
      <w:divBdr>
        <w:top w:val="none" w:sz="0" w:space="0" w:color="auto"/>
        <w:left w:val="none" w:sz="0" w:space="0" w:color="auto"/>
        <w:bottom w:val="none" w:sz="0" w:space="0" w:color="auto"/>
        <w:right w:val="none" w:sz="0" w:space="0" w:color="auto"/>
      </w:divBdr>
    </w:div>
    <w:div w:id="556860673">
      <w:bodyDiv w:val="1"/>
      <w:marLeft w:val="0"/>
      <w:marRight w:val="0"/>
      <w:marTop w:val="0"/>
      <w:marBottom w:val="0"/>
      <w:divBdr>
        <w:top w:val="none" w:sz="0" w:space="0" w:color="auto"/>
        <w:left w:val="none" w:sz="0" w:space="0" w:color="auto"/>
        <w:bottom w:val="none" w:sz="0" w:space="0" w:color="auto"/>
        <w:right w:val="none" w:sz="0" w:space="0" w:color="auto"/>
      </w:divBdr>
    </w:div>
    <w:div w:id="557133662">
      <w:bodyDiv w:val="1"/>
      <w:marLeft w:val="0"/>
      <w:marRight w:val="0"/>
      <w:marTop w:val="0"/>
      <w:marBottom w:val="0"/>
      <w:divBdr>
        <w:top w:val="none" w:sz="0" w:space="0" w:color="auto"/>
        <w:left w:val="none" w:sz="0" w:space="0" w:color="auto"/>
        <w:bottom w:val="none" w:sz="0" w:space="0" w:color="auto"/>
        <w:right w:val="none" w:sz="0" w:space="0" w:color="auto"/>
      </w:divBdr>
    </w:div>
    <w:div w:id="557208619">
      <w:bodyDiv w:val="1"/>
      <w:marLeft w:val="0"/>
      <w:marRight w:val="0"/>
      <w:marTop w:val="0"/>
      <w:marBottom w:val="0"/>
      <w:divBdr>
        <w:top w:val="none" w:sz="0" w:space="0" w:color="auto"/>
        <w:left w:val="none" w:sz="0" w:space="0" w:color="auto"/>
        <w:bottom w:val="none" w:sz="0" w:space="0" w:color="auto"/>
        <w:right w:val="none" w:sz="0" w:space="0" w:color="auto"/>
      </w:divBdr>
    </w:div>
    <w:div w:id="557713870">
      <w:bodyDiv w:val="1"/>
      <w:marLeft w:val="0"/>
      <w:marRight w:val="0"/>
      <w:marTop w:val="0"/>
      <w:marBottom w:val="0"/>
      <w:divBdr>
        <w:top w:val="none" w:sz="0" w:space="0" w:color="auto"/>
        <w:left w:val="none" w:sz="0" w:space="0" w:color="auto"/>
        <w:bottom w:val="none" w:sz="0" w:space="0" w:color="auto"/>
        <w:right w:val="none" w:sz="0" w:space="0" w:color="auto"/>
      </w:divBdr>
    </w:div>
    <w:div w:id="558053954">
      <w:bodyDiv w:val="1"/>
      <w:marLeft w:val="0"/>
      <w:marRight w:val="0"/>
      <w:marTop w:val="0"/>
      <w:marBottom w:val="0"/>
      <w:divBdr>
        <w:top w:val="none" w:sz="0" w:space="0" w:color="auto"/>
        <w:left w:val="none" w:sz="0" w:space="0" w:color="auto"/>
        <w:bottom w:val="none" w:sz="0" w:space="0" w:color="auto"/>
        <w:right w:val="none" w:sz="0" w:space="0" w:color="auto"/>
      </w:divBdr>
    </w:div>
    <w:div w:id="558170775">
      <w:bodyDiv w:val="1"/>
      <w:marLeft w:val="0"/>
      <w:marRight w:val="0"/>
      <w:marTop w:val="0"/>
      <w:marBottom w:val="0"/>
      <w:divBdr>
        <w:top w:val="none" w:sz="0" w:space="0" w:color="auto"/>
        <w:left w:val="none" w:sz="0" w:space="0" w:color="auto"/>
        <w:bottom w:val="none" w:sz="0" w:space="0" w:color="auto"/>
        <w:right w:val="none" w:sz="0" w:space="0" w:color="auto"/>
      </w:divBdr>
    </w:div>
    <w:div w:id="558247466">
      <w:bodyDiv w:val="1"/>
      <w:marLeft w:val="0"/>
      <w:marRight w:val="0"/>
      <w:marTop w:val="0"/>
      <w:marBottom w:val="0"/>
      <w:divBdr>
        <w:top w:val="none" w:sz="0" w:space="0" w:color="auto"/>
        <w:left w:val="none" w:sz="0" w:space="0" w:color="auto"/>
        <w:bottom w:val="none" w:sz="0" w:space="0" w:color="auto"/>
        <w:right w:val="none" w:sz="0" w:space="0" w:color="auto"/>
      </w:divBdr>
    </w:div>
    <w:div w:id="558786258">
      <w:bodyDiv w:val="1"/>
      <w:marLeft w:val="0"/>
      <w:marRight w:val="0"/>
      <w:marTop w:val="0"/>
      <w:marBottom w:val="0"/>
      <w:divBdr>
        <w:top w:val="none" w:sz="0" w:space="0" w:color="auto"/>
        <w:left w:val="none" w:sz="0" w:space="0" w:color="auto"/>
        <w:bottom w:val="none" w:sz="0" w:space="0" w:color="auto"/>
        <w:right w:val="none" w:sz="0" w:space="0" w:color="auto"/>
      </w:divBdr>
    </w:div>
    <w:div w:id="560749228">
      <w:bodyDiv w:val="1"/>
      <w:marLeft w:val="0"/>
      <w:marRight w:val="0"/>
      <w:marTop w:val="0"/>
      <w:marBottom w:val="0"/>
      <w:divBdr>
        <w:top w:val="none" w:sz="0" w:space="0" w:color="auto"/>
        <w:left w:val="none" w:sz="0" w:space="0" w:color="auto"/>
        <w:bottom w:val="none" w:sz="0" w:space="0" w:color="auto"/>
        <w:right w:val="none" w:sz="0" w:space="0" w:color="auto"/>
      </w:divBdr>
    </w:div>
    <w:div w:id="560750944">
      <w:bodyDiv w:val="1"/>
      <w:marLeft w:val="0"/>
      <w:marRight w:val="0"/>
      <w:marTop w:val="0"/>
      <w:marBottom w:val="0"/>
      <w:divBdr>
        <w:top w:val="none" w:sz="0" w:space="0" w:color="auto"/>
        <w:left w:val="none" w:sz="0" w:space="0" w:color="auto"/>
        <w:bottom w:val="none" w:sz="0" w:space="0" w:color="auto"/>
        <w:right w:val="none" w:sz="0" w:space="0" w:color="auto"/>
      </w:divBdr>
    </w:div>
    <w:div w:id="561138140">
      <w:bodyDiv w:val="1"/>
      <w:marLeft w:val="0"/>
      <w:marRight w:val="0"/>
      <w:marTop w:val="0"/>
      <w:marBottom w:val="0"/>
      <w:divBdr>
        <w:top w:val="none" w:sz="0" w:space="0" w:color="auto"/>
        <w:left w:val="none" w:sz="0" w:space="0" w:color="auto"/>
        <w:bottom w:val="none" w:sz="0" w:space="0" w:color="auto"/>
        <w:right w:val="none" w:sz="0" w:space="0" w:color="auto"/>
      </w:divBdr>
    </w:div>
    <w:div w:id="561912690">
      <w:bodyDiv w:val="1"/>
      <w:marLeft w:val="0"/>
      <w:marRight w:val="0"/>
      <w:marTop w:val="0"/>
      <w:marBottom w:val="0"/>
      <w:divBdr>
        <w:top w:val="none" w:sz="0" w:space="0" w:color="auto"/>
        <w:left w:val="none" w:sz="0" w:space="0" w:color="auto"/>
        <w:bottom w:val="none" w:sz="0" w:space="0" w:color="auto"/>
        <w:right w:val="none" w:sz="0" w:space="0" w:color="auto"/>
      </w:divBdr>
    </w:div>
    <w:div w:id="562371005">
      <w:bodyDiv w:val="1"/>
      <w:marLeft w:val="0"/>
      <w:marRight w:val="0"/>
      <w:marTop w:val="0"/>
      <w:marBottom w:val="0"/>
      <w:divBdr>
        <w:top w:val="none" w:sz="0" w:space="0" w:color="auto"/>
        <w:left w:val="none" w:sz="0" w:space="0" w:color="auto"/>
        <w:bottom w:val="none" w:sz="0" w:space="0" w:color="auto"/>
        <w:right w:val="none" w:sz="0" w:space="0" w:color="auto"/>
      </w:divBdr>
    </w:div>
    <w:div w:id="563297960">
      <w:bodyDiv w:val="1"/>
      <w:marLeft w:val="0"/>
      <w:marRight w:val="0"/>
      <w:marTop w:val="0"/>
      <w:marBottom w:val="0"/>
      <w:divBdr>
        <w:top w:val="none" w:sz="0" w:space="0" w:color="auto"/>
        <w:left w:val="none" w:sz="0" w:space="0" w:color="auto"/>
        <w:bottom w:val="none" w:sz="0" w:space="0" w:color="auto"/>
        <w:right w:val="none" w:sz="0" w:space="0" w:color="auto"/>
      </w:divBdr>
    </w:div>
    <w:div w:id="563415856">
      <w:bodyDiv w:val="1"/>
      <w:marLeft w:val="0"/>
      <w:marRight w:val="0"/>
      <w:marTop w:val="0"/>
      <w:marBottom w:val="0"/>
      <w:divBdr>
        <w:top w:val="none" w:sz="0" w:space="0" w:color="auto"/>
        <w:left w:val="none" w:sz="0" w:space="0" w:color="auto"/>
        <w:bottom w:val="none" w:sz="0" w:space="0" w:color="auto"/>
        <w:right w:val="none" w:sz="0" w:space="0" w:color="auto"/>
      </w:divBdr>
    </w:div>
    <w:div w:id="564416018">
      <w:bodyDiv w:val="1"/>
      <w:marLeft w:val="0"/>
      <w:marRight w:val="0"/>
      <w:marTop w:val="0"/>
      <w:marBottom w:val="0"/>
      <w:divBdr>
        <w:top w:val="none" w:sz="0" w:space="0" w:color="auto"/>
        <w:left w:val="none" w:sz="0" w:space="0" w:color="auto"/>
        <w:bottom w:val="none" w:sz="0" w:space="0" w:color="auto"/>
        <w:right w:val="none" w:sz="0" w:space="0" w:color="auto"/>
      </w:divBdr>
    </w:div>
    <w:div w:id="564609949">
      <w:bodyDiv w:val="1"/>
      <w:marLeft w:val="0"/>
      <w:marRight w:val="0"/>
      <w:marTop w:val="0"/>
      <w:marBottom w:val="0"/>
      <w:divBdr>
        <w:top w:val="none" w:sz="0" w:space="0" w:color="auto"/>
        <w:left w:val="none" w:sz="0" w:space="0" w:color="auto"/>
        <w:bottom w:val="none" w:sz="0" w:space="0" w:color="auto"/>
        <w:right w:val="none" w:sz="0" w:space="0" w:color="auto"/>
      </w:divBdr>
    </w:div>
    <w:div w:id="564873507">
      <w:bodyDiv w:val="1"/>
      <w:marLeft w:val="0"/>
      <w:marRight w:val="0"/>
      <w:marTop w:val="0"/>
      <w:marBottom w:val="0"/>
      <w:divBdr>
        <w:top w:val="none" w:sz="0" w:space="0" w:color="auto"/>
        <w:left w:val="none" w:sz="0" w:space="0" w:color="auto"/>
        <w:bottom w:val="none" w:sz="0" w:space="0" w:color="auto"/>
        <w:right w:val="none" w:sz="0" w:space="0" w:color="auto"/>
      </w:divBdr>
    </w:div>
    <w:div w:id="565452927">
      <w:bodyDiv w:val="1"/>
      <w:marLeft w:val="0"/>
      <w:marRight w:val="0"/>
      <w:marTop w:val="0"/>
      <w:marBottom w:val="0"/>
      <w:divBdr>
        <w:top w:val="none" w:sz="0" w:space="0" w:color="auto"/>
        <w:left w:val="none" w:sz="0" w:space="0" w:color="auto"/>
        <w:bottom w:val="none" w:sz="0" w:space="0" w:color="auto"/>
        <w:right w:val="none" w:sz="0" w:space="0" w:color="auto"/>
      </w:divBdr>
    </w:div>
    <w:div w:id="565915085">
      <w:bodyDiv w:val="1"/>
      <w:marLeft w:val="0"/>
      <w:marRight w:val="0"/>
      <w:marTop w:val="0"/>
      <w:marBottom w:val="0"/>
      <w:divBdr>
        <w:top w:val="none" w:sz="0" w:space="0" w:color="auto"/>
        <w:left w:val="none" w:sz="0" w:space="0" w:color="auto"/>
        <w:bottom w:val="none" w:sz="0" w:space="0" w:color="auto"/>
        <w:right w:val="none" w:sz="0" w:space="0" w:color="auto"/>
      </w:divBdr>
    </w:div>
    <w:div w:id="566843959">
      <w:bodyDiv w:val="1"/>
      <w:marLeft w:val="0"/>
      <w:marRight w:val="0"/>
      <w:marTop w:val="0"/>
      <w:marBottom w:val="0"/>
      <w:divBdr>
        <w:top w:val="none" w:sz="0" w:space="0" w:color="auto"/>
        <w:left w:val="none" w:sz="0" w:space="0" w:color="auto"/>
        <w:bottom w:val="none" w:sz="0" w:space="0" w:color="auto"/>
        <w:right w:val="none" w:sz="0" w:space="0" w:color="auto"/>
      </w:divBdr>
    </w:div>
    <w:div w:id="567153254">
      <w:bodyDiv w:val="1"/>
      <w:marLeft w:val="0"/>
      <w:marRight w:val="0"/>
      <w:marTop w:val="0"/>
      <w:marBottom w:val="0"/>
      <w:divBdr>
        <w:top w:val="none" w:sz="0" w:space="0" w:color="auto"/>
        <w:left w:val="none" w:sz="0" w:space="0" w:color="auto"/>
        <w:bottom w:val="none" w:sz="0" w:space="0" w:color="auto"/>
        <w:right w:val="none" w:sz="0" w:space="0" w:color="auto"/>
      </w:divBdr>
    </w:div>
    <w:div w:id="568275439">
      <w:bodyDiv w:val="1"/>
      <w:marLeft w:val="0"/>
      <w:marRight w:val="0"/>
      <w:marTop w:val="0"/>
      <w:marBottom w:val="0"/>
      <w:divBdr>
        <w:top w:val="none" w:sz="0" w:space="0" w:color="auto"/>
        <w:left w:val="none" w:sz="0" w:space="0" w:color="auto"/>
        <w:bottom w:val="none" w:sz="0" w:space="0" w:color="auto"/>
        <w:right w:val="none" w:sz="0" w:space="0" w:color="auto"/>
      </w:divBdr>
    </w:div>
    <w:div w:id="568923340">
      <w:bodyDiv w:val="1"/>
      <w:marLeft w:val="0"/>
      <w:marRight w:val="0"/>
      <w:marTop w:val="0"/>
      <w:marBottom w:val="0"/>
      <w:divBdr>
        <w:top w:val="none" w:sz="0" w:space="0" w:color="auto"/>
        <w:left w:val="none" w:sz="0" w:space="0" w:color="auto"/>
        <w:bottom w:val="none" w:sz="0" w:space="0" w:color="auto"/>
        <w:right w:val="none" w:sz="0" w:space="0" w:color="auto"/>
      </w:divBdr>
    </w:div>
    <w:div w:id="569077754">
      <w:bodyDiv w:val="1"/>
      <w:marLeft w:val="0"/>
      <w:marRight w:val="0"/>
      <w:marTop w:val="0"/>
      <w:marBottom w:val="0"/>
      <w:divBdr>
        <w:top w:val="none" w:sz="0" w:space="0" w:color="auto"/>
        <w:left w:val="none" w:sz="0" w:space="0" w:color="auto"/>
        <w:bottom w:val="none" w:sz="0" w:space="0" w:color="auto"/>
        <w:right w:val="none" w:sz="0" w:space="0" w:color="auto"/>
      </w:divBdr>
    </w:div>
    <w:div w:id="569537540">
      <w:bodyDiv w:val="1"/>
      <w:marLeft w:val="0"/>
      <w:marRight w:val="0"/>
      <w:marTop w:val="0"/>
      <w:marBottom w:val="0"/>
      <w:divBdr>
        <w:top w:val="none" w:sz="0" w:space="0" w:color="auto"/>
        <w:left w:val="none" w:sz="0" w:space="0" w:color="auto"/>
        <w:bottom w:val="none" w:sz="0" w:space="0" w:color="auto"/>
        <w:right w:val="none" w:sz="0" w:space="0" w:color="auto"/>
      </w:divBdr>
    </w:div>
    <w:div w:id="570580316">
      <w:bodyDiv w:val="1"/>
      <w:marLeft w:val="0"/>
      <w:marRight w:val="0"/>
      <w:marTop w:val="0"/>
      <w:marBottom w:val="0"/>
      <w:divBdr>
        <w:top w:val="none" w:sz="0" w:space="0" w:color="auto"/>
        <w:left w:val="none" w:sz="0" w:space="0" w:color="auto"/>
        <w:bottom w:val="none" w:sz="0" w:space="0" w:color="auto"/>
        <w:right w:val="none" w:sz="0" w:space="0" w:color="auto"/>
      </w:divBdr>
    </w:div>
    <w:div w:id="571042410">
      <w:bodyDiv w:val="1"/>
      <w:marLeft w:val="0"/>
      <w:marRight w:val="0"/>
      <w:marTop w:val="0"/>
      <w:marBottom w:val="0"/>
      <w:divBdr>
        <w:top w:val="none" w:sz="0" w:space="0" w:color="auto"/>
        <w:left w:val="none" w:sz="0" w:space="0" w:color="auto"/>
        <w:bottom w:val="none" w:sz="0" w:space="0" w:color="auto"/>
        <w:right w:val="none" w:sz="0" w:space="0" w:color="auto"/>
      </w:divBdr>
    </w:div>
    <w:div w:id="571282254">
      <w:bodyDiv w:val="1"/>
      <w:marLeft w:val="0"/>
      <w:marRight w:val="0"/>
      <w:marTop w:val="0"/>
      <w:marBottom w:val="0"/>
      <w:divBdr>
        <w:top w:val="none" w:sz="0" w:space="0" w:color="auto"/>
        <w:left w:val="none" w:sz="0" w:space="0" w:color="auto"/>
        <w:bottom w:val="none" w:sz="0" w:space="0" w:color="auto"/>
        <w:right w:val="none" w:sz="0" w:space="0" w:color="auto"/>
      </w:divBdr>
    </w:div>
    <w:div w:id="571351916">
      <w:bodyDiv w:val="1"/>
      <w:marLeft w:val="0"/>
      <w:marRight w:val="0"/>
      <w:marTop w:val="0"/>
      <w:marBottom w:val="0"/>
      <w:divBdr>
        <w:top w:val="none" w:sz="0" w:space="0" w:color="auto"/>
        <w:left w:val="none" w:sz="0" w:space="0" w:color="auto"/>
        <w:bottom w:val="none" w:sz="0" w:space="0" w:color="auto"/>
        <w:right w:val="none" w:sz="0" w:space="0" w:color="auto"/>
      </w:divBdr>
    </w:div>
    <w:div w:id="571815606">
      <w:bodyDiv w:val="1"/>
      <w:marLeft w:val="0"/>
      <w:marRight w:val="0"/>
      <w:marTop w:val="0"/>
      <w:marBottom w:val="0"/>
      <w:divBdr>
        <w:top w:val="none" w:sz="0" w:space="0" w:color="auto"/>
        <w:left w:val="none" w:sz="0" w:space="0" w:color="auto"/>
        <w:bottom w:val="none" w:sz="0" w:space="0" w:color="auto"/>
        <w:right w:val="none" w:sz="0" w:space="0" w:color="auto"/>
      </w:divBdr>
    </w:div>
    <w:div w:id="572084683">
      <w:bodyDiv w:val="1"/>
      <w:marLeft w:val="0"/>
      <w:marRight w:val="0"/>
      <w:marTop w:val="0"/>
      <w:marBottom w:val="0"/>
      <w:divBdr>
        <w:top w:val="none" w:sz="0" w:space="0" w:color="auto"/>
        <w:left w:val="none" w:sz="0" w:space="0" w:color="auto"/>
        <w:bottom w:val="none" w:sz="0" w:space="0" w:color="auto"/>
        <w:right w:val="none" w:sz="0" w:space="0" w:color="auto"/>
      </w:divBdr>
    </w:div>
    <w:div w:id="572472022">
      <w:bodyDiv w:val="1"/>
      <w:marLeft w:val="0"/>
      <w:marRight w:val="0"/>
      <w:marTop w:val="0"/>
      <w:marBottom w:val="0"/>
      <w:divBdr>
        <w:top w:val="none" w:sz="0" w:space="0" w:color="auto"/>
        <w:left w:val="none" w:sz="0" w:space="0" w:color="auto"/>
        <w:bottom w:val="none" w:sz="0" w:space="0" w:color="auto"/>
        <w:right w:val="none" w:sz="0" w:space="0" w:color="auto"/>
      </w:divBdr>
    </w:div>
    <w:div w:id="572588218">
      <w:bodyDiv w:val="1"/>
      <w:marLeft w:val="0"/>
      <w:marRight w:val="0"/>
      <w:marTop w:val="0"/>
      <w:marBottom w:val="0"/>
      <w:divBdr>
        <w:top w:val="none" w:sz="0" w:space="0" w:color="auto"/>
        <w:left w:val="none" w:sz="0" w:space="0" w:color="auto"/>
        <w:bottom w:val="none" w:sz="0" w:space="0" w:color="auto"/>
        <w:right w:val="none" w:sz="0" w:space="0" w:color="auto"/>
      </w:divBdr>
    </w:div>
    <w:div w:id="573588090">
      <w:bodyDiv w:val="1"/>
      <w:marLeft w:val="0"/>
      <w:marRight w:val="0"/>
      <w:marTop w:val="0"/>
      <w:marBottom w:val="0"/>
      <w:divBdr>
        <w:top w:val="none" w:sz="0" w:space="0" w:color="auto"/>
        <w:left w:val="none" w:sz="0" w:space="0" w:color="auto"/>
        <w:bottom w:val="none" w:sz="0" w:space="0" w:color="auto"/>
        <w:right w:val="none" w:sz="0" w:space="0" w:color="auto"/>
      </w:divBdr>
    </w:div>
    <w:div w:id="573971624">
      <w:bodyDiv w:val="1"/>
      <w:marLeft w:val="0"/>
      <w:marRight w:val="0"/>
      <w:marTop w:val="0"/>
      <w:marBottom w:val="0"/>
      <w:divBdr>
        <w:top w:val="none" w:sz="0" w:space="0" w:color="auto"/>
        <w:left w:val="none" w:sz="0" w:space="0" w:color="auto"/>
        <w:bottom w:val="none" w:sz="0" w:space="0" w:color="auto"/>
        <w:right w:val="none" w:sz="0" w:space="0" w:color="auto"/>
      </w:divBdr>
    </w:div>
    <w:div w:id="574706093">
      <w:bodyDiv w:val="1"/>
      <w:marLeft w:val="0"/>
      <w:marRight w:val="0"/>
      <w:marTop w:val="0"/>
      <w:marBottom w:val="0"/>
      <w:divBdr>
        <w:top w:val="none" w:sz="0" w:space="0" w:color="auto"/>
        <w:left w:val="none" w:sz="0" w:space="0" w:color="auto"/>
        <w:bottom w:val="none" w:sz="0" w:space="0" w:color="auto"/>
        <w:right w:val="none" w:sz="0" w:space="0" w:color="auto"/>
      </w:divBdr>
    </w:div>
    <w:div w:id="574828471">
      <w:bodyDiv w:val="1"/>
      <w:marLeft w:val="0"/>
      <w:marRight w:val="0"/>
      <w:marTop w:val="0"/>
      <w:marBottom w:val="0"/>
      <w:divBdr>
        <w:top w:val="none" w:sz="0" w:space="0" w:color="auto"/>
        <w:left w:val="none" w:sz="0" w:space="0" w:color="auto"/>
        <w:bottom w:val="none" w:sz="0" w:space="0" w:color="auto"/>
        <w:right w:val="none" w:sz="0" w:space="0" w:color="auto"/>
      </w:divBdr>
    </w:div>
    <w:div w:id="574899324">
      <w:bodyDiv w:val="1"/>
      <w:marLeft w:val="0"/>
      <w:marRight w:val="0"/>
      <w:marTop w:val="0"/>
      <w:marBottom w:val="0"/>
      <w:divBdr>
        <w:top w:val="none" w:sz="0" w:space="0" w:color="auto"/>
        <w:left w:val="none" w:sz="0" w:space="0" w:color="auto"/>
        <w:bottom w:val="none" w:sz="0" w:space="0" w:color="auto"/>
        <w:right w:val="none" w:sz="0" w:space="0" w:color="auto"/>
      </w:divBdr>
    </w:div>
    <w:div w:id="575089313">
      <w:bodyDiv w:val="1"/>
      <w:marLeft w:val="0"/>
      <w:marRight w:val="0"/>
      <w:marTop w:val="0"/>
      <w:marBottom w:val="0"/>
      <w:divBdr>
        <w:top w:val="none" w:sz="0" w:space="0" w:color="auto"/>
        <w:left w:val="none" w:sz="0" w:space="0" w:color="auto"/>
        <w:bottom w:val="none" w:sz="0" w:space="0" w:color="auto"/>
        <w:right w:val="none" w:sz="0" w:space="0" w:color="auto"/>
      </w:divBdr>
    </w:div>
    <w:div w:id="575240149">
      <w:bodyDiv w:val="1"/>
      <w:marLeft w:val="0"/>
      <w:marRight w:val="0"/>
      <w:marTop w:val="0"/>
      <w:marBottom w:val="0"/>
      <w:divBdr>
        <w:top w:val="none" w:sz="0" w:space="0" w:color="auto"/>
        <w:left w:val="none" w:sz="0" w:space="0" w:color="auto"/>
        <w:bottom w:val="none" w:sz="0" w:space="0" w:color="auto"/>
        <w:right w:val="none" w:sz="0" w:space="0" w:color="auto"/>
      </w:divBdr>
    </w:div>
    <w:div w:id="575744940">
      <w:bodyDiv w:val="1"/>
      <w:marLeft w:val="0"/>
      <w:marRight w:val="0"/>
      <w:marTop w:val="0"/>
      <w:marBottom w:val="0"/>
      <w:divBdr>
        <w:top w:val="none" w:sz="0" w:space="0" w:color="auto"/>
        <w:left w:val="none" w:sz="0" w:space="0" w:color="auto"/>
        <w:bottom w:val="none" w:sz="0" w:space="0" w:color="auto"/>
        <w:right w:val="none" w:sz="0" w:space="0" w:color="auto"/>
      </w:divBdr>
    </w:div>
    <w:div w:id="576134562">
      <w:bodyDiv w:val="1"/>
      <w:marLeft w:val="0"/>
      <w:marRight w:val="0"/>
      <w:marTop w:val="0"/>
      <w:marBottom w:val="0"/>
      <w:divBdr>
        <w:top w:val="none" w:sz="0" w:space="0" w:color="auto"/>
        <w:left w:val="none" w:sz="0" w:space="0" w:color="auto"/>
        <w:bottom w:val="none" w:sz="0" w:space="0" w:color="auto"/>
        <w:right w:val="none" w:sz="0" w:space="0" w:color="auto"/>
      </w:divBdr>
    </w:div>
    <w:div w:id="576282532">
      <w:bodyDiv w:val="1"/>
      <w:marLeft w:val="0"/>
      <w:marRight w:val="0"/>
      <w:marTop w:val="0"/>
      <w:marBottom w:val="0"/>
      <w:divBdr>
        <w:top w:val="none" w:sz="0" w:space="0" w:color="auto"/>
        <w:left w:val="none" w:sz="0" w:space="0" w:color="auto"/>
        <w:bottom w:val="none" w:sz="0" w:space="0" w:color="auto"/>
        <w:right w:val="none" w:sz="0" w:space="0" w:color="auto"/>
      </w:divBdr>
    </w:div>
    <w:div w:id="576599401">
      <w:bodyDiv w:val="1"/>
      <w:marLeft w:val="0"/>
      <w:marRight w:val="0"/>
      <w:marTop w:val="0"/>
      <w:marBottom w:val="0"/>
      <w:divBdr>
        <w:top w:val="none" w:sz="0" w:space="0" w:color="auto"/>
        <w:left w:val="none" w:sz="0" w:space="0" w:color="auto"/>
        <w:bottom w:val="none" w:sz="0" w:space="0" w:color="auto"/>
        <w:right w:val="none" w:sz="0" w:space="0" w:color="auto"/>
      </w:divBdr>
    </w:div>
    <w:div w:id="577634333">
      <w:bodyDiv w:val="1"/>
      <w:marLeft w:val="0"/>
      <w:marRight w:val="0"/>
      <w:marTop w:val="0"/>
      <w:marBottom w:val="0"/>
      <w:divBdr>
        <w:top w:val="none" w:sz="0" w:space="0" w:color="auto"/>
        <w:left w:val="none" w:sz="0" w:space="0" w:color="auto"/>
        <w:bottom w:val="none" w:sz="0" w:space="0" w:color="auto"/>
        <w:right w:val="none" w:sz="0" w:space="0" w:color="auto"/>
      </w:divBdr>
    </w:div>
    <w:div w:id="578566118">
      <w:bodyDiv w:val="1"/>
      <w:marLeft w:val="0"/>
      <w:marRight w:val="0"/>
      <w:marTop w:val="0"/>
      <w:marBottom w:val="0"/>
      <w:divBdr>
        <w:top w:val="none" w:sz="0" w:space="0" w:color="auto"/>
        <w:left w:val="none" w:sz="0" w:space="0" w:color="auto"/>
        <w:bottom w:val="none" w:sz="0" w:space="0" w:color="auto"/>
        <w:right w:val="none" w:sz="0" w:space="0" w:color="auto"/>
      </w:divBdr>
    </w:div>
    <w:div w:id="578756801">
      <w:bodyDiv w:val="1"/>
      <w:marLeft w:val="0"/>
      <w:marRight w:val="0"/>
      <w:marTop w:val="0"/>
      <w:marBottom w:val="0"/>
      <w:divBdr>
        <w:top w:val="none" w:sz="0" w:space="0" w:color="auto"/>
        <w:left w:val="none" w:sz="0" w:space="0" w:color="auto"/>
        <w:bottom w:val="none" w:sz="0" w:space="0" w:color="auto"/>
        <w:right w:val="none" w:sz="0" w:space="0" w:color="auto"/>
      </w:divBdr>
    </w:div>
    <w:div w:id="578948885">
      <w:bodyDiv w:val="1"/>
      <w:marLeft w:val="0"/>
      <w:marRight w:val="0"/>
      <w:marTop w:val="0"/>
      <w:marBottom w:val="0"/>
      <w:divBdr>
        <w:top w:val="none" w:sz="0" w:space="0" w:color="auto"/>
        <w:left w:val="none" w:sz="0" w:space="0" w:color="auto"/>
        <w:bottom w:val="none" w:sz="0" w:space="0" w:color="auto"/>
        <w:right w:val="none" w:sz="0" w:space="0" w:color="auto"/>
      </w:divBdr>
    </w:div>
    <w:div w:id="579483141">
      <w:bodyDiv w:val="1"/>
      <w:marLeft w:val="0"/>
      <w:marRight w:val="0"/>
      <w:marTop w:val="0"/>
      <w:marBottom w:val="0"/>
      <w:divBdr>
        <w:top w:val="none" w:sz="0" w:space="0" w:color="auto"/>
        <w:left w:val="none" w:sz="0" w:space="0" w:color="auto"/>
        <w:bottom w:val="none" w:sz="0" w:space="0" w:color="auto"/>
        <w:right w:val="none" w:sz="0" w:space="0" w:color="auto"/>
      </w:divBdr>
    </w:div>
    <w:div w:id="579601351">
      <w:bodyDiv w:val="1"/>
      <w:marLeft w:val="0"/>
      <w:marRight w:val="0"/>
      <w:marTop w:val="0"/>
      <w:marBottom w:val="0"/>
      <w:divBdr>
        <w:top w:val="none" w:sz="0" w:space="0" w:color="auto"/>
        <w:left w:val="none" w:sz="0" w:space="0" w:color="auto"/>
        <w:bottom w:val="none" w:sz="0" w:space="0" w:color="auto"/>
        <w:right w:val="none" w:sz="0" w:space="0" w:color="auto"/>
      </w:divBdr>
    </w:div>
    <w:div w:id="579607725">
      <w:bodyDiv w:val="1"/>
      <w:marLeft w:val="0"/>
      <w:marRight w:val="0"/>
      <w:marTop w:val="0"/>
      <w:marBottom w:val="0"/>
      <w:divBdr>
        <w:top w:val="none" w:sz="0" w:space="0" w:color="auto"/>
        <w:left w:val="none" w:sz="0" w:space="0" w:color="auto"/>
        <w:bottom w:val="none" w:sz="0" w:space="0" w:color="auto"/>
        <w:right w:val="none" w:sz="0" w:space="0" w:color="auto"/>
      </w:divBdr>
    </w:div>
    <w:div w:id="580336896">
      <w:bodyDiv w:val="1"/>
      <w:marLeft w:val="0"/>
      <w:marRight w:val="0"/>
      <w:marTop w:val="0"/>
      <w:marBottom w:val="0"/>
      <w:divBdr>
        <w:top w:val="none" w:sz="0" w:space="0" w:color="auto"/>
        <w:left w:val="none" w:sz="0" w:space="0" w:color="auto"/>
        <w:bottom w:val="none" w:sz="0" w:space="0" w:color="auto"/>
        <w:right w:val="none" w:sz="0" w:space="0" w:color="auto"/>
      </w:divBdr>
    </w:div>
    <w:div w:id="580410162">
      <w:bodyDiv w:val="1"/>
      <w:marLeft w:val="0"/>
      <w:marRight w:val="0"/>
      <w:marTop w:val="0"/>
      <w:marBottom w:val="0"/>
      <w:divBdr>
        <w:top w:val="none" w:sz="0" w:space="0" w:color="auto"/>
        <w:left w:val="none" w:sz="0" w:space="0" w:color="auto"/>
        <w:bottom w:val="none" w:sz="0" w:space="0" w:color="auto"/>
        <w:right w:val="none" w:sz="0" w:space="0" w:color="auto"/>
      </w:divBdr>
    </w:div>
    <w:div w:id="580481116">
      <w:bodyDiv w:val="1"/>
      <w:marLeft w:val="0"/>
      <w:marRight w:val="0"/>
      <w:marTop w:val="0"/>
      <w:marBottom w:val="0"/>
      <w:divBdr>
        <w:top w:val="none" w:sz="0" w:space="0" w:color="auto"/>
        <w:left w:val="none" w:sz="0" w:space="0" w:color="auto"/>
        <w:bottom w:val="none" w:sz="0" w:space="0" w:color="auto"/>
        <w:right w:val="none" w:sz="0" w:space="0" w:color="auto"/>
      </w:divBdr>
    </w:div>
    <w:div w:id="580484237">
      <w:bodyDiv w:val="1"/>
      <w:marLeft w:val="0"/>
      <w:marRight w:val="0"/>
      <w:marTop w:val="0"/>
      <w:marBottom w:val="0"/>
      <w:divBdr>
        <w:top w:val="none" w:sz="0" w:space="0" w:color="auto"/>
        <w:left w:val="none" w:sz="0" w:space="0" w:color="auto"/>
        <w:bottom w:val="none" w:sz="0" w:space="0" w:color="auto"/>
        <w:right w:val="none" w:sz="0" w:space="0" w:color="auto"/>
      </w:divBdr>
    </w:div>
    <w:div w:id="580917246">
      <w:bodyDiv w:val="1"/>
      <w:marLeft w:val="0"/>
      <w:marRight w:val="0"/>
      <w:marTop w:val="0"/>
      <w:marBottom w:val="0"/>
      <w:divBdr>
        <w:top w:val="none" w:sz="0" w:space="0" w:color="auto"/>
        <w:left w:val="none" w:sz="0" w:space="0" w:color="auto"/>
        <w:bottom w:val="none" w:sz="0" w:space="0" w:color="auto"/>
        <w:right w:val="none" w:sz="0" w:space="0" w:color="auto"/>
      </w:divBdr>
    </w:div>
    <w:div w:id="581767102">
      <w:bodyDiv w:val="1"/>
      <w:marLeft w:val="0"/>
      <w:marRight w:val="0"/>
      <w:marTop w:val="0"/>
      <w:marBottom w:val="0"/>
      <w:divBdr>
        <w:top w:val="none" w:sz="0" w:space="0" w:color="auto"/>
        <w:left w:val="none" w:sz="0" w:space="0" w:color="auto"/>
        <w:bottom w:val="none" w:sz="0" w:space="0" w:color="auto"/>
        <w:right w:val="none" w:sz="0" w:space="0" w:color="auto"/>
      </w:divBdr>
    </w:div>
    <w:div w:id="582033463">
      <w:bodyDiv w:val="1"/>
      <w:marLeft w:val="0"/>
      <w:marRight w:val="0"/>
      <w:marTop w:val="0"/>
      <w:marBottom w:val="0"/>
      <w:divBdr>
        <w:top w:val="none" w:sz="0" w:space="0" w:color="auto"/>
        <w:left w:val="none" w:sz="0" w:space="0" w:color="auto"/>
        <w:bottom w:val="none" w:sz="0" w:space="0" w:color="auto"/>
        <w:right w:val="none" w:sz="0" w:space="0" w:color="auto"/>
      </w:divBdr>
    </w:div>
    <w:div w:id="583147987">
      <w:bodyDiv w:val="1"/>
      <w:marLeft w:val="0"/>
      <w:marRight w:val="0"/>
      <w:marTop w:val="0"/>
      <w:marBottom w:val="0"/>
      <w:divBdr>
        <w:top w:val="none" w:sz="0" w:space="0" w:color="auto"/>
        <w:left w:val="none" w:sz="0" w:space="0" w:color="auto"/>
        <w:bottom w:val="none" w:sz="0" w:space="0" w:color="auto"/>
        <w:right w:val="none" w:sz="0" w:space="0" w:color="auto"/>
      </w:divBdr>
    </w:div>
    <w:div w:id="585188898">
      <w:bodyDiv w:val="1"/>
      <w:marLeft w:val="0"/>
      <w:marRight w:val="0"/>
      <w:marTop w:val="0"/>
      <w:marBottom w:val="0"/>
      <w:divBdr>
        <w:top w:val="none" w:sz="0" w:space="0" w:color="auto"/>
        <w:left w:val="none" w:sz="0" w:space="0" w:color="auto"/>
        <w:bottom w:val="none" w:sz="0" w:space="0" w:color="auto"/>
        <w:right w:val="none" w:sz="0" w:space="0" w:color="auto"/>
      </w:divBdr>
    </w:div>
    <w:div w:id="585384541">
      <w:bodyDiv w:val="1"/>
      <w:marLeft w:val="0"/>
      <w:marRight w:val="0"/>
      <w:marTop w:val="0"/>
      <w:marBottom w:val="0"/>
      <w:divBdr>
        <w:top w:val="none" w:sz="0" w:space="0" w:color="auto"/>
        <w:left w:val="none" w:sz="0" w:space="0" w:color="auto"/>
        <w:bottom w:val="none" w:sz="0" w:space="0" w:color="auto"/>
        <w:right w:val="none" w:sz="0" w:space="0" w:color="auto"/>
      </w:divBdr>
    </w:div>
    <w:div w:id="585459826">
      <w:bodyDiv w:val="1"/>
      <w:marLeft w:val="0"/>
      <w:marRight w:val="0"/>
      <w:marTop w:val="0"/>
      <w:marBottom w:val="0"/>
      <w:divBdr>
        <w:top w:val="none" w:sz="0" w:space="0" w:color="auto"/>
        <w:left w:val="none" w:sz="0" w:space="0" w:color="auto"/>
        <w:bottom w:val="none" w:sz="0" w:space="0" w:color="auto"/>
        <w:right w:val="none" w:sz="0" w:space="0" w:color="auto"/>
      </w:divBdr>
    </w:div>
    <w:div w:id="585500582">
      <w:bodyDiv w:val="1"/>
      <w:marLeft w:val="0"/>
      <w:marRight w:val="0"/>
      <w:marTop w:val="0"/>
      <w:marBottom w:val="0"/>
      <w:divBdr>
        <w:top w:val="none" w:sz="0" w:space="0" w:color="auto"/>
        <w:left w:val="none" w:sz="0" w:space="0" w:color="auto"/>
        <w:bottom w:val="none" w:sz="0" w:space="0" w:color="auto"/>
        <w:right w:val="none" w:sz="0" w:space="0" w:color="auto"/>
      </w:divBdr>
    </w:div>
    <w:div w:id="586115148">
      <w:bodyDiv w:val="1"/>
      <w:marLeft w:val="0"/>
      <w:marRight w:val="0"/>
      <w:marTop w:val="0"/>
      <w:marBottom w:val="0"/>
      <w:divBdr>
        <w:top w:val="none" w:sz="0" w:space="0" w:color="auto"/>
        <w:left w:val="none" w:sz="0" w:space="0" w:color="auto"/>
        <w:bottom w:val="none" w:sz="0" w:space="0" w:color="auto"/>
        <w:right w:val="none" w:sz="0" w:space="0" w:color="auto"/>
      </w:divBdr>
    </w:div>
    <w:div w:id="586310201">
      <w:bodyDiv w:val="1"/>
      <w:marLeft w:val="0"/>
      <w:marRight w:val="0"/>
      <w:marTop w:val="0"/>
      <w:marBottom w:val="0"/>
      <w:divBdr>
        <w:top w:val="none" w:sz="0" w:space="0" w:color="auto"/>
        <w:left w:val="none" w:sz="0" w:space="0" w:color="auto"/>
        <w:bottom w:val="none" w:sz="0" w:space="0" w:color="auto"/>
        <w:right w:val="none" w:sz="0" w:space="0" w:color="auto"/>
      </w:divBdr>
    </w:div>
    <w:div w:id="586768280">
      <w:bodyDiv w:val="1"/>
      <w:marLeft w:val="0"/>
      <w:marRight w:val="0"/>
      <w:marTop w:val="0"/>
      <w:marBottom w:val="0"/>
      <w:divBdr>
        <w:top w:val="none" w:sz="0" w:space="0" w:color="auto"/>
        <w:left w:val="none" w:sz="0" w:space="0" w:color="auto"/>
        <w:bottom w:val="none" w:sz="0" w:space="0" w:color="auto"/>
        <w:right w:val="none" w:sz="0" w:space="0" w:color="auto"/>
      </w:divBdr>
    </w:div>
    <w:div w:id="587085334">
      <w:bodyDiv w:val="1"/>
      <w:marLeft w:val="0"/>
      <w:marRight w:val="0"/>
      <w:marTop w:val="0"/>
      <w:marBottom w:val="0"/>
      <w:divBdr>
        <w:top w:val="none" w:sz="0" w:space="0" w:color="auto"/>
        <w:left w:val="none" w:sz="0" w:space="0" w:color="auto"/>
        <w:bottom w:val="none" w:sz="0" w:space="0" w:color="auto"/>
        <w:right w:val="none" w:sz="0" w:space="0" w:color="auto"/>
      </w:divBdr>
    </w:div>
    <w:div w:id="587345815">
      <w:bodyDiv w:val="1"/>
      <w:marLeft w:val="0"/>
      <w:marRight w:val="0"/>
      <w:marTop w:val="0"/>
      <w:marBottom w:val="0"/>
      <w:divBdr>
        <w:top w:val="none" w:sz="0" w:space="0" w:color="auto"/>
        <w:left w:val="none" w:sz="0" w:space="0" w:color="auto"/>
        <w:bottom w:val="none" w:sz="0" w:space="0" w:color="auto"/>
        <w:right w:val="none" w:sz="0" w:space="0" w:color="auto"/>
      </w:divBdr>
    </w:div>
    <w:div w:id="587811590">
      <w:bodyDiv w:val="1"/>
      <w:marLeft w:val="0"/>
      <w:marRight w:val="0"/>
      <w:marTop w:val="0"/>
      <w:marBottom w:val="0"/>
      <w:divBdr>
        <w:top w:val="none" w:sz="0" w:space="0" w:color="auto"/>
        <w:left w:val="none" w:sz="0" w:space="0" w:color="auto"/>
        <w:bottom w:val="none" w:sz="0" w:space="0" w:color="auto"/>
        <w:right w:val="none" w:sz="0" w:space="0" w:color="auto"/>
      </w:divBdr>
    </w:div>
    <w:div w:id="587887215">
      <w:bodyDiv w:val="1"/>
      <w:marLeft w:val="0"/>
      <w:marRight w:val="0"/>
      <w:marTop w:val="0"/>
      <w:marBottom w:val="0"/>
      <w:divBdr>
        <w:top w:val="none" w:sz="0" w:space="0" w:color="auto"/>
        <w:left w:val="none" w:sz="0" w:space="0" w:color="auto"/>
        <w:bottom w:val="none" w:sz="0" w:space="0" w:color="auto"/>
        <w:right w:val="none" w:sz="0" w:space="0" w:color="auto"/>
      </w:divBdr>
    </w:div>
    <w:div w:id="588125841">
      <w:bodyDiv w:val="1"/>
      <w:marLeft w:val="0"/>
      <w:marRight w:val="0"/>
      <w:marTop w:val="0"/>
      <w:marBottom w:val="0"/>
      <w:divBdr>
        <w:top w:val="none" w:sz="0" w:space="0" w:color="auto"/>
        <w:left w:val="none" w:sz="0" w:space="0" w:color="auto"/>
        <w:bottom w:val="none" w:sz="0" w:space="0" w:color="auto"/>
        <w:right w:val="none" w:sz="0" w:space="0" w:color="auto"/>
      </w:divBdr>
    </w:div>
    <w:div w:id="588268399">
      <w:bodyDiv w:val="1"/>
      <w:marLeft w:val="0"/>
      <w:marRight w:val="0"/>
      <w:marTop w:val="0"/>
      <w:marBottom w:val="0"/>
      <w:divBdr>
        <w:top w:val="none" w:sz="0" w:space="0" w:color="auto"/>
        <w:left w:val="none" w:sz="0" w:space="0" w:color="auto"/>
        <w:bottom w:val="none" w:sz="0" w:space="0" w:color="auto"/>
        <w:right w:val="none" w:sz="0" w:space="0" w:color="auto"/>
      </w:divBdr>
    </w:div>
    <w:div w:id="588318514">
      <w:bodyDiv w:val="1"/>
      <w:marLeft w:val="0"/>
      <w:marRight w:val="0"/>
      <w:marTop w:val="0"/>
      <w:marBottom w:val="0"/>
      <w:divBdr>
        <w:top w:val="none" w:sz="0" w:space="0" w:color="auto"/>
        <w:left w:val="none" w:sz="0" w:space="0" w:color="auto"/>
        <w:bottom w:val="none" w:sz="0" w:space="0" w:color="auto"/>
        <w:right w:val="none" w:sz="0" w:space="0" w:color="auto"/>
      </w:divBdr>
    </w:div>
    <w:div w:id="588580456">
      <w:bodyDiv w:val="1"/>
      <w:marLeft w:val="0"/>
      <w:marRight w:val="0"/>
      <w:marTop w:val="0"/>
      <w:marBottom w:val="0"/>
      <w:divBdr>
        <w:top w:val="none" w:sz="0" w:space="0" w:color="auto"/>
        <w:left w:val="none" w:sz="0" w:space="0" w:color="auto"/>
        <w:bottom w:val="none" w:sz="0" w:space="0" w:color="auto"/>
        <w:right w:val="none" w:sz="0" w:space="0" w:color="auto"/>
      </w:divBdr>
    </w:div>
    <w:div w:id="589044943">
      <w:bodyDiv w:val="1"/>
      <w:marLeft w:val="0"/>
      <w:marRight w:val="0"/>
      <w:marTop w:val="0"/>
      <w:marBottom w:val="0"/>
      <w:divBdr>
        <w:top w:val="none" w:sz="0" w:space="0" w:color="auto"/>
        <w:left w:val="none" w:sz="0" w:space="0" w:color="auto"/>
        <w:bottom w:val="none" w:sz="0" w:space="0" w:color="auto"/>
        <w:right w:val="none" w:sz="0" w:space="0" w:color="auto"/>
      </w:divBdr>
    </w:div>
    <w:div w:id="591276578">
      <w:bodyDiv w:val="1"/>
      <w:marLeft w:val="0"/>
      <w:marRight w:val="0"/>
      <w:marTop w:val="0"/>
      <w:marBottom w:val="0"/>
      <w:divBdr>
        <w:top w:val="none" w:sz="0" w:space="0" w:color="auto"/>
        <w:left w:val="none" w:sz="0" w:space="0" w:color="auto"/>
        <w:bottom w:val="none" w:sz="0" w:space="0" w:color="auto"/>
        <w:right w:val="none" w:sz="0" w:space="0" w:color="auto"/>
      </w:divBdr>
    </w:div>
    <w:div w:id="592202219">
      <w:bodyDiv w:val="1"/>
      <w:marLeft w:val="0"/>
      <w:marRight w:val="0"/>
      <w:marTop w:val="0"/>
      <w:marBottom w:val="0"/>
      <w:divBdr>
        <w:top w:val="none" w:sz="0" w:space="0" w:color="auto"/>
        <w:left w:val="none" w:sz="0" w:space="0" w:color="auto"/>
        <w:bottom w:val="none" w:sz="0" w:space="0" w:color="auto"/>
        <w:right w:val="none" w:sz="0" w:space="0" w:color="auto"/>
      </w:divBdr>
    </w:div>
    <w:div w:id="592517670">
      <w:bodyDiv w:val="1"/>
      <w:marLeft w:val="0"/>
      <w:marRight w:val="0"/>
      <w:marTop w:val="0"/>
      <w:marBottom w:val="0"/>
      <w:divBdr>
        <w:top w:val="none" w:sz="0" w:space="0" w:color="auto"/>
        <w:left w:val="none" w:sz="0" w:space="0" w:color="auto"/>
        <w:bottom w:val="none" w:sz="0" w:space="0" w:color="auto"/>
        <w:right w:val="none" w:sz="0" w:space="0" w:color="auto"/>
      </w:divBdr>
    </w:div>
    <w:div w:id="592587422">
      <w:bodyDiv w:val="1"/>
      <w:marLeft w:val="0"/>
      <w:marRight w:val="0"/>
      <w:marTop w:val="0"/>
      <w:marBottom w:val="0"/>
      <w:divBdr>
        <w:top w:val="none" w:sz="0" w:space="0" w:color="auto"/>
        <w:left w:val="none" w:sz="0" w:space="0" w:color="auto"/>
        <w:bottom w:val="none" w:sz="0" w:space="0" w:color="auto"/>
        <w:right w:val="none" w:sz="0" w:space="0" w:color="auto"/>
      </w:divBdr>
    </w:div>
    <w:div w:id="592713473">
      <w:bodyDiv w:val="1"/>
      <w:marLeft w:val="0"/>
      <w:marRight w:val="0"/>
      <w:marTop w:val="0"/>
      <w:marBottom w:val="0"/>
      <w:divBdr>
        <w:top w:val="none" w:sz="0" w:space="0" w:color="auto"/>
        <w:left w:val="none" w:sz="0" w:space="0" w:color="auto"/>
        <w:bottom w:val="none" w:sz="0" w:space="0" w:color="auto"/>
        <w:right w:val="none" w:sz="0" w:space="0" w:color="auto"/>
      </w:divBdr>
    </w:div>
    <w:div w:id="592907317">
      <w:bodyDiv w:val="1"/>
      <w:marLeft w:val="0"/>
      <w:marRight w:val="0"/>
      <w:marTop w:val="0"/>
      <w:marBottom w:val="0"/>
      <w:divBdr>
        <w:top w:val="none" w:sz="0" w:space="0" w:color="auto"/>
        <w:left w:val="none" w:sz="0" w:space="0" w:color="auto"/>
        <w:bottom w:val="none" w:sz="0" w:space="0" w:color="auto"/>
        <w:right w:val="none" w:sz="0" w:space="0" w:color="auto"/>
      </w:divBdr>
    </w:div>
    <w:div w:id="593247462">
      <w:bodyDiv w:val="1"/>
      <w:marLeft w:val="0"/>
      <w:marRight w:val="0"/>
      <w:marTop w:val="0"/>
      <w:marBottom w:val="0"/>
      <w:divBdr>
        <w:top w:val="none" w:sz="0" w:space="0" w:color="auto"/>
        <w:left w:val="none" w:sz="0" w:space="0" w:color="auto"/>
        <w:bottom w:val="none" w:sz="0" w:space="0" w:color="auto"/>
        <w:right w:val="none" w:sz="0" w:space="0" w:color="auto"/>
      </w:divBdr>
    </w:div>
    <w:div w:id="593706752">
      <w:bodyDiv w:val="1"/>
      <w:marLeft w:val="0"/>
      <w:marRight w:val="0"/>
      <w:marTop w:val="0"/>
      <w:marBottom w:val="0"/>
      <w:divBdr>
        <w:top w:val="none" w:sz="0" w:space="0" w:color="auto"/>
        <w:left w:val="none" w:sz="0" w:space="0" w:color="auto"/>
        <w:bottom w:val="none" w:sz="0" w:space="0" w:color="auto"/>
        <w:right w:val="none" w:sz="0" w:space="0" w:color="auto"/>
      </w:divBdr>
    </w:div>
    <w:div w:id="593899533">
      <w:bodyDiv w:val="1"/>
      <w:marLeft w:val="0"/>
      <w:marRight w:val="0"/>
      <w:marTop w:val="0"/>
      <w:marBottom w:val="0"/>
      <w:divBdr>
        <w:top w:val="none" w:sz="0" w:space="0" w:color="auto"/>
        <w:left w:val="none" w:sz="0" w:space="0" w:color="auto"/>
        <w:bottom w:val="none" w:sz="0" w:space="0" w:color="auto"/>
        <w:right w:val="none" w:sz="0" w:space="0" w:color="auto"/>
      </w:divBdr>
    </w:div>
    <w:div w:id="593904148">
      <w:bodyDiv w:val="1"/>
      <w:marLeft w:val="0"/>
      <w:marRight w:val="0"/>
      <w:marTop w:val="0"/>
      <w:marBottom w:val="0"/>
      <w:divBdr>
        <w:top w:val="none" w:sz="0" w:space="0" w:color="auto"/>
        <w:left w:val="none" w:sz="0" w:space="0" w:color="auto"/>
        <w:bottom w:val="none" w:sz="0" w:space="0" w:color="auto"/>
        <w:right w:val="none" w:sz="0" w:space="0" w:color="auto"/>
      </w:divBdr>
    </w:div>
    <w:div w:id="594023809">
      <w:bodyDiv w:val="1"/>
      <w:marLeft w:val="0"/>
      <w:marRight w:val="0"/>
      <w:marTop w:val="0"/>
      <w:marBottom w:val="0"/>
      <w:divBdr>
        <w:top w:val="none" w:sz="0" w:space="0" w:color="auto"/>
        <w:left w:val="none" w:sz="0" w:space="0" w:color="auto"/>
        <w:bottom w:val="none" w:sz="0" w:space="0" w:color="auto"/>
        <w:right w:val="none" w:sz="0" w:space="0" w:color="auto"/>
      </w:divBdr>
    </w:div>
    <w:div w:id="595096968">
      <w:bodyDiv w:val="1"/>
      <w:marLeft w:val="0"/>
      <w:marRight w:val="0"/>
      <w:marTop w:val="0"/>
      <w:marBottom w:val="0"/>
      <w:divBdr>
        <w:top w:val="none" w:sz="0" w:space="0" w:color="auto"/>
        <w:left w:val="none" w:sz="0" w:space="0" w:color="auto"/>
        <w:bottom w:val="none" w:sz="0" w:space="0" w:color="auto"/>
        <w:right w:val="none" w:sz="0" w:space="0" w:color="auto"/>
      </w:divBdr>
    </w:div>
    <w:div w:id="595985204">
      <w:bodyDiv w:val="1"/>
      <w:marLeft w:val="0"/>
      <w:marRight w:val="0"/>
      <w:marTop w:val="0"/>
      <w:marBottom w:val="0"/>
      <w:divBdr>
        <w:top w:val="none" w:sz="0" w:space="0" w:color="auto"/>
        <w:left w:val="none" w:sz="0" w:space="0" w:color="auto"/>
        <w:bottom w:val="none" w:sz="0" w:space="0" w:color="auto"/>
        <w:right w:val="none" w:sz="0" w:space="0" w:color="auto"/>
      </w:divBdr>
    </w:div>
    <w:div w:id="596250479">
      <w:bodyDiv w:val="1"/>
      <w:marLeft w:val="0"/>
      <w:marRight w:val="0"/>
      <w:marTop w:val="0"/>
      <w:marBottom w:val="0"/>
      <w:divBdr>
        <w:top w:val="none" w:sz="0" w:space="0" w:color="auto"/>
        <w:left w:val="none" w:sz="0" w:space="0" w:color="auto"/>
        <w:bottom w:val="none" w:sz="0" w:space="0" w:color="auto"/>
        <w:right w:val="none" w:sz="0" w:space="0" w:color="auto"/>
      </w:divBdr>
    </w:div>
    <w:div w:id="596331088">
      <w:bodyDiv w:val="1"/>
      <w:marLeft w:val="0"/>
      <w:marRight w:val="0"/>
      <w:marTop w:val="0"/>
      <w:marBottom w:val="0"/>
      <w:divBdr>
        <w:top w:val="none" w:sz="0" w:space="0" w:color="auto"/>
        <w:left w:val="none" w:sz="0" w:space="0" w:color="auto"/>
        <w:bottom w:val="none" w:sz="0" w:space="0" w:color="auto"/>
        <w:right w:val="none" w:sz="0" w:space="0" w:color="auto"/>
      </w:divBdr>
    </w:div>
    <w:div w:id="596792597">
      <w:bodyDiv w:val="1"/>
      <w:marLeft w:val="0"/>
      <w:marRight w:val="0"/>
      <w:marTop w:val="0"/>
      <w:marBottom w:val="0"/>
      <w:divBdr>
        <w:top w:val="none" w:sz="0" w:space="0" w:color="auto"/>
        <w:left w:val="none" w:sz="0" w:space="0" w:color="auto"/>
        <w:bottom w:val="none" w:sz="0" w:space="0" w:color="auto"/>
        <w:right w:val="none" w:sz="0" w:space="0" w:color="auto"/>
      </w:divBdr>
    </w:div>
    <w:div w:id="597056637">
      <w:bodyDiv w:val="1"/>
      <w:marLeft w:val="0"/>
      <w:marRight w:val="0"/>
      <w:marTop w:val="0"/>
      <w:marBottom w:val="0"/>
      <w:divBdr>
        <w:top w:val="none" w:sz="0" w:space="0" w:color="auto"/>
        <w:left w:val="none" w:sz="0" w:space="0" w:color="auto"/>
        <w:bottom w:val="none" w:sz="0" w:space="0" w:color="auto"/>
        <w:right w:val="none" w:sz="0" w:space="0" w:color="auto"/>
      </w:divBdr>
    </w:div>
    <w:div w:id="597565353">
      <w:bodyDiv w:val="1"/>
      <w:marLeft w:val="0"/>
      <w:marRight w:val="0"/>
      <w:marTop w:val="0"/>
      <w:marBottom w:val="0"/>
      <w:divBdr>
        <w:top w:val="none" w:sz="0" w:space="0" w:color="auto"/>
        <w:left w:val="none" w:sz="0" w:space="0" w:color="auto"/>
        <w:bottom w:val="none" w:sz="0" w:space="0" w:color="auto"/>
        <w:right w:val="none" w:sz="0" w:space="0" w:color="auto"/>
      </w:divBdr>
    </w:div>
    <w:div w:id="598410868">
      <w:bodyDiv w:val="1"/>
      <w:marLeft w:val="0"/>
      <w:marRight w:val="0"/>
      <w:marTop w:val="0"/>
      <w:marBottom w:val="0"/>
      <w:divBdr>
        <w:top w:val="none" w:sz="0" w:space="0" w:color="auto"/>
        <w:left w:val="none" w:sz="0" w:space="0" w:color="auto"/>
        <w:bottom w:val="none" w:sz="0" w:space="0" w:color="auto"/>
        <w:right w:val="none" w:sz="0" w:space="0" w:color="auto"/>
      </w:divBdr>
    </w:div>
    <w:div w:id="599413354">
      <w:bodyDiv w:val="1"/>
      <w:marLeft w:val="0"/>
      <w:marRight w:val="0"/>
      <w:marTop w:val="0"/>
      <w:marBottom w:val="0"/>
      <w:divBdr>
        <w:top w:val="none" w:sz="0" w:space="0" w:color="auto"/>
        <w:left w:val="none" w:sz="0" w:space="0" w:color="auto"/>
        <w:bottom w:val="none" w:sz="0" w:space="0" w:color="auto"/>
        <w:right w:val="none" w:sz="0" w:space="0" w:color="auto"/>
      </w:divBdr>
    </w:div>
    <w:div w:id="599721686">
      <w:bodyDiv w:val="1"/>
      <w:marLeft w:val="0"/>
      <w:marRight w:val="0"/>
      <w:marTop w:val="0"/>
      <w:marBottom w:val="0"/>
      <w:divBdr>
        <w:top w:val="none" w:sz="0" w:space="0" w:color="auto"/>
        <w:left w:val="none" w:sz="0" w:space="0" w:color="auto"/>
        <w:bottom w:val="none" w:sz="0" w:space="0" w:color="auto"/>
        <w:right w:val="none" w:sz="0" w:space="0" w:color="auto"/>
      </w:divBdr>
    </w:div>
    <w:div w:id="599875994">
      <w:bodyDiv w:val="1"/>
      <w:marLeft w:val="0"/>
      <w:marRight w:val="0"/>
      <w:marTop w:val="0"/>
      <w:marBottom w:val="0"/>
      <w:divBdr>
        <w:top w:val="none" w:sz="0" w:space="0" w:color="auto"/>
        <w:left w:val="none" w:sz="0" w:space="0" w:color="auto"/>
        <w:bottom w:val="none" w:sz="0" w:space="0" w:color="auto"/>
        <w:right w:val="none" w:sz="0" w:space="0" w:color="auto"/>
      </w:divBdr>
    </w:div>
    <w:div w:id="600380284">
      <w:bodyDiv w:val="1"/>
      <w:marLeft w:val="0"/>
      <w:marRight w:val="0"/>
      <w:marTop w:val="0"/>
      <w:marBottom w:val="0"/>
      <w:divBdr>
        <w:top w:val="none" w:sz="0" w:space="0" w:color="auto"/>
        <w:left w:val="none" w:sz="0" w:space="0" w:color="auto"/>
        <w:bottom w:val="none" w:sz="0" w:space="0" w:color="auto"/>
        <w:right w:val="none" w:sz="0" w:space="0" w:color="auto"/>
      </w:divBdr>
    </w:div>
    <w:div w:id="601303614">
      <w:bodyDiv w:val="1"/>
      <w:marLeft w:val="0"/>
      <w:marRight w:val="0"/>
      <w:marTop w:val="0"/>
      <w:marBottom w:val="0"/>
      <w:divBdr>
        <w:top w:val="none" w:sz="0" w:space="0" w:color="auto"/>
        <w:left w:val="none" w:sz="0" w:space="0" w:color="auto"/>
        <w:bottom w:val="none" w:sz="0" w:space="0" w:color="auto"/>
        <w:right w:val="none" w:sz="0" w:space="0" w:color="auto"/>
      </w:divBdr>
    </w:div>
    <w:div w:id="602302517">
      <w:bodyDiv w:val="1"/>
      <w:marLeft w:val="0"/>
      <w:marRight w:val="0"/>
      <w:marTop w:val="0"/>
      <w:marBottom w:val="0"/>
      <w:divBdr>
        <w:top w:val="none" w:sz="0" w:space="0" w:color="auto"/>
        <w:left w:val="none" w:sz="0" w:space="0" w:color="auto"/>
        <w:bottom w:val="none" w:sz="0" w:space="0" w:color="auto"/>
        <w:right w:val="none" w:sz="0" w:space="0" w:color="auto"/>
      </w:divBdr>
    </w:div>
    <w:div w:id="603270424">
      <w:bodyDiv w:val="1"/>
      <w:marLeft w:val="0"/>
      <w:marRight w:val="0"/>
      <w:marTop w:val="0"/>
      <w:marBottom w:val="0"/>
      <w:divBdr>
        <w:top w:val="none" w:sz="0" w:space="0" w:color="auto"/>
        <w:left w:val="none" w:sz="0" w:space="0" w:color="auto"/>
        <w:bottom w:val="none" w:sz="0" w:space="0" w:color="auto"/>
        <w:right w:val="none" w:sz="0" w:space="0" w:color="auto"/>
      </w:divBdr>
    </w:div>
    <w:div w:id="603851041">
      <w:bodyDiv w:val="1"/>
      <w:marLeft w:val="0"/>
      <w:marRight w:val="0"/>
      <w:marTop w:val="0"/>
      <w:marBottom w:val="0"/>
      <w:divBdr>
        <w:top w:val="none" w:sz="0" w:space="0" w:color="auto"/>
        <w:left w:val="none" w:sz="0" w:space="0" w:color="auto"/>
        <w:bottom w:val="none" w:sz="0" w:space="0" w:color="auto"/>
        <w:right w:val="none" w:sz="0" w:space="0" w:color="auto"/>
      </w:divBdr>
    </w:div>
    <w:div w:id="604116925">
      <w:bodyDiv w:val="1"/>
      <w:marLeft w:val="0"/>
      <w:marRight w:val="0"/>
      <w:marTop w:val="0"/>
      <w:marBottom w:val="0"/>
      <w:divBdr>
        <w:top w:val="none" w:sz="0" w:space="0" w:color="auto"/>
        <w:left w:val="none" w:sz="0" w:space="0" w:color="auto"/>
        <w:bottom w:val="none" w:sz="0" w:space="0" w:color="auto"/>
        <w:right w:val="none" w:sz="0" w:space="0" w:color="auto"/>
      </w:divBdr>
    </w:div>
    <w:div w:id="604465072">
      <w:bodyDiv w:val="1"/>
      <w:marLeft w:val="0"/>
      <w:marRight w:val="0"/>
      <w:marTop w:val="0"/>
      <w:marBottom w:val="0"/>
      <w:divBdr>
        <w:top w:val="none" w:sz="0" w:space="0" w:color="auto"/>
        <w:left w:val="none" w:sz="0" w:space="0" w:color="auto"/>
        <w:bottom w:val="none" w:sz="0" w:space="0" w:color="auto"/>
        <w:right w:val="none" w:sz="0" w:space="0" w:color="auto"/>
      </w:divBdr>
    </w:div>
    <w:div w:id="604532296">
      <w:bodyDiv w:val="1"/>
      <w:marLeft w:val="0"/>
      <w:marRight w:val="0"/>
      <w:marTop w:val="0"/>
      <w:marBottom w:val="0"/>
      <w:divBdr>
        <w:top w:val="none" w:sz="0" w:space="0" w:color="auto"/>
        <w:left w:val="none" w:sz="0" w:space="0" w:color="auto"/>
        <w:bottom w:val="none" w:sz="0" w:space="0" w:color="auto"/>
        <w:right w:val="none" w:sz="0" w:space="0" w:color="auto"/>
      </w:divBdr>
    </w:div>
    <w:div w:id="605380514">
      <w:bodyDiv w:val="1"/>
      <w:marLeft w:val="0"/>
      <w:marRight w:val="0"/>
      <w:marTop w:val="0"/>
      <w:marBottom w:val="0"/>
      <w:divBdr>
        <w:top w:val="none" w:sz="0" w:space="0" w:color="auto"/>
        <w:left w:val="none" w:sz="0" w:space="0" w:color="auto"/>
        <w:bottom w:val="none" w:sz="0" w:space="0" w:color="auto"/>
        <w:right w:val="none" w:sz="0" w:space="0" w:color="auto"/>
      </w:divBdr>
    </w:div>
    <w:div w:id="605622579">
      <w:bodyDiv w:val="1"/>
      <w:marLeft w:val="0"/>
      <w:marRight w:val="0"/>
      <w:marTop w:val="0"/>
      <w:marBottom w:val="0"/>
      <w:divBdr>
        <w:top w:val="none" w:sz="0" w:space="0" w:color="auto"/>
        <w:left w:val="none" w:sz="0" w:space="0" w:color="auto"/>
        <w:bottom w:val="none" w:sz="0" w:space="0" w:color="auto"/>
        <w:right w:val="none" w:sz="0" w:space="0" w:color="auto"/>
      </w:divBdr>
    </w:div>
    <w:div w:id="605770849">
      <w:bodyDiv w:val="1"/>
      <w:marLeft w:val="0"/>
      <w:marRight w:val="0"/>
      <w:marTop w:val="0"/>
      <w:marBottom w:val="0"/>
      <w:divBdr>
        <w:top w:val="none" w:sz="0" w:space="0" w:color="auto"/>
        <w:left w:val="none" w:sz="0" w:space="0" w:color="auto"/>
        <w:bottom w:val="none" w:sz="0" w:space="0" w:color="auto"/>
        <w:right w:val="none" w:sz="0" w:space="0" w:color="auto"/>
      </w:divBdr>
    </w:div>
    <w:div w:id="605967246">
      <w:bodyDiv w:val="1"/>
      <w:marLeft w:val="0"/>
      <w:marRight w:val="0"/>
      <w:marTop w:val="0"/>
      <w:marBottom w:val="0"/>
      <w:divBdr>
        <w:top w:val="none" w:sz="0" w:space="0" w:color="auto"/>
        <w:left w:val="none" w:sz="0" w:space="0" w:color="auto"/>
        <w:bottom w:val="none" w:sz="0" w:space="0" w:color="auto"/>
        <w:right w:val="none" w:sz="0" w:space="0" w:color="auto"/>
      </w:divBdr>
    </w:div>
    <w:div w:id="606038572">
      <w:bodyDiv w:val="1"/>
      <w:marLeft w:val="0"/>
      <w:marRight w:val="0"/>
      <w:marTop w:val="0"/>
      <w:marBottom w:val="0"/>
      <w:divBdr>
        <w:top w:val="none" w:sz="0" w:space="0" w:color="auto"/>
        <w:left w:val="none" w:sz="0" w:space="0" w:color="auto"/>
        <w:bottom w:val="none" w:sz="0" w:space="0" w:color="auto"/>
        <w:right w:val="none" w:sz="0" w:space="0" w:color="auto"/>
      </w:divBdr>
    </w:div>
    <w:div w:id="608584378">
      <w:bodyDiv w:val="1"/>
      <w:marLeft w:val="0"/>
      <w:marRight w:val="0"/>
      <w:marTop w:val="0"/>
      <w:marBottom w:val="0"/>
      <w:divBdr>
        <w:top w:val="none" w:sz="0" w:space="0" w:color="auto"/>
        <w:left w:val="none" w:sz="0" w:space="0" w:color="auto"/>
        <w:bottom w:val="none" w:sz="0" w:space="0" w:color="auto"/>
        <w:right w:val="none" w:sz="0" w:space="0" w:color="auto"/>
      </w:divBdr>
    </w:div>
    <w:div w:id="609777051">
      <w:bodyDiv w:val="1"/>
      <w:marLeft w:val="0"/>
      <w:marRight w:val="0"/>
      <w:marTop w:val="0"/>
      <w:marBottom w:val="0"/>
      <w:divBdr>
        <w:top w:val="none" w:sz="0" w:space="0" w:color="auto"/>
        <w:left w:val="none" w:sz="0" w:space="0" w:color="auto"/>
        <w:bottom w:val="none" w:sz="0" w:space="0" w:color="auto"/>
        <w:right w:val="none" w:sz="0" w:space="0" w:color="auto"/>
      </w:divBdr>
    </w:div>
    <w:div w:id="610355081">
      <w:bodyDiv w:val="1"/>
      <w:marLeft w:val="0"/>
      <w:marRight w:val="0"/>
      <w:marTop w:val="0"/>
      <w:marBottom w:val="0"/>
      <w:divBdr>
        <w:top w:val="none" w:sz="0" w:space="0" w:color="auto"/>
        <w:left w:val="none" w:sz="0" w:space="0" w:color="auto"/>
        <w:bottom w:val="none" w:sz="0" w:space="0" w:color="auto"/>
        <w:right w:val="none" w:sz="0" w:space="0" w:color="auto"/>
      </w:divBdr>
    </w:div>
    <w:div w:id="610476024">
      <w:bodyDiv w:val="1"/>
      <w:marLeft w:val="0"/>
      <w:marRight w:val="0"/>
      <w:marTop w:val="0"/>
      <w:marBottom w:val="0"/>
      <w:divBdr>
        <w:top w:val="none" w:sz="0" w:space="0" w:color="auto"/>
        <w:left w:val="none" w:sz="0" w:space="0" w:color="auto"/>
        <w:bottom w:val="none" w:sz="0" w:space="0" w:color="auto"/>
        <w:right w:val="none" w:sz="0" w:space="0" w:color="auto"/>
      </w:divBdr>
    </w:div>
    <w:div w:id="611060189">
      <w:bodyDiv w:val="1"/>
      <w:marLeft w:val="0"/>
      <w:marRight w:val="0"/>
      <w:marTop w:val="0"/>
      <w:marBottom w:val="0"/>
      <w:divBdr>
        <w:top w:val="none" w:sz="0" w:space="0" w:color="auto"/>
        <w:left w:val="none" w:sz="0" w:space="0" w:color="auto"/>
        <w:bottom w:val="none" w:sz="0" w:space="0" w:color="auto"/>
        <w:right w:val="none" w:sz="0" w:space="0" w:color="auto"/>
      </w:divBdr>
    </w:div>
    <w:div w:id="612246736">
      <w:bodyDiv w:val="1"/>
      <w:marLeft w:val="0"/>
      <w:marRight w:val="0"/>
      <w:marTop w:val="0"/>
      <w:marBottom w:val="0"/>
      <w:divBdr>
        <w:top w:val="none" w:sz="0" w:space="0" w:color="auto"/>
        <w:left w:val="none" w:sz="0" w:space="0" w:color="auto"/>
        <w:bottom w:val="none" w:sz="0" w:space="0" w:color="auto"/>
        <w:right w:val="none" w:sz="0" w:space="0" w:color="auto"/>
      </w:divBdr>
    </w:div>
    <w:div w:id="612439394">
      <w:bodyDiv w:val="1"/>
      <w:marLeft w:val="0"/>
      <w:marRight w:val="0"/>
      <w:marTop w:val="0"/>
      <w:marBottom w:val="0"/>
      <w:divBdr>
        <w:top w:val="none" w:sz="0" w:space="0" w:color="auto"/>
        <w:left w:val="none" w:sz="0" w:space="0" w:color="auto"/>
        <w:bottom w:val="none" w:sz="0" w:space="0" w:color="auto"/>
        <w:right w:val="none" w:sz="0" w:space="0" w:color="auto"/>
      </w:divBdr>
    </w:div>
    <w:div w:id="612635916">
      <w:bodyDiv w:val="1"/>
      <w:marLeft w:val="0"/>
      <w:marRight w:val="0"/>
      <w:marTop w:val="0"/>
      <w:marBottom w:val="0"/>
      <w:divBdr>
        <w:top w:val="none" w:sz="0" w:space="0" w:color="auto"/>
        <w:left w:val="none" w:sz="0" w:space="0" w:color="auto"/>
        <w:bottom w:val="none" w:sz="0" w:space="0" w:color="auto"/>
        <w:right w:val="none" w:sz="0" w:space="0" w:color="auto"/>
      </w:divBdr>
    </w:div>
    <w:div w:id="613172983">
      <w:bodyDiv w:val="1"/>
      <w:marLeft w:val="0"/>
      <w:marRight w:val="0"/>
      <w:marTop w:val="0"/>
      <w:marBottom w:val="0"/>
      <w:divBdr>
        <w:top w:val="none" w:sz="0" w:space="0" w:color="auto"/>
        <w:left w:val="none" w:sz="0" w:space="0" w:color="auto"/>
        <w:bottom w:val="none" w:sz="0" w:space="0" w:color="auto"/>
        <w:right w:val="none" w:sz="0" w:space="0" w:color="auto"/>
      </w:divBdr>
    </w:div>
    <w:div w:id="613246288">
      <w:bodyDiv w:val="1"/>
      <w:marLeft w:val="0"/>
      <w:marRight w:val="0"/>
      <w:marTop w:val="0"/>
      <w:marBottom w:val="0"/>
      <w:divBdr>
        <w:top w:val="none" w:sz="0" w:space="0" w:color="auto"/>
        <w:left w:val="none" w:sz="0" w:space="0" w:color="auto"/>
        <w:bottom w:val="none" w:sz="0" w:space="0" w:color="auto"/>
        <w:right w:val="none" w:sz="0" w:space="0" w:color="auto"/>
      </w:divBdr>
    </w:div>
    <w:div w:id="613560396">
      <w:bodyDiv w:val="1"/>
      <w:marLeft w:val="0"/>
      <w:marRight w:val="0"/>
      <w:marTop w:val="0"/>
      <w:marBottom w:val="0"/>
      <w:divBdr>
        <w:top w:val="none" w:sz="0" w:space="0" w:color="auto"/>
        <w:left w:val="none" w:sz="0" w:space="0" w:color="auto"/>
        <w:bottom w:val="none" w:sz="0" w:space="0" w:color="auto"/>
        <w:right w:val="none" w:sz="0" w:space="0" w:color="auto"/>
      </w:divBdr>
    </w:div>
    <w:div w:id="615020880">
      <w:bodyDiv w:val="1"/>
      <w:marLeft w:val="0"/>
      <w:marRight w:val="0"/>
      <w:marTop w:val="0"/>
      <w:marBottom w:val="0"/>
      <w:divBdr>
        <w:top w:val="none" w:sz="0" w:space="0" w:color="auto"/>
        <w:left w:val="none" w:sz="0" w:space="0" w:color="auto"/>
        <w:bottom w:val="none" w:sz="0" w:space="0" w:color="auto"/>
        <w:right w:val="none" w:sz="0" w:space="0" w:color="auto"/>
      </w:divBdr>
    </w:div>
    <w:div w:id="615983696">
      <w:bodyDiv w:val="1"/>
      <w:marLeft w:val="0"/>
      <w:marRight w:val="0"/>
      <w:marTop w:val="0"/>
      <w:marBottom w:val="0"/>
      <w:divBdr>
        <w:top w:val="none" w:sz="0" w:space="0" w:color="auto"/>
        <w:left w:val="none" w:sz="0" w:space="0" w:color="auto"/>
        <w:bottom w:val="none" w:sz="0" w:space="0" w:color="auto"/>
        <w:right w:val="none" w:sz="0" w:space="0" w:color="auto"/>
      </w:divBdr>
    </w:div>
    <w:div w:id="616256370">
      <w:bodyDiv w:val="1"/>
      <w:marLeft w:val="0"/>
      <w:marRight w:val="0"/>
      <w:marTop w:val="0"/>
      <w:marBottom w:val="0"/>
      <w:divBdr>
        <w:top w:val="none" w:sz="0" w:space="0" w:color="auto"/>
        <w:left w:val="none" w:sz="0" w:space="0" w:color="auto"/>
        <w:bottom w:val="none" w:sz="0" w:space="0" w:color="auto"/>
        <w:right w:val="none" w:sz="0" w:space="0" w:color="auto"/>
      </w:divBdr>
    </w:div>
    <w:div w:id="616526404">
      <w:bodyDiv w:val="1"/>
      <w:marLeft w:val="0"/>
      <w:marRight w:val="0"/>
      <w:marTop w:val="0"/>
      <w:marBottom w:val="0"/>
      <w:divBdr>
        <w:top w:val="none" w:sz="0" w:space="0" w:color="auto"/>
        <w:left w:val="none" w:sz="0" w:space="0" w:color="auto"/>
        <w:bottom w:val="none" w:sz="0" w:space="0" w:color="auto"/>
        <w:right w:val="none" w:sz="0" w:space="0" w:color="auto"/>
      </w:divBdr>
    </w:div>
    <w:div w:id="616789622">
      <w:bodyDiv w:val="1"/>
      <w:marLeft w:val="0"/>
      <w:marRight w:val="0"/>
      <w:marTop w:val="0"/>
      <w:marBottom w:val="0"/>
      <w:divBdr>
        <w:top w:val="none" w:sz="0" w:space="0" w:color="auto"/>
        <w:left w:val="none" w:sz="0" w:space="0" w:color="auto"/>
        <w:bottom w:val="none" w:sz="0" w:space="0" w:color="auto"/>
        <w:right w:val="none" w:sz="0" w:space="0" w:color="auto"/>
      </w:divBdr>
      <w:divsChild>
        <w:div w:id="683095001">
          <w:marLeft w:val="0"/>
          <w:marRight w:val="0"/>
          <w:marTop w:val="0"/>
          <w:marBottom w:val="0"/>
          <w:divBdr>
            <w:top w:val="none" w:sz="0" w:space="0" w:color="auto"/>
            <w:left w:val="none" w:sz="0" w:space="0" w:color="auto"/>
            <w:bottom w:val="none" w:sz="0" w:space="0" w:color="auto"/>
            <w:right w:val="none" w:sz="0" w:space="0" w:color="auto"/>
          </w:divBdr>
        </w:div>
      </w:divsChild>
    </w:div>
    <w:div w:id="617299682">
      <w:bodyDiv w:val="1"/>
      <w:marLeft w:val="0"/>
      <w:marRight w:val="0"/>
      <w:marTop w:val="0"/>
      <w:marBottom w:val="0"/>
      <w:divBdr>
        <w:top w:val="none" w:sz="0" w:space="0" w:color="auto"/>
        <w:left w:val="none" w:sz="0" w:space="0" w:color="auto"/>
        <w:bottom w:val="none" w:sz="0" w:space="0" w:color="auto"/>
        <w:right w:val="none" w:sz="0" w:space="0" w:color="auto"/>
      </w:divBdr>
    </w:div>
    <w:div w:id="617957193">
      <w:bodyDiv w:val="1"/>
      <w:marLeft w:val="0"/>
      <w:marRight w:val="0"/>
      <w:marTop w:val="0"/>
      <w:marBottom w:val="0"/>
      <w:divBdr>
        <w:top w:val="none" w:sz="0" w:space="0" w:color="auto"/>
        <w:left w:val="none" w:sz="0" w:space="0" w:color="auto"/>
        <w:bottom w:val="none" w:sz="0" w:space="0" w:color="auto"/>
        <w:right w:val="none" w:sz="0" w:space="0" w:color="auto"/>
      </w:divBdr>
    </w:div>
    <w:div w:id="618223964">
      <w:bodyDiv w:val="1"/>
      <w:marLeft w:val="0"/>
      <w:marRight w:val="0"/>
      <w:marTop w:val="0"/>
      <w:marBottom w:val="0"/>
      <w:divBdr>
        <w:top w:val="none" w:sz="0" w:space="0" w:color="auto"/>
        <w:left w:val="none" w:sz="0" w:space="0" w:color="auto"/>
        <w:bottom w:val="none" w:sz="0" w:space="0" w:color="auto"/>
        <w:right w:val="none" w:sz="0" w:space="0" w:color="auto"/>
      </w:divBdr>
    </w:div>
    <w:div w:id="619066847">
      <w:bodyDiv w:val="1"/>
      <w:marLeft w:val="0"/>
      <w:marRight w:val="0"/>
      <w:marTop w:val="0"/>
      <w:marBottom w:val="0"/>
      <w:divBdr>
        <w:top w:val="none" w:sz="0" w:space="0" w:color="auto"/>
        <w:left w:val="none" w:sz="0" w:space="0" w:color="auto"/>
        <w:bottom w:val="none" w:sz="0" w:space="0" w:color="auto"/>
        <w:right w:val="none" w:sz="0" w:space="0" w:color="auto"/>
      </w:divBdr>
    </w:div>
    <w:div w:id="619343910">
      <w:bodyDiv w:val="1"/>
      <w:marLeft w:val="0"/>
      <w:marRight w:val="0"/>
      <w:marTop w:val="0"/>
      <w:marBottom w:val="0"/>
      <w:divBdr>
        <w:top w:val="none" w:sz="0" w:space="0" w:color="auto"/>
        <w:left w:val="none" w:sz="0" w:space="0" w:color="auto"/>
        <w:bottom w:val="none" w:sz="0" w:space="0" w:color="auto"/>
        <w:right w:val="none" w:sz="0" w:space="0" w:color="auto"/>
      </w:divBdr>
    </w:div>
    <w:div w:id="619651735">
      <w:bodyDiv w:val="1"/>
      <w:marLeft w:val="0"/>
      <w:marRight w:val="0"/>
      <w:marTop w:val="0"/>
      <w:marBottom w:val="0"/>
      <w:divBdr>
        <w:top w:val="none" w:sz="0" w:space="0" w:color="auto"/>
        <w:left w:val="none" w:sz="0" w:space="0" w:color="auto"/>
        <w:bottom w:val="none" w:sz="0" w:space="0" w:color="auto"/>
        <w:right w:val="none" w:sz="0" w:space="0" w:color="auto"/>
      </w:divBdr>
    </w:div>
    <w:div w:id="619990533">
      <w:bodyDiv w:val="1"/>
      <w:marLeft w:val="0"/>
      <w:marRight w:val="0"/>
      <w:marTop w:val="0"/>
      <w:marBottom w:val="0"/>
      <w:divBdr>
        <w:top w:val="none" w:sz="0" w:space="0" w:color="auto"/>
        <w:left w:val="none" w:sz="0" w:space="0" w:color="auto"/>
        <w:bottom w:val="none" w:sz="0" w:space="0" w:color="auto"/>
        <w:right w:val="none" w:sz="0" w:space="0" w:color="auto"/>
      </w:divBdr>
    </w:div>
    <w:div w:id="620113544">
      <w:bodyDiv w:val="1"/>
      <w:marLeft w:val="0"/>
      <w:marRight w:val="0"/>
      <w:marTop w:val="0"/>
      <w:marBottom w:val="0"/>
      <w:divBdr>
        <w:top w:val="none" w:sz="0" w:space="0" w:color="auto"/>
        <w:left w:val="none" w:sz="0" w:space="0" w:color="auto"/>
        <w:bottom w:val="none" w:sz="0" w:space="0" w:color="auto"/>
        <w:right w:val="none" w:sz="0" w:space="0" w:color="auto"/>
      </w:divBdr>
    </w:div>
    <w:div w:id="620186701">
      <w:bodyDiv w:val="1"/>
      <w:marLeft w:val="0"/>
      <w:marRight w:val="0"/>
      <w:marTop w:val="0"/>
      <w:marBottom w:val="0"/>
      <w:divBdr>
        <w:top w:val="none" w:sz="0" w:space="0" w:color="auto"/>
        <w:left w:val="none" w:sz="0" w:space="0" w:color="auto"/>
        <w:bottom w:val="none" w:sz="0" w:space="0" w:color="auto"/>
        <w:right w:val="none" w:sz="0" w:space="0" w:color="auto"/>
      </w:divBdr>
    </w:div>
    <w:div w:id="620696848">
      <w:bodyDiv w:val="1"/>
      <w:marLeft w:val="0"/>
      <w:marRight w:val="0"/>
      <w:marTop w:val="0"/>
      <w:marBottom w:val="0"/>
      <w:divBdr>
        <w:top w:val="none" w:sz="0" w:space="0" w:color="auto"/>
        <w:left w:val="none" w:sz="0" w:space="0" w:color="auto"/>
        <w:bottom w:val="none" w:sz="0" w:space="0" w:color="auto"/>
        <w:right w:val="none" w:sz="0" w:space="0" w:color="auto"/>
      </w:divBdr>
    </w:div>
    <w:div w:id="623118087">
      <w:bodyDiv w:val="1"/>
      <w:marLeft w:val="0"/>
      <w:marRight w:val="0"/>
      <w:marTop w:val="0"/>
      <w:marBottom w:val="0"/>
      <w:divBdr>
        <w:top w:val="none" w:sz="0" w:space="0" w:color="auto"/>
        <w:left w:val="none" w:sz="0" w:space="0" w:color="auto"/>
        <w:bottom w:val="none" w:sz="0" w:space="0" w:color="auto"/>
        <w:right w:val="none" w:sz="0" w:space="0" w:color="auto"/>
      </w:divBdr>
    </w:div>
    <w:div w:id="623122433">
      <w:bodyDiv w:val="1"/>
      <w:marLeft w:val="0"/>
      <w:marRight w:val="0"/>
      <w:marTop w:val="0"/>
      <w:marBottom w:val="0"/>
      <w:divBdr>
        <w:top w:val="none" w:sz="0" w:space="0" w:color="auto"/>
        <w:left w:val="none" w:sz="0" w:space="0" w:color="auto"/>
        <w:bottom w:val="none" w:sz="0" w:space="0" w:color="auto"/>
        <w:right w:val="none" w:sz="0" w:space="0" w:color="auto"/>
      </w:divBdr>
    </w:div>
    <w:div w:id="623391523">
      <w:bodyDiv w:val="1"/>
      <w:marLeft w:val="0"/>
      <w:marRight w:val="0"/>
      <w:marTop w:val="0"/>
      <w:marBottom w:val="0"/>
      <w:divBdr>
        <w:top w:val="none" w:sz="0" w:space="0" w:color="auto"/>
        <w:left w:val="none" w:sz="0" w:space="0" w:color="auto"/>
        <w:bottom w:val="none" w:sz="0" w:space="0" w:color="auto"/>
        <w:right w:val="none" w:sz="0" w:space="0" w:color="auto"/>
      </w:divBdr>
    </w:div>
    <w:div w:id="623730481">
      <w:bodyDiv w:val="1"/>
      <w:marLeft w:val="0"/>
      <w:marRight w:val="0"/>
      <w:marTop w:val="0"/>
      <w:marBottom w:val="0"/>
      <w:divBdr>
        <w:top w:val="none" w:sz="0" w:space="0" w:color="auto"/>
        <w:left w:val="none" w:sz="0" w:space="0" w:color="auto"/>
        <w:bottom w:val="none" w:sz="0" w:space="0" w:color="auto"/>
        <w:right w:val="none" w:sz="0" w:space="0" w:color="auto"/>
      </w:divBdr>
    </w:div>
    <w:div w:id="624041891">
      <w:bodyDiv w:val="1"/>
      <w:marLeft w:val="0"/>
      <w:marRight w:val="0"/>
      <w:marTop w:val="0"/>
      <w:marBottom w:val="0"/>
      <w:divBdr>
        <w:top w:val="none" w:sz="0" w:space="0" w:color="auto"/>
        <w:left w:val="none" w:sz="0" w:space="0" w:color="auto"/>
        <w:bottom w:val="none" w:sz="0" w:space="0" w:color="auto"/>
        <w:right w:val="none" w:sz="0" w:space="0" w:color="auto"/>
      </w:divBdr>
    </w:div>
    <w:div w:id="624047323">
      <w:bodyDiv w:val="1"/>
      <w:marLeft w:val="0"/>
      <w:marRight w:val="0"/>
      <w:marTop w:val="0"/>
      <w:marBottom w:val="0"/>
      <w:divBdr>
        <w:top w:val="none" w:sz="0" w:space="0" w:color="auto"/>
        <w:left w:val="none" w:sz="0" w:space="0" w:color="auto"/>
        <w:bottom w:val="none" w:sz="0" w:space="0" w:color="auto"/>
        <w:right w:val="none" w:sz="0" w:space="0" w:color="auto"/>
      </w:divBdr>
    </w:div>
    <w:div w:id="624654123">
      <w:bodyDiv w:val="1"/>
      <w:marLeft w:val="0"/>
      <w:marRight w:val="0"/>
      <w:marTop w:val="0"/>
      <w:marBottom w:val="0"/>
      <w:divBdr>
        <w:top w:val="none" w:sz="0" w:space="0" w:color="auto"/>
        <w:left w:val="none" w:sz="0" w:space="0" w:color="auto"/>
        <w:bottom w:val="none" w:sz="0" w:space="0" w:color="auto"/>
        <w:right w:val="none" w:sz="0" w:space="0" w:color="auto"/>
      </w:divBdr>
    </w:div>
    <w:div w:id="624698971">
      <w:bodyDiv w:val="1"/>
      <w:marLeft w:val="0"/>
      <w:marRight w:val="0"/>
      <w:marTop w:val="0"/>
      <w:marBottom w:val="0"/>
      <w:divBdr>
        <w:top w:val="none" w:sz="0" w:space="0" w:color="auto"/>
        <w:left w:val="none" w:sz="0" w:space="0" w:color="auto"/>
        <w:bottom w:val="none" w:sz="0" w:space="0" w:color="auto"/>
        <w:right w:val="none" w:sz="0" w:space="0" w:color="auto"/>
      </w:divBdr>
    </w:div>
    <w:div w:id="624771605">
      <w:bodyDiv w:val="1"/>
      <w:marLeft w:val="0"/>
      <w:marRight w:val="0"/>
      <w:marTop w:val="0"/>
      <w:marBottom w:val="0"/>
      <w:divBdr>
        <w:top w:val="none" w:sz="0" w:space="0" w:color="auto"/>
        <w:left w:val="none" w:sz="0" w:space="0" w:color="auto"/>
        <w:bottom w:val="none" w:sz="0" w:space="0" w:color="auto"/>
        <w:right w:val="none" w:sz="0" w:space="0" w:color="auto"/>
      </w:divBdr>
    </w:div>
    <w:div w:id="624852307">
      <w:bodyDiv w:val="1"/>
      <w:marLeft w:val="0"/>
      <w:marRight w:val="0"/>
      <w:marTop w:val="0"/>
      <w:marBottom w:val="0"/>
      <w:divBdr>
        <w:top w:val="none" w:sz="0" w:space="0" w:color="auto"/>
        <w:left w:val="none" w:sz="0" w:space="0" w:color="auto"/>
        <w:bottom w:val="none" w:sz="0" w:space="0" w:color="auto"/>
        <w:right w:val="none" w:sz="0" w:space="0" w:color="auto"/>
      </w:divBdr>
    </w:div>
    <w:div w:id="625047845">
      <w:bodyDiv w:val="1"/>
      <w:marLeft w:val="0"/>
      <w:marRight w:val="0"/>
      <w:marTop w:val="0"/>
      <w:marBottom w:val="0"/>
      <w:divBdr>
        <w:top w:val="none" w:sz="0" w:space="0" w:color="auto"/>
        <w:left w:val="none" w:sz="0" w:space="0" w:color="auto"/>
        <w:bottom w:val="none" w:sz="0" w:space="0" w:color="auto"/>
        <w:right w:val="none" w:sz="0" w:space="0" w:color="auto"/>
      </w:divBdr>
    </w:div>
    <w:div w:id="626160756">
      <w:bodyDiv w:val="1"/>
      <w:marLeft w:val="0"/>
      <w:marRight w:val="0"/>
      <w:marTop w:val="0"/>
      <w:marBottom w:val="0"/>
      <w:divBdr>
        <w:top w:val="none" w:sz="0" w:space="0" w:color="auto"/>
        <w:left w:val="none" w:sz="0" w:space="0" w:color="auto"/>
        <w:bottom w:val="none" w:sz="0" w:space="0" w:color="auto"/>
        <w:right w:val="none" w:sz="0" w:space="0" w:color="auto"/>
      </w:divBdr>
    </w:div>
    <w:div w:id="627246818">
      <w:bodyDiv w:val="1"/>
      <w:marLeft w:val="0"/>
      <w:marRight w:val="0"/>
      <w:marTop w:val="0"/>
      <w:marBottom w:val="0"/>
      <w:divBdr>
        <w:top w:val="none" w:sz="0" w:space="0" w:color="auto"/>
        <w:left w:val="none" w:sz="0" w:space="0" w:color="auto"/>
        <w:bottom w:val="none" w:sz="0" w:space="0" w:color="auto"/>
        <w:right w:val="none" w:sz="0" w:space="0" w:color="auto"/>
      </w:divBdr>
    </w:div>
    <w:div w:id="627392443">
      <w:bodyDiv w:val="1"/>
      <w:marLeft w:val="0"/>
      <w:marRight w:val="0"/>
      <w:marTop w:val="0"/>
      <w:marBottom w:val="0"/>
      <w:divBdr>
        <w:top w:val="none" w:sz="0" w:space="0" w:color="auto"/>
        <w:left w:val="none" w:sz="0" w:space="0" w:color="auto"/>
        <w:bottom w:val="none" w:sz="0" w:space="0" w:color="auto"/>
        <w:right w:val="none" w:sz="0" w:space="0" w:color="auto"/>
      </w:divBdr>
    </w:div>
    <w:div w:id="627666563">
      <w:bodyDiv w:val="1"/>
      <w:marLeft w:val="0"/>
      <w:marRight w:val="0"/>
      <w:marTop w:val="0"/>
      <w:marBottom w:val="0"/>
      <w:divBdr>
        <w:top w:val="none" w:sz="0" w:space="0" w:color="auto"/>
        <w:left w:val="none" w:sz="0" w:space="0" w:color="auto"/>
        <w:bottom w:val="none" w:sz="0" w:space="0" w:color="auto"/>
        <w:right w:val="none" w:sz="0" w:space="0" w:color="auto"/>
      </w:divBdr>
    </w:div>
    <w:div w:id="629020595">
      <w:bodyDiv w:val="1"/>
      <w:marLeft w:val="0"/>
      <w:marRight w:val="0"/>
      <w:marTop w:val="0"/>
      <w:marBottom w:val="0"/>
      <w:divBdr>
        <w:top w:val="none" w:sz="0" w:space="0" w:color="auto"/>
        <w:left w:val="none" w:sz="0" w:space="0" w:color="auto"/>
        <w:bottom w:val="none" w:sz="0" w:space="0" w:color="auto"/>
        <w:right w:val="none" w:sz="0" w:space="0" w:color="auto"/>
      </w:divBdr>
    </w:div>
    <w:div w:id="629554951">
      <w:bodyDiv w:val="1"/>
      <w:marLeft w:val="0"/>
      <w:marRight w:val="0"/>
      <w:marTop w:val="0"/>
      <w:marBottom w:val="0"/>
      <w:divBdr>
        <w:top w:val="none" w:sz="0" w:space="0" w:color="auto"/>
        <w:left w:val="none" w:sz="0" w:space="0" w:color="auto"/>
        <w:bottom w:val="none" w:sz="0" w:space="0" w:color="auto"/>
        <w:right w:val="none" w:sz="0" w:space="0" w:color="auto"/>
      </w:divBdr>
    </w:div>
    <w:div w:id="629675077">
      <w:bodyDiv w:val="1"/>
      <w:marLeft w:val="0"/>
      <w:marRight w:val="0"/>
      <w:marTop w:val="0"/>
      <w:marBottom w:val="0"/>
      <w:divBdr>
        <w:top w:val="none" w:sz="0" w:space="0" w:color="auto"/>
        <w:left w:val="none" w:sz="0" w:space="0" w:color="auto"/>
        <w:bottom w:val="none" w:sz="0" w:space="0" w:color="auto"/>
        <w:right w:val="none" w:sz="0" w:space="0" w:color="auto"/>
      </w:divBdr>
    </w:div>
    <w:div w:id="629895314">
      <w:bodyDiv w:val="1"/>
      <w:marLeft w:val="0"/>
      <w:marRight w:val="0"/>
      <w:marTop w:val="0"/>
      <w:marBottom w:val="0"/>
      <w:divBdr>
        <w:top w:val="none" w:sz="0" w:space="0" w:color="auto"/>
        <w:left w:val="none" w:sz="0" w:space="0" w:color="auto"/>
        <w:bottom w:val="none" w:sz="0" w:space="0" w:color="auto"/>
        <w:right w:val="none" w:sz="0" w:space="0" w:color="auto"/>
      </w:divBdr>
    </w:div>
    <w:div w:id="630136783">
      <w:bodyDiv w:val="1"/>
      <w:marLeft w:val="0"/>
      <w:marRight w:val="0"/>
      <w:marTop w:val="0"/>
      <w:marBottom w:val="0"/>
      <w:divBdr>
        <w:top w:val="none" w:sz="0" w:space="0" w:color="auto"/>
        <w:left w:val="none" w:sz="0" w:space="0" w:color="auto"/>
        <w:bottom w:val="none" w:sz="0" w:space="0" w:color="auto"/>
        <w:right w:val="none" w:sz="0" w:space="0" w:color="auto"/>
      </w:divBdr>
    </w:div>
    <w:div w:id="630211483">
      <w:bodyDiv w:val="1"/>
      <w:marLeft w:val="0"/>
      <w:marRight w:val="0"/>
      <w:marTop w:val="0"/>
      <w:marBottom w:val="0"/>
      <w:divBdr>
        <w:top w:val="none" w:sz="0" w:space="0" w:color="auto"/>
        <w:left w:val="none" w:sz="0" w:space="0" w:color="auto"/>
        <w:bottom w:val="none" w:sz="0" w:space="0" w:color="auto"/>
        <w:right w:val="none" w:sz="0" w:space="0" w:color="auto"/>
      </w:divBdr>
    </w:div>
    <w:div w:id="630357892">
      <w:bodyDiv w:val="1"/>
      <w:marLeft w:val="0"/>
      <w:marRight w:val="0"/>
      <w:marTop w:val="0"/>
      <w:marBottom w:val="0"/>
      <w:divBdr>
        <w:top w:val="none" w:sz="0" w:space="0" w:color="auto"/>
        <w:left w:val="none" w:sz="0" w:space="0" w:color="auto"/>
        <w:bottom w:val="none" w:sz="0" w:space="0" w:color="auto"/>
        <w:right w:val="none" w:sz="0" w:space="0" w:color="auto"/>
      </w:divBdr>
    </w:div>
    <w:div w:id="630671937">
      <w:bodyDiv w:val="1"/>
      <w:marLeft w:val="0"/>
      <w:marRight w:val="0"/>
      <w:marTop w:val="0"/>
      <w:marBottom w:val="0"/>
      <w:divBdr>
        <w:top w:val="none" w:sz="0" w:space="0" w:color="auto"/>
        <w:left w:val="none" w:sz="0" w:space="0" w:color="auto"/>
        <w:bottom w:val="none" w:sz="0" w:space="0" w:color="auto"/>
        <w:right w:val="none" w:sz="0" w:space="0" w:color="auto"/>
      </w:divBdr>
    </w:div>
    <w:div w:id="633565294">
      <w:bodyDiv w:val="1"/>
      <w:marLeft w:val="0"/>
      <w:marRight w:val="0"/>
      <w:marTop w:val="0"/>
      <w:marBottom w:val="0"/>
      <w:divBdr>
        <w:top w:val="none" w:sz="0" w:space="0" w:color="auto"/>
        <w:left w:val="none" w:sz="0" w:space="0" w:color="auto"/>
        <w:bottom w:val="none" w:sz="0" w:space="0" w:color="auto"/>
        <w:right w:val="none" w:sz="0" w:space="0" w:color="auto"/>
      </w:divBdr>
    </w:div>
    <w:div w:id="633758755">
      <w:bodyDiv w:val="1"/>
      <w:marLeft w:val="0"/>
      <w:marRight w:val="0"/>
      <w:marTop w:val="0"/>
      <w:marBottom w:val="0"/>
      <w:divBdr>
        <w:top w:val="none" w:sz="0" w:space="0" w:color="auto"/>
        <w:left w:val="none" w:sz="0" w:space="0" w:color="auto"/>
        <w:bottom w:val="none" w:sz="0" w:space="0" w:color="auto"/>
        <w:right w:val="none" w:sz="0" w:space="0" w:color="auto"/>
      </w:divBdr>
    </w:div>
    <w:div w:id="633874127">
      <w:bodyDiv w:val="1"/>
      <w:marLeft w:val="0"/>
      <w:marRight w:val="0"/>
      <w:marTop w:val="0"/>
      <w:marBottom w:val="0"/>
      <w:divBdr>
        <w:top w:val="none" w:sz="0" w:space="0" w:color="auto"/>
        <w:left w:val="none" w:sz="0" w:space="0" w:color="auto"/>
        <w:bottom w:val="none" w:sz="0" w:space="0" w:color="auto"/>
        <w:right w:val="none" w:sz="0" w:space="0" w:color="auto"/>
      </w:divBdr>
    </w:div>
    <w:div w:id="634944640">
      <w:bodyDiv w:val="1"/>
      <w:marLeft w:val="0"/>
      <w:marRight w:val="0"/>
      <w:marTop w:val="0"/>
      <w:marBottom w:val="0"/>
      <w:divBdr>
        <w:top w:val="none" w:sz="0" w:space="0" w:color="auto"/>
        <w:left w:val="none" w:sz="0" w:space="0" w:color="auto"/>
        <w:bottom w:val="none" w:sz="0" w:space="0" w:color="auto"/>
        <w:right w:val="none" w:sz="0" w:space="0" w:color="auto"/>
      </w:divBdr>
    </w:div>
    <w:div w:id="635838483">
      <w:bodyDiv w:val="1"/>
      <w:marLeft w:val="0"/>
      <w:marRight w:val="0"/>
      <w:marTop w:val="0"/>
      <w:marBottom w:val="0"/>
      <w:divBdr>
        <w:top w:val="none" w:sz="0" w:space="0" w:color="auto"/>
        <w:left w:val="none" w:sz="0" w:space="0" w:color="auto"/>
        <w:bottom w:val="none" w:sz="0" w:space="0" w:color="auto"/>
        <w:right w:val="none" w:sz="0" w:space="0" w:color="auto"/>
      </w:divBdr>
    </w:div>
    <w:div w:id="636376242">
      <w:bodyDiv w:val="1"/>
      <w:marLeft w:val="0"/>
      <w:marRight w:val="0"/>
      <w:marTop w:val="0"/>
      <w:marBottom w:val="0"/>
      <w:divBdr>
        <w:top w:val="none" w:sz="0" w:space="0" w:color="auto"/>
        <w:left w:val="none" w:sz="0" w:space="0" w:color="auto"/>
        <w:bottom w:val="none" w:sz="0" w:space="0" w:color="auto"/>
        <w:right w:val="none" w:sz="0" w:space="0" w:color="auto"/>
      </w:divBdr>
    </w:div>
    <w:div w:id="637303953">
      <w:bodyDiv w:val="1"/>
      <w:marLeft w:val="0"/>
      <w:marRight w:val="0"/>
      <w:marTop w:val="0"/>
      <w:marBottom w:val="0"/>
      <w:divBdr>
        <w:top w:val="none" w:sz="0" w:space="0" w:color="auto"/>
        <w:left w:val="none" w:sz="0" w:space="0" w:color="auto"/>
        <w:bottom w:val="none" w:sz="0" w:space="0" w:color="auto"/>
        <w:right w:val="none" w:sz="0" w:space="0" w:color="auto"/>
      </w:divBdr>
    </w:div>
    <w:div w:id="637490688">
      <w:bodyDiv w:val="1"/>
      <w:marLeft w:val="0"/>
      <w:marRight w:val="0"/>
      <w:marTop w:val="0"/>
      <w:marBottom w:val="0"/>
      <w:divBdr>
        <w:top w:val="none" w:sz="0" w:space="0" w:color="auto"/>
        <w:left w:val="none" w:sz="0" w:space="0" w:color="auto"/>
        <w:bottom w:val="none" w:sz="0" w:space="0" w:color="auto"/>
        <w:right w:val="none" w:sz="0" w:space="0" w:color="auto"/>
      </w:divBdr>
    </w:div>
    <w:div w:id="637608342">
      <w:bodyDiv w:val="1"/>
      <w:marLeft w:val="0"/>
      <w:marRight w:val="0"/>
      <w:marTop w:val="0"/>
      <w:marBottom w:val="0"/>
      <w:divBdr>
        <w:top w:val="none" w:sz="0" w:space="0" w:color="auto"/>
        <w:left w:val="none" w:sz="0" w:space="0" w:color="auto"/>
        <w:bottom w:val="none" w:sz="0" w:space="0" w:color="auto"/>
        <w:right w:val="none" w:sz="0" w:space="0" w:color="auto"/>
      </w:divBdr>
    </w:div>
    <w:div w:id="637883550">
      <w:bodyDiv w:val="1"/>
      <w:marLeft w:val="0"/>
      <w:marRight w:val="0"/>
      <w:marTop w:val="0"/>
      <w:marBottom w:val="0"/>
      <w:divBdr>
        <w:top w:val="none" w:sz="0" w:space="0" w:color="auto"/>
        <w:left w:val="none" w:sz="0" w:space="0" w:color="auto"/>
        <w:bottom w:val="none" w:sz="0" w:space="0" w:color="auto"/>
        <w:right w:val="none" w:sz="0" w:space="0" w:color="auto"/>
      </w:divBdr>
    </w:div>
    <w:div w:id="638151927">
      <w:bodyDiv w:val="1"/>
      <w:marLeft w:val="0"/>
      <w:marRight w:val="0"/>
      <w:marTop w:val="0"/>
      <w:marBottom w:val="0"/>
      <w:divBdr>
        <w:top w:val="none" w:sz="0" w:space="0" w:color="auto"/>
        <w:left w:val="none" w:sz="0" w:space="0" w:color="auto"/>
        <w:bottom w:val="none" w:sz="0" w:space="0" w:color="auto"/>
        <w:right w:val="none" w:sz="0" w:space="0" w:color="auto"/>
      </w:divBdr>
    </w:div>
    <w:div w:id="638344334">
      <w:bodyDiv w:val="1"/>
      <w:marLeft w:val="0"/>
      <w:marRight w:val="0"/>
      <w:marTop w:val="0"/>
      <w:marBottom w:val="0"/>
      <w:divBdr>
        <w:top w:val="none" w:sz="0" w:space="0" w:color="auto"/>
        <w:left w:val="none" w:sz="0" w:space="0" w:color="auto"/>
        <w:bottom w:val="none" w:sz="0" w:space="0" w:color="auto"/>
        <w:right w:val="none" w:sz="0" w:space="0" w:color="auto"/>
      </w:divBdr>
    </w:div>
    <w:div w:id="638606883">
      <w:bodyDiv w:val="1"/>
      <w:marLeft w:val="0"/>
      <w:marRight w:val="0"/>
      <w:marTop w:val="0"/>
      <w:marBottom w:val="0"/>
      <w:divBdr>
        <w:top w:val="none" w:sz="0" w:space="0" w:color="auto"/>
        <w:left w:val="none" w:sz="0" w:space="0" w:color="auto"/>
        <w:bottom w:val="none" w:sz="0" w:space="0" w:color="auto"/>
        <w:right w:val="none" w:sz="0" w:space="0" w:color="auto"/>
      </w:divBdr>
    </w:div>
    <w:div w:id="639269073">
      <w:bodyDiv w:val="1"/>
      <w:marLeft w:val="0"/>
      <w:marRight w:val="0"/>
      <w:marTop w:val="0"/>
      <w:marBottom w:val="0"/>
      <w:divBdr>
        <w:top w:val="none" w:sz="0" w:space="0" w:color="auto"/>
        <w:left w:val="none" w:sz="0" w:space="0" w:color="auto"/>
        <w:bottom w:val="none" w:sz="0" w:space="0" w:color="auto"/>
        <w:right w:val="none" w:sz="0" w:space="0" w:color="auto"/>
      </w:divBdr>
    </w:div>
    <w:div w:id="640499785">
      <w:bodyDiv w:val="1"/>
      <w:marLeft w:val="0"/>
      <w:marRight w:val="0"/>
      <w:marTop w:val="0"/>
      <w:marBottom w:val="0"/>
      <w:divBdr>
        <w:top w:val="none" w:sz="0" w:space="0" w:color="auto"/>
        <w:left w:val="none" w:sz="0" w:space="0" w:color="auto"/>
        <w:bottom w:val="none" w:sz="0" w:space="0" w:color="auto"/>
        <w:right w:val="none" w:sz="0" w:space="0" w:color="auto"/>
      </w:divBdr>
    </w:div>
    <w:div w:id="641427353">
      <w:bodyDiv w:val="1"/>
      <w:marLeft w:val="0"/>
      <w:marRight w:val="0"/>
      <w:marTop w:val="0"/>
      <w:marBottom w:val="0"/>
      <w:divBdr>
        <w:top w:val="none" w:sz="0" w:space="0" w:color="auto"/>
        <w:left w:val="none" w:sz="0" w:space="0" w:color="auto"/>
        <w:bottom w:val="none" w:sz="0" w:space="0" w:color="auto"/>
        <w:right w:val="none" w:sz="0" w:space="0" w:color="auto"/>
      </w:divBdr>
    </w:div>
    <w:div w:id="641467412">
      <w:bodyDiv w:val="1"/>
      <w:marLeft w:val="0"/>
      <w:marRight w:val="0"/>
      <w:marTop w:val="0"/>
      <w:marBottom w:val="0"/>
      <w:divBdr>
        <w:top w:val="none" w:sz="0" w:space="0" w:color="auto"/>
        <w:left w:val="none" w:sz="0" w:space="0" w:color="auto"/>
        <w:bottom w:val="none" w:sz="0" w:space="0" w:color="auto"/>
        <w:right w:val="none" w:sz="0" w:space="0" w:color="auto"/>
      </w:divBdr>
    </w:div>
    <w:div w:id="642470379">
      <w:bodyDiv w:val="1"/>
      <w:marLeft w:val="0"/>
      <w:marRight w:val="0"/>
      <w:marTop w:val="0"/>
      <w:marBottom w:val="0"/>
      <w:divBdr>
        <w:top w:val="none" w:sz="0" w:space="0" w:color="auto"/>
        <w:left w:val="none" w:sz="0" w:space="0" w:color="auto"/>
        <w:bottom w:val="none" w:sz="0" w:space="0" w:color="auto"/>
        <w:right w:val="none" w:sz="0" w:space="0" w:color="auto"/>
      </w:divBdr>
    </w:div>
    <w:div w:id="642852184">
      <w:bodyDiv w:val="1"/>
      <w:marLeft w:val="0"/>
      <w:marRight w:val="0"/>
      <w:marTop w:val="0"/>
      <w:marBottom w:val="0"/>
      <w:divBdr>
        <w:top w:val="none" w:sz="0" w:space="0" w:color="auto"/>
        <w:left w:val="none" w:sz="0" w:space="0" w:color="auto"/>
        <w:bottom w:val="none" w:sz="0" w:space="0" w:color="auto"/>
        <w:right w:val="none" w:sz="0" w:space="0" w:color="auto"/>
      </w:divBdr>
    </w:div>
    <w:div w:id="643197481">
      <w:bodyDiv w:val="1"/>
      <w:marLeft w:val="0"/>
      <w:marRight w:val="0"/>
      <w:marTop w:val="0"/>
      <w:marBottom w:val="0"/>
      <w:divBdr>
        <w:top w:val="none" w:sz="0" w:space="0" w:color="auto"/>
        <w:left w:val="none" w:sz="0" w:space="0" w:color="auto"/>
        <w:bottom w:val="none" w:sz="0" w:space="0" w:color="auto"/>
        <w:right w:val="none" w:sz="0" w:space="0" w:color="auto"/>
      </w:divBdr>
    </w:div>
    <w:div w:id="643661256">
      <w:bodyDiv w:val="1"/>
      <w:marLeft w:val="0"/>
      <w:marRight w:val="0"/>
      <w:marTop w:val="0"/>
      <w:marBottom w:val="0"/>
      <w:divBdr>
        <w:top w:val="none" w:sz="0" w:space="0" w:color="auto"/>
        <w:left w:val="none" w:sz="0" w:space="0" w:color="auto"/>
        <w:bottom w:val="none" w:sz="0" w:space="0" w:color="auto"/>
        <w:right w:val="none" w:sz="0" w:space="0" w:color="auto"/>
      </w:divBdr>
    </w:div>
    <w:div w:id="643776672">
      <w:bodyDiv w:val="1"/>
      <w:marLeft w:val="0"/>
      <w:marRight w:val="0"/>
      <w:marTop w:val="0"/>
      <w:marBottom w:val="0"/>
      <w:divBdr>
        <w:top w:val="none" w:sz="0" w:space="0" w:color="auto"/>
        <w:left w:val="none" w:sz="0" w:space="0" w:color="auto"/>
        <w:bottom w:val="none" w:sz="0" w:space="0" w:color="auto"/>
        <w:right w:val="none" w:sz="0" w:space="0" w:color="auto"/>
      </w:divBdr>
    </w:div>
    <w:div w:id="645167156">
      <w:bodyDiv w:val="1"/>
      <w:marLeft w:val="0"/>
      <w:marRight w:val="0"/>
      <w:marTop w:val="0"/>
      <w:marBottom w:val="0"/>
      <w:divBdr>
        <w:top w:val="none" w:sz="0" w:space="0" w:color="auto"/>
        <w:left w:val="none" w:sz="0" w:space="0" w:color="auto"/>
        <w:bottom w:val="none" w:sz="0" w:space="0" w:color="auto"/>
        <w:right w:val="none" w:sz="0" w:space="0" w:color="auto"/>
      </w:divBdr>
    </w:div>
    <w:div w:id="645279011">
      <w:bodyDiv w:val="1"/>
      <w:marLeft w:val="0"/>
      <w:marRight w:val="0"/>
      <w:marTop w:val="0"/>
      <w:marBottom w:val="0"/>
      <w:divBdr>
        <w:top w:val="none" w:sz="0" w:space="0" w:color="auto"/>
        <w:left w:val="none" w:sz="0" w:space="0" w:color="auto"/>
        <w:bottom w:val="none" w:sz="0" w:space="0" w:color="auto"/>
        <w:right w:val="none" w:sz="0" w:space="0" w:color="auto"/>
      </w:divBdr>
    </w:div>
    <w:div w:id="645933021">
      <w:bodyDiv w:val="1"/>
      <w:marLeft w:val="0"/>
      <w:marRight w:val="0"/>
      <w:marTop w:val="0"/>
      <w:marBottom w:val="0"/>
      <w:divBdr>
        <w:top w:val="none" w:sz="0" w:space="0" w:color="auto"/>
        <w:left w:val="none" w:sz="0" w:space="0" w:color="auto"/>
        <w:bottom w:val="none" w:sz="0" w:space="0" w:color="auto"/>
        <w:right w:val="none" w:sz="0" w:space="0" w:color="auto"/>
      </w:divBdr>
    </w:div>
    <w:div w:id="645940835">
      <w:bodyDiv w:val="1"/>
      <w:marLeft w:val="0"/>
      <w:marRight w:val="0"/>
      <w:marTop w:val="0"/>
      <w:marBottom w:val="0"/>
      <w:divBdr>
        <w:top w:val="none" w:sz="0" w:space="0" w:color="auto"/>
        <w:left w:val="none" w:sz="0" w:space="0" w:color="auto"/>
        <w:bottom w:val="none" w:sz="0" w:space="0" w:color="auto"/>
        <w:right w:val="none" w:sz="0" w:space="0" w:color="auto"/>
      </w:divBdr>
    </w:div>
    <w:div w:id="646009125">
      <w:bodyDiv w:val="1"/>
      <w:marLeft w:val="0"/>
      <w:marRight w:val="0"/>
      <w:marTop w:val="0"/>
      <w:marBottom w:val="0"/>
      <w:divBdr>
        <w:top w:val="none" w:sz="0" w:space="0" w:color="auto"/>
        <w:left w:val="none" w:sz="0" w:space="0" w:color="auto"/>
        <w:bottom w:val="none" w:sz="0" w:space="0" w:color="auto"/>
        <w:right w:val="none" w:sz="0" w:space="0" w:color="auto"/>
      </w:divBdr>
    </w:div>
    <w:div w:id="646056012">
      <w:bodyDiv w:val="1"/>
      <w:marLeft w:val="0"/>
      <w:marRight w:val="0"/>
      <w:marTop w:val="0"/>
      <w:marBottom w:val="0"/>
      <w:divBdr>
        <w:top w:val="none" w:sz="0" w:space="0" w:color="auto"/>
        <w:left w:val="none" w:sz="0" w:space="0" w:color="auto"/>
        <w:bottom w:val="none" w:sz="0" w:space="0" w:color="auto"/>
        <w:right w:val="none" w:sz="0" w:space="0" w:color="auto"/>
      </w:divBdr>
    </w:div>
    <w:div w:id="647899986">
      <w:bodyDiv w:val="1"/>
      <w:marLeft w:val="0"/>
      <w:marRight w:val="0"/>
      <w:marTop w:val="0"/>
      <w:marBottom w:val="0"/>
      <w:divBdr>
        <w:top w:val="none" w:sz="0" w:space="0" w:color="auto"/>
        <w:left w:val="none" w:sz="0" w:space="0" w:color="auto"/>
        <w:bottom w:val="none" w:sz="0" w:space="0" w:color="auto"/>
        <w:right w:val="none" w:sz="0" w:space="0" w:color="auto"/>
      </w:divBdr>
    </w:div>
    <w:div w:id="648051800">
      <w:bodyDiv w:val="1"/>
      <w:marLeft w:val="0"/>
      <w:marRight w:val="0"/>
      <w:marTop w:val="0"/>
      <w:marBottom w:val="0"/>
      <w:divBdr>
        <w:top w:val="none" w:sz="0" w:space="0" w:color="auto"/>
        <w:left w:val="none" w:sz="0" w:space="0" w:color="auto"/>
        <w:bottom w:val="none" w:sz="0" w:space="0" w:color="auto"/>
        <w:right w:val="none" w:sz="0" w:space="0" w:color="auto"/>
      </w:divBdr>
    </w:div>
    <w:div w:id="648558932">
      <w:bodyDiv w:val="1"/>
      <w:marLeft w:val="0"/>
      <w:marRight w:val="0"/>
      <w:marTop w:val="0"/>
      <w:marBottom w:val="0"/>
      <w:divBdr>
        <w:top w:val="none" w:sz="0" w:space="0" w:color="auto"/>
        <w:left w:val="none" w:sz="0" w:space="0" w:color="auto"/>
        <w:bottom w:val="none" w:sz="0" w:space="0" w:color="auto"/>
        <w:right w:val="none" w:sz="0" w:space="0" w:color="auto"/>
      </w:divBdr>
    </w:div>
    <w:div w:id="649402659">
      <w:bodyDiv w:val="1"/>
      <w:marLeft w:val="0"/>
      <w:marRight w:val="0"/>
      <w:marTop w:val="0"/>
      <w:marBottom w:val="0"/>
      <w:divBdr>
        <w:top w:val="none" w:sz="0" w:space="0" w:color="auto"/>
        <w:left w:val="none" w:sz="0" w:space="0" w:color="auto"/>
        <w:bottom w:val="none" w:sz="0" w:space="0" w:color="auto"/>
        <w:right w:val="none" w:sz="0" w:space="0" w:color="auto"/>
      </w:divBdr>
    </w:div>
    <w:div w:id="649754817">
      <w:bodyDiv w:val="1"/>
      <w:marLeft w:val="0"/>
      <w:marRight w:val="0"/>
      <w:marTop w:val="0"/>
      <w:marBottom w:val="0"/>
      <w:divBdr>
        <w:top w:val="none" w:sz="0" w:space="0" w:color="auto"/>
        <w:left w:val="none" w:sz="0" w:space="0" w:color="auto"/>
        <w:bottom w:val="none" w:sz="0" w:space="0" w:color="auto"/>
        <w:right w:val="none" w:sz="0" w:space="0" w:color="auto"/>
      </w:divBdr>
    </w:div>
    <w:div w:id="650133082">
      <w:bodyDiv w:val="1"/>
      <w:marLeft w:val="0"/>
      <w:marRight w:val="0"/>
      <w:marTop w:val="0"/>
      <w:marBottom w:val="0"/>
      <w:divBdr>
        <w:top w:val="none" w:sz="0" w:space="0" w:color="auto"/>
        <w:left w:val="none" w:sz="0" w:space="0" w:color="auto"/>
        <w:bottom w:val="none" w:sz="0" w:space="0" w:color="auto"/>
        <w:right w:val="none" w:sz="0" w:space="0" w:color="auto"/>
      </w:divBdr>
    </w:div>
    <w:div w:id="650445939">
      <w:bodyDiv w:val="1"/>
      <w:marLeft w:val="0"/>
      <w:marRight w:val="0"/>
      <w:marTop w:val="0"/>
      <w:marBottom w:val="0"/>
      <w:divBdr>
        <w:top w:val="none" w:sz="0" w:space="0" w:color="auto"/>
        <w:left w:val="none" w:sz="0" w:space="0" w:color="auto"/>
        <w:bottom w:val="none" w:sz="0" w:space="0" w:color="auto"/>
        <w:right w:val="none" w:sz="0" w:space="0" w:color="auto"/>
      </w:divBdr>
    </w:div>
    <w:div w:id="650477038">
      <w:bodyDiv w:val="1"/>
      <w:marLeft w:val="0"/>
      <w:marRight w:val="0"/>
      <w:marTop w:val="0"/>
      <w:marBottom w:val="0"/>
      <w:divBdr>
        <w:top w:val="none" w:sz="0" w:space="0" w:color="auto"/>
        <w:left w:val="none" w:sz="0" w:space="0" w:color="auto"/>
        <w:bottom w:val="none" w:sz="0" w:space="0" w:color="auto"/>
        <w:right w:val="none" w:sz="0" w:space="0" w:color="auto"/>
      </w:divBdr>
    </w:div>
    <w:div w:id="650669794">
      <w:bodyDiv w:val="1"/>
      <w:marLeft w:val="0"/>
      <w:marRight w:val="0"/>
      <w:marTop w:val="0"/>
      <w:marBottom w:val="0"/>
      <w:divBdr>
        <w:top w:val="none" w:sz="0" w:space="0" w:color="auto"/>
        <w:left w:val="none" w:sz="0" w:space="0" w:color="auto"/>
        <w:bottom w:val="none" w:sz="0" w:space="0" w:color="auto"/>
        <w:right w:val="none" w:sz="0" w:space="0" w:color="auto"/>
      </w:divBdr>
    </w:div>
    <w:div w:id="650792517">
      <w:bodyDiv w:val="1"/>
      <w:marLeft w:val="0"/>
      <w:marRight w:val="0"/>
      <w:marTop w:val="0"/>
      <w:marBottom w:val="0"/>
      <w:divBdr>
        <w:top w:val="none" w:sz="0" w:space="0" w:color="auto"/>
        <w:left w:val="none" w:sz="0" w:space="0" w:color="auto"/>
        <w:bottom w:val="none" w:sz="0" w:space="0" w:color="auto"/>
        <w:right w:val="none" w:sz="0" w:space="0" w:color="auto"/>
      </w:divBdr>
    </w:div>
    <w:div w:id="651104378">
      <w:bodyDiv w:val="1"/>
      <w:marLeft w:val="0"/>
      <w:marRight w:val="0"/>
      <w:marTop w:val="0"/>
      <w:marBottom w:val="0"/>
      <w:divBdr>
        <w:top w:val="none" w:sz="0" w:space="0" w:color="auto"/>
        <w:left w:val="none" w:sz="0" w:space="0" w:color="auto"/>
        <w:bottom w:val="none" w:sz="0" w:space="0" w:color="auto"/>
        <w:right w:val="none" w:sz="0" w:space="0" w:color="auto"/>
      </w:divBdr>
    </w:div>
    <w:div w:id="651328768">
      <w:bodyDiv w:val="1"/>
      <w:marLeft w:val="0"/>
      <w:marRight w:val="0"/>
      <w:marTop w:val="0"/>
      <w:marBottom w:val="0"/>
      <w:divBdr>
        <w:top w:val="none" w:sz="0" w:space="0" w:color="auto"/>
        <w:left w:val="none" w:sz="0" w:space="0" w:color="auto"/>
        <w:bottom w:val="none" w:sz="0" w:space="0" w:color="auto"/>
        <w:right w:val="none" w:sz="0" w:space="0" w:color="auto"/>
      </w:divBdr>
    </w:div>
    <w:div w:id="651563112">
      <w:bodyDiv w:val="1"/>
      <w:marLeft w:val="0"/>
      <w:marRight w:val="0"/>
      <w:marTop w:val="0"/>
      <w:marBottom w:val="0"/>
      <w:divBdr>
        <w:top w:val="none" w:sz="0" w:space="0" w:color="auto"/>
        <w:left w:val="none" w:sz="0" w:space="0" w:color="auto"/>
        <w:bottom w:val="none" w:sz="0" w:space="0" w:color="auto"/>
        <w:right w:val="none" w:sz="0" w:space="0" w:color="auto"/>
      </w:divBdr>
    </w:div>
    <w:div w:id="651636552">
      <w:bodyDiv w:val="1"/>
      <w:marLeft w:val="0"/>
      <w:marRight w:val="0"/>
      <w:marTop w:val="0"/>
      <w:marBottom w:val="0"/>
      <w:divBdr>
        <w:top w:val="none" w:sz="0" w:space="0" w:color="auto"/>
        <w:left w:val="none" w:sz="0" w:space="0" w:color="auto"/>
        <w:bottom w:val="none" w:sz="0" w:space="0" w:color="auto"/>
        <w:right w:val="none" w:sz="0" w:space="0" w:color="auto"/>
      </w:divBdr>
    </w:div>
    <w:div w:id="652149889">
      <w:bodyDiv w:val="1"/>
      <w:marLeft w:val="0"/>
      <w:marRight w:val="0"/>
      <w:marTop w:val="0"/>
      <w:marBottom w:val="0"/>
      <w:divBdr>
        <w:top w:val="none" w:sz="0" w:space="0" w:color="auto"/>
        <w:left w:val="none" w:sz="0" w:space="0" w:color="auto"/>
        <w:bottom w:val="none" w:sz="0" w:space="0" w:color="auto"/>
        <w:right w:val="none" w:sz="0" w:space="0" w:color="auto"/>
      </w:divBdr>
    </w:div>
    <w:div w:id="652298184">
      <w:bodyDiv w:val="1"/>
      <w:marLeft w:val="0"/>
      <w:marRight w:val="0"/>
      <w:marTop w:val="0"/>
      <w:marBottom w:val="0"/>
      <w:divBdr>
        <w:top w:val="none" w:sz="0" w:space="0" w:color="auto"/>
        <w:left w:val="none" w:sz="0" w:space="0" w:color="auto"/>
        <w:bottom w:val="none" w:sz="0" w:space="0" w:color="auto"/>
        <w:right w:val="none" w:sz="0" w:space="0" w:color="auto"/>
      </w:divBdr>
    </w:div>
    <w:div w:id="653140760">
      <w:bodyDiv w:val="1"/>
      <w:marLeft w:val="0"/>
      <w:marRight w:val="0"/>
      <w:marTop w:val="0"/>
      <w:marBottom w:val="0"/>
      <w:divBdr>
        <w:top w:val="none" w:sz="0" w:space="0" w:color="auto"/>
        <w:left w:val="none" w:sz="0" w:space="0" w:color="auto"/>
        <w:bottom w:val="none" w:sz="0" w:space="0" w:color="auto"/>
        <w:right w:val="none" w:sz="0" w:space="0" w:color="auto"/>
      </w:divBdr>
    </w:div>
    <w:div w:id="653804830">
      <w:bodyDiv w:val="1"/>
      <w:marLeft w:val="0"/>
      <w:marRight w:val="0"/>
      <w:marTop w:val="0"/>
      <w:marBottom w:val="0"/>
      <w:divBdr>
        <w:top w:val="none" w:sz="0" w:space="0" w:color="auto"/>
        <w:left w:val="none" w:sz="0" w:space="0" w:color="auto"/>
        <w:bottom w:val="none" w:sz="0" w:space="0" w:color="auto"/>
        <w:right w:val="none" w:sz="0" w:space="0" w:color="auto"/>
      </w:divBdr>
    </w:div>
    <w:div w:id="654532392">
      <w:bodyDiv w:val="1"/>
      <w:marLeft w:val="0"/>
      <w:marRight w:val="0"/>
      <w:marTop w:val="0"/>
      <w:marBottom w:val="0"/>
      <w:divBdr>
        <w:top w:val="none" w:sz="0" w:space="0" w:color="auto"/>
        <w:left w:val="none" w:sz="0" w:space="0" w:color="auto"/>
        <w:bottom w:val="none" w:sz="0" w:space="0" w:color="auto"/>
        <w:right w:val="none" w:sz="0" w:space="0" w:color="auto"/>
      </w:divBdr>
    </w:div>
    <w:div w:id="654913401">
      <w:bodyDiv w:val="1"/>
      <w:marLeft w:val="0"/>
      <w:marRight w:val="0"/>
      <w:marTop w:val="0"/>
      <w:marBottom w:val="0"/>
      <w:divBdr>
        <w:top w:val="none" w:sz="0" w:space="0" w:color="auto"/>
        <w:left w:val="none" w:sz="0" w:space="0" w:color="auto"/>
        <w:bottom w:val="none" w:sz="0" w:space="0" w:color="auto"/>
        <w:right w:val="none" w:sz="0" w:space="0" w:color="auto"/>
      </w:divBdr>
    </w:div>
    <w:div w:id="654996652">
      <w:bodyDiv w:val="1"/>
      <w:marLeft w:val="0"/>
      <w:marRight w:val="0"/>
      <w:marTop w:val="0"/>
      <w:marBottom w:val="0"/>
      <w:divBdr>
        <w:top w:val="none" w:sz="0" w:space="0" w:color="auto"/>
        <w:left w:val="none" w:sz="0" w:space="0" w:color="auto"/>
        <w:bottom w:val="none" w:sz="0" w:space="0" w:color="auto"/>
        <w:right w:val="none" w:sz="0" w:space="0" w:color="auto"/>
      </w:divBdr>
    </w:div>
    <w:div w:id="655301839">
      <w:bodyDiv w:val="1"/>
      <w:marLeft w:val="0"/>
      <w:marRight w:val="0"/>
      <w:marTop w:val="0"/>
      <w:marBottom w:val="0"/>
      <w:divBdr>
        <w:top w:val="none" w:sz="0" w:space="0" w:color="auto"/>
        <w:left w:val="none" w:sz="0" w:space="0" w:color="auto"/>
        <w:bottom w:val="none" w:sz="0" w:space="0" w:color="auto"/>
        <w:right w:val="none" w:sz="0" w:space="0" w:color="auto"/>
      </w:divBdr>
    </w:div>
    <w:div w:id="655650131">
      <w:bodyDiv w:val="1"/>
      <w:marLeft w:val="0"/>
      <w:marRight w:val="0"/>
      <w:marTop w:val="0"/>
      <w:marBottom w:val="0"/>
      <w:divBdr>
        <w:top w:val="none" w:sz="0" w:space="0" w:color="auto"/>
        <w:left w:val="none" w:sz="0" w:space="0" w:color="auto"/>
        <w:bottom w:val="none" w:sz="0" w:space="0" w:color="auto"/>
        <w:right w:val="none" w:sz="0" w:space="0" w:color="auto"/>
      </w:divBdr>
    </w:div>
    <w:div w:id="655769444">
      <w:bodyDiv w:val="1"/>
      <w:marLeft w:val="0"/>
      <w:marRight w:val="0"/>
      <w:marTop w:val="0"/>
      <w:marBottom w:val="0"/>
      <w:divBdr>
        <w:top w:val="none" w:sz="0" w:space="0" w:color="auto"/>
        <w:left w:val="none" w:sz="0" w:space="0" w:color="auto"/>
        <w:bottom w:val="none" w:sz="0" w:space="0" w:color="auto"/>
        <w:right w:val="none" w:sz="0" w:space="0" w:color="auto"/>
      </w:divBdr>
    </w:div>
    <w:div w:id="655961164">
      <w:bodyDiv w:val="1"/>
      <w:marLeft w:val="0"/>
      <w:marRight w:val="0"/>
      <w:marTop w:val="0"/>
      <w:marBottom w:val="0"/>
      <w:divBdr>
        <w:top w:val="none" w:sz="0" w:space="0" w:color="auto"/>
        <w:left w:val="none" w:sz="0" w:space="0" w:color="auto"/>
        <w:bottom w:val="none" w:sz="0" w:space="0" w:color="auto"/>
        <w:right w:val="none" w:sz="0" w:space="0" w:color="auto"/>
      </w:divBdr>
    </w:div>
    <w:div w:id="656105514">
      <w:bodyDiv w:val="1"/>
      <w:marLeft w:val="0"/>
      <w:marRight w:val="0"/>
      <w:marTop w:val="0"/>
      <w:marBottom w:val="0"/>
      <w:divBdr>
        <w:top w:val="none" w:sz="0" w:space="0" w:color="auto"/>
        <w:left w:val="none" w:sz="0" w:space="0" w:color="auto"/>
        <w:bottom w:val="none" w:sz="0" w:space="0" w:color="auto"/>
        <w:right w:val="none" w:sz="0" w:space="0" w:color="auto"/>
      </w:divBdr>
    </w:div>
    <w:div w:id="656150246">
      <w:bodyDiv w:val="1"/>
      <w:marLeft w:val="0"/>
      <w:marRight w:val="0"/>
      <w:marTop w:val="0"/>
      <w:marBottom w:val="0"/>
      <w:divBdr>
        <w:top w:val="none" w:sz="0" w:space="0" w:color="auto"/>
        <w:left w:val="none" w:sz="0" w:space="0" w:color="auto"/>
        <w:bottom w:val="none" w:sz="0" w:space="0" w:color="auto"/>
        <w:right w:val="none" w:sz="0" w:space="0" w:color="auto"/>
      </w:divBdr>
    </w:div>
    <w:div w:id="656690194">
      <w:bodyDiv w:val="1"/>
      <w:marLeft w:val="0"/>
      <w:marRight w:val="0"/>
      <w:marTop w:val="0"/>
      <w:marBottom w:val="0"/>
      <w:divBdr>
        <w:top w:val="none" w:sz="0" w:space="0" w:color="auto"/>
        <w:left w:val="none" w:sz="0" w:space="0" w:color="auto"/>
        <w:bottom w:val="none" w:sz="0" w:space="0" w:color="auto"/>
        <w:right w:val="none" w:sz="0" w:space="0" w:color="auto"/>
      </w:divBdr>
    </w:div>
    <w:div w:id="657079495">
      <w:bodyDiv w:val="1"/>
      <w:marLeft w:val="0"/>
      <w:marRight w:val="0"/>
      <w:marTop w:val="0"/>
      <w:marBottom w:val="0"/>
      <w:divBdr>
        <w:top w:val="none" w:sz="0" w:space="0" w:color="auto"/>
        <w:left w:val="none" w:sz="0" w:space="0" w:color="auto"/>
        <w:bottom w:val="none" w:sz="0" w:space="0" w:color="auto"/>
        <w:right w:val="none" w:sz="0" w:space="0" w:color="auto"/>
      </w:divBdr>
    </w:div>
    <w:div w:id="657226431">
      <w:bodyDiv w:val="1"/>
      <w:marLeft w:val="0"/>
      <w:marRight w:val="0"/>
      <w:marTop w:val="0"/>
      <w:marBottom w:val="0"/>
      <w:divBdr>
        <w:top w:val="none" w:sz="0" w:space="0" w:color="auto"/>
        <w:left w:val="none" w:sz="0" w:space="0" w:color="auto"/>
        <w:bottom w:val="none" w:sz="0" w:space="0" w:color="auto"/>
        <w:right w:val="none" w:sz="0" w:space="0" w:color="auto"/>
      </w:divBdr>
    </w:div>
    <w:div w:id="657609043">
      <w:bodyDiv w:val="1"/>
      <w:marLeft w:val="0"/>
      <w:marRight w:val="0"/>
      <w:marTop w:val="0"/>
      <w:marBottom w:val="0"/>
      <w:divBdr>
        <w:top w:val="none" w:sz="0" w:space="0" w:color="auto"/>
        <w:left w:val="none" w:sz="0" w:space="0" w:color="auto"/>
        <w:bottom w:val="none" w:sz="0" w:space="0" w:color="auto"/>
        <w:right w:val="none" w:sz="0" w:space="0" w:color="auto"/>
      </w:divBdr>
    </w:div>
    <w:div w:id="657660183">
      <w:bodyDiv w:val="1"/>
      <w:marLeft w:val="0"/>
      <w:marRight w:val="0"/>
      <w:marTop w:val="0"/>
      <w:marBottom w:val="0"/>
      <w:divBdr>
        <w:top w:val="none" w:sz="0" w:space="0" w:color="auto"/>
        <w:left w:val="none" w:sz="0" w:space="0" w:color="auto"/>
        <w:bottom w:val="none" w:sz="0" w:space="0" w:color="auto"/>
        <w:right w:val="none" w:sz="0" w:space="0" w:color="auto"/>
      </w:divBdr>
    </w:div>
    <w:div w:id="658463001">
      <w:bodyDiv w:val="1"/>
      <w:marLeft w:val="0"/>
      <w:marRight w:val="0"/>
      <w:marTop w:val="0"/>
      <w:marBottom w:val="0"/>
      <w:divBdr>
        <w:top w:val="none" w:sz="0" w:space="0" w:color="auto"/>
        <w:left w:val="none" w:sz="0" w:space="0" w:color="auto"/>
        <w:bottom w:val="none" w:sz="0" w:space="0" w:color="auto"/>
        <w:right w:val="none" w:sz="0" w:space="0" w:color="auto"/>
      </w:divBdr>
    </w:div>
    <w:div w:id="658775750">
      <w:bodyDiv w:val="1"/>
      <w:marLeft w:val="0"/>
      <w:marRight w:val="0"/>
      <w:marTop w:val="0"/>
      <w:marBottom w:val="0"/>
      <w:divBdr>
        <w:top w:val="none" w:sz="0" w:space="0" w:color="auto"/>
        <w:left w:val="none" w:sz="0" w:space="0" w:color="auto"/>
        <w:bottom w:val="none" w:sz="0" w:space="0" w:color="auto"/>
        <w:right w:val="none" w:sz="0" w:space="0" w:color="auto"/>
      </w:divBdr>
    </w:div>
    <w:div w:id="659506296">
      <w:bodyDiv w:val="1"/>
      <w:marLeft w:val="0"/>
      <w:marRight w:val="0"/>
      <w:marTop w:val="0"/>
      <w:marBottom w:val="0"/>
      <w:divBdr>
        <w:top w:val="none" w:sz="0" w:space="0" w:color="auto"/>
        <w:left w:val="none" w:sz="0" w:space="0" w:color="auto"/>
        <w:bottom w:val="none" w:sz="0" w:space="0" w:color="auto"/>
        <w:right w:val="none" w:sz="0" w:space="0" w:color="auto"/>
      </w:divBdr>
    </w:div>
    <w:div w:id="660473281">
      <w:bodyDiv w:val="1"/>
      <w:marLeft w:val="0"/>
      <w:marRight w:val="0"/>
      <w:marTop w:val="0"/>
      <w:marBottom w:val="0"/>
      <w:divBdr>
        <w:top w:val="none" w:sz="0" w:space="0" w:color="auto"/>
        <w:left w:val="none" w:sz="0" w:space="0" w:color="auto"/>
        <w:bottom w:val="none" w:sz="0" w:space="0" w:color="auto"/>
        <w:right w:val="none" w:sz="0" w:space="0" w:color="auto"/>
      </w:divBdr>
    </w:div>
    <w:div w:id="660619244">
      <w:bodyDiv w:val="1"/>
      <w:marLeft w:val="0"/>
      <w:marRight w:val="0"/>
      <w:marTop w:val="0"/>
      <w:marBottom w:val="0"/>
      <w:divBdr>
        <w:top w:val="none" w:sz="0" w:space="0" w:color="auto"/>
        <w:left w:val="none" w:sz="0" w:space="0" w:color="auto"/>
        <w:bottom w:val="none" w:sz="0" w:space="0" w:color="auto"/>
        <w:right w:val="none" w:sz="0" w:space="0" w:color="auto"/>
      </w:divBdr>
    </w:div>
    <w:div w:id="661080431">
      <w:bodyDiv w:val="1"/>
      <w:marLeft w:val="0"/>
      <w:marRight w:val="0"/>
      <w:marTop w:val="0"/>
      <w:marBottom w:val="0"/>
      <w:divBdr>
        <w:top w:val="none" w:sz="0" w:space="0" w:color="auto"/>
        <w:left w:val="none" w:sz="0" w:space="0" w:color="auto"/>
        <w:bottom w:val="none" w:sz="0" w:space="0" w:color="auto"/>
        <w:right w:val="none" w:sz="0" w:space="0" w:color="auto"/>
      </w:divBdr>
    </w:div>
    <w:div w:id="661279140">
      <w:bodyDiv w:val="1"/>
      <w:marLeft w:val="0"/>
      <w:marRight w:val="0"/>
      <w:marTop w:val="0"/>
      <w:marBottom w:val="0"/>
      <w:divBdr>
        <w:top w:val="none" w:sz="0" w:space="0" w:color="auto"/>
        <w:left w:val="none" w:sz="0" w:space="0" w:color="auto"/>
        <w:bottom w:val="none" w:sz="0" w:space="0" w:color="auto"/>
        <w:right w:val="none" w:sz="0" w:space="0" w:color="auto"/>
      </w:divBdr>
    </w:div>
    <w:div w:id="662271586">
      <w:bodyDiv w:val="1"/>
      <w:marLeft w:val="0"/>
      <w:marRight w:val="0"/>
      <w:marTop w:val="0"/>
      <w:marBottom w:val="0"/>
      <w:divBdr>
        <w:top w:val="none" w:sz="0" w:space="0" w:color="auto"/>
        <w:left w:val="none" w:sz="0" w:space="0" w:color="auto"/>
        <w:bottom w:val="none" w:sz="0" w:space="0" w:color="auto"/>
        <w:right w:val="none" w:sz="0" w:space="0" w:color="auto"/>
      </w:divBdr>
    </w:div>
    <w:div w:id="662970392">
      <w:bodyDiv w:val="1"/>
      <w:marLeft w:val="0"/>
      <w:marRight w:val="0"/>
      <w:marTop w:val="0"/>
      <w:marBottom w:val="0"/>
      <w:divBdr>
        <w:top w:val="none" w:sz="0" w:space="0" w:color="auto"/>
        <w:left w:val="none" w:sz="0" w:space="0" w:color="auto"/>
        <w:bottom w:val="none" w:sz="0" w:space="0" w:color="auto"/>
        <w:right w:val="none" w:sz="0" w:space="0" w:color="auto"/>
      </w:divBdr>
    </w:div>
    <w:div w:id="663244245">
      <w:bodyDiv w:val="1"/>
      <w:marLeft w:val="0"/>
      <w:marRight w:val="0"/>
      <w:marTop w:val="0"/>
      <w:marBottom w:val="0"/>
      <w:divBdr>
        <w:top w:val="none" w:sz="0" w:space="0" w:color="auto"/>
        <w:left w:val="none" w:sz="0" w:space="0" w:color="auto"/>
        <w:bottom w:val="none" w:sz="0" w:space="0" w:color="auto"/>
        <w:right w:val="none" w:sz="0" w:space="0" w:color="auto"/>
      </w:divBdr>
    </w:div>
    <w:div w:id="664212414">
      <w:bodyDiv w:val="1"/>
      <w:marLeft w:val="0"/>
      <w:marRight w:val="0"/>
      <w:marTop w:val="0"/>
      <w:marBottom w:val="0"/>
      <w:divBdr>
        <w:top w:val="none" w:sz="0" w:space="0" w:color="auto"/>
        <w:left w:val="none" w:sz="0" w:space="0" w:color="auto"/>
        <w:bottom w:val="none" w:sz="0" w:space="0" w:color="auto"/>
        <w:right w:val="none" w:sz="0" w:space="0" w:color="auto"/>
      </w:divBdr>
    </w:div>
    <w:div w:id="664354697">
      <w:bodyDiv w:val="1"/>
      <w:marLeft w:val="0"/>
      <w:marRight w:val="0"/>
      <w:marTop w:val="0"/>
      <w:marBottom w:val="0"/>
      <w:divBdr>
        <w:top w:val="none" w:sz="0" w:space="0" w:color="auto"/>
        <w:left w:val="none" w:sz="0" w:space="0" w:color="auto"/>
        <w:bottom w:val="none" w:sz="0" w:space="0" w:color="auto"/>
        <w:right w:val="none" w:sz="0" w:space="0" w:color="auto"/>
      </w:divBdr>
    </w:div>
    <w:div w:id="664476485">
      <w:bodyDiv w:val="1"/>
      <w:marLeft w:val="0"/>
      <w:marRight w:val="0"/>
      <w:marTop w:val="0"/>
      <w:marBottom w:val="0"/>
      <w:divBdr>
        <w:top w:val="none" w:sz="0" w:space="0" w:color="auto"/>
        <w:left w:val="none" w:sz="0" w:space="0" w:color="auto"/>
        <w:bottom w:val="none" w:sz="0" w:space="0" w:color="auto"/>
        <w:right w:val="none" w:sz="0" w:space="0" w:color="auto"/>
      </w:divBdr>
    </w:div>
    <w:div w:id="664818263">
      <w:bodyDiv w:val="1"/>
      <w:marLeft w:val="0"/>
      <w:marRight w:val="0"/>
      <w:marTop w:val="0"/>
      <w:marBottom w:val="0"/>
      <w:divBdr>
        <w:top w:val="none" w:sz="0" w:space="0" w:color="auto"/>
        <w:left w:val="none" w:sz="0" w:space="0" w:color="auto"/>
        <w:bottom w:val="none" w:sz="0" w:space="0" w:color="auto"/>
        <w:right w:val="none" w:sz="0" w:space="0" w:color="auto"/>
      </w:divBdr>
    </w:div>
    <w:div w:id="665479197">
      <w:bodyDiv w:val="1"/>
      <w:marLeft w:val="0"/>
      <w:marRight w:val="0"/>
      <w:marTop w:val="0"/>
      <w:marBottom w:val="0"/>
      <w:divBdr>
        <w:top w:val="none" w:sz="0" w:space="0" w:color="auto"/>
        <w:left w:val="none" w:sz="0" w:space="0" w:color="auto"/>
        <w:bottom w:val="none" w:sz="0" w:space="0" w:color="auto"/>
        <w:right w:val="none" w:sz="0" w:space="0" w:color="auto"/>
      </w:divBdr>
    </w:div>
    <w:div w:id="665591858">
      <w:bodyDiv w:val="1"/>
      <w:marLeft w:val="0"/>
      <w:marRight w:val="0"/>
      <w:marTop w:val="0"/>
      <w:marBottom w:val="0"/>
      <w:divBdr>
        <w:top w:val="none" w:sz="0" w:space="0" w:color="auto"/>
        <w:left w:val="none" w:sz="0" w:space="0" w:color="auto"/>
        <w:bottom w:val="none" w:sz="0" w:space="0" w:color="auto"/>
        <w:right w:val="none" w:sz="0" w:space="0" w:color="auto"/>
      </w:divBdr>
    </w:div>
    <w:div w:id="665665922">
      <w:bodyDiv w:val="1"/>
      <w:marLeft w:val="0"/>
      <w:marRight w:val="0"/>
      <w:marTop w:val="0"/>
      <w:marBottom w:val="0"/>
      <w:divBdr>
        <w:top w:val="none" w:sz="0" w:space="0" w:color="auto"/>
        <w:left w:val="none" w:sz="0" w:space="0" w:color="auto"/>
        <w:bottom w:val="none" w:sz="0" w:space="0" w:color="auto"/>
        <w:right w:val="none" w:sz="0" w:space="0" w:color="auto"/>
      </w:divBdr>
    </w:div>
    <w:div w:id="665935445">
      <w:bodyDiv w:val="1"/>
      <w:marLeft w:val="0"/>
      <w:marRight w:val="0"/>
      <w:marTop w:val="0"/>
      <w:marBottom w:val="0"/>
      <w:divBdr>
        <w:top w:val="none" w:sz="0" w:space="0" w:color="auto"/>
        <w:left w:val="none" w:sz="0" w:space="0" w:color="auto"/>
        <w:bottom w:val="none" w:sz="0" w:space="0" w:color="auto"/>
        <w:right w:val="none" w:sz="0" w:space="0" w:color="auto"/>
      </w:divBdr>
    </w:div>
    <w:div w:id="666447401">
      <w:bodyDiv w:val="1"/>
      <w:marLeft w:val="0"/>
      <w:marRight w:val="0"/>
      <w:marTop w:val="0"/>
      <w:marBottom w:val="0"/>
      <w:divBdr>
        <w:top w:val="none" w:sz="0" w:space="0" w:color="auto"/>
        <w:left w:val="none" w:sz="0" w:space="0" w:color="auto"/>
        <w:bottom w:val="none" w:sz="0" w:space="0" w:color="auto"/>
        <w:right w:val="none" w:sz="0" w:space="0" w:color="auto"/>
      </w:divBdr>
    </w:div>
    <w:div w:id="667903586">
      <w:bodyDiv w:val="1"/>
      <w:marLeft w:val="0"/>
      <w:marRight w:val="0"/>
      <w:marTop w:val="0"/>
      <w:marBottom w:val="0"/>
      <w:divBdr>
        <w:top w:val="none" w:sz="0" w:space="0" w:color="auto"/>
        <w:left w:val="none" w:sz="0" w:space="0" w:color="auto"/>
        <w:bottom w:val="none" w:sz="0" w:space="0" w:color="auto"/>
        <w:right w:val="none" w:sz="0" w:space="0" w:color="auto"/>
      </w:divBdr>
    </w:div>
    <w:div w:id="668365883">
      <w:bodyDiv w:val="1"/>
      <w:marLeft w:val="0"/>
      <w:marRight w:val="0"/>
      <w:marTop w:val="0"/>
      <w:marBottom w:val="0"/>
      <w:divBdr>
        <w:top w:val="none" w:sz="0" w:space="0" w:color="auto"/>
        <w:left w:val="none" w:sz="0" w:space="0" w:color="auto"/>
        <w:bottom w:val="none" w:sz="0" w:space="0" w:color="auto"/>
        <w:right w:val="none" w:sz="0" w:space="0" w:color="auto"/>
      </w:divBdr>
    </w:div>
    <w:div w:id="668368022">
      <w:bodyDiv w:val="1"/>
      <w:marLeft w:val="0"/>
      <w:marRight w:val="0"/>
      <w:marTop w:val="0"/>
      <w:marBottom w:val="0"/>
      <w:divBdr>
        <w:top w:val="none" w:sz="0" w:space="0" w:color="auto"/>
        <w:left w:val="none" w:sz="0" w:space="0" w:color="auto"/>
        <w:bottom w:val="none" w:sz="0" w:space="0" w:color="auto"/>
        <w:right w:val="none" w:sz="0" w:space="0" w:color="auto"/>
      </w:divBdr>
    </w:div>
    <w:div w:id="668404847">
      <w:bodyDiv w:val="1"/>
      <w:marLeft w:val="0"/>
      <w:marRight w:val="0"/>
      <w:marTop w:val="0"/>
      <w:marBottom w:val="0"/>
      <w:divBdr>
        <w:top w:val="none" w:sz="0" w:space="0" w:color="auto"/>
        <w:left w:val="none" w:sz="0" w:space="0" w:color="auto"/>
        <w:bottom w:val="none" w:sz="0" w:space="0" w:color="auto"/>
        <w:right w:val="none" w:sz="0" w:space="0" w:color="auto"/>
      </w:divBdr>
    </w:div>
    <w:div w:id="668408961">
      <w:bodyDiv w:val="1"/>
      <w:marLeft w:val="0"/>
      <w:marRight w:val="0"/>
      <w:marTop w:val="0"/>
      <w:marBottom w:val="0"/>
      <w:divBdr>
        <w:top w:val="none" w:sz="0" w:space="0" w:color="auto"/>
        <w:left w:val="none" w:sz="0" w:space="0" w:color="auto"/>
        <w:bottom w:val="none" w:sz="0" w:space="0" w:color="auto"/>
        <w:right w:val="none" w:sz="0" w:space="0" w:color="auto"/>
      </w:divBdr>
    </w:div>
    <w:div w:id="668604560">
      <w:bodyDiv w:val="1"/>
      <w:marLeft w:val="0"/>
      <w:marRight w:val="0"/>
      <w:marTop w:val="0"/>
      <w:marBottom w:val="0"/>
      <w:divBdr>
        <w:top w:val="none" w:sz="0" w:space="0" w:color="auto"/>
        <w:left w:val="none" w:sz="0" w:space="0" w:color="auto"/>
        <w:bottom w:val="none" w:sz="0" w:space="0" w:color="auto"/>
        <w:right w:val="none" w:sz="0" w:space="0" w:color="auto"/>
      </w:divBdr>
    </w:div>
    <w:div w:id="668870814">
      <w:bodyDiv w:val="1"/>
      <w:marLeft w:val="0"/>
      <w:marRight w:val="0"/>
      <w:marTop w:val="0"/>
      <w:marBottom w:val="0"/>
      <w:divBdr>
        <w:top w:val="none" w:sz="0" w:space="0" w:color="auto"/>
        <w:left w:val="none" w:sz="0" w:space="0" w:color="auto"/>
        <w:bottom w:val="none" w:sz="0" w:space="0" w:color="auto"/>
        <w:right w:val="none" w:sz="0" w:space="0" w:color="auto"/>
      </w:divBdr>
    </w:div>
    <w:div w:id="669063840">
      <w:bodyDiv w:val="1"/>
      <w:marLeft w:val="0"/>
      <w:marRight w:val="0"/>
      <w:marTop w:val="0"/>
      <w:marBottom w:val="0"/>
      <w:divBdr>
        <w:top w:val="none" w:sz="0" w:space="0" w:color="auto"/>
        <w:left w:val="none" w:sz="0" w:space="0" w:color="auto"/>
        <w:bottom w:val="none" w:sz="0" w:space="0" w:color="auto"/>
        <w:right w:val="none" w:sz="0" w:space="0" w:color="auto"/>
      </w:divBdr>
    </w:div>
    <w:div w:id="670257468">
      <w:bodyDiv w:val="1"/>
      <w:marLeft w:val="0"/>
      <w:marRight w:val="0"/>
      <w:marTop w:val="0"/>
      <w:marBottom w:val="0"/>
      <w:divBdr>
        <w:top w:val="none" w:sz="0" w:space="0" w:color="auto"/>
        <w:left w:val="none" w:sz="0" w:space="0" w:color="auto"/>
        <w:bottom w:val="none" w:sz="0" w:space="0" w:color="auto"/>
        <w:right w:val="none" w:sz="0" w:space="0" w:color="auto"/>
      </w:divBdr>
    </w:div>
    <w:div w:id="670716235">
      <w:bodyDiv w:val="1"/>
      <w:marLeft w:val="0"/>
      <w:marRight w:val="0"/>
      <w:marTop w:val="0"/>
      <w:marBottom w:val="0"/>
      <w:divBdr>
        <w:top w:val="none" w:sz="0" w:space="0" w:color="auto"/>
        <w:left w:val="none" w:sz="0" w:space="0" w:color="auto"/>
        <w:bottom w:val="none" w:sz="0" w:space="0" w:color="auto"/>
        <w:right w:val="none" w:sz="0" w:space="0" w:color="auto"/>
      </w:divBdr>
    </w:div>
    <w:div w:id="670912018">
      <w:bodyDiv w:val="1"/>
      <w:marLeft w:val="0"/>
      <w:marRight w:val="0"/>
      <w:marTop w:val="0"/>
      <w:marBottom w:val="0"/>
      <w:divBdr>
        <w:top w:val="none" w:sz="0" w:space="0" w:color="auto"/>
        <w:left w:val="none" w:sz="0" w:space="0" w:color="auto"/>
        <w:bottom w:val="none" w:sz="0" w:space="0" w:color="auto"/>
        <w:right w:val="none" w:sz="0" w:space="0" w:color="auto"/>
      </w:divBdr>
    </w:div>
    <w:div w:id="671026457">
      <w:bodyDiv w:val="1"/>
      <w:marLeft w:val="0"/>
      <w:marRight w:val="0"/>
      <w:marTop w:val="0"/>
      <w:marBottom w:val="0"/>
      <w:divBdr>
        <w:top w:val="none" w:sz="0" w:space="0" w:color="auto"/>
        <w:left w:val="none" w:sz="0" w:space="0" w:color="auto"/>
        <w:bottom w:val="none" w:sz="0" w:space="0" w:color="auto"/>
        <w:right w:val="none" w:sz="0" w:space="0" w:color="auto"/>
      </w:divBdr>
    </w:div>
    <w:div w:id="671220529">
      <w:bodyDiv w:val="1"/>
      <w:marLeft w:val="0"/>
      <w:marRight w:val="0"/>
      <w:marTop w:val="0"/>
      <w:marBottom w:val="0"/>
      <w:divBdr>
        <w:top w:val="none" w:sz="0" w:space="0" w:color="auto"/>
        <w:left w:val="none" w:sz="0" w:space="0" w:color="auto"/>
        <w:bottom w:val="none" w:sz="0" w:space="0" w:color="auto"/>
        <w:right w:val="none" w:sz="0" w:space="0" w:color="auto"/>
      </w:divBdr>
    </w:div>
    <w:div w:id="671688347">
      <w:bodyDiv w:val="1"/>
      <w:marLeft w:val="0"/>
      <w:marRight w:val="0"/>
      <w:marTop w:val="0"/>
      <w:marBottom w:val="0"/>
      <w:divBdr>
        <w:top w:val="none" w:sz="0" w:space="0" w:color="auto"/>
        <w:left w:val="none" w:sz="0" w:space="0" w:color="auto"/>
        <w:bottom w:val="none" w:sz="0" w:space="0" w:color="auto"/>
        <w:right w:val="none" w:sz="0" w:space="0" w:color="auto"/>
      </w:divBdr>
    </w:div>
    <w:div w:id="671833742">
      <w:bodyDiv w:val="1"/>
      <w:marLeft w:val="0"/>
      <w:marRight w:val="0"/>
      <w:marTop w:val="0"/>
      <w:marBottom w:val="0"/>
      <w:divBdr>
        <w:top w:val="none" w:sz="0" w:space="0" w:color="auto"/>
        <w:left w:val="none" w:sz="0" w:space="0" w:color="auto"/>
        <w:bottom w:val="none" w:sz="0" w:space="0" w:color="auto"/>
        <w:right w:val="none" w:sz="0" w:space="0" w:color="auto"/>
      </w:divBdr>
    </w:div>
    <w:div w:id="672025383">
      <w:bodyDiv w:val="1"/>
      <w:marLeft w:val="0"/>
      <w:marRight w:val="0"/>
      <w:marTop w:val="0"/>
      <w:marBottom w:val="0"/>
      <w:divBdr>
        <w:top w:val="none" w:sz="0" w:space="0" w:color="auto"/>
        <w:left w:val="none" w:sz="0" w:space="0" w:color="auto"/>
        <w:bottom w:val="none" w:sz="0" w:space="0" w:color="auto"/>
        <w:right w:val="none" w:sz="0" w:space="0" w:color="auto"/>
      </w:divBdr>
    </w:div>
    <w:div w:id="672413846">
      <w:bodyDiv w:val="1"/>
      <w:marLeft w:val="0"/>
      <w:marRight w:val="0"/>
      <w:marTop w:val="0"/>
      <w:marBottom w:val="0"/>
      <w:divBdr>
        <w:top w:val="none" w:sz="0" w:space="0" w:color="auto"/>
        <w:left w:val="none" w:sz="0" w:space="0" w:color="auto"/>
        <w:bottom w:val="none" w:sz="0" w:space="0" w:color="auto"/>
        <w:right w:val="none" w:sz="0" w:space="0" w:color="auto"/>
      </w:divBdr>
    </w:div>
    <w:div w:id="672536209">
      <w:bodyDiv w:val="1"/>
      <w:marLeft w:val="0"/>
      <w:marRight w:val="0"/>
      <w:marTop w:val="0"/>
      <w:marBottom w:val="0"/>
      <w:divBdr>
        <w:top w:val="none" w:sz="0" w:space="0" w:color="auto"/>
        <w:left w:val="none" w:sz="0" w:space="0" w:color="auto"/>
        <w:bottom w:val="none" w:sz="0" w:space="0" w:color="auto"/>
        <w:right w:val="none" w:sz="0" w:space="0" w:color="auto"/>
      </w:divBdr>
    </w:div>
    <w:div w:id="672992115">
      <w:bodyDiv w:val="1"/>
      <w:marLeft w:val="0"/>
      <w:marRight w:val="0"/>
      <w:marTop w:val="0"/>
      <w:marBottom w:val="0"/>
      <w:divBdr>
        <w:top w:val="none" w:sz="0" w:space="0" w:color="auto"/>
        <w:left w:val="none" w:sz="0" w:space="0" w:color="auto"/>
        <w:bottom w:val="none" w:sz="0" w:space="0" w:color="auto"/>
        <w:right w:val="none" w:sz="0" w:space="0" w:color="auto"/>
      </w:divBdr>
    </w:div>
    <w:div w:id="673801785">
      <w:bodyDiv w:val="1"/>
      <w:marLeft w:val="0"/>
      <w:marRight w:val="0"/>
      <w:marTop w:val="0"/>
      <w:marBottom w:val="0"/>
      <w:divBdr>
        <w:top w:val="none" w:sz="0" w:space="0" w:color="auto"/>
        <w:left w:val="none" w:sz="0" w:space="0" w:color="auto"/>
        <w:bottom w:val="none" w:sz="0" w:space="0" w:color="auto"/>
        <w:right w:val="none" w:sz="0" w:space="0" w:color="auto"/>
      </w:divBdr>
    </w:div>
    <w:div w:id="674069097">
      <w:bodyDiv w:val="1"/>
      <w:marLeft w:val="0"/>
      <w:marRight w:val="0"/>
      <w:marTop w:val="0"/>
      <w:marBottom w:val="0"/>
      <w:divBdr>
        <w:top w:val="none" w:sz="0" w:space="0" w:color="auto"/>
        <w:left w:val="none" w:sz="0" w:space="0" w:color="auto"/>
        <w:bottom w:val="none" w:sz="0" w:space="0" w:color="auto"/>
        <w:right w:val="none" w:sz="0" w:space="0" w:color="auto"/>
      </w:divBdr>
    </w:div>
    <w:div w:id="674452497">
      <w:bodyDiv w:val="1"/>
      <w:marLeft w:val="0"/>
      <w:marRight w:val="0"/>
      <w:marTop w:val="0"/>
      <w:marBottom w:val="0"/>
      <w:divBdr>
        <w:top w:val="none" w:sz="0" w:space="0" w:color="auto"/>
        <w:left w:val="none" w:sz="0" w:space="0" w:color="auto"/>
        <w:bottom w:val="none" w:sz="0" w:space="0" w:color="auto"/>
        <w:right w:val="none" w:sz="0" w:space="0" w:color="auto"/>
      </w:divBdr>
    </w:div>
    <w:div w:id="674454739">
      <w:bodyDiv w:val="1"/>
      <w:marLeft w:val="0"/>
      <w:marRight w:val="0"/>
      <w:marTop w:val="0"/>
      <w:marBottom w:val="0"/>
      <w:divBdr>
        <w:top w:val="none" w:sz="0" w:space="0" w:color="auto"/>
        <w:left w:val="none" w:sz="0" w:space="0" w:color="auto"/>
        <w:bottom w:val="none" w:sz="0" w:space="0" w:color="auto"/>
        <w:right w:val="none" w:sz="0" w:space="0" w:color="auto"/>
      </w:divBdr>
    </w:div>
    <w:div w:id="674890842">
      <w:bodyDiv w:val="1"/>
      <w:marLeft w:val="0"/>
      <w:marRight w:val="0"/>
      <w:marTop w:val="0"/>
      <w:marBottom w:val="0"/>
      <w:divBdr>
        <w:top w:val="none" w:sz="0" w:space="0" w:color="auto"/>
        <w:left w:val="none" w:sz="0" w:space="0" w:color="auto"/>
        <w:bottom w:val="none" w:sz="0" w:space="0" w:color="auto"/>
        <w:right w:val="none" w:sz="0" w:space="0" w:color="auto"/>
      </w:divBdr>
    </w:div>
    <w:div w:id="675426750">
      <w:bodyDiv w:val="1"/>
      <w:marLeft w:val="0"/>
      <w:marRight w:val="0"/>
      <w:marTop w:val="0"/>
      <w:marBottom w:val="0"/>
      <w:divBdr>
        <w:top w:val="none" w:sz="0" w:space="0" w:color="auto"/>
        <w:left w:val="none" w:sz="0" w:space="0" w:color="auto"/>
        <w:bottom w:val="none" w:sz="0" w:space="0" w:color="auto"/>
        <w:right w:val="none" w:sz="0" w:space="0" w:color="auto"/>
      </w:divBdr>
    </w:div>
    <w:div w:id="675694129">
      <w:bodyDiv w:val="1"/>
      <w:marLeft w:val="0"/>
      <w:marRight w:val="0"/>
      <w:marTop w:val="0"/>
      <w:marBottom w:val="0"/>
      <w:divBdr>
        <w:top w:val="none" w:sz="0" w:space="0" w:color="auto"/>
        <w:left w:val="none" w:sz="0" w:space="0" w:color="auto"/>
        <w:bottom w:val="none" w:sz="0" w:space="0" w:color="auto"/>
        <w:right w:val="none" w:sz="0" w:space="0" w:color="auto"/>
      </w:divBdr>
    </w:div>
    <w:div w:id="676076577">
      <w:bodyDiv w:val="1"/>
      <w:marLeft w:val="0"/>
      <w:marRight w:val="0"/>
      <w:marTop w:val="0"/>
      <w:marBottom w:val="0"/>
      <w:divBdr>
        <w:top w:val="none" w:sz="0" w:space="0" w:color="auto"/>
        <w:left w:val="none" w:sz="0" w:space="0" w:color="auto"/>
        <w:bottom w:val="none" w:sz="0" w:space="0" w:color="auto"/>
        <w:right w:val="none" w:sz="0" w:space="0" w:color="auto"/>
      </w:divBdr>
    </w:div>
    <w:div w:id="676227916">
      <w:bodyDiv w:val="1"/>
      <w:marLeft w:val="0"/>
      <w:marRight w:val="0"/>
      <w:marTop w:val="0"/>
      <w:marBottom w:val="0"/>
      <w:divBdr>
        <w:top w:val="none" w:sz="0" w:space="0" w:color="auto"/>
        <w:left w:val="none" w:sz="0" w:space="0" w:color="auto"/>
        <w:bottom w:val="none" w:sz="0" w:space="0" w:color="auto"/>
        <w:right w:val="none" w:sz="0" w:space="0" w:color="auto"/>
      </w:divBdr>
    </w:div>
    <w:div w:id="676494550">
      <w:bodyDiv w:val="1"/>
      <w:marLeft w:val="0"/>
      <w:marRight w:val="0"/>
      <w:marTop w:val="0"/>
      <w:marBottom w:val="0"/>
      <w:divBdr>
        <w:top w:val="none" w:sz="0" w:space="0" w:color="auto"/>
        <w:left w:val="none" w:sz="0" w:space="0" w:color="auto"/>
        <w:bottom w:val="none" w:sz="0" w:space="0" w:color="auto"/>
        <w:right w:val="none" w:sz="0" w:space="0" w:color="auto"/>
      </w:divBdr>
    </w:div>
    <w:div w:id="677193479">
      <w:bodyDiv w:val="1"/>
      <w:marLeft w:val="0"/>
      <w:marRight w:val="0"/>
      <w:marTop w:val="0"/>
      <w:marBottom w:val="0"/>
      <w:divBdr>
        <w:top w:val="none" w:sz="0" w:space="0" w:color="auto"/>
        <w:left w:val="none" w:sz="0" w:space="0" w:color="auto"/>
        <w:bottom w:val="none" w:sz="0" w:space="0" w:color="auto"/>
        <w:right w:val="none" w:sz="0" w:space="0" w:color="auto"/>
      </w:divBdr>
    </w:div>
    <w:div w:id="677468537">
      <w:bodyDiv w:val="1"/>
      <w:marLeft w:val="0"/>
      <w:marRight w:val="0"/>
      <w:marTop w:val="0"/>
      <w:marBottom w:val="0"/>
      <w:divBdr>
        <w:top w:val="none" w:sz="0" w:space="0" w:color="auto"/>
        <w:left w:val="none" w:sz="0" w:space="0" w:color="auto"/>
        <w:bottom w:val="none" w:sz="0" w:space="0" w:color="auto"/>
        <w:right w:val="none" w:sz="0" w:space="0" w:color="auto"/>
      </w:divBdr>
    </w:div>
    <w:div w:id="677974077">
      <w:bodyDiv w:val="1"/>
      <w:marLeft w:val="0"/>
      <w:marRight w:val="0"/>
      <w:marTop w:val="0"/>
      <w:marBottom w:val="0"/>
      <w:divBdr>
        <w:top w:val="none" w:sz="0" w:space="0" w:color="auto"/>
        <w:left w:val="none" w:sz="0" w:space="0" w:color="auto"/>
        <w:bottom w:val="none" w:sz="0" w:space="0" w:color="auto"/>
        <w:right w:val="none" w:sz="0" w:space="0" w:color="auto"/>
      </w:divBdr>
    </w:div>
    <w:div w:id="678628950">
      <w:bodyDiv w:val="1"/>
      <w:marLeft w:val="0"/>
      <w:marRight w:val="0"/>
      <w:marTop w:val="0"/>
      <w:marBottom w:val="0"/>
      <w:divBdr>
        <w:top w:val="none" w:sz="0" w:space="0" w:color="auto"/>
        <w:left w:val="none" w:sz="0" w:space="0" w:color="auto"/>
        <w:bottom w:val="none" w:sz="0" w:space="0" w:color="auto"/>
        <w:right w:val="none" w:sz="0" w:space="0" w:color="auto"/>
      </w:divBdr>
    </w:div>
    <w:div w:id="679090932">
      <w:bodyDiv w:val="1"/>
      <w:marLeft w:val="0"/>
      <w:marRight w:val="0"/>
      <w:marTop w:val="0"/>
      <w:marBottom w:val="0"/>
      <w:divBdr>
        <w:top w:val="none" w:sz="0" w:space="0" w:color="auto"/>
        <w:left w:val="none" w:sz="0" w:space="0" w:color="auto"/>
        <w:bottom w:val="none" w:sz="0" w:space="0" w:color="auto"/>
        <w:right w:val="none" w:sz="0" w:space="0" w:color="auto"/>
      </w:divBdr>
    </w:div>
    <w:div w:id="679165380">
      <w:bodyDiv w:val="1"/>
      <w:marLeft w:val="0"/>
      <w:marRight w:val="0"/>
      <w:marTop w:val="0"/>
      <w:marBottom w:val="0"/>
      <w:divBdr>
        <w:top w:val="none" w:sz="0" w:space="0" w:color="auto"/>
        <w:left w:val="none" w:sz="0" w:space="0" w:color="auto"/>
        <w:bottom w:val="none" w:sz="0" w:space="0" w:color="auto"/>
        <w:right w:val="none" w:sz="0" w:space="0" w:color="auto"/>
      </w:divBdr>
    </w:div>
    <w:div w:id="680164852">
      <w:bodyDiv w:val="1"/>
      <w:marLeft w:val="0"/>
      <w:marRight w:val="0"/>
      <w:marTop w:val="0"/>
      <w:marBottom w:val="0"/>
      <w:divBdr>
        <w:top w:val="none" w:sz="0" w:space="0" w:color="auto"/>
        <w:left w:val="none" w:sz="0" w:space="0" w:color="auto"/>
        <w:bottom w:val="none" w:sz="0" w:space="0" w:color="auto"/>
        <w:right w:val="none" w:sz="0" w:space="0" w:color="auto"/>
      </w:divBdr>
    </w:div>
    <w:div w:id="680400983">
      <w:bodyDiv w:val="1"/>
      <w:marLeft w:val="0"/>
      <w:marRight w:val="0"/>
      <w:marTop w:val="0"/>
      <w:marBottom w:val="0"/>
      <w:divBdr>
        <w:top w:val="none" w:sz="0" w:space="0" w:color="auto"/>
        <w:left w:val="none" w:sz="0" w:space="0" w:color="auto"/>
        <w:bottom w:val="none" w:sz="0" w:space="0" w:color="auto"/>
        <w:right w:val="none" w:sz="0" w:space="0" w:color="auto"/>
      </w:divBdr>
    </w:div>
    <w:div w:id="681081070">
      <w:bodyDiv w:val="1"/>
      <w:marLeft w:val="0"/>
      <w:marRight w:val="0"/>
      <w:marTop w:val="0"/>
      <w:marBottom w:val="0"/>
      <w:divBdr>
        <w:top w:val="none" w:sz="0" w:space="0" w:color="auto"/>
        <w:left w:val="none" w:sz="0" w:space="0" w:color="auto"/>
        <w:bottom w:val="none" w:sz="0" w:space="0" w:color="auto"/>
        <w:right w:val="none" w:sz="0" w:space="0" w:color="auto"/>
      </w:divBdr>
    </w:div>
    <w:div w:id="681318514">
      <w:bodyDiv w:val="1"/>
      <w:marLeft w:val="0"/>
      <w:marRight w:val="0"/>
      <w:marTop w:val="0"/>
      <w:marBottom w:val="0"/>
      <w:divBdr>
        <w:top w:val="none" w:sz="0" w:space="0" w:color="auto"/>
        <w:left w:val="none" w:sz="0" w:space="0" w:color="auto"/>
        <w:bottom w:val="none" w:sz="0" w:space="0" w:color="auto"/>
        <w:right w:val="none" w:sz="0" w:space="0" w:color="auto"/>
      </w:divBdr>
    </w:div>
    <w:div w:id="681736343">
      <w:bodyDiv w:val="1"/>
      <w:marLeft w:val="0"/>
      <w:marRight w:val="0"/>
      <w:marTop w:val="0"/>
      <w:marBottom w:val="0"/>
      <w:divBdr>
        <w:top w:val="none" w:sz="0" w:space="0" w:color="auto"/>
        <w:left w:val="none" w:sz="0" w:space="0" w:color="auto"/>
        <w:bottom w:val="none" w:sz="0" w:space="0" w:color="auto"/>
        <w:right w:val="none" w:sz="0" w:space="0" w:color="auto"/>
      </w:divBdr>
    </w:div>
    <w:div w:id="681933688">
      <w:bodyDiv w:val="1"/>
      <w:marLeft w:val="0"/>
      <w:marRight w:val="0"/>
      <w:marTop w:val="0"/>
      <w:marBottom w:val="0"/>
      <w:divBdr>
        <w:top w:val="none" w:sz="0" w:space="0" w:color="auto"/>
        <w:left w:val="none" w:sz="0" w:space="0" w:color="auto"/>
        <w:bottom w:val="none" w:sz="0" w:space="0" w:color="auto"/>
        <w:right w:val="none" w:sz="0" w:space="0" w:color="auto"/>
      </w:divBdr>
    </w:div>
    <w:div w:id="681972379">
      <w:bodyDiv w:val="1"/>
      <w:marLeft w:val="0"/>
      <w:marRight w:val="0"/>
      <w:marTop w:val="0"/>
      <w:marBottom w:val="0"/>
      <w:divBdr>
        <w:top w:val="none" w:sz="0" w:space="0" w:color="auto"/>
        <w:left w:val="none" w:sz="0" w:space="0" w:color="auto"/>
        <w:bottom w:val="none" w:sz="0" w:space="0" w:color="auto"/>
        <w:right w:val="none" w:sz="0" w:space="0" w:color="auto"/>
      </w:divBdr>
    </w:div>
    <w:div w:id="682516149">
      <w:bodyDiv w:val="1"/>
      <w:marLeft w:val="0"/>
      <w:marRight w:val="0"/>
      <w:marTop w:val="0"/>
      <w:marBottom w:val="0"/>
      <w:divBdr>
        <w:top w:val="none" w:sz="0" w:space="0" w:color="auto"/>
        <w:left w:val="none" w:sz="0" w:space="0" w:color="auto"/>
        <w:bottom w:val="none" w:sz="0" w:space="0" w:color="auto"/>
        <w:right w:val="none" w:sz="0" w:space="0" w:color="auto"/>
      </w:divBdr>
    </w:div>
    <w:div w:id="682705603">
      <w:bodyDiv w:val="1"/>
      <w:marLeft w:val="0"/>
      <w:marRight w:val="0"/>
      <w:marTop w:val="0"/>
      <w:marBottom w:val="0"/>
      <w:divBdr>
        <w:top w:val="none" w:sz="0" w:space="0" w:color="auto"/>
        <w:left w:val="none" w:sz="0" w:space="0" w:color="auto"/>
        <w:bottom w:val="none" w:sz="0" w:space="0" w:color="auto"/>
        <w:right w:val="none" w:sz="0" w:space="0" w:color="auto"/>
      </w:divBdr>
    </w:div>
    <w:div w:id="682705997">
      <w:bodyDiv w:val="1"/>
      <w:marLeft w:val="0"/>
      <w:marRight w:val="0"/>
      <w:marTop w:val="0"/>
      <w:marBottom w:val="0"/>
      <w:divBdr>
        <w:top w:val="none" w:sz="0" w:space="0" w:color="auto"/>
        <w:left w:val="none" w:sz="0" w:space="0" w:color="auto"/>
        <w:bottom w:val="none" w:sz="0" w:space="0" w:color="auto"/>
        <w:right w:val="none" w:sz="0" w:space="0" w:color="auto"/>
      </w:divBdr>
    </w:div>
    <w:div w:id="682898789">
      <w:bodyDiv w:val="1"/>
      <w:marLeft w:val="0"/>
      <w:marRight w:val="0"/>
      <w:marTop w:val="0"/>
      <w:marBottom w:val="0"/>
      <w:divBdr>
        <w:top w:val="none" w:sz="0" w:space="0" w:color="auto"/>
        <w:left w:val="none" w:sz="0" w:space="0" w:color="auto"/>
        <w:bottom w:val="none" w:sz="0" w:space="0" w:color="auto"/>
        <w:right w:val="none" w:sz="0" w:space="0" w:color="auto"/>
      </w:divBdr>
    </w:div>
    <w:div w:id="683285703">
      <w:bodyDiv w:val="1"/>
      <w:marLeft w:val="0"/>
      <w:marRight w:val="0"/>
      <w:marTop w:val="0"/>
      <w:marBottom w:val="0"/>
      <w:divBdr>
        <w:top w:val="none" w:sz="0" w:space="0" w:color="auto"/>
        <w:left w:val="none" w:sz="0" w:space="0" w:color="auto"/>
        <w:bottom w:val="none" w:sz="0" w:space="0" w:color="auto"/>
        <w:right w:val="none" w:sz="0" w:space="0" w:color="auto"/>
      </w:divBdr>
    </w:div>
    <w:div w:id="683635728">
      <w:bodyDiv w:val="1"/>
      <w:marLeft w:val="0"/>
      <w:marRight w:val="0"/>
      <w:marTop w:val="0"/>
      <w:marBottom w:val="0"/>
      <w:divBdr>
        <w:top w:val="none" w:sz="0" w:space="0" w:color="auto"/>
        <w:left w:val="none" w:sz="0" w:space="0" w:color="auto"/>
        <w:bottom w:val="none" w:sz="0" w:space="0" w:color="auto"/>
        <w:right w:val="none" w:sz="0" w:space="0" w:color="auto"/>
      </w:divBdr>
    </w:div>
    <w:div w:id="684400010">
      <w:bodyDiv w:val="1"/>
      <w:marLeft w:val="0"/>
      <w:marRight w:val="0"/>
      <w:marTop w:val="0"/>
      <w:marBottom w:val="0"/>
      <w:divBdr>
        <w:top w:val="none" w:sz="0" w:space="0" w:color="auto"/>
        <w:left w:val="none" w:sz="0" w:space="0" w:color="auto"/>
        <w:bottom w:val="none" w:sz="0" w:space="0" w:color="auto"/>
        <w:right w:val="none" w:sz="0" w:space="0" w:color="auto"/>
      </w:divBdr>
    </w:div>
    <w:div w:id="684556224">
      <w:bodyDiv w:val="1"/>
      <w:marLeft w:val="0"/>
      <w:marRight w:val="0"/>
      <w:marTop w:val="0"/>
      <w:marBottom w:val="0"/>
      <w:divBdr>
        <w:top w:val="none" w:sz="0" w:space="0" w:color="auto"/>
        <w:left w:val="none" w:sz="0" w:space="0" w:color="auto"/>
        <w:bottom w:val="none" w:sz="0" w:space="0" w:color="auto"/>
        <w:right w:val="none" w:sz="0" w:space="0" w:color="auto"/>
      </w:divBdr>
    </w:div>
    <w:div w:id="685912098">
      <w:bodyDiv w:val="1"/>
      <w:marLeft w:val="0"/>
      <w:marRight w:val="0"/>
      <w:marTop w:val="0"/>
      <w:marBottom w:val="0"/>
      <w:divBdr>
        <w:top w:val="none" w:sz="0" w:space="0" w:color="auto"/>
        <w:left w:val="none" w:sz="0" w:space="0" w:color="auto"/>
        <w:bottom w:val="none" w:sz="0" w:space="0" w:color="auto"/>
        <w:right w:val="none" w:sz="0" w:space="0" w:color="auto"/>
      </w:divBdr>
    </w:div>
    <w:div w:id="685979661">
      <w:bodyDiv w:val="1"/>
      <w:marLeft w:val="0"/>
      <w:marRight w:val="0"/>
      <w:marTop w:val="0"/>
      <w:marBottom w:val="0"/>
      <w:divBdr>
        <w:top w:val="none" w:sz="0" w:space="0" w:color="auto"/>
        <w:left w:val="none" w:sz="0" w:space="0" w:color="auto"/>
        <w:bottom w:val="none" w:sz="0" w:space="0" w:color="auto"/>
        <w:right w:val="none" w:sz="0" w:space="0" w:color="auto"/>
      </w:divBdr>
    </w:div>
    <w:div w:id="686492117">
      <w:bodyDiv w:val="1"/>
      <w:marLeft w:val="0"/>
      <w:marRight w:val="0"/>
      <w:marTop w:val="0"/>
      <w:marBottom w:val="0"/>
      <w:divBdr>
        <w:top w:val="none" w:sz="0" w:space="0" w:color="auto"/>
        <w:left w:val="none" w:sz="0" w:space="0" w:color="auto"/>
        <w:bottom w:val="none" w:sz="0" w:space="0" w:color="auto"/>
        <w:right w:val="none" w:sz="0" w:space="0" w:color="auto"/>
      </w:divBdr>
    </w:div>
    <w:div w:id="687411746">
      <w:bodyDiv w:val="1"/>
      <w:marLeft w:val="0"/>
      <w:marRight w:val="0"/>
      <w:marTop w:val="0"/>
      <w:marBottom w:val="0"/>
      <w:divBdr>
        <w:top w:val="none" w:sz="0" w:space="0" w:color="auto"/>
        <w:left w:val="none" w:sz="0" w:space="0" w:color="auto"/>
        <w:bottom w:val="none" w:sz="0" w:space="0" w:color="auto"/>
        <w:right w:val="none" w:sz="0" w:space="0" w:color="auto"/>
      </w:divBdr>
    </w:div>
    <w:div w:id="687489151">
      <w:bodyDiv w:val="1"/>
      <w:marLeft w:val="0"/>
      <w:marRight w:val="0"/>
      <w:marTop w:val="0"/>
      <w:marBottom w:val="0"/>
      <w:divBdr>
        <w:top w:val="none" w:sz="0" w:space="0" w:color="auto"/>
        <w:left w:val="none" w:sz="0" w:space="0" w:color="auto"/>
        <w:bottom w:val="none" w:sz="0" w:space="0" w:color="auto"/>
        <w:right w:val="none" w:sz="0" w:space="0" w:color="auto"/>
      </w:divBdr>
    </w:div>
    <w:div w:id="688726711">
      <w:bodyDiv w:val="1"/>
      <w:marLeft w:val="0"/>
      <w:marRight w:val="0"/>
      <w:marTop w:val="0"/>
      <w:marBottom w:val="0"/>
      <w:divBdr>
        <w:top w:val="none" w:sz="0" w:space="0" w:color="auto"/>
        <w:left w:val="none" w:sz="0" w:space="0" w:color="auto"/>
        <w:bottom w:val="none" w:sz="0" w:space="0" w:color="auto"/>
        <w:right w:val="none" w:sz="0" w:space="0" w:color="auto"/>
      </w:divBdr>
    </w:div>
    <w:div w:id="689184452">
      <w:bodyDiv w:val="1"/>
      <w:marLeft w:val="0"/>
      <w:marRight w:val="0"/>
      <w:marTop w:val="0"/>
      <w:marBottom w:val="0"/>
      <w:divBdr>
        <w:top w:val="none" w:sz="0" w:space="0" w:color="auto"/>
        <w:left w:val="none" w:sz="0" w:space="0" w:color="auto"/>
        <w:bottom w:val="none" w:sz="0" w:space="0" w:color="auto"/>
        <w:right w:val="none" w:sz="0" w:space="0" w:color="auto"/>
      </w:divBdr>
    </w:div>
    <w:div w:id="689643888">
      <w:bodyDiv w:val="1"/>
      <w:marLeft w:val="0"/>
      <w:marRight w:val="0"/>
      <w:marTop w:val="0"/>
      <w:marBottom w:val="0"/>
      <w:divBdr>
        <w:top w:val="none" w:sz="0" w:space="0" w:color="auto"/>
        <w:left w:val="none" w:sz="0" w:space="0" w:color="auto"/>
        <w:bottom w:val="none" w:sz="0" w:space="0" w:color="auto"/>
        <w:right w:val="none" w:sz="0" w:space="0" w:color="auto"/>
      </w:divBdr>
    </w:div>
    <w:div w:id="689910457">
      <w:bodyDiv w:val="1"/>
      <w:marLeft w:val="0"/>
      <w:marRight w:val="0"/>
      <w:marTop w:val="0"/>
      <w:marBottom w:val="0"/>
      <w:divBdr>
        <w:top w:val="none" w:sz="0" w:space="0" w:color="auto"/>
        <w:left w:val="none" w:sz="0" w:space="0" w:color="auto"/>
        <w:bottom w:val="none" w:sz="0" w:space="0" w:color="auto"/>
        <w:right w:val="none" w:sz="0" w:space="0" w:color="auto"/>
      </w:divBdr>
    </w:div>
    <w:div w:id="689919849">
      <w:bodyDiv w:val="1"/>
      <w:marLeft w:val="0"/>
      <w:marRight w:val="0"/>
      <w:marTop w:val="0"/>
      <w:marBottom w:val="0"/>
      <w:divBdr>
        <w:top w:val="none" w:sz="0" w:space="0" w:color="auto"/>
        <w:left w:val="none" w:sz="0" w:space="0" w:color="auto"/>
        <w:bottom w:val="none" w:sz="0" w:space="0" w:color="auto"/>
        <w:right w:val="none" w:sz="0" w:space="0" w:color="auto"/>
      </w:divBdr>
    </w:div>
    <w:div w:id="690422245">
      <w:bodyDiv w:val="1"/>
      <w:marLeft w:val="0"/>
      <w:marRight w:val="0"/>
      <w:marTop w:val="0"/>
      <w:marBottom w:val="0"/>
      <w:divBdr>
        <w:top w:val="none" w:sz="0" w:space="0" w:color="auto"/>
        <w:left w:val="none" w:sz="0" w:space="0" w:color="auto"/>
        <w:bottom w:val="none" w:sz="0" w:space="0" w:color="auto"/>
        <w:right w:val="none" w:sz="0" w:space="0" w:color="auto"/>
      </w:divBdr>
    </w:div>
    <w:div w:id="691305335">
      <w:bodyDiv w:val="1"/>
      <w:marLeft w:val="0"/>
      <w:marRight w:val="0"/>
      <w:marTop w:val="0"/>
      <w:marBottom w:val="0"/>
      <w:divBdr>
        <w:top w:val="none" w:sz="0" w:space="0" w:color="auto"/>
        <w:left w:val="none" w:sz="0" w:space="0" w:color="auto"/>
        <w:bottom w:val="none" w:sz="0" w:space="0" w:color="auto"/>
        <w:right w:val="none" w:sz="0" w:space="0" w:color="auto"/>
      </w:divBdr>
    </w:div>
    <w:div w:id="691339862">
      <w:bodyDiv w:val="1"/>
      <w:marLeft w:val="0"/>
      <w:marRight w:val="0"/>
      <w:marTop w:val="0"/>
      <w:marBottom w:val="0"/>
      <w:divBdr>
        <w:top w:val="none" w:sz="0" w:space="0" w:color="auto"/>
        <w:left w:val="none" w:sz="0" w:space="0" w:color="auto"/>
        <w:bottom w:val="none" w:sz="0" w:space="0" w:color="auto"/>
        <w:right w:val="none" w:sz="0" w:space="0" w:color="auto"/>
      </w:divBdr>
    </w:div>
    <w:div w:id="692070942">
      <w:bodyDiv w:val="1"/>
      <w:marLeft w:val="0"/>
      <w:marRight w:val="0"/>
      <w:marTop w:val="0"/>
      <w:marBottom w:val="0"/>
      <w:divBdr>
        <w:top w:val="none" w:sz="0" w:space="0" w:color="auto"/>
        <w:left w:val="none" w:sz="0" w:space="0" w:color="auto"/>
        <w:bottom w:val="none" w:sz="0" w:space="0" w:color="auto"/>
        <w:right w:val="none" w:sz="0" w:space="0" w:color="auto"/>
      </w:divBdr>
    </w:div>
    <w:div w:id="692342588">
      <w:bodyDiv w:val="1"/>
      <w:marLeft w:val="0"/>
      <w:marRight w:val="0"/>
      <w:marTop w:val="0"/>
      <w:marBottom w:val="0"/>
      <w:divBdr>
        <w:top w:val="none" w:sz="0" w:space="0" w:color="auto"/>
        <w:left w:val="none" w:sz="0" w:space="0" w:color="auto"/>
        <w:bottom w:val="none" w:sz="0" w:space="0" w:color="auto"/>
        <w:right w:val="none" w:sz="0" w:space="0" w:color="auto"/>
      </w:divBdr>
    </w:div>
    <w:div w:id="693310380">
      <w:bodyDiv w:val="1"/>
      <w:marLeft w:val="0"/>
      <w:marRight w:val="0"/>
      <w:marTop w:val="0"/>
      <w:marBottom w:val="0"/>
      <w:divBdr>
        <w:top w:val="none" w:sz="0" w:space="0" w:color="auto"/>
        <w:left w:val="none" w:sz="0" w:space="0" w:color="auto"/>
        <w:bottom w:val="none" w:sz="0" w:space="0" w:color="auto"/>
        <w:right w:val="none" w:sz="0" w:space="0" w:color="auto"/>
      </w:divBdr>
    </w:div>
    <w:div w:id="693459189">
      <w:bodyDiv w:val="1"/>
      <w:marLeft w:val="0"/>
      <w:marRight w:val="0"/>
      <w:marTop w:val="0"/>
      <w:marBottom w:val="0"/>
      <w:divBdr>
        <w:top w:val="none" w:sz="0" w:space="0" w:color="auto"/>
        <w:left w:val="none" w:sz="0" w:space="0" w:color="auto"/>
        <w:bottom w:val="none" w:sz="0" w:space="0" w:color="auto"/>
        <w:right w:val="none" w:sz="0" w:space="0" w:color="auto"/>
      </w:divBdr>
    </w:div>
    <w:div w:id="693921718">
      <w:bodyDiv w:val="1"/>
      <w:marLeft w:val="0"/>
      <w:marRight w:val="0"/>
      <w:marTop w:val="0"/>
      <w:marBottom w:val="0"/>
      <w:divBdr>
        <w:top w:val="none" w:sz="0" w:space="0" w:color="auto"/>
        <w:left w:val="none" w:sz="0" w:space="0" w:color="auto"/>
        <w:bottom w:val="none" w:sz="0" w:space="0" w:color="auto"/>
        <w:right w:val="none" w:sz="0" w:space="0" w:color="auto"/>
      </w:divBdr>
    </w:div>
    <w:div w:id="694384954">
      <w:bodyDiv w:val="1"/>
      <w:marLeft w:val="0"/>
      <w:marRight w:val="0"/>
      <w:marTop w:val="0"/>
      <w:marBottom w:val="0"/>
      <w:divBdr>
        <w:top w:val="none" w:sz="0" w:space="0" w:color="auto"/>
        <w:left w:val="none" w:sz="0" w:space="0" w:color="auto"/>
        <w:bottom w:val="none" w:sz="0" w:space="0" w:color="auto"/>
        <w:right w:val="none" w:sz="0" w:space="0" w:color="auto"/>
      </w:divBdr>
    </w:div>
    <w:div w:id="694619168">
      <w:bodyDiv w:val="1"/>
      <w:marLeft w:val="0"/>
      <w:marRight w:val="0"/>
      <w:marTop w:val="0"/>
      <w:marBottom w:val="0"/>
      <w:divBdr>
        <w:top w:val="none" w:sz="0" w:space="0" w:color="auto"/>
        <w:left w:val="none" w:sz="0" w:space="0" w:color="auto"/>
        <w:bottom w:val="none" w:sz="0" w:space="0" w:color="auto"/>
        <w:right w:val="none" w:sz="0" w:space="0" w:color="auto"/>
      </w:divBdr>
    </w:div>
    <w:div w:id="694963435">
      <w:bodyDiv w:val="1"/>
      <w:marLeft w:val="0"/>
      <w:marRight w:val="0"/>
      <w:marTop w:val="0"/>
      <w:marBottom w:val="0"/>
      <w:divBdr>
        <w:top w:val="none" w:sz="0" w:space="0" w:color="auto"/>
        <w:left w:val="none" w:sz="0" w:space="0" w:color="auto"/>
        <w:bottom w:val="none" w:sz="0" w:space="0" w:color="auto"/>
        <w:right w:val="none" w:sz="0" w:space="0" w:color="auto"/>
      </w:divBdr>
    </w:div>
    <w:div w:id="695927912">
      <w:bodyDiv w:val="1"/>
      <w:marLeft w:val="0"/>
      <w:marRight w:val="0"/>
      <w:marTop w:val="0"/>
      <w:marBottom w:val="0"/>
      <w:divBdr>
        <w:top w:val="none" w:sz="0" w:space="0" w:color="auto"/>
        <w:left w:val="none" w:sz="0" w:space="0" w:color="auto"/>
        <w:bottom w:val="none" w:sz="0" w:space="0" w:color="auto"/>
        <w:right w:val="none" w:sz="0" w:space="0" w:color="auto"/>
      </w:divBdr>
    </w:div>
    <w:div w:id="696003663">
      <w:bodyDiv w:val="1"/>
      <w:marLeft w:val="0"/>
      <w:marRight w:val="0"/>
      <w:marTop w:val="0"/>
      <w:marBottom w:val="0"/>
      <w:divBdr>
        <w:top w:val="none" w:sz="0" w:space="0" w:color="auto"/>
        <w:left w:val="none" w:sz="0" w:space="0" w:color="auto"/>
        <w:bottom w:val="none" w:sz="0" w:space="0" w:color="auto"/>
        <w:right w:val="none" w:sz="0" w:space="0" w:color="auto"/>
      </w:divBdr>
    </w:div>
    <w:div w:id="696153766">
      <w:bodyDiv w:val="1"/>
      <w:marLeft w:val="0"/>
      <w:marRight w:val="0"/>
      <w:marTop w:val="0"/>
      <w:marBottom w:val="0"/>
      <w:divBdr>
        <w:top w:val="none" w:sz="0" w:space="0" w:color="auto"/>
        <w:left w:val="none" w:sz="0" w:space="0" w:color="auto"/>
        <w:bottom w:val="none" w:sz="0" w:space="0" w:color="auto"/>
        <w:right w:val="none" w:sz="0" w:space="0" w:color="auto"/>
      </w:divBdr>
    </w:div>
    <w:div w:id="696397274">
      <w:bodyDiv w:val="1"/>
      <w:marLeft w:val="0"/>
      <w:marRight w:val="0"/>
      <w:marTop w:val="0"/>
      <w:marBottom w:val="0"/>
      <w:divBdr>
        <w:top w:val="none" w:sz="0" w:space="0" w:color="auto"/>
        <w:left w:val="none" w:sz="0" w:space="0" w:color="auto"/>
        <w:bottom w:val="none" w:sz="0" w:space="0" w:color="auto"/>
        <w:right w:val="none" w:sz="0" w:space="0" w:color="auto"/>
      </w:divBdr>
    </w:div>
    <w:div w:id="697392199">
      <w:bodyDiv w:val="1"/>
      <w:marLeft w:val="0"/>
      <w:marRight w:val="0"/>
      <w:marTop w:val="0"/>
      <w:marBottom w:val="0"/>
      <w:divBdr>
        <w:top w:val="none" w:sz="0" w:space="0" w:color="auto"/>
        <w:left w:val="none" w:sz="0" w:space="0" w:color="auto"/>
        <w:bottom w:val="none" w:sz="0" w:space="0" w:color="auto"/>
        <w:right w:val="none" w:sz="0" w:space="0" w:color="auto"/>
      </w:divBdr>
    </w:div>
    <w:div w:id="697514482">
      <w:bodyDiv w:val="1"/>
      <w:marLeft w:val="0"/>
      <w:marRight w:val="0"/>
      <w:marTop w:val="0"/>
      <w:marBottom w:val="0"/>
      <w:divBdr>
        <w:top w:val="none" w:sz="0" w:space="0" w:color="auto"/>
        <w:left w:val="none" w:sz="0" w:space="0" w:color="auto"/>
        <w:bottom w:val="none" w:sz="0" w:space="0" w:color="auto"/>
        <w:right w:val="none" w:sz="0" w:space="0" w:color="auto"/>
      </w:divBdr>
    </w:div>
    <w:div w:id="697631419">
      <w:bodyDiv w:val="1"/>
      <w:marLeft w:val="0"/>
      <w:marRight w:val="0"/>
      <w:marTop w:val="0"/>
      <w:marBottom w:val="0"/>
      <w:divBdr>
        <w:top w:val="none" w:sz="0" w:space="0" w:color="auto"/>
        <w:left w:val="none" w:sz="0" w:space="0" w:color="auto"/>
        <w:bottom w:val="none" w:sz="0" w:space="0" w:color="auto"/>
        <w:right w:val="none" w:sz="0" w:space="0" w:color="auto"/>
      </w:divBdr>
    </w:div>
    <w:div w:id="697894468">
      <w:bodyDiv w:val="1"/>
      <w:marLeft w:val="0"/>
      <w:marRight w:val="0"/>
      <w:marTop w:val="0"/>
      <w:marBottom w:val="0"/>
      <w:divBdr>
        <w:top w:val="none" w:sz="0" w:space="0" w:color="auto"/>
        <w:left w:val="none" w:sz="0" w:space="0" w:color="auto"/>
        <w:bottom w:val="none" w:sz="0" w:space="0" w:color="auto"/>
        <w:right w:val="none" w:sz="0" w:space="0" w:color="auto"/>
      </w:divBdr>
    </w:div>
    <w:div w:id="698045611">
      <w:bodyDiv w:val="1"/>
      <w:marLeft w:val="0"/>
      <w:marRight w:val="0"/>
      <w:marTop w:val="0"/>
      <w:marBottom w:val="0"/>
      <w:divBdr>
        <w:top w:val="none" w:sz="0" w:space="0" w:color="auto"/>
        <w:left w:val="none" w:sz="0" w:space="0" w:color="auto"/>
        <w:bottom w:val="none" w:sz="0" w:space="0" w:color="auto"/>
        <w:right w:val="none" w:sz="0" w:space="0" w:color="auto"/>
      </w:divBdr>
    </w:div>
    <w:div w:id="698971499">
      <w:bodyDiv w:val="1"/>
      <w:marLeft w:val="0"/>
      <w:marRight w:val="0"/>
      <w:marTop w:val="0"/>
      <w:marBottom w:val="0"/>
      <w:divBdr>
        <w:top w:val="none" w:sz="0" w:space="0" w:color="auto"/>
        <w:left w:val="none" w:sz="0" w:space="0" w:color="auto"/>
        <w:bottom w:val="none" w:sz="0" w:space="0" w:color="auto"/>
        <w:right w:val="none" w:sz="0" w:space="0" w:color="auto"/>
      </w:divBdr>
    </w:div>
    <w:div w:id="699402089">
      <w:bodyDiv w:val="1"/>
      <w:marLeft w:val="0"/>
      <w:marRight w:val="0"/>
      <w:marTop w:val="0"/>
      <w:marBottom w:val="0"/>
      <w:divBdr>
        <w:top w:val="none" w:sz="0" w:space="0" w:color="auto"/>
        <w:left w:val="none" w:sz="0" w:space="0" w:color="auto"/>
        <w:bottom w:val="none" w:sz="0" w:space="0" w:color="auto"/>
        <w:right w:val="none" w:sz="0" w:space="0" w:color="auto"/>
      </w:divBdr>
    </w:div>
    <w:div w:id="699819468">
      <w:bodyDiv w:val="1"/>
      <w:marLeft w:val="0"/>
      <w:marRight w:val="0"/>
      <w:marTop w:val="0"/>
      <w:marBottom w:val="0"/>
      <w:divBdr>
        <w:top w:val="none" w:sz="0" w:space="0" w:color="auto"/>
        <w:left w:val="none" w:sz="0" w:space="0" w:color="auto"/>
        <w:bottom w:val="none" w:sz="0" w:space="0" w:color="auto"/>
        <w:right w:val="none" w:sz="0" w:space="0" w:color="auto"/>
      </w:divBdr>
    </w:div>
    <w:div w:id="700477022">
      <w:bodyDiv w:val="1"/>
      <w:marLeft w:val="0"/>
      <w:marRight w:val="0"/>
      <w:marTop w:val="0"/>
      <w:marBottom w:val="0"/>
      <w:divBdr>
        <w:top w:val="none" w:sz="0" w:space="0" w:color="auto"/>
        <w:left w:val="none" w:sz="0" w:space="0" w:color="auto"/>
        <w:bottom w:val="none" w:sz="0" w:space="0" w:color="auto"/>
        <w:right w:val="none" w:sz="0" w:space="0" w:color="auto"/>
      </w:divBdr>
    </w:div>
    <w:div w:id="700663211">
      <w:bodyDiv w:val="1"/>
      <w:marLeft w:val="0"/>
      <w:marRight w:val="0"/>
      <w:marTop w:val="0"/>
      <w:marBottom w:val="0"/>
      <w:divBdr>
        <w:top w:val="none" w:sz="0" w:space="0" w:color="auto"/>
        <w:left w:val="none" w:sz="0" w:space="0" w:color="auto"/>
        <w:bottom w:val="none" w:sz="0" w:space="0" w:color="auto"/>
        <w:right w:val="none" w:sz="0" w:space="0" w:color="auto"/>
      </w:divBdr>
    </w:div>
    <w:div w:id="701369160">
      <w:bodyDiv w:val="1"/>
      <w:marLeft w:val="0"/>
      <w:marRight w:val="0"/>
      <w:marTop w:val="0"/>
      <w:marBottom w:val="0"/>
      <w:divBdr>
        <w:top w:val="none" w:sz="0" w:space="0" w:color="auto"/>
        <w:left w:val="none" w:sz="0" w:space="0" w:color="auto"/>
        <w:bottom w:val="none" w:sz="0" w:space="0" w:color="auto"/>
        <w:right w:val="none" w:sz="0" w:space="0" w:color="auto"/>
      </w:divBdr>
    </w:div>
    <w:div w:id="701832026">
      <w:bodyDiv w:val="1"/>
      <w:marLeft w:val="0"/>
      <w:marRight w:val="0"/>
      <w:marTop w:val="0"/>
      <w:marBottom w:val="0"/>
      <w:divBdr>
        <w:top w:val="none" w:sz="0" w:space="0" w:color="auto"/>
        <w:left w:val="none" w:sz="0" w:space="0" w:color="auto"/>
        <w:bottom w:val="none" w:sz="0" w:space="0" w:color="auto"/>
        <w:right w:val="none" w:sz="0" w:space="0" w:color="auto"/>
      </w:divBdr>
    </w:div>
    <w:div w:id="702242898">
      <w:bodyDiv w:val="1"/>
      <w:marLeft w:val="0"/>
      <w:marRight w:val="0"/>
      <w:marTop w:val="0"/>
      <w:marBottom w:val="0"/>
      <w:divBdr>
        <w:top w:val="none" w:sz="0" w:space="0" w:color="auto"/>
        <w:left w:val="none" w:sz="0" w:space="0" w:color="auto"/>
        <w:bottom w:val="none" w:sz="0" w:space="0" w:color="auto"/>
        <w:right w:val="none" w:sz="0" w:space="0" w:color="auto"/>
      </w:divBdr>
    </w:div>
    <w:div w:id="702756635">
      <w:bodyDiv w:val="1"/>
      <w:marLeft w:val="0"/>
      <w:marRight w:val="0"/>
      <w:marTop w:val="0"/>
      <w:marBottom w:val="0"/>
      <w:divBdr>
        <w:top w:val="none" w:sz="0" w:space="0" w:color="auto"/>
        <w:left w:val="none" w:sz="0" w:space="0" w:color="auto"/>
        <w:bottom w:val="none" w:sz="0" w:space="0" w:color="auto"/>
        <w:right w:val="none" w:sz="0" w:space="0" w:color="auto"/>
      </w:divBdr>
    </w:div>
    <w:div w:id="703212166">
      <w:bodyDiv w:val="1"/>
      <w:marLeft w:val="0"/>
      <w:marRight w:val="0"/>
      <w:marTop w:val="0"/>
      <w:marBottom w:val="0"/>
      <w:divBdr>
        <w:top w:val="none" w:sz="0" w:space="0" w:color="auto"/>
        <w:left w:val="none" w:sz="0" w:space="0" w:color="auto"/>
        <w:bottom w:val="none" w:sz="0" w:space="0" w:color="auto"/>
        <w:right w:val="none" w:sz="0" w:space="0" w:color="auto"/>
      </w:divBdr>
    </w:div>
    <w:div w:id="703409545">
      <w:bodyDiv w:val="1"/>
      <w:marLeft w:val="0"/>
      <w:marRight w:val="0"/>
      <w:marTop w:val="0"/>
      <w:marBottom w:val="0"/>
      <w:divBdr>
        <w:top w:val="none" w:sz="0" w:space="0" w:color="auto"/>
        <w:left w:val="none" w:sz="0" w:space="0" w:color="auto"/>
        <w:bottom w:val="none" w:sz="0" w:space="0" w:color="auto"/>
        <w:right w:val="none" w:sz="0" w:space="0" w:color="auto"/>
      </w:divBdr>
    </w:div>
    <w:div w:id="704328558">
      <w:bodyDiv w:val="1"/>
      <w:marLeft w:val="0"/>
      <w:marRight w:val="0"/>
      <w:marTop w:val="0"/>
      <w:marBottom w:val="0"/>
      <w:divBdr>
        <w:top w:val="none" w:sz="0" w:space="0" w:color="auto"/>
        <w:left w:val="none" w:sz="0" w:space="0" w:color="auto"/>
        <w:bottom w:val="none" w:sz="0" w:space="0" w:color="auto"/>
        <w:right w:val="none" w:sz="0" w:space="0" w:color="auto"/>
      </w:divBdr>
    </w:div>
    <w:div w:id="704598117">
      <w:bodyDiv w:val="1"/>
      <w:marLeft w:val="0"/>
      <w:marRight w:val="0"/>
      <w:marTop w:val="0"/>
      <w:marBottom w:val="0"/>
      <w:divBdr>
        <w:top w:val="none" w:sz="0" w:space="0" w:color="auto"/>
        <w:left w:val="none" w:sz="0" w:space="0" w:color="auto"/>
        <w:bottom w:val="none" w:sz="0" w:space="0" w:color="auto"/>
        <w:right w:val="none" w:sz="0" w:space="0" w:color="auto"/>
      </w:divBdr>
    </w:div>
    <w:div w:id="704866728">
      <w:bodyDiv w:val="1"/>
      <w:marLeft w:val="0"/>
      <w:marRight w:val="0"/>
      <w:marTop w:val="0"/>
      <w:marBottom w:val="0"/>
      <w:divBdr>
        <w:top w:val="none" w:sz="0" w:space="0" w:color="auto"/>
        <w:left w:val="none" w:sz="0" w:space="0" w:color="auto"/>
        <w:bottom w:val="none" w:sz="0" w:space="0" w:color="auto"/>
        <w:right w:val="none" w:sz="0" w:space="0" w:color="auto"/>
      </w:divBdr>
    </w:div>
    <w:div w:id="705328161">
      <w:bodyDiv w:val="1"/>
      <w:marLeft w:val="0"/>
      <w:marRight w:val="0"/>
      <w:marTop w:val="0"/>
      <w:marBottom w:val="0"/>
      <w:divBdr>
        <w:top w:val="none" w:sz="0" w:space="0" w:color="auto"/>
        <w:left w:val="none" w:sz="0" w:space="0" w:color="auto"/>
        <w:bottom w:val="none" w:sz="0" w:space="0" w:color="auto"/>
        <w:right w:val="none" w:sz="0" w:space="0" w:color="auto"/>
      </w:divBdr>
    </w:div>
    <w:div w:id="705495543">
      <w:bodyDiv w:val="1"/>
      <w:marLeft w:val="0"/>
      <w:marRight w:val="0"/>
      <w:marTop w:val="0"/>
      <w:marBottom w:val="0"/>
      <w:divBdr>
        <w:top w:val="none" w:sz="0" w:space="0" w:color="auto"/>
        <w:left w:val="none" w:sz="0" w:space="0" w:color="auto"/>
        <w:bottom w:val="none" w:sz="0" w:space="0" w:color="auto"/>
        <w:right w:val="none" w:sz="0" w:space="0" w:color="auto"/>
      </w:divBdr>
    </w:div>
    <w:div w:id="707267683">
      <w:bodyDiv w:val="1"/>
      <w:marLeft w:val="0"/>
      <w:marRight w:val="0"/>
      <w:marTop w:val="0"/>
      <w:marBottom w:val="0"/>
      <w:divBdr>
        <w:top w:val="none" w:sz="0" w:space="0" w:color="auto"/>
        <w:left w:val="none" w:sz="0" w:space="0" w:color="auto"/>
        <w:bottom w:val="none" w:sz="0" w:space="0" w:color="auto"/>
        <w:right w:val="none" w:sz="0" w:space="0" w:color="auto"/>
      </w:divBdr>
    </w:div>
    <w:div w:id="708143281">
      <w:bodyDiv w:val="1"/>
      <w:marLeft w:val="0"/>
      <w:marRight w:val="0"/>
      <w:marTop w:val="0"/>
      <w:marBottom w:val="0"/>
      <w:divBdr>
        <w:top w:val="none" w:sz="0" w:space="0" w:color="auto"/>
        <w:left w:val="none" w:sz="0" w:space="0" w:color="auto"/>
        <w:bottom w:val="none" w:sz="0" w:space="0" w:color="auto"/>
        <w:right w:val="none" w:sz="0" w:space="0" w:color="auto"/>
      </w:divBdr>
    </w:div>
    <w:div w:id="708606952">
      <w:bodyDiv w:val="1"/>
      <w:marLeft w:val="0"/>
      <w:marRight w:val="0"/>
      <w:marTop w:val="0"/>
      <w:marBottom w:val="0"/>
      <w:divBdr>
        <w:top w:val="none" w:sz="0" w:space="0" w:color="auto"/>
        <w:left w:val="none" w:sz="0" w:space="0" w:color="auto"/>
        <w:bottom w:val="none" w:sz="0" w:space="0" w:color="auto"/>
        <w:right w:val="none" w:sz="0" w:space="0" w:color="auto"/>
      </w:divBdr>
    </w:div>
    <w:div w:id="708607442">
      <w:bodyDiv w:val="1"/>
      <w:marLeft w:val="0"/>
      <w:marRight w:val="0"/>
      <w:marTop w:val="0"/>
      <w:marBottom w:val="0"/>
      <w:divBdr>
        <w:top w:val="none" w:sz="0" w:space="0" w:color="auto"/>
        <w:left w:val="none" w:sz="0" w:space="0" w:color="auto"/>
        <w:bottom w:val="none" w:sz="0" w:space="0" w:color="auto"/>
        <w:right w:val="none" w:sz="0" w:space="0" w:color="auto"/>
      </w:divBdr>
    </w:div>
    <w:div w:id="708649801">
      <w:bodyDiv w:val="1"/>
      <w:marLeft w:val="0"/>
      <w:marRight w:val="0"/>
      <w:marTop w:val="0"/>
      <w:marBottom w:val="0"/>
      <w:divBdr>
        <w:top w:val="none" w:sz="0" w:space="0" w:color="auto"/>
        <w:left w:val="none" w:sz="0" w:space="0" w:color="auto"/>
        <w:bottom w:val="none" w:sz="0" w:space="0" w:color="auto"/>
        <w:right w:val="none" w:sz="0" w:space="0" w:color="auto"/>
      </w:divBdr>
    </w:div>
    <w:div w:id="709380524">
      <w:bodyDiv w:val="1"/>
      <w:marLeft w:val="0"/>
      <w:marRight w:val="0"/>
      <w:marTop w:val="0"/>
      <w:marBottom w:val="0"/>
      <w:divBdr>
        <w:top w:val="none" w:sz="0" w:space="0" w:color="auto"/>
        <w:left w:val="none" w:sz="0" w:space="0" w:color="auto"/>
        <w:bottom w:val="none" w:sz="0" w:space="0" w:color="auto"/>
        <w:right w:val="none" w:sz="0" w:space="0" w:color="auto"/>
      </w:divBdr>
    </w:div>
    <w:div w:id="709648397">
      <w:bodyDiv w:val="1"/>
      <w:marLeft w:val="0"/>
      <w:marRight w:val="0"/>
      <w:marTop w:val="0"/>
      <w:marBottom w:val="0"/>
      <w:divBdr>
        <w:top w:val="none" w:sz="0" w:space="0" w:color="auto"/>
        <w:left w:val="none" w:sz="0" w:space="0" w:color="auto"/>
        <w:bottom w:val="none" w:sz="0" w:space="0" w:color="auto"/>
        <w:right w:val="none" w:sz="0" w:space="0" w:color="auto"/>
      </w:divBdr>
    </w:div>
    <w:div w:id="709846048">
      <w:bodyDiv w:val="1"/>
      <w:marLeft w:val="0"/>
      <w:marRight w:val="0"/>
      <w:marTop w:val="0"/>
      <w:marBottom w:val="0"/>
      <w:divBdr>
        <w:top w:val="none" w:sz="0" w:space="0" w:color="auto"/>
        <w:left w:val="none" w:sz="0" w:space="0" w:color="auto"/>
        <w:bottom w:val="none" w:sz="0" w:space="0" w:color="auto"/>
        <w:right w:val="none" w:sz="0" w:space="0" w:color="auto"/>
      </w:divBdr>
    </w:div>
    <w:div w:id="710302390">
      <w:bodyDiv w:val="1"/>
      <w:marLeft w:val="0"/>
      <w:marRight w:val="0"/>
      <w:marTop w:val="0"/>
      <w:marBottom w:val="0"/>
      <w:divBdr>
        <w:top w:val="none" w:sz="0" w:space="0" w:color="auto"/>
        <w:left w:val="none" w:sz="0" w:space="0" w:color="auto"/>
        <w:bottom w:val="none" w:sz="0" w:space="0" w:color="auto"/>
        <w:right w:val="none" w:sz="0" w:space="0" w:color="auto"/>
      </w:divBdr>
    </w:div>
    <w:div w:id="711006166">
      <w:bodyDiv w:val="1"/>
      <w:marLeft w:val="0"/>
      <w:marRight w:val="0"/>
      <w:marTop w:val="0"/>
      <w:marBottom w:val="0"/>
      <w:divBdr>
        <w:top w:val="none" w:sz="0" w:space="0" w:color="auto"/>
        <w:left w:val="none" w:sz="0" w:space="0" w:color="auto"/>
        <w:bottom w:val="none" w:sz="0" w:space="0" w:color="auto"/>
        <w:right w:val="none" w:sz="0" w:space="0" w:color="auto"/>
      </w:divBdr>
    </w:div>
    <w:div w:id="711073413">
      <w:bodyDiv w:val="1"/>
      <w:marLeft w:val="0"/>
      <w:marRight w:val="0"/>
      <w:marTop w:val="0"/>
      <w:marBottom w:val="0"/>
      <w:divBdr>
        <w:top w:val="none" w:sz="0" w:space="0" w:color="auto"/>
        <w:left w:val="none" w:sz="0" w:space="0" w:color="auto"/>
        <w:bottom w:val="none" w:sz="0" w:space="0" w:color="auto"/>
        <w:right w:val="none" w:sz="0" w:space="0" w:color="auto"/>
      </w:divBdr>
    </w:div>
    <w:div w:id="711154920">
      <w:bodyDiv w:val="1"/>
      <w:marLeft w:val="0"/>
      <w:marRight w:val="0"/>
      <w:marTop w:val="0"/>
      <w:marBottom w:val="0"/>
      <w:divBdr>
        <w:top w:val="none" w:sz="0" w:space="0" w:color="auto"/>
        <w:left w:val="none" w:sz="0" w:space="0" w:color="auto"/>
        <w:bottom w:val="none" w:sz="0" w:space="0" w:color="auto"/>
        <w:right w:val="none" w:sz="0" w:space="0" w:color="auto"/>
      </w:divBdr>
    </w:div>
    <w:div w:id="711540859">
      <w:bodyDiv w:val="1"/>
      <w:marLeft w:val="0"/>
      <w:marRight w:val="0"/>
      <w:marTop w:val="0"/>
      <w:marBottom w:val="0"/>
      <w:divBdr>
        <w:top w:val="none" w:sz="0" w:space="0" w:color="auto"/>
        <w:left w:val="none" w:sz="0" w:space="0" w:color="auto"/>
        <w:bottom w:val="none" w:sz="0" w:space="0" w:color="auto"/>
        <w:right w:val="none" w:sz="0" w:space="0" w:color="auto"/>
      </w:divBdr>
    </w:div>
    <w:div w:id="712074334">
      <w:bodyDiv w:val="1"/>
      <w:marLeft w:val="0"/>
      <w:marRight w:val="0"/>
      <w:marTop w:val="0"/>
      <w:marBottom w:val="0"/>
      <w:divBdr>
        <w:top w:val="none" w:sz="0" w:space="0" w:color="auto"/>
        <w:left w:val="none" w:sz="0" w:space="0" w:color="auto"/>
        <w:bottom w:val="none" w:sz="0" w:space="0" w:color="auto"/>
        <w:right w:val="none" w:sz="0" w:space="0" w:color="auto"/>
      </w:divBdr>
    </w:div>
    <w:div w:id="713047229">
      <w:bodyDiv w:val="1"/>
      <w:marLeft w:val="0"/>
      <w:marRight w:val="0"/>
      <w:marTop w:val="0"/>
      <w:marBottom w:val="0"/>
      <w:divBdr>
        <w:top w:val="none" w:sz="0" w:space="0" w:color="auto"/>
        <w:left w:val="none" w:sz="0" w:space="0" w:color="auto"/>
        <w:bottom w:val="none" w:sz="0" w:space="0" w:color="auto"/>
        <w:right w:val="none" w:sz="0" w:space="0" w:color="auto"/>
      </w:divBdr>
    </w:div>
    <w:div w:id="713162814">
      <w:bodyDiv w:val="1"/>
      <w:marLeft w:val="0"/>
      <w:marRight w:val="0"/>
      <w:marTop w:val="0"/>
      <w:marBottom w:val="0"/>
      <w:divBdr>
        <w:top w:val="none" w:sz="0" w:space="0" w:color="auto"/>
        <w:left w:val="none" w:sz="0" w:space="0" w:color="auto"/>
        <w:bottom w:val="none" w:sz="0" w:space="0" w:color="auto"/>
        <w:right w:val="none" w:sz="0" w:space="0" w:color="auto"/>
      </w:divBdr>
    </w:div>
    <w:div w:id="715541757">
      <w:bodyDiv w:val="1"/>
      <w:marLeft w:val="0"/>
      <w:marRight w:val="0"/>
      <w:marTop w:val="0"/>
      <w:marBottom w:val="0"/>
      <w:divBdr>
        <w:top w:val="none" w:sz="0" w:space="0" w:color="auto"/>
        <w:left w:val="none" w:sz="0" w:space="0" w:color="auto"/>
        <w:bottom w:val="none" w:sz="0" w:space="0" w:color="auto"/>
        <w:right w:val="none" w:sz="0" w:space="0" w:color="auto"/>
      </w:divBdr>
    </w:div>
    <w:div w:id="715592410">
      <w:bodyDiv w:val="1"/>
      <w:marLeft w:val="0"/>
      <w:marRight w:val="0"/>
      <w:marTop w:val="0"/>
      <w:marBottom w:val="0"/>
      <w:divBdr>
        <w:top w:val="none" w:sz="0" w:space="0" w:color="auto"/>
        <w:left w:val="none" w:sz="0" w:space="0" w:color="auto"/>
        <w:bottom w:val="none" w:sz="0" w:space="0" w:color="auto"/>
        <w:right w:val="none" w:sz="0" w:space="0" w:color="auto"/>
      </w:divBdr>
    </w:div>
    <w:div w:id="716471465">
      <w:bodyDiv w:val="1"/>
      <w:marLeft w:val="0"/>
      <w:marRight w:val="0"/>
      <w:marTop w:val="0"/>
      <w:marBottom w:val="0"/>
      <w:divBdr>
        <w:top w:val="none" w:sz="0" w:space="0" w:color="auto"/>
        <w:left w:val="none" w:sz="0" w:space="0" w:color="auto"/>
        <w:bottom w:val="none" w:sz="0" w:space="0" w:color="auto"/>
        <w:right w:val="none" w:sz="0" w:space="0" w:color="auto"/>
      </w:divBdr>
    </w:div>
    <w:div w:id="717120815">
      <w:bodyDiv w:val="1"/>
      <w:marLeft w:val="0"/>
      <w:marRight w:val="0"/>
      <w:marTop w:val="0"/>
      <w:marBottom w:val="0"/>
      <w:divBdr>
        <w:top w:val="none" w:sz="0" w:space="0" w:color="auto"/>
        <w:left w:val="none" w:sz="0" w:space="0" w:color="auto"/>
        <w:bottom w:val="none" w:sz="0" w:space="0" w:color="auto"/>
        <w:right w:val="none" w:sz="0" w:space="0" w:color="auto"/>
      </w:divBdr>
    </w:div>
    <w:div w:id="717169160">
      <w:bodyDiv w:val="1"/>
      <w:marLeft w:val="0"/>
      <w:marRight w:val="0"/>
      <w:marTop w:val="0"/>
      <w:marBottom w:val="0"/>
      <w:divBdr>
        <w:top w:val="none" w:sz="0" w:space="0" w:color="auto"/>
        <w:left w:val="none" w:sz="0" w:space="0" w:color="auto"/>
        <w:bottom w:val="none" w:sz="0" w:space="0" w:color="auto"/>
        <w:right w:val="none" w:sz="0" w:space="0" w:color="auto"/>
      </w:divBdr>
    </w:div>
    <w:div w:id="717585060">
      <w:bodyDiv w:val="1"/>
      <w:marLeft w:val="0"/>
      <w:marRight w:val="0"/>
      <w:marTop w:val="0"/>
      <w:marBottom w:val="0"/>
      <w:divBdr>
        <w:top w:val="none" w:sz="0" w:space="0" w:color="auto"/>
        <w:left w:val="none" w:sz="0" w:space="0" w:color="auto"/>
        <w:bottom w:val="none" w:sz="0" w:space="0" w:color="auto"/>
        <w:right w:val="none" w:sz="0" w:space="0" w:color="auto"/>
      </w:divBdr>
    </w:div>
    <w:div w:id="719324317">
      <w:bodyDiv w:val="1"/>
      <w:marLeft w:val="0"/>
      <w:marRight w:val="0"/>
      <w:marTop w:val="0"/>
      <w:marBottom w:val="0"/>
      <w:divBdr>
        <w:top w:val="none" w:sz="0" w:space="0" w:color="auto"/>
        <w:left w:val="none" w:sz="0" w:space="0" w:color="auto"/>
        <w:bottom w:val="none" w:sz="0" w:space="0" w:color="auto"/>
        <w:right w:val="none" w:sz="0" w:space="0" w:color="auto"/>
      </w:divBdr>
    </w:div>
    <w:div w:id="719595074">
      <w:bodyDiv w:val="1"/>
      <w:marLeft w:val="0"/>
      <w:marRight w:val="0"/>
      <w:marTop w:val="0"/>
      <w:marBottom w:val="0"/>
      <w:divBdr>
        <w:top w:val="none" w:sz="0" w:space="0" w:color="auto"/>
        <w:left w:val="none" w:sz="0" w:space="0" w:color="auto"/>
        <w:bottom w:val="none" w:sz="0" w:space="0" w:color="auto"/>
        <w:right w:val="none" w:sz="0" w:space="0" w:color="auto"/>
      </w:divBdr>
    </w:div>
    <w:div w:id="721364800">
      <w:bodyDiv w:val="1"/>
      <w:marLeft w:val="0"/>
      <w:marRight w:val="0"/>
      <w:marTop w:val="0"/>
      <w:marBottom w:val="0"/>
      <w:divBdr>
        <w:top w:val="none" w:sz="0" w:space="0" w:color="auto"/>
        <w:left w:val="none" w:sz="0" w:space="0" w:color="auto"/>
        <w:bottom w:val="none" w:sz="0" w:space="0" w:color="auto"/>
        <w:right w:val="none" w:sz="0" w:space="0" w:color="auto"/>
      </w:divBdr>
    </w:div>
    <w:div w:id="721445371">
      <w:bodyDiv w:val="1"/>
      <w:marLeft w:val="0"/>
      <w:marRight w:val="0"/>
      <w:marTop w:val="0"/>
      <w:marBottom w:val="0"/>
      <w:divBdr>
        <w:top w:val="none" w:sz="0" w:space="0" w:color="auto"/>
        <w:left w:val="none" w:sz="0" w:space="0" w:color="auto"/>
        <w:bottom w:val="none" w:sz="0" w:space="0" w:color="auto"/>
        <w:right w:val="none" w:sz="0" w:space="0" w:color="auto"/>
      </w:divBdr>
    </w:div>
    <w:div w:id="721641080">
      <w:bodyDiv w:val="1"/>
      <w:marLeft w:val="0"/>
      <w:marRight w:val="0"/>
      <w:marTop w:val="0"/>
      <w:marBottom w:val="0"/>
      <w:divBdr>
        <w:top w:val="none" w:sz="0" w:space="0" w:color="auto"/>
        <w:left w:val="none" w:sz="0" w:space="0" w:color="auto"/>
        <w:bottom w:val="none" w:sz="0" w:space="0" w:color="auto"/>
        <w:right w:val="none" w:sz="0" w:space="0" w:color="auto"/>
      </w:divBdr>
    </w:div>
    <w:div w:id="722103538">
      <w:bodyDiv w:val="1"/>
      <w:marLeft w:val="0"/>
      <w:marRight w:val="0"/>
      <w:marTop w:val="0"/>
      <w:marBottom w:val="0"/>
      <w:divBdr>
        <w:top w:val="none" w:sz="0" w:space="0" w:color="auto"/>
        <w:left w:val="none" w:sz="0" w:space="0" w:color="auto"/>
        <w:bottom w:val="none" w:sz="0" w:space="0" w:color="auto"/>
        <w:right w:val="none" w:sz="0" w:space="0" w:color="auto"/>
      </w:divBdr>
    </w:div>
    <w:div w:id="722338435">
      <w:bodyDiv w:val="1"/>
      <w:marLeft w:val="0"/>
      <w:marRight w:val="0"/>
      <w:marTop w:val="0"/>
      <w:marBottom w:val="0"/>
      <w:divBdr>
        <w:top w:val="none" w:sz="0" w:space="0" w:color="auto"/>
        <w:left w:val="none" w:sz="0" w:space="0" w:color="auto"/>
        <w:bottom w:val="none" w:sz="0" w:space="0" w:color="auto"/>
        <w:right w:val="none" w:sz="0" w:space="0" w:color="auto"/>
      </w:divBdr>
      <w:divsChild>
        <w:div w:id="672104331">
          <w:marLeft w:val="0"/>
          <w:marRight w:val="0"/>
          <w:marTop w:val="0"/>
          <w:marBottom w:val="0"/>
          <w:divBdr>
            <w:top w:val="none" w:sz="0" w:space="0" w:color="auto"/>
            <w:left w:val="none" w:sz="0" w:space="0" w:color="auto"/>
            <w:bottom w:val="none" w:sz="0" w:space="0" w:color="auto"/>
            <w:right w:val="none" w:sz="0" w:space="0" w:color="auto"/>
          </w:divBdr>
        </w:div>
      </w:divsChild>
    </w:div>
    <w:div w:id="722560374">
      <w:bodyDiv w:val="1"/>
      <w:marLeft w:val="0"/>
      <w:marRight w:val="0"/>
      <w:marTop w:val="0"/>
      <w:marBottom w:val="0"/>
      <w:divBdr>
        <w:top w:val="none" w:sz="0" w:space="0" w:color="auto"/>
        <w:left w:val="none" w:sz="0" w:space="0" w:color="auto"/>
        <w:bottom w:val="none" w:sz="0" w:space="0" w:color="auto"/>
        <w:right w:val="none" w:sz="0" w:space="0" w:color="auto"/>
      </w:divBdr>
    </w:div>
    <w:div w:id="722677517">
      <w:bodyDiv w:val="1"/>
      <w:marLeft w:val="0"/>
      <w:marRight w:val="0"/>
      <w:marTop w:val="0"/>
      <w:marBottom w:val="0"/>
      <w:divBdr>
        <w:top w:val="none" w:sz="0" w:space="0" w:color="auto"/>
        <w:left w:val="none" w:sz="0" w:space="0" w:color="auto"/>
        <w:bottom w:val="none" w:sz="0" w:space="0" w:color="auto"/>
        <w:right w:val="none" w:sz="0" w:space="0" w:color="auto"/>
      </w:divBdr>
    </w:div>
    <w:div w:id="722750279">
      <w:bodyDiv w:val="1"/>
      <w:marLeft w:val="0"/>
      <w:marRight w:val="0"/>
      <w:marTop w:val="0"/>
      <w:marBottom w:val="0"/>
      <w:divBdr>
        <w:top w:val="none" w:sz="0" w:space="0" w:color="auto"/>
        <w:left w:val="none" w:sz="0" w:space="0" w:color="auto"/>
        <w:bottom w:val="none" w:sz="0" w:space="0" w:color="auto"/>
        <w:right w:val="none" w:sz="0" w:space="0" w:color="auto"/>
      </w:divBdr>
    </w:div>
    <w:div w:id="722874905">
      <w:bodyDiv w:val="1"/>
      <w:marLeft w:val="0"/>
      <w:marRight w:val="0"/>
      <w:marTop w:val="0"/>
      <w:marBottom w:val="0"/>
      <w:divBdr>
        <w:top w:val="none" w:sz="0" w:space="0" w:color="auto"/>
        <w:left w:val="none" w:sz="0" w:space="0" w:color="auto"/>
        <w:bottom w:val="none" w:sz="0" w:space="0" w:color="auto"/>
        <w:right w:val="none" w:sz="0" w:space="0" w:color="auto"/>
      </w:divBdr>
    </w:div>
    <w:div w:id="723334625">
      <w:bodyDiv w:val="1"/>
      <w:marLeft w:val="0"/>
      <w:marRight w:val="0"/>
      <w:marTop w:val="0"/>
      <w:marBottom w:val="0"/>
      <w:divBdr>
        <w:top w:val="none" w:sz="0" w:space="0" w:color="auto"/>
        <w:left w:val="none" w:sz="0" w:space="0" w:color="auto"/>
        <w:bottom w:val="none" w:sz="0" w:space="0" w:color="auto"/>
        <w:right w:val="none" w:sz="0" w:space="0" w:color="auto"/>
      </w:divBdr>
    </w:div>
    <w:div w:id="723870167">
      <w:bodyDiv w:val="1"/>
      <w:marLeft w:val="0"/>
      <w:marRight w:val="0"/>
      <w:marTop w:val="0"/>
      <w:marBottom w:val="0"/>
      <w:divBdr>
        <w:top w:val="none" w:sz="0" w:space="0" w:color="auto"/>
        <w:left w:val="none" w:sz="0" w:space="0" w:color="auto"/>
        <w:bottom w:val="none" w:sz="0" w:space="0" w:color="auto"/>
        <w:right w:val="none" w:sz="0" w:space="0" w:color="auto"/>
      </w:divBdr>
    </w:div>
    <w:div w:id="723988233">
      <w:bodyDiv w:val="1"/>
      <w:marLeft w:val="0"/>
      <w:marRight w:val="0"/>
      <w:marTop w:val="0"/>
      <w:marBottom w:val="0"/>
      <w:divBdr>
        <w:top w:val="none" w:sz="0" w:space="0" w:color="auto"/>
        <w:left w:val="none" w:sz="0" w:space="0" w:color="auto"/>
        <w:bottom w:val="none" w:sz="0" w:space="0" w:color="auto"/>
        <w:right w:val="none" w:sz="0" w:space="0" w:color="auto"/>
      </w:divBdr>
    </w:div>
    <w:div w:id="724648227">
      <w:bodyDiv w:val="1"/>
      <w:marLeft w:val="0"/>
      <w:marRight w:val="0"/>
      <w:marTop w:val="0"/>
      <w:marBottom w:val="0"/>
      <w:divBdr>
        <w:top w:val="none" w:sz="0" w:space="0" w:color="auto"/>
        <w:left w:val="none" w:sz="0" w:space="0" w:color="auto"/>
        <w:bottom w:val="none" w:sz="0" w:space="0" w:color="auto"/>
        <w:right w:val="none" w:sz="0" w:space="0" w:color="auto"/>
      </w:divBdr>
    </w:div>
    <w:div w:id="724836450">
      <w:bodyDiv w:val="1"/>
      <w:marLeft w:val="0"/>
      <w:marRight w:val="0"/>
      <w:marTop w:val="0"/>
      <w:marBottom w:val="0"/>
      <w:divBdr>
        <w:top w:val="none" w:sz="0" w:space="0" w:color="auto"/>
        <w:left w:val="none" w:sz="0" w:space="0" w:color="auto"/>
        <w:bottom w:val="none" w:sz="0" w:space="0" w:color="auto"/>
        <w:right w:val="none" w:sz="0" w:space="0" w:color="auto"/>
      </w:divBdr>
    </w:div>
    <w:div w:id="725103878">
      <w:bodyDiv w:val="1"/>
      <w:marLeft w:val="0"/>
      <w:marRight w:val="0"/>
      <w:marTop w:val="0"/>
      <w:marBottom w:val="0"/>
      <w:divBdr>
        <w:top w:val="none" w:sz="0" w:space="0" w:color="auto"/>
        <w:left w:val="none" w:sz="0" w:space="0" w:color="auto"/>
        <w:bottom w:val="none" w:sz="0" w:space="0" w:color="auto"/>
        <w:right w:val="none" w:sz="0" w:space="0" w:color="auto"/>
      </w:divBdr>
    </w:div>
    <w:div w:id="725253814">
      <w:bodyDiv w:val="1"/>
      <w:marLeft w:val="0"/>
      <w:marRight w:val="0"/>
      <w:marTop w:val="0"/>
      <w:marBottom w:val="0"/>
      <w:divBdr>
        <w:top w:val="none" w:sz="0" w:space="0" w:color="auto"/>
        <w:left w:val="none" w:sz="0" w:space="0" w:color="auto"/>
        <w:bottom w:val="none" w:sz="0" w:space="0" w:color="auto"/>
        <w:right w:val="none" w:sz="0" w:space="0" w:color="auto"/>
      </w:divBdr>
    </w:div>
    <w:div w:id="727730578">
      <w:bodyDiv w:val="1"/>
      <w:marLeft w:val="0"/>
      <w:marRight w:val="0"/>
      <w:marTop w:val="0"/>
      <w:marBottom w:val="0"/>
      <w:divBdr>
        <w:top w:val="none" w:sz="0" w:space="0" w:color="auto"/>
        <w:left w:val="none" w:sz="0" w:space="0" w:color="auto"/>
        <w:bottom w:val="none" w:sz="0" w:space="0" w:color="auto"/>
        <w:right w:val="none" w:sz="0" w:space="0" w:color="auto"/>
      </w:divBdr>
    </w:div>
    <w:div w:id="727807270">
      <w:bodyDiv w:val="1"/>
      <w:marLeft w:val="0"/>
      <w:marRight w:val="0"/>
      <w:marTop w:val="0"/>
      <w:marBottom w:val="0"/>
      <w:divBdr>
        <w:top w:val="none" w:sz="0" w:space="0" w:color="auto"/>
        <w:left w:val="none" w:sz="0" w:space="0" w:color="auto"/>
        <w:bottom w:val="none" w:sz="0" w:space="0" w:color="auto"/>
        <w:right w:val="none" w:sz="0" w:space="0" w:color="auto"/>
      </w:divBdr>
    </w:div>
    <w:div w:id="728262700">
      <w:bodyDiv w:val="1"/>
      <w:marLeft w:val="0"/>
      <w:marRight w:val="0"/>
      <w:marTop w:val="0"/>
      <w:marBottom w:val="0"/>
      <w:divBdr>
        <w:top w:val="none" w:sz="0" w:space="0" w:color="auto"/>
        <w:left w:val="none" w:sz="0" w:space="0" w:color="auto"/>
        <w:bottom w:val="none" w:sz="0" w:space="0" w:color="auto"/>
        <w:right w:val="none" w:sz="0" w:space="0" w:color="auto"/>
      </w:divBdr>
    </w:div>
    <w:div w:id="728579035">
      <w:bodyDiv w:val="1"/>
      <w:marLeft w:val="0"/>
      <w:marRight w:val="0"/>
      <w:marTop w:val="0"/>
      <w:marBottom w:val="0"/>
      <w:divBdr>
        <w:top w:val="none" w:sz="0" w:space="0" w:color="auto"/>
        <w:left w:val="none" w:sz="0" w:space="0" w:color="auto"/>
        <w:bottom w:val="none" w:sz="0" w:space="0" w:color="auto"/>
        <w:right w:val="none" w:sz="0" w:space="0" w:color="auto"/>
      </w:divBdr>
    </w:div>
    <w:div w:id="728847344">
      <w:bodyDiv w:val="1"/>
      <w:marLeft w:val="0"/>
      <w:marRight w:val="0"/>
      <w:marTop w:val="0"/>
      <w:marBottom w:val="0"/>
      <w:divBdr>
        <w:top w:val="none" w:sz="0" w:space="0" w:color="auto"/>
        <w:left w:val="none" w:sz="0" w:space="0" w:color="auto"/>
        <w:bottom w:val="none" w:sz="0" w:space="0" w:color="auto"/>
        <w:right w:val="none" w:sz="0" w:space="0" w:color="auto"/>
      </w:divBdr>
    </w:div>
    <w:div w:id="728918296">
      <w:bodyDiv w:val="1"/>
      <w:marLeft w:val="0"/>
      <w:marRight w:val="0"/>
      <w:marTop w:val="0"/>
      <w:marBottom w:val="0"/>
      <w:divBdr>
        <w:top w:val="none" w:sz="0" w:space="0" w:color="auto"/>
        <w:left w:val="none" w:sz="0" w:space="0" w:color="auto"/>
        <w:bottom w:val="none" w:sz="0" w:space="0" w:color="auto"/>
        <w:right w:val="none" w:sz="0" w:space="0" w:color="auto"/>
      </w:divBdr>
    </w:div>
    <w:div w:id="729184714">
      <w:bodyDiv w:val="1"/>
      <w:marLeft w:val="0"/>
      <w:marRight w:val="0"/>
      <w:marTop w:val="0"/>
      <w:marBottom w:val="0"/>
      <w:divBdr>
        <w:top w:val="none" w:sz="0" w:space="0" w:color="auto"/>
        <w:left w:val="none" w:sz="0" w:space="0" w:color="auto"/>
        <w:bottom w:val="none" w:sz="0" w:space="0" w:color="auto"/>
        <w:right w:val="none" w:sz="0" w:space="0" w:color="auto"/>
      </w:divBdr>
    </w:div>
    <w:div w:id="729377087">
      <w:bodyDiv w:val="1"/>
      <w:marLeft w:val="0"/>
      <w:marRight w:val="0"/>
      <w:marTop w:val="0"/>
      <w:marBottom w:val="0"/>
      <w:divBdr>
        <w:top w:val="none" w:sz="0" w:space="0" w:color="auto"/>
        <w:left w:val="none" w:sz="0" w:space="0" w:color="auto"/>
        <w:bottom w:val="none" w:sz="0" w:space="0" w:color="auto"/>
        <w:right w:val="none" w:sz="0" w:space="0" w:color="auto"/>
      </w:divBdr>
    </w:div>
    <w:div w:id="729546916">
      <w:bodyDiv w:val="1"/>
      <w:marLeft w:val="0"/>
      <w:marRight w:val="0"/>
      <w:marTop w:val="0"/>
      <w:marBottom w:val="0"/>
      <w:divBdr>
        <w:top w:val="none" w:sz="0" w:space="0" w:color="auto"/>
        <w:left w:val="none" w:sz="0" w:space="0" w:color="auto"/>
        <w:bottom w:val="none" w:sz="0" w:space="0" w:color="auto"/>
        <w:right w:val="none" w:sz="0" w:space="0" w:color="auto"/>
      </w:divBdr>
    </w:div>
    <w:div w:id="729888848">
      <w:bodyDiv w:val="1"/>
      <w:marLeft w:val="0"/>
      <w:marRight w:val="0"/>
      <w:marTop w:val="0"/>
      <w:marBottom w:val="0"/>
      <w:divBdr>
        <w:top w:val="none" w:sz="0" w:space="0" w:color="auto"/>
        <w:left w:val="none" w:sz="0" w:space="0" w:color="auto"/>
        <w:bottom w:val="none" w:sz="0" w:space="0" w:color="auto"/>
        <w:right w:val="none" w:sz="0" w:space="0" w:color="auto"/>
      </w:divBdr>
    </w:div>
    <w:div w:id="730422590">
      <w:bodyDiv w:val="1"/>
      <w:marLeft w:val="0"/>
      <w:marRight w:val="0"/>
      <w:marTop w:val="0"/>
      <w:marBottom w:val="0"/>
      <w:divBdr>
        <w:top w:val="none" w:sz="0" w:space="0" w:color="auto"/>
        <w:left w:val="none" w:sz="0" w:space="0" w:color="auto"/>
        <w:bottom w:val="none" w:sz="0" w:space="0" w:color="auto"/>
        <w:right w:val="none" w:sz="0" w:space="0" w:color="auto"/>
      </w:divBdr>
    </w:div>
    <w:div w:id="730425320">
      <w:bodyDiv w:val="1"/>
      <w:marLeft w:val="0"/>
      <w:marRight w:val="0"/>
      <w:marTop w:val="0"/>
      <w:marBottom w:val="0"/>
      <w:divBdr>
        <w:top w:val="none" w:sz="0" w:space="0" w:color="auto"/>
        <w:left w:val="none" w:sz="0" w:space="0" w:color="auto"/>
        <w:bottom w:val="none" w:sz="0" w:space="0" w:color="auto"/>
        <w:right w:val="none" w:sz="0" w:space="0" w:color="auto"/>
      </w:divBdr>
    </w:div>
    <w:div w:id="730663280">
      <w:bodyDiv w:val="1"/>
      <w:marLeft w:val="0"/>
      <w:marRight w:val="0"/>
      <w:marTop w:val="0"/>
      <w:marBottom w:val="0"/>
      <w:divBdr>
        <w:top w:val="none" w:sz="0" w:space="0" w:color="auto"/>
        <w:left w:val="none" w:sz="0" w:space="0" w:color="auto"/>
        <w:bottom w:val="none" w:sz="0" w:space="0" w:color="auto"/>
        <w:right w:val="none" w:sz="0" w:space="0" w:color="auto"/>
      </w:divBdr>
    </w:div>
    <w:div w:id="730688738">
      <w:bodyDiv w:val="1"/>
      <w:marLeft w:val="0"/>
      <w:marRight w:val="0"/>
      <w:marTop w:val="0"/>
      <w:marBottom w:val="0"/>
      <w:divBdr>
        <w:top w:val="none" w:sz="0" w:space="0" w:color="auto"/>
        <w:left w:val="none" w:sz="0" w:space="0" w:color="auto"/>
        <w:bottom w:val="none" w:sz="0" w:space="0" w:color="auto"/>
        <w:right w:val="none" w:sz="0" w:space="0" w:color="auto"/>
      </w:divBdr>
    </w:div>
    <w:div w:id="731119885">
      <w:bodyDiv w:val="1"/>
      <w:marLeft w:val="0"/>
      <w:marRight w:val="0"/>
      <w:marTop w:val="0"/>
      <w:marBottom w:val="0"/>
      <w:divBdr>
        <w:top w:val="none" w:sz="0" w:space="0" w:color="auto"/>
        <w:left w:val="none" w:sz="0" w:space="0" w:color="auto"/>
        <w:bottom w:val="none" w:sz="0" w:space="0" w:color="auto"/>
        <w:right w:val="none" w:sz="0" w:space="0" w:color="auto"/>
      </w:divBdr>
    </w:div>
    <w:div w:id="731467741">
      <w:bodyDiv w:val="1"/>
      <w:marLeft w:val="0"/>
      <w:marRight w:val="0"/>
      <w:marTop w:val="0"/>
      <w:marBottom w:val="0"/>
      <w:divBdr>
        <w:top w:val="none" w:sz="0" w:space="0" w:color="auto"/>
        <w:left w:val="none" w:sz="0" w:space="0" w:color="auto"/>
        <w:bottom w:val="none" w:sz="0" w:space="0" w:color="auto"/>
        <w:right w:val="none" w:sz="0" w:space="0" w:color="auto"/>
      </w:divBdr>
    </w:div>
    <w:div w:id="732046596">
      <w:bodyDiv w:val="1"/>
      <w:marLeft w:val="0"/>
      <w:marRight w:val="0"/>
      <w:marTop w:val="0"/>
      <w:marBottom w:val="0"/>
      <w:divBdr>
        <w:top w:val="none" w:sz="0" w:space="0" w:color="auto"/>
        <w:left w:val="none" w:sz="0" w:space="0" w:color="auto"/>
        <w:bottom w:val="none" w:sz="0" w:space="0" w:color="auto"/>
        <w:right w:val="none" w:sz="0" w:space="0" w:color="auto"/>
      </w:divBdr>
    </w:div>
    <w:div w:id="732238813">
      <w:bodyDiv w:val="1"/>
      <w:marLeft w:val="0"/>
      <w:marRight w:val="0"/>
      <w:marTop w:val="0"/>
      <w:marBottom w:val="0"/>
      <w:divBdr>
        <w:top w:val="none" w:sz="0" w:space="0" w:color="auto"/>
        <w:left w:val="none" w:sz="0" w:space="0" w:color="auto"/>
        <w:bottom w:val="none" w:sz="0" w:space="0" w:color="auto"/>
        <w:right w:val="none" w:sz="0" w:space="0" w:color="auto"/>
      </w:divBdr>
    </w:div>
    <w:div w:id="732310163">
      <w:bodyDiv w:val="1"/>
      <w:marLeft w:val="0"/>
      <w:marRight w:val="0"/>
      <w:marTop w:val="0"/>
      <w:marBottom w:val="0"/>
      <w:divBdr>
        <w:top w:val="none" w:sz="0" w:space="0" w:color="auto"/>
        <w:left w:val="none" w:sz="0" w:space="0" w:color="auto"/>
        <w:bottom w:val="none" w:sz="0" w:space="0" w:color="auto"/>
        <w:right w:val="none" w:sz="0" w:space="0" w:color="auto"/>
      </w:divBdr>
    </w:div>
    <w:div w:id="732435315">
      <w:bodyDiv w:val="1"/>
      <w:marLeft w:val="0"/>
      <w:marRight w:val="0"/>
      <w:marTop w:val="0"/>
      <w:marBottom w:val="0"/>
      <w:divBdr>
        <w:top w:val="none" w:sz="0" w:space="0" w:color="auto"/>
        <w:left w:val="none" w:sz="0" w:space="0" w:color="auto"/>
        <w:bottom w:val="none" w:sz="0" w:space="0" w:color="auto"/>
        <w:right w:val="none" w:sz="0" w:space="0" w:color="auto"/>
      </w:divBdr>
    </w:div>
    <w:div w:id="733435874">
      <w:bodyDiv w:val="1"/>
      <w:marLeft w:val="0"/>
      <w:marRight w:val="0"/>
      <w:marTop w:val="0"/>
      <w:marBottom w:val="0"/>
      <w:divBdr>
        <w:top w:val="none" w:sz="0" w:space="0" w:color="auto"/>
        <w:left w:val="none" w:sz="0" w:space="0" w:color="auto"/>
        <w:bottom w:val="none" w:sz="0" w:space="0" w:color="auto"/>
        <w:right w:val="none" w:sz="0" w:space="0" w:color="auto"/>
      </w:divBdr>
    </w:div>
    <w:div w:id="734159035">
      <w:bodyDiv w:val="1"/>
      <w:marLeft w:val="0"/>
      <w:marRight w:val="0"/>
      <w:marTop w:val="0"/>
      <w:marBottom w:val="0"/>
      <w:divBdr>
        <w:top w:val="none" w:sz="0" w:space="0" w:color="auto"/>
        <w:left w:val="none" w:sz="0" w:space="0" w:color="auto"/>
        <w:bottom w:val="none" w:sz="0" w:space="0" w:color="auto"/>
        <w:right w:val="none" w:sz="0" w:space="0" w:color="auto"/>
      </w:divBdr>
    </w:div>
    <w:div w:id="734669469">
      <w:bodyDiv w:val="1"/>
      <w:marLeft w:val="0"/>
      <w:marRight w:val="0"/>
      <w:marTop w:val="0"/>
      <w:marBottom w:val="0"/>
      <w:divBdr>
        <w:top w:val="none" w:sz="0" w:space="0" w:color="auto"/>
        <w:left w:val="none" w:sz="0" w:space="0" w:color="auto"/>
        <w:bottom w:val="none" w:sz="0" w:space="0" w:color="auto"/>
        <w:right w:val="none" w:sz="0" w:space="0" w:color="auto"/>
      </w:divBdr>
    </w:div>
    <w:div w:id="734862030">
      <w:bodyDiv w:val="1"/>
      <w:marLeft w:val="0"/>
      <w:marRight w:val="0"/>
      <w:marTop w:val="0"/>
      <w:marBottom w:val="0"/>
      <w:divBdr>
        <w:top w:val="none" w:sz="0" w:space="0" w:color="auto"/>
        <w:left w:val="none" w:sz="0" w:space="0" w:color="auto"/>
        <w:bottom w:val="none" w:sz="0" w:space="0" w:color="auto"/>
        <w:right w:val="none" w:sz="0" w:space="0" w:color="auto"/>
      </w:divBdr>
    </w:div>
    <w:div w:id="735670323">
      <w:bodyDiv w:val="1"/>
      <w:marLeft w:val="0"/>
      <w:marRight w:val="0"/>
      <w:marTop w:val="0"/>
      <w:marBottom w:val="0"/>
      <w:divBdr>
        <w:top w:val="none" w:sz="0" w:space="0" w:color="auto"/>
        <w:left w:val="none" w:sz="0" w:space="0" w:color="auto"/>
        <w:bottom w:val="none" w:sz="0" w:space="0" w:color="auto"/>
        <w:right w:val="none" w:sz="0" w:space="0" w:color="auto"/>
      </w:divBdr>
    </w:div>
    <w:div w:id="735861078">
      <w:bodyDiv w:val="1"/>
      <w:marLeft w:val="0"/>
      <w:marRight w:val="0"/>
      <w:marTop w:val="0"/>
      <w:marBottom w:val="0"/>
      <w:divBdr>
        <w:top w:val="none" w:sz="0" w:space="0" w:color="auto"/>
        <w:left w:val="none" w:sz="0" w:space="0" w:color="auto"/>
        <w:bottom w:val="none" w:sz="0" w:space="0" w:color="auto"/>
        <w:right w:val="none" w:sz="0" w:space="0" w:color="auto"/>
      </w:divBdr>
    </w:div>
    <w:div w:id="736171920">
      <w:bodyDiv w:val="1"/>
      <w:marLeft w:val="0"/>
      <w:marRight w:val="0"/>
      <w:marTop w:val="0"/>
      <w:marBottom w:val="0"/>
      <w:divBdr>
        <w:top w:val="none" w:sz="0" w:space="0" w:color="auto"/>
        <w:left w:val="none" w:sz="0" w:space="0" w:color="auto"/>
        <w:bottom w:val="none" w:sz="0" w:space="0" w:color="auto"/>
        <w:right w:val="none" w:sz="0" w:space="0" w:color="auto"/>
      </w:divBdr>
    </w:div>
    <w:div w:id="737820214">
      <w:bodyDiv w:val="1"/>
      <w:marLeft w:val="0"/>
      <w:marRight w:val="0"/>
      <w:marTop w:val="0"/>
      <w:marBottom w:val="0"/>
      <w:divBdr>
        <w:top w:val="none" w:sz="0" w:space="0" w:color="auto"/>
        <w:left w:val="none" w:sz="0" w:space="0" w:color="auto"/>
        <w:bottom w:val="none" w:sz="0" w:space="0" w:color="auto"/>
        <w:right w:val="none" w:sz="0" w:space="0" w:color="auto"/>
      </w:divBdr>
    </w:div>
    <w:div w:id="738789273">
      <w:bodyDiv w:val="1"/>
      <w:marLeft w:val="0"/>
      <w:marRight w:val="0"/>
      <w:marTop w:val="0"/>
      <w:marBottom w:val="0"/>
      <w:divBdr>
        <w:top w:val="none" w:sz="0" w:space="0" w:color="auto"/>
        <w:left w:val="none" w:sz="0" w:space="0" w:color="auto"/>
        <w:bottom w:val="none" w:sz="0" w:space="0" w:color="auto"/>
        <w:right w:val="none" w:sz="0" w:space="0" w:color="auto"/>
      </w:divBdr>
    </w:div>
    <w:div w:id="738792127">
      <w:bodyDiv w:val="1"/>
      <w:marLeft w:val="0"/>
      <w:marRight w:val="0"/>
      <w:marTop w:val="0"/>
      <w:marBottom w:val="0"/>
      <w:divBdr>
        <w:top w:val="none" w:sz="0" w:space="0" w:color="auto"/>
        <w:left w:val="none" w:sz="0" w:space="0" w:color="auto"/>
        <w:bottom w:val="none" w:sz="0" w:space="0" w:color="auto"/>
        <w:right w:val="none" w:sz="0" w:space="0" w:color="auto"/>
      </w:divBdr>
    </w:div>
    <w:div w:id="740055972">
      <w:bodyDiv w:val="1"/>
      <w:marLeft w:val="0"/>
      <w:marRight w:val="0"/>
      <w:marTop w:val="0"/>
      <w:marBottom w:val="0"/>
      <w:divBdr>
        <w:top w:val="none" w:sz="0" w:space="0" w:color="auto"/>
        <w:left w:val="none" w:sz="0" w:space="0" w:color="auto"/>
        <w:bottom w:val="none" w:sz="0" w:space="0" w:color="auto"/>
        <w:right w:val="none" w:sz="0" w:space="0" w:color="auto"/>
      </w:divBdr>
    </w:div>
    <w:div w:id="741953563">
      <w:bodyDiv w:val="1"/>
      <w:marLeft w:val="0"/>
      <w:marRight w:val="0"/>
      <w:marTop w:val="0"/>
      <w:marBottom w:val="0"/>
      <w:divBdr>
        <w:top w:val="none" w:sz="0" w:space="0" w:color="auto"/>
        <w:left w:val="none" w:sz="0" w:space="0" w:color="auto"/>
        <w:bottom w:val="none" w:sz="0" w:space="0" w:color="auto"/>
        <w:right w:val="none" w:sz="0" w:space="0" w:color="auto"/>
      </w:divBdr>
    </w:div>
    <w:div w:id="743139175">
      <w:bodyDiv w:val="1"/>
      <w:marLeft w:val="0"/>
      <w:marRight w:val="0"/>
      <w:marTop w:val="0"/>
      <w:marBottom w:val="0"/>
      <w:divBdr>
        <w:top w:val="none" w:sz="0" w:space="0" w:color="auto"/>
        <w:left w:val="none" w:sz="0" w:space="0" w:color="auto"/>
        <w:bottom w:val="none" w:sz="0" w:space="0" w:color="auto"/>
        <w:right w:val="none" w:sz="0" w:space="0" w:color="auto"/>
      </w:divBdr>
    </w:div>
    <w:div w:id="744258702">
      <w:bodyDiv w:val="1"/>
      <w:marLeft w:val="0"/>
      <w:marRight w:val="0"/>
      <w:marTop w:val="0"/>
      <w:marBottom w:val="0"/>
      <w:divBdr>
        <w:top w:val="none" w:sz="0" w:space="0" w:color="auto"/>
        <w:left w:val="none" w:sz="0" w:space="0" w:color="auto"/>
        <w:bottom w:val="none" w:sz="0" w:space="0" w:color="auto"/>
        <w:right w:val="none" w:sz="0" w:space="0" w:color="auto"/>
      </w:divBdr>
    </w:div>
    <w:div w:id="744687942">
      <w:bodyDiv w:val="1"/>
      <w:marLeft w:val="0"/>
      <w:marRight w:val="0"/>
      <w:marTop w:val="0"/>
      <w:marBottom w:val="0"/>
      <w:divBdr>
        <w:top w:val="none" w:sz="0" w:space="0" w:color="auto"/>
        <w:left w:val="none" w:sz="0" w:space="0" w:color="auto"/>
        <w:bottom w:val="none" w:sz="0" w:space="0" w:color="auto"/>
        <w:right w:val="none" w:sz="0" w:space="0" w:color="auto"/>
      </w:divBdr>
    </w:div>
    <w:div w:id="745494431">
      <w:bodyDiv w:val="1"/>
      <w:marLeft w:val="0"/>
      <w:marRight w:val="0"/>
      <w:marTop w:val="0"/>
      <w:marBottom w:val="0"/>
      <w:divBdr>
        <w:top w:val="none" w:sz="0" w:space="0" w:color="auto"/>
        <w:left w:val="none" w:sz="0" w:space="0" w:color="auto"/>
        <w:bottom w:val="none" w:sz="0" w:space="0" w:color="auto"/>
        <w:right w:val="none" w:sz="0" w:space="0" w:color="auto"/>
      </w:divBdr>
    </w:div>
    <w:div w:id="745885414">
      <w:bodyDiv w:val="1"/>
      <w:marLeft w:val="0"/>
      <w:marRight w:val="0"/>
      <w:marTop w:val="0"/>
      <w:marBottom w:val="0"/>
      <w:divBdr>
        <w:top w:val="none" w:sz="0" w:space="0" w:color="auto"/>
        <w:left w:val="none" w:sz="0" w:space="0" w:color="auto"/>
        <w:bottom w:val="none" w:sz="0" w:space="0" w:color="auto"/>
        <w:right w:val="none" w:sz="0" w:space="0" w:color="auto"/>
      </w:divBdr>
    </w:div>
    <w:div w:id="746345832">
      <w:bodyDiv w:val="1"/>
      <w:marLeft w:val="0"/>
      <w:marRight w:val="0"/>
      <w:marTop w:val="0"/>
      <w:marBottom w:val="0"/>
      <w:divBdr>
        <w:top w:val="none" w:sz="0" w:space="0" w:color="auto"/>
        <w:left w:val="none" w:sz="0" w:space="0" w:color="auto"/>
        <w:bottom w:val="none" w:sz="0" w:space="0" w:color="auto"/>
        <w:right w:val="none" w:sz="0" w:space="0" w:color="auto"/>
      </w:divBdr>
    </w:div>
    <w:div w:id="746731173">
      <w:bodyDiv w:val="1"/>
      <w:marLeft w:val="0"/>
      <w:marRight w:val="0"/>
      <w:marTop w:val="0"/>
      <w:marBottom w:val="0"/>
      <w:divBdr>
        <w:top w:val="none" w:sz="0" w:space="0" w:color="auto"/>
        <w:left w:val="none" w:sz="0" w:space="0" w:color="auto"/>
        <w:bottom w:val="none" w:sz="0" w:space="0" w:color="auto"/>
        <w:right w:val="none" w:sz="0" w:space="0" w:color="auto"/>
      </w:divBdr>
    </w:div>
    <w:div w:id="746921826">
      <w:bodyDiv w:val="1"/>
      <w:marLeft w:val="0"/>
      <w:marRight w:val="0"/>
      <w:marTop w:val="0"/>
      <w:marBottom w:val="0"/>
      <w:divBdr>
        <w:top w:val="none" w:sz="0" w:space="0" w:color="auto"/>
        <w:left w:val="none" w:sz="0" w:space="0" w:color="auto"/>
        <w:bottom w:val="none" w:sz="0" w:space="0" w:color="auto"/>
        <w:right w:val="none" w:sz="0" w:space="0" w:color="auto"/>
      </w:divBdr>
    </w:div>
    <w:div w:id="747071778">
      <w:bodyDiv w:val="1"/>
      <w:marLeft w:val="0"/>
      <w:marRight w:val="0"/>
      <w:marTop w:val="0"/>
      <w:marBottom w:val="0"/>
      <w:divBdr>
        <w:top w:val="none" w:sz="0" w:space="0" w:color="auto"/>
        <w:left w:val="none" w:sz="0" w:space="0" w:color="auto"/>
        <w:bottom w:val="none" w:sz="0" w:space="0" w:color="auto"/>
        <w:right w:val="none" w:sz="0" w:space="0" w:color="auto"/>
      </w:divBdr>
    </w:div>
    <w:div w:id="747387567">
      <w:bodyDiv w:val="1"/>
      <w:marLeft w:val="0"/>
      <w:marRight w:val="0"/>
      <w:marTop w:val="0"/>
      <w:marBottom w:val="0"/>
      <w:divBdr>
        <w:top w:val="none" w:sz="0" w:space="0" w:color="auto"/>
        <w:left w:val="none" w:sz="0" w:space="0" w:color="auto"/>
        <w:bottom w:val="none" w:sz="0" w:space="0" w:color="auto"/>
        <w:right w:val="none" w:sz="0" w:space="0" w:color="auto"/>
      </w:divBdr>
    </w:div>
    <w:div w:id="747583273">
      <w:bodyDiv w:val="1"/>
      <w:marLeft w:val="0"/>
      <w:marRight w:val="0"/>
      <w:marTop w:val="0"/>
      <w:marBottom w:val="0"/>
      <w:divBdr>
        <w:top w:val="none" w:sz="0" w:space="0" w:color="auto"/>
        <w:left w:val="none" w:sz="0" w:space="0" w:color="auto"/>
        <w:bottom w:val="none" w:sz="0" w:space="0" w:color="auto"/>
        <w:right w:val="none" w:sz="0" w:space="0" w:color="auto"/>
      </w:divBdr>
    </w:div>
    <w:div w:id="748186685">
      <w:bodyDiv w:val="1"/>
      <w:marLeft w:val="0"/>
      <w:marRight w:val="0"/>
      <w:marTop w:val="0"/>
      <w:marBottom w:val="0"/>
      <w:divBdr>
        <w:top w:val="none" w:sz="0" w:space="0" w:color="auto"/>
        <w:left w:val="none" w:sz="0" w:space="0" w:color="auto"/>
        <w:bottom w:val="none" w:sz="0" w:space="0" w:color="auto"/>
        <w:right w:val="none" w:sz="0" w:space="0" w:color="auto"/>
      </w:divBdr>
    </w:div>
    <w:div w:id="748503713">
      <w:bodyDiv w:val="1"/>
      <w:marLeft w:val="0"/>
      <w:marRight w:val="0"/>
      <w:marTop w:val="0"/>
      <w:marBottom w:val="0"/>
      <w:divBdr>
        <w:top w:val="none" w:sz="0" w:space="0" w:color="auto"/>
        <w:left w:val="none" w:sz="0" w:space="0" w:color="auto"/>
        <w:bottom w:val="none" w:sz="0" w:space="0" w:color="auto"/>
        <w:right w:val="none" w:sz="0" w:space="0" w:color="auto"/>
      </w:divBdr>
    </w:div>
    <w:div w:id="748892126">
      <w:bodyDiv w:val="1"/>
      <w:marLeft w:val="0"/>
      <w:marRight w:val="0"/>
      <w:marTop w:val="0"/>
      <w:marBottom w:val="0"/>
      <w:divBdr>
        <w:top w:val="none" w:sz="0" w:space="0" w:color="auto"/>
        <w:left w:val="none" w:sz="0" w:space="0" w:color="auto"/>
        <w:bottom w:val="none" w:sz="0" w:space="0" w:color="auto"/>
        <w:right w:val="none" w:sz="0" w:space="0" w:color="auto"/>
      </w:divBdr>
    </w:div>
    <w:div w:id="749353744">
      <w:bodyDiv w:val="1"/>
      <w:marLeft w:val="0"/>
      <w:marRight w:val="0"/>
      <w:marTop w:val="0"/>
      <w:marBottom w:val="0"/>
      <w:divBdr>
        <w:top w:val="none" w:sz="0" w:space="0" w:color="auto"/>
        <w:left w:val="none" w:sz="0" w:space="0" w:color="auto"/>
        <w:bottom w:val="none" w:sz="0" w:space="0" w:color="auto"/>
        <w:right w:val="none" w:sz="0" w:space="0" w:color="auto"/>
      </w:divBdr>
    </w:div>
    <w:div w:id="749548787">
      <w:bodyDiv w:val="1"/>
      <w:marLeft w:val="0"/>
      <w:marRight w:val="0"/>
      <w:marTop w:val="0"/>
      <w:marBottom w:val="0"/>
      <w:divBdr>
        <w:top w:val="none" w:sz="0" w:space="0" w:color="auto"/>
        <w:left w:val="none" w:sz="0" w:space="0" w:color="auto"/>
        <w:bottom w:val="none" w:sz="0" w:space="0" w:color="auto"/>
        <w:right w:val="none" w:sz="0" w:space="0" w:color="auto"/>
      </w:divBdr>
    </w:div>
    <w:div w:id="750275249">
      <w:bodyDiv w:val="1"/>
      <w:marLeft w:val="0"/>
      <w:marRight w:val="0"/>
      <w:marTop w:val="0"/>
      <w:marBottom w:val="0"/>
      <w:divBdr>
        <w:top w:val="none" w:sz="0" w:space="0" w:color="auto"/>
        <w:left w:val="none" w:sz="0" w:space="0" w:color="auto"/>
        <w:bottom w:val="none" w:sz="0" w:space="0" w:color="auto"/>
        <w:right w:val="none" w:sz="0" w:space="0" w:color="auto"/>
      </w:divBdr>
    </w:div>
    <w:div w:id="750277619">
      <w:bodyDiv w:val="1"/>
      <w:marLeft w:val="0"/>
      <w:marRight w:val="0"/>
      <w:marTop w:val="0"/>
      <w:marBottom w:val="0"/>
      <w:divBdr>
        <w:top w:val="none" w:sz="0" w:space="0" w:color="auto"/>
        <w:left w:val="none" w:sz="0" w:space="0" w:color="auto"/>
        <w:bottom w:val="none" w:sz="0" w:space="0" w:color="auto"/>
        <w:right w:val="none" w:sz="0" w:space="0" w:color="auto"/>
      </w:divBdr>
    </w:div>
    <w:div w:id="750351219">
      <w:bodyDiv w:val="1"/>
      <w:marLeft w:val="0"/>
      <w:marRight w:val="0"/>
      <w:marTop w:val="0"/>
      <w:marBottom w:val="0"/>
      <w:divBdr>
        <w:top w:val="none" w:sz="0" w:space="0" w:color="auto"/>
        <w:left w:val="none" w:sz="0" w:space="0" w:color="auto"/>
        <w:bottom w:val="none" w:sz="0" w:space="0" w:color="auto"/>
        <w:right w:val="none" w:sz="0" w:space="0" w:color="auto"/>
      </w:divBdr>
    </w:div>
    <w:div w:id="752508400">
      <w:bodyDiv w:val="1"/>
      <w:marLeft w:val="0"/>
      <w:marRight w:val="0"/>
      <w:marTop w:val="0"/>
      <w:marBottom w:val="0"/>
      <w:divBdr>
        <w:top w:val="none" w:sz="0" w:space="0" w:color="auto"/>
        <w:left w:val="none" w:sz="0" w:space="0" w:color="auto"/>
        <w:bottom w:val="none" w:sz="0" w:space="0" w:color="auto"/>
        <w:right w:val="none" w:sz="0" w:space="0" w:color="auto"/>
      </w:divBdr>
    </w:div>
    <w:div w:id="752510173">
      <w:bodyDiv w:val="1"/>
      <w:marLeft w:val="0"/>
      <w:marRight w:val="0"/>
      <w:marTop w:val="0"/>
      <w:marBottom w:val="0"/>
      <w:divBdr>
        <w:top w:val="none" w:sz="0" w:space="0" w:color="auto"/>
        <w:left w:val="none" w:sz="0" w:space="0" w:color="auto"/>
        <w:bottom w:val="none" w:sz="0" w:space="0" w:color="auto"/>
        <w:right w:val="none" w:sz="0" w:space="0" w:color="auto"/>
      </w:divBdr>
    </w:div>
    <w:div w:id="752819758">
      <w:bodyDiv w:val="1"/>
      <w:marLeft w:val="0"/>
      <w:marRight w:val="0"/>
      <w:marTop w:val="0"/>
      <w:marBottom w:val="0"/>
      <w:divBdr>
        <w:top w:val="none" w:sz="0" w:space="0" w:color="auto"/>
        <w:left w:val="none" w:sz="0" w:space="0" w:color="auto"/>
        <w:bottom w:val="none" w:sz="0" w:space="0" w:color="auto"/>
        <w:right w:val="none" w:sz="0" w:space="0" w:color="auto"/>
      </w:divBdr>
    </w:div>
    <w:div w:id="753287716">
      <w:bodyDiv w:val="1"/>
      <w:marLeft w:val="0"/>
      <w:marRight w:val="0"/>
      <w:marTop w:val="0"/>
      <w:marBottom w:val="0"/>
      <w:divBdr>
        <w:top w:val="none" w:sz="0" w:space="0" w:color="auto"/>
        <w:left w:val="none" w:sz="0" w:space="0" w:color="auto"/>
        <w:bottom w:val="none" w:sz="0" w:space="0" w:color="auto"/>
        <w:right w:val="none" w:sz="0" w:space="0" w:color="auto"/>
      </w:divBdr>
    </w:div>
    <w:div w:id="753362462">
      <w:bodyDiv w:val="1"/>
      <w:marLeft w:val="0"/>
      <w:marRight w:val="0"/>
      <w:marTop w:val="0"/>
      <w:marBottom w:val="0"/>
      <w:divBdr>
        <w:top w:val="none" w:sz="0" w:space="0" w:color="auto"/>
        <w:left w:val="none" w:sz="0" w:space="0" w:color="auto"/>
        <w:bottom w:val="none" w:sz="0" w:space="0" w:color="auto"/>
        <w:right w:val="none" w:sz="0" w:space="0" w:color="auto"/>
      </w:divBdr>
    </w:div>
    <w:div w:id="753742001">
      <w:bodyDiv w:val="1"/>
      <w:marLeft w:val="0"/>
      <w:marRight w:val="0"/>
      <w:marTop w:val="0"/>
      <w:marBottom w:val="0"/>
      <w:divBdr>
        <w:top w:val="none" w:sz="0" w:space="0" w:color="auto"/>
        <w:left w:val="none" w:sz="0" w:space="0" w:color="auto"/>
        <w:bottom w:val="none" w:sz="0" w:space="0" w:color="auto"/>
        <w:right w:val="none" w:sz="0" w:space="0" w:color="auto"/>
      </w:divBdr>
    </w:div>
    <w:div w:id="754254080">
      <w:bodyDiv w:val="1"/>
      <w:marLeft w:val="0"/>
      <w:marRight w:val="0"/>
      <w:marTop w:val="0"/>
      <w:marBottom w:val="0"/>
      <w:divBdr>
        <w:top w:val="none" w:sz="0" w:space="0" w:color="auto"/>
        <w:left w:val="none" w:sz="0" w:space="0" w:color="auto"/>
        <w:bottom w:val="none" w:sz="0" w:space="0" w:color="auto"/>
        <w:right w:val="none" w:sz="0" w:space="0" w:color="auto"/>
      </w:divBdr>
    </w:div>
    <w:div w:id="754403073">
      <w:bodyDiv w:val="1"/>
      <w:marLeft w:val="0"/>
      <w:marRight w:val="0"/>
      <w:marTop w:val="0"/>
      <w:marBottom w:val="0"/>
      <w:divBdr>
        <w:top w:val="none" w:sz="0" w:space="0" w:color="auto"/>
        <w:left w:val="none" w:sz="0" w:space="0" w:color="auto"/>
        <w:bottom w:val="none" w:sz="0" w:space="0" w:color="auto"/>
        <w:right w:val="none" w:sz="0" w:space="0" w:color="auto"/>
      </w:divBdr>
    </w:div>
    <w:div w:id="754478261">
      <w:bodyDiv w:val="1"/>
      <w:marLeft w:val="0"/>
      <w:marRight w:val="0"/>
      <w:marTop w:val="0"/>
      <w:marBottom w:val="0"/>
      <w:divBdr>
        <w:top w:val="none" w:sz="0" w:space="0" w:color="auto"/>
        <w:left w:val="none" w:sz="0" w:space="0" w:color="auto"/>
        <w:bottom w:val="none" w:sz="0" w:space="0" w:color="auto"/>
        <w:right w:val="none" w:sz="0" w:space="0" w:color="auto"/>
      </w:divBdr>
    </w:div>
    <w:div w:id="754519488">
      <w:bodyDiv w:val="1"/>
      <w:marLeft w:val="0"/>
      <w:marRight w:val="0"/>
      <w:marTop w:val="0"/>
      <w:marBottom w:val="0"/>
      <w:divBdr>
        <w:top w:val="none" w:sz="0" w:space="0" w:color="auto"/>
        <w:left w:val="none" w:sz="0" w:space="0" w:color="auto"/>
        <w:bottom w:val="none" w:sz="0" w:space="0" w:color="auto"/>
        <w:right w:val="none" w:sz="0" w:space="0" w:color="auto"/>
      </w:divBdr>
    </w:div>
    <w:div w:id="755054246">
      <w:bodyDiv w:val="1"/>
      <w:marLeft w:val="0"/>
      <w:marRight w:val="0"/>
      <w:marTop w:val="0"/>
      <w:marBottom w:val="0"/>
      <w:divBdr>
        <w:top w:val="none" w:sz="0" w:space="0" w:color="auto"/>
        <w:left w:val="none" w:sz="0" w:space="0" w:color="auto"/>
        <w:bottom w:val="none" w:sz="0" w:space="0" w:color="auto"/>
        <w:right w:val="none" w:sz="0" w:space="0" w:color="auto"/>
      </w:divBdr>
    </w:div>
    <w:div w:id="755789486">
      <w:bodyDiv w:val="1"/>
      <w:marLeft w:val="0"/>
      <w:marRight w:val="0"/>
      <w:marTop w:val="0"/>
      <w:marBottom w:val="0"/>
      <w:divBdr>
        <w:top w:val="none" w:sz="0" w:space="0" w:color="auto"/>
        <w:left w:val="none" w:sz="0" w:space="0" w:color="auto"/>
        <w:bottom w:val="none" w:sz="0" w:space="0" w:color="auto"/>
        <w:right w:val="none" w:sz="0" w:space="0" w:color="auto"/>
      </w:divBdr>
    </w:div>
    <w:div w:id="757553798">
      <w:bodyDiv w:val="1"/>
      <w:marLeft w:val="0"/>
      <w:marRight w:val="0"/>
      <w:marTop w:val="0"/>
      <w:marBottom w:val="0"/>
      <w:divBdr>
        <w:top w:val="none" w:sz="0" w:space="0" w:color="auto"/>
        <w:left w:val="none" w:sz="0" w:space="0" w:color="auto"/>
        <w:bottom w:val="none" w:sz="0" w:space="0" w:color="auto"/>
        <w:right w:val="none" w:sz="0" w:space="0" w:color="auto"/>
      </w:divBdr>
    </w:div>
    <w:div w:id="758330053">
      <w:bodyDiv w:val="1"/>
      <w:marLeft w:val="0"/>
      <w:marRight w:val="0"/>
      <w:marTop w:val="0"/>
      <w:marBottom w:val="0"/>
      <w:divBdr>
        <w:top w:val="none" w:sz="0" w:space="0" w:color="auto"/>
        <w:left w:val="none" w:sz="0" w:space="0" w:color="auto"/>
        <w:bottom w:val="none" w:sz="0" w:space="0" w:color="auto"/>
        <w:right w:val="none" w:sz="0" w:space="0" w:color="auto"/>
      </w:divBdr>
    </w:div>
    <w:div w:id="758522822">
      <w:bodyDiv w:val="1"/>
      <w:marLeft w:val="0"/>
      <w:marRight w:val="0"/>
      <w:marTop w:val="0"/>
      <w:marBottom w:val="0"/>
      <w:divBdr>
        <w:top w:val="none" w:sz="0" w:space="0" w:color="auto"/>
        <w:left w:val="none" w:sz="0" w:space="0" w:color="auto"/>
        <w:bottom w:val="none" w:sz="0" w:space="0" w:color="auto"/>
        <w:right w:val="none" w:sz="0" w:space="0" w:color="auto"/>
      </w:divBdr>
    </w:div>
    <w:div w:id="758674500">
      <w:bodyDiv w:val="1"/>
      <w:marLeft w:val="0"/>
      <w:marRight w:val="0"/>
      <w:marTop w:val="0"/>
      <w:marBottom w:val="0"/>
      <w:divBdr>
        <w:top w:val="none" w:sz="0" w:space="0" w:color="auto"/>
        <w:left w:val="none" w:sz="0" w:space="0" w:color="auto"/>
        <w:bottom w:val="none" w:sz="0" w:space="0" w:color="auto"/>
        <w:right w:val="none" w:sz="0" w:space="0" w:color="auto"/>
      </w:divBdr>
    </w:div>
    <w:div w:id="758868928">
      <w:bodyDiv w:val="1"/>
      <w:marLeft w:val="0"/>
      <w:marRight w:val="0"/>
      <w:marTop w:val="0"/>
      <w:marBottom w:val="0"/>
      <w:divBdr>
        <w:top w:val="none" w:sz="0" w:space="0" w:color="auto"/>
        <w:left w:val="none" w:sz="0" w:space="0" w:color="auto"/>
        <w:bottom w:val="none" w:sz="0" w:space="0" w:color="auto"/>
        <w:right w:val="none" w:sz="0" w:space="0" w:color="auto"/>
      </w:divBdr>
    </w:div>
    <w:div w:id="759258819">
      <w:bodyDiv w:val="1"/>
      <w:marLeft w:val="0"/>
      <w:marRight w:val="0"/>
      <w:marTop w:val="0"/>
      <w:marBottom w:val="0"/>
      <w:divBdr>
        <w:top w:val="none" w:sz="0" w:space="0" w:color="auto"/>
        <w:left w:val="none" w:sz="0" w:space="0" w:color="auto"/>
        <w:bottom w:val="none" w:sz="0" w:space="0" w:color="auto"/>
        <w:right w:val="none" w:sz="0" w:space="0" w:color="auto"/>
      </w:divBdr>
    </w:div>
    <w:div w:id="759523964">
      <w:bodyDiv w:val="1"/>
      <w:marLeft w:val="0"/>
      <w:marRight w:val="0"/>
      <w:marTop w:val="0"/>
      <w:marBottom w:val="0"/>
      <w:divBdr>
        <w:top w:val="none" w:sz="0" w:space="0" w:color="auto"/>
        <w:left w:val="none" w:sz="0" w:space="0" w:color="auto"/>
        <w:bottom w:val="none" w:sz="0" w:space="0" w:color="auto"/>
        <w:right w:val="none" w:sz="0" w:space="0" w:color="auto"/>
      </w:divBdr>
    </w:div>
    <w:div w:id="760027223">
      <w:bodyDiv w:val="1"/>
      <w:marLeft w:val="0"/>
      <w:marRight w:val="0"/>
      <w:marTop w:val="0"/>
      <w:marBottom w:val="0"/>
      <w:divBdr>
        <w:top w:val="none" w:sz="0" w:space="0" w:color="auto"/>
        <w:left w:val="none" w:sz="0" w:space="0" w:color="auto"/>
        <w:bottom w:val="none" w:sz="0" w:space="0" w:color="auto"/>
        <w:right w:val="none" w:sz="0" w:space="0" w:color="auto"/>
      </w:divBdr>
    </w:div>
    <w:div w:id="760107647">
      <w:bodyDiv w:val="1"/>
      <w:marLeft w:val="0"/>
      <w:marRight w:val="0"/>
      <w:marTop w:val="0"/>
      <w:marBottom w:val="0"/>
      <w:divBdr>
        <w:top w:val="none" w:sz="0" w:space="0" w:color="auto"/>
        <w:left w:val="none" w:sz="0" w:space="0" w:color="auto"/>
        <w:bottom w:val="none" w:sz="0" w:space="0" w:color="auto"/>
        <w:right w:val="none" w:sz="0" w:space="0" w:color="auto"/>
      </w:divBdr>
    </w:div>
    <w:div w:id="760177560">
      <w:bodyDiv w:val="1"/>
      <w:marLeft w:val="0"/>
      <w:marRight w:val="0"/>
      <w:marTop w:val="0"/>
      <w:marBottom w:val="0"/>
      <w:divBdr>
        <w:top w:val="none" w:sz="0" w:space="0" w:color="auto"/>
        <w:left w:val="none" w:sz="0" w:space="0" w:color="auto"/>
        <w:bottom w:val="none" w:sz="0" w:space="0" w:color="auto"/>
        <w:right w:val="none" w:sz="0" w:space="0" w:color="auto"/>
      </w:divBdr>
    </w:div>
    <w:div w:id="760371183">
      <w:bodyDiv w:val="1"/>
      <w:marLeft w:val="0"/>
      <w:marRight w:val="0"/>
      <w:marTop w:val="0"/>
      <w:marBottom w:val="0"/>
      <w:divBdr>
        <w:top w:val="none" w:sz="0" w:space="0" w:color="auto"/>
        <w:left w:val="none" w:sz="0" w:space="0" w:color="auto"/>
        <w:bottom w:val="none" w:sz="0" w:space="0" w:color="auto"/>
        <w:right w:val="none" w:sz="0" w:space="0" w:color="auto"/>
      </w:divBdr>
    </w:div>
    <w:div w:id="760420366">
      <w:bodyDiv w:val="1"/>
      <w:marLeft w:val="0"/>
      <w:marRight w:val="0"/>
      <w:marTop w:val="0"/>
      <w:marBottom w:val="0"/>
      <w:divBdr>
        <w:top w:val="none" w:sz="0" w:space="0" w:color="auto"/>
        <w:left w:val="none" w:sz="0" w:space="0" w:color="auto"/>
        <w:bottom w:val="none" w:sz="0" w:space="0" w:color="auto"/>
        <w:right w:val="none" w:sz="0" w:space="0" w:color="auto"/>
      </w:divBdr>
    </w:div>
    <w:div w:id="761071759">
      <w:bodyDiv w:val="1"/>
      <w:marLeft w:val="0"/>
      <w:marRight w:val="0"/>
      <w:marTop w:val="0"/>
      <w:marBottom w:val="0"/>
      <w:divBdr>
        <w:top w:val="none" w:sz="0" w:space="0" w:color="auto"/>
        <w:left w:val="none" w:sz="0" w:space="0" w:color="auto"/>
        <w:bottom w:val="none" w:sz="0" w:space="0" w:color="auto"/>
        <w:right w:val="none" w:sz="0" w:space="0" w:color="auto"/>
      </w:divBdr>
    </w:div>
    <w:div w:id="761148980">
      <w:bodyDiv w:val="1"/>
      <w:marLeft w:val="0"/>
      <w:marRight w:val="0"/>
      <w:marTop w:val="0"/>
      <w:marBottom w:val="0"/>
      <w:divBdr>
        <w:top w:val="none" w:sz="0" w:space="0" w:color="auto"/>
        <w:left w:val="none" w:sz="0" w:space="0" w:color="auto"/>
        <w:bottom w:val="none" w:sz="0" w:space="0" w:color="auto"/>
        <w:right w:val="none" w:sz="0" w:space="0" w:color="auto"/>
      </w:divBdr>
    </w:div>
    <w:div w:id="761608536">
      <w:bodyDiv w:val="1"/>
      <w:marLeft w:val="0"/>
      <w:marRight w:val="0"/>
      <w:marTop w:val="0"/>
      <w:marBottom w:val="0"/>
      <w:divBdr>
        <w:top w:val="none" w:sz="0" w:space="0" w:color="auto"/>
        <w:left w:val="none" w:sz="0" w:space="0" w:color="auto"/>
        <w:bottom w:val="none" w:sz="0" w:space="0" w:color="auto"/>
        <w:right w:val="none" w:sz="0" w:space="0" w:color="auto"/>
      </w:divBdr>
    </w:div>
    <w:div w:id="762070558">
      <w:bodyDiv w:val="1"/>
      <w:marLeft w:val="0"/>
      <w:marRight w:val="0"/>
      <w:marTop w:val="0"/>
      <w:marBottom w:val="0"/>
      <w:divBdr>
        <w:top w:val="none" w:sz="0" w:space="0" w:color="auto"/>
        <w:left w:val="none" w:sz="0" w:space="0" w:color="auto"/>
        <w:bottom w:val="none" w:sz="0" w:space="0" w:color="auto"/>
        <w:right w:val="none" w:sz="0" w:space="0" w:color="auto"/>
      </w:divBdr>
    </w:div>
    <w:div w:id="762919534">
      <w:bodyDiv w:val="1"/>
      <w:marLeft w:val="0"/>
      <w:marRight w:val="0"/>
      <w:marTop w:val="0"/>
      <w:marBottom w:val="0"/>
      <w:divBdr>
        <w:top w:val="none" w:sz="0" w:space="0" w:color="auto"/>
        <w:left w:val="none" w:sz="0" w:space="0" w:color="auto"/>
        <w:bottom w:val="none" w:sz="0" w:space="0" w:color="auto"/>
        <w:right w:val="none" w:sz="0" w:space="0" w:color="auto"/>
      </w:divBdr>
    </w:div>
    <w:div w:id="763300401">
      <w:bodyDiv w:val="1"/>
      <w:marLeft w:val="0"/>
      <w:marRight w:val="0"/>
      <w:marTop w:val="0"/>
      <w:marBottom w:val="0"/>
      <w:divBdr>
        <w:top w:val="none" w:sz="0" w:space="0" w:color="auto"/>
        <w:left w:val="none" w:sz="0" w:space="0" w:color="auto"/>
        <w:bottom w:val="none" w:sz="0" w:space="0" w:color="auto"/>
        <w:right w:val="none" w:sz="0" w:space="0" w:color="auto"/>
      </w:divBdr>
    </w:div>
    <w:div w:id="763720863">
      <w:bodyDiv w:val="1"/>
      <w:marLeft w:val="0"/>
      <w:marRight w:val="0"/>
      <w:marTop w:val="0"/>
      <w:marBottom w:val="0"/>
      <w:divBdr>
        <w:top w:val="none" w:sz="0" w:space="0" w:color="auto"/>
        <w:left w:val="none" w:sz="0" w:space="0" w:color="auto"/>
        <w:bottom w:val="none" w:sz="0" w:space="0" w:color="auto"/>
        <w:right w:val="none" w:sz="0" w:space="0" w:color="auto"/>
      </w:divBdr>
    </w:div>
    <w:div w:id="764299852">
      <w:bodyDiv w:val="1"/>
      <w:marLeft w:val="0"/>
      <w:marRight w:val="0"/>
      <w:marTop w:val="0"/>
      <w:marBottom w:val="0"/>
      <w:divBdr>
        <w:top w:val="none" w:sz="0" w:space="0" w:color="auto"/>
        <w:left w:val="none" w:sz="0" w:space="0" w:color="auto"/>
        <w:bottom w:val="none" w:sz="0" w:space="0" w:color="auto"/>
        <w:right w:val="none" w:sz="0" w:space="0" w:color="auto"/>
      </w:divBdr>
    </w:div>
    <w:div w:id="766275086">
      <w:bodyDiv w:val="1"/>
      <w:marLeft w:val="0"/>
      <w:marRight w:val="0"/>
      <w:marTop w:val="0"/>
      <w:marBottom w:val="0"/>
      <w:divBdr>
        <w:top w:val="none" w:sz="0" w:space="0" w:color="auto"/>
        <w:left w:val="none" w:sz="0" w:space="0" w:color="auto"/>
        <w:bottom w:val="none" w:sz="0" w:space="0" w:color="auto"/>
        <w:right w:val="none" w:sz="0" w:space="0" w:color="auto"/>
      </w:divBdr>
    </w:div>
    <w:div w:id="766534150">
      <w:bodyDiv w:val="1"/>
      <w:marLeft w:val="0"/>
      <w:marRight w:val="0"/>
      <w:marTop w:val="0"/>
      <w:marBottom w:val="0"/>
      <w:divBdr>
        <w:top w:val="none" w:sz="0" w:space="0" w:color="auto"/>
        <w:left w:val="none" w:sz="0" w:space="0" w:color="auto"/>
        <w:bottom w:val="none" w:sz="0" w:space="0" w:color="auto"/>
        <w:right w:val="none" w:sz="0" w:space="0" w:color="auto"/>
      </w:divBdr>
    </w:div>
    <w:div w:id="766968725">
      <w:bodyDiv w:val="1"/>
      <w:marLeft w:val="0"/>
      <w:marRight w:val="0"/>
      <w:marTop w:val="0"/>
      <w:marBottom w:val="0"/>
      <w:divBdr>
        <w:top w:val="none" w:sz="0" w:space="0" w:color="auto"/>
        <w:left w:val="none" w:sz="0" w:space="0" w:color="auto"/>
        <w:bottom w:val="none" w:sz="0" w:space="0" w:color="auto"/>
        <w:right w:val="none" w:sz="0" w:space="0" w:color="auto"/>
      </w:divBdr>
    </w:div>
    <w:div w:id="767235518">
      <w:bodyDiv w:val="1"/>
      <w:marLeft w:val="0"/>
      <w:marRight w:val="0"/>
      <w:marTop w:val="0"/>
      <w:marBottom w:val="0"/>
      <w:divBdr>
        <w:top w:val="none" w:sz="0" w:space="0" w:color="auto"/>
        <w:left w:val="none" w:sz="0" w:space="0" w:color="auto"/>
        <w:bottom w:val="none" w:sz="0" w:space="0" w:color="auto"/>
        <w:right w:val="none" w:sz="0" w:space="0" w:color="auto"/>
      </w:divBdr>
    </w:div>
    <w:div w:id="769735227">
      <w:bodyDiv w:val="1"/>
      <w:marLeft w:val="0"/>
      <w:marRight w:val="0"/>
      <w:marTop w:val="0"/>
      <w:marBottom w:val="0"/>
      <w:divBdr>
        <w:top w:val="none" w:sz="0" w:space="0" w:color="auto"/>
        <w:left w:val="none" w:sz="0" w:space="0" w:color="auto"/>
        <w:bottom w:val="none" w:sz="0" w:space="0" w:color="auto"/>
        <w:right w:val="none" w:sz="0" w:space="0" w:color="auto"/>
      </w:divBdr>
    </w:div>
    <w:div w:id="770390404">
      <w:bodyDiv w:val="1"/>
      <w:marLeft w:val="0"/>
      <w:marRight w:val="0"/>
      <w:marTop w:val="0"/>
      <w:marBottom w:val="0"/>
      <w:divBdr>
        <w:top w:val="none" w:sz="0" w:space="0" w:color="auto"/>
        <w:left w:val="none" w:sz="0" w:space="0" w:color="auto"/>
        <w:bottom w:val="none" w:sz="0" w:space="0" w:color="auto"/>
        <w:right w:val="none" w:sz="0" w:space="0" w:color="auto"/>
      </w:divBdr>
    </w:div>
    <w:div w:id="770973044">
      <w:bodyDiv w:val="1"/>
      <w:marLeft w:val="0"/>
      <w:marRight w:val="0"/>
      <w:marTop w:val="0"/>
      <w:marBottom w:val="0"/>
      <w:divBdr>
        <w:top w:val="none" w:sz="0" w:space="0" w:color="auto"/>
        <w:left w:val="none" w:sz="0" w:space="0" w:color="auto"/>
        <w:bottom w:val="none" w:sz="0" w:space="0" w:color="auto"/>
        <w:right w:val="none" w:sz="0" w:space="0" w:color="auto"/>
      </w:divBdr>
    </w:div>
    <w:div w:id="770973461">
      <w:bodyDiv w:val="1"/>
      <w:marLeft w:val="0"/>
      <w:marRight w:val="0"/>
      <w:marTop w:val="0"/>
      <w:marBottom w:val="0"/>
      <w:divBdr>
        <w:top w:val="none" w:sz="0" w:space="0" w:color="auto"/>
        <w:left w:val="none" w:sz="0" w:space="0" w:color="auto"/>
        <w:bottom w:val="none" w:sz="0" w:space="0" w:color="auto"/>
        <w:right w:val="none" w:sz="0" w:space="0" w:color="auto"/>
      </w:divBdr>
    </w:div>
    <w:div w:id="771122127">
      <w:bodyDiv w:val="1"/>
      <w:marLeft w:val="0"/>
      <w:marRight w:val="0"/>
      <w:marTop w:val="0"/>
      <w:marBottom w:val="0"/>
      <w:divBdr>
        <w:top w:val="none" w:sz="0" w:space="0" w:color="auto"/>
        <w:left w:val="none" w:sz="0" w:space="0" w:color="auto"/>
        <w:bottom w:val="none" w:sz="0" w:space="0" w:color="auto"/>
        <w:right w:val="none" w:sz="0" w:space="0" w:color="auto"/>
      </w:divBdr>
    </w:div>
    <w:div w:id="771634997">
      <w:bodyDiv w:val="1"/>
      <w:marLeft w:val="0"/>
      <w:marRight w:val="0"/>
      <w:marTop w:val="0"/>
      <w:marBottom w:val="0"/>
      <w:divBdr>
        <w:top w:val="none" w:sz="0" w:space="0" w:color="auto"/>
        <w:left w:val="none" w:sz="0" w:space="0" w:color="auto"/>
        <w:bottom w:val="none" w:sz="0" w:space="0" w:color="auto"/>
        <w:right w:val="none" w:sz="0" w:space="0" w:color="auto"/>
      </w:divBdr>
    </w:div>
    <w:div w:id="771702322">
      <w:bodyDiv w:val="1"/>
      <w:marLeft w:val="0"/>
      <w:marRight w:val="0"/>
      <w:marTop w:val="0"/>
      <w:marBottom w:val="0"/>
      <w:divBdr>
        <w:top w:val="none" w:sz="0" w:space="0" w:color="auto"/>
        <w:left w:val="none" w:sz="0" w:space="0" w:color="auto"/>
        <w:bottom w:val="none" w:sz="0" w:space="0" w:color="auto"/>
        <w:right w:val="none" w:sz="0" w:space="0" w:color="auto"/>
      </w:divBdr>
    </w:div>
    <w:div w:id="771777036">
      <w:bodyDiv w:val="1"/>
      <w:marLeft w:val="0"/>
      <w:marRight w:val="0"/>
      <w:marTop w:val="0"/>
      <w:marBottom w:val="0"/>
      <w:divBdr>
        <w:top w:val="none" w:sz="0" w:space="0" w:color="auto"/>
        <w:left w:val="none" w:sz="0" w:space="0" w:color="auto"/>
        <w:bottom w:val="none" w:sz="0" w:space="0" w:color="auto"/>
        <w:right w:val="none" w:sz="0" w:space="0" w:color="auto"/>
      </w:divBdr>
    </w:div>
    <w:div w:id="772362089">
      <w:bodyDiv w:val="1"/>
      <w:marLeft w:val="0"/>
      <w:marRight w:val="0"/>
      <w:marTop w:val="0"/>
      <w:marBottom w:val="0"/>
      <w:divBdr>
        <w:top w:val="none" w:sz="0" w:space="0" w:color="auto"/>
        <w:left w:val="none" w:sz="0" w:space="0" w:color="auto"/>
        <w:bottom w:val="none" w:sz="0" w:space="0" w:color="auto"/>
        <w:right w:val="none" w:sz="0" w:space="0" w:color="auto"/>
      </w:divBdr>
    </w:div>
    <w:div w:id="772365792">
      <w:bodyDiv w:val="1"/>
      <w:marLeft w:val="0"/>
      <w:marRight w:val="0"/>
      <w:marTop w:val="0"/>
      <w:marBottom w:val="0"/>
      <w:divBdr>
        <w:top w:val="none" w:sz="0" w:space="0" w:color="auto"/>
        <w:left w:val="none" w:sz="0" w:space="0" w:color="auto"/>
        <w:bottom w:val="none" w:sz="0" w:space="0" w:color="auto"/>
        <w:right w:val="none" w:sz="0" w:space="0" w:color="auto"/>
      </w:divBdr>
    </w:div>
    <w:div w:id="773132038">
      <w:bodyDiv w:val="1"/>
      <w:marLeft w:val="0"/>
      <w:marRight w:val="0"/>
      <w:marTop w:val="0"/>
      <w:marBottom w:val="0"/>
      <w:divBdr>
        <w:top w:val="none" w:sz="0" w:space="0" w:color="auto"/>
        <w:left w:val="none" w:sz="0" w:space="0" w:color="auto"/>
        <w:bottom w:val="none" w:sz="0" w:space="0" w:color="auto"/>
        <w:right w:val="none" w:sz="0" w:space="0" w:color="auto"/>
      </w:divBdr>
    </w:div>
    <w:div w:id="774061006">
      <w:bodyDiv w:val="1"/>
      <w:marLeft w:val="0"/>
      <w:marRight w:val="0"/>
      <w:marTop w:val="0"/>
      <w:marBottom w:val="0"/>
      <w:divBdr>
        <w:top w:val="none" w:sz="0" w:space="0" w:color="auto"/>
        <w:left w:val="none" w:sz="0" w:space="0" w:color="auto"/>
        <w:bottom w:val="none" w:sz="0" w:space="0" w:color="auto"/>
        <w:right w:val="none" w:sz="0" w:space="0" w:color="auto"/>
      </w:divBdr>
    </w:div>
    <w:div w:id="774208175">
      <w:bodyDiv w:val="1"/>
      <w:marLeft w:val="0"/>
      <w:marRight w:val="0"/>
      <w:marTop w:val="0"/>
      <w:marBottom w:val="0"/>
      <w:divBdr>
        <w:top w:val="none" w:sz="0" w:space="0" w:color="auto"/>
        <w:left w:val="none" w:sz="0" w:space="0" w:color="auto"/>
        <w:bottom w:val="none" w:sz="0" w:space="0" w:color="auto"/>
        <w:right w:val="none" w:sz="0" w:space="0" w:color="auto"/>
      </w:divBdr>
    </w:div>
    <w:div w:id="774400652">
      <w:bodyDiv w:val="1"/>
      <w:marLeft w:val="0"/>
      <w:marRight w:val="0"/>
      <w:marTop w:val="0"/>
      <w:marBottom w:val="0"/>
      <w:divBdr>
        <w:top w:val="none" w:sz="0" w:space="0" w:color="auto"/>
        <w:left w:val="none" w:sz="0" w:space="0" w:color="auto"/>
        <w:bottom w:val="none" w:sz="0" w:space="0" w:color="auto"/>
        <w:right w:val="none" w:sz="0" w:space="0" w:color="auto"/>
      </w:divBdr>
    </w:div>
    <w:div w:id="775098746">
      <w:bodyDiv w:val="1"/>
      <w:marLeft w:val="0"/>
      <w:marRight w:val="0"/>
      <w:marTop w:val="0"/>
      <w:marBottom w:val="0"/>
      <w:divBdr>
        <w:top w:val="none" w:sz="0" w:space="0" w:color="auto"/>
        <w:left w:val="none" w:sz="0" w:space="0" w:color="auto"/>
        <w:bottom w:val="none" w:sz="0" w:space="0" w:color="auto"/>
        <w:right w:val="none" w:sz="0" w:space="0" w:color="auto"/>
      </w:divBdr>
    </w:div>
    <w:div w:id="775251380">
      <w:bodyDiv w:val="1"/>
      <w:marLeft w:val="0"/>
      <w:marRight w:val="0"/>
      <w:marTop w:val="0"/>
      <w:marBottom w:val="0"/>
      <w:divBdr>
        <w:top w:val="none" w:sz="0" w:space="0" w:color="auto"/>
        <w:left w:val="none" w:sz="0" w:space="0" w:color="auto"/>
        <w:bottom w:val="none" w:sz="0" w:space="0" w:color="auto"/>
        <w:right w:val="none" w:sz="0" w:space="0" w:color="auto"/>
      </w:divBdr>
    </w:div>
    <w:div w:id="775751911">
      <w:bodyDiv w:val="1"/>
      <w:marLeft w:val="0"/>
      <w:marRight w:val="0"/>
      <w:marTop w:val="0"/>
      <w:marBottom w:val="0"/>
      <w:divBdr>
        <w:top w:val="none" w:sz="0" w:space="0" w:color="auto"/>
        <w:left w:val="none" w:sz="0" w:space="0" w:color="auto"/>
        <w:bottom w:val="none" w:sz="0" w:space="0" w:color="auto"/>
        <w:right w:val="none" w:sz="0" w:space="0" w:color="auto"/>
      </w:divBdr>
    </w:div>
    <w:div w:id="776868172">
      <w:bodyDiv w:val="1"/>
      <w:marLeft w:val="0"/>
      <w:marRight w:val="0"/>
      <w:marTop w:val="0"/>
      <w:marBottom w:val="0"/>
      <w:divBdr>
        <w:top w:val="none" w:sz="0" w:space="0" w:color="auto"/>
        <w:left w:val="none" w:sz="0" w:space="0" w:color="auto"/>
        <w:bottom w:val="none" w:sz="0" w:space="0" w:color="auto"/>
        <w:right w:val="none" w:sz="0" w:space="0" w:color="auto"/>
      </w:divBdr>
    </w:div>
    <w:div w:id="777211942">
      <w:bodyDiv w:val="1"/>
      <w:marLeft w:val="0"/>
      <w:marRight w:val="0"/>
      <w:marTop w:val="0"/>
      <w:marBottom w:val="0"/>
      <w:divBdr>
        <w:top w:val="none" w:sz="0" w:space="0" w:color="auto"/>
        <w:left w:val="none" w:sz="0" w:space="0" w:color="auto"/>
        <w:bottom w:val="none" w:sz="0" w:space="0" w:color="auto"/>
        <w:right w:val="none" w:sz="0" w:space="0" w:color="auto"/>
      </w:divBdr>
    </w:div>
    <w:div w:id="777331333">
      <w:bodyDiv w:val="1"/>
      <w:marLeft w:val="0"/>
      <w:marRight w:val="0"/>
      <w:marTop w:val="0"/>
      <w:marBottom w:val="0"/>
      <w:divBdr>
        <w:top w:val="none" w:sz="0" w:space="0" w:color="auto"/>
        <w:left w:val="none" w:sz="0" w:space="0" w:color="auto"/>
        <w:bottom w:val="none" w:sz="0" w:space="0" w:color="auto"/>
        <w:right w:val="none" w:sz="0" w:space="0" w:color="auto"/>
      </w:divBdr>
    </w:div>
    <w:div w:id="777336103">
      <w:bodyDiv w:val="1"/>
      <w:marLeft w:val="0"/>
      <w:marRight w:val="0"/>
      <w:marTop w:val="0"/>
      <w:marBottom w:val="0"/>
      <w:divBdr>
        <w:top w:val="none" w:sz="0" w:space="0" w:color="auto"/>
        <w:left w:val="none" w:sz="0" w:space="0" w:color="auto"/>
        <w:bottom w:val="none" w:sz="0" w:space="0" w:color="auto"/>
        <w:right w:val="none" w:sz="0" w:space="0" w:color="auto"/>
      </w:divBdr>
    </w:div>
    <w:div w:id="777601013">
      <w:bodyDiv w:val="1"/>
      <w:marLeft w:val="0"/>
      <w:marRight w:val="0"/>
      <w:marTop w:val="0"/>
      <w:marBottom w:val="0"/>
      <w:divBdr>
        <w:top w:val="none" w:sz="0" w:space="0" w:color="auto"/>
        <w:left w:val="none" w:sz="0" w:space="0" w:color="auto"/>
        <w:bottom w:val="none" w:sz="0" w:space="0" w:color="auto"/>
        <w:right w:val="none" w:sz="0" w:space="0" w:color="auto"/>
      </w:divBdr>
    </w:div>
    <w:div w:id="777607040">
      <w:bodyDiv w:val="1"/>
      <w:marLeft w:val="0"/>
      <w:marRight w:val="0"/>
      <w:marTop w:val="0"/>
      <w:marBottom w:val="0"/>
      <w:divBdr>
        <w:top w:val="none" w:sz="0" w:space="0" w:color="auto"/>
        <w:left w:val="none" w:sz="0" w:space="0" w:color="auto"/>
        <w:bottom w:val="none" w:sz="0" w:space="0" w:color="auto"/>
        <w:right w:val="none" w:sz="0" w:space="0" w:color="auto"/>
      </w:divBdr>
    </w:div>
    <w:div w:id="778178379">
      <w:bodyDiv w:val="1"/>
      <w:marLeft w:val="0"/>
      <w:marRight w:val="0"/>
      <w:marTop w:val="0"/>
      <w:marBottom w:val="0"/>
      <w:divBdr>
        <w:top w:val="none" w:sz="0" w:space="0" w:color="auto"/>
        <w:left w:val="none" w:sz="0" w:space="0" w:color="auto"/>
        <w:bottom w:val="none" w:sz="0" w:space="0" w:color="auto"/>
        <w:right w:val="none" w:sz="0" w:space="0" w:color="auto"/>
      </w:divBdr>
    </w:div>
    <w:div w:id="779421505">
      <w:bodyDiv w:val="1"/>
      <w:marLeft w:val="0"/>
      <w:marRight w:val="0"/>
      <w:marTop w:val="0"/>
      <w:marBottom w:val="0"/>
      <w:divBdr>
        <w:top w:val="none" w:sz="0" w:space="0" w:color="auto"/>
        <w:left w:val="none" w:sz="0" w:space="0" w:color="auto"/>
        <w:bottom w:val="none" w:sz="0" w:space="0" w:color="auto"/>
        <w:right w:val="none" w:sz="0" w:space="0" w:color="auto"/>
      </w:divBdr>
    </w:div>
    <w:div w:id="779421902">
      <w:bodyDiv w:val="1"/>
      <w:marLeft w:val="0"/>
      <w:marRight w:val="0"/>
      <w:marTop w:val="0"/>
      <w:marBottom w:val="0"/>
      <w:divBdr>
        <w:top w:val="none" w:sz="0" w:space="0" w:color="auto"/>
        <w:left w:val="none" w:sz="0" w:space="0" w:color="auto"/>
        <w:bottom w:val="none" w:sz="0" w:space="0" w:color="auto"/>
        <w:right w:val="none" w:sz="0" w:space="0" w:color="auto"/>
      </w:divBdr>
    </w:div>
    <w:div w:id="780298657">
      <w:bodyDiv w:val="1"/>
      <w:marLeft w:val="0"/>
      <w:marRight w:val="0"/>
      <w:marTop w:val="0"/>
      <w:marBottom w:val="0"/>
      <w:divBdr>
        <w:top w:val="none" w:sz="0" w:space="0" w:color="auto"/>
        <w:left w:val="none" w:sz="0" w:space="0" w:color="auto"/>
        <w:bottom w:val="none" w:sz="0" w:space="0" w:color="auto"/>
        <w:right w:val="none" w:sz="0" w:space="0" w:color="auto"/>
      </w:divBdr>
    </w:div>
    <w:div w:id="780489212">
      <w:bodyDiv w:val="1"/>
      <w:marLeft w:val="0"/>
      <w:marRight w:val="0"/>
      <w:marTop w:val="0"/>
      <w:marBottom w:val="0"/>
      <w:divBdr>
        <w:top w:val="none" w:sz="0" w:space="0" w:color="auto"/>
        <w:left w:val="none" w:sz="0" w:space="0" w:color="auto"/>
        <w:bottom w:val="none" w:sz="0" w:space="0" w:color="auto"/>
        <w:right w:val="none" w:sz="0" w:space="0" w:color="auto"/>
      </w:divBdr>
    </w:div>
    <w:div w:id="780606615">
      <w:bodyDiv w:val="1"/>
      <w:marLeft w:val="0"/>
      <w:marRight w:val="0"/>
      <w:marTop w:val="0"/>
      <w:marBottom w:val="0"/>
      <w:divBdr>
        <w:top w:val="none" w:sz="0" w:space="0" w:color="auto"/>
        <w:left w:val="none" w:sz="0" w:space="0" w:color="auto"/>
        <w:bottom w:val="none" w:sz="0" w:space="0" w:color="auto"/>
        <w:right w:val="none" w:sz="0" w:space="0" w:color="auto"/>
      </w:divBdr>
    </w:div>
    <w:div w:id="780687259">
      <w:bodyDiv w:val="1"/>
      <w:marLeft w:val="0"/>
      <w:marRight w:val="0"/>
      <w:marTop w:val="0"/>
      <w:marBottom w:val="0"/>
      <w:divBdr>
        <w:top w:val="none" w:sz="0" w:space="0" w:color="auto"/>
        <w:left w:val="none" w:sz="0" w:space="0" w:color="auto"/>
        <w:bottom w:val="none" w:sz="0" w:space="0" w:color="auto"/>
        <w:right w:val="none" w:sz="0" w:space="0" w:color="auto"/>
      </w:divBdr>
    </w:div>
    <w:div w:id="781267174">
      <w:bodyDiv w:val="1"/>
      <w:marLeft w:val="0"/>
      <w:marRight w:val="0"/>
      <w:marTop w:val="0"/>
      <w:marBottom w:val="0"/>
      <w:divBdr>
        <w:top w:val="none" w:sz="0" w:space="0" w:color="auto"/>
        <w:left w:val="none" w:sz="0" w:space="0" w:color="auto"/>
        <w:bottom w:val="none" w:sz="0" w:space="0" w:color="auto"/>
        <w:right w:val="none" w:sz="0" w:space="0" w:color="auto"/>
      </w:divBdr>
    </w:div>
    <w:div w:id="781647953">
      <w:bodyDiv w:val="1"/>
      <w:marLeft w:val="0"/>
      <w:marRight w:val="0"/>
      <w:marTop w:val="0"/>
      <w:marBottom w:val="0"/>
      <w:divBdr>
        <w:top w:val="none" w:sz="0" w:space="0" w:color="auto"/>
        <w:left w:val="none" w:sz="0" w:space="0" w:color="auto"/>
        <w:bottom w:val="none" w:sz="0" w:space="0" w:color="auto"/>
        <w:right w:val="none" w:sz="0" w:space="0" w:color="auto"/>
      </w:divBdr>
    </w:div>
    <w:div w:id="781723508">
      <w:bodyDiv w:val="1"/>
      <w:marLeft w:val="0"/>
      <w:marRight w:val="0"/>
      <w:marTop w:val="0"/>
      <w:marBottom w:val="0"/>
      <w:divBdr>
        <w:top w:val="none" w:sz="0" w:space="0" w:color="auto"/>
        <w:left w:val="none" w:sz="0" w:space="0" w:color="auto"/>
        <w:bottom w:val="none" w:sz="0" w:space="0" w:color="auto"/>
        <w:right w:val="none" w:sz="0" w:space="0" w:color="auto"/>
      </w:divBdr>
    </w:div>
    <w:div w:id="782458031">
      <w:bodyDiv w:val="1"/>
      <w:marLeft w:val="0"/>
      <w:marRight w:val="0"/>
      <w:marTop w:val="0"/>
      <w:marBottom w:val="0"/>
      <w:divBdr>
        <w:top w:val="none" w:sz="0" w:space="0" w:color="auto"/>
        <w:left w:val="none" w:sz="0" w:space="0" w:color="auto"/>
        <w:bottom w:val="none" w:sz="0" w:space="0" w:color="auto"/>
        <w:right w:val="none" w:sz="0" w:space="0" w:color="auto"/>
      </w:divBdr>
    </w:div>
    <w:div w:id="782769911">
      <w:bodyDiv w:val="1"/>
      <w:marLeft w:val="0"/>
      <w:marRight w:val="0"/>
      <w:marTop w:val="0"/>
      <w:marBottom w:val="0"/>
      <w:divBdr>
        <w:top w:val="none" w:sz="0" w:space="0" w:color="auto"/>
        <w:left w:val="none" w:sz="0" w:space="0" w:color="auto"/>
        <w:bottom w:val="none" w:sz="0" w:space="0" w:color="auto"/>
        <w:right w:val="none" w:sz="0" w:space="0" w:color="auto"/>
      </w:divBdr>
    </w:div>
    <w:div w:id="782772450">
      <w:bodyDiv w:val="1"/>
      <w:marLeft w:val="0"/>
      <w:marRight w:val="0"/>
      <w:marTop w:val="0"/>
      <w:marBottom w:val="0"/>
      <w:divBdr>
        <w:top w:val="none" w:sz="0" w:space="0" w:color="auto"/>
        <w:left w:val="none" w:sz="0" w:space="0" w:color="auto"/>
        <w:bottom w:val="none" w:sz="0" w:space="0" w:color="auto"/>
        <w:right w:val="none" w:sz="0" w:space="0" w:color="auto"/>
      </w:divBdr>
    </w:div>
    <w:div w:id="783304427">
      <w:bodyDiv w:val="1"/>
      <w:marLeft w:val="0"/>
      <w:marRight w:val="0"/>
      <w:marTop w:val="0"/>
      <w:marBottom w:val="0"/>
      <w:divBdr>
        <w:top w:val="none" w:sz="0" w:space="0" w:color="auto"/>
        <w:left w:val="none" w:sz="0" w:space="0" w:color="auto"/>
        <w:bottom w:val="none" w:sz="0" w:space="0" w:color="auto"/>
        <w:right w:val="none" w:sz="0" w:space="0" w:color="auto"/>
      </w:divBdr>
    </w:div>
    <w:div w:id="783573380">
      <w:bodyDiv w:val="1"/>
      <w:marLeft w:val="0"/>
      <w:marRight w:val="0"/>
      <w:marTop w:val="0"/>
      <w:marBottom w:val="0"/>
      <w:divBdr>
        <w:top w:val="none" w:sz="0" w:space="0" w:color="auto"/>
        <w:left w:val="none" w:sz="0" w:space="0" w:color="auto"/>
        <w:bottom w:val="none" w:sz="0" w:space="0" w:color="auto"/>
        <w:right w:val="none" w:sz="0" w:space="0" w:color="auto"/>
      </w:divBdr>
    </w:div>
    <w:div w:id="784348869">
      <w:bodyDiv w:val="1"/>
      <w:marLeft w:val="0"/>
      <w:marRight w:val="0"/>
      <w:marTop w:val="0"/>
      <w:marBottom w:val="0"/>
      <w:divBdr>
        <w:top w:val="none" w:sz="0" w:space="0" w:color="auto"/>
        <w:left w:val="none" w:sz="0" w:space="0" w:color="auto"/>
        <w:bottom w:val="none" w:sz="0" w:space="0" w:color="auto"/>
        <w:right w:val="none" w:sz="0" w:space="0" w:color="auto"/>
      </w:divBdr>
    </w:div>
    <w:div w:id="785002888">
      <w:bodyDiv w:val="1"/>
      <w:marLeft w:val="0"/>
      <w:marRight w:val="0"/>
      <w:marTop w:val="0"/>
      <w:marBottom w:val="0"/>
      <w:divBdr>
        <w:top w:val="none" w:sz="0" w:space="0" w:color="auto"/>
        <w:left w:val="none" w:sz="0" w:space="0" w:color="auto"/>
        <w:bottom w:val="none" w:sz="0" w:space="0" w:color="auto"/>
        <w:right w:val="none" w:sz="0" w:space="0" w:color="auto"/>
      </w:divBdr>
    </w:div>
    <w:div w:id="785124814">
      <w:bodyDiv w:val="1"/>
      <w:marLeft w:val="0"/>
      <w:marRight w:val="0"/>
      <w:marTop w:val="0"/>
      <w:marBottom w:val="0"/>
      <w:divBdr>
        <w:top w:val="none" w:sz="0" w:space="0" w:color="auto"/>
        <w:left w:val="none" w:sz="0" w:space="0" w:color="auto"/>
        <w:bottom w:val="none" w:sz="0" w:space="0" w:color="auto"/>
        <w:right w:val="none" w:sz="0" w:space="0" w:color="auto"/>
      </w:divBdr>
    </w:div>
    <w:div w:id="785805670">
      <w:bodyDiv w:val="1"/>
      <w:marLeft w:val="0"/>
      <w:marRight w:val="0"/>
      <w:marTop w:val="0"/>
      <w:marBottom w:val="0"/>
      <w:divBdr>
        <w:top w:val="none" w:sz="0" w:space="0" w:color="auto"/>
        <w:left w:val="none" w:sz="0" w:space="0" w:color="auto"/>
        <w:bottom w:val="none" w:sz="0" w:space="0" w:color="auto"/>
        <w:right w:val="none" w:sz="0" w:space="0" w:color="auto"/>
      </w:divBdr>
    </w:div>
    <w:div w:id="786242177">
      <w:bodyDiv w:val="1"/>
      <w:marLeft w:val="0"/>
      <w:marRight w:val="0"/>
      <w:marTop w:val="0"/>
      <w:marBottom w:val="0"/>
      <w:divBdr>
        <w:top w:val="none" w:sz="0" w:space="0" w:color="auto"/>
        <w:left w:val="none" w:sz="0" w:space="0" w:color="auto"/>
        <w:bottom w:val="none" w:sz="0" w:space="0" w:color="auto"/>
        <w:right w:val="none" w:sz="0" w:space="0" w:color="auto"/>
      </w:divBdr>
    </w:div>
    <w:div w:id="786512917">
      <w:bodyDiv w:val="1"/>
      <w:marLeft w:val="0"/>
      <w:marRight w:val="0"/>
      <w:marTop w:val="0"/>
      <w:marBottom w:val="0"/>
      <w:divBdr>
        <w:top w:val="none" w:sz="0" w:space="0" w:color="auto"/>
        <w:left w:val="none" w:sz="0" w:space="0" w:color="auto"/>
        <w:bottom w:val="none" w:sz="0" w:space="0" w:color="auto"/>
        <w:right w:val="none" w:sz="0" w:space="0" w:color="auto"/>
      </w:divBdr>
    </w:div>
    <w:div w:id="786630836">
      <w:bodyDiv w:val="1"/>
      <w:marLeft w:val="0"/>
      <w:marRight w:val="0"/>
      <w:marTop w:val="0"/>
      <w:marBottom w:val="0"/>
      <w:divBdr>
        <w:top w:val="none" w:sz="0" w:space="0" w:color="auto"/>
        <w:left w:val="none" w:sz="0" w:space="0" w:color="auto"/>
        <w:bottom w:val="none" w:sz="0" w:space="0" w:color="auto"/>
        <w:right w:val="none" w:sz="0" w:space="0" w:color="auto"/>
      </w:divBdr>
    </w:div>
    <w:div w:id="787628064">
      <w:bodyDiv w:val="1"/>
      <w:marLeft w:val="0"/>
      <w:marRight w:val="0"/>
      <w:marTop w:val="0"/>
      <w:marBottom w:val="0"/>
      <w:divBdr>
        <w:top w:val="none" w:sz="0" w:space="0" w:color="auto"/>
        <w:left w:val="none" w:sz="0" w:space="0" w:color="auto"/>
        <w:bottom w:val="none" w:sz="0" w:space="0" w:color="auto"/>
        <w:right w:val="none" w:sz="0" w:space="0" w:color="auto"/>
      </w:divBdr>
    </w:div>
    <w:div w:id="787697250">
      <w:bodyDiv w:val="1"/>
      <w:marLeft w:val="0"/>
      <w:marRight w:val="0"/>
      <w:marTop w:val="0"/>
      <w:marBottom w:val="0"/>
      <w:divBdr>
        <w:top w:val="none" w:sz="0" w:space="0" w:color="auto"/>
        <w:left w:val="none" w:sz="0" w:space="0" w:color="auto"/>
        <w:bottom w:val="none" w:sz="0" w:space="0" w:color="auto"/>
        <w:right w:val="none" w:sz="0" w:space="0" w:color="auto"/>
      </w:divBdr>
    </w:div>
    <w:div w:id="787774596">
      <w:bodyDiv w:val="1"/>
      <w:marLeft w:val="0"/>
      <w:marRight w:val="0"/>
      <w:marTop w:val="0"/>
      <w:marBottom w:val="0"/>
      <w:divBdr>
        <w:top w:val="none" w:sz="0" w:space="0" w:color="auto"/>
        <w:left w:val="none" w:sz="0" w:space="0" w:color="auto"/>
        <w:bottom w:val="none" w:sz="0" w:space="0" w:color="auto"/>
        <w:right w:val="none" w:sz="0" w:space="0" w:color="auto"/>
      </w:divBdr>
    </w:div>
    <w:div w:id="787822942">
      <w:bodyDiv w:val="1"/>
      <w:marLeft w:val="0"/>
      <w:marRight w:val="0"/>
      <w:marTop w:val="0"/>
      <w:marBottom w:val="0"/>
      <w:divBdr>
        <w:top w:val="none" w:sz="0" w:space="0" w:color="auto"/>
        <w:left w:val="none" w:sz="0" w:space="0" w:color="auto"/>
        <w:bottom w:val="none" w:sz="0" w:space="0" w:color="auto"/>
        <w:right w:val="none" w:sz="0" w:space="0" w:color="auto"/>
      </w:divBdr>
    </w:div>
    <w:div w:id="788207341">
      <w:bodyDiv w:val="1"/>
      <w:marLeft w:val="0"/>
      <w:marRight w:val="0"/>
      <w:marTop w:val="0"/>
      <w:marBottom w:val="0"/>
      <w:divBdr>
        <w:top w:val="none" w:sz="0" w:space="0" w:color="auto"/>
        <w:left w:val="none" w:sz="0" w:space="0" w:color="auto"/>
        <w:bottom w:val="none" w:sz="0" w:space="0" w:color="auto"/>
        <w:right w:val="none" w:sz="0" w:space="0" w:color="auto"/>
      </w:divBdr>
    </w:div>
    <w:div w:id="789275620">
      <w:bodyDiv w:val="1"/>
      <w:marLeft w:val="0"/>
      <w:marRight w:val="0"/>
      <w:marTop w:val="0"/>
      <w:marBottom w:val="0"/>
      <w:divBdr>
        <w:top w:val="none" w:sz="0" w:space="0" w:color="auto"/>
        <w:left w:val="none" w:sz="0" w:space="0" w:color="auto"/>
        <w:bottom w:val="none" w:sz="0" w:space="0" w:color="auto"/>
        <w:right w:val="none" w:sz="0" w:space="0" w:color="auto"/>
      </w:divBdr>
    </w:div>
    <w:div w:id="789399963">
      <w:bodyDiv w:val="1"/>
      <w:marLeft w:val="0"/>
      <w:marRight w:val="0"/>
      <w:marTop w:val="0"/>
      <w:marBottom w:val="0"/>
      <w:divBdr>
        <w:top w:val="none" w:sz="0" w:space="0" w:color="auto"/>
        <w:left w:val="none" w:sz="0" w:space="0" w:color="auto"/>
        <w:bottom w:val="none" w:sz="0" w:space="0" w:color="auto"/>
        <w:right w:val="none" w:sz="0" w:space="0" w:color="auto"/>
      </w:divBdr>
    </w:div>
    <w:div w:id="789857202">
      <w:bodyDiv w:val="1"/>
      <w:marLeft w:val="0"/>
      <w:marRight w:val="0"/>
      <w:marTop w:val="0"/>
      <w:marBottom w:val="0"/>
      <w:divBdr>
        <w:top w:val="none" w:sz="0" w:space="0" w:color="auto"/>
        <w:left w:val="none" w:sz="0" w:space="0" w:color="auto"/>
        <w:bottom w:val="none" w:sz="0" w:space="0" w:color="auto"/>
        <w:right w:val="none" w:sz="0" w:space="0" w:color="auto"/>
      </w:divBdr>
    </w:div>
    <w:div w:id="790168492">
      <w:bodyDiv w:val="1"/>
      <w:marLeft w:val="0"/>
      <w:marRight w:val="0"/>
      <w:marTop w:val="0"/>
      <w:marBottom w:val="0"/>
      <w:divBdr>
        <w:top w:val="none" w:sz="0" w:space="0" w:color="auto"/>
        <w:left w:val="none" w:sz="0" w:space="0" w:color="auto"/>
        <w:bottom w:val="none" w:sz="0" w:space="0" w:color="auto"/>
        <w:right w:val="none" w:sz="0" w:space="0" w:color="auto"/>
      </w:divBdr>
    </w:div>
    <w:div w:id="790242841">
      <w:bodyDiv w:val="1"/>
      <w:marLeft w:val="0"/>
      <w:marRight w:val="0"/>
      <w:marTop w:val="0"/>
      <w:marBottom w:val="0"/>
      <w:divBdr>
        <w:top w:val="none" w:sz="0" w:space="0" w:color="auto"/>
        <w:left w:val="none" w:sz="0" w:space="0" w:color="auto"/>
        <w:bottom w:val="none" w:sz="0" w:space="0" w:color="auto"/>
        <w:right w:val="none" w:sz="0" w:space="0" w:color="auto"/>
      </w:divBdr>
    </w:div>
    <w:div w:id="791050469">
      <w:bodyDiv w:val="1"/>
      <w:marLeft w:val="0"/>
      <w:marRight w:val="0"/>
      <w:marTop w:val="0"/>
      <w:marBottom w:val="0"/>
      <w:divBdr>
        <w:top w:val="none" w:sz="0" w:space="0" w:color="auto"/>
        <w:left w:val="none" w:sz="0" w:space="0" w:color="auto"/>
        <w:bottom w:val="none" w:sz="0" w:space="0" w:color="auto"/>
        <w:right w:val="none" w:sz="0" w:space="0" w:color="auto"/>
      </w:divBdr>
    </w:div>
    <w:div w:id="792137591">
      <w:bodyDiv w:val="1"/>
      <w:marLeft w:val="0"/>
      <w:marRight w:val="0"/>
      <w:marTop w:val="0"/>
      <w:marBottom w:val="0"/>
      <w:divBdr>
        <w:top w:val="none" w:sz="0" w:space="0" w:color="auto"/>
        <w:left w:val="none" w:sz="0" w:space="0" w:color="auto"/>
        <w:bottom w:val="none" w:sz="0" w:space="0" w:color="auto"/>
        <w:right w:val="none" w:sz="0" w:space="0" w:color="auto"/>
      </w:divBdr>
    </w:div>
    <w:div w:id="792401986">
      <w:bodyDiv w:val="1"/>
      <w:marLeft w:val="0"/>
      <w:marRight w:val="0"/>
      <w:marTop w:val="0"/>
      <w:marBottom w:val="0"/>
      <w:divBdr>
        <w:top w:val="none" w:sz="0" w:space="0" w:color="auto"/>
        <w:left w:val="none" w:sz="0" w:space="0" w:color="auto"/>
        <w:bottom w:val="none" w:sz="0" w:space="0" w:color="auto"/>
        <w:right w:val="none" w:sz="0" w:space="0" w:color="auto"/>
      </w:divBdr>
    </w:div>
    <w:div w:id="793250468">
      <w:bodyDiv w:val="1"/>
      <w:marLeft w:val="0"/>
      <w:marRight w:val="0"/>
      <w:marTop w:val="0"/>
      <w:marBottom w:val="0"/>
      <w:divBdr>
        <w:top w:val="none" w:sz="0" w:space="0" w:color="auto"/>
        <w:left w:val="none" w:sz="0" w:space="0" w:color="auto"/>
        <w:bottom w:val="none" w:sz="0" w:space="0" w:color="auto"/>
        <w:right w:val="none" w:sz="0" w:space="0" w:color="auto"/>
      </w:divBdr>
    </w:div>
    <w:div w:id="793672794">
      <w:bodyDiv w:val="1"/>
      <w:marLeft w:val="0"/>
      <w:marRight w:val="0"/>
      <w:marTop w:val="0"/>
      <w:marBottom w:val="0"/>
      <w:divBdr>
        <w:top w:val="none" w:sz="0" w:space="0" w:color="auto"/>
        <w:left w:val="none" w:sz="0" w:space="0" w:color="auto"/>
        <w:bottom w:val="none" w:sz="0" w:space="0" w:color="auto"/>
        <w:right w:val="none" w:sz="0" w:space="0" w:color="auto"/>
      </w:divBdr>
    </w:div>
    <w:div w:id="793792003">
      <w:bodyDiv w:val="1"/>
      <w:marLeft w:val="0"/>
      <w:marRight w:val="0"/>
      <w:marTop w:val="0"/>
      <w:marBottom w:val="0"/>
      <w:divBdr>
        <w:top w:val="none" w:sz="0" w:space="0" w:color="auto"/>
        <w:left w:val="none" w:sz="0" w:space="0" w:color="auto"/>
        <w:bottom w:val="none" w:sz="0" w:space="0" w:color="auto"/>
        <w:right w:val="none" w:sz="0" w:space="0" w:color="auto"/>
      </w:divBdr>
    </w:div>
    <w:div w:id="794446119">
      <w:bodyDiv w:val="1"/>
      <w:marLeft w:val="0"/>
      <w:marRight w:val="0"/>
      <w:marTop w:val="0"/>
      <w:marBottom w:val="0"/>
      <w:divBdr>
        <w:top w:val="none" w:sz="0" w:space="0" w:color="auto"/>
        <w:left w:val="none" w:sz="0" w:space="0" w:color="auto"/>
        <w:bottom w:val="none" w:sz="0" w:space="0" w:color="auto"/>
        <w:right w:val="none" w:sz="0" w:space="0" w:color="auto"/>
      </w:divBdr>
    </w:div>
    <w:div w:id="794955975">
      <w:bodyDiv w:val="1"/>
      <w:marLeft w:val="0"/>
      <w:marRight w:val="0"/>
      <w:marTop w:val="0"/>
      <w:marBottom w:val="0"/>
      <w:divBdr>
        <w:top w:val="none" w:sz="0" w:space="0" w:color="auto"/>
        <w:left w:val="none" w:sz="0" w:space="0" w:color="auto"/>
        <w:bottom w:val="none" w:sz="0" w:space="0" w:color="auto"/>
        <w:right w:val="none" w:sz="0" w:space="0" w:color="auto"/>
      </w:divBdr>
    </w:div>
    <w:div w:id="794982366">
      <w:bodyDiv w:val="1"/>
      <w:marLeft w:val="0"/>
      <w:marRight w:val="0"/>
      <w:marTop w:val="0"/>
      <w:marBottom w:val="0"/>
      <w:divBdr>
        <w:top w:val="none" w:sz="0" w:space="0" w:color="auto"/>
        <w:left w:val="none" w:sz="0" w:space="0" w:color="auto"/>
        <w:bottom w:val="none" w:sz="0" w:space="0" w:color="auto"/>
        <w:right w:val="none" w:sz="0" w:space="0" w:color="auto"/>
      </w:divBdr>
    </w:div>
    <w:div w:id="795293942">
      <w:bodyDiv w:val="1"/>
      <w:marLeft w:val="0"/>
      <w:marRight w:val="0"/>
      <w:marTop w:val="0"/>
      <w:marBottom w:val="0"/>
      <w:divBdr>
        <w:top w:val="none" w:sz="0" w:space="0" w:color="auto"/>
        <w:left w:val="none" w:sz="0" w:space="0" w:color="auto"/>
        <w:bottom w:val="none" w:sz="0" w:space="0" w:color="auto"/>
        <w:right w:val="none" w:sz="0" w:space="0" w:color="auto"/>
      </w:divBdr>
    </w:div>
    <w:div w:id="795947803">
      <w:bodyDiv w:val="1"/>
      <w:marLeft w:val="0"/>
      <w:marRight w:val="0"/>
      <w:marTop w:val="0"/>
      <w:marBottom w:val="0"/>
      <w:divBdr>
        <w:top w:val="none" w:sz="0" w:space="0" w:color="auto"/>
        <w:left w:val="none" w:sz="0" w:space="0" w:color="auto"/>
        <w:bottom w:val="none" w:sz="0" w:space="0" w:color="auto"/>
        <w:right w:val="none" w:sz="0" w:space="0" w:color="auto"/>
      </w:divBdr>
    </w:div>
    <w:div w:id="796216597">
      <w:bodyDiv w:val="1"/>
      <w:marLeft w:val="0"/>
      <w:marRight w:val="0"/>
      <w:marTop w:val="0"/>
      <w:marBottom w:val="0"/>
      <w:divBdr>
        <w:top w:val="none" w:sz="0" w:space="0" w:color="auto"/>
        <w:left w:val="none" w:sz="0" w:space="0" w:color="auto"/>
        <w:bottom w:val="none" w:sz="0" w:space="0" w:color="auto"/>
        <w:right w:val="none" w:sz="0" w:space="0" w:color="auto"/>
      </w:divBdr>
    </w:div>
    <w:div w:id="796606140">
      <w:bodyDiv w:val="1"/>
      <w:marLeft w:val="0"/>
      <w:marRight w:val="0"/>
      <w:marTop w:val="0"/>
      <w:marBottom w:val="0"/>
      <w:divBdr>
        <w:top w:val="none" w:sz="0" w:space="0" w:color="auto"/>
        <w:left w:val="none" w:sz="0" w:space="0" w:color="auto"/>
        <w:bottom w:val="none" w:sz="0" w:space="0" w:color="auto"/>
        <w:right w:val="none" w:sz="0" w:space="0" w:color="auto"/>
      </w:divBdr>
    </w:div>
    <w:div w:id="796877254">
      <w:bodyDiv w:val="1"/>
      <w:marLeft w:val="0"/>
      <w:marRight w:val="0"/>
      <w:marTop w:val="0"/>
      <w:marBottom w:val="0"/>
      <w:divBdr>
        <w:top w:val="none" w:sz="0" w:space="0" w:color="auto"/>
        <w:left w:val="none" w:sz="0" w:space="0" w:color="auto"/>
        <w:bottom w:val="none" w:sz="0" w:space="0" w:color="auto"/>
        <w:right w:val="none" w:sz="0" w:space="0" w:color="auto"/>
      </w:divBdr>
    </w:div>
    <w:div w:id="797067916">
      <w:bodyDiv w:val="1"/>
      <w:marLeft w:val="0"/>
      <w:marRight w:val="0"/>
      <w:marTop w:val="0"/>
      <w:marBottom w:val="0"/>
      <w:divBdr>
        <w:top w:val="none" w:sz="0" w:space="0" w:color="auto"/>
        <w:left w:val="none" w:sz="0" w:space="0" w:color="auto"/>
        <w:bottom w:val="none" w:sz="0" w:space="0" w:color="auto"/>
        <w:right w:val="none" w:sz="0" w:space="0" w:color="auto"/>
      </w:divBdr>
    </w:div>
    <w:div w:id="797913130">
      <w:bodyDiv w:val="1"/>
      <w:marLeft w:val="0"/>
      <w:marRight w:val="0"/>
      <w:marTop w:val="0"/>
      <w:marBottom w:val="0"/>
      <w:divBdr>
        <w:top w:val="none" w:sz="0" w:space="0" w:color="auto"/>
        <w:left w:val="none" w:sz="0" w:space="0" w:color="auto"/>
        <w:bottom w:val="none" w:sz="0" w:space="0" w:color="auto"/>
        <w:right w:val="none" w:sz="0" w:space="0" w:color="auto"/>
      </w:divBdr>
    </w:div>
    <w:div w:id="798108392">
      <w:bodyDiv w:val="1"/>
      <w:marLeft w:val="0"/>
      <w:marRight w:val="0"/>
      <w:marTop w:val="0"/>
      <w:marBottom w:val="0"/>
      <w:divBdr>
        <w:top w:val="none" w:sz="0" w:space="0" w:color="auto"/>
        <w:left w:val="none" w:sz="0" w:space="0" w:color="auto"/>
        <w:bottom w:val="none" w:sz="0" w:space="0" w:color="auto"/>
        <w:right w:val="none" w:sz="0" w:space="0" w:color="auto"/>
      </w:divBdr>
    </w:div>
    <w:div w:id="798961523">
      <w:bodyDiv w:val="1"/>
      <w:marLeft w:val="0"/>
      <w:marRight w:val="0"/>
      <w:marTop w:val="0"/>
      <w:marBottom w:val="0"/>
      <w:divBdr>
        <w:top w:val="none" w:sz="0" w:space="0" w:color="auto"/>
        <w:left w:val="none" w:sz="0" w:space="0" w:color="auto"/>
        <w:bottom w:val="none" w:sz="0" w:space="0" w:color="auto"/>
        <w:right w:val="none" w:sz="0" w:space="0" w:color="auto"/>
      </w:divBdr>
    </w:div>
    <w:div w:id="799110717">
      <w:bodyDiv w:val="1"/>
      <w:marLeft w:val="0"/>
      <w:marRight w:val="0"/>
      <w:marTop w:val="0"/>
      <w:marBottom w:val="0"/>
      <w:divBdr>
        <w:top w:val="none" w:sz="0" w:space="0" w:color="auto"/>
        <w:left w:val="none" w:sz="0" w:space="0" w:color="auto"/>
        <w:bottom w:val="none" w:sz="0" w:space="0" w:color="auto"/>
        <w:right w:val="none" w:sz="0" w:space="0" w:color="auto"/>
      </w:divBdr>
    </w:div>
    <w:div w:id="799305989">
      <w:bodyDiv w:val="1"/>
      <w:marLeft w:val="0"/>
      <w:marRight w:val="0"/>
      <w:marTop w:val="0"/>
      <w:marBottom w:val="0"/>
      <w:divBdr>
        <w:top w:val="none" w:sz="0" w:space="0" w:color="auto"/>
        <w:left w:val="none" w:sz="0" w:space="0" w:color="auto"/>
        <w:bottom w:val="none" w:sz="0" w:space="0" w:color="auto"/>
        <w:right w:val="none" w:sz="0" w:space="0" w:color="auto"/>
      </w:divBdr>
    </w:div>
    <w:div w:id="799418825">
      <w:bodyDiv w:val="1"/>
      <w:marLeft w:val="0"/>
      <w:marRight w:val="0"/>
      <w:marTop w:val="0"/>
      <w:marBottom w:val="0"/>
      <w:divBdr>
        <w:top w:val="none" w:sz="0" w:space="0" w:color="auto"/>
        <w:left w:val="none" w:sz="0" w:space="0" w:color="auto"/>
        <w:bottom w:val="none" w:sz="0" w:space="0" w:color="auto"/>
        <w:right w:val="none" w:sz="0" w:space="0" w:color="auto"/>
      </w:divBdr>
    </w:div>
    <w:div w:id="799611676">
      <w:bodyDiv w:val="1"/>
      <w:marLeft w:val="0"/>
      <w:marRight w:val="0"/>
      <w:marTop w:val="0"/>
      <w:marBottom w:val="0"/>
      <w:divBdr>
        <w:top w:val="none" w:sz="0" w:space="0" w:color="auto"/>
        <w:left w:val="none" w:sz="0" w:space="0" w:color="auto"/>
        <w:bottom w:val="none" w:sz="0" w:space="0" w:color="auto"/>
        <w:right w:val="none" w:sz="0" w:space="0" w:color="auto"/>
      </w:divBdr>
    </w:div>
    <w:div w:id="799956430">
      <w:bodyDiv w:val="1"/>
      <w:marLeft w:val="0"/>
      <w:marRight w:val="0"/>
      <w:marTop w:val="0"/>
      <w:marBottom w:val="0"/>
      <w:divBdr>
        <w:top w:val="none" w:sz="0" w:space="0" w:color="auto"/>
        <w:left w:val="none" w:sz="0" w:space="0" w:color="auto"/>
        <w:bottom w:val="none" w:sz="0" w:space="0" w:color="auto"/>
        <w:right w:val="none" w:sz="0" w:space="0" w:color="auto"/>
      </w:divBdr>
    </w:div>
    <w:div w:id="800004868">
      <w:bodyDiv w:val="1"/>
      <w:marLeft w:val="0"/>
      <w:marRight w:val="0"/>
      <w:marTop w:val="0"/>
      <w:marBottom w:val="0"/>
      <w:divBdr>
        <w:top w:val="none" w:sz="0" w:space="0" w:color="auto"/>
        <w:left w:val="none" w:sz="0" w:space="0" w:color="auto"/>
        <w:bottom w:val="none" w:sz="0" w:space="0" w:color="auto"/>
        <w:right w:val="none" w:sz="0" w:space="0" w:color="auto"/>
      </w:divBdr>
    </w:div>
    <w:div w:id="800464250">
      <w:bodyDiv w:val="1"/>
      <w:marLeft w:val="0"/>
      <w:marRight w:val="0"/>
      <w:marTop w:val="0"/>
      <w:marBottom w:val="0"/>
      <w:divBdr>
        <w:top w:val="none" w:sz="0" w:space="0" w:color="auto"/>
        <w:left w:val="none" w:sz="0" w:space="0" w:color="auto"/>
        <w:bottom w:val="none" w:sz="0" w:space="0" w:color="auto"/>
        <w:right w:val="none" w:sz="0" w:space="0" w:color="auto"/>
      </w:divBdr>
    </w:div>
    <w:div w:id="801269732">
      <w:bodyDiv w:val="1"/>
      <w:marLeft w:val="0"/>
      <w:marRight w:val="0"/>
      <w:marTop w:val="0"/>
      <w:marBottom w:val="0"/>
      <w:divBdr>
        <w:top w:val="none" w:sz="0" w:space="0" w:color="auto"/>
        <w:left w:val="none" w:sz="0" w:space="0" w:color="auto"/>
        <w:bottom w:val="none" w:sz="0" w:space="0" w:color="auto"/>
        <w:right w:val="none" w:sz="0" w:space="0" w:color="auto"/>
      </w:divBdr>
    </w:div>
    <w:div w:id="801849124">
      <w:bodyDiv w:val="1"/>
      <w:marLeft w:val="0"/>
      <w:marRight w:val="0"/>
      <w:marTop w:val="0"/>
      <w:marBottom w:val="0"/>
      <w:divBdr>
        <w:top w:val="none" w:sz="0" w:space="0" w:color="auto"/>
        <w:left w:val="none" w:sz="0" w:space="0" w:color="auto"/>
        <w:bottom w:val="none" w:sz="0" w:space="0" w:color="auto"/>
        <w:right w:val="none" w:sz="0" w:space="0" w:color="auto"/>
      </w:divBdr>
    </w:div>
    <w:div w:id="801964774">
      <w:bodyDiv w:val="1"/>
      <w:marLeft w:val="0"/>
      <w:marRight w:val="0"/>
      <w:marTop w:val="0"/>
      <w:marBottom w:val="0"/>
      <w:divBdr>
        <w:top w:val="none" w:sz="0" w:space="0" w:color="auto"/>
        <w:left w:val="none" w:sz="0" w:space="0" w:color="auto"/>
        <w:bottom w:val="none" w:sz="0" w:space="0" w:color="auto"/>
        <w:right w:val="none" w:sz="0" w:space="0" w:color="auto"/>
      </w:divBdr>
    </w:div>
    <w:div w:id="802386204">
      <w:bodyDiv w:val="1"/>
      <w:marLeft w:val="0"/>
      <w:marRight w:val="0"/>
      <w:marTop w:val="0"/>
      <w:marBottom w:val="0"/>
      <w:divBdr>
        <w:top w:val="none" w:sz="0" w:space="0" w:color="auto"/>
        <w:left w:val="none" w:sz="0" w:space="0" w:color="auto"/>
        <w:bottom w:val="none" w:sz="0" w:space="0" w:color="auto"/>
        <w:right w:val="none" w:sz="0" w:space="0" w:color="auto"/>
      </w:divBdr>
    </w:div>
    <w:div w:id="803038912">
      <w:bodyDiv w:val="1"/>
      <w:marLeft w:val="0"/>
      <w:marRight w:val="0"/>
      <w:marTop w:val="0"/>
      <w:marBottom w:val="0"/>
      <w:divBdr>
        <w:top w:val="none" w:sz="0" w:space="0" w:color="auto"/>
        <w:left w:val="none" w:sz="0" w:space="0" w:color="auto"/>
        <w:bottom w:val="none" w:sz="0" w:space="0" w:color="auto"/>
        <w:right w:val="none" w:sz="0" w:space="0" w:color="auto"/>
      </w:divBdr>
    </w:div>
    <w:div w:id="803161922">
      <w:bodyDiv w:val="1"/>
      <w:marLeft w:val="0"/>
      <w:marRight w:val="0"/>
      <w:marTop w:val="0"/>
      <w:marBottom w:val="0"/>
      <w:divBdr>
        <w:top w:val="none" w:sz="0" w:space="0" w:color="auto"/>
        <w:left w:val="none" w:sz="0" w:space="0" w:color="auto"/>
        <w:bottom w:val="none" w:sz="0" w:space="0" w:color="auto"/>
        <w:right w:val="none" w:sz="0" w:space="0" w:color="auto"/>
      </w:divBdr>
    </w:div>
    <w:div w:id="804390638">
      <w:bodyDiv w:val="1"/>
      <w:marLeft w:val="0"/>
      <w:marRight w:val="0"/>
      <w:marTop w:val="0"/>
      <w:marBottom w:val="0"/>
      <w:divBdr>
        <w:top w:val="none" w:sz="0" w:space="0" w:color="auto"/>
        <w:left w:val="none" w:sz="0" w:space="0" w:color="auto"/>
        <w:bottom w:val="none" w:sz="0" w:space="0" w:color="auto"/>
        <w:right w:val="none" w:sz="0" w:space="0" w:color="auto"/>
      </w:divBdr>
    </w:div>
    <w:div w:id="804616399">
      <w:bodyDiv w:val="1"/>
      <w:marLeft w:val="0"/>
      <w:marRight w:val="0"/>
      <w:marTop w:val="0"/>
      <w:marBottom w:val="0"/>
      <w:divBdr>
        <w:top w:val="none" w:sz="0" w:space="0" w:color="auto"/>
        <w:left w:val="none" w:sz="0" w:space="0" w:color="auto"/>
        <w:bottom w:val="none" w:sz="0" w:space="0" w:color="auto"/>
        <w:right w:val="none" w:sz="0" w:space="0" w:color="auto"/>
      </w:divBdr>
    </w:div>
    <w:div w:id="804813109">
      <w:bodyDiv w:val="1"/>
      <w:marLeft w:val="0"/>
      <w:marRight w:val="0"/>
      <w:marTop w:val="0"/>
      <w:marBottom w:val="0"/>
      <w:divBdr>
        <w:top w:val="none" w:sz="0" w:space="0" w:color="auto"/>
        <w:left w:val="none" w:sz="0" w:space="0" w:color="auto"/>
        <w:bottom w:val="none" w:sz="0" w:space="0" w:color="auto"/>
        <w:right w:val="none" w:sz="0" w:space="0" w:color="auto"/>
      </w:divBdr>
    </w:div>
    <w:div w:id="805507225">
      <w:bodyDiv w:val="1"/>
      <w:marLeft w:val="0"/>
      <w:marRight w:val="0"/>
      <w:marTop w:val="0"/>
      <w:marBottom w:val="0"/>
      <w:divBdr>
        <w:top w:val="none" w:sz="0" w:space="0" w:color="auto"/>
        <w:left w:val="none" w:sz="0" w:space="0" w:color="auto"/>
        <w:bottom w:val="none" w:sz="0" w:space="0" w:color="auto"/>
        <w:right w:val="none" w:sz="0" w:space="0" w:color="auto"/>
      </w:divBdr>
    </w:div>
    <w:div w:id="805708874">
      <w:bodyDiv w:val="1"/>
      <w:marLeft w:val="0"/>
      <w:marRight w:val="0"/>
      <w:marTop w:val="0"/>
      <w:marBottom w:val="0"/>
      <w:divBdr>
        <w:top w:val="none" w:sz="0" w:space="0" w:color="auto"/>
        <w:left w:val="none" w:sz="0" w:space="0" w:color="auto"/>
        <w:bottom w:val="none" w:sz="0" w:space="0" w:color="auto"/>
        <w:right w:val="none" w:sz="0" w:space="0" w:color="auto"/>
      </w:divBdr>
    </w:div>
    <w:div w:id="806239338">
      <w:bodyDiv w:val="1"/>
      <w:marLeft w:val="0"/>
      <w:marRight w:val="0"/>
      <w:marTop w:val="0"/>
      <w:marBottom w:val="0"/>
      <w:divBdr>
        <w:top w:val="none" w:sz="0" w:space="0" w:color="auto"/>
        <w:left w:val="none" w:sz="0" w:space="0" w:color="auto"/>
        <w:bottom w:val="none" w:sz="0" w:space="0" w:color="auto"/>
        <w:right w:val="none" w:sz="0" w:space="0" w:color="auto"/>
      </w:divBdr>
    </w:div>
    <w:div w:id="806314251">
      <w:bodyDiv w:val="1"/>
      <w:marLeft w:val="0"/>
      <w:marRight w:val="0"/>
      <w:marTop w:val="0"/>
      <w:marBottom w:val="0"/>
      <w:divBdr>
        <w:top w:val="none" w:sz="0" w:space="0" w:color="auto"/>
        <w:left w:val="none" w:sz="0" w:space="0" w:color="auto"/>
        <w:bottom w:val="none" w:sz="0" w:space="0" w:color="auto"/>
        <w:right w:val="none" w:sz="0" w:space="0" w:color="auto"/>
      </w:divBdr>
    </w:div>
    <w:div w:id="806363554">
      <w:bodyDiv w:val="1"/>
      <w:marLeft w:val="0"/>
      <w:marRight w:val="0"/>
      <w:marTop w:val="0"/>
      <w:marBottom w:val="0"/>
      <w:divBdr>
        <w:top w:val="none" w:sz="0" w:space="0" w:color="auto"/>
        <w:left w:val="none" w:sz="0" w:space="0" w:color="auto"/>
        <w:bottom w:val="none" w:sz="0" w:space="0" w:color="auto"/>
        <w:right w:val="none" w:sz="0" w:space="0" w:color="auto"/>
      </w:divBdr>
    </w:div>
    <w:div w:id="806508715">
      <w:bodyDiv w:val="1"/>
      <w:marLeft w:val="0"/>
      <w:marRight w:val="0"/>
      <w:marTop w:val="0"/>
      <w:marBottom w:val="0"/>
      <w:divBdr>
        <w:top w:val="none" w:sz="0" w:space="0" w:color="auto"/>
        <w:left w:val="none" w:sz="0" w:space="0" w:color="auto"/>
        <w:bottom w:val="none" w:sz="0" w:space="0" w:color="auto"/>
        <w:right w:val="none" w:sz="0" w:space="0" w:color="auto"/>
      </w:divBdr>
    </w:div>
    <w:div w:id="806779889">
      <w:bodyDiv w:val="1"/>
      <w:marLeft w:val="0"/>
      <w:marRight w:val="0"/>
      <w:marTop w:val="0"/>
      <w:marBottom w:val="0"/>
      <w:divBdr>
        <w:top w:val="none" w:sz="0" w:space="0" w:color="auto"/>
        <w:left w:val="none" w:sz="0" w:space="0" w:color="auto"/>
        <w:bottom w:val="none" w:sz="0" w:space="0" w:color="auto"/>
        <w:right w:val="none" w:sz="0" w:space="0" w:color="auto"/>
      </w:divBdr>
    </w:div>
    <w:div w:id="806826181">
      <w:bodyDiv w:val="1"/>
      <w:marLeft w:val="0"/>
      <w:marRight w:val="0"/>
      <w:marTop w:val="0"/>
      <w:marBottom w:val="0"/>
      <w:divBdr>
        <w:top w:val="none" w:sz="0" w:space="0" w:color="auto"/>
        <w:left w:val="none" w:sz="0" w:space="0" w:color="auto"/>
        <w:bottom w:val="none" w:sz="0" w:space="0" w:color="auto"/>
        <w:right w:val="none" w:sz="0" w:space="0" w:color="auto"/>
      </w:divBdr>
    </w:div>
    <w:div w:id="806896160">
      <w:bodyDiv w:val="1"/>
      <w:marLeft w:val="0"/>
      <w:marRight w:val="0"/>
      <w:marTop w:val="0"/>
      <w:marBottom w:val="0"/>
      <w:divBdr>
        <w:top w:val="none" w:sz="0" w:space="0" w:color="auto"/>
        <w:left w:val="none" w:sz="0" w:space="0" w:color="auto"/>
        <w:bottom w:val="none" w:sz="0" w:space="0" w:color="auto"/>
        <w:right w:val="none" w:sz="0" w:space="0" w:color="auto"/>
      </w:divBdr>
    </w:div>
    <w:div w:id="806977150">
      <w:bodyDiv w:val="1"/>
      <w:marLeft w:val="0"/>
      <w:marRight w:val="0"/>
      <w:marTop w:val="0"/>
      <w:marBottom w:val="0"/>
      <w:divBdr>
        <w:top w:val="none" w:sz="0" w:space="0" w:color="auto"/>
        <w:left w:val="none" w:sz="0" w:space="0" w:color="auto"/>
        <w:bottom w:val="none" w:sz="0" w:space="0" w:color="auto"/>
        <w:right w:val="none" w:sz="0" w:space="0" w:color="auto"/>
      </w:divBdr>
    </w:div>
    <w:div w:id="807091349">
      <w:bodyDiv w:val="1"/>
      <w:marLeft w:val="0"/>
      <w:marRight w:val="0"/>
      <w:marTop w:val="0"/>
      <w:marBottom w:val="0"/>
      <w:divBdr>
        <w:top w:val="none" w:sz="0" w:space="0" w:color="auto"/>
        <w:left w:val="none" w:sz="0" w:space="0" w:color="auto"/>
        <w:bottom w:val="none" w:sz="0" w:space="0" w:color="auto"/>
        <w:right w:val="none" w:sz="0" w:space="0" w:color="auto"/>
      </w:divBdr>
    </w:div>
    <w:div w:id="807669996">
      <w:bodyDiv w:val="1"/>
      <w:marLeft w:val="0"/>
      <w:marRight w:val="0"/>
      <w:marTop w:val="0"/>
      <w:marBottom w:val="0"/>
      <w:divBdr>
        <w:top w:val="none" w:sz="0" w:space="0" w:color="auto"/>
        <w:left w:val="none" w:sz="0" w:space="0" w:color="auto"/>
        <w:bottom w:val="none" w:sz="0" w:space="0" w:color="auto"/>
        <w:right w:val="none" w:sz="0" w:space="0" w:color="auto"/>
      </w:divBdr>
    </w:div>
    <w:div w:id="808060969">
      <w:bodyDiv w:val="1"/>
      <w:marLeft w:val="0"/>
      <w:marRight w:val="0"/>
      <w:marTop w:val="0"/>
      <w:marBottom w:val="0"/>
      <w:divBdr>
        <w:top w:val="none" w:sz="0" w:space="0" w:color="auto"/>
        <w:left w:val="none" w:sz="0" w:space="0" w:color="auto"/>
        <w:bottom w:val="none" w:sz="0" w:space="0" w:color="auto"/>
        <w:right w:val="none" w:sz="0" w:space="0" w:color="auto"/>
      </w:divBdr>
    </w:div>
    <w:div w:id="808209894">
      <w:bodyDiv w:val="1"/>
      <w:marLeft w:val="0"/>
      <w:marRight w:val="0"/>
      <w:marTop w:val="0"/>
      <w:marBottom w:val="0"/>
      <w:divBdr>
        <w:top w:val="none" w:sz="0" w:space="0" w:color="auto"/>
        <w:left w:val="none" w:sz="0" w:space="0" w:color="auto"/>
        <w:bottom w:val="none" w:sz="0" w:space="0" w:color="auto"/>
        <w:right w:val="none" w:sz="0" w:space="0" w:color="auto"/>
      </w:divBdr>
    </w:div>
    <w:div w:id="808321313">
      <w:bodyDiv w:val="1"/>
      <w:marLeft w:val="0"/>
      <w:marRight w:val="0"/>
      <w:marTop w:val="0"/>
      <w:marBottom w:val="0"/>
      <w:divBdr>
        <w:top w:val="none" w:sz="0" w:space="0" w:color="auto"/>
        <w:left w:val="none" w:sz="0" w:space="0" w:color="auto"/>
        <w:bottom w:val="none" w:sz="0" w:space="0" w:color="auto"/>
        <w:right w:val="none" w:sz="0" w:space="0" w:color="auto"/>
      </w:divBdr>
    </w:div>
    <w:div w:id="809829762">
      <w:bodyDiv w:val="1"/>
      <w:marLeft w:val="0"/>
      <w:marRight w:val="0"/>
      <w:marTop w:val="0"/>
      <w:marBottom w:val="0"/>
      <w:divBdr>
        <w:top w:val="none" w:sz="0" w:space="0" w:color="auto"/>
        <w:left w:val="none" w:sz="0" w:space="0" w:color="auto"/>
        <w:bottom w:val="none" w:sz="0" w:space="0" w:color="auto"/>
        <w:right w:val="none" w:sz="0" w:space="0" w:color="auto"/>
      </w:divBdr>
    </w:div>
    <w:div w:id="810176037">
      <w:bodyDiv w:val="1"/>
      <w:marLeft w:val="0"/>
      <w:marRight w:val="0"/>
      <w:marTop w:val="0"/>
      <w:marBottom w:val="0"/>
      <w:divBdr>
        <w:top w:val="none" w:sz="0" w:space="0" w:color="auto"/>
        <w:left w:val="none" w:sz="0" w:space="0" w:color="auto"/>
        <w:bottom w:val="none" w:sz="0" w:space="0" w:color="auto"/>
        <w:right w:val="none" w:sz="0" w:space="0" w:color="auto"/>
      </w:divBdr>
    </w:div>
    <w:div w:id="810246028">
      <w:bodyDiv w:val="1"/>
      <w:marLeft w:val="0"/>
      <w:marRight w:val="0"/>
      <w:marTop w:val="0"/>
      <w:marBottom w:val="0"/>
      <w:divBdr>
        <w:top w:val="none" w:sz="0" w:space="0" w:color="auto"/>
        <w:left w:val="none" w:sz="0" w:space="0" w:color="auto"/>
        <w:bottom w:val="none" w:sz="0" w:space="0" w:color="auto"/>
        <w:right w:val="none" w:sz="0" w:space="0" w:color="auto"/>
      </w:divBdr>
    </w:div>
    <w:div w:id="810514974">
      <w:bodyDiv w:val="1"/>
      <w:marLeft w:val="0"/>
      <w:marRight w:val="0"/>
      <w:marTop w:val="0"/>
      <w:marBottom w:val="0"/>
      <w:divBdr>
        <w:top w:val="none" w:sz="0" w:space="0" w:color="auto"/>
        <w:left w:val="none" w:sz="0" w:space="0" w:color="auto"/>
        <w:bottom w:val="none" w:sz="0" w:space="0" w:color="auto"/>
        <w:right w:val="none" w:sz="0" w:space="0" w:color="auto"/>
      </w:divBdr>
    </w:div>
    <w:div w:id="811599099">
      <w:bodyDiv w:val="1"/>
      <w:marLeft w:val="0"/>
      <w:marRight w:val="0"/>
      <w:marTop w:val="0"/>
      <w:marBottom w:val="0"/>
      <w:divBdr>
        <w:top w:val="none" w:sz="0" w:space="0" w:color="auto"/>
        <w:left w:val="none" w:sz="0" w:space="0" w:color="auto"/>
        <w:bottom w:val="none" w:sz="0" w:space="0" w:color="auto"/>
        <w:right w:val="none" w:sz="0" w:space="0" w:color="auto"/>
      </w:divBdr>
    </w:div>
    <w:div w:id="811674632">
      <w:bodyDiv w:val="1"/>
      <w:marLeft w:val="0"/>
      <w:marRight w:val="0"/>
      <w:marTop w:val="0"/>
      <w:marBottom w:val="0"/>
      <w:divBdr>
        <w:top w:val="none" w:sz="0" w:space="0" w:color="auto"/>
        <w:left w:val="none" w:sz="0" w:space="0" w:color="auto"/>
        <w:bottom w:val="none" w:sz="0" w:space="0" w:color="auto"/>
        <w:right w:val="none" w:sz="0" w:space="0" w:color="auto"/>
      </w:divBdr>
    </w:div>
    <w:div w:id="812213881">
      <w:bodyDiv w:val="1"/>
      <w:marLeft w:val="0"/>
      <w:marRight w:val="0"/>
      <w:marTop w:val="0"/>
      <w:marBottom w:val="0"/>
      <w:divBdr>
        <w:top w:val="none" w:sz="0" w:space="0" w:color="auto"/>
        <w:left w:val="none" w:sz="0" w:space="0" w:color="auto"/>
        <w:bottom w:val="none" w:sz="0" w:space="0" w:color="auto"/>
        <w:right w:val="none" w:sz="0" w:space="0" w:color="auto"/>
      </w:divBdr>
    </w:div>
    <w:div w:id="812453526">
      <w:bodyDiv w:val="1"/>
      <w:marLeft w:val="0"/>
      <w:marRight w:val="0"/>
      <w:marTop w:val="0"/>
      <w:marBottom w:val="0"/>
      <w:divBdr>
        <w:top w:val="none" w:sz="0" w:space="0" w:color="auto"/>
        <w:left w:val="none" w:sz="0" w:space="0" w:color="auto"/>
        <w:bottom w:val="none" w:sz="0" w:space="0" w:color="auto"/>
        <w:right w:val="none" w:sz="0" w:space="0" w:color="auto"/>
      </w:divBdr>
    </w:div>
    <w:div w:id="812914614">
      <w:bodyDiv w:val="1"/>
      <w:marLeft w:val="0"/>
      <w:marRight w:val="0"/>
      <w:marTop w:val="0"/>
      <w:marBottom w:val="0"/>
      <w:divBdr>
        <w:top w:val="none" w:sz="0" w:space="0" w:color="auto"/>
        <w:left w:val="none" w:sz="0" w:space="0" w:color="auto"/>
        <w:bottom w:val="none" w:sz="0" w:space="0" w:color="auto"/>
        <w:right w:val="none" w:sz="0" w:space="0" w:color="auto"/>
      </w:divBdr>
    </w:div>
    <w:div w:id="812990865">
      <w:bodyDiv w:val="1"/>
      <w:marLeft w:val="0"/>
      <w:marRight w:val="0"/>
      <w:marTop w:val="0"/>
      <w:marBottom w:val="0"/>
      <w:divBdr>
        <w:top w:val="none" w:sz="0" w:space="0" w:color="auto"/>
        <w:left w:val="none" w:sz="0" w:space="0" w:color="auto"/>
        <w:bottom w:val="none" w:sz="0" w:space="0" w:color="auto"/>
        <w:right w:val="none" w:sz="0" w:space="0" w:color="auto"/>
      </w:divBdr>
    </w:div>
    <w:div w:id="813109767">
      <w:bodyDiv w:val="1"/>
      <w:marLeft w:val="0"/>
      <w:marRight w:val="0"/>
      <w:marTop w:val="0"/>
      <w:marBottom w:val="0"/>
      <w:divBdr>
        <w:top w:val="none" w:sz="0" w:space="0" w:color="auto"/>
        <w:left w:val="none" w:sz="0" w:space="0" w:color="auto"/>
        <w:bottom w:val="none" w:sz="0" w:space="0" w:color="auto"/>
        <w:right w:val="none" w:sz="0" w:space="0" w:color="auto"/>
      </w:divBdr>
    </w:div>
    <w:div w:id="813329734">
      <w:bodyDiv w:val="1"/>
      <w:marLeft w:val="0"/>
      <w:marRight w:val="0"/>
      <w:marTop w:val="0"/>
      <w:marBottom w:val="0"/>
      <w:divBdr>
        <w:top w:val="none" w:sz="0" w:space="0" w:color="auto"/>
        <w:left w:val="none" w:sz="0" w:space="0" w:color="auto"/>
        <w:bottom w:val="none" w:sz="0" w:space="0" w:color="auto"/>
        <w:right w:val="none" w:sz="0" w:space="0" w:color="auto"/>
      </w:divBdr>
    </w:div>
    <w:div w:id="813376027">
      <w:bodyDiv w:val="1"/>
      <w:marLeft w:val="0"/>
      <w:marRight w:val="0"/>
      <w:marTop w:val="0"/>
      <w:marBottom w:val="0"/>
      <w:divBdr>
        <w:top w:val="none" w:sz="0" w:space="0" w:color="auto"/>
        <w:left w:val="none" w:sz="0" w:space="0" w:color="auto"/>
        <w:bottom w:val="none" w:sz="0" w:space="0" w:color="auto"/>
        <w:right w:val="none" w:sz="0" w:space="0" w:color="auto"/>
      </w:divBdr>
    </w:div>
    <w:div w:id="813565667">
      <w:bodyDiv w:val="1"/>
      <w:marLeft w:val="0"/>
      <w:marRight w:val="0"/>
      <w:marTop w:val="0"/>
      <w:marBottom w:val="0"/>
      <w:divBdr>
        <w:top w:val="none" w:sz="0" w:space="0" w:color="auto"/>
        <w:left w:val="none" w:sz="0" w:space="0" w:color="auto"/>
        <w:bottom w:val="none" w:sz="0" w:space="0" w:color="auto"/>
        <w:right w:val="none" w:sz="0" w:space="0" w:color="auto"/>
      </w:divBdr>
    </w:div>
    <w:div w:id="813835155">
      <w:bodyDiv w:val="1"/>
      <w:marLeft w:val="0"/>
      <w:marRight w:val="0"/>
      <w:marTop w:val="0"/>
      <w:marBottom w:val="0"/>
      <w:divBdr>
        <w:top w:val="none" w:sz="0" w:space="0" w:color="auto"/>
        <w:left w:val="none" w:sz="0" w:space="0" w:color="auto"/>
        <w:bottom w:val="none" w:sz="0" w:space="0" w:color="auto"/>
        <w:right w:val="none" w:sz="0" w:space="0" w:color="auto"/>
      </w:divBdr>
    </w:div>
    <w:div w:id="813985993">
      <w:bodyDiv w:val="1"/>
      <w:marLeft w:val="0"/>
      <w:marRight w:val="0"/>
      <w:marTop w:val="0"/>
      <w:marBottom w:val="0"/>
      <w:divBdr>
        <w:top w:val="none" w:sz="0" w:space="0" w:color="auto"/>
        <w:left w:val="none" w:sz="0" w:space="0" w:color="auto"/>
        <w:bottom w:val="none" w:sz="0" w:space="0" w:color="auto"/>
        <w:right w:val="none" w:sz="0" w:space="0" w:color="auto"/>
      </w:divBdr>
    </w:div>
    <w:div w:id="814444288">
      <w:bodyDiv w:val="1"/>
      <w:marLeft w:val="0"/>
      <w:marRight w:val="0"/>
      <w:marTop w:val="0"/>
      <w:marBottom w:val="0"/>
      <w:divBdr>
        <w:top w:val="none" w:sz="0" w:space="0" w:color="auto"/>
        <w:left w:val="none" w:sz="0" w:space="0" w:color="auto"/>
        <w:bottom w:val="none" w:sz="0" w:space="0" w:color="auto"/>
        <w:right w:val="none" w:sz="0" w:space="0" w:color="auto"/>
      </w:divBdr>
    </w:div>
    <w:div w:id="814570270">
      <w:bodyDiv w:val="1"/>
      <w:marLeft w:val="0"/>
      <w:marRight w:val="0"/>
      <w:marTop w:val="0"/>
      <w:marBottom w:val="0"/>
      <w:divBdr>
        <w:top w:val="none" w:sz="0" w:space="0" w:color="auto"/>
        <w:left w:val="none" w:sz="0" w:space="0" w:color="auto"/>
        <w:bottom w:val="none" w:sz="0" w:space="0" w:color="auto"/>
        <w:right w:val="none" w:sz="0" w:space="0" w:color="auto"/>
      </w:divBdr>
    </w:div>
    <w:div w:id="815026568">
      <w:bodyDiv w:val="1"/>
      <w:marLeft w:val="0"/>
      <w:marRight w:val="0"/>
      <w:marTop w:val="0"/>
      <w:marBottom w:val="0"/>
      <w:divBdr>
        <w:top w:val="none" w:sz="0" w:space="0" w:color="auto"/>
        <w:left w:val="none" w:sz="0" w:space="0" w:color="auto"/>
        <w:bottom w:val="none" w:sz="0" w:space="0" w:color="auto"/>
        <w:right w:val="none" w:sz="0" w:space="0" w:color="auto"/>
      </w:divBdr>
    </w:div>
    <w:div w:id="815493499">
      <w:bodyDiv w:val="1"/>
      <w:marLeft w:val="0"/>
      <w:marRight w:val="0"/>
      <w:marTop w:val="0"/>
      <w:marBottom w:val="0"/>
      <w:divBdr>
        <w:top w:val="none" w:sz="0" w:space="0" w:color="auto"/>
        <w:left w:val="none" w:sz="0" w:space="0" w:color="auto"/>
        <w:bottom w:val="none" w:sz="0" w:space="0" w:color="auto"/>
        <w:right w:val="none" w:sz="0" w:space="0" w:color="auto"/>
      </w:divBdr>
    </w:div>
    <w:div w:id="815562650">
      <w:bodyDiv w:val="1"/>
      <w:marLeft w:val="0"/>
      <w:marRight w:val="0"/>
      <w:marTop w:val="0"/>
      <w:marBottom w:val="0"/>
      <w:divBdr>
        <w:top w:val="none" w:sz="0" w:space="0" w:color="auto"/>
        <w:left w:val="none" w:sz="0" w:space="0" w:color="auto"/>
        <w:bottom w:val="none" w:sz="0" w:space="0" w:color="auto"/>
        <w:right w:val="none" w:sz="0" w:space="0" w:color="auto"/>
      </w:divBdr>
    </w:div>
    <w:div w:id="815948475">
      <w:bodyDiv w:val="1"/>
      <w:marLeft w:val="0"/>
      <w:marRight w:val="0"/>
      <w:marTop w:val="0"/>
      <w:marBottom w:val="0"/>
      <w:divBdr>
        <w:top w:val="none" w:sz="0" w:space="0" w:color="auto"/>
        <w:left w:val="none" w:sz="0" w:space="0" w:color="auto"/>
        <w:bottom w:val="none" w:sz="0" w:space="0" w:color="auto"/>
        <w:right w:val="none" w:sz="0" w:space="0" w:color="auto"/>
      </w:divBdr>
    </w:div>
    <w:div w:id="816729580">
      <w:bodyDiv w:val="1"/>
      <w:marLeft w:val="0"/>
      <w:marRight w:val="0"/>
      <w:marTop w:val="0"/>
      <w:marBottom w:val="0"/>
      <w:divBdr>
        <w:top w:val="none" w:sz="0" w:space="0" w:color="auto"/>
        <w:left w:val="none" w:sz="0" w:space="0" w:color="auto"/>
        <w:bottom w:val="none" w:sz="0" w:space="0" w:color="auto"/>
        <w:right w:val="none" w:sz="0" w:space="0" w:color="auto"/>
      </w:divBdr>
    </w:div>
    <w:div w:id="817380390">
      <w:bodyDiv w:val="1"/>
      <w:marLeft w:val="0"/>
      <w:marRight w:val="0"/>
      <w:marTop w:val="0"/>
      <w:marBottom w:val="0"/>
      <w:divBdr>
        <w:top w:val="none" w:sz="0" w:space="0" w:color="auto"/>
        <w:left w:val="none" w:sz="0" w:space="0" w:color="auto"/>
        <w:bottom w:val="none" w:sz="0" w:space="0" w:color="auto"/>
        <w:right w:val="none" w:sz="0" w:space="0" w:color="auto"/>
      </w:divBdr>
    </w:div>
    <w:div w:id="817455277">
      <w:bodyDiv w:val="1"/>
      <w:marLeft w:val="0"/>
      <w:marRight w:val="0"/>
      <w:marTop w:val="0"/>
      <w:marBottom w:val="0"/>
      <w:divBdr>
        <w:top w:val="none" w:sz="0" w:space="0" w:color="auto"/>
        <w:left w:val="none" w:sz="0" w:space="0" w:color="auto"/>
        <w:bottom w:val="none" w:sz="0" w:space="0" w:color="auto"/>
        <w:right w:val="none" w:sz="0" w:space="0" w:color="auto"/>
      </w:divBdr>
    </w:div>
    <w:div w:id="817570601">
      <w:bodyDiv w:val="1"/>
      <w:marLeft w:val="0"/>
      <w:marRight w:val="0"/>
      <w:marTop w:val="0"/>
      <w:marBottom w:val="0"/>
      <w:divBdr>
        <w:top w:val="none" w:sz="0" w:space="0" w:color="auto"/>
        <w:left w:val="none" w:sz="0" w:space="0" w:color="auto"/>
        <w:bottom w:val="none" w:sz="0" w:space="0" w:color="auto"/>
        <w:right w:val="none" w:sz="0" w:space="0" w:color="auto"/>
      </w:divBdr>
    </w:div>
    <w:div w:id="817720758">
      <w:bodyDiv w:val="1"/>
      <w:marLeft w:val="0"/>
      <w:marRight w:val="0"/>
      <w:marTop w:val="0"/>
      <w:marBottom w:val="0"/>
      <w:divBdr>
        <w:top w:val="none" w:sz="0" w:space="0" w:color="auto"/>
        <w:left w:val="none" w:sz="0" w:space="0" w:color="auto"/>
        <w:bottom w:val="none" w:sz="0" w:space="0" w:color="auto"/>
        <w:right w:val="none" w:sz="0" w:space="0" w:color="auto"/>
      </w:divBdr>
    </w:div>
    <w:div w:id="818037352">
      <w:bodyDiv w:val="1"/>
      <w:marLeft w:val="0"/>
      <w:marRight w:val="0"/>
      <w:marTop w:val="0"/>
      <w:marBottom w:val="0"/>
      <w:divBdr>
        <w:top w:val="none" w:sz="0" w:space="0" w:color="auto"/>
        <w:left w:val="none" w:sz="0" w:space="0" w:color="auto"/>
        <w:bottom w:val="none" w:sz="0" w:space="0" w:color="auto"/>
        <w:right w:val="none" w:sz="0" w:space="0" w:color="auto"/>
      </w:divBdr>
    </w:div>
    <w:div w:id="819351815">
      <w:bodyDiv w:val="1"/>
      <w:marLeft w:val="0"/>
      <w:marRight w:val="0"/>
      <w:marTop w:val="0"/>
      <w:marBottom w:val="0"/>
      <w:divBdr>
        <w:top w:val="none" w:sz="0" w:space="0" w:color="auto"/>
        <w:left w:val="none" w:sz="0" w:space="0" w:color="auto"/>
        <w:bottom w:val="none" w:sz="0" w:space="0" w:color="auto"/>
        <w:right w:val="none" w:sz="0" w:space="0" w:color="auto"/>
      </w:divBdr>
    </w:div>
    <w:div w:id="819418269">
      <w:bodyDiv w:val="1"/>
      <w:marLeft w:val="0"/>
      <w:marRight w:val="0"/>
      <w:marTop w:val="0"/>
      <w:marBottom w:val="0"/>
      <w:divBdr>
        <w:top w:val="none" w:sz="0" w:space="0" w:color="auto"/>
        <w:left w:val="none" w:sz="0" w:space="0" w:color="auto"/>
        <w:bottom w:val="none" w:sz="0" w:space="0" w:color="auto"/>
        <w:right w:val="none" w:sz="0" w:space="0" w:color="auto"/>
      </w:divBdr>
    </w:div>
    <w:div w:id="819618726">
      <w:bodyDiv w:val="1"/>
      <w:marLeft w:val="0"/>
      <w:marRight w:val="0"/>
      <w:marTop w:val="0"/>
      <w:marBottom w:val="0"/>
      <w:divBdr>
        <w:top w:val="none" w:sz="0" w:space="0" w:color="auto"/>
        <w:left w:val="none" w:sz="0" w:space="0" w:color="auto"/>
        <w:bottom w:val="none" w:sz="0" w:space="0" w:color="auto"/>
        <w:right w:val="none" w:sz="0" w:space="0" w:color="auto"/>
      </w:divBdr>
    </w:div>
    <w:div w:id="819879732">
      <w:bodyDiv w:val="1"/>
      <w:marLeft w:val="0"/>
      <w:marRight w:val="0"/>
      <w:marTop w:val="0"/>
      <w:marBottom w:val="0"/>
      <w:divBdr>
        <w:top w:val="none" w:sz="0" w:space="0" w:color="auto"/>
        <w:left w:val="none" w:sz="0" w:space="0" w:color="auto"/>
        <w:bottom w:val="none" w:sz="0" w:space="0" w:color="auto"/>
        <w:right w:val="none" w:sz="0" w:space="0" w:color="auto"/>
      </w:divBdr>
    </w:div>
    <w:div w:id="819886611">
      <w:bodyDiv w:val="1"/>
      <w:marLeft w:val="0"/>
      <w:marRight w:val="0"/>
      <w:marTop w:val="0"/>
      <w:marBottom w:val="0"/>
      <w:divBdr>
        <w:top w:val="none" w:sz="0" w:space="0" w:color="auto"/>
        <w:left w:val="none" w:sz="0" w:space="0" w:color="auto"/>
        <w:bottom w:val="none" w:sz="0" w:space="0" w:color="auto"/>
        <w:right w:val="none" w:sz="0" w:space="0" w:color="auto"/>
      </w:divBdr>
    </w:div>
    <w:div w:id="821774624">
      <w:bodyDiv w:val="1"/>
      <w:marLeft w:val="0"/>
      <w:marRight w:val="0"/>
      <w:marTop w:val="0"/>
      <w:marBottom w:val="0"/>
      <w:divBdr>
        <w:top w:val="none" w:sz="0" w:space="0" w:color="auto"/>
        <w:left w:val="none" w:sz="0" w:space="0" w:color="auto"/>
        <w:bottom w:val="none" w:sz="0" w:space="0" w:color="auto"/>
        <w:right w:val="none" w:sz="0" w:space="0" w:color="auto"/>
      </w:divBdr>
    </w:div>
    <w:div w:id="821896344">
      <w:bodyDiv w:val="1"/>
      <w:marLeft w:val="0"/>
      <w:marRight w:val="0"/>
      <w:marTop w:val="0"/>
      <w:marBottom w:val="0"/>
      <w:divBdr>
        <w:top w:val="none" w:sz="0" w:space="0" w:color="auto"/>
        <w:left w:val="none" w:sz="0" w:space="0" w:color="auto"/>
        <w:bottom w:val="none" w:sz="0" w:space="0" w:color="auto"/>
        <w:right w:val="none" w:sz="0" w:space="0" w:color="auto"/>
      </w:divBdr>
    </w:div>
    <w:div w:id="821972757">
      <w:bodyDiv w:val="1"/>
      <w:marLeft w:val="0"/>
      <w:marRight w:val="0"/>
      <w:marTop w:val="0"/>
      <w:marBottom w:val="0"/>
      <w:divBdr>
        <w:top w:val="none" w:sz="0" w:space="0" w:color="auto"/>
        <w:left w:val="none" w:sz="0" w:space="0" w:color="auto"/>
        <w:bottom w:val="none" w:sz="0" w:space="0" w:color="auto"/>
        <w:right w:val="none" w:sz="0" w:space="0" w:color="auto"/>
      </w:divBdr>
    </w:div>
    <w:div w:id="822359627">
      <w:bodyDiv w:val="1"/>
      <w:marLeft w:val="0"/>
      <w:marRight w:val="0"/>
      <w:marTop w:val="0"/>
      <w:marBottom w:val="0"/>
      <w:divBdr>
        <w:top w:val="none" w:sz="0" w:space="0" w:color="auto"/>
        <w:left w:val="none" w:sz="0" w:space="0" w:color="auto"/>
        <w:bottom w:val="none" w:sz="0" w:space="0" w:color="auto"/>
        <w:right w:val="none" w:sz="0" w:space="0" w:color="auto"/>
      </w:divBdr>
    </w:div>
    <w:div w:id="823080541">
      <w:bodyDiv w:val="1"/>
      <w:marLeft w:val="0"/>
      <w:marRight w:val="0"/>
      <w:marTop w:val="0"/>
      <w:marBottom w:val="0"/>
      <w:divBdr>
        <w:top w:val="none" w:sz="0" w:space="0" w:color="auto"/>
        <w:left w:val="none" w:sz="0" w:space="0" w:color="auto"/>
        <w:bottom w:val="none" w:sz="0" w:space="0" w:color="auto"/>
        <w:right w:val="none" w:sz="0" w:space="0" w:color="auto"/>
      </w:divBdr>
    </w:div>
    <w:div w:id="823737468">
      <w:bodyDiv w:val="1"/>
      <w:marLeft w:val="0"/>
      <w:marRight w:val="0"/>
      <w:marTop w:val="0"/>
      <w:marBottom w:val="0"/>
      <w:divBdr>
        <w:top w:val="none" w:sz="0" w:space="0" w:color="auto"/>
        <w:left w:val="none" w:sz="0" w:space="0" w:color="auto"/>
        <w:bottom w:val="none" w:sz="0" w:space="0" w:color="auto"/>
        <w:right w:val="none" w:sz="0" w:space="0" w:color="auto"/>
      </w:divBdr>
    </w:div>
    <w:div w:id="823815350">
      <w:bodyDiv w:val="1"/>
      <w:marLeft w:val="0"/>
      <w:marRight w:val="0"/>
      <w:marTop w:val="0"/>
      <w:marBottom w:val="0"/>
      <w:divBdr>
        <w:top w:val="none" w:sz="0" w:space="0" w:color="auto"/>
        <w:left w:val="none" w:sz="0" w:space="0" w:color="auto"/>
        <w:bottom w:val="none" w:sz="0" w:space="0" w:color="auto"/>
        <w:right w:val="none" w:sz="0" w:space="0" w:color="auto"/>
      </w:divBdr>
    </w:div>
    <w:div w:id="824056827">
      <w:bodyDiv w:val="1"/>
      <w:marLeft w:val="0"/>
      <w:marRight w:val="0"/>
      <w:marTop w:val="0"/>
      <w:marBottom w:val="0"/>
      <w:divBdr>
        <w:top w:val="none" w:sz="0" w:space="0" w:color="auto"/>
        <w:left w:val="none" w:sz="0" w:space="0" w:color="auto"/>
        <w:bottom w:val="none" w:sz="0" w:space="0" w:color="auto"/>
        <w:right w:val="none" w:sz="0" w:space="0" w:color="auto"/>
      </w:divBdr>
    </w:div>
    <w:div w:id="824780918">
      <w:bodyDiv w:val="1"/>
      <w:marLeft w:val="0"/>
      <w:marRight w:val="0"/>
      <w:marTop w:val="0"/>
      <w:marBottom w:val="0"/>
      <w:divBdr>
        <w:top w:val="none" w:sz="0" w:space="0" w:color="auto"/>
        <w:left w:val="none" w:sz="0" w:space="0" w:color="auto"/>
        <w:bottom w:val="none" w:sz="0" w:space="0" w:color="auto"/>
        <w:right w:val="none" w:sz="0" w:space="0" w:color="auto"/>
      </w:divBdr>
    </w:div>
    <w:div w:id="825167982">
      <w:bodyDiv w:val="1"/>
      <w:marLeft w:val="0"/>
      <w:marRight w:val="0"/>
      <w:marTop w:val="0"/>
      <w:marBottom w:val="0"/>
      <w:divBdr>
        <w:top w:val="none" w:sz="0" w:space="0" w:color="auto"/>
        <w:left w:val="none" w:sz="0" w:space="0" w:color="auto"/>
        <w:bottom w:val="none" w:sz="0" w:space="0" w:color="auto"/>
        <w:right w:val="none" w:sz="0" w:space="0" w:color="auto"/>
      </w:divBdr>
    </w:div>
    <w:div w:id="825168684">
      <w:bodyDiv w:val="1"/>
      <w:marLeft w:val="0"/>
      <w:marRight w:val="0"/>
      <w:marTop w:val="0"/>
      <w:marBottom w:val="0"/>
      <w:divBdr>
        <w:top w:val="none" w:sz="0" w:space="0" w:color="auto"/>
        <w:left w:val="none" w:sz="0" w:space="0" w:color="auto"/>
        <w:bottom w:val="none" w:sz="0" w:space="0" w:color="auto"/>
        <w:right w:val="none" w:sz="0" w:space="0" w:color="auto"/>
      </w:divBdr>
    </w:div>
    <w:div w:id="825821398">
      <w:bodyDiv w:val="1"/>
      <w:marLeft w:val="0"/>
      <w:marRight w:val="0"/>
      <w:marTop w:val="0"/>
      <w:marBottom w:val="0"/>
      <w:divBdr>
        <w:top w:val="none" w:sz="0" w:space="0" w:color="auto"/>
        <w:left w:val="none" w:sz="0" w:space="0" w:color="auto"/>
        <w:bottom w:val="none" w:sz="0" w:space="0" w:color="auto"/>
        <w:right w:val="none" w:sz="0" w:space="0" w:color="auto"/>
      </w:divBdr>
    </w:div>
    <w:div w:id="826478095">
      <w:bodyDiv w:val="1"/>
      <w:marLeft w:val="0"/>
      <w:marRight w:val="0"/>
      <w:marTop w:val="0"/>
      <w:marBottom w:val="0"/>
      <w:divBdr>
        <w:top w:val="none" w:sz="0" w:space="0" w:color="auto"/>
        <w:left w:val="none" w:sz="0" w:space="0" w:color="auto"/>
        <w:bottom w:val="none" w:sz="0" w:space="0" w:color="auto"/>
        <w:right w:val="none" w:sz="0" w:space="0" w:color="auto"/>
      </w:divBdr>
    </w:div>
    <w:div w:id="826824295">
      <w:bodyDiv w:val="1"/>
      <w:marLeft w:val="0"/>
      <w:marRight w:val="0"/>
      <w:marTop w:val="0"/>
      <w:marBottom w:val="0"/>
      <w:divBdr>
        <w:top w:val="none" w:sz="0" w:space="0" w:color="auto"/>
        <w:left w:val="none" w:sz="0" w:space="0" w:color="auto"/>
        <w:bottom w:val="none" w:sz="0" w:space="0" w:color="auto"/>
        <w:right w:val="none" w:sz="0" w:space="0" w:color="auto"/>
      </w:divBdr>
    </w:div>
    <w:div w:id="826900426">
      <w:bodyDiv w:val="1"/>
      <w:marLeft w:val="0"/>
      <w:marRight w:val="0"/>
      <w:marTop w:val="0"/>
      <w:marBottom w:val="0"/>
      <w:divBdr>
        <w:top w:val="none" w:sz="0" w:space="0" w:color="auto"/>
        <w:left w:val="none" w:sz="0" w:space="0" w:color="auto"/>
        <w:bottom w:val="none" w:sz="0" w:space="0" w:color="auto"/>
        <w:right w:val="none" w:sz="0" w:space="0" w:color="auto"/>
      </w:divBdr>
    </w:div>
    <w:div w:id="827551375">
      <w:bodyDiv w:val="1"/>
      <w:marLeft w:val="0"/>
      <w:marRight w:val="0"/>
      <w:marTop w:val="0"/>
      <w:marBottom w:val="0"/>
      <w:divBdr>
        <w:top w:val="none" w:sz="0" w:space="0" w:color="auto"/>
        <w:left w:val="none" w:sz="0" w:space="0" w:color="auto"/>
        <w:bottom w:val="none" w:sz="0" w:space="0" w:color="auto"/>
        <w:right w:val="none" w:sz="0" w:space="0" w:color="auto"/>
      </w:divBdr>
    </w:div>
    <w:div w:id="827668553">
      <w:bodyDiv w:val="1"/>
      <w:marLeft w:val="0"/>
      <w:marRight w:val="0"/>
      <w:marTop w:val="0"/>
      <w:marBottom w:val="0"/>
      <w:divBdr>
        <w:top w:val="none" w:sz="0" w:space="0" w:color="auto"/>
        <w:left w:val="none" w:sz="0" w:space="0" w:color="auto"/>
        <w:bottom w:val="none" w:sz="0" w:space="0" w:color="auto"/>
        <w:right w:val="none" w:sz="0" w:space="0" w:color="auto"/>
      </w:divBdr>
    </w:div>
    <w:div w:id="828130139">
      <w:bodyDiv w:val="1"/>
      <w:marLeft w:val="0"/>
      <w:marRight w:val="0"/>
      <w:marTop w:val="0"/>
      <w:marBottom w:val="0"/>
      <w:divBdr>
        <w:top w:val="none" w:sz="0" w:space="0" w:color="auto"/>
        <w:left w:val="none" w:sz="0" w:space="0" w:color="auto"/>
        <w:bottom w:val="none" w:sz="0" w:space="0" w:color="auto"/>
        <w:right w:val="none" w:sz="0" w:space="0" w:color="auto"/>
      </w:divBdr>
    </w:div>
    <w:div w:id="828521180">
      <w:bodyDiv w:val="1"/>
      <w:marLeft w:val="0"/>
      <w:marRight w:val="0"/>
      <w:marTop w:val="0"/>
      <w:marBottom w:val="0"/>
      <w:divBdr>
        <w:top w:val="none" w:sz="0" w:space="0" w:color="auto"/>
        <w:left w:val="none" w:sz="0" w:space="0" w:color="auto"/>
        <w:bottom w:val="none" w:sz="0" w:space="0" w:color="auto"/>
        <w:right w:val="none" w:sz="0" w:space="0" w:color="auto"/>
      </w:divBdr>
    </w:div>
    <w:div w:id="829061116">
      <w:bodyDiv w:val="1"/>
      <w:marLeft w:val="0"/>
      <w:marRight w:val="0"/>
      <w:marTop w:val="0"/>
      <w:marBottom w:val="0"/>
      <w:divBdr>
        <w:top w:val="none" w:sz="0" w:space="0" w:color="auto"/>
        <w:left w:val="none" w:sz="0" w:space="0" w:color="auto"/>
        <w:bottom w:val="none" w:sz="0" w:space="0" w:color="auto"/>
        <w:right w:val="none" w:sz="0" w:space="0" w:color="auto"/>
      </w:divBdr>
    </w:div>
    <w:div w:id="829248970">
      <w:bodyDiv w:val="1"/>
      <w:marLeft w:val="0"/>
      <w:marRight w:val="0"/>
      <w:marTop w:val="0"/>
      <w:marBottom w:val="0"/>
      <w:divBdr>
        <w:top w:val="none" w:sz="0" w:space="0" w:color="auto"/>
        <w:left w:val="none" w:sz="0" w:space="0" w:color="auto"/>
        <w:bottom w:val="none" w:sz="0" w:space="0" w:color="auto"/>
        <w:right w:val="none" w:sz="0" w:space="0" w:color="auto"/>
      </w:divBdr>
    </w:div>
    <w:div w:id="829559907">
      <w:bodyDiv w:val="1"/>
      <w:marLeft w:val="0"/>
      <w:marRight w:val="0"/>
      <w:marTop w:val="0"/>
      <w:marBottom w:val="0"/>
      <w:divBdr>
        <w:top w:val="none" w:sz="0" w:space="0" w:color="auto"/>
        <w:left w:val="none" w:sz="0" w:space="0" w:color="auto"/>
        <w:bottom w:val="none" w:sz="0" w:space="0" w:color="auto"/>
        <w:right w:val="none" w:sz="0" w:space="0" w:color="auto"/>
      </w:divBdr>
    </w:div>
    <w:div w:id="830290328">
      <w:bodyDiv w:val="1"/>
      <w:marLeft w:val="0"/>
      <w:marRight w:val="0"/>
      <w:marTop w:val="0"/>
      <w:marBottom w:val="0"/>
      <w:divBdr>
        <w:top w:val="none" w:sz="0" w:space="0" w:color="auto"/>
        <w:left w:val="none" w:sz="0" w:space="0" w:color="auto"/>
        <w:bottom w:val="none" w:sz="0" w:space="0" w:color="auto"/>
        <w:right w:val="none" w:sz="0" w:space="0" w:color="auto"/>
      </w:divBdr>
    </w:div>
    <w:div w:id="830607062">
      <w:bodyDiv w:val="1"/>
      <w:marLeft w:val="0"/>
      <w:marRight w:val="0"/>
      <w:marTop w:val="0"/>
      <w:marBottom w:val="0"/>
      <w:divBdr>
        <w:top w:val="none" w:sz="0" w:space="0" w:color="auto"/>
        <w:left w:val="none" w:sz="0" w:space="0" w:color="auto"/>
        <w:bottom w:val="none" w:sz="0" w:space="0" w:color="auto"/>
        <w:right w:val="none" w:sz="0" w:space="0" w:color="auto"/>
      </w:divBdr>
    </w:div>
    <w:div w:id="830755785">
      <w:bodyDiv w:val="1"/>
      <w:marLeft w:val="0"/>
      <w:marRight w:val="0"/>
      <w:marTop w:val="0"/>
      <w:marBottom w:val="0"/>
      <w:divBdr>
        <w:top w:val="none" w:sz="0" w:space="0" w:color="auto"/>
        <w:left w:val="none" w:sz="0" w:space="0" w:color="auto"/>
        <w:bottom w:val="none" w:sz="0" w:space="0" w:color="auto"/>
        <w:right w:val="none" w:sz="0" w:space="0" w:color="auto"/>
      </w:divBdr>
    </w:div>
    <w:div w:id="831599044">
      <w:bodyDiv w:val="1"/>
      <w:marLeft w:val="0"/>
      <w:marRight w:val="0"/>
      <w:marTop w:val="0"/>
      <w:marBottom w:val="0"/>
      <w:divBdr>
        <w:top w:val="none" w:sz="0" w:space="0" w:color="auto"/>
        <w:left w:val="none" w:sz="0" w:space="0" w:color="auto"/>
        <w:bottom w:val="none" w:sz="0" w:space="0" w:color="auto"/>
        <w:right w:val="none" w:sz="0" w:space="0" w:color="auto"/>
      </w:divBdr>
    </w:div>
    <w:div w:id="831871030">
      <w:bodyDiv w:val="1"/>
      <w:marLeft w:val="0"/>
      <w:marRight w:val="0"/>
      <w:marTop w:val="0"/>
      <w:marBottom w:val="0"/>
      <w:divBdr>
        <w:top w:val="none" w:sz="0" w:space="0" w:color="auto"/>
        <w:left w:val="none" w:sz="0" w:space="0" w:color="auto"/>
        <w:bottom w:val="none" w:sz="0" w:space="0" w:color="auto"/>
        <w:right w:val="none" w:sz="0" w:space="0" w:color="auto"/>
      </w:divBdr>
    </w:div>
    <w:div w:id="831873401">
      <w:bodyDiv w:val="1"/>
      <w:marLeft w:val="0"/>
      <w:marRight w:val="0"/>
      <w:marTop w:val="0"/>
      <w:marBottom w:val="0"/>
      <w:divBdr>
        <w:top w:val="none" w:sz="0" w:space="0" w:color="auto"/>
        <w:left w:val="none" w:sz="0" w:space="0" w:color="auto"/>
        <w:bottom w:val="none" w:sz="0" w:space="0" w:color="auto"/>
        <w:right w:val="none" w:sz="0" w:space="0" w:color="auto"/>
      </w:divBdr>
    </w:div>
    <w:div w:id="833381129">
      <w:bodyDiv w:val="1"/>
      <w:marLeft w:val="0"/>
      <w:marRight w:val="0"/>
      <w:marTop w:val="0"/>
      <w:marBottom w:val="0"/>
      <w:divBdr>
        <w:top w:val="none" w:sz="0" w:space="0" w:color="auto"/>
        <w:left w:val="none" w:sz="0" w:space="0" w:color="auto"/>
        <w:bottom w:val="none" w:sz="0" w:space="0" w:color="auto"/>
        <w:right w:val="none" w:sz="0" w:space="0" w:color="auto"/>
      </w:divBdr>
    </w:div>
    <w:div w:id="833765207">
      <w:bodyDiv w:val="1"/>
      <w:marLeft w:val="0"/>
      <w:marRight w:val="0"/>
      <w:marTop w:val="0"/>
      <w:marBottom w:val="0"/>
      <w:divBdr>
        <w:top w:val="none" w:sz="0" w:space="0" w:color="auto"/>
        <w:left w:val="none" w:sz="0" w:space="0" w:color="auto"/>
        <w:bottom w:val="none" w:sz="0" w:space="0" w:color="auto"/>
        <w:right w:val="none" w:sz="0" w:space="0" w:color="auto"/>
      </w:divBdr>
    </w:div>
    <w:div w:id="833911126">
      <w:bodyDiv w:val="1"/>
      <w:marLeft w:val="0"/>
      <w:marRight w:val="0"/>
      <w:marTop w:val="0"/>
      <w:marBottom w:val="0"/>
      <w:divBdr>
        <w:top w:val="none" w:sz="0" w:space="0" w:color="auto"/>
        <w:left w:val="none" w:sz="0" w:space="0" w:color="auto"/>
        <w:bottom w:val="none" w:sz="0" w:space="0" w:color="auto"/>
        <w:right w:val="none" w:sz="0" w:space="0" w:color="auto"/>
      </w:divBdr>
    </w:div>
    <w:div w:id="834878854">
      <w:bodyDiv w:val="1"/>
      <w:marLeft w:val="0"/>
      <w:marRight w:val="0"/>
      <w:marTop w:val="0"/>
      <w:marBottom w:val="0"/>
      <w:divBdr>
        <w:top w:val="none" w:sz="0" w:space="0" w:color="auto"/>
        <w:left w:val="none" w:sz="0" w:space="0" w:color="auto"/>
        <w:bottom w:val="none" w:sz="0" w:space="0" w:color="auto"/>
        <w:right w:val="none" w:sz="0" w:space="0" w:color="auto"/>
      </w:divBdr>
    </w:div>
    <w:div w:id="836070835">
      <w:bodyDiv w:val="1"/>
      <w:marLeft w:val="0"/>
      <w:marRight w:val="0"/>
      <w:marTop w:val="0"/>
      <w:marBottom w:val="0"/>
      <w:divBdr>
        <w:top w:val="none" w:sz="0" w:space="0" w:color="auto"/>
        <w:left w:val="none" w:sz="0" w:space="0" w:color="auto"/>
        <w:bottom w:val="none" w:sz="0" w:space="0" w:color="auto"/>
        <w:right w:val="none" w:sz="0" w:space="0" w:color="auto"/>
      </w:divBdr>
    </w:div>
    <w:div w:id="836190714">
      <w:bodyDiv w:val="1"/>
      <w:marLeft w:val="0"/>
      <w:marRight w:val="0"/>
      <w:marTop w:val="0"/>
      <w:marBottom w:val="0"/>
      <w:divBdr>
        <w:top w:val="none" w:sz="0" w:space="0" w:color="auto"/>
        <w:left w:val="none" w:sz="0" w:space="0" w:color="auto"/>
        <w:bottom w:val="none" w:sz="0" w:space="0" w:color="auto"/>
        <w:right w:val="none" w:sz="0" w:space="0" w:color="auto"/>
      </w:divBdr>
    </w:div>
    <w:div w:id="836266236">
      <w:bodyDiv w:val="1"/>
      <w:marLeft w:val="0"/>
      <w:marRight w:val="0"/>
      <w:marTop w:val="0"/>
      <w:marBottom w:val="0"/>
      <w:divBdr>
        <w:top w:val="none" w:sz="0" w:space="0" w:color="auto"/>
        <w:left w:val="none" w:sz="0" w:space="0" w:color="auto"/>
        <w:bottom w:val="none" w:sz="0" w:space="0" w:color="auto"/>
        <w:right w:val="none" w:sz="0" w:space="0" w:color="auto"/>
      </w:divBdr>
    </w:div>
    <w:div w:id="836960610">
      <w:bodyDiv w:val="1"/>
      <w:marLeft w:val="0"/>
      <w:marRight w:val="0"/>
      <w:marTop w:val="0"/>
      <w:marBottom w:val="0"/>
      <w:divBdr>
        <w:top w:val="none" w:sz="0" w:space="0" w:color="auto"/>
        <w:left w:val="none" w:sz="0" w:space="0" w:color="auto"/>
        <w:bottom w:val="none" w:sz="0" w:space="0" w:color="auto"/>
        <w:right w:val="none" w:sz="0" w:space="0" w:color="auto"/>
      </w:divBdr>
    </w:div>
    <w:div w:id="836965762">
      <w:bodyDiv w:val="1"/>
      <w:marLeft w:val="0"/>
      <w:marRight w:val="0"/>
      <w:marTop w:val="0"/>
      <w:marBottom w:val="0"/>
      <w:divBdr>
        <w:top w:val="none" w:sz="0" w:space="0" w:color="auto"/>
        <w:left w:val="none" w:sz="0" w:space="0" w:color="auto"/>
        <w:bottom w:val="none" w:sz="0" w:space="0" w:color="auto"/>
        <w:right w:val="none" w:sz="0" w:space="0" w:color="auto"/>
      </w:divBdr>
    </w:div>
    <w:div w:id="837505562">
      <w:bodyDiv w:val="1"/>
      <w:marLeft w:val="0"/>
      <w:marRight w:val="0"/>
      <w:marTop w:val="0"/>
      <w:marBottom w:val="0"/>
      <w:divBdr>
        <w:top w:val="none" w:sz="0" w:space="0" w:color="auto"/>
        <w:left w:val="none" w:sz="0" w:space="0" w:color="auto"/>
        <w:bottom w:val="none" w:sz="0" w:space="0" w:color="auto"/>
        <w:right w:val="none" w:sz="0" w:space="0" w:color="auto"/>
      </w:divBdr>
    </w:div>
    <w:div w:id="838036900">
      <w:bodyDiv w:val="1"/>
      <w:marLeft w:val="0"/>
      <w:marRight w:val="0"/>
      <w:marTop w:val="0"/>
      <w:marBottom w:val="0"/>
      <w:divBdr>
        <w:top w:val="none" w:sz="0" w:space="0" w:color="auto"/>
        <w:left w:val="none" w:sz="0" w:space="0" w:color="auto"/>
        <w:bottom w:val="none" w:sz="0" w:space="0" w:color="auto"/>
        <w:right w:val="none" w:sz="0" w:space="0" w:color="auto"/>
      </w:divBdr>
    </w:div>
    <w:div w:id="838084402">
      <w:bodyDiv w:val="1"/>
      <w:marLeft w:val="0"/>
      <w:marRight w:val="0"/>
      <w:marTop w:val="0"/>
      <w:marBottom w:val="0"/>
      <w:divBdr>
        <w:top w:val="none" w:sz="0" w:space="0" w:color="auto"/>
        <w:left w:val="none" w:sz="0" w:space="0" w:color="auto"/>
        <w:bottom w:val="none" w:sz="0" w:space="0" w:color="auto"/>
        <w:right w:val="none" w:sz="0" w:space="0" w:color="auto"/>
      </w:divBdr>
    </w:div>
    <w:div w:id="838468318">
      <w:bodyDiv w:val="1"/>
      <w:marLeft w:val="0"/>
      <w:marRight w:val="0"/>
      <w:marTop w:val="0"/>
      <w:marBottom w:val="0"/>
      <w:divBdr>
        <w:top w:val="none" w:sz="0" w:space="0" w:color="auto"/>
        <w:left w:val="none" w:sz="0" w:space="0" w:color="auto"/>
        <w:bottom w:val="none" w:sz="0" w:space="0" w:color="auto"/>
        <w:right w:val="none" w:sz="0" w:space="0" w:color="auto"/>
      </w:divBdr>
    </w:div>
    <w:div w:id="839735198">
      <w:bodyDiv w:val="1"/>
      <w:marLeft w:val="0"/>
      <w:marRight w:val="0"/>
      <w:marTop w:val="0"/>
      <w:marBottom w:val="0"/>
      <w:divBdr>
        <w:top w:val="none" w:sz="0" w:space="0" w:color="auto"/>
        <w:left w:val="none" w:sz="0" w:space="0" w:color="auto"/>
        <w:bottom w:val="none" w:sz="0" w:space="0" w:color="auto"/>
        <w:right w:val="none" w:sz="0" w:space="0" w:color="auto"/>
      </w:divBdr>
    </w:div>
    <w:div w:id="840043731">
      <w:bodyDiv w:val="1"/>
      <w:marLeft w:val="0"/>
      <w:marRight w:val="0"/>
      <w:marTop w:val="0"/>
      <w:marBottom w:val="0"/>
      <w:divBdr>
        <w:top w:val="none" w:sz="0" w:space="0" w:color="auto"/>
        <w:left w:val="none" w:sz="0" w:space="0" w:color="auto"/>
        <w:bottom w:val="none" w:sz="0" w:space="0" w:color="auto"/>
        <w:right w:val="none" w:sz="0" w:space="0" w:color="auto"/>
      </w:divBdr>
    </w:div>
    <w:div w:id="841236753">
      <w:bodyDiv w:val="1"/>
      <w:marLeft w:val="0"/>
      <w:marRight w:val="0"/>
      <w:marTop w:val="0"/>
      <w:marBottom w:val="0"/>
      <w:divBdr>
        <w:top w:val="none" w:sz="0" w:space="0" w:color="auto"/>
        <w:left w:val="none" w:sz="0" w:space="0" w:color="auto"/>
        <w:bottom w:val="none" w:sz="0" w:space="0" w:color="auto"/>
        <w:right w:val="none" w:sz="0" w:space="0" w:color="auto"/>
      </w:divBdr>
    </w:div>
    <w:div w:id="841353544">
      <w:bodyDiv w:val="1"/>
      <w:marLeft w:val="0"/>
      <w:marRight w:val="0"/>
      <w:marTop w:val="0"/>
      <w:marBottom w:val="0"/>
      <w:divBdr>
        <w:top w:val="none" w:sz="0" w:space="0" w:color="auto"/>
        <w:left w:val="none" w:sz="0" w:space="0" w:color="auto"/>
        <w:bottom w:val="none" w:sz="0" w:space="0" w:color="auto"/>
        <w:right w:val="none" w:sz="0" w:space="0" w:color="auto"/>
      </w:divBdr>
    </w:div>
    <w:div w:id="841818208">
      <w:bodyDiv w:val="1"/>
      <w:marLeft w:val="0"/>
      <w:marRight w:val="0"/>
      <w:marTop w:val="0"/>
      <w:marBottom w:val="0"/>
      <w:divBdr>
        <w:top w:val="none" w:sz="0" w:space="0" w:color="auto"/>
        <w:left w:val="none" w:sz="0" w:space="0" w:color="auto"/>
        <w:bottom w:val="none" w:sz="0" w:space="0" w:color="auto"/>
        <w:right w:val="none" w:sz="0" w:space="0" w:color="auto"/>
      </w:divBdr>
    </w:div>
    <w:div w:id="842083748">
      <w:bodyDiv w:val="1"/>
      <w:marLeft w:val="0"/>
      <w:marRight w:val="0"/>
      <w:marTop w:val="0"/>
      <w:marBottom w:val="0"/>
      <w:divBdr>
        <w:top w:val="none" w:sz="0" w:space="0" w:color="auto"/>
        <w:left w:val="none" w:sz="0" w:space="0" w:color="auto"/>
        <w:bottom w:val="none" w:sz="0" w:space="0" w:color="auto"/>
        <w:right w:val="none" w:sz="0" w:space="0" w:color="auto"/>
      </w:divBdr>
    </w:div>
    <w:div w:id="842403777">
      <w:bodyDiv w:val="1"/>
      <w:marLeft w:val="0"/>
      <w:marRight w:val="0"/>
      <w:marTop w:val="0"/>
      <w:marBottom w:val="0"/>
      <w:divBdr>
        <w:top w:val="none" w:sz="0" w:space="0" w:color="auto"/>
        <w:left w:val="none" w:sz="0" w:space="0" w:color="auto"/>
        <w:bottom w:val="none" w:sz="0" w:space="0" w:color="auto"/>
        <w:right w:val="none" w:sz="0" w:space="0" w:color="auto"/>
      </w:divBdr>
    </w:div>
    <w:div w:id="843086484">
      <w:bodyDiv w:val="1"/>
      <w:marLeft w:val="0"/>
      <w:marRight w:val="0"/>
      <w:marTop w:val="0"/>
      <w:marBottom w:val="0"/>
      <w:divBdr>
        <w:top w:val="none" w:sz="0" w:space="0" w:color="auto"/>
        <w:left w:val="none" w:sz="0" w:space="0" w:color="auto"/>
        <w:bottom w:val="none" w:sz="0" w:space="0" w:color="auto"/>
        <w:right w:val="none" w:sz="0" w:space="0" w:color="auto"/>
      </w:divBdr>
    </w:div>
    <w:div w:id="843277538">
      <w:bodyDiv w:val="1"/>
      <w:marLeft w:val="0"/>
      <w:marRight w:val="0"/>
      <w:marTop w:val="0"/>
      <w:marBottom w:val="0"/>
      <w:divBdr>
        <w:top w:val="none" w:sz="0" w:space="0" w:color="auto"/>
        <w:left w:val="none" w:sz="0" w:space="0" w:color="auto"/>
        <w:bottom w:val="none" w:sz="0" w:space="0" w:color="auto"/>
        <w:right w:val="none" w:sz="0" w:space="0" w:color="auto"/>
      </w:divBdr>
    </w:div>
    <w:div w:id="843470815">
      <w:bodyDiv w:val="1"/>
      <w:marLeft w:val="0"/>
      <w:marRight w:val="0"/>
      <w:marTop w:val="0"/>
      <w:marBottom w:val="0"/>
      <w:divBdr>
        <w:top w:val="none" w:sz="0" w:space="0" w:color="auto"/>
        <w:left w:val="none" w:sz="0" w:space="0" w:color="auto"/>
        <w:bottom w:val="none" w:sz="0" w:space="0" w:color="auto"/>
        <w:right w:val="none" w:sz="0" w:space="0" w:color="auto"/>
      </w:divBdr>
    </w:div>
    <w:div w:id="843664169">
      <w:bodyDiv w:val="1"/>
      <w:marLeft w:val="0"/>
      <w:marRight w:val="0"/>
      <w:marTop w:val="0"/>
      <w:marBottom w:val="0"/>
      <w:divBdr>
        <w:top w:val="none" w:sz="0" w:space="0" w:color="auto"/>
        <w:left w:val="none" w:sz="0" w:space="0" w:color="auto"/>
        <w:bottom w:val="none" w:sz="0" w:space="0" w:color="auto"/>
        <w:right w:val="none" w:sz="0" w:space="0" w:color="auto"/>
      </w:divBdr>
    </w:div>
    <w:div w:id="844243261">
      <w:bodyDiv w:val="1"/>
      <w:marLeft w:val="0"/>
      <w:marRight w:val="0"/>
      <w:marTop w:val="0"/>
      <w:marBottom w:val="0"/>
      <w:divBdr>
        <w:top w:val="none" w:sz="0" w:space="0" w:color="auto"/>
        <w:left w:val="none" w:sz="0" w:space="0" w:color="auto"/>
        <w:bottom w:val="none" w:sz="0" w:space="0" w:color="auto"/>
        <w:right w:val="none" w:sz="0" w:space="0" w:color="auto"/>
      </w:divBdr>
    </w:div>
    <w:div w:id="845095216">
      <w:bodyDiv w:val="1"/>
      <w:marLeft w:val="0"/>
      <w:marRight w:val="0"/>
      <w:marTop w:val="0"/>
      <w:marBottom w:val="0"/>
      <w:divBdr>
        <w:top w:val="none" w:sz="0" w:space="0" w:color="auto"/>
        <w:left w:val="none" w:sz="0" w:space="0" w:color="auto"/>
        <w:bottom w:val="none" w:sz="0" w:space="0" w:color="auto"/>
        <w:right w:val="none" w:sz="0" w:space="0" w:color="auto"/>
      </w:divBdr>
    </w:div>
    <w:div w:id="845748336">
      <w:bodyDiv w:val="1"/>
      <w:marLeft w:val="0"/>
      <w:marRight w:val="0"/>
      <w:marTop w:val="0"/>
      <w:marBottom w:val="0"/>
      <w:divBdr>
        <w:top w:val="none" w:sz="0" w:space="0" w:color="auto"/>
        <w:left w:val="none" w:sz="0" w:space="0" w:color="auto"/>
        <w:bottom w:val="none" w:sz="0" w:space="0" w:color="auto"/>
        <w:right w:val="none" w:sz="0" w:space="0" w:color="auto"/>
      </w:divBdr>
    </w:div>
    <w:div w:id="846166420">
      <w:bodyDiv w:val="1"/>
      <w:marLeft w:val="0"/>
      <w:marRight w:val="0"/>
      <w:marTop w:val="0"/>
      <w:marBottom w:val="0"/>
      <w:divBdr>
        <w:top w:val="none" w:sz="0" w:space="0" w:color="auto"/>
        <w:left w:val="none" w:sz="0" w:space="0" w:color="auto"/>
        <w:bottom w:val="none" w:sz="0" w:space="0" w:color="auto"/>
        <w:right w:val="none" w:sz="0" w:space="0" w:color="auto"/>
      </w:divBdr>
    </w:div>
    <w:div w:id="847059151">
      <w:bodyDiv w:val="1"/>
      <w:marLeft w:val="0"/>
      <w:marRight w:val="0"/>
      <w:marTop w:val="0"/>
      <w:marBottom w:val="0"/>
      <w:divBdr>
        <w:top w:val="none" w:sz="0" w:space="0" w:color="auto"/>
        <w:left w:val="none" w:sz="0" w:space="0" w:color="auto"/>
        <w:bottom w:val="none" w:sz="0" w:space="0" w:color="auto"/>
        <w:right w:val="none" w:sz="0" w:space="0" w:color="auto"/>
      </w:divBdr>
    </w:div>
    <w:div w:id="847720667">
      <w:bodyDiv w:val="1"/>
      <w:marLeft w:val="0"/>
      <w:marRight w:val="0"/>
      <w:marTop w:val="0"/>
      <w:marBottom w:val="0"/>
      <w:divBdr>
        <w:top w:val="none" w:sz="0" w:space="0" w:color="auto"/>
        <w:left w:val="none" w:sz="0" w:space="0" w:color="auto"/>
        <w:bottom w:val="none" w:sz="0" w:space="0" w:color="auto"/>
        <w:right w:val="none" w:sz="0" w:space="0" w:color="auto"/>
      </w:divBdr>
    </w:div>
    <w:div w:id="847871469">
      <w:bodyDiv w:val="1"/>
      <w:marLeft w:val="0"/>
      <w:marRight w:val="0"/>
      <w:marTop w:val="0"/>
      <w:marBottom w:val="0"/>
      <w:divBdr>
        <w:top w:val="none" w:sz="0" w:space="0" w:color="auto"/>
        <w:left w:val="none" w:sz="0" w:space="0" w:color="auto"/>
        <w:bottom w:val="none" w:sz="0" w:space="0" w:color="auto"/>
        <w:right w:val="none" w:sz="0" w:space="0" w:color="auto"/>
      </w:divBdr>
    </w:div>
    <w:div w:id="848371071">
      <w:bodyDiv w:val="1"/>
      <w:marLeft w:val="0"/>
      <w:marRight w:val="0"/>
      <w:marTop w:val="0"/>
      <w:marBottom w:val="0"/>
      <w:divBdr>
        <w:top w:val="none" w:sz="0" w:space="0" w:color="auto"/>
        <w:left w:val="none" w:sz="0" w:space="0" w:color="auto"/>
        <w:bottom w:val="none" w:sz="0" w:space="0" w:color="auto"/>
        <w:right w:val="none" w:sz="0" w:space="0" w:color="auto"/>
      </w:divBdr>
    </w:div>
    <w:div w:id="848373467">
      <w:bodyDiv w:val="1"/>
      <w:marLeft w:val="0"/>
      <w:marRight w:val="0"/>
      <w:marTop w:val="0"/>
      <w:marBottom w:val="0"/>
      <w:divBdr>
        <w:top w:val="none" w:sz="0" w:space="0" w:color="auto"/>
        <w:left w:val="none" w:sz="0" w:space="0" w:color="auto"/>
        <w:bottom w:val="none" w:sz="0" w:space="0" w:color="auto"/>
        <w:right w:val="none" w:sz="0" w:space="0" w:color="auto"/>
      </w:divBdr>
    </w:div>
    <w:div w:id="848374240">
      <w:bodyDiv w:val="1"/>
      <w:marLeft w:val="0"/>
      <w:marRight w:val="0"/>
      <w:marTop w:val="0"/>
      <w:marBottom w:val="0"/>
      <w:divBdr>
        <w:top w:val="none" w:sz="0" w:space="0" w:color="auto"/>
        <w:left w:val="none" w:sz="0" w:space="0" w:color="auto"/>
        <w:bottom w:val="none" w:sz="0" w:space="0" w:color="auto"/>
        <w:right w:val="none" w:sz="0" w:space="0" w:color="auto"/>
      </w:divBdr>
    </w:div>
    <w:div w:id="849031082">
      <w:bodyDiv w:val="1"/>
      <w:marLeft w:val="0"/>
      <w:marRight w:val="0"/>
      <w:marTop w:val="0"/>
      <w:marBottom w:val="0"/>
      <w:divBdr>
        <w:top w:val="none" w:sz="0" w:space="0" w:color="auto"/>
        <w:left w:val="none" w:sz="0" w:space="0" w:color="auto"/>
        <w:bottom w:val="none" w:sz="0" w:space="0" w:color="auto"/>
        <w:right w:val="none" w:sz="0" w:space="0" w:color="auto"/>
      </w:divBdr>
    </w:div>
    <w:div w:id="849370046">
      <w:bodyDiv w:val="1"/>
      <w:marLeft w:val="0"/>
      <w:marRight w:val="0"/>
      <w:marTop w:val="0"/>
      <w:marBottom w:val="0"/>
      <w:divBdr>
        <w:top w:val="none" w:sz="0" w:space="0" w:color="auto"/>
        <w:left w:val="none" w:sz="0" w:space="0" w:color="auto"/>
        <w:bottom w:val="none" w:sz="0" w:space="0" w:color="auto"/>
        <w:right w:val="none" w:sz="0" w:space="0" w:color="auto"/>
      </w:divBdr>
    </w:div>
    <w:div w:id="849947612">
      <w:bodyDiv w:val="1"/>
      <w:marLeft w:val="0"/>
      <w:marRight w:val="0"/>
      <w:marTop w:val="0"/>
      <w:marBottom w:val="0"/>
      <w:divBdr>
        <w:top w:val="none" w:sz="0" w:space="0" w:color="auto"/>
        <w:left w:val="none" w:sz="0" w:space="0" w:color="auto"/>
        <w:bottom w:val="none" w:sz="0" w:space="0" w:color="auto"/>
        <w:right w:val="none" w:sz="0" w:space="0" w:color="auto"/>
      </w:divBdr>
    </w:div>
    <w:div w:id="850727027">
      <w:bodyDiv w:val="1"/>
      <w:marLeft w:val="0"/>
      <w:marRight w:val="0"/>
      <w:marTop w:val="0"/>
      <w:marBottom w:val="0"/>
      <w:divBdr>
        <w:top w:val="none" w:sz="0" w:space="0" w:color="auto"/>
        <w:left w:val="none" w:sz="0" w:space="0" w:color="auto"/>
        <w:bottom w:val="none" w:sz="0" w:space="0" w:color="auto"/>
        <w:right w:val="none" w:sz="0" w:space="0" w:color="auto"/>
      </w:divBdr>
    </w:div>
    <w:div w:id="852304833">
      <w:bodyDiv w:val="1"/>
      <w:marLeft w:val="0"/>
      <w:marRight w:val="0"/>
      <w:marTop w:val="0"/>
      <w:marBottom w:val="0"/>
      <w:divBdr>
        <w:top w:val="none" w:sz="0" w:space="0" w:color="auto"/>
        <w:left w:val="none" w:sz="0" w:space="0" w:color="auto"/>
        <w:bottom w:val="none" w:sz="0" w:space="0" w:color="auto"/>
        <w:right w:val="none" w:sz="0" w:space="0" w:color="auto"/>
      </w:divBdr>
    </w:div>
    <w:div w:id="852379567">
      <w:bodyDiv w:val="1"/>
      <w:marLeft w:val="0"/>
      <w:marRight w:val="0"/>
      <w:marTop w:val="0"/>
      <w:marBottom w:val="0"/>
      <w:divBdr>
        <w:top w:val="none" w:sz="0" w:space="0" w:color="auto"/>
        <w:left w:val="none" w:sz="0" w:space="0" w:color="auto"/>
        <w:bottom w:val="none" w:sz="0" w:space="0" w:color="auto"/>
        <w:right w:val="none" w:sz="0" w:space="0" w:color="auto"/>
      </w:divBdr>
    </w:div>
    <w:div w:id="852568864">
      <w:bodyDiv w:val="1"/>
      <w:marLeft w:val="0"/>
      <w:marRight w:val="0"/>
      <w:marTop w:val="0"/>
      <w:marBottom w:val="0"/>
      <w:divBdr>
        <w:top w:val="none" w:sz="0" w:space="0" w:color="auto"/>
        <w:left w:val="none" w:sz="0" w:space="0" w:color="auto"/>
        <w:bottom w:val="none" w:sz="0" w:space="0" w:color="auto"/>
        <w:right w:val="none" w:sz="0" w:space="0" w:color="auto"/>
      </w:divBdr>
    </w:div>
    <w:div w:id="852693656">
      <w:bodyDiv w:val="1"/>
      <w:marLeft w:val="0"/>
      <w:marRight w:val="0"/>
      <w:marTop w:val="0"/>
      <w:marBottom w:val="0"/>
      <w:divBdr>
        <w:top w:val="none" w:sz="0" w:space="0" w:color="auto"/>
        <w:left w:val="none" w:sz="0" w:space="0" w:color="auto"/>
        <w:bottom w:val="none" w:sz="0" w:space="0" w:color="auto"/>
        <w:right w:val="none" w:sz="0" w:space="0" w:color="auto"/>
      </w:divBdr>
    </w:div>
    <w:div w:id="852961120">
      <w:bodyDiv w:val="1"/>
      <w:marLeft w:val="0"/>
      <w:marRight w:val="0"/>
      <w:marTop w:val="0"/>
      <w:marBottom w:val="0"/>
      <w:divBdr>
        <w:top w:val="none" w:sz="0" w:space="0" w:color="auto"/>
        <w:left w:val="none" w:sz="0" w:space="0" w:color="auto"/>
        <w:bottom w:val="none" w:sz="0" w:space="0" w:color="auto"/>
        <w:right w:val="none" w:sz="0" w:space="0" w:color="auto"/>
      </w:divBdr>
    </w:div>
    <w:div w:id="853148575">
      <w:bodyDiv w:val="1"/>
      <w:marLeft w:val="0"/>
      <w:marRight w:val="0"/>
      <w:marTop w:val="0"/>
      <w:marBottom w:val="0"/>
      <w:divBdr>
        <w:top w:val="none" w:sz="0" w:space="0" w:color="auto"/>
        <w:left w:val="none" w:sz="0" w:space="0" w:color="auto"/>
        <w:bottom w:val="none" w:sz="0" w:space="0" w:color="auto"/>
        <w:right w:val="none" w:sz="0" w:space="0" w:color="auto"/>
      </w:divBdr>
    </w:div>
    <w:div w:id="853417879">
      <w:bodyDiv w:val="1"/>
      <w:marLeft w:val="0"/>
      <w:marRight w:val="0"/>
      <w:marTop w:val="0"/>
      <w:marBottom w:val="0"/>
      <w:divBdr>
        <w:top w:val="none" w:sz="0" w:space="0" w:color="auto"/>
        <w:left w:val="none" w:sz="0" w:space="0" w:color="auto"/>
        <w:bottom w:val="none" w:sz="0" w:space="0" w:color="auto"/>
        <w:right w:val="none" w:sz="0" w:space="0" w:color="auto"/>
      </w:divBdr>
    </w:div>
    <w:div w:id="853835584">
      <w:bodyDiv w:val="1"/>
      <w:marLeft w:val="0"/>
      <w:marRight w:val="0"/>
      <w:marTop w:val="0"/>
      <w:marBottom w:val="0"/>
      <w:divBdr>
        <w:top w:val="none" w:sz="0" w:space="0" w:color="auto"/>
        <w:left w:val="none" w:sz="0" w:space="0" w:color="auto"/>
        <w:bottom w:val="none" w:sz="0" w:space="0" w:color="auto"/>
        <w:right w:val="none" w:sz="0" w:space="0" w:color="auto"/>
      </w:divBdr>
    </w:div>
    <w:div w:id="855116972">
      <w:bodyDiv w:val="1"/>
      <w:marLeft w:val="0"/>
      <w:marRight w:val="0"/>
      <w:marTop w:val="0"/>
      <w:marBottom w:val="0"/>
      <w:divBdr>
        <w:top w:val="none" w:sz="0" w:space="0" w:color="auto"/>
        <w:left w:val="none" w:sz="0" w:space="0" w:color="auto"/>
        <w:bottom w:val="none" w:sz="0" w:space="0" w:color="auto"/>
        <w:right w:val="none" w:sz="0" w:space="0" w:color="auto"/>
      </w:divBdr>
    </w:div>
    <w:div w:id="855270583">
      <w:bodyDiv w:val="1"/>
      <w:marLeft w:val="0"/>
      <w:marRight w:val="0"/>
      <w:marTop w:val="0"/>
      <w:marBottom w:val="0"/>
      <w:divBdr>
        <w:top w:val="none" w:sz="0" w:space="0" w:color="auto"/>
        <w:left w:val="none" w:sz="0" w:space="0" w:color="auto"/>
        <w:bottom w:val="none" w:sz="0" w:space="0" w:color="auto"/>
        <w:right w:val="none" w:sz="0" w:space="0" w:color="auto"/>
      </w:divBdr>
    </w:div>
    <w:div w:id="857432183">
      <w:bodyDiv w:val="1"/>
      <w:marLeft w:val="0"/>
      <w:marRight w:val="0"/>
      <w:marTop w:val="0"/>
      <w:marBottom w:val="0"/>
      <w:divBdr>
        <w:top w:val="none" w:sz="0" w:space="0" w:color="auto"/>
        <w:left w:val="none" w:sz="0" w:space="0" w:color="auto"/>
        <w:bottom w:val="none" w:sz="0" w:space="0" w:color="auto"/>
        <w:right w:val="none" w:sz="0" w:space="0" w:color="auto"/>
      </w:divBdr>
    </w:div>
    <w:div w:id="857549836">
      <w:bodyDiv w:val="1"/>
      <w:marLeft w:val="0"/>
      <w:marRight w:val="0"/>
      <w:marTop w:val="0"/>
      <w:marBottom w:val="0"/>
      <w:divBdr>
        <w:top w:val="none" w:sz="0" w:space="0" w:color="auto"/>
        <w:left w:val="none" w:sz="0" w:space="0" w:color="auto"/>
        <w:bottom w:val="none" w:sz="0" w:space="0" w:color="auto"/>
        <w:right w:val="none" w:sz="0" w:space="0" w:color="auto"/>
      </w:divBdr>
    </w:div>
    <w:div w:id="859005996">
      <w:bodyDiv w:val="1"/>
      <w:marLeft w:val="0"/>
      <w:marRight w:val="0"/>
      <w:marTop w:val="0"/>
      <w:marBottom w:val="0"/>
      <w:divBdr>
        <w:top w:val="none" w:sz="0" w:space="0" w:color="auto"/>
        <w:left w:val="none" w:sz="0" w:space="0" w:color="auto"/>
        <w:bottom w:val="none" w:sz="0" w:space="0" w:color="auto"/>
        <w:right w:val="none" w:sz="0" w:space="0" w:color="auto"/>
      </w:divBdr>
    </w:div>
    <w:div w:id="859204129">
      <w:bodyDiv w:val="1"/>
      <w:marLeft w:val="0"/>
      <w:marRight w:val="0"/>
      <w:marTop w:val="0"/>
      <w:marBottom w:val="0"/>
      <w:divBdr>
        <w:top w:val="none" w:sz="0" w:space="0" w:color="auto"/>
        <w:left w:val="none" w:sz="0" w:space="0" w:color="auto"/>
        <w:bottom w:val="none" w:sz="0" w:space="0" w:color="auto"/>
        <w:right w:val="none" w:sz="0" w:space="0" w:color="auto"/>
      </w:divBdr>
    </w:div>
    <w:div w:id="859272845">
      <w:bodyDiv w:val="1"/>
      <w:marLeft w:val="0"/>
      <w:marRight w:val="0"/>
      <w:marTop w:val="0"/>
      <w:marBottom w:val="0"/>
      <w:divBdr>
        <w:top w:val="none" w:sz="0" w:space="0" w:color="auto"/>
        <w:left w:val="none" w:sz="0" w:space="0" w:color="auto"/>
        <w:bottom w:val="none" w:sz="0" w:space="0" w:color="auto"/>
        <w:right w:val="none" w:sz="0" w:space="0" w:color="auto"/>
      </w:divBdr>
    </w:div>
    <w:div w:id="860245867">
      <w:bodyDiv w:val="1"/>
      <w:marLeft w:val="0"/>
      <w:marRight w:val="0"/>
      <w:marTop w:val="0"/>
      <w:marBottom w:val="0"/>
      <w:divBdr>
        <w:top w:val="none" w:sz="0" w:space="0" w:color="auto"/>
        <w:left w:val="none" w:sz="0" w:space="0" w:color="auto"/>
        <w:bottom w:val="none" w:sz="0" w:space="0" w:color="auto"/>
        <w:right w:val="none" w:sz="0" w:space="0" w:color="auto"/>
      </w:divBdr>
    </w:div>
    <w:div w:id="860817843">
      <w:bodyDiv w:val="1"/>
      <w:marLeft w:val="0"/>
      <w:marRight w:val="0"/>
      <w:marTop w:val="0"/>
      <w:marBottom w:val="0"/>
      <w:divBdr>
        <w:top w:val="none" w:sz="0" w:space="0" w:color="auto"/>
        <w:left w:val="none" w:sz="0" w:space="0" w:color="auto"/>
        <w:bottom w:val="none" w:sz="0" w:space="0" w:color="auto"/>
        <w:right w:val="none" w:sz="0" w:space="0" w:color="auto"/>
      </w:divBdr>
    </w:div>
    <w:div w:id="860971116">
      <w:bodyDiv w:val="1"/>
      <w:marLeft w:val="0"/>
      <w:marRight w:val="0"/>
      <w:marTop w:val="0"/>
      <w:marBottom w:val="0"/>
      <w:divBdr>
        <w:top w:val="none" w:sz="0" w:space="0" w:color="auto"/>
        <w:left w:val="none" w:sz="0" w:space="0" w:color="auto"/>
        <w:bottom w:val="none" w:sz="0" w:space="0" w:color="auto"/>
        <w:right w:val="none" w:sz="0" w:space="0" w:color="auto"/>
      </w:divBdr>
      <w:divsChild>
        <w:div w:id="723874338">
          <w:marLeft w:val="0"/>
          <w:marRight w:val="0"/>
          <w:marTop w:val="0"/>
          <w:marBottom w:val="0"/>
          <w:divBdr>
            <w:top w:val="none" w:sz="0" w:space="0" w:color="auto"/>
            <w:left w:val="none" w:sz="0" w:space="0" w:color="auto"/>
            <w:bottom w:val="none" w:sz="0" w:space="0" w:color="auto"/>
            <w:right w:val="none" w:sz="0" w:space="0" w:color="auto"/>
          </w:divBdr>
        </w:div>
      </w:divsChild>
    </w:div>
    <w:div w:id="861092218">
      <w:bodyDiv w:val="1"/>
      <w:marLeft w:val="0"/>
      <w:marRight w:val="0"/>
      <w:marTop w:val="0"/>
      <w:marBottom w:val="0"/>
      <w:divBdr>
        <w:top w:val="none" w:sz="0" w:space="0" w:color="auto"/>
        <w:left w:val="none" w:sz="0" w:space="0" w:color="auto"/>
        <w:bottom w:val="none" w:sz="0" w:space="0" w:color="auto"/>
        <w:right w:val="none" w:sz="0" w:space="0" w:color="auto"/>
      </w:divBdr>
    </w:div>
    <w:div w:id="861554515">
      <w:bodyDiv w:val="1"/>
      <w:marLeft w:val="0"/>
      <w:marRight w:val="0"/>
      <w:marTop w:val="0"/>
      <w:marBottom w:val="0"/>
      <w:divBdr>
        <w:top w:val="none" w:sz="0" w:space="0" w:color="auto"/>
        <w:left w:val="none" w:sz="0" w:space="0" w:color="auto"/>
        <w:bottom w:val="none" w:sz="0" w:space="0" w:color="auto"/>
        <w:right w:val="none" w:sz="0" w:space="0" w:color="auto"/>
      </w:divBdr>
    </w:div>
    <w:div w:id="861741720">
      <w:bodyDiv w:val="1"/>
      <w:marLeft w:val="0"/>
      <w:marRight w:val="0"/>
      <w:marTop w:val="0"/>
      <w:marBottom w:val="0"/>
      <w:divBdr>
        <w:top w:val="none" w:sz="0" w:space="0" w:color="auto"/>
        <w:left w:val="none" w:sz="0" w:space="0" w:color="auto"/>
        <w:bottom w:val="none" w:sz="0" w:space="0" w:color="auto"/>
        <w:right w:val="none" w:sz="0" w:space="0" w:color="auto"/>
      </w:divBdr>
    </w:div>
    <w:div w:id="862472287">
      <w:bodyDiv w:val="1"/>
      <w:marLeft w:val="0"/>
      <w:marRight w:val="0"/>
      <w:marTop w:val="0"/>
      <w:marBottom w:val="0"/>
      <w:divBdr>
        <w:top w:val="none" w:sz="0" w:space="0" w:color="auto"/>
        <w:left w:val="none" w:sz="0" w:space="0" w:color="auto"/>
        <w:bottom w:val="none" w:sz="0" w:space="0" w:color="auto"/>
        <w:right w:val="none" w:sz="0" w:space="0" w:color="auto"/>
      </w:divBdr>
    </w:div>
    <w:div w:id="862672909">
      <w:bodyDiv w:val="1"/>
      <w:marLeft w:val="0"/>
      <w:marRight w:val="0"/>
      <w:marTop w:val="0"/>
      <w:marBottom w:val="0"/>
      <w:divBdr>
        <w:top w:val="none" w:sz="0" w:space="0" w:color="auto"/>
        <w:left w:val="none" w:sz="0" w:space="0" w:color="auto"/>
        <w:bottom w:val="none" w:sz="0" w:space="0" w:color="auto"/>
        <w:right w:val="none" w:sz="0" w:space="0" w:color="auto"/>
      </w:divBdr>
    </w:div>
    <w:div w:id="862982146">
      <w:bodyDiv w:val="1"/>
      <w:marLeft w:val="0"/>
      <w:marRight w:val="0"/>
      <w:marTop w:val="0"/>
      <w:marBottom w:val="0"/>
      <w:divBdr>
        <w:top w:val="none" w:sz="0" w:space="0" w:color="auto"/>
        <w:left w:val="none" w:sz="0" w:space="0" w:color="auto"/>
        <w:bottom w:val="none" w:sz="0" w:space="0" w:color="auto"/>
        <w:right w:val="none" w:sz="0" w:space="0" w:color="auto"/>
      </w:divBdr>
    </w:div>
    <w:div w:id="863903766">
      <w:bodyDiv w:val="1"/>
      <w:marLeft w:val="0"/>
      <w:marRight w:val="0"/>
      <w:marTop w:val="0"/>
      <w:marBottom w:val="0"/>
      <w:divBdr>
        <w:top w:val="none" w:sz="0" w:space="0" w:color="auto"/>
        <w:left w:val="none" w:sz="0" w:space="0" w:color="auto"/>
        <w:bottom w:val="none" w:sz="0" w:space="0" w:color="auto"/>
        <w:right w:val="none" w:sz="0" w:space="0" w:color="auto"/>
      </w:divBdr>
    </w:div>
    <w:div w:id="864366545">
      <w:bodyDiv w:val="1"/>
      <w:marLeft w:val="0"/>
      <w:marRight w:val="0"/>
      <w:marTop w:val="0"/>
      <w:marBottom w:val="0"/>
      <w:divBdr>
        <w:top w:val="none" w:sz="0" w:space="0" w:color="auto"/>
        <w:left w:val="none" w:sz="0" w:space="0" w:color="auto"/>
        <w:bottom w:val="none" w:sz="0" w:space="0" w:color="auto"/>
        <w:right w:val="none" w:sz="0" w:space="0" w:color="auto"/>
      </w:divBdr>
    </w:div>
    <w:div w:id="864367849">
      <w:bodyDiv w:val="1"/>
      <w:marLeft w:val="0"/>
      <w:marRight w:val="0"/>
      <w:marTop w:val="0"/>
      <w:marBottom w:val="0"/>
      <w:divBdr>
        <w:top w:val="none" w:sz="0" w:space="0" w:color="auto"/>
        <w:left w:val="none" w:sz="0" w:space="0" w:color="auto"/>
        <w:bottom w:val="none" w:sz="0" w:space="0" w:color="auto"/>
        <w:right w:val="none" w:sz="0" w:space="0" w:color="auto"/>
      </w:divBdr>
    </w:div>
    <w:div w:id="865292531">
      <w:bodyDiv w:val="1"/>
      <w:marLeft w:val="0"/>
      <w:marRight w:val="0"/>
      <w:marTop w:val="0"/>
      <w:marBottom w:val="0"/>
      <w:divBdr>
        <w:top w:val="none" w:sz="0" w:space="0" w:color="auto"/>
        <w:left w:val="none" w:sz="0" w:space="0" w:color="auto"/>
        <w:bottom w:val="none" w:sz="0" w:space="0" w:color="auto"/>
        <w:right w:val="none" w:sz="0" w:space="0" w:color="auto"/>
      </w:divBdr>
    </w:div>
    <w:div w:id="866218900">
      <w:bodyDiv w:val="1"/>
      <w:marLeft w:val="0"/>
      <w:marRight w:val="0"/>
      <w:marTop w:val="0"/>
      <w:marBottom w:val="0"/>
      <w:divBdr>
        <w:top w:val="none" w:sz="0" w:space="0" w:color="auto"/>
        <w:left w:val="none" w:sz="0" w:space="0" w:color="auto"/>
        <w:bottom w:val="none" w:sz="0" w:space="0" w:color="auto"/>
        <w:right w:val="none" w:sz="0" w:space="0" w:color="auto"/>
      </w:divBdr>
    </w:div>
    <w:div w:id="866255346">
      <w:bodyDiv w:val="1"/>
      <w:marLeft w:val="0"/>
      <w:marRight w:val="0"/>
      <w:marTop w:val="0"/>
      <w:marBottom w:val="0"/>
      <w:divBdr>
        <w:top w:val="none" w:sz="0" w:space="0" w:color="auto"/>
        <w:left w:val="none" w:sz="0" w:space="0" w:color="auto"/>
        <w:bottom w:val="none" w:sz="0" w:space="0" w:color="auto"/>
        <w:right w:val="none" w:sz="0" w:space="0" w:color="auto"/>
      </w:divBdr>
    </w:div>
    <w:div w:id="867062799">
      <w:bodyDiv w:val="1"/>
      <w:marLeft w:val="0"/>
      <w:marRight w:val="0"/>
      <w:marTop w:val="0"/>
      <w:marBottom w:val="0"/>
      <w:divBdr>
        <w:top w:val="none" w:sz="0" w:space="0" w:color="auto"/>
        <w:left w:val="none" w:sz="0" w:space="0" w:color="auto"/>
        <w:bottom w:val="none" w:sz="0" w:space="0" w:color="auto"/>
        <w:right w:val="none" w:sz="0" w:space="0" w:color="auto"/>
      </w:divBdr>
    </w:div>
    <w:div w:id="867107987">
      <w:bodyDiv w:val="1"/>
      <w:marLeft w:val="0"/>
      <w:marRight w:val="0"/>
      <w:marTop w:val="0"/>
      <w:marBottom w:val="0"/>
      <w:divBdr>
        <w:top w:val="none" w:sz="0" w:space="0" w:color="auto"/>
        <w:left w:val="none" w:sz="0" w:space="0" w:color="auto"/>
        <w:bottom w:val="none" w:sz="0" w:space="0" w:color="auto"/>
        <w:right w:val="none" w:sz="0" w:space="0" w:color="auto"/>
      </w:divBdr>
    </w:div>
    <w:div w:id="868645353">
      <w:bodyDiv w:val="1"/>
      <w:marLeft w:val="0"/>
      <w:marRight w:val="0"/>
      <w:marTop w:val="0"/>
      <w:marBottom w:val="0"/>
      <w:divBdr>
        <w:top w:val="none" w:sz="0" w:space="0" w:color="auto"/>
        <w:left w:val="none" w:sz="0" w:space="0" w:color="auto"/>
        <w:bottom w:val="none" w:sz="0" w:space="0" w:color="auto"/>
        <w:right w:val="none" w:sz="0" w:space="0" w:color="auto"/>
      </w:divBdr>
    </w:div>
    <w:div w:id="868841126">
      <w:bodyDiv w:val="1"/>
      <w:marLeft w:val="0"/>
      <w:marRight w:val="0"/>
      <w:marTop w:val="0"/>
      <w:marBottom w:val="0"/>
      <w:divBdr>
        <w:top w:val="none" w:sz="0" w:space="0" w:color="auto"/>
        <w:left w:val="none" w:sz="0" w:space="0" w:color="auto"/>
        <w:bottom w:val="none" w:sz="0" w:space="0" w:color="auto"/>
        <w:right w:val="none" w:sz="0" w:space="0" w:color="auto"/>
      </w:divBdr>
    </w:div>
    <w:div w:id="869414173">
      <w:bodyDiv w:val="1"/>
      <w:marLeft w:val="0"/>
      <w:marRight w:val="0"/>
      <w:marTop w:val="0"/>
      <w:marBottom w:val="0"/>
      <w:divBdr>
        <w:top w:val="none" w:sz="0" w:space="0" w:color="auto"/>
        <w:left w:val="none" w:sz="0" w:space="0" w:color="auto"/>
        <w:bottom w:val="none" w:sz="0" w:space="0" w:color="auto"/>
        <w:right w:val="none" w:sz="0" w:space="0" w:color="auto"/>
      </w:divBdr>
    </w:div>
    <w:div w:id="869491517">
      <w:bodyDiv w:val="1"/>
      <w:marLeft w:val="0"/>
      <w:marRight w:val="0"/>
      <w:marTop w:val="0"/>
      <w:marBottom w:val="0"/>
      <w:divBdr>
        <w:top w:val="none" w:sz="0" w:space="0" w:color="auto"/>
        <w:left w:val="none" w:sz="0" w:space="0" w:color="auto"/>
        <w:bottom w:val="none" w:sz="0" w:space="0" w:color="auto"/>
        <w:right w:val="none" w:sz="0" w:space="0" w:color="auto"/>
      </w:divBdr>
    </w:div>
    <w:div w:id="869757905">
      <w:bodyDiv w:val="1"/>
      <w:marLeft w:val="0"/>
      <w:marRight w:val="0"/>
      <w:marTop w:val="0"/>
      <w:marBottom w:val="0"/>
      <w:divBdr>
        <w:top w:val="none" w:sz="0" w:space="0" w:color="auto"/>
        <w:left w:val="none" w:sz="0" w:space="0" w:color="auto"/>
        <w:bottom w:val="none" w:sz="0" w:space="0" w:color="auto"/>
        <w:right w:val="none" w:sz="0" w:space="0" w:color="auto"/>
      </w:divBdr>
    </w:div>
    <w:div w:id="870529762">
      <w:bodyDiv w:val="1"/>
      <w:marLeft w:val="0"/>
      <w:marRight w:val="0"/>
      <w:marTop w:val="0"/>
      <w:marBottom w:val="0"/>
      <w:divBdr>
        <w:top w:val="none" w:sz="0" w:space="0" w:color="auto"/>
        <w:left w:val="none" w:sz="0" w:space="0" w:color="auto"/>
        <w:bottom w:val="none" w:sz="0" w:space="0" w:color="auto"/>
        <w:right w:val="none" w:sz="0" w:space="0" w:color="auto"/>
      </w:divBdr>
    </w:div>
    <w:div w:id="870798775">
      <w:bodyDiv w:val="1"/>
      <w:marLeft w:val="0"/>
      <w:marRight w:val="0"/>
      <w:marTop w:val="0"/>
      <w:marBottom w:val="0"/>
      <w:divBdr>
        <w:top w:val="none" w:sz="0" w:space="0" w:color="auto"/>
        <w:left w:val="none" w:sz="0" w:space="0" w:color="auto"/>
        <w:bottom w:val="none" w:sz="0" w:space="0" w:color="auto"/>
        <w:right w:val="none" w:sz="0" w:space="0" w:color="auto"/>
      </w:divBdr>
    </w:div>
    <w:div w:id="871190135">
      <w:bodyDiv w:val="1"/>
      <w:marLeft w:val="0"/>
      <w:marRight w:val="0"/>
      <w:marTop w:val="0"/>
      <w:marBottom w:val="0"/>
      <w:divBdr>
        <w:top w:val="none" w:sz="0" w:space="0" w:color="auto"/>
        <w:left w:val="none" w:sz="0" w:space="0" w:color="auto"/>
        <w:bottom w:val="none" w:sz="0" w:space="0" w:color="auto"/>
        <w:right w:val="none" w:sz="0" w:space="0" w:color="auto"/>
      </w:divBdr>
    </w:div>
    <w:div w:id="871575672">
      <w:bodyDiv w:val="1"/>
      <w:marLeft w:val="0"/>
      <w:marRight w:val="0"/>
      <w:marTop w:val="0"/>
      <w:marBottom w:val="0"/>
      <w:divBdr>
        <w:top w:val="none" w:sz="0" w:space="0" w:color="auto"/>
        <w:left w:val="none" w:sz="0" w:space="0" w:color="auto"/>
        <w:bottom w:val="none" w:sz="0" w:space="0" w:color="auto"/>
        <w:right w:val="none" w:sz="0" w:space="0" w:color="auto"/>
      </w:divBdr>
    </w:div>
    <w:div w:id="872500605">
      <w:bodyDiv w:val="1"/>
      <w:marLeft w:val="0"/>
      <w:marRight w:val="0"/>
      <w:marTop w:val="0"/>
      <w:marBottom w:val="0"/>
      <w:divBdr>
        <w:top w:val="none" w:sz="0" w:space="0" w:color="auto"/>
        <w:left w:val="none" w:sz="0" w:space="0" w:color="auto"/>
        <w:bottom w:val="none" w:sz="0" w:space="0" w:color="auto"/>
        <w:right w:val="none" w:sz="0" w:space="0" w:color="auto"/>
      </w:divBdr>
    </w:div>
    <w:div w:id="873885490">
      <w:bodyDiv w:val="1"/>
      <w:marLeft w:val="0"/>
      <w:marRight w:val="0"/>
      <w:marTop w:val="0"/>
      <w:marBottom w:val="0"/>
      <w:divBdr>
        <w:top w:val="none" w:sz="0" w:space="0" w:color="auto"/>
        <w:left w:val="none" w:sz="0" w:space="0" w:color="auto"/>
        <w:bottom w:val="none" w:sz="0" w:space="0" w:color="auto"/>
        <w:right w:val="none" w:sz="0" w:space="0" w:color="auto"/>
      </w:divBdr>
    </w:div>
    <w:div w:id="874122299">
      <w:bodyDiv w:val="1"/>
      <w:marLeft w:val="0"/>
      <w:marRight w:val="0"/>
      <w:marTop w:val="0"/>
      <w:marBottom w:val="0"/>
      <w:divBdr>
        <w:top w:val="none" w:sz="0" w:space="0" w:color="auto"/>
        <w:left w:val="none" w:sz="0" w:space="0" w:color="auto"/>
        <w:bottom w:val="none" w:sz="0" w:space="0" w:color="auto"/>
        <w:right w:val="none" w:sz="0" w:space="0" w:color="auto"/>
      </w:divBdr>
    </w:div>
    <w:div w:id="876623994">
      <w:bodyDiv w:val="1"/>
      <w:marLeft w:val="0"/>
      <w:marRight w:val="0"/>
      <w:marTop w:val="0"/>
      <w:marBottom w:val="0"/>
      <w:divBdr>
        <w:top w:val="none" w:sz="0" w:space="0" w:color="auto"/>
        <w:left w:val="none" w:sz="0" w:space="0" w:color="auto"/>
        <w:bottom w:val="none" w:sz="0" w:space="0" w:color="auto"/>
        <w:right w:val="none" w:sz="0" w:space="0" w:color="auto"/>
      </w:divBdr>
    </w:div>
    <w:div w:id="877350430">
      <w:bodyDiv w:val="1"/>
      <w:marLeft w:val="0"/>
      <w:marRight w:val="0"/>
      <w:marTop w:val="0"/>
      <w:marBottom w:val="0"/>
      <w:divBdr>
        <w:top w:val="none" w:sz="0" w:space="0" w:color="auto"/>
        <w:left w:val="none" w:sz="0" w:space="0" w:color="auto"/>
        <w:bottom w:val="none" w:sz="0" w:space="0" w:color="auto"/>
        <w:right w:val="none" w:sz="0" w:space="0" w:color="auto"/>
      </w:divBdr>
    </w:div>
    <w:div w:id="878660873">
      <w:bodyDiv w:val="1"/>
      <w:marLeft w:val="0"/>
      <w:marRight w:val="0"/>
      <w:marTop w:val="0"/>
      <w:marBottom w:val="0"/>
      <w:divBdr>
        <w:top w:val="none" w:sz="0" w:space="0" w:color="auto"/>
        <w:left w:val="none" w:sz="0" w:space="0" w:color="auto"/>
        <w:bottom w:val="none" w:sz="0" w:space="0" w:color="auto"/>
        <w:right w:val="none" w:sz="0" w:space="0" w:color="auto"/>
      </w:divBdr>
    </w:div>
    <w:div w:id="879124486">
      <w:bodyDiv w:val="1"/>
      <w:marLeft w:val="0"/>
      <w:marRight w:val="0"/>
      <w:marTop w:val="0"/>
      <w:marBottom w:val="0"/>
      <w:divBdr>
        <w:top w:val="none" w:sz="0" w:space="0" w:color="auto"/>
        <w:left w:val="none" w:sz="0" w:space="0" w:color="auto"/>
        <w:bottom w:val="none" w:sz="0" w:space="0" w:color="auto"/>
        <w:right w:val="none" w:sz="0" w:space="0" w:color="auto"/>
      </w:divBdr>
    </w:div>
    <w:div w:id="880169184">
      <w:bodyDiv w:val="1"/>
      <w:marLeft w:val="0"/>
      <w:marRight w:val="0"/>
      <w:marTop w:val="0"/>
      <w:marBottom w:val="0"/>
      <w:divBdr>
        <w:top w:val="none" w:sz="0" w:space="0" w:color="auto"/>
        <w:left w:val="none" w:sz="0" w:space="0" w:color="auto"/>
        <w:bottom w:val="none" w:sz="0" w:space="0" w:color="auto"/>
        <w:right w:val="none" w:sz="0" w:space="0" w:color="auto"/>
      </w:divBdr>
    </w:div>
    <w:div w:id="880702599">
      <w:bodyDiv w:val="1"/>
      <w:marLeft w:val="0"/>
      <w:marRight w:val="0"/>
      <w:marTop w:val="0"/>
      <w:marBottom w:val="0"/>
      <w:divBdr>
        <w:top w:val="none" w:sz="0" w:space="0" w:color="auto"/>
        <w:left w:val="none" w:sz="0" w:space="0" w:color="auto"/>
        <w:bottom w:val="none" w:sz="0" w:space="0" w:color="auto"/>
        <w:right w:val="none" w:sz="0" w:space="0" w:color="auto"/>
      </w:divBdr>
    </w:div>
    <w:div w:id="881670934">
      <w:bodyDiv w:val="1"/>
      <w:marLeft w:val="0"/>
      <w:marRight w:val="0"/>
      <w:marTop w:val="0"/>
      <w:marBottom w:val="0"/>
      <w:divBdr>
        <w:top w:val="none" w:sz="0" w:space="0" w:color="auto"/>
        <w:left w:val="none" w:sz="0" w:space="0" w:color="auto"/>
        <w:bottom w:val="none" w:sz="0" w:space="0" w:color="auto"/>
        <w:right w:val="none" w:sz="0" w:space="0" w:color="auto"/>
      </w:divBdr>
    </w:div>
    <w:div w:id="881788389">
      <w:bodyDiv w:val="1"/>
      <w:marLeft w:val="0"/>
      <w:marRight w:val="0"/>
      <w:marTop w:val="0"/>
      <w:marBottom w:val="0"/>
      <w:divBdr>
        <w:top w:val="none" w:sz="0" w:space="0" w:color="auto"/>
        <w:left w:val="none" w:sz="0" w:space="0" w:color="auto"/>
        <w:bottom w:val="none" w:sz="0" w:space="0" w:color="auto"/>
        <w:right w:val="none" w:sz="0" w:space="0" w:color="auto"/>
      </w:divBdr>
    </w:div>
    <w:div w:id="882212713">
      <w:bodyDiv w:val="1"/>
      <w:marLeft w:val="0"/>
      <w:marRight w:val="0"/>
      <w:marTop w:val="0"/>
      <w:marBottom w:val="0"/>
      <w:divBdr>
        <w:top w:val="none" w:sz="0" w:space="0" w:color="auto"/>
        <w:left w:val="none" w:sz="0" w:space="0" w:color="auto"/>
        <w:bottom w:val="none" w:sz="0" w:space="0" w:color="auto"/>
        <w:right w:val="none" w:sz="0" w:space="0" w:color="auto"/>
      </w:divBdr>
    </w:div>
    <w:div w:id="882250229">
      <w:bodyDiv w:val="1"/>
      <w:marLeft w:val="0"/>
      <w:marRight w:val="0"/>
      <w:marTop w:val="0"/>
      <w:marBottom w:val="0"/>
      <w:divBdr>
        <w:top w:val="none" w:sz="0" w:space="0" w:color="auto"/>
        <w:left w:val="none" w:sz="0" w:space="0" w:color="auto"/>
        <w:bottom w:val="none" w:sz="0" w:space="0" w:color="auto"/>
        <w:right w:val="none" w:sz="0" w:space="0" w:color="auto"/>
      </w:divBdr>
    </w:div>
    <w:div w:id="882330709">
      <w:bodyDiv w:val="1"/>
      <w:marLeft w:val="0"/>
      <w:marRight w:val="0"/>
      <w:marTop w:val="0"/>
      <w:marBottom w:val="0"/>
      <w:divBdr>
        <w:top w:val="none" w:sz="0" w:space="0" w:color="auto"/>
        <w:left w:val="none" w:sz="0" w:space="0" w:color="auto"/>
        <w:bottom w:val="none" w:sz="0" w:space="0" w:color="auto"/>
        <w:right w:val="none" w:sz="0" w:space="0" w:color="auto"/>
      </w:divBdr>
    </w:div>
    <w:div w:id="883517820">
      <w:bodyDiv w:val="1"/>
      <w:marLeft w:val="0"/>
      <w:marRight w:val="0"/>
      <w:marTop w:val="0"/>
      <w:marBottom w:val="0"/>
      <w:divBdr>
        <w:top w:val="none" w:sz="0" w:space="0" w:color="auto"/>
        <w:left w:val="none" w:sz="0" w:space="0" w:color="auto"/>
        <w:bottom w:val="none" w:sz="0" w:space="0" w:color="auto"/>
        <w:right w:val="none" w:sz="0" w:space="0" w:color="auto"/>
      </w:divBdr>
    </w:div>
    <w:div w:id="883522506">
      <w:bodyDiv w:val="1"/>
      <w:marLeft w:val="0"/>
      <w:marRight w:val="0"/>
      <w:marTop w:val="0"/>
      <w:marBottom w:val="0"/>
      <w:divBdr>
        <w:top w:val="none" w:sz="0" w:space="0" w:color="auto"/>
        <w:left w:val="none" w:sz="0" w:space="0" w:color="auto"/>
        <w:bottom w:val="none" w:sz="0" w:space="0" w:color="auto"/>
        <w:right w:val="none" w:sz="0" w:space="0" w:color="auto"/>
      </w:divBdr>
    </w:div>
    <w:div w:id="883712778">
      <w:bodyDiv w:val="1"/>
      <w:marLeft w:val="0"/>
      <w:marRight w:val="0"/>
      <w:marTop w:val="0"/>
      <w:marBottom w:val="0"/>
      <w:divBdr>
        <w:top w:val="none" w:sz="0" w:space="0" w:color="auto"/>
        <w:left w:val="none" w:sz="0" w:space="0" w:color="auto"/>
        <w:bottom w:val="none" w:sz="0" w:space="0" w:color="auto"/>
        <w:right w:val="none" w:sz="0" w:space="0" w:color="auto"/>
      </w:divBdr>
    </w:div>
    <w:div w:id="883717765">
      <w:bodyDiv w:val="1"/>
      <w:marLeft w:val="0"/>
      <w:marRight w:val="0"/>
      <w:marTop w:val="0"/>
      <w:marBottom w:val="0"/>
      <w:divBdr>
        <w:top w:val="none" w:sz="0" w:space="0" w:color="auto"/>
        <w:left w:val="none" w:sz="0" w:space="0" w:color="auto"/>
        <w:bottom w:val="none" w:sz="0" w:space="0" w:color="auto"/>
        <w:right w:val="none" w:sz="0" w:space="0" w:color="auto"/>
      </w:divBdr>
    </w:div>
    <w:div w:id="884174914">
      <w:bodyDiv w:val="1"/>
      <w:marLeft w:val="0"/>
      <w:marRight w:val="0"/>
      <w:marTop w:val="0"/>
      <w:marBottom w:val="0"/>
      <w:divBdr>
        <w:top w:val="none" w:sz="0" w:space="0" w:color="auto"/>
        <w:left w:val="none" w:sz="0" w:space="0" w:color="auto"/>
        <w:bottom w:val="none" w:sz="0" w:space="0" w:color="auto"/>
        <w:right w:val="none" w:sz="0" w:space="0" w:color="auto"/>
      </w:divBdr>
    </w:div>
    <w:div w:id="884176403">
      <w:bodyDiv w:val="1"/>
      <w:marLeft w:val="0"/>
      <w:marRight w:val="0"/>
      <w:marTop w:val="0"/>
      <w:marBottom w:val="0"/>
      <w:divBdr>
        <w:top w:val="none" w:sz="0" w:space="0" w:color="auto"/>
        <w:left w:val="none" w:sz="0" w:space="0" w:color="auto"/>
        <w:bottom w:val="none" w:sz="0" w:space="0" w:color="auto"/>
        <w:right w:val="none" w:sz="0" w:space="0" w:color="auto"/>
      </w:divBdr>
    </w:div>
    <w:div w:id="884565147">
      <w:bodyDiv w:val="1"/>
      <w:marLeft w:val="0"/>
      <w:marRight w:val="0"/>
      <w:marTop w:val="0"/>
      <w:marBottom w:val="0"/>
      <w:divBdr>
        <w:top w:val="none" w:sz="0" w:space="0" w:color="auto"/>
        <w:left w:val="none" w:sz="0" w:space="0" w:color="auto"/>
        <w:bottom w:val="none" w:sz="0" w:space="0" w:color="auto"/>
        <w:right w:val="none" w:sz="0" w:space="0" w:color="auto"/>
      </w:divBdr>
    </w:div>
    <w:div w:id="885339251">
      <w:bodyDiv w:val="1"/>
      <w:marLeft w:val="0"/>
      <w:marRight w:val="0"/>
      <w:marTop w:val="0"/>
      <w:marBottom w:val="0"/>
      <w:divBdr>
        <w:top w:val="none" w:sz="0" w:space="0" w:color="auto"/>
        <w:left w:val="none" w:sz="0" w:space="0" w:color="auto"/>
        <w:bottom w:val="none" w:sz="0" w:space="0" w:color="auto"/>
        <w:right w:val="none" w:sz="0" w:space="0" w:color="auto"/>
      </w:divBdr>
    </w:div>
    <w:div w:id="885527146">
      <w:bodyDiv w:val="1"/>
      <w:marLeft w:val="0"/>
      <w:marRight w:val="0"/>
      <w:marTop w:val="0"/>
      <w:marBottom w:val="0"/>
      <w:divBdr>
        <w:top w:val="none" w:sz="0" w:space="0" w:color="auto"/>
        <w:left w:val="none" w:sz="0" w:space="0" w:color="auto"/>
        <w:bottom w:val="none" w:sz="0" w:space="0" w:color="auto"/>
        <w:right w:val="none" w:sz="0" w:space="0" w:color="auto"/>
      </w:divBdr>
    </w:div>
    <w:div w:id="885600911">
      <w:bodyDiv w:val="1"/>
      <w:marLeft w:val="0"/>
      <w:marRight w:val="0"/>
      <w:marTop w:val="0"/>
      <w:marBottom w:val="0"/>
      <w:divBdr>
        <w:top w:val="none" w:sz="0" w:space="0" w:color="auto"/>
        <w:left w:val="none" w:sz="0" w:space="0" w:color="auto"/>
        <w:bottom w:val="none" w:sz="0" w:space="0" w:color="auto"/>
        <w:right w:val="none" w:sz="0" w:space="0" w:color="auto"/>
      </w:divBdr>
    </w:div>
    <w:div w:id="886112843">
      <w:bodyDiv w:val="1"/>
      <w:marLeft w:val="0"/>
      <w:marRight w:val="0"/>
      <w:marTop w:val="0"/>
      <w:marBottom w:val="0"/>
      <w:divBdr>
        <w:top w:val="none" w:sz="0" w:space="0" w:color="auto"/>
        <w:left w:val="none" w:sz="0" w:space="0" w:color="auto"/>
        <w:bottom w:val="none" w:sz="0" w:space="0" w:color="auto"/>
        <w:right w:val="none" w:sz="0" w:space="0" w:color="auto"/>
      </w:divBdr>
    </w:div>
    <w:div w:id="886331687">
      <w:bodyDiv w:val="1"/>
      <w:marLeft w:val="0"/>
      <w:marRight w:val="0"/>
      <w:marTop w:val="0"/>
      <w:marBottom w:val="0"/>
      <w:divBdr>
        <w:top w:val="none" w:sz="0" w:space="0" w:color="auto"/>
        <w:left w:val="none" w:sz="0" w:space="0" w:color="auto"/>
        <w:bottom w:val="none" w:sz="0" w:space="0" w:color="auto"/>
        <w:right w:val="none" w:sz="0" w:space="0" w:color="auto"/>
      </w:divBdr>
    </w:div>
    <w:div w:id="886377445">
      <w:bodyDiv w:val="1"/>
      <w:marLeft w:val="0"/>
      <w:marRight w:val="0"/>
      <w:marTop w:val="0"/>
      <w:marBottom w:val="0"/>
      <w:divBdr>
        <w:top w:val="none" w:sz="0" w:space="0" w:color="auto"/>
        <w:left w:val="none" w:sz="0" w:space="0" w:color="auto"/>
        <w:bottom w:val="none" w:sz="0" w:space="0" w:color="auto"/>
        <w:right w:val="none" w:sz="0" w:space="0" w:color="auto"/>
      </w:divBdr>
    </w:div>
    <w:div w:id="886379193">
      <w:bodyDiv w:val="1"/>
      <w:marLeft w:val="0"/>
      <w:marRight w:val="0"/>
      <w:marTop w:val="0"/>
      <w:marBottom w:val="0"/>
      <w:divBdr>
        <w:top w:val="none" w:sz="0" w:space="0" w:color="auto"/>
        <w:left w:val="none" w:sz="0" w:space="0" w:color="auto"/>
        <w:bottom w:val="none" w:sz="0" w:space="0" w:color="auto"/>
        <w:right w:val="none" w:sz="0" w:space="0" w:color="auto"/>
      </w:divBdr>
    </w:div>
    <w:div w:id="887035414">
      <w:bodyDiv w:val="1"/>
      <w:marLeft w:val="0"/>
      <w:marRight w:val="0"/>
      <w:marTop w:val="0"/>
      <w:marBottom w:val="0"/>
      <w:divBdr>
        <w:top w:val="none" w:sz="0" w:space="0" w:color="auto"/>
        <w:left w:val="none" w:sz="0" w:space="0" w:color="auto"/>
        <w:bottom w:val="none" w:sz="0" w:space="0" w:color="auto"/>
        <w:right w:val="none" w:sz="0" w:space="0" w:color="auto"/>
      </w:divBdr>
    </w:div>
    <w:div w:id="887296987">
      <w:bodyDiv w:val="1"/>
      <w:marLeft w:val="0"/>
      <w:marRight w:val="0"/>
      <w:marTop w:val="0"/>
      <w:marBottom w:val="0"/>
      <w:divBdr>
        <w:top w:val="none" w:sz="0" w:space="0" w:color="auto"/>
        <w:left w:val="none" w:sz="0" w:space="0" w:color="auto"/>
        <w:bottom w:val="none" w:sz="0" w:space="0" w:color="auto"/>
        <w:right w:val="none" w:sz="0" w:space="0" w:color="auto"/>
      </w:divBdr>
    </w:div>
    <w:div w:id="887374522">
      <w:bodyDiv w:val="1"/>
      <w:marLeft w:val="0"/>
      <w:marRight w:val="0"/>
      <w:marTop w:val="0"/>
      <w:marBottom w:val="0"/>
      <w:divBdr>
        <w:top w:val="none" w:sz="0" w:space="0" w:color="auto"/>
        <w:left w:val="none" w:sz="0" w:space="0" w:color="auto"/>
        <w:bottom w:val="none" w:sz="0" w:space="0" w:color="auto"/>
        <w:right w:val="none" w:sz="0" w:space="0" w:color="auto"/>
      </w:divBdr>
    </w:div>
    <w:div w:id="889421678">
      <w:bodyDiv w:val="1"/>
      <w:marLeft w:val="0"/>
      <w:marRight w:val="0"/>
      <w:marTop w:val="0"/>
      <w:marBottom w:val="0"/>
      <w:divBdr>
        <w:top w:val="none" w:sz="0" w:space="0" w:color="auto"/>
        <w:left w:val="none" w:sz="0" w:space="0" w:color="auto"/>
        <w:bottom w:val="none" w:sz="0" w:space="0" w:color="auto"/>
        <w:right w:val="none" w:sz="0" w:space="0" w:color="auto"/>
      </w:divBdr>
    </w:div>
    <w:div w:id="889800410">
      <w:bodyDiv w:val="1"/>
      <w:marLeft w:val="0"/>
      <w:marRight w:val="0"/>
      <w:marTop w:val="0"/>
      <w:marBottom w:val="0"/>
      <w:divBdr>
        <w:top w:val="none" w:sz="0" w:space="0" w:color="auto"/>
        <w:left w:val="none" w:sz="0" w:space="0" w:color="auto"/>
        <w:bottom w:val="none" w:sz="0" w:space="0" w:color="auto"/>
        <w:right w:val="none" w:sz="0" w:space="0" w:color="auto"/>
      </w:divBdr>
    </w:div>
    <w:div w:id="890461927">
      <w:bodyDiv w:val="1"/>
      <w:marLeft w:val="0"/>
      <w:marRight w:val="0"/>
      <w:marTop w:val="0"/>
      <w:marBottom w:val="0"/>
      <w:divBdr>
        <w:top w:val="none" w:sz="0" w:space="0" w:color="auto"/>
        <w:left w:val="none" w:sz="0" w:space="0" w:color="auto"/>
        <w:bottom w:val="none" w:sz="0" w:space="0" w:color="auto"/>
        <w:right w:val="none" w:sz="0" w:space="0" w:color="auto"/>
      </w:divBdr>
    </w:div>
    <w:div w:id="890531337">
      <w:bodyDiv w:val="1"/>
      <w:marLeft w:val="0"/>
      <w:marRight w:val="0"/>
      <w:marTop w:val="0"/>
      <w:marBottom w:val="0"/>
      <w:divBdr>
        <w:top w:val="none" w:sz="0" w:space="0" w:color="auto"/>
        <w:left w:val="none" w:sz="0" w:space="0" w:color="auto"/>
        <w:bottom w:val="none" w:sz="0" w:space="0" w:color="auto"/>
        <w:right w:val="none" w:sz="0" w:space="0" w:color="auto"/>
      </w:divBdr>
    </w:div>
    <w:div w:id="890700057">
      <w:bodyDiv w:val="1"/>
      <w:marLeft w:val="0"/>
      <w:marRight w:val="0"/>
      <w:marTop w:val="0"/>
      <w:marBottom w:val="0"/>
      <w:divBdr>
        <w:top w:val="none" w:sz="0" w:space="0" w:color="auto"/>
        <w:left w:val="none" w:sz="0" w:space="0" w:color="auto"/>
        <w:bottom w:val="none" w:sz="0" w:space="0" w:color="auto"/>
        <w:right w:val="none" w:sz="0" w:space="0" w:color="auto"/>
      </w:divBdr>
    </w:div>
    <w:div w:id="891498153">
      <w:bodyDiv w:val="1"/>
      <w:marLeft w:val="0"/>
      <w:marRight w:val="0"/>
      <w:marTop w:val="0"/>
      <w:marBottom w:val="0"/>
      <w:divBdr>
        <w:top w:val="none" w:sz="0" w:space="0" w:color="auto"/>
        <w:left w:val="none" w:sz="0" w:space="0" w:color="auto"/>
        <w:bottom w:val="none" w:sz="0" w:space="0" w:color="auto"/>
        <w:right w:val="none" w:sz="0" w:space="0" w:color="auto"/>
      </w:divBdr>
    </w:div>
    <w:div w:id="891499471">
      <w:bodyDiv w:val="1"/>
      <w:marLeft w:val="0"/>
      <w:marRight w:val="0"/>
      <w:marTop w:val="0"/>
      <w:marBottom w:val="0"/>
      <w:divBdr>
        <w:top w:val="none" w:sz="0" w:space="0" w:color="auto"/>
        <w:left w:val="none" w:sz="0" w:space="0" w:color="auto"/>
        <w:bottom w:val="none" w:sz="0" w:space="0" w:color="auto"/>
        <w:right w:val="none" w:sz="0" w:space="0" w:color="auto"/>
      </w:divBdr>
    </w:div>
    <w:div w:id="892622720">
      <w:bodyDiv w:val="1"/>
      <w:marLeft w:val="0"/>
      <w:marRight w:val="0"/>
      <w:marTop w:val="0"/>
      <w:marBottom w:val="0"/>
      <w:divBdr>
        <w:top w:val="none" w:sz="0" w:space="0" w:color="auto"/>
        <w:left w:val="none" w:sz="0" w:space="0" w:color="auto"/>
        <w:bottom w:val="none" w:sz="0" w:space="0" w:color="auto"/>
        <w:right w:val="none" w:sz="0" w:space="0" w:color="auto"/>
      </w:divBdr>
    </w:div>
    <w:div w:id="893740384">
      <w:bodyDiv w:val="1"/>
      <w:marLeft w:val="0"/>
      <w:marRight w:val="0"/>
      <w:marTop w:val="0"/>
      <w:marBottom w:val="0"/>
      <w:divBdr>
        <w:top w:val="none" w:sz="0" w:space="0" w:color="auto"/>
        <w:left w:val="none" w:sz="0" w:space="0" w:color="auto"/>
        <w:bottom w:val="none" w:sz="0" w:space="0" w:color="auto"/>
        <w:right w:val="none" w:sz="0" w:space="0" w:color="auto"/>
      </w:divBdr>
    </w:div>
    <w:div w:id="894584561">
      <w:bodyDiv w:val="1"/>
      <w:marLeft w:val="0"/>
      <w:marRight w:val="0"/>
      <w:marTop w:val="0"/>
      <w:marBottom w:val="0"/>
      <w:divBdr>
        <w:top w:val="none" w:sz="0" w:space="0" w:color="auto"/>
        <w:left w:val="none" w:sz="0" w:space="0" w:color="auto"/>
        <w:bottom w:val="none" w:sz="0" w:space="0" w:color="auto"/>
        <w:right w:val="none" w:sz="0" w:space="0" w:color="auto"/>
      </w:divBdr>
    </w:div>
    <w:div w:id="894778383">
      <w:bodyDiv w:val="1"/>
      <w:marLeft w:val="0"/>
      <w:marRight w:val="0"/>
      <w:marTop w:val="0"/>
      <w:marBottom w:val="0"/>
      <w:divBdr>
        <w:top w:val="none" w:sz="0" w:space="0" w:color="auto"/>
        <w:left w:val="none" w:sz="0" w:space="0" w:color="auto"/>
        <w:bottom w:val="none" w:sz="0" w:space="0" w:color="auto"/>
        <w:right w:val="none" w:sz="0" w:space="0" w:color="auto"/>
      </w:divBdr>
    </w:div>
    <w:div w:id="894858553">
      <w:bodyDiv w:val="1"/>
      <w:marLeft w:val="0"/>
      <w:marRight w:val="0"/>
      <w:marTop w:val="0"/>
      <w:marBottom w:val="0"/>
      <w:divBdr>
        <w:top w:val="none" w:sz="0" w:space="0" w:color="auto"/>
        <w:left w:val="none" w:sz="0" w:space="0" w:color="auto"/>
        <w:bottom w:val="none" w:sz="0" w:space="0" w:color="auto"/>
        <w:right w:val="none" w:sz="0" w:space="0" w:color="auto"/>
      </w:divBdr>
    </w:div>
    <w:div w:id="895160921">
      <w:bodyDiv w:val="1"/>
      <w:marLeft w:val="0"/>
      <w:marRight w:val="0"/>
      <w:marTop w:val="0"/>
      <w:marBottom w:val="0"/>
      <w:divBdr>
        <w:top w:val="none" w:sz="0" w:space="0" w:color="auto"/>
        <w:left w:val="none" w:sz="0" w:space="0" w:color="auto"/>
        <w:bottom w:val="none" w:sz="0" w:space="0" w:color="auto"/>
        <w:right w:val="none" w:sz="0" w:space="0" w:color="auto"/>
      </w:divBdr>
    </w:div>
    <w:div w:id="895166221">
      <w:bodyDiv w:val="1"/>
      <w:marLeft w:val="0"/>
      <w:marRight w:val="0"/>
      <w:marTop w:val="0"/>
      <w:marBottom w:val="0"/>
      <w:divBdr>
        <w:top w:val="none" w:sz="0" w:space="0" w:color="auto"/>
        <w:left w:val="none" w:sz="0" w:space="0" w:color="auto"/>
        <w:bottom w:val="none" w:sz="0" w:space="0" w:color="auto"/>
        <w:right w:val="none" w:sz="0" w:space="0" w:color="auto"/>
      </w:divBdr>
    </w:div>
    <w:div w:id="895320043">
      <w:bodyDiv w:val="1"/>
      <w:marLeft w:val="0"/>
      <w:marRight w:val="0"/>
      <w:marTop w:val="0"/>
      <w:marBottom w:val="0"/>
      <w:divBdr>
        <w:top w:val="none" w:sz="0" w:space="0" w:color="auto"/>
        <w:left w:val="none" w:sz="0" w:space="0" w:color="auto"/>
        <w:bottom w:val="none" w:sz="0" w:space="0" w:color="auto"/>
        <w:right w:val="none" w:sz="0" w:space="0" w:color="auto"/>
      </w:divBdr>
    </w:div>
    <w:div w:id="896286414">
      <w:bodyDiv w:val="1"/>
      <w:marLeft w:val="0"/>
      <w:marRight w:val="0"/>
      <w:marTop w:val="0"/>
      <w:marBottom w:val="0"/>
      <w:divBdr>
        <w:top w:val="none" w:sz="0" w:space="0" w:color="auto"/>
        <w:left w:val="none" w:sz="0" w:space="0" w:color="auto"/>
        <w:bottom w:val="none" w:sz="0" w:space="0" w:color="auto"/>
        <w:right w:val="none" w:sz="0" w:space="0" w:color="auto"/>
      </w:divBdr>
    </w:div>
    <w:div w:id="897204807">
      <w:bodyDiv w:val="1"/>
      <w:marLeft w:val="0"/>
      <w:marRight w:val="0"/>
      <w:marTop w:val="0"/>
      <w:marBottom w:val="0"/>
      <w:divBdr>
        <w:top w:val="none" w:sz="0" w:space="0" w:color="auto"/>
        <w:left w:val="none" w:sz="0" w:space="0" w:color="auto"/>
        <w:bottom w:val="none" w:sz="0" w:space="0" w:color="auto"/>
        <w:right w:val="none" w:sz="0" w:space="0" w:color="auto"/>
      </w:divBdr>
    </w:div>
    <w:div w:id="897205198">
      <w:bodyDiv w:val="1"/>
      <w:marLeft w:val="0"/>
      <w:marRight w:val="0"/>
      <w:marTop w:val="0"/>
      <w:marBottom w:val="0"/>
      <w:divBdr>
        <w:top w:val="none" w:sz="0" w:space="0" w:color="auto"/>
        <w:left w:val="none" w:sz="0" w:space="0" w:color="auto"/>
        <w:bottom w:val="none" w:sz="0" w:space="0" w:color="auto"/>
        <w:right w:val="none" w:sz="0" w:space="0" w:color="auto"/>
      </w:divBdr>
    </w:div>
    <w:div w:id="897594575">
      <w:bodyDiv w:val="1"/>
      <w:marLeft w:val="0"/>
      <w:marRight w:val="0"/>
      <w:marTop w:val="0"/>
      <w:marBottom w:val="0"/>
      <w:divBdr>
        <w:top w:val="none" w:sz="0" w:space="0" w:color="auto"/>
        <w:left w:val="none" w:sz="0" w:space="0" w:color="auto"/>
        <w:bottom w:val="none" w:sz="0" w:space="0" w:color="auto"/>
        <w:right w:val="none" w:sz="0" w:space="0" w:color="auto"/>
      </w:divBdr>
    </w:div>
    <w:div w:id="897784971">
      <w:bodyDiv w:val="1"/>
      <w:marLeft w:val="0"/>
      <w:marRight w:val="0"/>
      <w:marTop w:val="0"/>
      <w:marBottom w:val="0"/>
      <w:divBdr>
        <w:top w:val="none" w:sz="0" w:space="0" w:color="auto"/>
        <w:left w:val="none" w:sz="0" w:space="0" w:color="auto"/>
        <w:bottom w:val="none" w:sz="0" w:space="0" w:color="auto"/>
        <w:right w:val="none" w:sz="0" w:space="0" w:color="auto"/>
      </w:divBdr>
    </w:div>
    <w:div w:id="897978656">
      <w:bodyDiv w:val="1"/>
      <w:marLeft w:val="0"/>
      <w:marRight w:val="0"/>
      <w:marTop w:val="0"/>
      <w:marBottom w:val="0"/>
      <w:divBdr>
        <w:top w:val="none" w:sz="0" w:space="0" w:color="auto"/>
        <w:left w:val="none" w:sz="0" w:space="0" w:color="auto"/>
        <w:bottom w:val="none" w:sz="0" w:space="0" w:color="auto"/>
        <w:right w:val="none" w:sz="0" w:space="0" w:color="auto"/>
      </w:divBdr>
    </w:div>
    <w:div w:id="899485918">
      <w:bodyDiv w:val="1"/>
      <w:marLeft w:val="0"/>
      <w:marRight w:val="0"/>
      <w:marTop w:val="0"/>
      <w:marBottom w:val="0"/>
      <w:divBdr>
        <w:top w:val="none" w:sz="0" w:space="0" w:color="auto"/>
        <w:left w:val="none" w:sz="0" w:space="0" w:color="auto"/>
        <w:bottom w:val="none" w:sz="0" w:space="0" w:color="auto"/>
        <w:right w:val="none" w:sz="0" w:space="0" w:color="auto"/>
      </w:divBdr>
    </w:div>
    <w:div w:id="899824353">
      <w:bodyDiv w:val="1"/>
      <w:marLeft w:val="0"/>
      <w:marRight w:val="0"/>
      <w:marTop w:val="0"/>
      <w:marBottom w:val="0"/>
      <w:divBdr>
        <w:top w:val="none" w:sz="0" w:space="0" w:color="auto"/>
        <w:left w:val="none" w:sz="0" w:space="0" w:color="auto"/>
        <w:bottom w:val="none" w:sz="0" w:space="0" w:color="auto"/>
        <w:right w:val="none" w:sz="0" w:space="0" w:color="auto"/>
      </w:divBdr>
    </w:div>
    <w:div w:id="900092920">
      <w:bodyDiv w:val="1"/>
      <w:marLeft w:val="0"/>
      <w:marRight w:val="0"/>
      <w:marTop w:val="0"/>
      <w:marBottom w:val="0"/>
      <w:divBdr>
        <w:top w:val="none" w:sz="0" w:space="0" w:color="auto"/>
        <w:left w:val="none" w:sz="0" w:space="0" w:color="auto"/>
        <w:bottom w:val="none" w:sz="0" w:space="0" w:color="auto"/>
        <w:right w:val="none" w:sz="0" w:space="0" w:color="auto"/>
      </w:divBdr>
    </w:div>
    <w:div w:id="900287923">
      <w:bodyDiv w:val="1"/>
      <w:marLeft w:val="0"/>
      <w:marRight w:val="0"/>
      <w:marTop w:val="0"/>
      <w:marBottom w:val="0"/>
      <w:divBdr>
        <w:top w:val="none" w:sz="0" w:space="0" w:color="auto"/>
        <w:left w:val="none" w:sz="0" w:space="0" w:color="auto"/>
        <w:bottom w:val="none" w:sz="0" w:space="0" w:color="auto"/>
        <w:right w:val="none" w:sz="0" w:space="0" w:color="auto"/>
      </w:divBdr>
    </w:div>
    <w:div w:id="900289542">
      <w:bodyDiv w:val="1"/>
      <w:marLeft w:val="0"/>
      <w:marRight w:val="0"/>
      <w:marTop w:val="0"/>
      <w:marBottom w:val="0"/>
      <w:divBdr>
        <w:top w:val="none" w:sz="0" w:space="0" w:color="auto"/>
        <w:left w:val="none" w:sz="0" w:space="0" w:color="auto"/>
        <w:bottom w:val="none" w:sz="0" w:space="0" w:color="auto"/>
        <w:right w:val="none" w:sz="0" w:space="0" w:color="auto"/>
      </w:divBdr>
    </w:div>
    <w:div w:id="901251234">
      <w:bodyDiv w:val="1"/>
      <w:marLeft w:val="0"/>
      <w:marRight w:val="0"/>
      <w:marTop w:val="0"/>
      <w:marBottom w:val="0"/>
      <w:divBdr>
        <w:top w:val="none" w:sz="0" w:space="0" w:color="auto"/>
        <w:left w:val="none" w:sz="0" w:space="0" w:color="auto"/>
        <w:bottom w:val="none" w:sz="0" w:space="0" w:color="auto"/>
        <w:right w:val="none" w:sz="0" w:space="0" w:color="auto"/>
      </w:divBdr>
    </w:div>
    <w:div w:id="901910027">
      <w:bodyDiv w:val="1"/>
      <w:marLeft w:val="0"/>
      <w:marRight w:val="0"/>
      <w:marTop w:val="0"/>
      <w:marBottom w:val="0"/>
      <w:divBdr>
        <w:top w:val="none" w:sz="0" w:space="0" w:color="auto"/>
        <w:left w:val="none" w:sz="0" w:space="0" w:color="auto"/>
        <w:bottom w:val="none" w:sz="0" w:space="0" w:color="auto"/>
        <w:right w:val="none" w:sz="0" w:space="0" w:color="auto"/>
      </w:divBdr>
    </w:div>
    <w:div w:id="902182299">
      <w:bodyDiv w:val="1"/>
      <w:marLeft w:val="0"/>
      <w:marRight w:val="0"/>
      <w:marTop w:val="0"/>
      <w:marBottom w:val="0"/>
      <w:divBdr>
        <w:top w:val="none" w:sz="0" w:space="0" w:color="auto"/>
        <w:left w:val="none" w:sz="0" w:space="0" w:color="auto"/>
        <w:bottom w:val="none" w:sz="0" w:space="0" w:color="auto"/>
        <w:right w:val="none" w:sz="0" w:space="0" w:color="auto"/>
      </w:divBdr>
    </w:div>
    <w:div w:id="902330634">
      <w:bodyDiv w:val="1"/>
      <w:marLeft w:val="0"/>
      <w:marRight w:val="0"/>
      <w:marTop w:val="0"/>
      <w:marBottom w:val="0"/>
      <w:divBdr>
        <w:top w:val="none" w:sz="0" w:space="0" w:color="auto"/>
        <w:left w:val="none" w:sz="0" w:space="0" w:color="auto"/>
        <w:bottom w:val="none" w:sz="0" w:space="0" w:color="auto"/>
        <w:right w:val="none" w:sz="0" w:space="0" w:color="auto"/>
      </w:divBdr>
    </w:div>
    <w:div w:id="902525259">
      <w:bodyDiv w:val="1"/>
      <w:marLeft w:val="0"/>
      <w:marRight w:val="0"/>
      <w:marTop w:val="0"/>
      <w:marBottom w:val="0"/>
      <w:divBdr>
        <w:top w:val="none" w:sz="0" w:space="0" w:color="auto"/>
        <w:left w:val="none" w:sz="0" w:space="0" w:color="auto"/>
        <w:bottom w:val="none" w:sz="0" w:space="0" w:color="auto"/>
        <w:right w:val="none" w:sz="0" w:space="0" w:color="auto"/>
      </w:divBdr>
    </w:div>
    <w:div w:id="902982676">
      <w:bodyDiv w:val="1"/>
      <w:marLeft w:val="0"/>
      <w:marRight w:val="0"/>
      <w:marTop w:val="0"/>
      <w:marBottom w:val="0"/>
      <w:divBdr>
        <w:top w:val="none" w:sz="0" w:space="0" w:color="auto"/>
        <w:left w:val="none" w:sz="0" w:space="0" w:color="auto"/>
        <w:bottom w:val="none" w:sz="0" w:space="0" w:color="auto"/>
        <w:right w:val="none" w:sz="0" w:space="0" w:color="auto"/>
      </w:divBdr>
    </w:div>
    <w:div w:id="903030511">
      <w:bodyDiv w:val="1"/>
      <w:marLeft w:val="0"/>
      <w:marRight w:val="0"/>
      <w:marTop w:val="0"/>
      <w:marBottom w:val="0"/>
      <w:divBdr>
        <w:top w:val="none" w:sz="0" w:space="0" w:color="auto"/>
        <w:left w:val="none" w:sz="0" w:space="0" w:color="auto"/>
        <w:bottom w:val="none" w:sz="0" w:space="0" w:color="auto"/>
        <w:right w:val="none" w:sz="0" w:space="0" w:color="auto"/>
      </w:divBdr>
    </w:div>
    <w:div w:id="904098242">
      <w:bodyDiv w:val="1"/>
      <w:marLeft w:val="0"/>
      <w:marRight w:val="0"/>
      <w:marTop w:val="0"/>
      <w:marBottom w:val="0"/>
      <w:divBdr>
        <w:top w:val="none" w:sz="0" w:space="0" w:color="auto"/>
        <w:left w:val="none" w:sz="0" w:space="0" w:color="auto"/>
        <w:bottom w:val="none" w:sz="0" w:space="0" w:color="auto"/>
        <w:right w:val="none" w:sz="0" w:space="0" w:color="auto"/>
      </w:divBdr>
    </w:div>
    <w:div w:id="904298157">
      <w:bodyDiv w:val="1"/>
      <w:marLeft w:val="0"/>
      <w:marRight w:val="0"/>
      <w:marTop w:val="0"/>
      <w:marBottom w:val="0"/>
      <w:divBdr>
        <w:top w:val="none" w:sz="0" w:space="0" w:color="auto"/>
        <w:left w:val="none" w:sz="0" w:space="0" w:color="auto"/>
        <w:bottom w:val="none" w:sz="0" w:space="0" w:color="auto"/>
        <w:right w:val="none" w:sz="0" w:space="0" w:color="auto"/>
      </w:divBdr>
    </w:div>
    <w:div w:id="904725113">
      <w:bodyDiv w:val="1"/>
      <w:marLeft w:val="0"/>
      <w:marRight w:val="0"/>
      <w:marTop w:val="0"/>
      <w:marBottom w:val="0"/>
      <w:divBdr>
        <w:top w:val="none" w:sz="0" w:space="0" w:color="auto"/>
        <w:left w:val="none" w:sz="0" w:space="0" w:color="auto"/>
        <w:bottom w:val="none" w:sz="0" w:space="0" w:color="auto"/>
        <w:right w:val="none" w:sz="0" w:space="0" w:color="auto"/>
      </w:divBdr>
    </w:div>
    <w:div w:id="904947946">
      <w:bodyDiv w:val="1"/>
      <w:marLeft w:val="0"/>
      <w:marRight w:val="0"/>
      <w:marTop w:val="0"/>
      <w:marBottom w:val="0"/>
      <w:divBdr>
        <w:top w:val="none" w:sz="0" w:space="0" w:color="auto"/>
        <w:left w:val="none" w:sz="0" w:space="0" w:color="auto"/>
        <w:bottom w:val="none" w:sz="0" w:space="0" w:color="auto"/>
        <w:right w:val="none" w:sz="0" w:space="0" w:color="auto"/>
      </w:divBdr>
    </w:div>
    <w:div w:id="905145703">
      <w:bodyDiv w:val="1"/>
      <w:marLeft w:val="0"/>
      <w:marRight w:val="0"/>
      <w:marTop w:val="0"/>
      <w:marBottom w:val="0"/>
      <w:divBdr>
        <w:top w:val="none" w:sz="0" w:space="0" w:color="auto"/>
        <w:left w:val="none" w:sz="0" w:space="0" w:color="auto"/>
        <w:bottom w:val="none" w:sz="0" w:space="0" w:color="auto"/>
        <w:right w:val="none" w:sz="0" w:space="0" w:color="auto"/>
      </w:divBdr>
    </w:div>
    <w:div w:id="905259671">
      <w:bodyDiv w:val="1"/>
      <w:marLeft w:val="0"/>
      <w:marRight w:val="0"/>
      <w:marTop w:val="0"/>
      <w:marBottom w:val="0"/>
      <w:divBdr>
        <w:top w:val="none" w:sz="0" w:space="0" w:color="auto"/>
        <w:left w:val="none" w:sz="0" w:space="0" w:color="auto"/>
        <w:bottom w:val="none" w:sz="0" w:space="0" w:color="auto"/>
        <w:right w:val="none" w:sz="0" w:space="0" w:color="auto"/>
      </w:divBdr>
    </w:div>
    <w:div w:id="905649844">
      <w:bodyDiv w:val="1"/>
      <w:marLeft w:val="0"/>
      <w:marRight w:val="0"/>
      <w:marTop w:val="0"/>
      <w:marBottom w:val="0"/>
      <w:divBdr>
        <w:top w:val="none" w:sz="0" w:space="0" w:color="auto"/>
        <w:left w:val="none" w:sz="0" w:space="0" w:color="auto"/>
        <w:bottom w:val="none" w:sz="0" w:space="0" w:color="auto"/>
        <w:right w:val="none" w:sz="0" w:space="0" w:color="auto"/>
      </w:divBdr>
    </w:div>
    <w:div w:id="905651848">
      <w:bodyDiv w:val="1"/>
      <w:marLeft w:val="0"/>
      <w:marRight w:val="0"/>
      <w:marTop w:val="0"/>
      <w:marBottom w:val="0"/>
      <w:divBdr>
        <w:top w:val="none" w:sz="0" w:space="0" w:color="auto"/>
        <w:left w:val="none" w:sz="0" w:space="0" w:color="auto"/>
        <w:bottom w:val="none" w:sz="0" w:space="0" w:color="auto"/>
        <w:right w:val="none" w:sz="0" w:space="0" w:color="auto"/>
      </w:divBdr>
    </w:div>
    <w:div w:id="906382833">
      <w:bodyDiv w:val="1"/>
      <w:marLeft w:val="0"/>
      <w:marRight w:val="0"/>
      <w:marTop w:val="0"/>
      <w:marBottom w:val="0"/>
      <w:divBdr>
        <w:top w:val="none" w:sz="0" w:space="0" w:color="auto"/>
        <w:left w:val="none" w:sz="0" w:space="0" w:color="auto"/>
        <w:bottom w:val="none" w:sz="0" w:space="0" w:color="auto"/>
        <w:right w:val="none" w:sz="0" w:space="0" w:color="auto"/>
      </w:divBdr>
    </w:div>
    <w:div w:id="906764490">
      <w:bodyDiv w:val="1"/>
      <w:marLeft w:val="0"/>
      <w:marRight w:val="0"/>
      <w:marTop w:val="0"/>
      <w:marBottom w:val="0"/>
      <w:divBdr>
        <w:top w:val="none" w:sz="0" w:space="0" w:color="auto"/>
        <w:left w:val="none" w:sz="0" w:space="0" w:color="auto"/>
        <w:bottom w:val="none" w:sz="0" w:space="0" w:color="auto"/>
        <w:right w:val="none" w:sz="0" w:space="0" w:color="auto"/>
      </w:divBdr>
    </w:div>
    <w:div w:id="907374516">
      <w:bodyDiv w:val="1"/>
      <w:marLeft w:val="0"/>
      <w:marRight w:val="0"/>
      <w:marTop w:val="0"/>
      <w:marBottom w:val="0"/>
      <w:divBdr>
        <w:top w:val="none" w:sz="0" w:space="0" w:color="auto"/>
        <w:left w:val="none" w:sz="0" w:space="0" w:color="auto"/>
        <w:bottom w:val="none" w:sz="0" w:space="0" w:color="auto"/>
        <w:right w:val="none" w:sz="0" w:space="0" w:color="auto"/>
      </w:divBdr>
    </w:div>
    <w:div w:id="907568314">
      <w:bodyDiv w:val="1"/>
      <w:marLeft w:val="0"/>
      <w:marRight w:val="0"/>
      <w:marTop w:val="0"/>
      <w:marBottom w:val="0"/>
      <w:divBdr>
        <w:top w:val="none" w:sz="0" w:space="0" w:color="auto"/>
        <w:left w:val="none" w:sz="0" w:space="0" w:color="auto"/>
        <w:bottom w:val="none" w:sz="0" w:space="0" w:color="auto"/>
        <w:right w:val="none" w:sz="0" w:space="0" w:color="auto"/>
      </w:divBdr>
    </w:div>
    <w:div w:id="908074632">
      <w:bodyDiv w:val="1"/>
      <w:marLeft w:val="0"/>
      <w:marRight w:val="0"/>
      <w:marTop w:val="0"/>
      <w:marBottom w:val="0"/>
      <w:divBdr>
        <w:top w:val="none" w:sz="0" w:space="0" w:color="auto"/>
        <w:left w:val="none" w:sz="0" w:space="0" w:color="auto"/>
        <w:bottom w:val="none" w:sz="0" w:space="0" w:color="auto"/>
        <w:right w:val="none" w:sz="0" w:space="0" w:color="auto"/>
      </w:divBdr>
    </w:div>
    <w:div w:id="908425668">
      <w:bodyDiv w:val="1"/>
      <w:marLeft w:val="0"/>
      <w:marRight w:val="0"/>
      <w:marTop w:val="0"/>
      <w:marBottom w:val="0"/>
      <w:divBdr>
        <w:top w:val="none" w:sz="0" w:space="0" w:color="auto"/>
        <w:left w:val="none" w:sz="0" w:space="0" w:color="auto"/>
        <w:bottom w:val="none" w:sz="0" w:space="0" w:color="auto"/>
        <w:right w:val="none" w:sz="0" w:space="0" w:color="auto"/>
      </w:divBdr>
    </w:div>
    <w:div w:id="909076486">
      <w:bodyDiv w:val="1"/>
      <w:marLeft w:val="0"/>
      <w:marRight w:val="0"/>
      <w:marTop w:val="0"/>
      <w:marBottom w:val="0"/>
      <w:divBdr>
        <w:top w:val="none" w:sz="0" w:space="0" w:color="auto"/>
        <w:left w:val="none" w:sz="0" w:space="0" w:color="auto"/>
        <w:bottom w:val="none" w:sz="0" w:space="0" w:color="auto"/>
        <w:right w:val="none" w:sz="0" w:space="0" w:color="auto"/>
      </w:divBdr>
    </w:div>
    <w:div w:id="913703895">
      <w:bodyDiv w:val="1"/>
      <w:marLeft w:val="0"/>
      <w:marRight w:val="0"/>
      <w:marTop w:val="0"/>
      <w:marBottom w:val="0"/>
      <w:divBdr>
        <w:top w:val="none" w:sz="0" w:space="0" w:color="auto"/>
        <w:left w:val="none" w:sz="0" w:space="0" w:color="auto"/>
        <w:bottom w:val="none" w:sz="0" w:space="0" w:color="auto"/>
        <w:right w:val="none" w:sz="0" w:space="0" w:color="auto"/>
      </w:divBdr>
    </w:div>
    <w:div w:id="914700808">
      <w:bodyDiv w:val="1"/>
      <w:marLeft w:val="0"/>
      <w:marRight w:val="0"/>
      <w:marTop w:val="0"/>
      <w:marBottom w:val="0"/>
      <w:divBdr>
        <w:top w:val="none" w:sz="0" w:space="0" w:color="auto"/>
        <w:left w:val="none" w:sz="0" w:space="0" w:color="auto"/>
        <w:bottom w:val="none" w:sz="0" w:space="0" w:color="auto"/>
        <w:right w:val="none" w:sz="0" w:space="0" w:color="auto"/>
      </w:divBdr>
    </w:div>
    <w:div w:id="914779406">
      <w:bodyDiv w:val="1"/>
      <w:marLeft w:val="0"/>
      <w:marRight w:val="0"/>
      <w:marTop w:val="0"/>
      <w:marBottom w:val="0"/>
      <w:divBdr>
        <w:top w:val="none" w:sz="0" w:space="0" w:color="auto"/>
        <w:left w:val="none" w:sz="0" w:space="0" w:color="auto"/>
        <w:bottom w:val="none" w:sz="0" w:space="0" w:color="auto"/>
        <w:right w:val="none" w:sz="0" w:space="0" w:color="auto"/>
      </w:divBdr>
    </w:div>
    <w:div w:id="915627028">
      <w:bodyDiv w:val="1"/>
      <w:marLeft w:val="0"/>
      <w:marRight w:val="0"/>
      <w:marTop w:val="0"/>
      <w:marBottom w:val="0"/>
      <w:divBdr>
        <w:top w:val="none" w:sz="0" w:space="0" w:color="auto"/>
        <w:left w:val="none" w:sz="0" w:space="0" w:color="auto"/>
        <w:bottom w:val="none" w:sz="0" w:space="0" w:color="auto"/>
        <w:right w:val="none" w:sz="0" w:space="0" w:color="auto"/>
      </w:divBdr>
    </w:div>
    <w:div w:id="916551122">
      <w:bodyDiv w:val="1"/>
      <w:marLeft w:val="0"/>
      <w:marRight w:val="0"/>
      <w:marTop w:val="0"/>
      <w:marBottom w:val="0"/>
      <w:divBdr>
        <w:top w:val="none" w:sz="0" w:space="0" w:color="auto"/>
        <w:left w:val="none" w:sz="0" w:space="0" w:color="auto"/>
        <w:bottom w:val="none" w:sz="0" w:space="0" w:color="auto"/>
        <w:right w:val="none" w:sz="0" w:space="0" w:color="auto"/>
      </w:divBdr>
    </w:div>
    <w:div w:id="917439528">
      <w:bodyDiv w:val="1"/>
      <w:marLeft w:val="0"/>
      <w:marRight w:val="0"/>
      <w:marTop w:val="0"/>
      <w:marBottom w:val="0"/>
      <w:divBdr>
        <w:top w:val="none" w:sz="0" w:space="0" w:color="auto"/>
        <w:left w:val="none" w:sz="0" w:space="0" w:color="auto"/>
        <w:bottom w:val="none" w:sz="0" w:space="0" w:color="auto"/>
        <w:right w:val="none" w:sz="0" w:space="0" w:color="auto"/>
      </w:divBdr>
    </w:div>
    <w:div w:id="918370721">
      <w:bodyDiv w:val="1"/>
      <w:marLeft w:val="0"/>
      <w:marRight w:val="0"/>
      <w:marTop w:val="0"/>
      <w:marBottom w:val="0"/>
      <w:divBdr>
        <w:top w:val="none" w:sz="0" w:space="0" w:color="auto"/>
        <w:left w:val="none" w:sz="0" w:space="0" w:color="auto"/>
        <w:bottom w:val="none" w:sz="0" w:space="0" w:color="auto"/>
        <w:right w:val="none" w:sz="0" w:space="0" w:color="auto"/>
      </w:divBdr>
    </w:div>
    <w:div w:id="919103581">
      <w:bodyDiv w:val="1"/>
      <w:marLeft w:val="0"/>
      <w:marRight w:val="0"/>
      <w:marTop w:val="0"/>
      <w:marBottom w:val="0"/>
      <w:divBdr>
        <w:top w:val="none" w:sz="0" w:space="0" w:color="auto"/>
        <w:left w:val="none" w:sz="0" w:space="0" w:color="auto"/>
        <w:bottom w:val="none" w:sz="0" w:space="0" w:color="auto"/>
        <w:right w:val="none" w:sz="0" w:space="0" w:color="auto"/>
      </w:divBdr>
    </w:div>
    <w:div w:id="920941677">
      <w:bodyDiv w:val="1"/>
      <w:marLeft w:val="0"/>
      <w:marRight w:val="0"/>
      <w:marTop w:val="0"/>
      <w:marBottom w:val="0"/>
      <w:divBdr>
        <w:top w:val="none" w:sz="0" w:space="0" w:color="auto"/>
        <w:left w:val="none" w:sz="0" w:space="0" w:color="auto"/>
        <w:bottom w:val="none" w:sz="0" w:space="0" w:color="auto"/>
        <w:right w:val="none" w:sz="0" w:space="0" w:color="auto"/>
      </w:divBdr>
    </w:div>
    <w:div w:id="921259407">
      <w:bodyDiv w:val="1"/>
      <w:marLeft w:val="0"/>
      <w:marRight w:val="0"/>
      <w:marTop w:val="0"/>
      <w:marBottom w:val="0"/>
      <w:divBdr>
        <w:top w:val="none" w:sz="0" w:space="0" w:color="auto"/>
        <w:left w:val="none" w:sz="0" w:space="0" w:color="auto"/>
        <w:bottom w:val="none" w:sz="0" w:space="0" w:color="auto"/>
        <w:right w:val="none" w:sz="0" w:space="0" w:color="auto"/>
      </w:divBdr>
    </w:div>
    <w:div w:id="921599979">
      <w:bodyDiv w:val="1"/>
      <w:marLeft w:val="0"/>
      <w:marRight w:val="0"/>
      <w:marTop w:val="0"/>
      <w:marBottom w:val="0"/>
      <w:divBdr>
        <w:top w:val="none" w:sz="0" w:space="0" w:color="auto"/>
        <w:left w:val="none" w:sz="0" w:space="0" w:color="auto"/>
        <w:bottom w:val="none" w:sz="0" w:space="0" w:color="auto"/>
        <w:right w:val="none" w:sz="0" w:space="0" w:color="auto"/>
      </w:divBdr>
    </w:div>
    <w:div w:id="923029029">
      <w:bodyDiv w:val="1"/>
      <w:marLeft w:val="0"/>
      <w:marRight w:val="0"/>
      <w:marTop w:val="0"/>
      <w:marBottom w:val="0"/>
      <w:divBdr>
        <w:top w:val="none" w:sz="0" w:space="0" w:color="auto"/>
        <w:left w:val="none" w:sz="0" w:space="0" w:color="auto"/>
        <w:bottom w:val="none" w:sz="0" w:space="0" w:color="auto"/>
        <w:right w:val="none" w:sz="0" w:space="0" w:color="auto"/>
      </w:divBdr>
    </w:div>
    <w:div w:id="923494094">
      <w:bodyDiv w:val="1"/>
      <w:marLeft w:val="0"/>
      <w:marRight w:val="0"/>
      <w:marTop w:val="0"/>
      <w:marBottom w:val="0"/>
      <w:divBdr>
        <w:top w:val="none" w:sz="0" w:space="0" w:color="auto"/>
        <w:left w:val="none" w:sz="0" w:space="0" w:color="auto"/>
        <w:bottom w:val="none" w:sz="0" w:space="0" w:color="auto"/>
        <w:right w:val="none" w:sz="0" w:space="0" w:color="auto"/>
      </w:divBdr>
    </w:div>
    <w:div w:id="923952982">
      <w:bodyDiv w:val="1"/>
      <w:marLeft w:val="0"/>
      <w:marRight w:val="0"/>
      <w:marTop w:val="0"/>
      <w:marBottom w:val="0"/>
      <w:divBdr>
        <w:top w:val="none" w:sz="0" w:space="0" w:color="auto"/>
        <w:left w:val="none" w:sz="0" w:space="0" w:color="auto"/>
        <w:bottom w:val="none" w:sz="0" w:space="0" w:color="auto"/>
        <w:right w:val="none" w:sz="0" w:space="0" w:color="auto"/>
      </w:divBdr>
    </w:div>
    <w:div w:id="924072915">
      <w:bodyDiv w:val="1"/>
      <w:marLeft w:val="0"/>
      <w:marRight w:val="0"/>
      <w:marTop w:val="0"/>
      <w:marBottom w:val="0"/>
      <w:divBdr>
        <w:top w:val="none" w:sz="0" w:space="0" w:color="auto"/>
        <w:left w:val="none" w:sz="0" w:space="0" w:color="auto"/>
        <w:bottom w:val="none" w:sz="0" w:space="0" w:color="auto"/>
        <w:right w:val="none" w:sz="0" w:space="0" w:color="auto"/>
      </w:divBdr>
    </w:div>
    <w:div w:id="924194087">
      <w:bodyDiv w:val="1"/>
      <w:marLeft w:val="0"/>
      <w:marRight w:val="0"/>
      <w:marTop w:val="0"/>
      <w:marBottom w:val="0"/>
      <w:divBdr>
        <w:top w:val="none" w:sz="0" w:space="0" w:color="auto"/>
        <w:left w:val="none" w:sz="0" w:space="0" w:color="auto"/>
        <w:bottom w:val="none" w:sz="0" w:space="0" w:color="auto"/>
        <w:right w:val="none" w:sz="0" w:space="0" w:color="auto"/>
      </w:divBdr>
    </w:div>
    <w:div w:id="924462801">
      <w:bodyDiv w:val="1"/>
      <w:marLeft w:val="0"/>
      <w:marRight w:val="0"/>
      <w:marTop w:val="0"/>
      <w:marBottom w:val="0"/>
      <w:divBdr>
        <w:top w:val="none" w:sz="0" w:space="0" w:color="auto"/>
        <w:left w:val="none" w:sz="0" w:space="0" w:color="auto"/>
        <w:bottom w:val="none" w:sz="0" w:space="0" w:color="auto"/>
        <w:right w:val="none" w:sz="0" w:space="0" w:color="auto"/>
      </w:divBdr>
    </w:div>
    <w:div w:id="924849749">
      <w:bodyDiv w:val="1"/>
      <w:marLeft w:val="0"/>
      <w:marRight w:val="0"/>
      <w:marTop w:val="0"/>
      <w:marBottom w:val="0"/>
      <w:divBdr>
        <w:top w:val="none" w:sz="0" w:space="0" w:color="auto"/>
        <w:left w:val="none" w:sz="0" w:space="0" w:color="auto"/>
        <w:bottom w:val="none" w:sz="0" w:space="0" w:color="auto"/>
        <w:right w:val="none" w:sz="0" w:space="0" w:color="auto"/>
      </w:divBdr>
    </w:div>
    <w:div w:id="925071854">
      <w:bodyDiv w:val="1"/>
      <w:marLeft w:val="0"/>
      <w:marRight w:val="0"/>
      <w:marTop w:val="0"/>
      <w:marBottom w:val="0"/>
      <w:divBdr>
        <w:top w:val="none" w:sz="0" w:space="0" w:color="auto"/>
        <w:left w:val="none" w:sz="0" w:space="0" w:color="auto"/>
        <w:bottom w:val="none" w:sz="0" w:space="0" w:color="auto"/>
        <w:right w:val="none" w:sz="0" w:space="0" w:color="auto"/>
      </w:divBdr>
    </w:div>
    <w:div w:id="925918457">
      <w:bodyDiv w:val="1"/>
      <w:marLeft w:val="0"/>
      <w:marRight w:val="0"/>
      <w:marTop w:val="0"/>
      <w:marBottom w:val="0"/>
      <w:divBdr>
        <w:top w:val="none" w:sz="0" w:space="0" w:color="auto"/>
        <w:left w:val="none" w:sz="0" w:space="0" w:color="auto"/>
        <w:bottom w:val="none" w:sz="0" w:space="0" w:color="auto"/>
        <w:right w:val="none" w:sz="0" w:space="0" w:color="auto"/>
      </w:divBdr>
    </w:div>
    <w:div w:id="926498577">
      <w:bodyDiv w:val="1"/>
      <w:marLeft w:val="0"/>
      <w:marRight w:val="0"/>
      <w:marTop w:val="0"/>
      <w:marBottom w:val="0"/>
      <w:divBdr>
        <w:top w:val="none" w:sz="0" w:space="0" w:color="auto"/>
        <w:left w:val="none" w:sz="0" w:space="0" w:color="auto"/>
        <w:bottom w:val="none" w:sz="0" w:space="0" w:color="auto"/>
        <w:right w:val="none" w:sz="0" w:space="0" w:color="auto"/>
      </w:divBdr>
    </w:div>
    <w:div w:id="926576931">
      <w:bodyDiv w:val="1"/>
      <w:marLeft w:val="0"/>
      <w:marRight w:val="0"/>
      <w:marTop w:val="0"/>
      <w:marBottom w:val="0"/>
      <w:divBdr>
        <w:top w:val="none" w:sz="0" w:space="0" w:color="auto"/>
        <w:left w:val="none" w:sz="0" w:space="0" w:color="auto"/>
        <w:bottom w:val="none" w:sz="0" w:space="0" w:color="auto"/>
        <w:right w:val="none" w:sz="0" w:space="0" w:color="auto"/>
      </w:divBdr>
    </w:div>
    <w:div w:id="926811116">
      <w:bodyDiv w:val="1"/>
      <w:marLeft w:val="0"/>
      <w:marRight w:val="0"/>
      <w:marTop w:val="0"/>
      <w:marBottom w:val="0"/>
      <w:divBdr>
        <w:top w:val="none" w:sz="0" w:space="0" w:color="auto"/>
        <w:left w:val="none" w:sz="0" w:space="0" w:color="auto"/>
        <w:bottom w:val="none" w:sz="0" w:space="0" w:color="auto"/>
        <w:right w:val="none" w:sz="0" w:space="0" w:color="auto"/>
      </w:divBdr>
    </w:div>
    <w:div w:id="927225791">
      <w:bodyDiv w:val="1"/>
      <w:marLeft w:val="0"/>
      <w:marRight w:val="0"/>
      <w:marTop w:val="0"/>
      <w:marBottom w:val="0"/>
      <w:divBdr>
        <w:top w:val="none" w:sz="0" w:space="0" w:color="auto"/>
        <w:left w:val="none" w:sz="0" w:space="0" w:color="auto"/>
        <w:bottom w:val="none" w:sz="0" w:space="0" w:color="auto"/>
        <w:right w:val="none" w:sz="0" w:space="0" w:color="auto"/>
      </w:divBdr>
    </w:div>
    <w:div w:id="927494990">
      <w:bodyDiv w:val="1"/>
      <w:marLeft w:val="0"/>
      <w:marRight w:val="0"/>
      <w:marTop w:val="0"/>
      <w:marBottom w:val="0"/>
      <w:divBdr>
        <w:top w:val="none" w:sz="0" w:space="0" w:color="auto"/>
        <w:left w:val="none" w:sz="0" w:space="0" w:color="auto"/>
        <w:bottom w:val="none" w:sz="0" w:space="0" w:color="auto"/>
        <w:right w:val="none" w:sz="0" w:space="0" w:color="auto"/>
      </w:divBdr>
    </w:div>
    <w:div w:id="927926594">
      <w:bodyDiv w:val="1"/>
      <w:marLeft w:val="0"/>
      <w:marRight w:val="0"/>
      <w:marTop w:val="0"/>
      <w:marBottom w:val="0"/>
      <w:divBdr>
        <w:top w:val="none" w:sz="0" w:space="0" w:color="auto"/>
        <w:left w:val="none" w:sz="0" w:space="0" w:color="auto"/>
        <w:bottom w:val="none" w:sz="0" w:space="0" w:color="auto"/>
        <w:right w:val="none" w:sz="0" w:space="0" w:color="auto"/>
      </w:divBdr>
    </w:div>
    <w:div w:id="928201173">
      <w:bodyDiv w:val="1"/>
      <w:marLeft w:val="0"/>
      <w:marRight w:val="0"/>
      <w:marTop w:val="0"/>
      <w:marBottom w:val="0"/>
      <w:divBdr>
        <w:top w:val="none" w:sz="0" w:space="0" w:color="auto"/>
        <w:left w:val="none" w:sz="0" w:space="0" w:color="auto"/>
        <w:bottom w:val="none" w:sz="0" w:space="0" w:color="auto"/>
        <w:right w:val="none" w:sz="0" w:space="0" w:color="auto"/>
      </w:divBdr>
    </w:div>
    <w:div w:id="929046824">
      <w:bodyDiv w:val="1"/>
      <w:marLeft w:val="0"/>
      <w:marRight w:val="0"/>
      <w:marTop w:val="0"/>
      <w:marBottom w:val="0"/>
      <w:divBdr>
        <w:top w:val="none" w:sz="0" w:space="0" w:color="auto"/>
        <w:left w:val="none" w:sz="0" w:space="0" w:color="auto"/>
        <w:bottom w:val="none" w:sz="0" w:space="0" w:color="auto"/>
        <w:right w:val="none" w:sz="0" w:space="0" w:color="auto"/>
      </w:divBdr>
    </w:div>
    <w:div w:id="929118330">
      <w:bodyDiv w:val="1"/>
      <w:marLeft w:val="0"/>
      <w:marRight w:val="0"/>
      <w:marTop w:val="0"/>
      <w:marBottom w:val="0"/>
      <w:divBdr>
        <w:top w:val="none" w:sz="0" w:space="0" w:color="auto"/>
        <w:left w:val="none" w:sz="0" w:space="0" w:color="auto"/>
        <w:bottom w:val="none" w:sz="0" w:space="0" w:color="auto"/>
        <w:right w:val="none" w:sz="0" w:space="0" w:color="auto"/>
      </w:divBdr>
    </w:div>
    <w:div w:id="929435937">
      <w:bodyDiv w:val="1"/>
      <w:marLeft w:val="0"/>
      <w:marRight w:val="0"/>
      <w:marTop w:val="0"/>
      <w:marBottom w:val="0"/>
      <w:divBdr>
        <w:top w:val="none" w:sz="0" w:space="0" w:color="auto"/>
        <w:left w:val="none" w:sz="0" w:space="0" w:color="auto"/>
        <w:bottom w:val="none" w:sz="0" w:space="0" w:color="auto"/>
        <w:right w:val="none" w:sz="0" w:space="0" w:color="auto"/>
      </w:divBdr>
    </w:div>
    <w:div w:id="929698456">
      <w:bodyDiv w:val="1"/>
      <w:marLeft w:val="0"/>
      <w:marRight w:val="0"/>
      <w:marTop w:val="0"/>
      <w:marBottom w:val="0"/>
      <w:divBdr>
        <w:top w:val="none" w:sz="0" w:space="0" w:color="auto"/>
        <w:left w:val="none" w:sz="0" w:space="0" w:color="auto"/>
        <w:bottom w:val="none" w:sz="0" w:space="0" w:color="auto"/>
        <w:right w:val="none" w:sz="0" w:space="0" w:color="auto"/>
      </w:divBdr>
    </w:div>
    <w:div w:id="929705144">
      <w:bodyDiv w:val="1"/>
      <w:marLeft w:val="0"/>
      <w:marRight w:val="0"/>
      <w:marTop w:val="0"/>
      <w:marBottom w:val="0"/>
      <w:divBdr>
        <w:top w:val="none" w:sz="0" w:space="0" w:color="auto"/>
        <w:left w:val="none" w:sz="0" w:space="0" w:color="auto"/>
        <w:bottom w:val="none" w:sz="0" w:space="0" w:color="auto"/>
        <w:right w:val="none" w:sz="0" w:space="0" w:color="auto"/>
      </w:divBdr>
    </w:div>
    <w:div w:id="930160879">
      <w:bodyDiv w:val="1"/>
      <w:marLeft w:val="0"/>
      <w:marRight w:val="0"/>
      <w:marTop w:val="0"/>
      <w:marBottom w:val="0"/>
      <w:divBdr>
        <w:top w:val="none" w:sz="0" w:space="0" w:color="auto"/>
        <w:left w:val="none" w:sz="0" w:space="0" w:color="auto"/>
        <w:bottom w:val="none" w:sz="0" w:space="0" w:color="auto"/>
        <w:right w:val="none" w:sz="0" w:space="0" w:color="auto"/>
      </w:divBdr>
    </w:div>
    <w:div w:id="930239786">
      <w:bodyDiv w:val="1"/>
      <w:marLeft w:val="0"/>
      <w:marRight w:val="0"/>
      <w:marTop w:val="0"/>
      <w:marBottom w:val="0"/>
      <w:divBdr>
        <w:top w:val="none" w:sz="0" w:space="0" w:color="auto"/>
        <w:left w:val="none" w:sz="0" w:space="0" w:color="auto"/>
        <w:bottom w:val="none" w:sz="0" w:space="0" w:color="auto"/>
        <w:right w:val="none" w:sz="0" w:space="0" w:color="auto"/>
      </w:divBdr>
    </w:div>
    <w:div w:id="930426704">
      <w:bodyDiv w:val="1"/>
      <w:marLeft w:val="0"/>
      <w:marRight w:val="0"/>
      <w:marTop w:val="0"/>
      <w:marBottom w:val="0"/>
      <w:divBdr>
        <w:top w:val="none" w:sz="0" w:space="0" w:color="auto"/>
        <w:left w:val="none" w:sz="0" w:space="0" w:color="auto"/>
        <w:bottom w:val="none" w:sz="0" w:space="0" w:color="auto"/>
        <w:right w:val="none" w:sz="0" w:space="0" w:color="auto"/>
      </w:divBdr>
    </w:div>
    <w:div w:id="930545694">
      <w:bodyDiv w:val="1"/>
      <w:marLeft w:val="0"/>
      <w:marRight w:val="0"/>
      <w:marTop w:val="0"/>
      <w:marBottom w:val="0"/>
      <w:divBdr>
        <w:top w:val="none" w:sz="0" w:space="0" w:color="auto"/>
        <w:left w:val="none" w:sz="0" w:space="0" w:color="auto"/>
        <w:bottom w:val="none" w:sz="0" w:space="0" w:color="auto"/>
        <w:right w:val="none" w:sz="0" w:space="0" w:color="auto"/>
      </w:divBdr>
    </w:div>
    <w:div w:id="931012942">
      <w:bodyDiv w:val="1"/>
      <w:marLeft w:val="0"/>
      <w:marRight w:val="0"/>
      <w:marTop w:val="0"/>
      <w:marBottom w:val="0"/>
      <w:divBdr>
        <w:top w:val="none" w:sz="0" w:space="0" w:color="auto"/>
        <w:left w:val="none" w:sz="0" w:space="0" w:color="auto"/>
        <w:bottom w:val="none" w:sz="0" w:space="0" w:color="auto"/>
        <w:right w:val="none" w:sz="0" w:space="0" w:color="auto"/>
      </w:divBdr>
    </w:div>
    <w:div w:id="931159269">
      <w:bodyDiv w:val="1"/>
      <w:marLeft w:val="0"/>
      <w:marRight w:val="0"/>
      <w:marTop w:val="0"/>
      <w:marBottom w:val="0"/>
      <w:divBdr>
        <w:top w:val="none" w:sz="0" w:space="0" w:color="auto"/>
        <w:left w:val="none" w:sz="0" w:space="0" w:color="auto"/>
        <w:bottom w:val="none" w:sz="0" w:space="0" w:color="auto"/>
        <w:right w:val="none" w:sz="0" w:space="0" w:color="auto"/>
      </w:divBdr>
    </w:div>
    <w:div w:id="931358410">
      <w:bodyDiv w:val="1"/>
      <w:marLeft w:val="0"/>
      <w:marRight w:val="0"/>
      <w:marTop w:val="0"/>
      <w:marBottom w:val="0"/>
      <w:divBdr>
        <w:top w:val="none" w:sz="0" w:space="0" w:color="auto"/>
        <w:left w:val="none" w:sz="0" w:space="0" w:color="auto"/>
        <w:bottom w:val="none" w:sz="0" w:space="0" w:color="auto"/>
        <w:right w:val="none" w:sz="0" w:space="0" w:color="auto"/>
      </w:divBdr>
    </w:div>
    <w:div w:id="931747010">
      <w:bodyDiv w:val="1"/>
      <w:marLeft w:val="0"/>
      <w:marRight w:val="0"/>
      <w:marTop w:val="0"/>
      <w:marBottom w:val="0"/>
      <w:divBdr>
        <w:top w:val="none" w:sz="0" w:space="0" w:color="auto"/>
        <w:left w:val="none" w:sz="0" w:space="0" w:color="auto"/>
        <w:bottom w:val="none" w:sz="0" w:space="0" w:color="auto"/>
        <w:right w:val="none" w:sz="0" w:space="0" w:color="auto"/>
      </w:divBdr>
    </w:div>
    <w:div w:id="932661976">
      <w:bodyDiv w:val="1"/>
      <w:marLeft w:val="0"/>
      <w:marRight w:val="0"/>
      <w:marTop w:val="0"/>
      <w:marBottom w:val="0"/>
      <w:divBdr>
        <w:top w:val="none" w:sz="0" w:space="0" w:color="auto"/>
        <w:left w:val="none" w:sz="0" w:space="0" w:color="auto"/>
        <w:bottom w:val="none" w:sz="0" w:space="0" w:color="auto"/>
        <w:right w:val="none" w:sz="0" w:space="0" w:color="auto"/>
      </w:divBdr>
    </w:div>
    <w:div w:id="933319807">
      <w:bodyDiv w:val="1"/>
      <w:marLeft w:val="0"/>
      <w:marRight w:val="0"/>
      <w:marTop w:val="0"/>
      <w:marBottom w:val="0"/>
      <w:divBdr>
        <w:top w:val="none" w:sz="0" w:space="0" w:color="auto"/>
        <w:left w:val="none" w:sz="0" w:space="0" w:color="auto"/>
        <w:bottom w:val="none" w:sz="0" w:space="0" w:color="auto"/>
        <w:right w:val="none" w:sz="0" w:space="0" w:color="auto"/>
      </w:divBdr>
    </w:div>
    <w:div w:id="933635363">
      <w:bodyDiv w:val="1"/>
      <w:marLeft w:val="0"/>
      <w:marRight w:val="0"/>
      <w:marTop w:val="0"/>
      <w:marBottom w:val="0"/>
      <w:divBdr>
        <w:top w:val="none" w:sz="0" w:space="0" w:color="auto"/>
        <w:left w:val="none" w:sz="0" w:space="0" w:color="auto"/>
        <w:bottom w:val="none" w:sz="0" w:space="0" w:color="auto"/>
        <w:right w:val="none" w:sz="0" w:space="0" w:color="auto"/>
      </w:divBdr>
    </w:div>
    <w:div w:id="933708437">
      <w:bodyDiv w:val="1"/>
      <w:marLeft w:val="0"/>
      <w:marRight w:val="0"/>
      <w:marTop w:val="0"/>
      <w:marBottom w:val="0"/>
      <w:divBdr>
        <w:top w:val="none" w:sz="0" w:space="0" w:color="auto"/>
        <w:left w:val="none" w:sz="0" w:space="0" w:color="auto"/>
        <w:bottom w:val="none" w:sz="0" w:space="0" w:color="auto"/>
        <w:right w:val="none" w:sz="0" w:space="0" w:color="auto"/>
      </w:divBdr>
    </w:div>
    <w:div w:id="933825508">
      <w:bodyDiv w:val="1"/>
      <w:marLeft w:val="0"/>
      <w:marRight w:val="0"/>
      <w:marTop w:val="0"/>
      <w:marBottom w:val="0"/>
      <w:divBdr>
        <w:top w:val="none" w:sz="0" w:space="0" w:color="auto"/>
        <w:left w:val="none" w:sz="0" w:space="0" w:color="auto"/>
        <w:bottom w:val="none" w:sz="0" w:space="0" w:color="auto"/>
        <w:right w:val="none" w:sz="0" w:space="0" w:color="auto"/>
      </w:divBdr>
    </w:div>
    <w:div w:id="935098701">
      <w:bodyDiv w:val="1"/>
      <w:marLeft w:val="0"/>
      <w:marRight w:val="0"/>
      <w:marTop w:val="0"/>
      <w:marBottom w:val="0"/>
      <w:divBdr>
        <w:top w:val="none" w:sz="0" w:space="0" w:color="auto"/>
        <w:left w:val="none" w:sz="0" w:space="0" w:color="auto"/>
        <w:bottom w:val="none" w:sz="0" w:space="0" w:color="auto"/>
        <w:right w:val="none" w:sz="0" w:space="0" w:color="auto"/>
      </w:divBdr>
    </w:div>
    <w:div w:id="936058123">
      <w:bodyDiv w:val="1"/>
      <w:marLeft w:val="0"/>
      <w:marRight w:val="0"/>
      <w:marTop w:val="0"/>
      <w:marBottom w:val="0"/>
      <w:divBdr>
        <w:top w:val="none" w:sz="0" w:space="0" w:color="auto"/>
        <w:left w:val="none" w:sz="0" w:space="0" w:color="auto"/>
        <w:bottom w:val="none" w:sz="0" w:space="0" w:color="auto"/>
        <w:right w:val="none" w:sz="0" w:space="0" w:color="auto"/>
      </w:divBdr>
    </w:div>
    <w:div w:id="936406835">
      <w:bodyDiv w:val="1"/>
      <w:marLeft w:val="0"/>
      <w:marRight w:val="0"/>
      <w:marTop w:val="0"/>
      <w:marBottom w:val="0"/>
      <w:divBdr>
        <w:top w:val="none" w:sz="0" w:space="0" w:color="auto"/>
        <w:left w:val="none" w:sz="0" w:space="0" w:color="auto"/>
        <w:bottom w:val="none" w:sz="0" w:space="0" w:color="auto"/>
        <w:right w:val="none" w:sz="0" w:space="0" w:color="auto"/>
      </w:divBdr>
    </w:div>
    <w:div w:id="937182364">
      <w:bodyDiv w:val="1"/>
      <w:marLeft w:val="0"/>
      <w:marRight w:val="0"/>
      <w:marTop w:val="0"/>
      <w:marBottom w:val="0"/>
      <w:divBdr>
        <w:top w:val="none" w:sz="0" w:space="0" w:color="auto"/>
        <w:left w:val="none" w:sz="0" w:space="0" w:color="auto"/>
        <w:bottom w:val="none" w:sz="0" w:space="0" w:color="auto"/>
        <w:right w:val="none" w:sz="0" w:space="0" w:color="auto"/>
      </w:divBdr>
    </w:div>
    <w:div w:id="937327066">
      <w:bodyDiv w:val="1"/>
      <w:marLeft w:val="0"/>
      <w:marRight w:val="0"/>
      <w:marTop w:val="0"/>
      <w:marBottom w:val="0"/>
      <w:divBdr>
        <w:top w:val="none" w:sz="0" w:space="0" w:color="auto"/>
        <w:left w:val="none" w:sz="0" w:space="0" w:color="auto"/>
        <w:bottom w:val="none" w:sz="0" w:space="0" w:color="auto"/>
        <w:right w:val="none" w:sz="0" w:space="0" w:color="auto"/>
      </w:divBdr>
    </w:div>
    <w:div w:id="938023570">
      <w:bodyDiv w:val="1"/>
      <w:marLeft w:val="0"/>
      <w:marRight w:val="0"/>
      <w:marTop w:val="0"/>
      <w:marBottom w:val="0"/>
      <w:divBdr>
        <w:top w:val="none" w:sz="0" w:space="0" w:color="auto"/>
        <w:left w:val="none" w:sz="0" w:space="0" w:color="auto"/>
        <w:bottom w:val="none" w:sz="0" w:space="0" w:color="auto"/>
        <w:right w:val="none" w:sz="0" w:space="0" w:color="auto"/>
      </w:divBdr>
    </w:div>
    <w:div w:id="938023798">
      <w:bodyDiv w:val="1"/>
      <w:marLeft w:val="0"/>
      <w:marRight w:val="0"/>
      <w:marTop w:val="0"/>
      <w:marBottom w:val="0"/>
      <w:divBdr>
        <w:top w:val="none" w:sz="0" w:space="0" w:color="auto"/>
        <w:left w:val="none" w:sz="0" w:space="0" w:color="auto"/>
        <w:bottom w:val="none" w:sz="0" w:space="0" w:color="auto"/>
        <w:right w:val="none" w:sz="0" w:space="0" w:color="auto"/>
      </w:divBdr>
    </w:div>
    <w:div w:id="938215071">
      <w:bodyDiv w:val="1"/>
      <w:marLeft w:val="0"/>
      <w:marRight w:val="0"/>
      <w:marTop w:val="0"/>
      <w:marBottom w:val="0"/>
      <w:divBdr>
        <w:top w:val="none" w:sz="0" w:space="0" w:color="auto"/>
        <w:left w:val="none" w:sz="0" w:space="0" w:color="auto"/>
        <w:bottom w:val="none" w:sz="0" w:space="0" w:color="auto"/>
        <w:right w:val="none" w:sz="0" w:space="0" w:color="auto"/>
      </w:divBdr>
    </w:div>
    <w:div w:id="938293755">
      <w:bodyDiv w:val="1"/>
      <w:marLeft w:val="0"/>
      <w:marRight w:val="0"/>
      <w:marTop w:val="0"/>
      <w:marBottom w:val="0"/>
      <w:divBdr>
        <w:top w:val="none" w:sz="0" w:space="0" w:color="auto"/>
        <w:left w:val="none" w:sz="0" w:space="0" w:color="auto"/>
        <w:bottom w:val="none" w:sz="0" w:space="0" w:color="auto"/>
        <w:right w:val="none" w:sz="0" w:space="0" w:color="auto"/>
      </w:divBdr>
    </w:div>
    <w:div w:id="938365773">
      <w:bodyDiv w:val="1"/>
      <w:marLeft w:val="0"/>
      <w:marRight w:val="0"/>
      <w:marTop w:val="0"/>
      <w:marBottom w:val="0"/>
      <w:divBdr>
        <w:top w:val="none" w:sz="0" w:space="0" w:color="auto"/>
        <w:left w:val="none" w:sz="0" w:space="0" w:color="auto"/>
        <w:bottom w:val="none" w:sz="0" w:space="0" w:color="auto"/>
        <w:right w:val="none" w:sz="0" w:space="0" w:color="auto"/>
      </w:divBdr>
    </w:div>
    <w:div w:id="938945944">
      <w:bodyDiv w:val="1"/>
      <w:marLeft w:val="0"/>
      <w:marRight w:val="0"/>
      <w:marTop w:val="0"/>
      <w:marBottom w:val="0"/>
      <w:divBdr>
        <w:top w:val="none" w:sz="0" w:space="0" w:color="auto"/>
        <w:left w:val="none" w:sz="0" w:space="0" w:color="auto"/>
        <w:bottom w:val="none" w:sz="0" w:space="0" w:color="auto"/>
        <w:right w:val="none" w:sz="0" w:space="0" w:color="auto"/>
      </w:divBdr>
    </w:div>
    <w:div w:id="939532453">
      <w:bodyDiv w:val="1"/>
      <w:marLeft w:val="0"/>
      <w:marRight w:val="0"/>
      <w:marTop w:val="0"/>
      <w:marBottom w:val="0"/>
      <w:divBdr>
        <w:top w:val="none" w:sz="0" w:space="0" w:color="auto"/>
        <w:left w:val="none" w:sz="0" w:space="0" w:color="auto"/>
        <w:bottom w:val="none" w:sz="0" w:space="0" w:color="auto"/>
        <w:right w:val="none" w:sz="0" w:space="0" w:color="auto"/>
      </w:divBdr>
    </w:div>
    <w:div w:id="940069424">
      <w:bodyDiv w:val="1"/>
      <w:marLeft w:val="0"/>
      <w:marRight w:val="0"/>
      <w:marTop w:val="0"/>
      <w:marBottom w:val="0"/>
      <w:divBdr>
        <w:top w:val="none" w:sz="0" w:space="0" w:color="auto"/>
        <w:left w:val="none" w:sz="0" w:space="0" w:color="auto"/>
        <w:bottom w:val="none" w:sz="0" w:space="0" w:color="auto"/>
        <w:right w:val="none" w:sz="0" w:space="0" w:color="auto"/>
      </w:divBdr>
    </w:div>
    <w:div w:id="940183560">
      <w:bodyDiv w:val="1"/>
      <w:marLeft w:val="0"/>
      <w:marRight w:val="0"/>
      <w:marTop w:val="0"/>
      <w:marBottom w:val="0"/>
      <w:divBdr>
        <w:top w:val="none" w:sz="0" w:space="0" w:color="auto"/>
        <w:left w:val="none" w:sz="0" w:space="0" w:color="auto"/>
        <w:bottom w:val="none" w:sz="0" w:space="0" w:color="auto"/>
        <w:right w:val="none" w:sz="0" w:space="0" w:color="auto"/>
      </w:divBdr>
    </w:div>
    <w:div w:id="940643867">
      <w:bodyDiv w:val="1"/>
      <w:marLeft w:val="0"/>
      <w:marRight w:val="0"/>
      <w:marTop w:val="0"/>
      <w:marBottom w:val="0"/>
      <w:divBdr>
        <w:top w:val="none" w:sz="0" w:space="0" w:color="auto"/>
        <w:left w:val="none" w:sz="0" w:space="0" w:color="auto"/>
        <w:bottom w:val="none" w:sz="0" w:space="0" w:color="auto"/>
        <w:right w:val="none" w:sz="0" w:space="0" w:color="auto"/>
      </w:divBdr>
    </w:div>
    <w:div w:id="940727442">
      <w:bodyDiv w:val="1"/>
      <w:marLeft w:val="0"/>
      <w:marRight w:val="0"/>
      <w:marTop w:val="0"/>
      <w:marBottom w:val="0"/>
      <w:divBdr>
        <w:top w:val="none" w:sz="0" w:space="0" w:color="auto"/>
        <w:left w:val="none" w:sz="0" w:space="0" w:color="auto"/>
        <w:bottom w:val="none" w:sz="0" w:space="0" w:color="auto"/>
        <w:right w:val="none" w:sz="0" w:space="0" w:color="auto"/>
      </w:divBdr>
    </w:div>
    <w:div w:id="941104652">
      <w:bodyDiv w:val="1"/>
      <w:marLeft w:val="0"/>
      <w:marRight w:val="0"/>
      <w:marTop w:val="0"/>
      <w:marBottom w:val="0"/>
      <w:divBdr>
        <w:top w:val="none" w:sz="0" w:space="0" w:color="auto"/>
        <w:left w:val="none" w:sz="0" w:space="0" w:color="auto"/>
        <w:bottom w:val="none" w:sz="0" w:space="0" w:color="auto"/>
        <w:right w:val="none" w:sz="0" w:space="0" w:color="auto"/>
      </w:divBdr>
    </w:div>
    <w:div w:id="942108503">
      <w:bodyDiv w:val="1"/>
      <w:marLeft w:val="0"/>
      <w:marRight w:val="0"/>
      <w:marTop w:val="0"/>
      <w:marBottom w:val="0"/>
      <w:divBdr>
        <w:top w:val="none" w:sz="0" w:space="0" w:color="auto"/>
        <w:left w:val="none" w:sz="0" w:space="0" w:color="auto"/>
        <w:bottom w:val="none" w:sz="0" w:space="0" w:color="auto"/>
        <w:right w:val="none" w:sz="0" w:space="0" w:color="auto"/>
      </w:divBdr>
    </w:div>
    <w:div w:id="942496140">
      <w:bodyDiv w:val="1"/>
      <w:marLeft w:val="0"/>
      <w:marRight w:val="0"/>
      <w:marTop w:val="0"/>
      <w:marBottom w:val="0"/>
      <w:divBdr>
        <w:top w:val="none" w:sz="0" w:space="0" w:color="auto"/>
        <w:left w:val="none" w:sz="0" w:space="0" w:color="auto"/>
        <w:bottom w:val="none" w:sz="0" w:space="0" w:color="auto"/>
        <w:right w:val="none" w:sz="0" w:space="0" w:color="auto"/>
      </w:divBdr>
    </w:div>
    <w:div w:id="942609445">
      <w:bodyDiv w:val="1"/>
      <w:marLeft w:val="0"/>
      <w:marRight w:val="0"/>
      <w:marTop w:val="0"/>
      <w:marBottom w:val="0"/>
      <w:divBdr>
        <w:top w:val="none" w:sz="0" w:space="0" w:color="auto"/>
        <w:left w:val="none" w:sz="0" w:space="0" w:color="auto"/>
        <w:bottom w:val="none" w:sz="0" w:space="0" w:color="auto"/>
        <w:right w:val="none" w:sz="0" w:space="0" w:color="auto"/>
      </w:divBdr>
    </w:div>
    <w:div w:id="942609885">
      <w:bodyDiv w:val="1"/>
      <w:marLeft w:val="0"/>
      <w:marRight w:val="0"/>
      <w:marTop w:val="0"/>
      <w:marBottom w:val="0"/>
      <w:divBdr>
        <w:top w:val="none" w:sz="0" w:space="0" w:color="auto"/>
        <w:left w:val="none" w:sz="0" w:space="0" w:color="auto"/>
        <w:bottom w:val="none" w:sz="0" w:space="0" w:color="auto"/>
        <w:right w:val="none" w:sz="0" w:space="0" w:color="auto"/>
      </w:divBdr>
    </w:div>
    <w:div w:id="942691805">
      <w:bodyDiv w:val="1"/>
      <w:marLeft w:val="0"/>
      <w:marRight w:val="0"/>
      <w:marTop w:val="0"/>
      <w:marBottom w:val="0"/>
      <w:divBdr>
        <w:top w:val="none" w:sz="0" w:space="0" w:color="auto"/>
        <w:left w:val="none" w:sz="0" w:space="0" w:color="auto"/>
        <w:bottom w:val="none" w:sz="0" w:space="0" w:color="auto"/>
        <w:right w:val="none" w:sz="0" w:space="0" w:color="auto"/>
      </w:divBdr>
    </w:div>
    <w:div w:id="943607534">
      <w:bodyDiv w:val="1"/>
      <w:marLeft w:val="0"/>
      <w:marRight w:val="0"/>
      <w:marTop w:val="0"/>
      <w:marBottom w:val="0"/>
      <w:divBdr>
        <w:top w:val="none" w:sz="0" w:space="0" w:color="auto"/>
        <w:left w:val="none" w:sz="0" w:space="0" w:color="auto"/>
        <w:bottom w:val="none" w:sz="0" w:space="0" w:color="auto"/>
        <w:right w:val="none" w:sz="0" w:space="0" w:color="auto"/>
      </w:divBdr>
    </w:div>
    <w:div w:id="943655405">
      <w:bodyDiv w:val="1"/>
      <w:marLeft w:val="0"/>
      <w:marRight w:val="0"/>
      <w:marTop w:val="0"/>
      <w:marBottom w:val="0"/>
      <w:divBdr>
        <w:top w:val="none" w:sz="0" w:space="0" w:color="auto"/>
        <w:left w:val="none" w:sz="0" w:space="0" w:color="auto"/>
        <w:bottom w:val="none" w:sz="0" w:space="0" w:color="auto"/>
        <w:right w:val="none" w:sz="0" w:space="0" w:color="auto"/>
      </w:divBdr>
    </w:div>
    <w:div w:id="944774114">
      <w:bodyDiv w:val="1"/>
      <w:marLeft w:val="0"/>
      <w:marRight w:val="0"/>
      <w:marTop w:val="0"/>
      <w:marBottom w:val="0"/>
      <w:divBdr>
        <w:top w:val="none" w:sz="0" w:space="0" w:color="auto"/>
        <w:left w:val="none" w:sz="0" w:space="0" w:color="auto"/>
        <w:bottom w:val="none" w:sz="0" w:space="0" w:color="auto"/>
        <w:right w:val="none" w:sz="0" w:space="0" w:color="auto"/>
      </w:divBdr>
    </w:div>
    <w:div w:id="945625128">
      <w:bodyDiv w:val="1"/>
      <w:marLeft w:val="0"/>
      <w:marRight w:val="0"/>
      <w:marTop w:val="0"/>
      <w:marBottom w:val="0"/>
      <w:divBdr>
        <w:top w:val="none" w:sz="0" w:space="0" w:color="auto"/>
        <w:left w:val="none" w:sz="0" w:space="0" w:color="auto"/>
        <w:bottom w:val="none" w:sz="0" w:space="0" w:color="auto"/>
        <w:right w:val="none" w:sz="0" w:space="0" w:color="auto"/>
      </w:divBdr>
    </w:div>
    <w:div w:id="945775450">
      <w:bodyDiv w:val="1"/>
      <w:marLeft w:val="0"/>
      <w:marRight w:val="0"/>
      <w:marTop w:val="0"/>
      <w:marBottom w:val="0"/>
      <w:divBdr>
        <w:top w:val="none" w:sz="0" w:space="0" w:color="auto"/>
        <w:left w:val="none" w:sz="0" w:space="0" w:color="auto"/>
        <w:bottom w:val="none" w:sz="0" w:space="0" w:color="auto"/>
        <w:right w:val="none" w:sz="0" w:space="0" w:color="auto"/>
      </w:divBdr>
    </w:div>
    <w:div w:id="947195224">
      <w:bodyDiv w:val="1"/>
      <w:marLeft w:val="0"/>
      <w:marRight w:val="0"/>
      <w:marTop w:val="0"/>
      <w:marBottom w:val="0"/>
      <w:divBdr>
        <w:top w:val="none" w:sz="0" w:space="0" w:color="auto"/>
        <w:left w:val="none" w:sz="0" w:space="0" w:color="auto"/>
        <w:bottom w:val="none" w:sz="0" w:space="0" w:color="auto"/>
        <w:right w:val="none" w:sz="0" w:space="0" w:color="auto"/>
      </w:divBdr>
    </w:div>
    <w:div w:id="947199286">
      <w:bodyDiv w:val="1"/>
      <w:marLeft w:val="0"/>
      <w:marRight w:val="0"/>
      <w:marTop w:val="0"/>
      <w:marBottom w:val="0"/>
      <w:divBdr>
        <w:top w:val="none" w:sz="0" w:space="0" w:color="auto"/>
        <w:left w:val="none" w:sz="0" w:space="0" w:color="auto"/>
        <w:bottom w:val="none" w:sz="0" w:space="0" w:color="auto"/>
        <w:right w:val="none" w:sz="0" w:space="0" w:color="auto"/>
      </w:divBdr>
    </w:div>
    <w:div w:id="948899247">
      <w:bodyDiv w:val="1"/>
      <w:marLeft w:val="0"/>
      <w:marRight w:val="0"/>
      <w:marTop w:val="0"/>
      <w:marBottom w:val="0"/>
      <w:divBdr>
        <w:top w:val="none" w:sz="0" w:space="0" w:color="auto"/>
        <w:left w:val="none" w:sz="0" w:space="0" w:color="auto"/>
        <w:bottom w:val="none" w:sz="0" w:space="0" w:color="auto"/>
        <w:right w:val="none" w:sz="0" w:space="0" w:color="auto"/>
      </w:divBdr>
    </w:div>
    <w:div w:id="948901214">
      <w:bodyDiv w:val="1"/>
      <w:marLeft w:val="0"/>
      <w:marRight w:val="0"/>
      <w:marTop w:val="0"/>
      <w:marBottom w:val="0"/>
      <w:divBdr>
        <w:top w:val="none" w:sz="0" w:space="0" w:color="auto"/>
        <w:left w:val="none" w:sz="0" w:space="0" w:color="auto"/>
        <w:bottom w:val="none" w:sz="0" w:space="0" w:color="auto"/>
        <w:right w:val="none" w:sz="0" w:space="0" w:color="auto"/>
      </w:divBdr>
    </w:div>
    <w:div w:id="949093981">
      <w:bodyDiv w:val="1"/>
      <w:marLeft w:val="0"/>
      <w:marRight w:val="0"/>
      <w:marTop w:val="0"/>
      <w:marBottom w:val="0"/>
      <w:divBdr>
        <w:top w:val="none" w:sz="0" w:space="0" w:color="auto"/>
        <w:left w:val="none" w:sz="0" w:space="0" w:color="auto"/>
        <w:bottom w:val="none" w:sz="0" w:space="0" w:color="auto"/>
        <w:right w:val="none" w:sz="0" w:space="0" w:color="auto"/>
      </w:divBdr>
    </w:div>
    <w:div w:id="949816603">
      <w:bodyDiv w:val="1"/>
      <w:marLeft w:val="0"/>
      <w:marRight w:val="0"/>
      <w:marTop w:val="0"/>
      <w:marBottom w:val="0"/>
      <w:divBdr>
        <w:top w:val="none" w:sz="0" w:space="0" w:color="auto"/>
        <w:left w:val="none" w:sz="0" w:space="0" w:color="auto"/>
        <w:bottom w:val="none" w:sz="0" w:space="0" w:color="auto"/>
        <w:right w:val="none" w:sz="0" w:space="0" w:color="auto"/>
      </w:divBdr>
    </w:div>
    <w:div w:id="950010764">
      <w:bodyDiv w:val="1"/>
      <w:marLeft w:val="0"/>
      <w:marRight w:val="0"/>
      <w:marTop w:val="0"/>
      <w:marBottom w:val="0"/>
      <w:divBdr>
        <w:top w:val="none" w:sz="0" w:space="0" w:color="auto"/>
        <w:left w:val="none" w:sz="0" w:space="0" w:color="auto"/>
        <w:bottom w:val="none" w:sz="0" w:space="0" w:color="auto"/>
        <w:right w:val="none" w:sz="0" w:space="0" w:color="auto"/>
      </w:divBdr>
    </w:div>
    <w:div w:id="950016977">
      <w:bodyDiv w:val="1"/>
      <w:marLeft w:val="0"/>
      <w:marRight w:val="0"/>
      <w:marTop w:val="0"/>
      <w:marBottom w:val="0"/>
      <w:divBdr>
        <w:top w:val="none" w:sz="0" w:space="0" w:color="auto"/>
        <w:left w:val="none" w:sz="0" w:space="0" w:color="auto"/>
        <w:bottom w:val="none" w:sz="0" w:space="0" w:color="auto"/>
        <w:right w:val="none" w:sz="0" w:space="0" w:color="auto"/>
      </w:divBdr>
    </w:div>
    <w:div w:id="950165003">
      <w:bodyDiv w:val="1"/>
      <w:marLeft w:val="0"/>
      <w:marRight w:val="0"/>
      <w:marTop w:val="0"/>
      <w:marBottom w:val="0"/>
      <w:divBdr>
        <w:top w:val="none" w:sz="0" w:space="0" w:color="auto"/>
        <w:left w:val="none" w:sz="0" w:space="0" w:color="auto"/>
        <w:bottom w:val="none" w:sz="0" w:space="0" w:color="auto"/>
        <w:right w:val="none" w:sz="0" w:space="0" w:color="auto"/>
      </w:divBdr>
    </w:div>
    <w:div w:id="950553665">
      <w:bodyDiv w:val="1"/>
      <w:marLeft w:val="0"/>
      <w:marRight w:val="0"/>
      <w:marTop w:val="0"/>
      <w:marBottom w:val="0"/>
      <w:divBdr>
        <w:top w:val="none" w:sz="0" w:space="0" w:color="auto"/>
        <w:left w:val="none" w:sz="0" w:space="0" w:color="auto"/>
        <w:bottom w:val="none" w:sz="0" w:space="0" w:color="auto"/>
        <w:right w:val="none" w:sz="0" w:space="0" w:color="auto"/>
      </w:divBdr>
    </w:div>
    <w:div w:id="950623665">
      <w:bodyDiv w:val="1"/>
      <w:marLeft w:val="0"/>
      <w:marRight w:val="0"/>
      <w:marTop w:val="0"/>
      <w:marBottom w:val="0"/>
      <w:divBdr>
        <w:top w:val="none" w:sz="0" w:space="0" w:color="auto"/>
        <w:left w:val="none" w:sz="0" w:space="0" w:color="auto"/>
        <w:bottom w:val="none" w:sz="0" w:space="0" w:color="auto"/>
        <w:right w:val="none" w:sz="0" w:space="0" w:color="auto"/>
      </w:divBdr>
    </w:div>
    <w:div w:id="950627189">
      <w:bodyDiv w:val="1"/>
      <w:marLeft w:val="0"/>
      <w:marRight w:val="0"/>
      <w:marTop w:val="0"/>
      <w:marBottom w:val="0"/>
      <w:divBdr>
        <w:top w:val="none" w:sz="0" w:space="0" w:color="auto"/>
        <w:left w:val="none" w:sz="0" w:space="0" w:color="auto"/>
        <w:bottom w:val="none" w:sz="0" w:space="0" w:color="auto"/>
        <w:right w:val="none" w:sz="0" w:space="0" w:color="auto"/>
      </w:divBdr>
    </w:div>
    <w:div w:id="950817795">
      <w:bodyDiv w:val="1"/>
      <w:marLeft w:val="0"/>
      <w:marRight w:val="0"/>
      <w:marTop w:val="0"/>
      <w:marBottom w:val="0"/>
      <w:divBdr>
        <w:top w:val="none" w:sz="0" w:space="0" w:color="auto"/>
        <w:left w:val="none" w:sz="0" w:space="0" w:color="auto"/>
        <w:bottom w:val="none" w:sz="0" w:space="0" w:color="auto"/>
        <w:right w:val="none" w:sz="0" w:space="0" w:color="auto"/>
      </w:divBdr>
    </w:div>
    <w:div w:id="950823212">
      <w:bodyDiv w:val="1"/>
      <w:marLeft w:val="0"/>
      <w:marRight w:val="0"/>
      <w:marTop w:val="0"/>
      <w:marBottom w:val="0"/>
      <w:divBdr>
        <w:top w:val="none" w:sz="0" w:space="0" w:color="auto"/>
        <w:left w:val="none" w:sz="0" w:space="0" w:color="auto"/>
        <w:bottom w:val="none" w:sz="0" w:space="0" w:color="auto"/>
        <w:right w:val="none" w:sz="0" w:space="0" w:color="auto"/>
      </w:divBdr>
    </w:div>
    <w:div w:id="951280429">
      <w:bodyDiv w:val="1"/>
      <w:marLeft w:val="0"/>
      <w:marRight w:val="0"/>
      <w:marTop w:val="0"/>
      <w:marBottom w:val="0"/>
      <w:divBdr>
        <w:top w:val="none" w:sz="0" w:space="0" w:color="auto"/>
        <w:left w:val="none" w:sz="0" w:space="0" w:color="auto"/>
        <w:bottom w:val="none" w:sz="0" w:space="0" w:color="auto"/>
        <w:right w:val="none" w:sz="0" w:space="0" w:color="auto"/>
      </w:divBdr>
    </w:div>
    <w:div w:id="951744218">
      <w:bodyDiv w:val="1"/>
      <w:marLeft w:val="0"/>
      <w:marRight w:val="0"/>
      <w:marTop w:val="0"/>
      <w:marBottom w:val="0"/>
      <w:divBdr>
        <w:top w:val="none" w:sz="0" w:space="0" w:color="auto"/>
        <w:left w:val="none" w:sz="0" w:space="0" w:color="auto"/>
        <w:bottom w:val="none" w:sz="0" w:space="0" w:color="auto"/>
        <w:right w:val="none" w:sz="0" w:space="0" w:color="auto"/>
      </w:divBdr>
    </w:div>
    <w:div w:id="951859869">
      <w:bodyDiv w:val="1"/>
      <w:marLeft w:val="0"/>
      <w:marRight w:val="0"/>
      <w:marTop w:val="0"/>
      <w:marBottom w:val="0"/>
      <w:divBdr>
        <w:top w:val="none" w:sz="0" w:space="0" w:color="auto"/>
        <w:left w:val="none" w:sz="0" w:space="0" w:color="auto"/>
        <w:bottom w:val="none" w:sz="0" w:space="0" w:color="auto"/>
        <w:right w:val="none" w:sz="0" w:space="0" w:color="auto"/>
      </w:divBdr>
    </w:div>
    <w:div w:id="951860648">
      <w:bodyDiv w:val="1"/>
      <w:marLeft w:val="0"/>
      <w:marRight w:val="0"/>
      <w:marTop w:val="0"/>
      <w:marBottom w:val="0"/>
      <w:divBdr>
        <w:top w:val="none" w:sz="0" w:space="0" w:color="auto"/>
        <w:left w:val="none" w:sz="0" w:space="0" w:color="auto"/>
        <w:bottom w:val="none" w:sz="0" w:space="0" w:color="auto"/>
        <w:right w:val="none" w:sz="0" w:space="0" w:color="auto"/>
      </w:divBdr>
    </w:div>
    <w:div w:id="952059572">
      <w:bodyDiv w:val="1"/>
      <w:marLeft w:val="0"/>
      <w:marRight w:val="0"/>
      <w:marTop w:val="0"/>
      <w:marBottom w:val="0"/>
      <w:divBdr>
        <w:top w:val="none" w:sz="0" w:space="0" w:color="auto"/>
        <w:left w:val="none" w:sz="0" w:space="0" w:color="auto"/>
        <w:bottom w:val="none" w:sz="0" w:space="0" w:color="auto"/>
        <w:right w:val="none" w:sz="0" w:space="0" w:color="auto"/>
      </w:divBdr>
    </w:div>
    <w:div w:id="952251435">
      <w:bodyDiv w:val="1"/>
      <w:marLeft w:val="0"/>
      <w:marRight w:val="0"/>
      <w:marTop w:val="0"/>
      <w:marBottom w:val="0"/>
      <w:divBdr>
        <w:top w:val="none" w:sz="0" w:space="0" w:color="auto"/>
        <w:left w:val="none" w:sz="0" w:space="0" w:color="auto"/>
        <w:bottom w:val="none" w:sz="0" w:space="0" w:color="auto"/>
        <w:right w:val="none" w:sz="0" w:space="0" w:color="auto"/>
      </w:divBdr>
    </w:div>
    <w:div w:id="952400942">
      <w:bodyDiv w:val="1"/>
      <w:marLeft w:val="0"/>
      <w:marRight w:val="0"/>
      <w:marTop w:val="0"/>
      <w:marBottom w:val="0"/>
      <w:divBdr>
        <w:top w:val="none" w:sz="0" w:space="0" w:color="auto"/>
        <w:left w:val="none" w:sz="0" w:space="0" w:color="auto"/>
        <w:bottom w:val="none" w:sz="0" w:space="0" w:color="auto"/>
        <w:right w:val="none" w:sz="0" w:space="0" w:color="auto"/>
      </w:divBdr>
    </w:div>
    <w:div w:id="952828101">
      <w:bodyDiv w:val="1"/>
      <w:marLeft w:val="0"/>
      <w:marRight w:val="0"/>
      <w:marTop w:val="0"/>
      <w:marBottom w:val="0"/>
      <w:divBdr>
        <w:top w:val="none" w:sz="0" w:space="0" w:color="auto"/>
        <w:left w:val="none" w:sz="0" w:space="0" w:color="auto"/>
        <w:bottom w:val="none" w:sz="0" w:space="0" w:color="auto"/>
        <w:right w:val="none" w:sz="0" w:space="0" w:color="auto"/>
      </w:divBdr>
    </w:div>
    <w:div w:id="953900008">
      <w:bodyDiv w:val="1"/>
      <w:marLeft w:val="0"/>
      <w:marRight w:val="0"/>
      <w:marTop w:val="0"/>
      <w:marBottom w:val="0"/>
      <w:divBdr>
        <w:top w:val="none" w:sz="0" w:space="0" w:color="auto"/>
        <w:left w:val="none" w:sz="0" w:space="0" w:color="auto"/>
        <w:bottom w:val="none" w:sz="0" w:space="0" w:color="auto"/>
        <w:right w:val="none" w:sz="0" w:space="0" w:color="auto"/>
      </w:divBdr>
    </w:div>
    <w:div w:id="954599316">
      <w:bodyDiv w:val="1"/>
      <w:marLeft w:val="0"/>
      <w:marRight w:val="0"/>
      <w:marTop w:val="0"/>
      <w:marBottom w:val="0"/>
      <w:divBdr>
        <w:top w:val="none" w:sz="0" w:space="0" w:color="auto"/>
        <w:left w:val="none" w:sz="0" w:space="0" w:color="auto"/>
        <w:bottom w:val="none" w:sz="0" w:space="0" w:color="auto"/>
        <w:right w:val="none" w:sz="0" w:space="0" w:color="auto"/>
      </w:divBdr>
    </w:div>
    <w:div w:id="954749281">
      <w:bodyDiv w:val="1"/>
      <w:marLeft w:val="0"/>
      <w:marRight w:val="0"/>
      <w:marTop w:val="0"/>
      <w:marBottom w:val="0"/>
      <w:divBdr>
        <w:top w:val="none" w:sz="0" w:space="0" w:color="auto"/>
        <w:left w:val="none" w:sz="0" w:space="0" w:color="auto"/>
        <w:bottom w:val="none" w:sz="0" w:space="0" w:color="auto"/>
        <w:right w:val="none" w:sz="0" w:space="0" w:color="auto"/>
      </w:divBdr>
      <w:divsChild>
        <w:div w:id="532883383">
          <w:marLeft w:val="0"/>
          <w:marRight w:val="0"/>
          <w:marTop w:val="0"/>
          <w:marBottom w:val="0"/>
          <w:divBdr>
            <w:top w:val="none" w:sz="0" w:space="0" w:color="auto"/>
            <w:left w:val="none" w:sz="0" w:space="0" w:color="auto"/>
            <w:bottom w:val="none" w:sz="0" w:space="0" w:color="auto"/>
            <w:right w:val="none" w:sz="0" w:space="0" w:color="auto"/>
          </w:divBdr>
        </w:div>
      </w:divsChild>
    </w:div>
    <w:div w:id="954991428">
      <w:bodyDiv w:val="1"/>
      <w:marLeft w:val="0"/>
      <w:marRight w:val="0"/>
      <w:marTop w:val="0"/>
      <w:marBottom w:val="0"/>
      <w:divBdr>
        <w:top w:val="none" w:sz="0" w:space="0" w:color="auto"/>
        <w:left w:val="none" w:sz="0" w:space="0" w:color="auto"/>
        <w:bottom w:val="none" w:sz="0" w:space="0" w:color="auto"/>
        <w:right w:val="none" w:sz="0" w:space="0" w:color="auto"/>
      </w:divBdr>
    </w:div>
    <w:div w:id="955523224">
      <w:bodyDiv w:val="1"/>
      <w:marLeft w:val="0"/>
      <w:marRight w:val="0"/>
      <w:marTop w:val="0"/>
      <w:marBottom w:val="0"/>
      <w:divBdr>
        <w:top w:val="none" w:sz="0" w:space="0" w:color="auto"/>
        <w:left w:val="none" w:sz="0" w:space="0" w:color="auto"/>
        <w:bottom w:val="none" w:sz="0" w:space="0" w:color="auto"/>
        <w:right w:val="none" w:sz="0" w:space="0" w:color="auto"/>
      </w:divBdr>
    </w:div>
    <w:div w:id="955597577">
      <w:bodyDiv w:val="1"/>
      <w:marLeft w:val="0"/>
      <w:marRight w:val="0"/>
      <w:marTop w:val="0"/>
      <w:marBottom w:val="0"/>
      <w:divBdr>
        <w:top w:val="none" w:sz="0" w:space="0" w:color="auto"/>
        <w:left w:val="none" w:sz="0" w:space="0" w:color="auto"/>
        <w:bottom w:val="none" w:sz="0" w:space="0" w:color="auto"/>
        <w:right w:val="none" w:sz="0" w:space="0" w:color="auto"/>
      </w:divBdr>
    </w:div>
    <w:div w:id="955908497">
      <w:bodyDiv w:val="1"/>
      <w:marLeft w:val="0"/>
      <w:marRight w:val="0"/>
      <w:marTop w:val="0"/>
      <w:marBottom w:val="0"/>
      <w:divBdr>
        <w:top w:val="none" w:sz="0" w:space="0" w:color="auto"/>
        <w:left w:val="none" w:sz="0" w:space="0" w:color="auto"/>
        <w:bottom w:val="none" w:sz="0" w:space="0" w:color="auto"/>
        <w:right w:val="none" w:sz="0" w:space="0" w:color="auto"/>
      </w:divBdr>
    </w:div>
    <w:div w:id="956063935">
      <w:bodyDiv w:val="1"/>
      <w:marLeft w:val="0"/>
      <w:marRight w:val="0"/>
      <w:marTop w:val="0"/>
      <w:marBottom w:val="0"/>
      <w:divBdr>
        <w:top w:val="none" w:sz="0" w:space="0" w:color="auto"/>
        <w:left w:val="none" w:sz="0" w:space="0" w:color="auto"/>
        <w:bottom w:val="none" w:sz="0" w:space="0" w:color="auto"/>
        <w:right w:val="none" w:sz="0" w:space="0" w:color="auto"/>
      </w:divBdr>
    </w:div>
    <w:div w:id="956761270">
      <w:bodyDiv w:val="1"/>
      <w:marLeft w:val="0"/>
      <w:marRight w:val="0"/>
      <w:marTop w:val="0"/>
      <w:marBottom w:val="0"/>
      <w:divBdr>
        <w:top w:val="none" w:sz="0" w:space="0" w:color="auto"/>
        <w:left w:val="none" w:sz="0" w:space="0" w:color="auto"/>
        <w:bottom w:val="none" w:sz="0" w:space="0" w:color="auto"/>
        <w:right w:val="none" w:sz="0" w:space="0" w:color="auto"/>
      </w:divBdr>
    </w:div>
    <w:div w:id="957948125">
      <w:bodyDiv w:val="1"/>
      <w:marLeft w:val="0"/>
      <w:marRight w:val="0"/>
      <w:marTop w:val="0"/>
      <w:marBottom w:val="0"/>
      <w:divBdr>
        <w:top w:val="none" w:sz="0" w:space="0" w:color="auto"/>
        <w:left w:val="none" w:sz="0" w:space="0" w:color="auto"/>
        <w:bottom w:val="none" w:sz="0" w:space="0" w:color="auto"/>
        <w:right w:val="none" w:sz="0" w:space="0" w:color="auto"/>
      </w:divBdr>
    </w:div>
    <w:div w:id="958686976">
      <w:bodyDiv w:val="1"/>
      <w:marLeft w:val="0"/>
      <w:marRight w:val="0"/>
      <w:marTop w:val="0"/>
      <w:marBottom w:val="0"/>
      <w:divBdr>
        <w:top w:val="none" w:sz="0" w:space="0" w:color="auto"/>
        <w:left w:val="none" w:sz="0" w:space="0" w:color="auto"/>
        <w:bottom w:val="none" w:sz="0" w:space="0" w:color="auto"/>
        <w:right w:val="none" w:sz="0" w:space="0" w:color="auto"/>
      </w:divBdr>
    </w:div>
    <w:div w:id="959263794">
      <w:bodyDiv w:val="1"/>
      <w:marLeft w:val="0"/>
      <w:marRight w:val="0"/>
      <w:marTop w:val="0"/>
      <w:marBottom w:val="0"/>
      <w:divBdr>
        <w:top w:val="none" w:sz="0" w:space="0" w:color="auto"/>
        <w:left w:val="none" w:sz="0" w:space="0" w:color="auto"/>
        <w:bottom w:val="none" w:sz="0" w:space="0" w:color="auto"/>
        <w:right w:val="none" w:sz="0" w:space="0" w:color="auto"/>
      </w:divBdr>
    </w:div>
    <w:div w:id="959840527">
      <w:bodyDiv w:val="1"/>
      <w:marLeft w:val="0"/>
      <w:marRight w:val="0"/>
      <w:marTop w:val="0"/>
      <w:marBottom w:val="0"/>
      <w:divBdr>
        <w:top w:val="none" w:sz="0" w:space="0" w:color="auto"/>
        <w:left w:val="none" w:sz="0" w:space="0" w:color="auto"/>
        <w:bottom w:val="none" w:sz="0" w:space="0" w:color="auto"/>
        <w:right w:val="none" w:sz="0" w:space="0" w:color="auto"/>
      </w:divBdr>
    </w:div>
    <w:div w:id="959922704">
      <w:bodyDiv w:val="1"/>
      <w:marLeft w:val="0"/>
      <w:marRight w:val="0"/>
      <w:marTop w:val="0"/>
      <w:marBottom w:val="0"/>
      <w:divBdr>
        <w:top w:val="none" w:sz="0" w:space="0" w:color="auto"/>
        <w:left w:val="none" w:sz="0" w:space="0" w:color="auto"/>
        <w:bottom w:val="none" w:sz="0" w:space="0" w:color="auto"/>
        <w:right w:val="none" w:sz="0" w:space="0" w:color="auto"/>
      </w:divBdr>
    </w:div>
    <w:div w:id="961299765">
      <w:bodyDiv w:val="1"/>
      <w:marLeft w:val="0"/>
      <w:marRight w:val="0"/>
      <w:marTop w:val="0"/>
      <w:marBottom w:val="0"/>
      <w:divBdr>
        <w:top w:val="none" w:sz="0" w:space="0" w:color="auto"/>
        <w:left w:val="none" w:sz="0" w:space="0" w:color="auto"/>
        <w:bottom w:val="none" w:sz="0" w:space="0" w:color="auto"/>
        <w:right w:val="none" w:sz="0" w:space="0" w:color="auto"/>
      </w:divBdr>
    </w:div>
    <w:div w:id="961496648">
      <w:bodyDiv w:val="1"/>
      <w:marLeft w:val="0"/>
      <w:marRight w:val="0"/>
      <w:marTop w:val="0"/>
      <w:marBottom w:val="0"/>
      <w:divBdr>
        <w:top w:val="none" w:sz="0" w:space="0" w:color="auto"/>
        <w:left w:val="none" w:sz="0" w:space="0" w:color="auto"/>
        <w:bottom w:val="none" w:sz="0" w:space="0" w:color="auto"/>
        <w:right w:val="none" w:sz="0" w:space="0" w:color="auto"/>
      </w:divBdr>
    </w:div>
    <w:div w:id="962154309">
      <w:bodyDiv w:val="1"/>
      <w:marLeft w:val="0"/>
      <w:marRight w:val="0"/>
      <w:marTop w:val="0"/>
      <w:marBottom w:val="0"/>
      <w:divBdr>
        <w:top w:val="none" w:sz="0" w:space="0" w:color="auto"/>
        <w:left w:val="none" w:sz="0" w:space="0" w:color="auto"/>
        <w:bottom w:val="none" w:sz="0" w:space="0" w:color="auto"/>
        <w:right w:val="none" w:sz="0" w:space="0" w:color="auto"/>
      </w:divBdr>
    </w:div>
    <w:div w:id="962228607">
      <w:bodyDiv w:val="1"/>
      <w:marLeft w:val="0"/>
      <w:marRight w:val="0"/>
      <w:marTop w:val="0"/>
      <w:marBottom w:val="0"/>
      <w:divBdr>
        <w:top w:val="none" w:sz="0" w:space="0" w:color="auto"/>
        <w:left w:val="none" w:sz="0" w:space="0" w:color="auto"/>
        <w:bottom w:val="none" w:sz="0" w:space="0" w:color="auto"/>
        <w:right w:val="none" w:sz="0" w:space="0" w:color="auto"/>
      </w:divBdr>
    </w:div>
    <w:div w:id="963194453">
      <w:bodyDiv w:val="1"/>
      <w:marLeft w:val="0"/>
      <w:marRight w:val="0"/>
      <w:marTop w:val="0"/>
      <w:marBottom w:val="0"/>
      <w:divBdr>
        <w:top w:val="none" w:sz="0" w:space="0" w:color="auto"/>
        <w:left w:val="none" w:sz="0" w:space="0" w:color="auto"/>
        <w:bottom w:val="none" w:sz="0" w:space="0" w:color="auto"/>
        <w:right w:val="none" w:sz="0" w:space="0" w:color="auto"/>
      </w:divBdr>
    </w:div>
    <w:div w:id="963924018">
      <w:bodyDiv w:val="1"/>
      <w:marLeft w:val="0"/>
      <w:marRight w:val="0"/>
      <w:marTop w:val="0"/>
      <w:marBottom w:val="0"/>
      <w:divBdr>
        <w:top w:val="none" w:sz="0" w:space="0" w:color="auto"/>
        <w:left w:val="none" w:sz="0" w:space="0" w:color="auto"/>
        <w:bottom w:val="none" w:sz="0" w:space="0" w:color="auto"/>
        <w:right w:val="none" w:sz="0" w:space="0" w:color="auto"/>
      </w:divBdr>
    </w:div>
    <w:div w:id="963972347">
      <w:bodyDiv w:val="1"/>
      <w:marLeft w:val="0"/>
      <w:marRight w:val="0"/>
      <w:marTop w:val="0"/>
      <w:marBottom w:val="0"/>
      <w:divBdr>
        <w:top w:val="none" w:sz="0" w:space="0" w:color="auto"/>
        <w:left w:val="none" w:sz="0" w:space="0" w:color="auto"/>
        <w:bottom w:val="none" w:sz="0" w:space="0" w:color="auto"/>
        <w:right w:val="none" w:sz="0" w:space="0" w:color="auto"/>
      </w:divBdr>
    </w:div>
    <w:div w:id="964385162">
      <w:bodyDiv w:val="1"/>
      <w:marLeft w:val="0"/>
      <w:marRight w:val="0"/>
      <w:marTop w:val="0"/>
      <w:marBottom w:val="0"/>
      <w:divBdr>
        <w:top w:val="none" w:sz="0" w:space="0" w:color="auto"/>
        <w:left w:val="none" w:sz="0" w:space="0" w:color="auto"/>
        <w:bottom w:val="none" w:sz="0" w:space="0" w:color="auto"/>
        <w:right w:val="none" w:sz="0" w:space="0" w:color="auto"/>
      </w:divBdr>
    </w:div>
    <w:div w:id="965551759">
      <w:bodyDiv w:val="1"/>
      <w:marLeft w:val="0"/>
      <w:marRight w:val="0"/>
      <w:marTop w:val="0"/>
      <w:marBottom w:val="0"/>
      <w:divBdr>
        <w:top w:val="none" w:sz="0" w:space="0" w:color="auto"/>
        <w:left w:val="none" w:sz="0" w:space="0" w:color="auto"/>
        <w:bottom w:val="none" w:sz="0" w:space="0" w:color="auto"/>
        <w:right w:val="none" w:sz="0" w:space="0" w:color="auto"/>
      </w:divBdr>
    </w:div>
    <w:div w:id="965695136">
      <w:bodyDiv w:val="1"/>
      <w:marLeft w:val="0"/>
      <w:marRight w:val="0"/>
      <w:marTop w:val="0"/>
      <w:marBottom w:val="0"/>
      <w:divBdr>
        <w:top w:val="none" w:sz="0" w:space="0" w:color="auto"/>
        <w:left w:val="none" w:sz="0" w:space="0" w:color="auto"/>
        <w:bottom w:val="none" w:sz="0" w:space="0" w:color="auto"/>
        <w:right w:val="none" w:sz="0" w:space="0" w:color="auto"/>
      </w:divBdr>
    </w:div>
    <w:div w:id="966278894">
      <w:bodyDiv w:val="1"/>
      <w:marLeft w:val="0"/>
      <w:marRight w:val="0"/>
      <w:marTop w:val="0"/>
      <w:marBottom w:val="0"/>
      <w:divBdr>
        <w:top w:val="none" w:sz="0" w:space="0" w:color="auto"/>
        <w:left w:val="none" w:sz="0" w:space="0" w:color="auto"/>
        <w:bottom w:val="none" w:sz="0" w:space="0" w:color="auto"/>
        <w:right w:val="none" w:sz="0" w:space="0" w:color="auto"/>
      </w:divBdr>
    </w:div>
    <w:div w:id="967050078">
      <w:bodyDiv w:val="1"/>
      <w:marLeft w:val="0"/>
      <w:marRight w:val="0"/>
      <w:marTop w:val="0"/>
      <w:marBottom w:val="0"/>
      <w:divBdr>
        <w:top w:val="none" w:sz="0" w:space="0" w:color="auto"/>
        <w:left w:val="none" w:sz="0" w:space="0" w:color="auto"/>
        <w:bottom w:val="none" w:sz="0" w:space="0" w:color="auto"/>
        <w:right w:val="none" w:sz="0" w:space="0" w:color="auto"/>
      </w:divBdr>
    </w:div>
    <w:div w:id="967122258">
      <w:bodyDiv w:val="1"/>
      <w:marLeft w:val="0"/>
      <w:marRight w:val="0"/>
      <w:marTop w:val="0"/>
      <w:marBottom w:val="0"/>
      <w:divBdr>
        <w:top w:val="none" w:sz="0" w:space="0" w:color="auto"/>
        <w:left w:val="none" w:sz="0" w:space="0" w:color="auto"/>
        <w:bottom w:val="none" w:sz="0" w:space="0" w:color="auto"/>
        <w:right w:val="none" w:sz="0" w:space="0" w:color="auto"/>
      </w:divBdr>
    </w:div>
    <w:div w:id="968124859">
      <w:bodyDiv w:val="1"/>
      <w:marLeft w:val="0"/>
      <w:marRight w:val="0"/>
      <w:marTop w:val="0"/>
      <w:marBottom w:val="0"/>
      <w:divBdr>
        <w:top w:val="none" w:sz="0" w:space="0" w:color="auto"/>
        <w:left w:val="none" w:sz="0" w:space="0" w:color="auto"/>
        <w:bottom w:val="none" w:sz="0" w:space="0" w:color="auto"/>
        <w:right w:val="none" w:sz="0" w:space="0" w:color="auto"/>
      </w:divBdr>
    </w:div>
    <w:div w:id="968784617">
      <w:bodyDiv w:val="1"/>
      <w:marLeft w:val="0"/>
      <w:marRight w:val="0"/>
      <w:marTop w:val="0"/>
      <w:marBottom w:val="0"/>
      <w:divBdr>
        <w:top w:val="none" w:sz="0" w:space="0" w:color="auto"/>
        <w:left w:val="none" w:sz="0" w:space="0" w:color="auto"/>
        <w:bottom w:val="none" w:sz="0" w:space="0" w:color="auto"/>
        <w:right w:val="none" w:sz="0" w:space="0" w:color="auto"/>
      </w:divBdr>
    </w:div>
    <w:div w:id="969015989">
      <w:bodyDiv w:val="1"/>
      <w:marLeft w:val="0"/>
      <w:marRight w:val="0"/>
      <w:marTop w:val="0"/>
      <w:marBottom w:val="0"/>
      <w:divBdr>
        <w:top w:val="none" w:sz="0" w:space="0" w:color="auto"/>
        <w:left w:val="none" w:sz="0" w:space="0" w:color="auto"/>
        <w:bottom w:val="none" w:sz="0" w:space="0" w:color="auto"/>
        <w:right w:val="none" w:sz="0" w:space="0" w:color="auto"/>
      </w:divBdr>
    </w:div>
    <w:div w:id="969283785">
      <w:bodyDiv w:val="1"/>
      <w:marLeft w:val="0"/>
      <w:marRight w:val="0"/>
      <w:marTop w:val="0"/>
      <w:marBottom w:val="0"/>
      <w:divBdr>
        <w:top w:val="none" w:sz="0" w:space="0" w:color="auto"/>
        <w:left w:val="none" w:sz="0" w:space="0" w:color="auto"/>
        <w:bottom w:val="none" w:sz="0" w:space="0" w:color="auto"/>
        <w:right w:val="none" w:sz="0" w:space="0" w:color="auto"/>
      </w:divBdr>
    </w:div>
    <w:div w:id="969898982">
      <w:bodyDiv w:val="1"/>
      <w:marLeft w:val="0"/>
      <w:marRight w:val="0"/>
      <w:marTop w:val="0"/>
      <w:marBottom w:val="0"/>
      <w:divBdr>
        <w:top w:val="none" w:sz="0" w:space="0" w:color="auto"/>
        <w:left w:val="none" w:sz="0" w:space="0" w:color="auto"/>
        <w:bottom w:val="none" w:sz="0" w:space="0" w:color="auto"/>
        <w:right w:val="none" w:sz="0" w:space="0" w:color="auto"/>
      </w:divBdr>
    </w:div>
    <w:div w:id="970089101">
      <w:bodyDiv w:val="1"/>
      <w:marLeft w:val="0"/>
      <w:marRight w:val="0"/>
      <w:marTop w:val="0"/>
      <w:marBottom w:val="0"/>
      <w:divBdr>
        <w:top w:val="none" w:sz="0" w:space="0" w:color="auto"/>
        <w:left w:val="none" w:sz="0" w:space="0" w:color="auto"/>
        <w:bottom w:val="none" w:sz="0" w:space="0" w:color="auto"/>
        <w:right w:val="none" w:sz="0" w:space="0" w:color="auto"/>
      </w:divBdr>
    </w:div>
    <w:div w:id="970285320">
      <w:bodyDiv w:val="1"/>
      <w:marLeft w:val="0"/>
      <w:marRight w:val="0"/>
      <w:marTop w:val="0"/>
      <w:marBottom w:val="0"/>
      <w:divBdr>
        <w:top w:val="none" w:sz="0" w:space="0" w:color="auto"/>
        <w:left w:val="none" w:sz="0" w:space="0" w:color="auto"/>
        <w:bottom w:val="none" w:sz="0" w:space="0" w:color="auto"/>
        <w:right w:val="none" w:sz="0" w:space="0" w:color="auto"/>
      </w:divBdr>
    </w:div>
    <w:div w:id="970475311">
      <w:bodyDiv w:val="1"/>
      <w:marLeft w:val="0"/>
      <w:marRight w:val="0"/>
      <w:marTop w:val="0"/>
      <w:marBottom w:val="0"/>
      <w:divBdr>
        <w:top w:val="none" w:sz="0" w:space="0" w:color="auto"/>
        <w:left w:val="none" w:sz="0" w:space="0" w:color="auto"/>
        <w:bottom w:val="none" w:sz="0" w:space="0" w:color="auto"/>
        <w:right w:val="none" w:sz="0" w:space="0" w:color="auto"/>
      </w:divBdr>
    </w:div>
    <w:div w:id="970553291">
      <w:bodyDiv w:val="1"/>
      <w:marLeft w:val="0"/>
      <w:marRight w:val="0"/>
      <w:marTop w:val="0"/>
      <w:marBottom w:val="0"/>
      <w:divBdr>
        <w:top w:val="none" w:sz="0" w:space="0" w:color="auto"/>
        <w:left w:val="none" w:sz="0" w:space="0" w:color="auto"/>
        <w:bottom w:val="none" w:sz="0" w:space="0" w:color="auto"/>
        <w:right w:val="none" w:sz="0" w:space="0" w:color="auto"/>
      </w:divBdr>
    </w:div>
    <w:div w:id="970748039">
      <w:bodyDiv w:val="1"/>
      <w:marLeft w:val="0"/>
      <w:marRight w:val="0"/>
      <w:marTop w:val="0"/>
      <w:marBottom w:val="0"/>
      <w:divBdr>
        <w:top w:val="none" w:sz="0" w:space="0" w:color="auto"/>
        <w:left w:val="none" w:sz="0" w:space="0" w:color="auto"/>
        <w:bottom w:val="none" w:sz="0" w:space="0" w:color="auto"/>
        <w:right w:val="none" w:sz="0" w:space="0" w:color="auto"/>
      </w:divBdr>
    </w:div>
    <w:div w:id="972296448">
      <w:bodyDiv w:val="1"/>
      <w:marLeft w:val="0"/>
      <w:marRight w:val="0"/>
      <w:marTop w:val="0"/>
      <w:marBottom w:val="0"/>
      <w:divBdr>
        <w:top w:val="none" w:sz="0" w:space="0" w:color="auto"/>
        <w:left w:val="none" w:sz="0" w:space="0" w:color="auto"/>
        <w:bottom w:val="none" w:sz="0" w:space="0" w:color="auto"/>
        <w:right w:val="none" w:sz="0" w:space="0" w:color="auto"/>
      </w:divBdr>
    </w:div>
    <w:div w:id="974063330">
      <w:bodyDiv w:val="1"/>
      <w:marLeft w:val="0"/>
      <w:marRight w:val="0"/>
      <w:marTop w:val="0"/>
      <w:marBottom w:val="0"/>
      <w:divBdr>
        <w:top w:val="none" w:sz="0" w:space="0" w:color="auto"/>
        <w:left w:val="none" w:sz="0" w:space="0" w:color="auto"/>
        <w:bottom w:val="none" w:sz="0" w:space="0" w:color="auto"/>
        <w:right w:val="none" w:sz="0" w:space="0" w:color="auto"/>
      </w:divBdr>
    </w:div>
    <w:div w:id="974136462">
      <w:bodyDiv w:val="1"/>
      <w:marLeft w:val="0"/>
      <w:marRight w:val="0"/>
      <w:marTop w:val="0"/>
      <w:marBottom w:val="0"/>
      <w:divBdr>
        <w:top w:val="none" w:sz="0" w:space="0" w:color="auto"/>
        <w:left w:val="none" w:sz="0" w:space="0" w:color="auto"/>
        <w:bottom w:val="none" w:sz="0" w:space="0" w:color="auto"/>
        <w:right w:val="none" w:sz="0" w:space="0" w:color="auto"/>
      </w:divBdr>
    </w:div>
    <w:div w:id="974405095">
      <w:bodyDiv w:val="1"/>
      <w:marLeft w:val="0"/>
      <w:marRight w:val="0"/>
      <w:marTop w:val="0"/>
      <w:marBottom w:val="0"/>
      <w:divBdr>
        <w:top w:val="none" w:sz="0" w:space="0" w:color="auto"/>
        <w:left w:val="none" w:sz="0" w:space="0" w:color="auto"/>
        <w:bottom w:val="none" w:sz="0" w:space="0" w:color="auto"/>
        <w:right w:val="none" w:sz="0" w:space="0" w:color="auto"/>
      </w:divBdr>
    </w:div>
    <w:div w:id="974531175">
      <w:bodyDiv w:val="1"/>
      <w:marLeft w:val="0"/>
      <w:marRight w:val="0"/>
      <w:marTop w:val="0"/>
      <w:marBottom w:val="0"/>
      <w:divBdr>
        <w:top w:val="none" w:sz="0" w:space="0" w:color="auto"/>
        <w:left w:val="none" w:sz="0" w:space="0" w:color="auto"/>
        <w:bottom w:val="none" w:sz="0" w:space="0" w:color="auto"/>
        <w:right w:val="none" w:sz="0" w:space="0" w:color="auto"/>
      </w:divBdr>
    </w:div>
    <w:div w:id="974600946">
      <w:bodyDiv w:val="1"/>
      <w:marLeft w:val="0"/>
      <w:marRight w:val="0"/>
      <w:marTop w:val="0"/>
      <w:marBottom w:val="0"/>
      <w:divBdr>
        <w:top w:val="none" w:sz="0" w:space="0" w:color="auto"/>
        <w:left w:val="none" w:sz="0" w:space="0" w:color="auto"/>
        <w:bottom w:val="none" w:sz="0" w:space="0" w:color="auto"/>
        <w:right w:val="none" w:sz="0" w:space="0" w:color="auto"/>
      </w:divBdr>
    </w:div>
    <w:div w:id="975255570">
      <w:bodyDiv w:val="1"/>
      <w:marLeft w:val="0"/>
      <w:marRight w:val="0"/>
      <w:marTop w:val="0"/>
      <w:marBottom w:val="0"/>
      <w:divBdr>
        <w:top w:val="none" w:sz="0" w:space="0" w:color="auto"/>
        <w:left w:val="none" w:sz="0" w:space="0" w:color="auto"/>
        <w:bottom w:val="none" w:sz="0" w:space="0" w:color="auto"/>
        <w:right w:val="none" w:sz="0" w:space="0" w:color="auto"/>
      </w:divBdr>
    </w:div>
    <w:div w:id="975917654">
      <w:bodyDiv w:val="1"/>
      <w:marLeft w:val="0"/>
      <w:marRight w:val="0"/>
      <w:marTop w:val="0"/>
      <w:marBottom w:val="0"/>
      <w:divBdr>
        <w:top w:val="none" w:sz="0" w:space="0" w:color="auto"/>
        <w:left w:val="none" w:sz="0" w:space="0" w:color="auto"/>
        <w:bottom w:val="none" w:sz="0" w:space="0" w:color="auto"/>
        <w:right w:val="none" w:sz="0" w:space="0" w:color="auto"/>
      </w:divBdr>
    </w:div>
    <w:div w:id="975988785">
      <w:bodyDiv w:val="1"/>
      <w:marLeft w:val="0"/>
      <w:marRight w:val="0"/>
      <w:marTop w:val="0"/>
      <w:marBottom w:val="0"/>
      <w:divBdr>
        <w:top w:val="none" w:sz="0" w:space="0" w:color="auto"/>
        <w:left w:val="none" w:sz="0" w:space="0" w:color="auto"/>
        <w:bottom w:val="none" w:sz="0" w:space="0" w:color="auto"/>
        <w:right w:val="none" w:sz="0" w:space="0" w:color="auto"/>
      </w:divBdr>
    </w:div>
    <w:div w:id="975991668">
      <w:bodyDiv w:val="1"/>
      <w:marLeft w:val="0"/>
      <w:marRight w:val="0"/>
      <w:marTop w:val="0"/>
      <w:marBottom w:val="0"/>
      <w:divBdr>
        <w:top w:val="none" w:sz="0" w:space="0" w:color="auto"/>
        <w:left w:val="none" w:sz="0" w:space="0" w:color="auto"/>
        <w:bottom w:val="none" w:sz="0" w:space="0" w:color="auto"/>
        <w:right w:val="none" w:sz="0" w:space="0" w:color="auto"/>
      </w:divBdr>
    </w:div>
    <w:div w:id="978073712">
      <w:bodyDiv w:val="1"/>
      <w:marLeft w:val="0"/>
      <w:marRight w:val="0"/>
      <w:marTop w:val="0"/>
      <w:marBottom w:val="0"/>
      <w:divBdr>
        <w:top w:val="none" w:sz="0" w:space="0" w:color="auto"/>
        <w:left w:val="none" w:sz="0" w:space="0" w:color="auto"/>
        <w:bottom w:val="none" w:sz="0" w:space="0" w:color="auto"/>
        <w:right w:val="none" w:sz="0" w:space="0" w:color="auto"/>
      </w:divBdr>
    </w:div>
    <w:div w:id="978343650">
      <w:bodyDiv w:val="1"/>
      <w:marLeft w:val="0"/>
      <w:marRight w:val="0"/>
      <w:marTop w:val="0"/>
      <w:marBottom w:val="0"/>
      <w:divBdr>
        <w:top w:val="none" w:sz="0" w:space="0" w:color="auto"/>
        <w:left w:val="none" w:sz="0" w:space="0" w:color="auto"/>
        <w:bottom w:val="none" w:sz="0" w:space="0" w:color="auto"/>
        <w:right w:val="none" w:sz="0" w:space="0" w:color="auto"/>
      </w:divBdr>
    </w:div>
    <w:div w:id="978456186">
      <w:bodyDiv w:val="1"/>
      <w:marLeft w:val="0"/>
      <w:marRight w:val="0"/>
      <w:marTop w:val="0"/>
      <w:marBottom w:val="0"/>
      <w:divBdr>
        <w:top w:val="none" w:sz="0" w:space="0" w:color="auto"/>
        <w:left w:val="none" w:sz="0" w:space="0" w:color="auto"/>
        <w:bottom w:val="none" w:sz="0" w:space="0" w:color="auto"/>
        <w:right w:val="none" w:sz="0" w:space="0" w:color="auto"/>
      </w:divBdr>
    </w:div>
    <w:div w:id="978725005">
      <w:bodyDiv w:val="1"/>
      <w:marLeft w:val="0"/>
      <w:marRight w:val="0"/>
      <w:marTop w:val="0"/>
      <w:marBottom w:val="0"/>
      <w:divBdr>
        <w:top w:val="none" w:sz="0" w:space="0" w:color="auto"/>
        <w:left w:val="none" w:sz="0" w:space="0" w:color="auto"/>
        <w:bottom w:val="none" w:sz="0" w:space="0" w:color="auto"/>
        <w:right w:val="none" w:sz="0" w:space="0" w:color="auto"/>
      </w:divBdr>
    </w:div>
    <w:div w:id="979262268">
      <w:bodyDiv w:val="1"/>
      <w:marLeft w:val="0"/>
      <w:marRight w:val="0"/>
      <w:marTop w:val="0"/>
      <w:marBottom w:val="0"/>
      <w:divBdr>
        <w:top w:val="none" w:sz="0" w:space="0" w:color="auto"/>
        <w:left w:val="none" w:sz="0" w:space="0" w:color="auto"/>
        <w:bottom w:val="none" w:sz="0" w:space="0" w:color="auto"/>
        <w:right w:val="none" w:sz="0" w:space="0" w:color="auto"/>
      </w:divBdr>
    </w:div>
    <w:div w:id="979387084">
      <w:bodyDiv w:val="1"/>
      <w:marLeft w:val="0"/>
      <w:marRight w:val="0"/>
      <w:marTop w:val="0"/>
      <w:marBottom w:val="0"/>
      <w:divBdr>
        <w:top w:val="none" w:sz="0" w:space="0" w:color="auto"/>
        <w:left w:val="none" w:sz="0" w:space="0" w:color="auto"/>
        <w:bottom w:val="none" w:sz="0" w:space="0" w:color="auto"/>
        <w:right w:val="none" w:sz="0" w:space="0" w:color="auto"/>
      </w:divBdr>
    </w:div>
    <w:div w:id="979772984">
      <w:bodyDiv w:val="1"/>
      <w:marLeft w:val="0"/>
      <w:marRight w:val="0"/>
      <w:marTop w:val="0"/>
      <w:marBottom w:val="0"/>
      <w:divBdr>
        <w:top w:val="none" w:sz="0" w:space="0" w:color="auto"/>
        <w:left w:val="none" w:sz="0" w:space="0" w:color="auto"/>
        <w:bottom w:val="none" w:sz="0" w:space="0" w:color="auto"/>
        <w:right w:val="none" w:sz="0" w:space="0" w:color="auto"/>
      </w:divBdr>
    </w:div>
    <w:div w:id="980118669">
      <w:bodyDiv w:val="1"/>
      <w:marLeft w:val="0"/>
      <w:marRight w:val="0"/>
      <w:marTop w:val="0"/>
      <w:marBottom w:val="0"/>
      <w:divBdr>
        <w:top w:val="none" w:sz="0" w:space="0" w:color="auto"/>
        <w:left w:val="none" w:sz="0" w:space="0" w:color="auto"/>
        <w:bottom w:val="none" w:sz="0" w:space="0" w:color="auto"/>
        <w:right w:val="none" w:sz="0" w:space="0" w:color="auto"/>
      </w:divBdr>
    </w:div>
    <w:div w:id="980311646">
      <w:bodyDiv w:val="1"/>
      <w:marLeft w:val="0"/>
      <w:marRight w:val="0"/>
      <w:marTop w:val="0"/>
      <w:marBottom w:val="0"/>
      <w:divBdr>
        <w:top w:val="none" w:sz="0" w:space="0" w:color="auto"/>
        <w:left w:val="none" w:sz="0" w:space="0" w:color="auto"/>
        <w:bottom w:val="none" w:sz="0" w:space="0" w:color="auto"/>
        <w:right w:val="none" w:sz="0" w:space="0" w:color="auto"/>
      </w:divBdr>
    </w:div>
    <w:div w:id="980691977">
      <w:bodyDiv w:val="1"/>
      <w:marLeft w:val="0"/>
      <w:marRight w:val="0"/>
      <w:marTop w:val="0"/>
      <w:marBottom w:val="0"/>
      <w:divBdr>
        <w:top w:val="none" w:sz="0" w:space="0" w:color="auto"/>
        <w:left w:val="none" w:sz="0" w:space="0" w:color="auto"/>
        <w:bottom w:val="none" w:sz="0" w:space="0" w:color="auto"/>
        <w:right w:val="none" w:sz="0" w:space="0" w:color="auto"/>
      </w:divBdr>
    </w:div>
    <w:div w:id="980958676">
      <w:bodyDiv w:val="1"/>
      <w:marLeft w:val="0"/>
      <w:marRight w:val="0"/>
      <w:marTop w:val="0"/>
      <w:marBottom w:val="0"/>
      <w:divBdr>
        <w:top w:val="none" w:sz="0" w:space="0" w:color="auto"/>
        <w:left w:val="none" w:sz="0" w:space="0" w:color="auto"/>
        <w:bottom w:val="none" w:sz="0" w:space="0" w:color="auto"/>
        <w:right w:val="none" w:sz="0" w:space="0" w:color="auto"/>
      </w:divBdr>
    </w:div>
    <w:div w:id="981886754">
      <w:bodyDiv w:val="1"/>
      <w:marLeft w:val="0"/>
      <w:marRight w:val="0"/>
      <w:marTop w:val="0"/>
      <w:marBottom w:val="0"/>
      <w:divBdr>
        <w:top w:val="none" w:sz="0" w:space="0" w:color="auto"/>
        <w:left w:val="none" w:sz="0" w:space="0" w:color="auto"/>
        <w:bottom w:val="none" w:sz="0" w:space="0" w:color="auto"/>
        <w:right w:val="none" w:sz="0" w:space="0" w:color="auto"/>
      </w:divBdr>
    </w:div>
    <w:div w:id="982199751">
      <w:bodyDiv w:val="1"/>
      <w:marLeft w:val="0"/>
      <w:marRight w:val="0"/>
      <w:marTop w:val="0"/>
      <w:marBottom w:val="0"/>
      <w:divBdr>
        <w:top w:val="none" w:sz="0" w:space="0" w:color="auto"/>
        <w:left w:val="none" w:sz="0" w:space="0" w:color="auto"/>
        <w:bottom w:val="none" w:sz="0" w:space="0" w:color="auto"/>
        <w:right w:val="none" w:sz="0" w:space="0" w:color="auto"/>
      </w:divBdr>
    </w:div>
    <w:div w:id="983316305">
      <w:bodyDiv w:val="1"/>
      <w:marLeft w:val="0"/>
      <w:marRight w:val="0"/>
      <w:marTop w:val="0"/>
      <w:marBottom w:val="0"/>
      <w:divBdr>
        <w:top w:val="none" w:sz="0" w:space="0" w:color="auto"/>
        <w:left w:val="none" w:sz="0" w:space="0" w:color="auto"/>
        <w:bottom w:val="none" w:sz="0" w:space="0" w:color="auto"/>
        <w:right w:val="none" w:sz="0" w:space="0" w:color="auto"/>
      </w:divBdr>
    </w:div>
    <w:div w:id="984361144">
      <w:bodyDiv w:val="1"/>
      <w:marLeft w:val="0"/>
      <w:marRight w:val="0"/>
      <w:marTop w:val="0"/>
      <w:marBottom w:val="0"/>
      <w:divBdr>
        <w:top w:val="none" w:sz="0" w:space="0" w:color="auto"/>
        <w:left w:val="none" w:sz="0" w:space="0" w:color="auto"/>
        <w:bottom w:val="none" w:sz="0" w:space="0" w:color="auto"/>
        <w:right w:val="none" w:sz="0" w:space="0" w:color="auto"/>
      </w:divBdr>
    </w:div>
    <w:div w:id="984968526">
      <w:bodyDiv w:val="1"/>
      <w:marLeft w:val="0"/>
      <w:marRight w:val="0"/>
      <w:marTop w:val="0"/>
      <w:marBottom w:val="0"/>
      <w:divBdr>
        <w:top w:val="none" w:sz="0" w:space="0" w:color="auto"/>
        <w:left w:val="none" w:sz="0" w:space="0" w:color="auto"/>
        <w:bottom w:val="none" w:sz="0" w:space="0" w:color="auto"/>
        <w:right w:val="none" w:sz="0" w:space="0" w:color="auto"/>
      </w:divBdr>
    </w:div>
    <w:div w:id="985007724">
      <w:bodyDiv w:val="1"/>
      <w:marLeft w:val="0"/>
      <w:marRight w:val="0"/>
      <w:marTop w:val="0"/>
      <w:marBottom w:val="0"/>
      <w:divBdr>
        <w:top w:val="none" w:sz="0" w:space="0" w:color="auto"/>
        <w:left w:val="none" w:sz="0" w:space="0" w:color="auto"/>
        <w:bottom w:val="none" w:sz="0" w:space="0" w:color="auto"/>
        <w:right w:val="none" w:sz="0" w:space="0" w:color="auto"/>
      </w:divBdr>
    </w:div>
    <w:div w:id="986398916">
      <w:bodyDiv w:val="1"/>
      <w:marLeft w:val="0"/>
      <w:marRight w:val="0"/>
      <w:marTop w:val="0"/>
      <w:marBottom w:val="0"/>
      <w:divBdr>
        <w:top w:val="none" w:sz="0" w:space="0" w:color="auto"/>
        <w:left w:val="none" w:sz="0" w:space="0" w:color="auto"/>
        <w:bottom w:val="none" w:sz="0" w:space="0" w:color="auto"/>
        <w:right w:val="none" w:sz="0" w:space="0" w:color="auto"/>
      </w:divBdr>
    </w:div>
    <w:div w:id="986860940">
      <w:bodyDiv w:val="1"/>
      <w:marLeft w:val="0"/>
      <w:marRight w:val="0"/>
      <w:marTop w:val="0"/>
      <w:marBottom w:val="0"/>
      <w:divBdr>
        <w:top w:val="none" w:sz="0" w:space="0" w:color="auto"/>
        <w:left w:val="none" w:sz="0" w:space="0" w:color="auto"/>
        <w:bottom w:val="none" w:sz="0" w:space="0" w:color="auto"/>
        <w:right w:val="none" w:sz="0" w:space="0" w:color="auto"/>
      </w:divBdr>
    </w:div>
    <w:div w:id="987514574">
      <w:bodyDiv w:val="1"/>
      <w:marLeft w:val="0"/>
      <w:marRight w:val="0"/>
      <w:marTop w:val="0"/>
      <w:marBottom w:val="0"/>
      <w:divBdr>
        <w:top w:val="none" w:sz="0" w:space="0" w:color="auto"/>
        <w:left w:val="none" w:sz="0" w:space="0" w:color="auto"/>
        <w:bottom w:val="none" w:sz="0" w:space="0" w:color="auto"/>
        <w:right w:val="none" w:sz="0" w:space="0" w:color="auto"/>
      </w:divBdr>
    </w:div>
    <w:div w:id="988484277">
      <w:bodyDiv w:val="1"/>
      <w:marLeft w:val="0"/>
      <w:marRight w:val="0"/>
      <w:marTop w:val="0"/>
      <w:marBottom w:val="0"/>
      <w:divBdr>
        <w:top w:val="none" w:sz="0" w:space="0" w:color="auto"/>
        <w:left w:val="none" w:sz="0" w:space="0" w:color="auto"/>
        <w:bottom w:val="none" w:sz="0" w:space="0" w:color="auto"/>
        <w:right w:val="none" w:sz="0" w:space="0" w:color="auto"/>
      </w:divBdr>
    </w:div>
    <w:div w:id="988821130">
      <w:bodyDiv w:val="1"/>
      <w:marLeft w:val="0"/>
      <w:marRight w:val="0"/>
      <w:marTop w:val="0"/>
      <w:marBottom w:val="0"/>
      <w:divBdr>
        <w:top w:val="none" w:sz="0" w:space="0" w:color="auto"/>
        <w:left w:val="none" w:sz="0" w:space="0" w:color="auto"/>
        <w:bottom w:val="none" w:sz="0" w:space="0" w:color="auto"/>
        <w:right w:val="none" w:sz="0" w:space="0" w:color="auto"/>
      </w:divBdr>
    </w:div>
    <w:div w:id="989597438">
      <w:bodyDiv w:val="1"/>
      <w:marLeft w:val="0"/>
      <w:marRight w:val="0"/>
      <w:marTop w:val="0"/>
      <w:marBottom w:val="0"/>
      <w:divBdr>
        <w:top w:val="none" w:sz="0" w:space="0" w:color="auto"/>
        <w:left w:val="none" w:sz="0" w:space="0" w:color="auto"/>
        <w:bottom w:val="none" w:sz="0" w:space="0" w:color="auto"/>
        <w:right w:val="none" w:sz="0" w:space="0" w:color="auto"/>
      </w:divBdr>
    </w:div>
    <w:div w:id="989796990">
      <w:bodyDiv w:val="1"/>
      <w:marLeft w:val="0"/>
      <w:marRight w:val="0"/>
      <w:marTop w:val="0"/>
      <w:marBottom w:val="0"/>
      <w:divBdr>
        <w:top w:val="none" w:sz="0" w:space="0" w:color="auto"/>
        <w:left w:val="none" w:sz="0" w:space="0" w:color="auto"/>
        <w:bottom w:val="none" w:sz="0" w:space="0" w:color="auto"/>
        <w:right w:val="none" w:sz="0" w:space="0" w:color="auto"/>
      </w:divBdr>
    </w:div>
    <w:div w:id="990257269">
      <w:bodyDiv w:val="1"/>
      <w:marLeft w:val="0"/>
      <w:marRight w:val="0"/>
      <w:marTop w:val="0"/>
      <w:marBottom w:val="0"/>
      <w:divBdr>
        <w:top w:val="none" w:sz="0" w:space="0" w:color="auto"/>
        <w:left w:val="none" w:sz="0" w:space="0" w:color="auto"/>
        <w:bottom w:val="none" w:sz="0" w:space="0" w:color="auto"/>
        <w:right w:val="none" w:sz="0" w:space="0" w:color="auto"/>
      </w:divBdr>
    </w:div>
    <w:div w:id="990905956">
      <w:bodyDiv w:val="1"/>
      <w:marLeft w:val="0"/>
      <w:marRight w:val="0"/>
      <w:marTop w:val="0"/>
      <w:marBottom w:val="0"/>
      <w:divBdr>
        <w:top w:val="none" w:sz="0" w:space="0" w:color="auto"/>
        <w:left w:val="none" w:sz="0" w:space="0" w:color="auto"/>
        <w:bottom w:val="none" w:sz="0" w:space="0" w:color="auto"/>
        <w:right w:val="none" w:sz="0" w:space="0" w:color="auto"/>
      </w:divBdr>
    </w:div>
    <w:div w:id="991106252">
      <w:bodyDiv w:val="1"/>
      <w:marLeft w:val="0"/>
      <w:marRight w:val="0"/>
      <w:marTop w:val="0"/>
      <w:marBottom w:val="0"/>
      <w:divBdr>
        <w:top w:val="none" w:sz="0" w:space="0" w:color="auto"/>
        <w:left w:val="none" w:sz="0" w:space="0" w:color="auto"/>
        <w:bottom w:val="none" w:sz="0" w:space="0" w:color="auto"/>
        <w:right w:val="none" w:sz="0" w:space="0" w:color="auto"/>
      </w:divBdr>
    </w:div>
    <w:div w:id="991566449">
      <w:bodyDiv w:val="1"/>
      <w:marLeft w:val="0"/>
      <w:marRight w:val="0"/>
      <w:marTop w:val="0"/>
      <w:marBottom w:val="0"/>
      <w:divBdr>
        <w:top w:val="none" w:sz="0" w:space="0" w:color="auto"/>
        <w:left w:val="none" w:sz="0" w:space="0" w:color="auto"/>
        <w:bottom w:val="none" w:sz="0" w:space="0" w:color="auto"/>
        <w:right w:val="none" w:sz="0" w:space="0" w:color="auto"/>
      </w:divBdr>
    </w:div>
    <w:div w:id="993140881">
      <w:bodyDiv w:val="1"/>
      <w:marLeft w:val="0"/>
      <w:marRight w:val="0"/>
      <w:marTop w:val="0"/>
      <w:marBottom w:val="0"/>
      <w:divBdr>
        <w:top w:val="none" w:sz="0" w:space="0" w:color="auto"/>
        <w:left w:val="none" w:sz="0" w:space="0" w:color="auto"/>
        <w:bottom w:val="none" w:sz="0" w:space="0" w:color="auto"/>
        <w:right w:val="none" w:sz="0" w:space="0" w:color="auto"/>
      </w:divBdr>
    </w:div>
    <w:div w:id="993336136">
      <w:bodyDiv w:val="1"/>
      <w:marLeft w:val="0"/>
      <w:marRight w:val="0"/>
      <w:marTop w:val="0"/>
      <w:marBottom w:val="0"/>
      <w:divBdr>
        <w:top w:val="none" w:sz="0" w:space="0" w:color="auto"/>
        <w:left w:val="none" w:sz="0" w:space="0" w:color="auto"/>
        <w:bottom w:val="none" w:sz="0" w:space="0" w:color="auto"/>
        <w:right w:val="none" w:sz="0" w:space="0" w:color="auto"/>
      </w:divBdr>
    </w:div>
    <w:div w:id="993871148">
      <w:bodyDiv w:val="1"/>
      <w:marLeft w:val="0"/>
      <w:marRight w:val="0"/>
      <w:marTop w:val="0"/>
      <w:marBottom w:val="0"/>
      <w:divBdr>
        <w:top w:val="none" w:sz="0" w:space="0" w:color="auto"/>
        <w:left w:val="none" w:sz="0" w:space="0" w:color="auto"/>
        <w:bottom w:val="none" w:sz="0" w:space="0" w:color="auto"/>
        <w:right w:val="none" w:sz="0" w:space="0" w:color="auto"/>
      </w:divBdr>
    </w:div>
    <w:div w:id="994449952">
      <w:bodyDiv w:val="1"/>
      <w:marLeft w:val="0"/>
      <w:marRight w:val="0"/>
      <w:marTop w:val="0"/>
      <w:marBottom w:val="0"/>
      <w:divBdr>
        <w:top w:val="none" w:sz="0" w:space="0" w:color="auto"/>
        <w:left w:val="none" w:sz="0" w:space="0" w:color="auto"/>
        <w:bottom w:val="none" w:sz="0" w:space="0" w:color="auto"/>
        <w:right w:val="none" w:sz="0" w:space="0" w:color="auto"/>
      </w:divBdr>
    </w:div>
    <w:div w:id="996154568">
      <w:bodyDiv w:val="1"/>
      <w:marLeft w:val="0"/>
      <w:marRight w:val="0"/>
      <w:marTop w:val="0"/>
      <w:marBottom w:val="0"/>
      <w:divBdr>
        <w:top w:val="none" w:sz="0" w:space="0" w:color="auto"/>
        <w:left w:val="none" w:sz="0" w:space="0" w:color="auto"/>
        <w:bottom w:val="none" w:sz="0" w:space="0" w:color="auto"/>
        <w:right w:val="none" w:sz="0" w:space="0" w:color="auto"/>
      </w:divBdr>
    </w:div>
    <w:div w:id="996375278">
      <w:bodyDiv w:val="1"/>
      <w:marLeft w:val="0"/>
      <w:marRight w:val="0"/>
      <w:marTop w:val="0"/>
      <w:marBottom w:val="0"/>
      <w:divBdr>
        <w:top w:val="none" w:sz="0" w:space="0" w:color="auto"/>
        <w:left w:val="none" w:sz="0" w:space="0" w:color="auto"/>
        <w:bottom w:val="none" w:sz="0" w:space="0" w:color="auto"/>
        <w:right w:val="none" w:sz="0" w:space="0" w:color="auto"/>
      </w:divBdr>
    </w:div>
    <w:div w:id="997733505">
      <w:bodyDiv w:val="1"/>
      <w:marLeft w:val="0"/>
      <w:marRight w:val="0"/>
      <w:marTop w:val="0"/>
      <w:marBottom w:val="0"/>
      <w:divBdr>
        <w:top w:val="none" w:sz="0" w:space="0" w:color="auto"/>
        <w:left w:val="none" w:sz="0" w:space="0" w:color="auto"/>
        <w:bottom w:val="none" w:sz="0" w:space="0" w:color="auto"/>
        <w:right w:val="none" w:sz="0" w:space="0" w:color="auto"/>
      </w:divBdr>
    </w:div>
    <w:div w:id="997852275">
      <w:bodyDiv w:val="1"/>
      <w:marLeft w:val="0"/>
      <w:marRight w:val="0"/>
      <w:marTop w:val="0"/>
      <w:marBottom w:val="0"/>
      <w:divBdr>
        <w:top w:val="none" w:sz="0" w:space="0" w:color="auto"/>
        <w:left w:val="none" w:sz="0" w:space="0" w:color="auto"/>
        <w:bottom w:val="none" w:sz="0" w:space="0" w:color="auto"/>
        <w:right w:val="none" w:sz="0" w:space="0" w:color="auto"/>
      </w:divBdr>
    </w:div>
    <w:div w:id="998464415">
      <w:bodyDiv w:val="1"/>
      <w:marLeft w:val="0"/>
      <w:marRight w:val="0"/>
      <w:marTop w:val="0"/>
      <w:marBottom w:val="0"/>
      <w:divBdr>
        <w:top w:val="none" w:sz="0" w:space="0" w:color="auto"/>
        <w:left w:val="none" w:sz="0" w:space="0" w:color="auto"/>
        <w:bottom w:val="none" w:sz="0" w:space="0" w:color="auto"/>
        <w:right w:val="none" w:sz="0" w:space="0" w:color="auto"/>
      </w:divBdr>
    </w:div>
    <w:div w:id="998734622">
      <w:bodyDiv w:val="1"/>
      <w:marLeft w:val="0"/>
      <w:marRight w:val="0"/>
      <w:marTop w:val="0"/>
      <w:marBottom w:val="0"/>
      <w:divBdr>
        <w:top w:val="none" w:sz="0" w:space="0" w:color="auto"/>
        <w:left w:val="none" w:sz="0" w:space="0" w:color="auto"/>
        <w:bottom w:val="none" w:sz="0" w:space="0" w:color="auto"/>
        <w:right w:val="none" w:sz="0" w:space="0" w:color="auto"/>
      </w:divBdr>
    </w:div>
    <w:div w:id="999776434">
      <w:bodyDiv w:val="1"/>
      <w:marLeft w:val="0"/>
      <w:marRight w:val="0"/>
      <w:marTop w:val="0"/>
      <w:marBottom w:val="0"/>
      <w:divBdr>
        <w:top w:val="none" w:sz="0" w:space="0" w:color="auto"/>
        <w:left w:val="none" w:sz="0" w:space="0" w:color="auto"/>
        <w:bottom w:val="none" w:sz="0" w:space="0" w:color="auto"/>
        <w:right w:val="none" w:sz="0" w:space="0" w:color="auto"/>
      </w:divBdr>
    </w:div>
    <w:div w:id="999847518">
      <w:bodyDiv w:val="1"/>
      <w:marLeft w:val="0"/>
      <w:marRight w:val="0"/>
      <w:marTop w:val="0"/>
      <w:marBottom w:val="0"/>
      <w:divBdr>
        <w:top w:val="none" w:sz="0" w:space="0" w:color="auto"/>
        <w:left w:val="none" w:sz="0" w:space="0" w:color="auto"/>
        <w:bottom w:val="none" w:sz="0" w:space="0" w:color="auto"/>
        <w:right w:val="none" w:sz="0" w:space="0" w:color="auto"/>
      </w:divBdr>
    </w:div>
    <w:div w:id="1000041700">
      <w:bodyDiv w:val="1"/>
      <w:marLeft w:val="0"/>
      <w:marRight w:val="0"/>
      <w:marTop w:val="0"/>
      <w:marBottom w:val="0"/>
      <w:divBdr>
        <w:top w:val="none" w:sz="0" w:space="0" w:color="auto"/>
        <w:left w:val="none" w:sz="0" w:space="0" w:color="auto"/>
        <w:bottom w:val="none" w:sz="0" w:space="0" w:color="auto"/>
        <w:right w:val="none" w:sz="0" w:space="0" w:color="auto"/>
      </w:divBdr>
    </w:div>
    <w:div w:id="1000549274">
      <w:bodyDiv w:val="1"/>
      <w:marLeft w:val="0"/>
      <w:marRight w:val="0"/>
      <w:marTop w:val="0"/>
      <w:marBottom w:val="0"/>
      <w:divBdr>
        <w:top w:val="none" w:sz="0" w:space="0" w:color="auto"/>
        <w:left w:val="none" w:sz="0" w:space="0" w:color="auto"/>
        <w:bottom w:val="none" w:sz="0" w:space="0" w:color="auto"/>
        <w:right w:val="none" w:sz="0" w:space="0" w:color="auto"/>
      </w:divBdr>
    </w:div>
    <w:div w:id="1000624440">
      <w:bodyDiv w:val="1"/>
      <w:marLeft w:val="0"/>
      <w:marRight w:val="0"/>
      <w:marTop w:val="0"/>
      <w:marBottom w:val="0"/>
      <w:divBdr>
        <w:top w:val="none" w:sz="0" w:space="0" w:color="auto"/>
        <w:left w:val="none" w:sz="0" w:space="0" w:color="auto"/>
        <w:bottom w:val="none" w:sz="0" w:space="0" w:color="auto"/>
        <w:right w:val="none" w:sz="0" w:space="0" w:color="auto"/>
      </w:divBdr>
    </w:div>
    <w:div w:id="1001196416">
      <w:bodyDiv w:val="1"/>
      <w:marLeft w:val="0"/>
      <w:marRight w:val="0"/>
      <w:marTop w:val="0"/>
      <w:marBottom w:val="0"/>
      <w:divBdr>
        <w:top w:val="none" w:sz="0" w:space="0" w:color="auto"/>
        <w:left w:val="none" w:sz="0" w:space="0" w:color="auto"/>
        <w:bottom w:val="none" w:sz="0" w:space="0" w:color="auto"/>
        <w:right w:val="none" w:sz="0" w:space="0" w:color="auto"/>
      </w:divBdr>
    </w:div>
    <w:div w:id="1002776457">
      <w:bodyDiv w:val="1"/>
      <w:marLeft w:val="0"/>
      <w:marRight w:val="0"/>
      <w:marTop w:val="0"/>
      <w:marBottom w:val="0"/>
      <w:divBdr>
        <w:top w:val="none" w:sz="0" w:space="0" w:color="auto"/>
        <w:left w:val="none" w:sz="0" w:space="0" w:color="auto"/>
        <w:bottom w:val="none" w:sz="0" w:space="0" w:color="auto"/>
        <w:right w:val="none" w:sz="0" w:space="0" w:color="auto"/>
      </w:divBdr>
    </w:div>
    <w:div w:id="1002974399">
      <w:bodyDiv w:val="1"/>
      <w:marLeft w:val="0"/>
      <w:marRight w:val="0"/>
      <w:marTop w:val="0"/>
      <w:marBottom w:val="0"/>
      <w:divBdr>
        <w:top w:val="none" w:sz="0" w:space="0" w:color="auto"/>
        <w:left w:val="none" w:sz="0" w:space="0" w:color="auto"/>
        <w:bottom w:val="none" w:sz="0" w:space="0" w:color="auto"/>
        <w:right w:val="none" w:sz="0" w:space="0" w:color="auto"/>
      </w:divBdr>
    </w:div>
    <w:div w:id="1003357810">
      <w:bodyDiv w:val="1"/>
      <w:marLeft w:val="0"/>
      <w:marRight w:val="0"/>
      <w:marTop w:val="0"/>
      <w:marBottom w:val="0"/>
      <w:divBdr>
        <w:top w:val="none" w:sz="0" w:space="0" w:color="auto"/>
        <w:left w:val="none" w:sz="0" w:space="0" w:color="auto"/>
        <w:bottom w:val="none" w:sz="0" w:space="0" w:color="auto"/>
        <w:right w:val="none" w:sz="0" w:space="0" w:color="auto"/>
      </w:divBdr>
    </w:div>
    <w:div w:id="1005087343">
      <w:bodyDiv w:val="1"/>
      <w:marLeft w:val="0"/>
      <w:marRight w:val="0"/>
      <w:marTop w:val="0"/>
      <w:marBottom w:val="0"/>
      <w:divBdr>
        <w:top w:val="none" w:sz="0" w:space="0" w:color="auto"/>
        <w:left w:val="none" w:sz="0" w:space="0" w:color="auto"/>
        <w:bottom w:val="none" w:sz="0" w:space="0" w:color="auto"/>
        <w:right w:val="none" w:sz="0" w:space="0" w:color="auto"/>
      </w:divBdr>
    </w:div>
    <w:div w:id="1005135455">
      <w:bodyDiv w:val="1"/>
      <w:marLeft w:val="0"/>
      <w:marRight w:val="0"/>
      <w:marTop w:val="0"/>
      <w:marBottom w:val="0"/>
      <w:divBdr>
        <w:top w:val="none" w:sz="0" w:space="0" w:color="auto"/>
        <w:left w:val="none" w:sz="0" w:space="0" w:color="auto"/>
        <w:bottom w:val="none" w:sz="0" w:space="0" w:color="auto"/>
        <w:right w:val="none" w:sz="0" w:space="0" w:color="auto"/>
      </w:divBdr>
    </w:div>
    <w:div w:id="1005286470">
      <w:bodyDiv w:val="1"/>
      <w:marLeft w:val="0"/>
      <w:marRight w:val="0"/>
      <w:marTop w:val="0"/>
      <w:marBottom w:val="0"/>
      <w:divBdr>
        <w:top w:val="none" w:sz="0" w:space="0" w:color="auto"/>
        <w:left w:val="none" w:sz="0" w:space="0" w:color="auto"/>
        <w:bottom w:val="none" w:sz="0" w:space="0" w:color="auto"/>
        <w:right w:val="none" w:sz="0" w:space="0" w:color="auto"/>
      </w:divBdr>
    </w:div>
    <w:div w:id="1006634342">
      <w:bodyDiv w:val="1"/>
      <w:marLeft w:val="0"/>
      <w:marRight w:val="0"/>
      <w:marTop w:val="0"/>
      <w:marBottom w:val="0"/>
      <w:divBdr>
        <w:top w:val="none" w:sz="0" w:space="0" w:color="auto"/>
        <w:left w:val="none" w:sz="0" w:space="0" w:color="auto"/>
        <w:bottom w:val="none" w:sz="0" w:space="0" w:color="auto"/>
        <w:right w:val="none" w:sz="0" w:space="0" w:color="auto"/>
      </w:divBdr>
    </w:div>
    <w:div w:id="1007093503">
      <w:bodyDiv w:val="1"/>
      <w:marLeft w:val="0"/>
      <w:marRight w:val="0"/>
      <w:marTop w:val="0"/>
      <w:marBottom w:val="0"/>
      <w:divBdr>
        <w:top w:val="none" w:sz="0" w:space="0" w:color="auto"/>
        <w:left w:val="none" w:sz="0" w:space="0" w:color="auto"/>
        <w:bottom w:val="none" w:sz="0" w:space="0" w:color="auto"/>
        <w:right w:val="none" w:sz="0" w:space="0" w:color="auto"/>
      </w:divBdr>
    </w:div>
    <w:div w:id="1007944343">
      <w:bodyDiv w:val="1"/>
      <w:marLeft w:val="0"/>
      <w:marRight w:val="0"/>
      <w:marTop w:val="0"/>
      <w:marBottom w:val="0"/>
      <w:divBdr>
        <w:top w:val="none" w:sz="0" w:space="0" w:color="auto"/>
        <w:left w:val="none" w:sz="0" w:space="0" w:color="auto"/>
        <w:bottom w:val="none" w:sz="0" w:space="0" w:color="auto"/>
        <w:right w:val="none" w:sz="0" w:space="0" w:color="auto"/>
      </w:divBdr>
    </w:div>
    <w:div w:id="1008216097">
      <w:bodyDiv w:val="1"/>
      <w:marLeft w:val="0"/>
      <w:marRight w:val="0"/>
      <w:marTop w:val="0"/>
      <w:marBottom w:val="0"/>
      <w:divBdr>
        <w:top w:val="none" w:sz="0" w:space="0" w:color="auto"/>
        <w:left w:val="none" w:sz="0" w:space="0" w:color="auto"/>
        <w:bottom w:val="none" w:sz="0" w:space="0" w:color="auto"/>
        <w:right w:val="none" w:sz="0" w:space="0" w:color="auto"/>
      </w:divBdr>
    </w:div>
    <w:div w:id="1008216493">
      <w:bodyDiv w:val="1"/>
      <w:marLeft w:val="0"/>
      <w:marRight w:val="0"/>
      <w:marTop w:val="0"/>
      <w:marBottom w:val="0"/>
      <w:divBdr>
        <w:top w:val="none" w:sz="0" w:space="0" w:color="auto"/>
        <w:left w:val="none" w:sz="0" w:space="0" w:color="auto"/>
        <w:bottom w:val="none" w:sz="0" w:space="0" w:color="auto"/>
        <w:right w:val="none" w:sz="0" w:space="0" w:color="auto"/>
      </w:divBdr>
    </w:div>
    <w:div w:id="1009603669">
      <w:bodyDiv w:val="1"/>
      <w:marLeft w:val="0"/>
      <w:marRight w:val="0"/>
      <w:marTop w:val="0"/>
      <w:marBottom w:val="0"/>
      <w:divBdr>
        <w:top w:val="none" w:sz="0" w:space="0" w:color="auto"/>
        <w:left w:val="none" w:sz="0" w:space="0" w:color="auto"/>
        <w:bottom w:val="none" w:sz="0" w:space="0" w:color="auto"/>
        <w:right w:val="none" w:sz="0" w:space="0" w:color="auto"/>
      </w:divBdr>
    </w:div>
    <w:div w:id="1011369804">
      <w:bodyDiv w:val="1"/>
      <w:marLeft w:val="0"/>
      <w:marRight w:val="0"/>
      <w:marTop w:val="0"/>
      <w:marBottom w:val="0"/>
      <w:divBdr>
        <w:top w:val="none" w:sz="0" w:space="0" w:color="auto"/>
        <w:left w:val="none" w:sz="0" w:space="0" w:color="auto"/>
        <w:bottom w:val="none" w:sz="0" w:space="0" w:color="auto"/>
        <w:right w:val="none" w:sz="0" w:space="0" w:color="auto"/>
      </w:divBdr>
    </w:div>
    <w:div w:id="1013458554">
      <w:bodyDiv w:val="1"/>
      <w:marLeft w:val="0"/>
      <w:marRight w:val="0"/>
      <w:marTop w:val="0"/>
      <w:marBottom w:val="0"/>
      <w:divBdr>
        <w:top w:val="none" w:sz="0" w:space="0" w:color="auto"/>
        <w:left w:val="none" w:sz="0" w:space="0" w:color="auto"/>
        <w:bottom w:val="none" w:sz="0" w:space="0" w:color="auto"/>
        <w:right w:val="none" w:sz="0" w:space="0" w:color="auto"/>
      </w:divBdr>
    </w:div>
    <w:div w:id="1013992715">
      <w:bodyDiv w:val="1"/>
      <w:marLeft w:val="0"/>
      <w:marRight w:val="0"/>
      <w:marTop w:val="0"/>
      <w:marBottom w:val="0"/>
      <w:divBdr>
        <w:top w:val="none" w:sz="0" w:space="0" w:color="auto"/>
        <w:left w:val="none" w:sz="0" w:space="0" w:color="auto"/>
        <w:bottom w:val="none" w:sz="0" w:space="0" w:color="auto"/>
        <w:right w:val="none" w:sz="0" w:space="0" w:color="auto"/>
      </w:divBdr>
    </w:div>
    <w:div w:id="1014108995">
      <w:bodyDiv w:val="1"/>
      <w:marLeft w:val="0"/>
      <w:marRight w:val="0"/>
      <w:marTop w:val="0"/>
      <w:marBottom w:val="0"/>
      <w:divBdr>
        <w:top w:val="none" w:sz="0" w:space="0" w:color="auto"/>
        <w:left w:val="none" w:sz="0" w:space="0" w:color="auto"/>
        <w:bottom w:val="none" w:sz="0" w:space="0" w:color="auto"/>
        <w:right w:val="none" w:sz="0" w:space="0" w:color="auto"/>
      </w:divBdr>
    </w:div>
    <w:div w:id="1014185576">
      <w:bodyDiv w:val="1"/>
      <w:marLeft w:val="0"/>
      <w:marRight w:val="0"/>
      <w:marTop w:val="0"/>
      <w:marBottom w:val="0"/>
      <w:divBdr>
        <w:top w:val="none" w:sz="0" w:space="0" w:color="auto"/>
        <w:left w:val="none" w:sz="0" w:space="0" w:color="auto"/>
        <w:bottom w:val="none" w:sz="0" w:space="0" w:color="auto"/>
        <w:right w:val="none" w:sz="0" w:space="0" w:color="auto"/>
      </w:divBdr>
    </w:div>
    <w:div w:id="1014189205">
      <w:bodyDiv w:val="1"/>
      <w:marLeft w:val="0"/>
      <w:marRight w:val="0"/>
      <w:marTop w:val="0"/>
      <w:marBottom w:val="0"/>
      <w:divBdr>
        <w:top w:val="none" w:sz="0" w:space="0" w:color="auto"/>
        <w:left w:val="none" w:sz="0" w:space="0" w:color="auto"/>
        <w:bottom w:val="none" w:sz="0" w:space="0" w:color="auto"/>
        <w:right w:val="none" w:sz="0" w:space="0" w:color="auto"/>
      </w:divBdr>
    </w:div>
    <w:div w:id="1014378231">
      <w:bodyDiv w:val="1"/>
      <w:marLeft w:val="0"/>
      <w:marRight w:val="0"/>
      <w:marTop w:val="0"/>
      <w:marBottom w:val="0"/>
      <w:divBdr>
        <w:top w:val="none" w:sz="0" w:space="0" w:color="auto"/>
        <w:left w:val="none" w:sz="0" w:space="0" w:color="auto"/>
        <w:bottom w:val="none" w:sz="0" w:space="0" w:color="auto"/>
        <w:right w:val="none" w:sz="0" w:space="0" w:color="auto"/>
      </w:divBdr>
    </w:div>
    <w:div w:id="1016231424">
      <w:bodyDiv w:val="1"/>
      <w:marLeft w:val="0"/>
      <w:marRight w:val="0"/>
      <w:marTop w:val="0"/>
      <w:marBottom w:val="0"/>
      <w:divBdr>
        <w:top w:val="none" w:sz="0" w:space="0" w:color="auto"/>
        <w:left w:val="none" w:sz="0" w:space="0" w:color="auto"/>
        <w:bottom w:val="none" w:sz="0" w:space="0" w:color="auto"/>
        <w:right w:val="none" w:sz="0" w:space="0" w:color="auto"/>
      </w:divBdr>
    </w:div>
    <w:div w:id="1016267444">
      <w:bodyDiv w:val="1"/>
      <w:marLeft w:val="0"/>
      <w:marRight w:val="0"/>
      <w:marTop w:val="0"/>
      <w:marBottom w:val="0"/>
      <w:divBdr>
        <w:top w:val="none" w:sz="0" w:space="0" w:color="auto"/>
        <w:left w:val="none" w:sz="0" w:space="0" w:color="auto"/>
        <w:bottom w:val="none" w:sz="0" w:space="0" w:color="auto"/>
        <w:right w:val="none" w:sz="0" w:space="0" w:color="auto"/>
      </w:divBdr>
    </w:div>
    <w:div w:id="1016270575">
      <w:bodyDiv w:val="1"/>
      <w:marLeft w:val="0"/>
      <w:marRight w:val="0"/>
      <w:marTop w:val="0"/>
      <w:marBottom w:val="0"/>
      <w:divBdr>
        <w:top w:val="none" w:sz="0" w:space="0" w:color="auto"/>
        <w:left w:val="none" w:sz="0" w:space="0" w:color="auto"/>
        <w:bottom w:val="none" w:sz="0" w:space="0" w:color="auto"/>
        <w:right w:val="none" w:sz="0" w:space="0" w:color="auto"/>
      </w:divBdr>
    </w:div>
    <w:div w:id="1016734698">
      <w:bodyDiv w:val="1"/>
      <w:marLeft w:val="0"/>
      <w:marRight w:val="0"/>
      <w:marTop w:val="0"/>
      <w:marBottom w:val="0"/>
      <w:divBdr>
        <w:top w:val="none" w:sz="0" w:space="0" w:color="auto"/>
        <w:left w:val="none" w:sz="0" w:space="0" w:color="auto"/>
        <w:bottom w:val="none" w:sz="0" w:space="0" w:color="auto"/>
        <w:right w:val="none" w:sz="0" w:space="0" w:color="auto"/>
      </w:divBdr>
    </w:div>
    <w:div w:id="1017317315">
      <w:bodyDiv w:val="1"/>
      <w:marLeft w:val="0"/>
      <w:marRight w:val="0"/>
      <w:marTop w:val="0"/>
      <w:marBottom w:val="0"/>
      <w:divBdr>
        <w:top w:val="none" w:sz="0" w:space="0" w:color="auto"/>
        <w:left w:val="none" w:sz="0" w:space="0" w:color="auto"/>
        <w:bottom w:val="none" w:sz="0" w:space="0" w:color="auto"/>
        <w:right w:val="none" w:sz="0" w:space="0" w:color="auto"/>
      </w:divBdr>
    </w:div>
    <w:div w:id="1017778211">
      <w:bodyDiv w:val="1"/>
      <w:marLeft w:val="0"/>
      <w:marRight w:val="0"/>
      <w:marTop w:val="0"/>
      <w:marBottom w:val="0"/>
      <w:divBdr>
        <w:top w:val="none" w:sz="0" w:space="0" w:color="auto"/>
        <w:left w:val="none" w:sz="0" w:space="0" w:color="auto"/>
        <w:bottom w:val="none" w:sz="0" w:space="0" w:color="auto"/>
        <w:right w:val="none" w:sz="0" w:space="0" w:color="auto"/>
      </w:divBdr>
    </w:div>
    <w:div w:id="1018236429">
      <w:bodyDiv w:val="1"/>
      <w:marLeft w:val="0"/>
      <w:marRight w:val="0"/>
      <w:marTop w:val="0"/>
      <w:marBottom w:val="0"/>
      <w:divBdr>
        <w:top w:val="none" w:sz="0" w:space="0" w:color="auto"/>
        <w:left w:val="none" w:sz="0" w:space="0" w:color="auto"/>
        <w:bottom w:val="none" w:sz="0" w:space="0" w:color="auto"/>
        <w:right w:val="none" w:sz="0" w:space="0" w:color="auto"/>
      </w:divBdr>
    </w:div>
    <w:div w:id="1019115950">
      <w:bodyDiv w:val="1"/>
      <w:marLeft w:val="0"/>
      <w:marRight w:val="0"/>
      <w:marTop w:val="0"/>
      <w:marBottom w:val="0"/>
      <w:divBdr>
        <w:top w:val="none" w:sz="0" w:space="0" w:color="auto"/>
        <w:left w:val="none" w:sz="0" w:space="0" w:color="auto"/>
        <w:bottom w:val="none" w:sz="0" w:space="0" w:color="auto"/>
        <w:right w:val="none" w:sz="0" w:space="0" w:color="auto"/>
      </w:divBdr>
    </w:div>
    <w:div w:id="1019426218">
      <w:bodyDiv w:val="1"/>
      <w:marLeft w:val="0"/>
      <w:marRight w:val="0"/>
      <w:marTop w:val="0"/>
      <w:marBottom w:val="0"/>
      <w:divBdr>
        <w:top w:val="none" w:sz="0" w:space="0" w:color="auto"/>
        <w:left w:val="none" w:sz="0" w:space="0" w:color="auto"/>
        <w:bottom w:val="none" w:sz="0" w:space="0" w:color="auto"/>
        <w:right w:val="none" w:sz="0" w:space="0" w:color="auto"/>
      </w:divBdr>
    </w:div>
    <w:div w:id="1019503763">
      <w:bodyDiv w:val="1"/>
      <w:marLeft w:val="0"/>
      <w:marRight w:val="0"/>
      <w:marTop w:val="0"/>
      <w:marBottom w:val="0"/>
      <w:divBdr>
        <w:top w:val="none" w:sz="0" w:space="0" w:color="auto"/>
        <w:left w:val="none" w:sz="0" w:space="0" w:color="auto"/>
        <w:bottom w:val="none" w:sz="0" w:space="0" w:color="auto"/>
        <w:right w:val="none" w:sz="0" w:space="0" w:color="auto"/>
      </w:divBdr>
    </w:div>
    <w:div w:id="1019545129">
      <w:bodyDiv w:val="1"/>
      <w:marLeft w:val="0"/>
      <w:marRight w:val="0"/>
      <w:marTop w:val="0"/>
      <w:marBottom w:val="0"/>
      <w:divBdr>
        <w:top w:val="none" w:sz="0" w:space="0" w:color="auto"/>
        <w:left w:val="none" w:sz="0" w:space="0" w:color="auto"/>
        <w:bottom w:val="none" w:sz="0" w:space="0" w:color="auto"/>
        <w:right w:val="none" w:sz="0" w:space="0" w:color="auto"/>
      </w:divBdr>
    </w:div>
    <w:div w:id="1021274977">
      <w:bodyDiv w:val="1"/>
      <w:marLeft w:val="0"/>
      <w:marRight w:val="0"/>
      <w:marTop w:val="0"/>
      <w:marBottom w:val="0"/>
      <w:divBdr>
        <w:top w:val="none" w:sz="0" w:space="0" w:color="auto"/>
        <w:left w:val="none" w:sz="0" w:space="0" w:color="auto"/>
        <w:bottom w:val="none" w:sz="0" w:space="0" w:color="auto"/>
        <w:right w:val="none" w:sz="0" w:space="0" w:color="auto"/>
      </w:divBdr>
    </w:div>
    <w:div w:id="1021668605">
      <w:bodyDiv w:val="1"/>
      <w:marLeft w:val="0"/>
      <w:marRight w:val="0"/>
      <w:marTop w:val="0"/>
      <w:marBottom w:val="0"/>
      <w:divBdr>
        <w:top w:val="none" w:sz="0" w:space="0" w:color="auto"/>
        <w:left w:val="none" w:sz="0" w:space="0" w:color="auto"/>
        <w:bottom w:val="none" w:sz="0" w:space="0" w:color="auto"/>
        <w:right w:val="none" w:sz="0" w:space="0" w:color="auto"/>
      </w:divBdr>
    </w:div>
    <w:div w:id="1021782147">
      <w:bodyDiv w:val="1"/>
      <w:marLeft w:val="0"/>
      <w:marRight w:val="0"/>
      <w:marTop w:val="0"/>
      <w:marBottom w:val="0"/>
      <w:divBdr>
        <w:top w:val="none" w:sz="0" w:space="0" w:color="auto"/>
        <w:left w:val="none" w:sz="0" w:space="0" w:color="auto"/>
        <w:bottom w:val="none" w:sz="0" w:space="0" w:color="auto"/>
        <w:right w:val="none" w:sz="0" w:space="0" w:color="auto"/>
      </w:divBdr>
    </w:div>
    <w:div w:id="1021929840">
      <w:bodyDiv w:val="1"/>
      <w:marLeft w:val="0"/>
      <w:marRight w:val="0"/>
      <w:marTop w:val="0"/>
      <w:marBottom w:val="0"/>
      <w:divBdr>
        <w:top w:val="none" w:sz="0" w:space="0" w:color="auto"/>
        <w:left w:val="none" w:sz="0" w:space="0" w:color="auto"/>
        <w:bottom w:val="none" w:sz="0" w:space="0" w:color="auto"/>
        <w:right w:val="none" w:sz="0" w:space="0" w:color="auto"/>
      </w:divBdr>
    </w:div>
    <w:div w:id="1022560200">
      <w:bodyDiv w:val="1"/>
      <w:marLeft w:val="0"/>
      <w:marRight w:val="0"/>
      <w:marTop w:val="0"/>
      <w:marBottom w:val="0"/>
      <w:divBdr>
        <w:top w:val="none" w:sz="0" w:space="0" w:color="auto"/>
        <w:left w:val="none" w:sz="0" w:space="0" w:color="auto"/>
        <w:bottom w:val="none" w:sz="0" w:space="0" w:color="auto"/>
        <w:right w:val="none" w:sz="0" w:space="0" w:color="auto"/>
      </w:divBdr>
    </w:div>
    <w:div w:id="1022635099">
      <w:bodyDiv w:val="1"/>
      <w:marLeft w:val="0"/>
      <w:marRight w:val="0"/>
      <w:marTop w:val="0"/>
      <w:marBottom w:val="0"/>
      <w:divBdr>
        <w:top w:val="none" w:sz="0" w:space="0" w:color="auto"/>
        <w:left w:val="none" w:sz="0" w:space="0" w:color="auto"/>
        <w:bottom w:val="none" w:sz="0" w:space="0" w:color="auto"/>
        <w:right w:val="none" w:sz="0" w:space="0" w:color="auto"/>
      </w:divBdr>
    </w:div>
    <w:div w:id="1022706094">
      <w:bodyDiv w:val="1"/>
      <w:marLeft w:val="0"/>
      <w:marRight w:val="0"/>
      <w:marTop w:val="0"/>
      <w:marBottom w:val="0"/>
      <w:divBdr>
        <w:top w:val="none" w:sz="0" w:space="0" w:color="auto"/>
        <w:left w:val="none" w:sz="0" w:space="0" w:color="auto"/>
        <w:bottom w:val="none" w:sz="0" w:space="0" w:color="auto"/>
        <w:right w:val="none" w:sz="0" w:space="0" w:color="auto"/>
      </w:divBdr>
    </w:div>
    <w:div w:id="1024088286">
      <w:bodyDiv w:val="1"/>
      <w:marLeft w:val="0"/>
      <w:marRight w:val="0"/>
      <w:marTop w:val="0"/>
      <w:marBottom w:val="0"/>
      <w:divBdr>
        <w:top w:val="none" w:sz="0" w:space="0" w:color="auto"/>
        <w:left w:val="none" w:sz="0" w:space="0" w:color="auto"/>
        <w:bottom w:val="none" w:sz="0" w:space="0" w:color="auto"/>
        <w:right w:val="none" w:sz="0" w:space="0" w:color="auto"/>
      </w:divBdr>
    </w:div>
    <w:div w:id="1024747996">
      <w:bodyDiv w:val="1"/>
      <w:marLeft w:val="0"/>
      <w:marRight w:val="0"/>
      <w:marTop w:val="0"/>
      <w:marBottom w:val="0"/>
      <w:divBdr>
        <w:top w:val="none" w:sz="0" w:space="0" w:color="auto"/>
        <w:left w:val="none" w:sz="0" w:space="0" w:color="auto"/>
        <w:bottom w:val="none" w:sz="0" w:space="0" w:color="auto"/>
        <w:right w:val="none" w:sz="0" w:space="0" w:color="auto"/>
      </w:divBdr>
    </w:div>
    <w:div w:id="1025793146">
      <w:bodyDiv w:val="1"/>
      <w:marLeft w:val="0"/>
      <w:marRight w:val="0"/>
      <w:marTop w:val="0"/>
      <w:marBottom w:val="0"/>
      <w:divBdr>
        <w:top w:val="none" w:sz="0" w:space="0" w:color="auto"/>
        <w:left w:val="none" w:sz="0" w:space="0" w:color="auto"/>
        <w:bottom w:val="none" w:sz="0" w:space="0" w:color="auto"/>
        <w:right w:val="none" w:sz="0" w:space="0" w:color="auto"/>
      </w:divBdr>
    </w:div>
    <w:div w:id="1026517400">
      <w:bodyDiv w:val="1"/>
      <w:marLeft w:val="0"/>
      <w:marRight w:val="0"/>
      <w:marTop w:val="0"/>
      <w:marBottom w:val="0"/>
      <w:divBdr>
        <w:top w:val="none" w:sz="0" w:space="0" w:color="auto"/>
        <w:left w:val="none" w:sz="0" w:space="0" w:color="auto"/>
        <w:bottom w:val="none" w:sz="0" w:space="0" w:color="auto"/>
        <w:right w:val="none" w:sz="0" w:space="0" w:color="auto"/>
      </w:divBdr>
    </w:div>
    <w:div w:id="1027946034">
      <w:bodyDiv w:val="1"/>
      <w:marLeft w:val="0"/>
      <w:marRight w:val="0"/>
      <w:marTop w:val="0"/>
      <w:marBottom w:val="0"/>
      <w:divBdr>
        <w:top w:val="none" w:sz="0" w:space="0" w:color="auto"/>
        <w:left w:val="none" w:sz="0" w:space="0" w:color="auto"/>
        <w:bottom w:val="none" w:sz="0" w:space="0" w:color="auto"/>
        <w:right w:val="none" w:sz="0" w:space="0" w:color="auto"/>
      </w:divBdr>
    </w:div>
    <w:div w:id="1028139923">
      <w:bodyDiv w:val="1"/>
      <w:marLeft w:val="0"/>
      <w:marRight w:val="0"/>
      <w:marTop w:val="0"/>
      <w:marBottom w:val="0"/>
      <w:divBdr>
        <w:top w:val="none" w:sz="0" w:space="0" w:color="auto"/>
        <w:left w:val="none" w:sz="0" w:space="0" w:color="auto"/>
        <w:bottom w:val="none" w:sz="0" w:space="0" w:color="auto"/>
        <w:right w:val="none" w:sz="0" w:space="0" w:color="auto"/>
      </w:divBdr>
    </w:div>
    <w:div w:id="1028947849">
      <w:bodyDiv w:val="1"/>
      <w:marLeft w:val="0"/>
      <w:marRight w:val="0"/>
      <w:marTop w:val="0"/>
      <w:marBottom w:val="0"/>
      <w:divBdr>
        <w:top w:val="none" w:sz="0" w:space="0" w:color="auto"/>
        <w:left w:val="none" w:sz="0" w:space="0" w:color="auto"/>
        <w:bottom w:val="none" w:sz="0" w:space="0" w:color="auto"/>
        <w:right w:val="none" w:sz="0" w:space="0" w:color="auto"/>
      </w:divBdr>
    </w:div>
    <w:div w:id="1029182441">
      <w:bodyDiv w:val="1"/>
      <w:marLeft w:val="0"/>
      <w:marRight w:val="0"/>
      <w:marTop w:val="0"/>
      <w:marBottom w:val="0"/>
      <w:divBdr>
        <w:top w:val="none" w:sz="0" w:space="0" w:color="auto"/>
        <w:left w:val="none" w:sz="0" w:space="0" w:color="auto"/>
        <w:bottom w:val="none" w:sz="0" w:space="0" w:color="auto"/>
        <w:right w:val="none" w:sz="0" w:space="0" w:color="auto"/>
      </w:divBdr>
    </w:div>
    <w:div w:id="1029994074">
      <w:bodyDiv w:val="1"/>
      <w:marLeft w:val="0"/>
      <w:marRight w:val="0"/>
      <w:marTop w:val="0"/>
      <w:marBottom w:val="0"/>
      <w:divBdr>
        <w:top w:val="none" w:sz="0" w:space="0" w:color="auto"/>
        <w:left w:val="none" w:sz="0" w:space="0" w:color="auto"/>
        <w:bottom w:val="none" w:sz="0" w:space="0" w:color="auto"/>
        <w:right w:val="none" w:sz="0" w:space="0" w:color="auto"/>
      </w:divBdr>
    </w:div>
    <w:div w:id="1030181578">
      <w:bodyDiv w:val="1"/>
      <w:marLeft w:val="0"/>
      <w:marRight w:val="0"/>
      <w:marTop w:val="0"/>
      <w:marBottom w:val="0"/>
      <w:divBdr>
        <w:top w:val="none" w:sz="0" w:space="0" w:color="auto"/>
        <w:left w:val="none" w:sz="0" w:space="0" w:color="auto"/>
        <w:bottom w:val="none" w:sz="0" w:space="0" w:color="auto"/>
        <w:right w:val="none" w:sz="0" w:space="0" w:color="auto"/>
      </w:divBdr>
    </w:div>
    <w:div w:id="1030842480">
      <w:bodyDiv w:val="1"/>
      <w:marLeft w:val="0"/>
      <w:marRight w:val="0"/>
      <w:marTop w:val="0"/>
      <w:marBottom w:val="0"/>
      <w:divBdr>
        <w:top w:val="none" w:sz="0" w:space="0" w:color="auto"/>
        <w:left w:val="none" w:sz="0" w:space="0" w:color="auto"/>
        <w:bottom w:val="none" w:sz="0" w:space="0" w:color="auto"/>
        <w:right w:val="none" w:sz="0" w:space="0" w:color="auto"/>
      </w:divBdr>
    </w:div>
    <w:div w:id="1030956681">
      <w:bodyDiv w:val="1"/>
      <w:marLeft w:val="0"/>
      <w:marRight w:val="0"/>
      <w:marTop w:val="0"/>
      <w:marBottom w:val="0"/>
      <w:divBdr>
        <w:top w:val="none" w:sz="0" w:space="0" w:color="auto"/>
        <w:left w:val="none" w:sz="0" w:space="0" w:color="auto"/>
        <w:bottom w:val="none" w:sz="0" w:space="0" w:color="auto"/>
        <w:right w:val="none" w:sz="0" w:space="0" w:color="auto"/>
      </w:divBdr>
    </w:div>
    <w:div w:id="1030959339">
      <w:bodyDiv w:val="1"/>
      <w:marLeft w:val="0"/>
      <w:marRight w:val="0"/>
      <w:marTop w:val="0"/>
      <w:marBottom w:val="0"/>
      <w:divBdr>
        <w:top w:val="none" w:sz="0" w:space="0" w:color="auto"/>
        <w:left w:val="none" w:sz="0" w:space="0" w:color="auto"/>
        <w:bottom w:val="none" w:sz="0" w:space="0" w:color="auto"/>
        <w:right w:val="none" w:sz="0" w:space="0" w:color="auto"/>
      </w:divBdr>
    </w:div>
    <w:div w:id="1031030723">
      <w:bodyDiv w:val="1"/>
      <w:marLeft w:val="0"/>
      <w:marRight w:val="0"/>
      <w:marTop w:val="0"/>
      <w:marBottom w:val="0"/>
      <w:divBdr>
        <w:top w:val="none" w:sz="0" w:space="0" w:color="auto"/>
        <w:left w:val="none" w:sz="0" w:space="0" w:color="auto"/>
        <w:bottom w:val="none" w:sz="0" w:space="0" w:color="auto"/>
        <w:right w:val="none" w:sz="0" w:space="0" w:color="auto"/>
      </w:divBdr>
    </w:div>
    <w:div w:id="1031879472">
      <w:bodyDiv w:val="1"/>
      <w:marLeft w:val="0"/>
      <w:marRight w:val="0"/>
      <w:marTop w:val="0"/>
      <w:marBottom w:val="0"/>
      <w:divBdr>
        <w:top w:val="none" w:sz="0" w:space="0" w:color="auto"/>
        <w:left w:val="none" w:sz="0" w:space="0" w:color="auto"/>
        <w:bottom w:val="none" w:sz="0" w:space="0" w:color="auto"/>
        <w:right w:val="none" w:sz="0" w:space="0" w:color="auto"/>
      </w:divBdr>
    </w:div>
    <w:div w:id="1031880378">
      <w:bodyDiv w:val="1"/>
      <w:marLeft w:val="0"/>
      <w:marRight w:val="0"/>
      <w:marTop w:val="0"/>
      <w:marBottom w:val="0"/>
      <w:divBdr>
        <w:top w:val="none" w:sz="0" w:space="0" w:color="auto"/>
        <w:left w:val="none" w:sz="0" w:space="0" w:color="auto"/>
        <w:bottom w:val="none" w:sz="0" w:space="0" w:color="auto"/>
        <w:right w:val="none" w:sz="0" w:space="0" w:color="auto"/>
      </w:divBdr>
    </w:div>
    <w:div w:id="1031998020">
      <w:bodyDiv w:val="1"/>
      <w:marLeft w:val="0"/>
      <w:marRight w:val="0"/>
      <w:marTop w:val="0"/>
      <w:marBottom w:val="0"/>
      <w:divBdr>
        <w:top w:val="none" w:sz="0" w:space="0" w:color="auto"/>
        <w:left w:val="none" w:sz="0" w:space="0" w:color="auto"/>
        <w:bottom w:val="none" w:sz="0" w:space="0" w:color="auto"/>
        <w:right w:val="none" w:sz="0" w:space="0" w:color="auto"/>
      </w:divBdr>
    </w:div>
    <w:div w:id="1033727771">
      <w:bodyDiv w:val="1"/>
      <w:marLeft w:val="0"/>
      <w:marRight w:val="0"/>
      <w:marTop w:val="0"/>
      <w:marBottom w:val="0"/>
      <w:divBdr>
        <w:top w:val="none" w:sz="0" w:space="0" w:color="auto"/>
        <w:left w:val="none" w:sz="0" w:space="0" w:color="auto"/>
        <w:bottom w:val="none" w:sz="0" w:space="0" w:color="auto"/>
        <w:right w:val="none" w:sz="0" w:space="0" w:color="auto"/>
      </w:divBdr>
    </w:div>
    <w:div w:id="1033920119">
      <w:bodyDiv w:val="1"/>
      <w:marLeft w:val="0"/>
      <w:marRight w:val="0"/>
      <w:marTop w:val="0"/>
      <w:marBottom w:val="0"/>
      <w:divBdr>
        <w:top w:val="none" w:sz="0" w:space="0" w:color="auto"/>
        <w:left w:val="none" w:sz="0" w:space="0" w:color="auto"/>
        <w:bottom w:val="none" w:sz="0" w:space="0" w:color="auto"/>
        <w:right w:val="none" w:sz="0" w:space="0" w:color="auto"/>
      </w:divBdr>
    </w:div>
    <w:div w:id="1034695170">
      <w:bodyDiv w:val="1"/>
      <w:marLeft w:val="0"/>
      <w:marRight w:val="0"/>
      <w:marTop w:val="0"/>
      <w:marBottom w:val="0"/>
      <w:divBdr>
        <w:top w:val="none" w:sz="0" w:space="0" w:color="auto"/>
        <w:left w:val="none" w:sz="0" w:space="0" w:color="auto"/>
        <w:bottom w:val="none" w:sz="0" w:space="0" w:color="auto"/>
        <w:right w:val="none" w:sz="0" w:space="0" w:color="auto"/>
      </w:divBdr>
    </w:div>
    <w:div w:id="1034960713">
      <w:bodyDiv w:val="1"/>
      <w:marLeft w:val="0"/>
      <w:marRight w:val="0"/>
      <w:marTop w:val="0"/>
      <w:marBottom w:val="0"/>
      <w:divBdr>
        <w:top w:val="none" w:sz="0" w:space="0" w:color="auto"/>
        <w:left w:val="none" w:sz="0" w:space="0" w:color="auto"/>
        <w:bottom w:val="none" w:sz="0" w:space="0" w:color="auto"/>
        <w:right w:val="none" w:sz="0" w:space="0" w:color="auto"/>
      </w:divBdr>
    </w:div>
    <w:div w:id="1035227279">
      <w:bodyDiv w:val="1"/>
      <w:marLeft w:val="0"/>
      <w:marRight w:val="0"/>
      <w:marTop w:val="0"/>
      <w:marBottom w:val="0"/>
      <w:divBdr>
        <w:top w:val="none" w:sz="0" w:space="0" w:color="auto"/>
        <w:left w:val="none" w:sz="0" w:space="0" w:color="auto"/>
        <w:bottom w:val="none" w:sz="0" w:space="0" w:color="auto"/>
        <w:right w:val="none" w:sz="0" w:space="0" w:color="auto"/>
      </w:divBdr>
    </w:div>
    <w:div w:id="1035429740">
      <w:bodyDiv w:val="1"/>
      <w:marLeft w:val="0"/>
      <w:marRight w:val="0"/>
      <w:marTop w:val="0"/>
      <w:marBottom w:val="0"/>
      <w:divBdr>
        <w:top w:val="none" w:sz="0" w:space="0" w:color="auto"/>
        <w:left w:val="none" w:sz="0" w:space="0" w:color="auto"/>
        <w:bottom w:val="none" w:sz="0" w:space="0" w:color="auto"/>
        <w:right w:val="none" w:sz="0" w:space="0" w:color="auto"/>
      </w:divBdr>
    </w:div>
    <w:div w:id="1035472435">
      <w:bodyDiv w:val="1"/>
      <w:marLeft w:val="0"/>
      <w:marRight w:val="0"/>
      <w:marTop w:val="0"/>
      <w:marBottom w:val="0"/>
      <w:divBdr>
        <w:top w:val="none" w:sz="0" w:space="0" w:color="auto"/>
        <w:left w:val="none" w:sz="0" w:space="0" w:color="auto"/>
        <w:bottom w:val="none" w:sz="0" w:space="0" w:color="auto"/>
        <w:right w:val="none" w:sz="0" w:space="0" w:color="auto"/>
      </w:divBdr>
    </w:div>
    <w:div w:id="1035887908">
      <w:bodyDiv w:val="1"/>
      <w:marLeft w:val="0"/>
      <w:marRight w:val="0"/>
      <w:marTop w:val="0"/>
      <w:marBottom w:val="0"/>
      <w:divBdr>
        <w:top w:val="none" w:sz="0" w:space="0" w:color="auto"/>
        <w:left w:val="none" w:sz="0" w:space="0" w:color="auto"/>
        <w:bottom w:val="none" w:sz="0" w:space="0" w:color="auto"/>
        <w:right w:val="none" w:sz="0" w:space="0" w:color="auto"/>
      </w:divBdr>
    </w:div>
    <w:div w:id="1036543565">
      <w:bodyDiv w:val="1"/>
      <w:marLeft w:val="0"/>
      <w:marRight w:val="0"/>
      <w:marTop w:val="0"/>
      <w:marBottom w:val="0"/>
      <w:divBdr>
        <w:top w:val="none" w:sz="0" w:space="0" w:color="auto"/>
        <w:left w:val="none" w:sz="0" w:space="0" w:color="auto"/>
        <w:bottom w:val="none" w:sz="0" w:space="0" w:color="auto"/>
        <w:right w:val="none" w:sz="0" w:space="0" w:color="auto"/>
      </w:divBdr>
    </w:div>
    <w:div w:id="1036930259">
      <w:bodyDiv w:val="1"/>
      <w:marLeft w:val="0"/>
      <w:marRight w:val="0"/>
      <w:marTop w:val="0"/>
      <w:marBottom w:val="0"/>
      <w:divBdr>
        <w:top w:val="none" w:sz="0" w:space="0" w:color="auto"/>
        <w:left w:val="none" w:sz="0" w:space="0" w:color="auto"/>
        <w:bottom w:val="none" w:sz="0" w:space="0" w:color="auto"/>
        <w:right w:val="none" w:sz="0" w:space="0" w:color="auto"/>
      </w:divBdr>
    </w:div>
    <w:div w:id="1036932470">
      <w:bodyDiv w:val="1"/>
      <w:marLeft w:val="0"/>
      <w:marRight w:val="0"/>
      <w:marTop w:val="0"/>
      <w:marBottom w:val="0"/>
      <w:divBdr>
        <w:top w:val="none" w:sz="0" w:space="0" w:color="auto"/>
        <w:left w:val="none" w:sz="0" w:space="0" w:color="auto"/>
        <w:bottom w:val="none" w:sz="0" w:space="0" w:color="auto"/>
        <w:right w:val="none" w:sz="0" w:space="0" w:color="auto"/>
      </w:divBdr>
    </w:div>
    <w:div w:id="1037042640">
      <w:bodyDiv w:val="1"/>
      <w:marLeft w:val="0"/>
      <w:marRight w:val="0"/>
      <w:marTop w:val="0"/>
      <w:marBottom w:val="0"/>
      <w:divBdr>
        <w:top w:val="none" w:sz="0" w:space="0" w:color="auto"/>
        <w:left w:val="none" w:sz="0" w:space="0" w:color="auto"/>
        <w:bottom w:val="none" w:sz="0" w:space="0" w:color="auto"/>
        <w:right w:val="none" w:sz="0" w:space="0" w:color="auto"/>
      </w:divBdr>
    </w:div>
    <w:div w:id="1037050522">
      <w:bodyDiv w:val="1"/>
      <w:marLeft w:val="0"/>
      <w:marRight w:val="0"/>
      <w:marTop w:val="0"/>
      <w:marBottom w:val="0"/>
      <w:divBdr>
        <w:top w:val="none" w:sz="0" w:space="0" w:color="auto"/>
        <w:left w:val="none" w:sz="0" w:space="0" w:color="auto"/>
        <w:bottom w:val="none" w:sz="0" w:space="0" w:color="auto"/>
        <w:right w:val="none" w:sz="0" w:space="0" w:color="auto"/>
      </w:divBdr>
    </w:div>
    <w:div w:id="1037320472">
      <w:bodyDiv w:val="1"/>
      <w:marLeft w:val="0"/>
      <w:marRight w:val="0"/>
      <w:marTop w:val="0"/>
      <w:marBottom w:val="0"/>
      <w:divBdr>
        <w:top w:val="none" w:sz="0" w:space="0" w:color="auto"/>
        <w:left w:val="none" w:sz="0" w:space="0" w:color="auto"/>
        <w:bottom w:val="none" w:sz="0" w:space="0" w:color="auto"/>
        <w:right w:val="none" w:sz="0" w:space="0" w:color="auto"/>
      </w:divBdr>
    </w:div>
    <w:div w:id="1037504862">
      <w:bodyDiv w:val="1"/>
      <w:marLeft w:val="0"/>
      <w:marRight w:val="0"/>
      <w:marTop w:val="0"/>
      <w:marBottom w:val="0"/>
      <w:divBdr>
        <w:top w:val="none" w:sz="0" w:space="0" w:color="auto"/>
        <w:left w:val="none" w:sz="0" w:space="0" w:color="auto"/>
        <w:bottom w:val="none" w:sz="0" w:space="0" w:color="auto"/>
        <w:right w:val="none" w:sz="0" w:space="0" w:color="auto"/>
      </w:divBdr>
    </w:div>
    <w:div w:id="1037697514">
      <w:bodyDiv w:val="1"/>
      <w:marLeft w:val="0"/>
      <w:marRight w:val="0"/>
      <w:marTop w:val="0"/>
      <w:marBottom w:val="0"/>
      <w:divBdr>
        <w:top w:val="none" w:sz="0" w:space="0" w:color="auto"/>
        <w:left w:val="none" w:sz="0" w:space="0" w:color="auto"/>
        <w:bottom w:val="none" w:sz="0" w:space="0" w:color="auto"/>
        <w:right w:val="none" w:sz="0" w:space="0" w:color="auto"/>
      </w:divBdr>
    </w:div>
    <w:div w:id="1038578991">
      <w:bodyDiv w:val="1"/>
      <w:marLeft w:val="0"/>
      <w:marRight w:val="0"/>
      <w:marTop w:val="0"/>
      <w:marBottom w:val="0"/>
      <w:divBdr>
        <w:top w:val="none" w:sz="0" w:space="0" w:color="auto"/>
        <w:left w:val="none" w:sz="0" w:space="0" w:color="auto"/>
        <w:bottom w:val="none" w:sz="0" w:space="0" w:color="auto"/>
        <w:right w:val="none" w:sz="0" w:space="0" w:color="auto"/>
      </w:divBdr>
    </w:div>
    <w:div w:id="1039545644">
      <w:bodyDiv w:val="1"/>
      <w:marLeft w:val="0"/>
      <w:marRight w:val="0"/>
      <w:marTop w:val="0"/>
      <w:marBottom w:val="0"/>
      <w:divBdr>
        <w:top w:val="none" w:sz="0" w:space="0" w:color="auto"/>
        <w:left w:val="none" w:sz="0" w:space="0" w:color="auto"/>
        <w:bottom w:val="none" w:sz="0" w:space="0" w:color="auto"/>
        <w:right w:val="none" w:sz="0" w:space="0" w:color="auto"/>
      </w:divBdr>
    </w:div>
    <w:div w:id="1039817392">
      <w:bodyDiv w:val="1"/>
      <w:marLeft w:val="0"/>
      <w:marRight w:val="0"/>
      <w:marTop w:val="0"/>
      <w:marBottom w:val="0"/>
      <w:divBdr>
        <w:top w:val="none" w:sz="0" w:space="0" w:color="auto"/>
        <w:left w:val="none" w:sz="0" w:space="0" w:color="auto"/>
        <w:bottom w:val="none" w:sz="0" w:space="0" w:color="auto"/>
        <w:right w:val="none" w:sz="0" w:space="0" w:color="auto"/>
      </w:divBdr>
    </w:div>
    <w:div w:id="1039890078">
      <w:bodyDiv w:val="1"/>
      <w:marLeft w:val="0"/>
      <w:marRight w:val="0"/>
      <w:marTop w:val="0"/>
      <w:marBottom w:val="0"/>
      <w:divBdr>
        <w:top w:val="none" w:sz="0" w:space="0" w:color="auto"/>
        <w:left w:val="none" w:sz="0" w:space="0" w:color="auto"/>
        <w:bottom w:val="none" w:sz="0" w:space="0" w:color="auto"/>
        <w:right w:val="none" w:sz="0" w:space="0" w:color="auto"/>
      </w:divBdr>
    </w:div>
    <w:div w:id="1040007688">
      <w:bodyDiv w:val="1"/>
      <w:marLeft w:val="0"/>
      <w:marRight w:val="0"/>
      <w:marTop w:val="0"/>
      <w:marBottom w:val="0"/>
      <w:divBdr>
        <w:top w:val="none" w:sz="0" w:space="0" w:color="auto"/>
        <w:left w:val="none" w:sz="0" w:space="0" w:color="auto"/>
        <w:bottom w:val="none" w:sz="0" w:space="0" w:color="auto"/>
        <w:right w:val="none" w:sz="0" w:space="0" w:color="auto"/>
      </w:divBdr>
    </w:div>
    <w:div w:id="1040010211">
      <w:bodyDiv w:val="1"/>
      <w:marLeft w:val="0"/>
      <w:marRight w:val="0"/>
      <w:marTop w:val="0"/>
      <w:marBottom w:val="0"/>
      <w:divBdr>
        <w:top w:val="none" w:sz="0" w:space="0" w:color="auto"/>
        <w:left w:val="none" w:sz="0" w:space="0" w:color="auto"/>
        <w:bottom w:val="none" w:sz="0" w:space="0" w:color="auto"/>
        <w:right w:val="none" w:sz="0" w:space="0" w:color="auto"/>
      </w:divBdr>
    </w:div>
    <w:div w:id="1040131833">
      <w:bodyDiv w:val="1"/>
      <w:marLeft w:val="0"/>
      <w:marRight w:val="0"/>
      <w:marTop w:val="0"/>
      <w:marBottom w:val="0"/>
      <w:divBdr>
        <w:top w:val="none" w:sz="0" w:space="0" w:color="auto"/>
        <w:left w:val="none" w:sz="0" w:space="0" w:color="auto"/>
        <w:bottom w:val="none" w:sz="0" w:space="0" w:color="auto"/>
        <w:right w:val="none" w:sz="0" w:space="0" w:color="auto"/>
      </w:divBdr>
    </w:div>
    <w:div w:id="1040477522">
      <w:bodyDiv w:val="1"/>
      <w:marLeft w:val="0"/>
      <w:marRight w:val="0"/>
      <w:marTop w:val="0"/>
      <w:marBottom w:val="0"/>
      <w:divBdr>
        <w:top w:val="none" w:sz="0" w:space="0" w:color="auto"/>
        <w:left w:val="none" w:sz="0" w:space="0" w:color="auto"/>
        <w:bottom w:val="none" w:sz="0" w:space="0" w:color="auto"/>
        <w:right w:val="none" w:sz="0" w:space="0" w:color="auto"/>
      </w:divBdr>
    </w:div>
    <w:div w:id="1040517281">
      <w:bodyDiv w:val="1"/>
      <w:marLeft w:val="0"/>
      <w:marRight w:val="0"/>
      <w:marTop w:val="0"/>
      <w:marBottom w:val="0"/>
      <w:divBdr>
        <w:top w:val="none" w:sz="0" w:space="0" w:color="auto"/>
        <w:left w:val="none" w:sz="0" w:space="0" w:color="auto"/>
        <w:bottom w:val="none" w:sz="0" w:space="0" w:color="auto"/>
        <w:right w:val="none" w:sz="0" w:space="0" w:color="auto"/>
      </w:divBdr>
    </w:div>
    <w:div w:id="1041201241">
      <w:bodyDiv w:val="1"/>
      <w:marLeft w:val="0"/>
      <w:marRight w:val="0"/>
      <w:marTop w:val="0"/>
      <w:marBottom w:val="0"/>
      <w:divBdr>
        <w:top w:val="none" w:sz="0" w:space="0" w:color="auto"/>
        <w:left w:val="none" w:sz="0" w:space="0" w:color="auto"/>
        <w:bottom w:val="none" w:sz="0" w:space="0" w:color="auto"/>
        <w:right w:val="none" w:sz="0" w:space="0" w:color="auto"/>
      </w:divBdr>
    </w:div>
    <w:div w:id="1041513609">
      <w:bodyDiv w:val="1"/>
      <w:marLeft w:val="0"/>
      <w:marRight w:val="0"/>
      <w:marTop w:val="0"/>
      <w:marBottom w:val="0"/>
      <w:divBdr>
        <w:top w:val="none" w:sz="0" w:space="0" w:color="auto"/>
        <w:left w:val="none" w:sz="0" w:space="0" w:color="auto"/>
        <w:bottom w:val="none" w:sz="0" w:space="0" w:color="auto"/>
        <w:right w:val="none" w:sz="0" w:space="0" w:color="auto"/>
      </w:divBdr>
    </w:div>
    <w:div w:id="1042247870">
      <w:bodyDiv w:val="1"/>
      <w:marLeft w:val="0"/>
      <w:marRight w:val="0"/>
      <w:marTop w:val="0"/>
      <w:marBottom w:val="0"/>
      <w:divBdr>
        <w:top w:val="none" w:sz="0" w:space="0" w:color="auto"/>
        <w:left w:val="none" w:sz="0" w:space="0" w:color="auto"/>
        <w:bottom w:val="none" w:sz="0" w:space="0" w:color="auto"/>
        <w:right w:val="none" w:sz="0" w:space="0" w:color="auto"/>
      </w:divBdr>
    </w:div>
    <w:div w:id="1043168387">
      <w:bodyDiv w:val="1"/>
      <w:marLeft w:val="0"/>
      <w:marRight w:val="0"/>
      <w:marTop w:val="0"/>
      <w:marBottom w:val="0"/>
      <w:divBdr>
        <w:top w:val="none" w:sz="0" w:space="0" w:color="auto"/>
        <w:left w:val="none" w:sz="0" w:space="0" w:color="auto"/>
        <w:bottom w:val="none" w:sz="0" w:space="0" w:color="auto"/>
        <w:right w:val="none" w:sz="0" w:space="0" w:color="auto"/>
      </w:divBdr>
    </w:div>
    <w:div w:id="1043600814">
      <w:bodyDiv w:val="1"/>
      <w:marLeft w:val="0"/>
      <w:marRight w:val="0"/>
      <w:marTop w:val="0"/>
      <w:marBottom w:val="0"/>
      <w:divBdr>
        <w:top w:val="none" w:sz="0" w:space="0" w:color="auto"/>
        <w:left w:val="none" w:sz="0" w:space="0" w:color="auto"/>
        <w:bottom w:val="none" w:sz="0" w:space="0" w:color="auto"/>
        <w:right w:val="none" w:sz="0" w:space="0" w:color="auto"/>
      </w:divBdr>
    </w:div>
    <w:div w:id="1044983535">
      <w:bodyDiv w:val="1"/>
      <w:marLeft w:val="0"/>
      <w:marRight w:val="0"/>
      <w:marTop w:val="0"/>
      <w:marBottom w:val="0"/>
      <w:divBdr>
        <w:top w:val="none" w:sz="0" w:space="0" w:color="auto"/>
        <w:left w:val="none" w:sz="0" w:space="0" w:color="auto"/>
        <w:bottom w:val="none" w:sz="0" w:space="0" w:color="auto"/>
        <w:right w:val="none" w:sz="0" w:space="0" w:color="auto"/>
      </w:divBdr>
    </w:div>
    <w:div w:id="1045251048">
      <w:bodyDiv w:val="1"/>
      <w:marLeft w:val="0"/>
      <w:marRight w:val="0"/>
      <w:marTop w:val="0"/>
      <w:marBottom w:val="0"/>
      <w:divBdr>
        <w:top w:val="none" w:sz="0" w:space="0" w:color="auto"/>
        <w:left w:val="none" w:sz="0" w:space="0" w:color="auto"/>
        <w:bottom w:val="none" w:sz="0" w:space="0" w:color="auto"/>
        <w:right w:val="none" w:sz="0" w:space="0" w:color="auto"/>
      </w:divBdr>
    </w:div>
    <w:div w:id="1045258230">
      <w:bodyDiv w:val="1"/>
      <w:marLeft w:val="0"/>
      <w:marRight w:val="0"/>
      <w:marTop w:val="0"/>
      <w:marBottom w:val="0"/>
      <w:divBdr>
        <w:top w:val="none" w:sz="0" w:space="0" w:color="auto"/>
        <w:left w:val="none" w:sz="0" w:space="0" w:color="auto"/>
        <w:bottom w:val="none" w:sz="0" w:space="0" w:color="auto"/>
        <w:right w:val="none" w:sz="0" w:space="0" w:color="auto"/>
      </w:divBdr>
    </w:div>
    <w:div w:id="1045331487">
      <w:bodyDiv w:val="1"/>
      <w:marLeft w:val="0"/>
      <w:marRight w:val="0"/>
      <w:marTop w:val="0"/>
      <w:marBottom w:val="0"/>
      <w:divBdr>
        <w:top w:val="none" w:sz="0" w:space="0" w:color="auto"/>
        <w:left w:val="none" w:sz="0" w:space="0" w:color="auto"/>
        <w:bottom w:val="none" w:sz="0" w:space="0" w:color="auto"/>
        <w:right w:val="none" w:sz="0" w:space="0" w:color="auto"/>
      </w:divBdr>
    </w:div>
    <w:div w:id="1045788207">
      <w:bodyDiv w:val="1"/>
      <w:marLeft w:val="0"/>
      <w:marRight w:val="0"/>
      <w:marTop w:val="0"/>
      <w:marBottom w:val="0"/>
      <w:divBdr>
        <w:top w:val="none" w:sz="0" w:space="0" w:color="auto"/>
        <w:left w:val="none" w:sz="0" w:space="0" w:color="auto"/>
        <w:bottom w:val="none" w:sz="0" w:space="0" w:color="auto"/>
        <w:right w:val="none" w:sz="0" w:space="0" w:color="auto"/>
      </w:divBdr>
    </w:div>
    <w:div w:id="1046030146">
      <w:bodyDiv w:val="1"/>
      <w:marLeft w:val="0"/>
      <w:marRight w:val="0"/>
      <w:marTop w:val="0"/>
      <w:marBottom w:val="0"/>
      <w:divBdr>
        <w:top w:val="none" w:sz="0" w:space="0" w:color="auto"/>
        <w:left w:val="none" w:sz="0" w:space="0" w:color="auto"/>
        <w:bottom w:val="none" w:sz="0" w:space="0" w:color="auto"/>
        <w:right w:val="none" w:sz="0" w:space="0" w:color="auto"/>
      </w:divBdr>
    </w:div>
    <w:div w:id="1046032130">
      <w:bodyDiv w:val="1"/>
      <w:marLeft w:val="0"/>
      <w:marRight w:val="0"/>
      <w:marTop w:val="0"/>
      <w:marBottom w:val="0"/>
      <w:divBdr>
        <w:top w:val="none" w:sz="0" w:space="0" w:color="auto"/>
        <w:left w:val="none" w:sz="0" w:space="0" w:color="auto"/>
        <w:bottom w:val="none" w:sz="0" w:space="0" w:color="auto"/>
        <w:right w:val="none" w:sz="0" w:space="0" w:color="auto"/>
      </w:divBdr>
    </w:div>
    <w:div w:id="1046490672">
      <w:bodyDiv w:val="1"/>
      <w:marLeft w:val="0"/>
      <w:marRight w:val="0"/>
      <w:marTop w:val="0"/>
      <w:marBottom w:val="0"/>
      <w:divBdr>
        <w:top w:val="none" w:sz="0" w:space="0" w:color="auto"/>
        <w:left w:val="none" w:sz="0" w:space="0" w:color="auto"/>
        <w:bottom w:val="none" w:sz="0" w:space="0" w:color="auto"/>
        <w:right w:val="none" w:sz="0" w:space="0" w:color="auto"/>
      </w:divBdr>
    </w:div>
    <w:div w:id="1046566439">
      <w:bodyDiv w:val="1"/>
      <w:marLeft w:val="0"/>
      <w:marRight w:val="0"/>
      <w:marTop w:val="0"/>
      <w:marBottom w:val="0"/>
      <w:divBdr>
        <w:top w:val="none" w:sz="0" w:space="0" w:color="auto"/>
        <w:left w:val="none" w:sz="0" w:space="0" w:color="auto"/>
        <w:bottom w:val="none" w:sz="0" w:space="0" w:color="auto"/>
        <w:right w:val="none" w:sz="0" w:space="0" w:color="auto"/>
      </w:divBdr>
    </w:div>
    <w:div w:id="1046682450">
      <w:bodyDiv w:val="1"/>
      <w:marLeft w:val="0"/>
      <w:marRight w:val="0"/>
      <w:marTop w:val="0"/>
      <w:marBottom w:val="0"/>
      <w:divBdr>
        <w:top w:val="none" w:sz="0" w:space="0" w:color="auto"/>
        <w:left w:val="none" w:sz="0" w:space="0" w:color="auto"/>
        <w:bottom w:val="none" w:sz="0" w:space="0" w:color="auto"/>
        <w:right w:val="none" w:sz="0" w:space="0" w:color="auto"/>
      </w:divBdr>
    </w:div>
    <w:div w:id="1047410547">
      <w:bodyDiv w:val="1"/>
      <w:marLeft w:val="0"/>
      <w:marRight w:val="0"/>
      <w:marTop w:val="0"/>
      <w:marBottom w:val="0"/>
      <w:divBdr>
        <w:top w:val="none" w:sz="0" w:space="0" w:color="auto"/>
        <w:left w:val="none" w:sz="0" w:space="0" w:color="auto"/>
        <w:bottom w:val="none" w:sz="0" w:space="0" w:color="auto"/>
        <w:right w:val="none" w:sz="0" w:space="0" w:color="auto"/>
      </w:divBdr>
    </w:div>
    <w:div w:id="1048647166">
      <w:bodyDiv w:val="1"/>
      <w:marLeft w:val="0"/>
      <w:marRight w:val="0"/>
      <w:marTop w:val="0"/>
      <w:marBottom w:val="0"/>
      <w:divBdr>
        <w:top w:val="none" w:sz="0" w:space="0" w:color="auto"/>
        <w:left w:val="none" w:sz="0" w:space="0" w:color="auto"/>
        <w:bottom w:val="none" w:sz="0" w:space="0" w:color="auto"/>
        <w:right w:val="none" w:sz="0" w:space="0" w:color="auto"/>
      </w:divBdr>
    </w:div>
    <w:div w:id="1048727231">
      <w:bodyDiv w:val="1"/>
      <w:marLeft w:val="0"/>
      <w:marRight w:val="0"/>
      <w:marTop w:val="0"/>
      <w:marBottom w:val="0"/>
      <w:divBdr>
        <w:top w:val="none" w:sz="0" w:space="0" w:color="auto"/>
        <w:left w:val="none" w:sz="0" w:space="0" w:color="auto"/>
        <w:bottom w:val="none" w:sz="0" w:space="0" w:color="auto"/>
        <w:right w:val="none" w:sz="0" w:space="0" w:color="auto"/>
      </w:divBdr>
    </w:div>
    <w:div w:id="1049063667">
      <w:bodyDiv w:val="1"/>
      <w:marLeft w:val="0"/>
      <w:marRight w:val="0"/>
      <w:marTop w:val="0"/>
      <w:marBottom w:val="0"/>
      <w:divBdr>
        <w:top w:val="none" w:sz="0" w:space="0" w:color="auto"/>
        <w:left w:val="none" w:sz="0" w:space="0" w:color="auto"/>
        <w:bottom w:val="none" w:sz="0" w:space="0" w:color="auto"/>
        <w:right w:val="none" w:sz="0" w:space="0" w:color="auto"/>
      </w:divBdr>
    </w:div>
    <w:div w:id="1049063957">
      <w:bodyDiv w:val="1"/>
      <w:marLeft w:val="0"/>
      <w:marRight w:val="0"/>
      <w:marTop w:val="0"/>
      <w:marBottom w:val="0"/>
      <w:divBdr>
        <w:top w:val="none" w:sz="0" w:space="0" w:color="auto"/>
        <w:left w:val="none" w:sz="0" w:space="0" w:color="auto"/>
        <w:bottom w:val="none" w:sz="0" w:space="0" w:color="auto"/>
        <w:right w:val="none" w:sz="0" w:space="0" w:color="auto"/>
      </w:divBdr>
    </w:div>
    <w:div w:id="1049232100">
      <w:bodyDiv w:val="1"/>
      <w:marLeft w:val="0"/>
      <w:marRight w:val="0"/>
      <w:marTop w:val="0"/>
      <w:marBottom w:val="0"/>
      <w:divBdr>
        <w:top w:val="none" w:sz="0" w:space="0" w:color="auto"/>
        <w:left w:val="none" w:sz="0" w:space="0" w:color="auto"/>
        <w:bottom w:val="none" w:sz="0" w:space="0" w:color="auto"/>
        <w:right w:val="none" w:sz="0" w:space="0" w:color="auto"/>
      </w:divBdr>
    </w:div>
    <w:div w:id="1049500069">
      <w:bodyDiv w:val="1"/>
      <w:marLeft w:val="0"/>
      <w:marRight w:val="0"/>
      <w:marTop w:val="0"/>
      <w:marBottom w:val="0"/>
      <w:divBdr>
        <w:top w:val="none" w:sz="0" w:space="0" w:color="auto"/>
        <w:left w:val="none" w:sz="0" w:space="0" w:color="auto"/>
        <w:bottom w:val="none" w:sz="0" w:space="0" w:color="auto"/>
        <w:right w:val="none" w:sz="0" w:space="0" w:color="auto"/>
      </w:divBdr>
    </w:div>
    <w:div w:id="1049648985">
      <w:bodyDiv w:val="1"/>
      <w:marLeft w:val="0"/>
      <w:marRight w:val="0"/>
      <w:marTop w:val="0"/>
      <w:marBottom w:val="0"/>
      <w:divBdr>
        <w:top w:val="none" w:sz="0" w:space="0" w:color="auto"/>
        <w:left w:val="none" w:sz="0" w:space="0" w:color="auto"/>
        <w:bottom w:val="none" w:sz="0" w:space="0" w:color="auto"/>
        <w:right w:val="none" w:sz="0" w:space="0" w:color="auto"/>
      </w:divBdr>
    </w:div>
    <w:div w:id="1050764373">
      <w:bodyDiv w:val="1"/>
      <w:marLeft w:val="0"/>
      <w:marRight w:val="0"/>
      <w:marTop w:val="0"/>
      <w:marBottom w:val="0"/>
      <w:divBdr>
        <w:top w:val="none" w:sz="0" w:space="0" w:color="auto"/>
        <w:left w:val="none" w:sz="0" w:space="0" w:color="auto"/>
        <w:bottom w:val="none" w:sz="0" w:space="0" w:color="auto"/>
        <w:right w:val="none" w:sz="0" w:space="0" w:color="auto"/>
      </w:divBdr>
    </w:div>
    <w:div w:id="1051615411">
      <w:bodyDiv w:val="1"/>
      <w:marLeft w:val="0"/>
      <w:marRight w:val="0"/>
      <w:marTop w:val="0"/>
      <w:marBottom w:val="0"/>
      <w:divBdr>
        <w:top w:val="none" w:sz="0" w:space="0" w:color="auto"/>
        <w:left w:val="none" w:sz="0" w:space="0" w:color="auto"/>
        <w:bottom w:val="none" w:sz="0" w:space="0" w:color="auto"/>
        <w:right w:val="none" w:sz="0" w:space="0" w:color="auto"/>
      </w:divBdr>
    </w:div>
    <w:div w:id="1052846346">
      <w:bodyDiv w:val="1"/>
      <w:marLeft w:val="0"/>
      <w:marRight w:val="0"/>
      <w:marTop w:val="0"/>
      <w:marBottom w:val="0"/>
      <w:divBdr>
        <w:top w:val="none" w:sz="0" w:space="0" w:color="auto"/>
        <w:left w:val="none" w:sz="0" w:space="0" w:color="auto"/>
        <w:bottom w:val="none" w:sz="0" w:space="0" w:color="auto"/>
        <w:right w:val="none" w:sz="0" w:space="0" w:color="auto"/>
      </w:divBdr>
    </w:div>
    <w:div w:id="1052850297">
      <w:bodyDiv w:val="1"/>
      <w:marLeft w:val="0"/>
      <w:marRight w:val="0"/>
      <w:marTop w:val="0"/>
      <w:marBottom w:val="0"/>
      <w:divBdr>
        <w:top w:val="none" w:sz="0" w:space="0" w:color="auto"/>
        <w:left w:val="none" w:sz="0" w:space="0" w:color="auto"/>
        <w:bottom w:val="none" w:sz="0" w:space="0" w:color="auto"/>
        <w:right w:val="none" w:sz="0" w:space="0" w:color="auto"/>
      </w:divBdr>
    </w:div>
    <w:div w:id="1053190728">
      <w:bodyDiv w:val="1"/>
      <w:marLeft w:val="0"/>
      <w:marRight w:val="0"/>
      <w:marTop w:val="0"/>
      <w:marBottom w:val="0"/>
      <w:divBdr>
        <w:top w:val="none" w:sz="0" w:space="0" w:color="auto"/>
        <w:left w:val="none" w:sz="0" w:space="0" w:color="auto"/>
        <w:bottom w:val="none" w:sz="0" w:space="0" w:color="auto"/>
        <w:right w:val="none" w:sz="0" w:space="0" w:color="auto"/>
      </w:divBdr>
    </w:div>
    <w:div w:id="1053574878">
      <w:bodyDiv w:val="1"/>
      <w:marLeft w:val="0"/>
      <w:marRight w:val="0"/>
      <w:marTop w:val="0"/>
      <w:marBottom w:val="0"/>
      <w:divBdr>
        <w:top w:val="none" w:sz="0" w:space="0" w:color="auto"/>
        <w:left w:val="none" w:sz="0" w:space="0" w:color="auto"/>
        <w:bottom w:val="none" w:sz="0" w:space="0" w:color="auto"/>
        <w:right w:val="none" w:sz="0" w:space="0" w:color="auto"/>
      </w:divBdr>
    </w:div>
    <w:div w:id="1054619820">
      <w:bodyDiv w:val="1"/>
      <w:marLeft w:val="0"/>
      <w:marRight w:val="0"/>
      <w:marTop w:val="0"/>
      <w:marBottom w:val="0"/>
      <w:divBdr>
        <w:top w:val="none" w:sz="0" w:space="0" w:color="auto"/>
        <w:left w:val="none" w:sz="0" w:space="0" w:color="auto"/>
        <w:bottom w:val="none" w:sz="0" w:space="0" w:color="auto"/>
        <w:right w:val="none" w:sz="0" w:space="0" w:color="auto"/>
      </w:divBdr>
    </w:div>
    <w:div w:id="1054699335">
      <w:bodyDiv w:val="1"/>
      <w:marLeft w:val="0"/>
      <w:marRight w:val="0"/>
      <w:marTop w:val="0"/>
      <w:marBottom w:val="0"/>
      <w:divBdr>
        <w:top w:val="none" w:sz="0" w:space="0" w:color="auto"/>
        <w:left w:val="none" w:sz="0" w:space="0" w:color="auto"/>
        <w:bottom w:val="none" w:sz="0" w:space="0" w:color="auto"/>
        <w:right w:val="none" w:sz="0" w:space="0" w:color="auto"/>
      </w:divBdr>
    </w:div>
    <w:div w:id="1054893531">
      <w:bodyDiv w:val="1"/>
      <w:marLeft w:val="0"/>
      <w:marRight w:val="0"/>
      <w:marTop w:val="0"/>
      <w:marBottom w:val="0"/>
      <w:divBdr>
        <w:top w:val="none" w:sz="0" w:space="0" w:color="auto"/>
        <w:left w:val="none" w:sz="0" w:space="0" w:color="auto"/>
        <w:bottom w:val="none" w:sz="0" w:space="0" w:color="auto"/>
        <w:right w:val="none" w:sz="0" w:space="0" w:color="auto"/>
      </w:divBdr>
    </w:div>
    <w:div w:id="1055349537">
      <w:bodyDiv w:val="1"/>
      <w:marLeft w:val="0"/>
      <w:marRight w:val="0"/>
      <w:marTop w:val="0"/>
      <w:marBottom w:val="0"/>
      <w:divBdr>
        <w:top w:val="none" w:sz="0" w:space="0" w:color="auto"/>
        <w:left w:val="none" w:sz="0" w:space="0" w:color="auto"/>
        <w:bottom w:val="none" w:sz="0" w:space="0" w:color="auto"/>
        <w:right w:val="none" w:sz="0" w:space="0" w:color="auto"/>
      </w:divBdr>
    </w:div>
    <w:div w:id="1056706104">
      <w:bodyDiv w:val="1"/>
      <w:marLeft w:val="0"/>
      <w:marRight w:val="0"/>
      <w:marTop w:val="0"/>
      <w:marBottom w:val="0"/>
      <w:divBdr>
        <w:top w:val="none" w:sz="0" w:space="0" w:color="auto"/>
        <w:left w:val="none" w:sz="0" w:space="0" w:color="auto"/>
        <w:bottom w:val="none" w:sz="0" w:space="0" w:color="auto"/>
        <w:right w:val="none" w:sz="0" w:space="0" w:color="auto"/>
      </w:divBdr>
    </w:div>
    <w:div w:id="1057976257">
      <w:bodyDiv w:val="1"/>
      <w:marLeft w:val="0"/>
      <w:marRight w:val="0"/>
      <w:marTop w:val="0"/>
      <w:marBottom w:val="0"/>
      <w:divBdr>
        <w:top w:val="none" w:sz="0" w:space="0" w:color="auto"/>
        <w:left w:val="none" w:sz="0" w:space="0" w:color="auto"/>
        <w:bottom w:val="none" w:sz="0" w:space="0" w:color="auto"/>
        <w:right w:val="none" w:sz="0" w:space="0" w:color="auto"/>
      </w:divBdr>
    </w:div>
    <w:div w:id="1059400839">
      <w:bodyDiv w:val="1"/>
      <w:marLeft w:val="0"/>
      <w:marRight w:val="0"/>
      <w:marTop w:val="0"/>
      <w:marBottom w:val="0"/>
      <w:divBdr>
        <w:top w:val="none" w:sz="0" w:space="0" w:color="auto"/>
        <w:left w:val="none" w:sz="0" w:space="0" w:color="auto"/>
        <w:bottom w:val="none" w:sz="0" w:space="0" w:color="auto"/>
        <w:right w:val="none" w:sz="0" w:space="0" w:color="auto"/>
      </w:divBdr>
    </w:div>
    <w:div w:id="1059674116">
      <w:bodyDiv w:val="1"/>
      <w:marLeft w:val="0"/>
      <w:marRight w:val="0"/>
      <w:marTop w:val="0"/>
      <w:marBottom w:val="0"/>
      <w:divBdr>
        <w:top w:val="none" w:sz="0" w:space="0" w:color="auto"/>
        <w:left w:val="none" w:sz="0" w:space="0" w:color="auto"/>
        <w:bottom w:val="none" w:sz="0" w:space="0" w:color="auto"/>
        <w:right w:val="none" w:sz="0" w:space="0" w:color="auto"/>
      </w:divBdr>
    </w:div>
    <w:div w:id="1060130801">
      <w:bodyDiv w:val="1"/>
      <w:marLeft w:val="0"/>
      <w:marRight w:val="0"/>
      <w:marTop w:val="0"/>
      <w:marBottom w:val="0"/>
      <w:divBdr>
        <w:top w:val="none" w:sz="0" w:space="0" w:color="auto"/>
        <w:left w:val="none" w:sz="0" w:space="0" w:color="auto"/>
        <w:bottom w:val="none" w:sz="0" w:space="0" w:color="auto"/>
        <w:right w:val="none" w:sz="0" w:space="0" w:color="auto"/>
      </w:divBdr>
    </w:div>
    <w:div w:id="1060176954">
      <w:bodyDiv w:val="1"/>
      <w:marLeft w:val="0"/>
      <w:marRight w:val="0"/>
      <w:marTop w:val="0"/>
      <w:marBottom w:val="0"/>
      <w:divBdr>
        <w:top w:val="none" w:sz="0" w:space="0" w:color="auto"/>
        <w:left w:val="none" w:sz="0" w:space="0" w:color="auto"/>
        <w:bottom w:val="none" w:sz="0" w:space="0" w:color="auto"/>
        <w:right w:val="none" w:sz="0" w:space="0" w:color="auto"/>
      </w:divBdr>
    </w:div>
    <w:div w:id="1061446520">
      <w:bodyDiv w:val="1"/>
      <w:marLeft w:val="0"/>
      <w:marRight w:val="0"/>
      <w:marTop w:val="0"/>
      <w:marBottom w:val="0"/>
      <w:divBdr>
        <w:top w:val="none" w:sz="0" w:space="0" w:color="auto"/>
        <w:left w:val="none" w:sz="0" w:space="0" w:color="auto"/>
        <w:bottom w:val="none" w:sz="0" w:space="0" w:color="auto"/>
        <w:right w:val="none" w:sz="0" w:space="0" w:color="auto"/>
      </w:divBdr>
    </w:div>
    <w:div w:id="1061634023">
      <w:bodyDiv w:val="1"/>
      <w:marLeft w:val="0"/>
      <w:marRight w:val="0"/>
      <w:marTop w:val="0"/>
      <w:marBottom w:val="0"/>
      <w:divBdr>
        <w:top w:val="none" w:sz="0" w:space="0" w:color="auto"/>
        <w:left w:val="none" w:sz="0" w:space="0" w:color="auto"/>
        <w:bottom w:val="none" w:sz="0" w:space="0" w:color="auto"/>
        <w:right w:val="none" w:sz="0" w:space="0" w:color="auto"/>
      </w:divBdr>
    </w:div>
    <w:div w:id="1061637534">
      <w:bodyDiv w:val="1"/>
      <w:marLeft w:val="0"/>
      <w:marRight w:val="0"/>
      <w:marTop w:val="0"/>
      <w:marBottom w:val="0"/>
      <w:divBdr>
        <w:top w:val="none" w:sz="0" w:space="0" w:color="auto"/>
        <w:left w:val="none" w:sz="0" w:space="0" w:color="auto"/>
        <w:bottom w:val="none" w:sz="0" w:space="0" w:color="auto"/>
        <w:right w:val="none" w:sz="0" w:space="0" w:color="auto"/>
      </w:divBdr>
    </w:div>
    <w:div w:id="1061707004">
      <w:bodyDiv w:val="1"/>
      <w:marLeft w:val="0"/>
      <w:marRight w:val="0"/>
      <w:marTop w:val="0"/>
      <w:marBottom w:val="0"/>
      <w:divBdr>
        <w:top w:val="none" w:sz="0" w:space="0" w:color="auto"/>
        <w:left w:val="none" w:sz="0" w:space="0" w:color="auto"/>
        <w:bottom w:val="none" w:sz="0" w:space="0" w:color="auto"/>
        <w:right w:val="none" w:sz="0" w:space="0" w:color="auto"/>
      </w:divBdr>
    </w:div>
    <w:div w:id="1061947875">
      <w:bodyDiv w:val="1"/>
      <w:marLeft w:val="0"/>
      <w:marRight w:val="0"/>
      <w:marTop w:val="0"/>
      <w:marBottom w:val="0"/>
      <w:divBdr>
        <w:top w:val="none" w:sz="0" w:space="0" w:color="auto"/>
        <w:left w:val="none" w:sz="0" w:space="0" w:color="auto"/>
        <w:bottom w:val="none" w:sz="0" w:space="0" w:color="auto"/>
        <w:right w:val="none" w:sz="0" w:space="0" w:color="auto"/>
      </w:divBdr>
    </w:div>
    <w:div w:id="1062630655">
      <w:bodyDiv w:val="1"/>
      <w:marLeft w:val="0"/>
      <w:marRight w:val="0"/>
      <w:marTop w:val="0"/>
      <w:marBottom w:val="0"/>
      <w:divBdr>
        <w:top w:val="none" w:sz="0" w:space="0" w:color="auto"/>
        <w:left w:val="none" w:sz="0" w:space="0" w:color="auto"/>
        <w:bottom w:val="none" w:sz="0" w:space="0" w:color="auto"/>
        <w:right w:val="none" w:sz="0" w:space="0" w:color="auto"/>
      </w:divBdr>
    </w:div>
    <w:div w:id="1062757611">
      <w:bodyDiv w:val="1"/>
      <w:marLeft w:val="0"/>
      <w:marRight w:val="0"/>
      <w:marTop w:val="0"/>
      <w:marBottom w:val="0"/>
      <w:divBdr>
        <w:top w:val="none" w:sz="0" w:space="0" w:color="auto"/>
        <w:left w:val="none" w:sz="0" w:space="0" w:color="auto"/>
        <w:bottom w:val="none" w:sz="0" w:space="0" w:color="auto"/>
        <w:right w:val="none" w:sz="0" w:space="0" w:color="auto"/>
      </w:divBdr>
    </w:div>
    <w:div w:id="1062825375">
      <w:bodyDiv w:val="1"/>
      <w:marLeft w:val="0"/>
      <w:marRight w:val="0"/>
      <w:marTop w:val="0"/>
      <w:marBottom w:val="0"/>
      <w:divBdr>
        <w:top w:val="none" w:sz="0" w:space="0" w:color="auto"/>
        <w:left w:val="none" w:sz="0" w:space="0" w:color="auto"/>
        <w:bottom w:val="none" w:sz="0" w:space="0" w:color="auto"/>
        <w:right w:val="none" w:sz="0" w:space="0" w:color="auto"/>
      </w:divBdr>
    </w:div>
    <w:div w:id="1063018027">
      <w:bodyDiv w:val="1"/>
      <w:marLeft w:val="0"/>
      <w:marRight w:val="0"/>
      <w:marTop w:val="0"/>
      <w:marBottom w:val="0"/>
      <w:divBdr>
        <w:top w:val="none" w:sz="0" w:space="0" w:color="auto"/>
        <w:left w:val="none" w:sz="0" w:space="0" w:color="auto"/>
        <w:bottom w:val="none" w:sz="0" w:space="0" w:color="auto"/>
        <w:right w:val="none" w:sz="0" w:space="0" w:color="auto"/>
      </w:divBdr>
    </w:div>
    <w:div w:id="1063868414">
      <w:bodyDiv w:val="1"/>
      <w:marLeft w:val="0"/>
      <w:marRight w:val="0"/>
      <w:marTop w:val="0"/>
      <w:marBottom w:val="0"/>
      <w:divBdr>
        <w:top w:val="none" w:sz="0" w:space="0" w:color="auto"/>
        <w:left w:val="none" w:sz="0" w:space="0" w:color="auto"/>
        <w:bottom w:val="none" w:sz="0" w:space="0" w:color="auto"/>
        <w:right w:val="none" w:sz="0" w:space="0" w:color="auto"/>
      </w:divBdr>
    </w:div>
    <w:div w:id="1064138586">
      <w:bodyDiv w:val="1"/>
      <w:marLeft w:val="0"/>
      <w:marRight w:val="0"/>
      <w:marTop w:val="0"/>
      <w:marBottom w:val="0"/>
      <w:divBdr>
        <w:top w:val="none" w:sz="0" w:space="0" w:color="auto"/>
        <w:left w:val="none" w:sz="0" w:space="0" w:color="auto"/>
        <w:bottom w:val="none" w:sz="0" w:space="0" w:color="auto"/>
        <w:right w:val="none" w:sz="0" w:space="0" w:color="auto"/>
      </w:divBdr>
    </w:div>
    <w:div w:id="1064913493">
      <w:bodyDiv w:val="1"/>
      <w:marLeft w:val="0"/>
      <w:marRight w:val="0"/>
      <w:marTop w:val="0"/>
      <w:marBottom w:val="0"/>
      <w:divBdr>
        <w:top w:val="none" w:sz="0" w:space="0" w:color="auto"/>
        <w:left w:val="none" w:sz="0" w:space="0" w:color="auto"/>
        <w:bottom w:val="none" w:sz="0" w:space="0" w:color="auto"/>
        <w:right w:val="none" w:sz="0" w:space="0" w:color="auto"/>
      </w:divBdr>
    </w:div>
    <w:div w:id="1064984392">
      <w:bodyDiv w:val="1"/>
      <w:marLeft w:val="0"/>
      <w:marRight w:val="0"/>
      <w:marTop w:val="0"/>
      <w:marBottom w:val="0"/>
      <w:divBdr>
        <w:top w:val="none" w:sz="0" w:space="0" w:color="auto"/>
        <w:left w:val="none" w:sz="0" w:space="0" w:color="auto"/>
        <w:bottom w:val="none" w:sz="0" w:space="0" w:color="auto"/>
        <w:right w:val="none" w:sz="0" w:space="0" w:color="auto"/>
      </w:divBdr>
    </w:div>
    <w:div w:id="1065108613">
      <w:bodyDiv w:val="1"/>
      <w:marLeft w:val="0"/>
      <w:marRight w:val="0"/>
      <w:marTop w:val="0"/>
      <w:marBottom w:val="0"/>
      <w:divBdr>
        <w:top w:val="none" w:sz="0" w:space="0" w:color="auto"/>
        <w:left w:val="none" w:sz="0" w:space="0" w:color="auto"/>
        <w:bottom w:val="none" w:sz="0" w:space="0" w:color="auto"/>
        <w:right w:val="none" w:sz="0" w:space="0" w:color="auto"/>
      </w:divBdr>
    </w:div>
    <w:div w:id="1065840042">
      <w:bodyDiv w:val="1"/>
      <w:marLeft w:val="0"/>
      <w:marRight w:val="0"/>
      <w:marTop w:val="0"/>
      <w:marBottom w:val="0"/>
      <w:divBdr>
        <w:top w:val="none" w:sz="0" w:space="0" w:color="auto"/>
        <w:left w:val="none" w:sz="0" w:space="0" w:color="auto"/>
        <w:bottom w:val="none" w:sz="0" w:space="0" w:color="auto"/>
        <w:right w:val="none" w:sz="0" w:space="0" w:color="auto"/>
      </w:divBdr>
    </w:div>
    <w:div w:id="1066343310">
      <w:bodyDiv w:val="1"/>
      <w:marLeft w:val="0"/>
      <w:marRight w:val="0"/>
      <w:marTop w:val="0"/>
      <w:marBottom w:val="0"/>
      <w:divBdr>
        <w:top w:val="none" w:sz="0" w:space="0" w:color="auto"/>
        <w:left w:val="none" w:sz="0" w:space="0" w:color="auto"/>
        <w:bottom w:val="none" w:sz="0" w:space="0" w:color="auto"/>
        <w:right w:val="none" w:sz="0" w:space="0" w:color="auto"/>
      </w:divBdr>
    </w:div>
    <w:div w:id="1068721307">
      <w:bodyDiv w:val="1"/>
      <w:marLeft w:val="0"/>
      <w:marRight w:val="0"/>
      <w:marTop w:val="0"/>
      <w:marBottom w:val="0"/>
      <w:divBdr>
        <w:top w:val="none" w:sz="0" w:space="0" w:color="auto"/>
        <w:left w:val="none" w:sz="0" w:space="0" w:color="auto"/>
        <w:bottom w:val="none" w:sz="0" w:space="0" w:color="auto"/>
        <w:right w:val="none" w:sz="0" w:space="0" w:color="auto"/>
      </w:divBdr>
    </w:div>
    <w:div w:id="1068923414">
      <w:bodyDiv w:val="1"/>
      <w:marLeft w:val="0"/>
      <w:marRight w:val="0"/>
      <w:marTop w:val="0"/>
      <w:marBottom w:val="0"/>
      <w:divBdr>
        <w:top w:val="none" w:sz="0" w:space="0" w:color="auto"/>
        <w:left w:val="none" w:sz="0" w:space="0" w:color="auto"/>
        <w:bottom w:val="none" w:sz="0" w:space="0" w:color="auto"/>
        <w:right w:val="none" w:sz="0" w:space="0" w:color="auto"/>
      </w:divBdr>
    </w:div>
    <w:div w:id="1069422107">
      <w:bodyDiv w:val="1"/>
      <w:marLeft w:val="0"/>
      <w:marRight w:val="0"/>
      <w:marTop w:val="0"/>
      <w:marBottom w:val="0"/>
      <w:divBdr>
        <w:top w:val="none" w:sz="0" w:space="0" w:color="auto"/>
        <w:left w:val="none" w:sz="0" w:space="0" w:color="auto"/>
        <w:bottom w:val="none" w:sz="0" w:space="0" w:color="auto"/>
        <w:right w:val="none" w:sz="0" w:space="0" w:color="auto"/>
      </w:divBdr>
    </w:div>
    <w:div w:id="1070152056">
      <w:bodyDiv w:val="1"/>
      <w:marLeft w:val="0"/>
      <w:marRight w:val="0"/>
      <w:marTop w:val="0"/>
      <w:marBottom w:val="0"/>
      <w:divBdr>
        <w:top w:val="none" w:sz="0" w:space="0" w:color="auto"/>
        <w:left w:val="none" w:sz="0" w:space="0" w:color="auto"/>
        <w:bottom w:val="none" w:sz="0" w:space="0" w:color="auto"/>
        <w:right w:val="none" w:sz="0" w:space="0" w:color="auto"/>
      </w:divBdr>
    </w:div>
    <w:div w:id="1070423261">
      <w:bodyDiv w:val="1"/>
      <w:marLeft w:val="0"/>
      <w:marRight w:val="0"/>
      <w:marTop w:val="0"/>
      <w:marBottom w:val="0"/>
      <w:divBdr>
        <w:top w:val="none" w:sz="0" w:space="0" w:color="auto"/>
        <w:left w:val="none" w:sz="0" w:space="0" w:color="auto"/>
        <w:bottom w:val="none" w:sz="0" w:space="0" w:color="auto"/>
        <w:right w:val="none" w:sz="0" w:space="0" w:color="auto"/>
      </w:divBdr>
    </w:div>
    <w:div w:id="1071734383">
      <w:bodyDiv w:val="1"/>
      <w:marLeft w:val="0"/>
      <w:marRight w:val="0"/>
      <w:marTop w:val="0"/>
      <w:marBottom w:val="0"/>
      <w:divBdr>
        <w:top w:val="none" w:sz="0" w:space="0" w:color="auto"/>
        <w:left w:val="none" w:sz="0" w:space="0" w:color="auto"/>
        <w:bottom w:val="none" w:sz="0" w:space="0" w:color="auto"/>
        <w:right w:val="none" w:sz="0" w:space="0" w:color="auto"/>
      </w:divBdr>
    </w:div>
    <w:div w:id="1072115782">
      <w:bodyDiv w:val="1"/>
      <w:marLeft w:val="0"/>
      <w:marRight w:val="0"/>
      <w:marTop w:val="0"/>
      <w:marBottom w:val="0"/>
      <w:divBdr>
        <w:top w:val="none" w:sz="0" w:space="0" w:color="auto"/>
        <w:left w:val="none" w:sz="0" w:space="0" w:color="auto"/>
        <w:bottom w:val="none" w:sz="0" w:space="0" w:color="auto"/>
        <w:right w:val="none" w:sz="0" w:space="0" w:color="auto"/>
      </w:divBdr>
    </w:div>
    <w:div w:id="1072695478">
      <w:bodyDiv w:val="1"/>
      <w:marLeft w:val="0"/>
      <w:marRight w:val="0"/>
      <w:marTop w:val="0"/>
      <w:marBottom w:val="0"/>
      <w:divBdr>
        <w:top w:val="none" w:sz="0" w:space="0" w:color="auto"/>
        <w:left w:val="none" w:sz="0" w:space="0" w:color="auto"/>
        <w:bottom w:val="none" w:sz="0" w:space="0" w:color="auto"/>
        <w:right w:val="none" w:sz="0" w:space="0" w:color="auto"/>
      </w:divBdr>
    </w:div>
    <w:div w:id="1072775983">
      <w:bodyDiv w:val="1"/>
      <w:marLeft w:val="0"/>
      <w:marRight w:val="0"/>
      <w:marTop w:val="0"/>
      <w:marBottom w:val="0"/>
      <w:divBdr>
        <w:top w:val="none" w:sz="0" w:space="0" w:color="auto"/>
        <w:left w:val="none" w:sz="0" w:space="0" w:color="auto"/>
        <w:bottom w:val="none" w:sz="0" w:space="0" w:color="auto"/>
        <w:right w:val="none" w:sz="0" w:space="0" w:color="auto"/>
      </w:divBdr>
    </w:div>
    <w:div w:id="1072897582">
      <w:bodyDiv w:val="1"/>
      <w:marLeft w:val="0"/>
      <w:marRight w:val="0"/>
      <w:marTop w:val="0"/>
      <w:marBottom w:val="0"/>
      <w:divBdr>
        <w:top w:val="none" w:sz="0" w:space="0" w:color="auto"/>
        <w:left w:val="none" w:sz="0" w:space="0" w:color="auto"/>
        <w:bottom w:val="none" w:sz="0" w:space="0" w:color="auto"/>
        <w:right w:val="none" w:sz="0" w:space="0" w:color="auto"/>
      </w:divBdr>
    </w:div>
    <w:div w:id="1073284747">
      <w:bodyDiv w:val="1"/>
      <w:marLeft w:val="0"/>
      <w:marRight w:val="0"/>
      <w:marTop w:val="0"/>
      <w:marBottom w:val="0"/>
      <w:divBdr>
        <w:top w:val="none" w:sz="0" w:space="0" w:color="auto"/>
        <w:left w:val="none" w:sz="0" w:space="0" w:color="auto"/>
        <w:bottom w:val="none" w:sz="0" w:space="0" w:color="auto"/>
        <w:right w:val="none" w:sz="0" w:space="0" w:color="auto"/>
      </w:divBdr>
    </w:div>
    <w:div w:id="1073773106">
      <w:bodyDiv w:val="1"/>
      <w:marLeft w:val="0"/>
      <w:marRight w:val="0"/>
      <w:marTop w:val="0"/>
      <w:marBottom w:val="0"/>
      <w:divBdr>
        <w:top w:val="none" w:sz="0" w:space="0" w:color="auto"/>
        <w:left w:val="none" w:sz="0" w:space="0" w:color="auto"/>
        <w:bottom w:val="none" w:sz="0" w:space="0" w:color="auto"/>
        <w:right w:val="none" w:sz="0" w:space="0" w:color="auto"/>
      </w:divBdr>
    </w:div>
    <w:div w:id="1074015592">
      <w:bodyDiv w:val="1"/>
      <w:marLeft w:val="0"/>
      <w:marRight w:val="0"/>
      <w:marTop w:val="0"/>
      <w:marBottom w:val="0"/>
      <w:divBdr>
        <w:top w:val="none" w:sz="0" w:space="0" w:color="auto"/>
        <w:left w:val="none" w:sz="0" w:space="0" w:color="auto"/>
        <w:bottom w:val="none" w:sz="0" w:space="0" w:color="auto"/>
        <w:right w:val="none" w:sz="0" w:space="0" w:color="auto"/>
      </w:divBdr>
    </w:div>
    <w:div w:id="1074165278">
      <w:bodyDiv w:val="1"/>
      <w:marLeft w:val="0"/>
      <w:marRight w:val="0"/>
      <w:marTop w:val="0"/>
      <w:marBottom w:val="0"/>
      <w:divBdr>
        <w:top w:val="none" w:sz="0" w:space="0" w:color="auto"/>
        <w:left w:val="none" w:sz="0" w:space="0" w:color="auto"/>
        <w:bottom w:val="none" w:sz="0" w:space="0" w:color="auto"/>
        <w:right w:val="none" w:sz="0" w:space="0" w:color="auto"/>
      </w:divBdr>
    </w:div>
    <w:div w:id="1074208848">
      <w:bodyDiv w:val="1"/>
      <w:marLeft w:val="0"/>
      <w:marRight w:val="0"/>
      <w:marTop w:val="0"/>
      <w:marBottom w:val="0"/>
      <w:divBdr>
        <w:top w:val="none" w:sz="0" w:space="0" w:color="auto"/>
        <w:left w:val="none" w:sz="0" w:space="0" w:color="auto"/>
        <w:bottom w:val="none" w:sz="0" w:space="0" w:color="auto"/>
        <w:right w:val="none" w:sz="0" w:space="0" w:color="auto"/>
      </w:divBdr>
    </w:div>
    <w:div w:id="1074473013">
      <w:bodyDiv w:val="1"/>
      <w:marLeft w:val="0"/>
      <w:marRight w:val="0"/>
      <w:marTop w:val="0"/>
      <w:marBottom w:val="0"/>
      <w:divBdr>
        <w:top w:val="none" w:sz="0" w:space="0" w:color="auto"/>
        <w:left w:val="none" w:sz="0" w:space="0" w:color="auto"/>
        <w:bottom w:val="none" w:sz="0" w:space="0" w:color="auto"/>
        <w:right w:val="none" w:sz="0" w:space="0" w:color="auto"/>
      </w:divBdr>
    </w:div>
    <w:div w:id="1075054017">
      <w:bodyDiv w:val="1"/>
      <w:marLeft w:val="0"/>
      <w:marRight w:val="0"/>
      <w:marTop w:val="0"/>
      <w:marBottom w:val="0"/>
      <w:divBdr>
        <w:top w:val="none" w:sz="0" w:space="0" w:color="auto"/>
        <w:left w:val="none" w:sz="0" w:space="0" w:color="auto"/>
        <w:bottom w:val="none" w:sz="0" w:space="0" w:color="auto"/>
        <w:right w:val="none" w:sz="0" w:space="0" w:color="auto"/>
      </w:divBdr>
    </w:div>
    <w:div w:id="1075395412">
      <w:bodyDiv w:val="1"/>
      <w:marLeft w:val="0"/>
      <w:marRight w:val="0"/>
      <w:marTop w:val="0"/>
      <w:marBottom w:val="0"/>
      <w:divBdr>
        <w:top w:val="none" w:sz="0" w:space="0" w:color="auto"/>
        <w:left w:val="none" w:sz="0" w:space="0" w:color="auto"/>
        <w:bottom w:val="none" w:sz="0" w:space="0" w:color="auto"/>
        <w:right w:val="none" w:sz="0" w:space="0" w:color="auto"/>
      </w:divBdr>
    </w:div>
    <w:div w:id="1076047661">
      <w:bodyDiv w:val="1"/>
      <w:marLeft w:val="0"/>
      <w:marRight w:val="0"/>
      <w:marTop w:val="0"/>
      <w:marBottom w:val="0"/>
      <w:divBdr>
        <w:top w:val="none" w:sz="0" w:space="0" w:color="auto"/>
        <w:left w:val="none" w:sz="0" w:space="0" w:color="auto"/>
        <w:bottom w:val="none" w:sz="0" w:space="0" w:color="auto"/>
        <w:right w:val="none" w:sz="0" w:space="0" w:color="auto"/>
      </w:divBdr>
    </w:div>
    <w:div w:id="1076124557">
      <w:bodyDiv w:val="1"/>
      <w:marLeft w:val="0"/>
      <w:marRight w:val="0"/>
      <w:marTop w:val="0"/>
      <w:marBottom w:val="0"/>
      <w:divBdr>
        <w:top w:val="none" w:sz="0" w:space="0" w:color="auto"/>
        <w:left w:val="none" w:sz="0" w:space="0" w:color="auto"/>
        <w:bottom w:val="none" w:sz="0" w:space="0" w:color="auto"/>
        <w:right w:val="none" w:sz="0" w:space="0" w:color="auto"/>
      </w:divBdr>
    </w:div>
    <w:div w:id="1076322457">
      <w:bodyDiv w:val="1"/>
      <w:marLeft w:val="0"/>
      <w:marRight w:val="0"/>
      <w:marTop w:val="0"/>
      <w:marBottom w:val="0"/>
      <w:divBdr>
        <w:top w:val="none" w:sz="0" w:space="0" w:color="auto"/>
        <w:left w:val="none" w:sz="0" w:space="0" w:color="auto"/>
        <w:bottom w:val="none" w:sz="0" w:space="0" w:color="auto"/>
        <w:right w:val="none" w:sz="0" w:space="0" w:color="auto"/>
      </w:divBdr>
    </w:div>
    <w:div w:id="1076441404">
      <w:bodyDiv w:val="1"/>
      <w:marLeft w:val="0"/>
      <w:marRight w:val="0"/>
      <w:marTop w:val="0"/>
      <w:marBottom w:val="0"/>
      <w:divBdr>
        <w:top w:val="none" w:sz="0" w:space="0" w:color="auto"/>
        <w:left w:val="none" w:sz="0" w:space="0" w:color="auto"/>
        <w:bottom w:val="none" w:sz="0" w:space="0" w:color="auto"/>
        <w:right w:val="none" w:sz="0" w:space="0" w:color="auto"/>
      </w:divBdr>
    </w:div>
    <w:div w:id="1076781556">
      <w:bodyDiv w:val="1"/>
      <w:marLeft w:val="0"/>
      <w:marRight w:val="0"/>
      <w:marTop w:val="0"/>
      <w:marBottom w:val="0"/>
      <w:divBdr>
        <w:top w:val="none" w:sz="0" w:space="0" w:color="auto"/>
        <w:left w:val="none" w:sz="0" w:space="0" w:color="auto"/>
        <w:bottom w:val="none" w:sz="0" w:space="0" w:color="auto"/>
        <w:right w:val="none" w:sz="0" w:space="0" w:color="auto"/>
      </w:divBdr>
    </w:div>
    <w:div w:id="1077090994">
      <w:bodyDiv w:val="1"/>
      <w:marLeft w:val="0"/>
      <w:marRight w:val="0"/>
      <w:marTop w:val="0"/>
      <w:marBottom w:val="0"/>
      <w:divBdr>
        <w:top w:val="none" w:sz="0" w:space="0" w:color="auto"/>
        <w:left w:val="none" w:sz="0" w:space="0" w:color="auto"/>
        <w:bottom w:val="none" w:sz="0" w:space="0" w:color="auto"/>
        <w:right w:val="none" w:sz="0" w:space="0" w:color="auto"/>
      </w:divBdr>
    </w:div>
    <w:div w:id="1077167646">
      <w:bodyDiv w:val="1"/>
      <w:marLeft w:val="0"/>
      <w:marRight w:val="0"/>
      <w:marTop w:val="0"/>
      <w:marBottom w:val="0"/>
      <w:divBdr>
        <w:top w:val="none" w:sz="0" w:space="0" w:color="auto"/>
        <w:left w:val="none" w:sz="0" w:space="0" w:color="auto"/>
        <w:bottom w:val="none" w:sz="0" w:space="0" w:color="auto"/>
        <w:right w:val="none" w:sz="0" w:space="0" w:color="auto"/>
      </w:divBdr>
    </w:div>
    <w:div w:id="1077442228">
      <w:bodyDiv w:val="1"/>
      <w:marLeft w:val="0"/>
      <w:marRight w:val="0"/>
      <w:marTop w:val="0"/>
      <w:marBottom w:val="0"/>
      <w:divBdr>
        <w:top w:val="none" w:sz="0" w:space="0" w:color="auto"/>
        <w:left w:val="none" w:sz="0" w:space="0" w:color="auto"/>
        <w:bottom w:val="none" w:sz="0" w:space="0" w:color="auto"/>
        <w:right w:val="none" w:sz="0" w:space="0" w:color="auto"/>
      </w:divBdr>
    </w:div>
    <w:div w:id="1078360312">
      <w:bodyDiv w:val="1"/>
      <w:marLeft w:val="0"/>
      <w:marRight w:val="0"/>
      <w:marTop w:val="0"/>
      <w:marBottom w:val="0"/>
      <w:divBdr>
        <w:top w:val="none" w:sz="0" w:space="0" w:color="auto"/>
        <w:left w:val="none" w:sz="0" w:space="0" w:color="auto"/>
        <w:bottom w:val="none" w:sz="0" w:space="0" w:color="auto"/>
        <w:right w:val="none" w:sz="0" w:space="0" w:color="auto"/>
      </w:divBdr>
    </w:div>
    <w:div w:id="1079794896">
      <w:bodyDiv w:val="1"/>
      <w:marLeft w:val="0"/>
      <w:marRight w:val="0"/>
      <w:marTop w:val="0"/>
      <w:marBottom w:val="0"/>
      <w:divBdr>
        <w:top w:val="none" w:sz="0" w:space="0" w:color="auto"/>
        <w:left w:val="none" w:sz="0" w:space="0" w:color="auto"/>
        <w:bottom w:val="none" w:sz="0" w:space="0" w:color="auto"/>
        <w:right w:val="none" w:sz="0" w:space="0" w:color="auto"/>
      </w:divBdr>
    </w:div>
    <w:div w:id="1079981460">
      <w:bodyDiv w:val="1"/>
      <w:marLeft w:val="0"/>
      <w:marRight w:val="0"/>
      <w:marTop w:val="0"/>
      <w:marBottom w:val="0"/>
      <w:divBdr>
        <w:top w:val="none" w:sz="0" w:space="0" w:color="auto"/>
        <w:left w:val="none" w:sz="0" w:space="0" w:color="auto"/>
        <w:bottom w:val="none" w:sz="0" w:space="0" w:color="auto"/>
        <w:right w:val="none" w:sz="0" w:space="0" w:color="auto"/>
      </w:divBdr>
    </w:div>
    <w:div w:id="1080252041">
      <w:bodyDiv w:val="1"/>
      <w:marLeft w:val="0"/>
      <w:marRight w:val="0"/>
      <w:marTop w:val="0"/>
      <w:marBottom w:val="0"/>
      <w:divBdr>
        <w:top w:val="none" w:sz="0" w:space="0" w:color="auto"/>
        <w:left w:val="none" w:sz="0" w:space="0" w:color="auto"/>
        <w:bottom w:val="none" w:sz="0" w:space="0" w:color="auto"/>
        <w:right w:val="none" w:sz="0" w:space="0" w:color="auto"/>
      </w:divBdr>
    </w:div>
    <w:div w:id="1080253069">
      <w:bodyDiv w:val="1"/>
      <w:marLeft w:val="0"/>
      <w:marRight w:val="0"/>
      <w:marTop w:val="0"/>
      <w:marBottom w:val="0"/>
      <w:divBdr>
        <w:top w:val="none" w:sz="0" w:space="0" w:color="auto"/>
        <w:left w:val="none" w:sz="0" w:space="0" w:color="auto"/>
        <w:bottom w:val="none" w:sz="0" w:space="0" w:color="auto"/>
        <w:right w:val="none" w:sz="0" w:space="0" w:color="auto"/>
      </w:divBdr>
    </w:div>
    <w:div w:id="1080443215">
      <w:bodyDiv w:val="1"/>
      <w:marLeft w:val="0"/>
      <w:marRight w:val="0"/>
      <w:marTop w:val="0"/>
      <w:marBottom w:val="0"/>
      <w:divBdr>
        <w:top w:val="none" w:sz="0" w:space="0" w:color="auto"/>
        <w:left w:val="none" w:sz="0" w:space="0" w:color="auto"/>
        <w:bottom w:val="none" w:sz="0" w:space="0" w:color="auto"/>
        <w:right w:val="none" w:sz="0" w:space="0" w:color="auto"/>
      </w:divBdr>
    </w:div>
    <w:div w:id="1080717171">
      <w:bodyDiv w:val="1"/>
      <w:marLeft w:val="0"/>
      <w:marRight w:val="0"/>
      <w:marTop w:val="0"/>
      <w:marBottom w:val="0"/>
      <w:divBdr>
        <w:top w:val="none" w:sz="0" w:space="0" w:color="auto"/>
        <w:left w:val="none" w:sz="0" w:space="0" w:color="auto"/>
        <w:bottom w:val="none" w:sz="0" w:space="0" w:color="auto"/>
        <w:right w:val="none" w:sz="0" w:space="0" w:color="auto"/>
      </w:divBdr>
    </w:div>
    <w:div w:id="1081951700">
      <w:bodyDiv w:val="1"/>
      <w:marLeft w:val="0"/>
      <w:marRight w:val="0"/>
      <w:marTop w:val="0"/>
      <w:marBottom w:val="0"/>
      <w:divBdr>
        <w:top w:val="none" w:sz="0" w:space="0" w:color="auto"/>
        <w:left w:val="none" w:sz="0" w:space="0" w:color="auto"/>
        <w:bottom w:val="none" w:sz="0" w:space="0" w:color="auto"/>
        <w:right w:val="none" w:sz="0" w:space="0" w:color="auto"/>
      </w:divBdr>
    </w:div>
    <w:div w:id="1082143009">
      <w:bodyDiv w:val="1"/>
      <w:marLeft w:val="0"/>
      <w:marRight w:val="0"/>
      <w:marTop w:val="0"/>
      <w:marBottom w:val="0"/>
      <w:divBdr>
        <w:top w:val="none" w:sz="0" w:space="0" w:color="auto"/>
        <w:left w:val="none" w:sz="0" w:space="0" w:color="auto"/>
        <w:bottom w:val="none" w:sz="0" w:space="0" w:color="auto"/>
        <w:right w:val="none" w:sz="0" w:space="0" w:color="auto"/>
      </w:divBdr>
    </w:div>
    <w:div w:id="1082527730">
      <w:bodyDiv w:val="1"/>
      <w:marLeft w:val="0"/>
      <w:marRight w:val="0"/>
      <w:marTop w:val="0"/>
      <w:marBottom w:val="0"/>
      <w:divBdr>
        <w:top w:val="none" w:sz="0" w:space="0" w:color="auto"/>
        <w:left w:val="none" w:sz="0" w:space="0" w:color="auto"/>
        <w:bottom w:val="none" w:sz="0" w:space="0" w:color="auto"/>
        <w:right w:val="none" w:sz="0" w:space="0" w:color="auto"/>
      </w:divBdr>
    </w:div>
    <w:div w:id="1082795996">
      <w:bodyDiv w:val="1"/>
      <w:marLeft w:val="0"/>
      <w:marRight w:val="0"/>
      <w:marTop w:val="0"/>
      <w:marBottom w:val="0"/>
      <w:divBdr>
        <w:top w:val="none" w:sz="0" w:space="0" w:color="auto"/>
        <w:left w:val="none" w:sz="0" w:space="0" w:color="auto"/>
        <w:bottom w:val="none" w:sz="0" w:space="0" w:color="auto"/>
        <w:right w:val="none" w:sz="0" w:space="0" w:color="auto"/>
      </w:divBdr>
    </w:div>
    <w:div w:id="1083330696">
      <w:bodyDiv w:val="1"/>
      <w:marLeft w:val="0"/>
      <w:marRight w:val="0"/>
      <w:marTop w:val="0"/>
      <w:marBottom w:val="0"/>
      <w:divBdr>
        <w:top w:val="none" w:sz="0" w:space="0" w:color="auto"/>
        <w:left w:val="none" w:sz="0" w:space="0" w:color="auto"/>
        <w:bottom w:val="none" w:sz="0" w:space="0" w:color="auto"/>
        <w:right w:val="none" w:sz="0" w:space="0" w:color="auto"/>
      </w:divBdr>
    </w:div>
    <w:div w:id="1084179657">
      <w:bodyDiv w:val="1"/>
      <w:marLeft w:val="0"/>
      <w:marRight w:val="0"/>
      <w:marTop w:val="0"/>
      <w:marBottom w:val="0"/>
      <w:divBdr>
        <w:top w:val="none" w:sz="0" w:space="0" w:color="auto"/>
        <w:left w:val="none" w:sz="0" w:space="0" w:color="auto"/>
        <w:bottom w:val="none" w:sz="0" w:space="0" w:color="auto"/>
        <w:right w:val="none" w:sz="0" w:space="0" w:color="auto"/>
      </w:divBdr>
    </w:div>
    <w:div w:id="1084298735">
      <w:bodyDiv w:val="1"/>
      <w:marLeft w:val="0"/>
      <w:marRight w:val="0"/>
      <w:marTop w:val="0"/>
      <w:marBottom w:val="0"/>
      <w:divBdr>
        <w:top w:val="none" w:sz="0" w:space="0" w:color="auto"/>
        <w:left w:val="none" w:sz="0" w:space="0" w:color="auto"/>
        <w:bottom w:val="none" w:sz="0" w:space="0" w:color="auto"/>
        <w:right w:val="none" w:sz="0" w:space="0" w:color="auto"/>
      </w:divBdr>
    </w:div>
    <w:div w:id="1084451850">
      <w:bodyDiv w:val="1"/>
      <w:marLeft w:val="0"/>
      <w:marRight w:val="0"/>
      <w:marTop w:val="0"/>
      <w:marBottom w:val="0"/>
      <w:divBdr>
        <w:top w:val="none" w:sz="0" w:space="0" w:color="auto"/>
        <w:left w:val="none" w:sz="0" w:space="0" w:color="auto"/>
        <w:bottom w:val="none" w:sz="0" w:space="0" w:color="auto"/>
        <w:right w:val="none" w:sz="0" w:space="0" w:color="auto"/>
      </w:divBdr>
    </w:div>
    <w:div w:id="1085346709">
      <w:bodyDiv w:val="1"/>
      <w:marLeft w:val="0"/>
      <w:marRight w:val="0"/>
      <w:marTop w:val="0"/>
      <w:marBottom w:val="0"/>
      <w:divBdr>
        <w:top w:val="none" w:sz="0" w:space="0" w:color="auto"/>
        <w:left w:val="none" w:sz="0" w:space="0" w:color="auto"/>
        <w:bottom w:val="none" w:sz="0" w:space="0" w:color="auto"/>
        <w:right w:val="none" w:sz="0" w:space="0" w:color="auto"/>
      </w:divBdr>
    </w:div>
    <w:div w:id="1085953886">
      <w:bodyDiv w:val="1"/>
      <w:marLeft w:val="0"/>
      <w:marRight w:val="0"/>
      <w:marTop w:val="0"/>
      <w:marBottom w:val="0"/>
      <w:divBdr>
        <w:top w:val="none" w:sz="0" w:space="0" w:color="auto"/>
        <w:left w:val="none" w:sz="0" w:space="0" w:color="auto"/>
        <w:bottom w:val="none" w:sz="0" w:space="0" w:color="auto"/>
        <w:right w:val="none" w:sz="0" w:space="0" w:color="auto"/>
      </w:divBdr>
    </w:div>
    <w:div w:id="1086153132">
      <w:bodyDiv w:val="1"/>
      <w:marLeft w:val="0"/>
      <w:marRight w:val="0"/>
      <w:marTop w:val="0"/>
      <w:marBottom w:val="0"/>
      <w:divBdr>
        <w:top w:val="none" w:sz="0" w:space="0" w:color="auto"/>
        <w:left w:val="none" w:sz="0" w:space="0" w:color="auto"/>
        <w:bottom w:val="none" w:sz="0" w:space="0" w:color="auto"/>
        <w:right w:val="none" w:sz="0" w:space="0" w:color="auto"/>
      </w:divBdr>
    </w:div>
    <w:div w:id="1088035497">
      <w:bodyDiv w:val="1"/>
      <w:marLeft w:val="0"/>
      <w:marRight w:val="0"/>
      <w:marTop w:val="0"/>
      <w:marBottom w:val="0"/>
      <w:divBdr>
        <w:top w:val="none" w:sz="0" w:space="0" w:color="auto"/>
        <w:left w:val="none" w:sz="0" w:space="0" w:color="auto"/>
        <w:bottom w:val="none" w:sz="0" w:space="0" w:color="auto"/>
        <w:right w:val="none" w:sz="0" w:space="0" w:color="auto"/>
      </w:divBdr>
    </w:div>
    <w:div w:id="1088190060">
      <w:bodyDiv w:val="1"/>
      <w:marLeft w:val="0"/>
      <w:marRight w:val="0"/>
      <w:marTop w:val="0"/>
      <w:marBottom w:val="0"/>
      <w:divBdr>
        <w:top w:val="none" w:sz="0" w:space="0" w:color="auto"/>
        <w:left w:val="none" w:sz="0" w:space="0" w:color="auto"/>
        <w:bottom w:val="none" w:sz="0" w:space="0" w:color="auto"/>
        <w:right w:val="none" w:sz="0" w:space="0" w:color="auto"/>
      </w:divBdr>
    </w:div>
    <w:div w:id="1089082326">
      <w:bodyDiv w:val="1"/>
      <w:marLeft w:val="0"/>
      <w:marRight w:val="0"/>
      <w:marTop w:val="0"/>
      <w:marBottom w:val="0"/>
      <w:divBdr>
        <w:top w:val="none" w:sz="0" w:space="0" w:color="auto"/>
        <w:left w:val="none" w:sz="0" w:space="0" w:color="auto"/>
        <w:bottom w:val="none" w:sz="0" w:space="0" w:color="auto"/>
        <w:right w:val="none" w:sz="0" w:space="0" w:color="auto"/>
      </w:divBdr>
    </w:div>
    <w:div w:id="1089349429">
      <w:bodyDiv w:val="1"/>
      <w:marLeft w:val="0"/>
      <w:marRight w:val="0"/>
      <w:marTop w:val="0"/>
      <w:marBottom w:val="0"/>
      <w:divBdr>
        <w:top w:val="none" w:sz="0" w:space="0" w:color="auto"/>
        <w:left w:val="none" w:sz="0" w:space="0" w:color="auto"/>
        <w:bottom w:val="none" w:sz="0" w:space="0" w:color="auto"/>
        <w:right w:val="none" w:sz="0" w:space="0" w:color="auto"/>
      </w:divBdr>
    </w:div>
    <w:div w:id="1089959306">
      <w:bodyDiv w:val="1"/>
      <w:marLeft w:val="0"/>
      <w:marRight w:val="0"/>
      <w:marTop w:val="0"/>
      <w:marBottom w:val="0"/>
      <w:divBdr>
        <w:top w:val="none" w:sz="0" w:space="0" w:color="auto"/>
        <w:left w:val="none" w:sz="0" w:space="0" w:color="auto"/>
        <w:bottom w:val="none" w:sz="0" w:space="0" w:color="auto"/>
        <w:right w:val="none" w:sz="0" w:space="0" w:color="auto"/>
      </w:divBdr>
    </w:div>
    <w:div w:id="1090275867">
      <w:bodyDiv w:val="1"/>
      <w:marLeft w:val="0"/>
      <w:marRight w:val="0"/>
      <w:marTop w:val="0"/>
      <w:marBottom w:val="0"/>
      <w:divBdr>
        <w:top w:val="none" w:sz="0" w:space="0" w:color="auto"/>
        <w:left w:val="none" w:sz="0" w:space="0" w:color="auto"/>
        <w:bottom w:val="none" w:sz="0" w:space="0" w:color="auto"/>
        <w:right w:val="none" w:sz="0" w:space="0" w:color="auto"/>
      </w:divBdr>
    </w:div>
    <w:div w:id="1091468548">
      <w:bodyDiv w:val="1"/>
      <w:marLeft w:val="0"/>
      <w:marRight w:val="0"/>
      <w:marTop w:val="0"/>
      <w:marBottom w:val="0"/>
      <w:divBdr>
        <w:top w:val="none" w:sz="0" w:space="0" w:color="auto"/>
        <w:left w:val="none" w:sz="0" w:space="0" w:color="auto"/>
        <w:bottom w:val="none" w:sz="0" w:space="0" w:color="auto"/>
        <w:right w:val="none" w:sz="0" w:space="0" w:color="auto"/>
      </w:divBdr>
    </w:div>
    <w:div w:id="1091856177">
      <w:bodyDiv w:val="1"/>
      <w:marLeft w:val="0"/>
      <w:marRight w:val="0"/>
      <w:marTop w:val="0"/>
      <w:marBottom w:val="0"/>
      <w:divBdr>
        <w:top w:val="none" w:sz="0" w:space="0" w:color="auto"/>
        <w:left w:val="none" w:sz="0" w:space="0" w:color="auto"/>
        <w:bottom w:val="none" w:sz="0" w:space="0" w:color="auto"/>
        <w:right w:val="none" w:sz="0" w:space="0" w:color="auto"/>
      </w:divBdr>
    </w:div>
    <w:div w:id="1092313924">
      <w:bodyDiv w:val="1"/>
      <w:marLeft w:val="0"/>
      <w:marRight w:val="0"/>
      <w:marTop w:val="0"/>
      <w:marBottom w:val="0"/>
      <w:divBdr>
        <w:top w:val="none" w:sz="0" w:space="0" w:color="auto"/>
        <w:left w:val="none" w:sz="0" w:space="0" w:color="auto"/>
        <w:bottom w:val="none" w:sz="0" w:space="0" w:color="auto"/>
        <w:right w:val="none" w:sz="0" w:space="0" w:color="auto"/>
      </w:divBdr>
    </w:div>
    <w:div w:id="1092358872">
      <w:bodyDiv w:val="1"/>
      <w:marLeft w:val="0"/>
      <w:marRight w:val="0"/>
      <w:marTop w:val="0"/>
      <w:marBottom w:val="0"/>
      <w:divBdr>
        <w:top w:val="none" w:sz="0" w:space="0" w:color="auto"/>
        <w:left w:val="none" w:sz="0" w:space="0" w:color="auto"/>
        <w:bottom w:val="none" w:sz="0" w:space="0" w:color="auto"/>
        <w:right w:val="none" w:sz="0" w:space="0" w:color="auto"/>
      </w:divBdr>
    </w:div>
    <w:div w:id="1092749055">
      <w:bodyDiv w:val="1"/>
      <w:marLeft w:val="0"/>
      <w:marRight w:val="0"/>
      <w:marTop w:val="0"/>
      <w:marBottom w:val="0"/>
      <w:divBdr>
        <w:top w:val="none" w:sz="0" w:space="0" w:color="auto"/>
        <w:left w:val="none" w:sz="0" w:space="0" w:color="auto"/>
        <w:bottom w:val="none" w:sz="0" w:space="0" w:color="auto"/>
        <w:right w:val="none" w:sz="0" w:space="0" w:color="auto"/>
      </w:divBdr>
    </w:div>
    <w:div w:id="1092778276">
      <w:bodyDiv w:val="1"/>
      <w:marLeft w:val="0"/>
      <w:marRight w:val="0"/>
      <w:marTop w:val="0"/>
      <w:marBottom w:val="0"/>
      <w:divBdr>
        <w:top w:val="none" w:sz="0" w:space="0" w:color="auto"/>
        <w:left w:val="none" w:sz="0" w:space="0" w:color="auto"/>
        <w:bottom w:val="none" w:sz="0" w:space="0" w:color="auto"/>
        <w:right w:val="none" w:sz="0" w:space="0" w:color="auto"/>
      </w:divBdr>
    </w:div>
    <w:div w:id="1093011253">
      <w:bodyDiv w:val="1"/>
      <w:marLeft w:val="0"/>
      <w:marRight w:val="0"/>
      <w:marTop w:val="0"/>
      <w:marBottom w:val="0"/>
      <w:divBdr>
        <w:top w:val="none" w:sz="0" w:space="0" w:color="auto"/>
        <w:left w:val="none" w:sz="0" w:space="0" w:color="auto"/>
        <w:bottom w:val="none" w:sz="0" w:space="0" w:color="auto"/>
        <w:right w:val="none" w:sz="0" w:space="0" w:color="auto"/>
      </w:divBdr>
    </w:div>
    <w:div w:id="1093277485">
      <w:bodyDiv w:val="1"/>
      <w:marLeft w:val="0"/>
      <w:marRight w:val="0"/>
      <w:marTop w:val="0"/>
      <w:marBottom w:val="0"/>
      <w:divBdr>
        <w:top w:val="none" w:sz="0" w:space="0" w:color="auto"/>
        <w:left w:val="none" w:sz="0" w:space="0" w:color="auto"/>
        <w:bottom w:val="none" w:sz="0" w:space="0" w:color="auto"/>
        <w:right w:val="none" w:sz="0" w:space="0" w:color="auto"/>
      </w:divBdr>
    </w:div>
    <w:div w:id="1093478667">
      <w:bodyDiv w:val="1"/>
      <w:marLeft w:val="0"/>
      <w:marRight w:val="0"/>
      <w:marTop w:val="0"/>
      <w:marBottom w:val="0"/>
      <w:divBdr>
        <w:top w:val="none" w:sz="0" w:space="0" w:color="auto"/>
        <w:left w:val="none" w:sz="0" w:space="0" w:color="auto"/>
        <w:bottom w:val="none" w:sz="0" w:space="0" w:color="auto"/>
        <w:right w:val="none" w:sz="0" w:space="0" w:color="auto"/>
      </w:divBdr>
    </w:div>
    <w:div w:id="1093941063">
      <w:bodyDiv w:val="1"/>
      <w:marLeft w:val="0"/>
      <w:marRight w:val="0"/>
      <w:marTop w:val="0"/>
      <w:marBottom w:val="0"/>
      <w:divBdr>
        <w:top w:val="none" w:sz="0" w:space="0" w:color="auto"/>
        <w:left w:val="none" w:sz="0" w:space="0" w:color="auto"/>
        <w:bottom w:val="none" w:sz="0" w:space="0" w:color="auto"/>
        <w:right w:val="none" w:sz="0" w:space="0" w:color="auto"/>
      </w:divBdr>
    </w:div>
    <w:div w:id="1094134496">
      <w:bodyDiv w:val="1"/>
      <w:marLeft w:val="0"/>
      <w:marRight w:val="0"/>
      <w:marTop w:val="0"/>
      <w:marBottom w:val="0"/>
      <w:divBdr>
        <w:top w:val="none" w:sz="0" w:space="0" w:color="auto"/>
        <w:left w:val="none" w:sz="0" w:space="0" w:color="auto"/>
        <w:bottom w:val="none" w:sz="0" w:space="0" w:color="auto"/>
        <w:right w:val="none" w:sz="0" w:space="0" w:color="auto"/>
      </w:divBdr>
    </w:div>
    <w:div w:id="1094205768">
      <w:bodyDiv w:val="1"/>
      <w:marLeft w:val="0"/>
      <w:marRight w:val="0"/>
      <w:marTop w:val="0"/>
      <w:marBottom w:val="0"/>
      <w:divBdr>
        <w:top w:val="none" w:sz="0" w:space="0" w:color="auto"/>
        <w:left w:val="none" w:sz="0" w:space="0" w:color="auto"/>
        <w:bottom w:val="none" w:sz="0" w:space="0" w:color="auto"/>
        <w:right w:val="none" w:sz="0" w:space="0" w:color="auto"/>
      </w:divBdr>
    </w:div>
    <w:div w:id="1094210425">
      <w:bodyDiv w:val="1"/>
      <w:marLeft w:val="0"/>
      <w:marRight w:val="0"/>
      <w:marTop w:val="0"/>
      <w:marBottom w:val="0"/>
      <w:divBdr>
        <w:top w:val="none" w:sz="0" w:space="0" w:color="auto"/>
        <w:left w:val="none" w:sz="0" w:space="0" w:color="auto"/>
        <w:bottom w:val="none" w:sz="0" w:space="0" w:color="auto"/>
        <w:right w:val="none" w:sz="0" w:space="0" w:color="auto"/>
      </w:divBdr>
    </w:div>
    <w:div w:id="1094321075">
      <w:bodyDiv w:val="1"/>
      <w:marLeft w:val="0"/>
      <w:marRight w:val="0"/>
      <w:marTop w:val="0"/>
      <w:marBottom w:val="0"/>
      <w:divBdr>
        <w:top w:val="none" w:sz="0" w:space="0" w:color="auto"/>
        <w:left w:val="none" w:sz="0" w:space="0" w:color="auto"/>
        <w:bottom w:val="none" w:sz="0" w:space="0" w:color="auto"/>
        <w:right w:val="none" w:sz="0" w:space="0" w:color="auto"/>
      </w:divBdr>
    </w:div>
    <w:div w:id="1095397917">
      <w:bodyDiv w:val="1"/>
      <w:marLeft w:val="0"/>
      <w:marRight w:val="0"/>
      <w:marTop w:val="0"/>
      <w:marBottom w:val="0"/>
      <w:divBdr>
        <w:top w:val="none" w:sz="0" w:space="0" w:color="auto"/>
        <w:left w:val="none" w:sz="0" w:space="0" w:color="auto"/>
        <w:bottom w:val="none" w:sz="0" w:space="0" w:color="auto"/>
        <w:right w:val="none" w:sz="0" w:space="0" w:color="auto"/>
      </w:divBdr>
    </w:div>
    <w:div w:id="1095511888">
      <w:bodyDiv w:val="1"/>
      <w:marLeft w:val="0"/>
      <w:marRight w:val="0"/>
      <w:marTop w:val="0"/>
      <w:marBottom w:val="0"/>
      <w:divBdr>
        <w:top w:val="none" w:sz="0" w:space="0" w:color="auto"/>
        <w:left w:val="none" w:sz="0" w:space="0" w:color="auto"/>
        <w:bottom w:val="none" w:sz="0" w:space="0" w:color="auto"/>
        <w:right w:val="none" w:sz="0" w:space="0" w:color="auto"/>
      </w:divBdr>
    </w:div>
    <w:div w:id="1095904395">
      <w:bodyDiv w:val="1"/>
      <w:marLeft w:val="0"/>
      <w:marRight w:val="0"/>
      <w:marTop w:val="0"/>
      <w:marBottom w:val="0"/>
      <w:divBdr>
        <w:top w:val="none" w:sz="0" w:space="0" w:color="auto"/>
        <w:left w:val="none" w:sz="0" w:space="0" w:color="auto"/>
        <w:bottom w:val="none" w:sz="0" w:space="0" w:color="auto"/>
        <w:right w:val="none" w:sz="0" w:space="0" w:color="auto"/>
      </w:divBdr>
    </w:div>
    <w:div w:id="1095975427">
      <w:bodyDiv w:val="1"/>
      <w:marLeft w:val="0"/>
      <w:marRight w:val="0"/>
      <w:marTop w:val="0"/>
      <w:marBottom w:val="0"/>
      <w:divBdr>
        <w:top w:val="none" w:sz="0" w:space="0" w:color="auto"/>
        <w:left w:val="none" w:sz="0" w:space="0" w:color="auto"/>
        <w:bottom w:val="none" w:sz="0" w:space="0" w:color="auto"/>
        <w:right w:val="none" w:sz="0" w:space="0" w:color="auto"/>
      </w:divBdr>
    </w:div>
    <w:div w:id="1096094817">
      <w:bodyDiv w:val="1"/>
      <w:marLeft w:val="0"/>
      <w:marRight w:val="0"/>
      <w:marTop w:val="0"/>
      <w:marBottom w:val="0"/>
      <w:divBdr>
        <w:top w:val="none" w:sz="0" w:space="0" w:color="auto"/>
        <w:left w:val="none" w:sz="0" w:space="0" w:color="auto"/>
        <w:bottom w:val="none" w:sz="0" w:space="0" w:color="auto"/>
        <w:right w:val="none" w:sz="0" w:space="0" w:color="auto"/>
      </w:divBdr>
    </w:div>
    <w:div w:id="1096167279">
      <w:bodyDiv w:val="1"/>
      <w:marLeft w:val="0"/>
      <w:marRight w:val="0"/>
      <w:marTop w:val="0"/>
      <w:marBottom w:val="0"/>
      <w:divBdr>
        <w:top w:val="none" w:sz="0" w:space="0" w:color="auto"/>
        <w:left w:val="none" w:sz="0" w:space="0" w:color="auto"/>
        <w:bottom w:val="none" w:sz="0" w:space="0" w:color="auto"/>
        <w:right w:val="none" w:sz="0" w:space="0" w:color="auto"/>
      </w:divBdr>
    </w:div>
    <w:div w:id="1097094706">
      <w:bodyDiv w:val="1"/>
      <w:marLeft w:val="0"/>
      <w:marRight w:val="0"/>
      <w:marTop w:val="0"/>
      <w:marBottom w:val="0"/>
      <w:divBdr>
        <w:top w:val="none" w:sz="0" w:space="0" w:color="auto"/>
        <w:left w:val="none" w:sz="0" w:space="0" w:color="auto"/>
        <w:bottom w:val="none" w:sz="0" w:space="0" w:color="auto"/>
        <w:right w:val="none" w:sz="0" w:space="0" w:color="auto"/>
      </w:divBdr>
    </w:div>
    <w:div w:id="1097143274">
      <w:bodyDiv w:val="1"/>
      <w:marLeft w:val="0"/>
      <w:marRight w:val="0"/>
      <w:marTop w:val="0"/>
      <w:marBottom w:val="0"/>
      <w:divBdr>
        <w:top w:val="none" w:sz="0" w:space="0" w:color="auto"/>
        <w:left w:val="none" w:sz="0" w:space="0" w:color="auto"/>
        <w:bottom w:val="none" w:sz="0" w:space="0" w:color="auto"/>
        <w:right w:val="none" w:sz="0" w:space="0" w:color="auto"/>
      </w:divBdr>
    </w:div>
    <w:div w:id="1097212616">
      <w:bodyDiv w:val="1"/>
      <w:marLeft w:val="0"/>
      <w:marRight w:val="0"/>
      <w:marTop w:val="0"/>
      <w:marBottom w:val="0"/>
      <w:divBdr>
        <w:top w:val="none" w:sz="0" w:space="0" w:color="auto"/>
        <w:left w:val="none" w:sz="0" w:space="0" w:color="auto"/>
        <w:bottom w:val="none" w:sz="0" w:space="0" w:color="auto"/>
        <w:right w:val="none" w:sz="0" w:space="0" w:color="auto"/>
      </w:divBdr>
    </w:div>
    <w:div w:id="1098714402">
      <w:bodyDiv w:val="1"/>
      <w:marLeft w:val="0"/>
      <w:marRight w:val="0"/>
      <w:marTop w:val="0"/>
      <w:marBottom w:val="0"/>
      <w:divBdr>
        <w:top w:val="none" w:sz="0" w:space="0" w:color="auto"/>
        <w:left w:val="none" w:sz="0" w:space="0" w:color="auto"/>
        <w:bottom w:val="none" w:sz="0" w:space="0" w:color="auto"/>
        <w:right w:val="none" w:sz="0" w:space="0" w:color="auto"/>
      </w:divBdr>
    </w:div>
    <w:div w:id="1098870396">
      <w:bodyDiv w:val="1"/>
      <w:marLeft w:val="0"/>
      <w:marRight w:val="0"/>
      <w:marTop w:val="0"/>
      <w:marBottom w:val="0"/>
      <w:divBdr>
        <w:top w:val="none" w:sz="0" w:space="0" w:color="auto"/>
        <w:left w:val="none" w:sz="0" w:space="0" w:color="auto"/>
        <w:bottom w:val="none" w:sz="0" w:space="0" w:color="auto"/>
        <w:right w:val="none" w:sz="0" w:space="0" w:color="auto"/>
      </w:divBdr>
    </w:div>
    <w:div w:id="1098871221">
      <w:bodyDiv w:val="1"/>
      <w:marLeft w:val="0"/>
      <w:marRight w:val="0"/>
      <w:marTop w:val="0"/>
      <w:marBottom w:val="0"/>
      <w:divBdr>
        <w:top w:val="none" w:sz="0" w:space="0" w:color="auto"/>
        <w:left w:val="none" w:sz="0" w:space="0" w:color="auto"/>
        <w:bottom w:val="none" w:sz="0" w:space="0" w:color="auto"/>
        <w:right w:val="none" w:sz="0" w:space="0" w:color="auto"/>
      </w:divBdr>
    </w:div>
    <w:div w:id="1099594639">
      <w:bodyDiv w:val="1"/>
      <w:marLeft w:val="0"/>
      <w:marRight w:val="0"/>
      <w:marTop w:val="0"/>
      <w:marBottom w:val="0"/>
      <w:divBdr>
        <w:top w:val="none" w:sz="0" w:space="0" w:color="auto"/>
        <w:left w:val="none" w:sz="0" w:space="0" w:color="auto"/>
        <w:bottom w:val="none" w:sz="0" w:space="0" w:color="auto"/>
        <w:right w:val="none" w:sz="0" w:space="0" w:color="auto"/>
      </w:divBdr>
    </w:div>
    <w:div w:id="1099716470">
      <w:bodyDiv w:val="1"/>
      <w:marLeft w:val="0"/>
      <w:marRight w:val="0"/>
      <w:marTop w:val="0"/>
      <w:marBottom w:val="0"/>
      <w:divBdr>
        <w:top w:val="none" w:sz="0" w:space="0" w:color="auto"/>
        <w:left w:val="none" w:sz="0" w:space="0" w:color="auto"/>
        <w:bottom w:val="none" w:sz="0" w:space="0" w:color="auto"/>
        <w:right w:val="none" w:sz="0" w:space="0" w:color="auto"/>
      </w:divBdr>
    </w:div>
    <w:div w:id="1100181215">
      <w:bodyDiv w:val="1"/>
      <w:marLeft w:val="0"/>
      <w:marRight w:val="0"/>
      <w:marTop w:val="0"/>
      <w:marBottom w:val="0"/>
      <w:divBdr>
        <w:top w:val="none" w:sz="0" w:space="0" w:color="auto"/>
        <w:left w:val="none" w:sz="0" w:space="0" w:color="auto"/>
        <w:bottom w:val="none" w:sz="0" w:space="0" w:color="auto"/>
        <w:right w:val="none" w:sz="0" w:space="0" w:color="auto"/>
      </w:divBdr>
    </w:div>
    <w:div w:id="1100688421">
      <w:bodyDiv w:val="1"/>
      <w:marLeft w:val="0"/>
      <w:marRight w:val="0"/>
      <w:marTop w:val="0"/>
      <w:marBottom w:val="0"/>
      <w:divBdr>
        <w:top w:val="none" w:sz="0" w:space="0" w:color="auto"/>
        <w:left w:val="none" w:sz="0" w:space="0" w:color="auto"/>
        <w:bottom w:val="none" w:sz="0" w:space="0" w:color="auto"/>
        <w:right w:val="none" w:sz="0" w:space="0" w:color="auto"/>
      </w:divBdr>
    </w:div>
    <w:div w:id="1100831731">
      <w:bodyDiv w:val="1"/>
      <w:marLeft w:val="0"/>
      <w:marRight w:val="0"/>
      <w:marTop w:val="0"/>
      <w:marBottom w:val="0"/>
      <w:divBdr>
        <w:top w:val="none" w:sz="0" w:space="0" w:color="auto"/>
        <w:left w:val="none" w:sz="0" w:space="0" w:color="auto"/>
        <w:bottom w:val="none" w:sz="0" w:space="0" w:color="auto"/>
        <w:right w:val="none" w:sz="0" w:space="0" w:color="auto"/>
      </w:divBdr>
    </w:div>
    <w:div w:id="1100952120">
      <w:bodyDiv w:val="1"/>
      <w:marLeft w:val="0"/>
      <w:marRight w:val="0"/>
      <w:marTop w:val="0"/>
      <w:marBottom w:val="0"/>
      <w:divBdr>
        <w:top w:val="none" w:sz="0" w:space="0" w:color="auto"/>
        <w:left w:val="none" w:sz="0" w:space="0" w:color="auto"/>
        <w:bottom w:val="none" w:sz="0" w:space="0" w:color="auto"/>
        <w:right w:val="none" w:sz="0" w:space="0" w:color="auto"/>
      </w:divBdr>
    </w:div>
    <w:div w:id="1101148208">
      <w:bodyDiv w:val="1"/>
      <w:marLeft w:val="0"/>
      <w:marRight w:val="0"/>
      <w:marTop w:val="0"/>
      <w:marBottom w:val="0"/>
      <w:divBdr>
        <w:top w:val="none" w:sz="0" w:space="0" w:color="auto"/>
        <w:left w:val="none" w:sz="0" w:space="0" w:color="auto"/>
        <w:bottom w:val="none" w:sz="0" w:space="0" w:color="auto"/>
        <w:right w:val="none" w:sz="0" w:space="0" w:color="auto"/>
      </w:divBdr>
    </w:div>
    <w:div w:id="1101225774">
      <w:bodyDiv w:val="1"/>
      <w:marLeft w:val="0"/>
      <w:marRight w:val="0"/>
      <w:marTop w:val="0"/>
      <w:marBottom w:val="0"/>
      <w:divBdr>
        <w:top w:val="none" w:sz="0" w:space="0" w:color="auto"/>
        <w:left w:val="none" w:sz="0" w:space="0" w:color="auto"/>
        <w:bottom w:val="none" w:sz="0" w:space="0" w:color="auto"/>
        <w:right w:val="none" w:sz="0" w:space="0" w:color="auto"/>
      </w:divBdr>
    </w:div>
    <w:div w:id="1102649516">
      <w:bodyDiv w:val="1"/>
      <w:marLeft w:val="0"/>
      <w:marRight w:val="0"/>
      <w:marTop w:val="0"/>
      <w:marBottom w:val="0"/>
      <w:divBdr>
        <w:top w:val="none" w:sz="0" w:space="0" w:color="auto"/>
        <w:left w:val="none" w:sz="0" w:space="0" w:color="auto"/>
        <w:bottom w:val="none" w:sz="0" w:space="0" w:color="auto"/>
        <w:right w:val="none" w:sz="0" w:space="0" w:color="auto"/>
      </w:divBdr>
    </w:div>
    <w:div w:id="1102801273">
      <w:bodyDiv w:val="1"/>
      <w:marLeft w:val="0"/>
      <w:marRight w:val="0"/>
      <w:marTop w:val="0"/>
      <w:marBottom w:val="0"/>
      <w:divBdr>
        <w:top w:val="none" w:sz="0" w:space="0" w:color="auto"/>
        <w:left w:val="none" w:sz="0" w:space="0" w:color="auto"/>
        <w:bottom w:val="none" w:sz="0" w:space="0" w:color="auto"/>
        <w:right w:val="none" w:sz="0" w:space="0" w:color="auto"/>
      </w:divBdr>
    </w:div>
    <w:div w:id="1102915843">
      <w:bodyDiv w:val="1"/>
      <w:marLeft w:val="0"/>
      <w:marRight w:val="0"/>
      <w:marTop w:val="0"/>
      <w:marBottom w:val="0"/>
      <w:divBdr>
        <w:top w:val="none" w:sz="0" w:space="0" w:color="auto"/>
        <w:left w:val="none" w:sz="0" w:space="0" w:color="auto"/>
        <w:bottom w:val="none" w:sz="0" w:space="0" w:color="auto"/>
        <w:right w:val="none" w:sz="0" w:space="0" w:color="auto"/>
      </w:divBdr>
    </w:div>
    <w:div w:id="1103188934">
      <w:bodyDiv w:val="1"/>
      <w:marLeft w:val="0"/>
      <w:marRight w:val="0"/>
      <w:marTop w:val="0"/>
      <w:marBottom w:val="0"/>
      <w:divBdr>
        <w:top w:val="none" w:sz="0" w:space="0" w:color="auto"/>
        <w:left w:val="none" w:sz="0" w:space="0" w:color="auto"/>
        <w:bottom w:val="none" w:sz="0" w:space="0" w:color="auto"/>
        <w:right w:val="none" w:sz="0" w:space="0" w:color="auto"/>
      </w:divBdr>
    </w:div>
    <w:div w:id="1103383749">
      <w:bodyDiv w:val="1"/>
      <w:marLeft w:val="0"/>
      <w:marRight w:val="0"/>
      <w:marTop w:val="0"/>
      <w:marBottom w:val="0"/>
      <w:divBdr>
        <w:top w:val="none" w:sz="0" w:space="0" w:color="auto"/>
        <w:left w:val="none" w:sz="0" w:space="0" w:color="auto"/>
        <w:bottom w:val="none" w:sz="0" w:space="0" w:color="auto"/>
        <w:right w:val="none" w:sz="0" w:space="0" w:color="auto"/>
      </w:divBdr>
    </w:div>
    <w:div w:id="1103451629">
      <w:bodyDiv w:val="1"/>
      <w:marLeft w:val="0"/>
      <w:marRight w:val="0"/>
      <w:marTop w:val="0"/>
      <w:marBottom w:val="0"/>
      <w:divBdr>
        <w:top w:val="none" w:sz="0" w:space="0" w:color="auto"/>
        <w:left w:val="none" w:sz="0" w:space="0" w:color="auto"/>
        <w:bottom w:val="none" w:sz="0" w:space="0" w:color="auto"/>
        <w:right w:val="none" w:sz="0" w:space="0" w:color="auto"/>
      </w:divBdr>
    </w:div>
    <w:div w:id="1103844794">
      <w:bodyDiv w:val="1"/>
      <w:marLeft w:val="0"/>
      <w:marRight w:val="0"/>
      <w:marTop w:val="0"/>
      <w:marBottom w:val="0"/>
      <w:divBdr>
        <w:top w:val="none" w:sz="0" w:space="0" w:color="auto"/>
        <w:left w:val="none" w:sz="0" w:space="0" w:color="auto"/>
        <w:bottom w:val="none" w:sz="0" w:space="0" w:color="auto"/>
        <w:right w:val="none" w:sz="0" w:space="0" w:color="auto"/>
      </w:divBdr>
    </w:div>
    <w:div w:id="1104113242">
      <w:bodyDiv w:val="1"/>
      <w:marLeft w:val="0"/>
      <w:marRight w:val="0"/>
      <w:marTop w:val="0"/>
      <w:marBottom w:val="0"/>
      <w:divBdr>
        <w:top w:val="none" w:sz="0" w:space="0" w:color="auto"/>
        <w:left w:val="none" w:sz="0" w:space="0" w:color="auto"/>
        <w:bottom w:val="none" w:sz="0" w:space="0" w:color="auto"/>
        <w:right w:val="none" w:sz="0" w:space="0" w:color="auto"/>
      </w:divBdr>
    </w:div>
    <w:div w:id="1104151731">
      <w:bodyDiv w:val="1"/>
      <w:marLeft w:val="0"/>
      <w:marRight w:val="0"/>
      <w:marTop w:val="0"/>
      <w:marBottom w:val="0"/>
      <w:divBdr>
        <w:top w:val="none" w:sz="0" w:space="0" w:color="auto"/>
        <w:left w:val="none" w:sz="0" w:space="0" w:color="auto"/>
        <w:bottom w:val="none" w:sz="0" w:space="0" w:color="auto"/>
        <w:right w:val="none" w:sz="0" w:space="0" w:color="auto"/>
      </w:divBdr>
    </w:div>
    <w:div w:id="1104228997">
      <w:bodyDiv w:val="1"/>
      <w:marLeft w:val="0"/>
      <w:marRight w:val="0"/>
      <w:marTop w:val="0"/>
      <w:marBottom w:val="0"/>
      <w:divBdr>
        <w:top w:val="none" w:sz="0" w:space="0" w:color="auto"/>
        <w:left w:val="none" w:sz="0" w:space="0" w:color="auto"/>
        <w:bottom w:val="none" w:sz="0" w:space="0" w:color="auto"/>
        <w:right w:val="none" w:sz="0" w:space="0" w:color="auto"/>
      </w:divBdr>
    </w:div>
    <w:div w:id="1104230271">
      <w:bodyDiv w:val="1"/>
      <w:marLeft w:val="0"/>
      <w:marRight w:val="0"/>
      <w:marTop w:val="0"/>
      <w:marBottom w:val="0"/>
      <w:divBdr>
        <w:top w:val="none" w:sz="0" w:space="0" w:color="auto"/>
        <w:left w:val="none" w:sz="0" w:space="0" w:color="auto"/>
        <w:bottom w:val="none" w:sz="0" w:space="0" w:color="auto"/>
        <w:right w:val="none" w:sz="0" w:space="0" w:color="auto"/>
      </w:divBdr>
    </w:div>
    <w:div w:id="1105617492">
      <w:bodyDiv w:val="1"/>
      <w:marLeft w:val="0"/>
      <w:marRight w:val="0"/>
      <w:marTop w:val="0"/>
      <w:marBottom w:val="0"/>
      <w:divBdr>
        <w:top w:val="none" w:sz="0" w:space="0" w:color="auto"/>
        <w:left w:val="none" w:sz="0" w:space="0" w:color="auto"/>
        <w:bottom w:val="none" w:sz="0" w:space="0" w:color="auto"/>
        <w:right w:val="none" w:sz="0" w:space="0" w:color="auto"/>
      </w:divBdr>
    </w:div>
    <w:div w:id="1105930556">
      <w:bodyDiv w:val="1"/>
      <w:marLeft w:val="0"/>
      <w:marRight w:val="0"/>
      <w:marTop w:val="0"/>
      <w:marBottom w:val="0"/>
      <w:divBdr>
        <w:top w:val="none" w:sz="0" w:space="0" w:color="auto"/>
        <w:left w:val="none" w:sz="0" w:space="0" w:color="auto"/>
        <w:bottom w:val="none" w:sz="0" w:space="0" w:color="auto"/>
        <w:right w:val="none" w:sz="0" w:space="0" w:color="auto"/>
      </w:divBdr>
    </w:div>
    <w:div w:id="1106271860">
      <w:bodyDiv w:val="1"/>
      <w:marLeft w:val="0"/>
      <w:marRight w:val="0"/>
      <w:marTop w:val="0"/>
      <w:marBottom w:val="0"/>
      <w:divBdr>
        <w:top w:val="none" w:sz="0" w:space="0" w:color="auto"/>
        <w:left w:val="none" w:sz="0" w:space="0" w:color="auto"/>
        <w:bottom w:val="none" w:sz="0" w:space="0" w:color="auto"/>
        <w:right w:val="none" w:sz="0" w:space="0" w:color="auto"/>
      </w:divBdr>
    </w:div>
    <w:div w:id="1106274411">
      <w:bodyDiv w:val="1"/>
      <w:marLeft w:val="0"/>
      <w:marRight w:val="0"/>
      <w:marTop w:val="0"/>
      <w:marBottom w:val="0"/>
      <w:divBdr>
        <w:top w:val="none" w:sz="0" w:space="0" w:color="auto"/>
        <w:left w:val="none" w:sz="0" w:space="0" w:color="auto"/>
        <w:bottom w:val="none" w:sz="0" w:space="0" w:color="auto"/>
        <w:right w:val="none" w:sz="0" w:space="0" w:color="auto"/>
      </w:divBdr>
    </w:div>
    <w:div w:id="1106651561">
      <w:bodyDiv w:val="1"/>
      <w:marLeft w:val="0"/>
      <w:marRight w:val="0"/>
      <w:marTop w:val="0"/>
      <w:marBottom w:val="0"/>
      <w:divBdr>
        <w:top w:val="none" w:sz="0" w:space="0" w:color="auto"/>
        <w:left w:val="none" w:sz="0" w:space="0" w:color="auto"/>
        <w:bottom w:val="none" w:sz="0" w:space="0" w:color="auto"/>
        <w:right w:val="none" w:sz="0" w:space="0" w:color="auto"/>
      </w:divBdr>
    </w:div>
    <w:div w:id="1107775726">
      <w:bodyDiv w:val="1"/>
      <w:marLeft w:val="0"/>
      <w:marRight w:val="0"/>
      <w:marTop w:val="0"/>
      <w:marBottom w:val="0"/>
      <w:divBdr>
        <w:top w:val="none" w:sz="0" w:space="0" w:color="auto"/>
        <w:left w:val="none" w:sz="0" w:space="0" w:color="auto"/>
        <w:bottom w:val="none" w:sz="0" w:space="0" w:color="auto"/>
        <w:right w:val="none" w:sz="0" w:space="0" w:color="auto"/>
      </w:divBdr>
    </w:div>
    <w:div w:id="1107777418">
      <w:bodyDiv w:val="1"/>
      <w:marLeft w:val="0"/>
      <w:marRight w:val="0"/>
      <w:marTop w:val="0"/>
      <w:marBottom w:val="0"/>
      <w:divBdr>
        <w:top w:val="none" w:sz="0" w:space="0" w:color="auto"/>
        <w:left w:val="none" w:sz="0" w:space="0" w:color="auto"/>
        <w:bottom w:val="none" w:sz="0" w:space="0" w:color="auto"/>
        <w:right w:val="none" w:sz="0" w:space="0" w:color="auto"/>
      </w:divBdr>
    </w:div>
    <w:div w:id="1108040771">
      <w:bodyDiv w:val="1"/>
      <w:marLeft w:val="0"/>
      <w:marRight w:val="0"/>
      <w:marTop w:val="0"/>
      <w:marBottom w:val="0"/>
      <w:divBdr>
        <w:top w:val="none" w:sz="0" w:space="0" w:color="auto"/>
        <w:left w:val="none" w:sz="0" w:space="0" w:color="auto"/>
        <w:bottom w:val="none" w:sz="0" w:space="0" w:color="auto"/>
        <w:right w:val="none" w:sz="0" w:space="0" w:color="auto"/>
      </w:divBdr>
    </w:div>
    <w:div w:id="1108818457">
      <w:bodyDiv w:val="1"/>
      <w:marLeft w:val="0"/>
      <w:marRight w:val="0"/>
      <w:marTop w:val="0"/>
      <w:marBottom w:val="0"/>
      <w:divBdr>
        <w:top w:val="none" w:sz="0" w:space="0" w:color="auto"/>
        <w:left w:val="none" w:sz="0" w:space="0" w:color="auto"/>
        <w:bottom w:val="none" w:sz="0" w:space="0" w:color="auto"/>
        <w:right w:val="none" w:sz="0" w:space="0" w:color="auto"/>
      </w:divBdr>
    </w:div>
    <w:div w:id="1108937026">
      <w:bodyDiv w:val="1"/>
      <w:marLeft w:val="0"/>
      <w:marRight w:val="0"/>
      <w:marTop w:val="0"/>
      <w:marBottom w:val="0"/>
      <w:divBdr>
        <w:top w:val="none" w:sz="0" w:space="0" w:color="auto"/>
        <w:left w:val="none" w:sz="0" w:space="0" w:color="auto"/>
        <w:bottom w:val="none" w:sz="0" w:space="0" w:color="auto"/>
        <w:right w:val="none" w:sz="0" w:space="0" w:color="auto"/>
      </w:divBdr>
    </w:div>
    <w:div w:id="1108964140">
      <w:bodyDiv w:val="1"/>
      <w:marLeft w:val="0"/>
      <w:marRight w:val="0"/>
      <w:marTop w:val="0"/>
      <w:marBottom w:val="0"/>
      <w:divBdr>
        <w:top w:val="none" w:sz="0" w:space="0" w:color="auto"/>
        <w:left w:val="none" w:sz="0" w:space="0" w:color="auto"/>
        <w:bottom w:val="none" w:sz="0" w:space="0" w:color="auto"/>
        <w:right w:val="none" w:sz="0" w:space="0" w:color="auto"/>
      </w:divBdr>
    </w:div>
    <w:div w:id="1110004163">
      <w:bodyDiv w:val="1"/>
      <w:marLeft w:val="0"/>
      <w:marRight w:val="0"/>
      <w:marTop w:val="0"/>
      <w:marBottom w:val="0"/>
      <w:divBdr>
        <w:top w:val="none" w:sz="0" w:space="0" w:color="auto"/>
        <w:left w:val="none" w:sz="0" w:space="0" w:color="auto"/>
        <w:bottom w:val="none" w:sz="0" w:space="0" w:color="auto"/>
        <w:right w:val="none" w:sz="0" w:space="0" w:color="auto"/>
      </w:divBdr>
    </w:div>
    <w:div w:id="1110202383">
      <w:bodyDiv w:val="1"/>
      <w:marLeft w:val="0"/>
      <w:marRight w:val="0"/>
      <w:marTop w:val="0"/>
      <w:marBottom w:val="0"/>
      <w:divBdr>
        <w:top w:val="none" w:sz="0" w:space="0" w:color="auto"/>
        <w:left w:val="none" w:sz="0" w:space="0" w:color="auto"/>
        <w:bottom w:val="none" w:sz="0" w:space="0" w:color="auto"/>
        <w:right w:val="none" w:sz="0" w:space="0" w:color="auto"/>
      </w:divBdr>
    </w:div>
    <w:div w:id="1111047366">
      <w:bodyDiv w:val="1"/>
      <w:marLeft w:val="0"/>
      <w:marRight w:val="0"/>
      <w:marTop w:val="0"/>
      <w:marBottom w:val="0"/>
      <w:divBdr>
        <w:top w:val="none" w:sz="0" w:space="0" w:color="auto"/>
        <w:left w:val="none" w:sz="0" w:space="0" w:color="auto"/>
        <w:bottom w:val="none" w:sz="0" w:space="0" w:color="auto"/>
        <w:right w:val="none" w:sz="0" w:space="0" w:color="auto"/>
      </w:divBdr>
    </w:div>
    <w:div w:id="1111165943">
      <w:bodyDiv w:val="1"/>
      <w:marLeft w:val="0"/>
      <w:marRight w:val="0"/>
      <w:marTop w:val="0"/>
      <w:marBottom w:val="0"/>
      <w:divBdr>
        <w:top w:val="none" w:sz="0" w:space="0" w:color="auto"/>
        <w:left w:val="none" w:sz="0" w:space="0" w:color="auto"/>
        <w:bottom w:val="none" w:sz="0" w:space="0" w:color="auto"/>
        <w:right w:val="none" w:sz="0" w:space="0" w:color="auto"/>
      </w:divBdr>
    </w:div>
    <w:div w:id="1111625061">
      <w:bodyDiv w:val="1"/>
      <w:marLeft w:val="0"/>
      <w:marRight w:val="0"/>
      <w:marTop w:val="0"/>
      <w:marBottom w:val="0"/>
      <w:divBdr>
        <w:top w:val="none" w:sz="0" w:space="0" w:color="auto"/>
        <w:left w:val="none" w:sz="0" w:space="0" w:color="auto"/>
        <w:bottom w:val="none" w:sz="0" w:space="0" w:color="auto"/>
        <w:right w:val="none" w:sz="0" w:space="0" w:color="auto"/>
      </w:divBdr>
    </w:div>
    <w:div w:id="1111707831">
      <w:bodyDiv w:val="1"/>
      <w:marLeft w:val="0"/>
      <w:marRight w:val="0"/>
      <w:marTop w:val="0"/>
      <w:marBottom w:val="0"/>
      <w:divBdr>
        <w:top w:val="none" w:sz="0" w:space="0" w:color="auto"/>
        <w:left w:val="none" w:sz="0" w:space="0" w:color="auto"/>
        <w:bottom w:val="none" w:sz="0" w:space="0" w:color="auto"/>
        <w:right w:val="none" w:sz="0" w:space="0" w:color="auto"/>
      </w:divBdr>
    </w:div>
    <w:div w:id="1111898535">
      <w:bodyDiv w:val="1"/>
      <w:marLeft w:val="0"/>
      <w:marRight w:val="0"/>
      <w:marTop w:val="0"/>
      <w:marBottom w:val="0"/>
      <w:divBdr>
        <w:top w:val="none" w:sz="0" w:space="0" w:color="auto"/>
        <w:left w:val="none" w:sz="0" w:space="0" w:color="auto"/>
        <w:bottom w:val="none" w:sz="0" w:space="0" w:color="auto"/>
        <w:right w:val="none" w:sz="0" w:space="0" w:color="auto"/>
      </w:divBdr>
    </w:div>
    <w:div w:id="1112093950">
      <w:bodyDiv w:val="1"/>
      <w:marLeft w:val="0"/>
      <w:marRight w:val="0"/>
      <w:marTop w:val="0"/>
      <w:marBottom w:val="0"/>
      <w:divBdr>
        <w:top w:val="none" w:sz="0" w:space="0" w:color="auto"/>
        <w:left w:val="none" w:sz="0" w:space="0" w:color="auto"/>
        <w:bottom w:val="none" w:sz="0" w:space="0" w:color="auto"/>
        <w:right w:val="none" w:sz="0" w:space="0" w:color="auto"/>
      </w:divBdr>
    </w:div>
    <w:div w:id="1113012682">
      <w:bodyDiv w:val="1"/>
      <w:marLeft w:val="0"/>
      <w:marRight w:val="0"/>
      <w:marTop w:val="0"/>
      <w:marBottom w:val="0"/>
      <w:divBdr>
        <w:top w:val="none" w:sz="0" w:space="0" w:color="auto"/>
        <w:left w:val="none" w:sz="0" w:space="0" w:color="auto"/>
        <w:bottom w:val="none" w:sz="0" w:space="0" w:color="auto"/>
        <w:right w:val="none" w:sz="0" w:space="0" w:color="auto"/>
      </w:divBdr>
    </w:div>
    <w:div w:id="1113212819">
      <w:bodyDiv w:val="1"/>
      <w:marLeft w:val="0"/>
      <w:marRight w:val="0"/>
      <w:marTop w:val="0"/>
      <w:marBottom w:val="0"/>
      <w:divBdr>
        <w:top w:val="none" w:sz="0" w:space="0" w:color="auto"/>
        <w:left w:val="none" w:sz="0" w:space="0" w:color="auto"/>
        <w:bottom w:val="none" w:sz="0" w:space="0" w:color="auto"/>
        <w:right w:val="none" w:sz="0" w:space="0" w:color="auto"/>
      </w:divBdr>
    </w:div>
    <w:div w:id="1113402705">
      <w:bodyDiv w:val="1"/>
      <w:marLeft w:val="0"/>
      <w:marRight w:val="0"/>
      <w:marTop w:val="0"/>
      <w:marBottom w:val="0"/>
      <w:divBdr>
        <w:top w:val="none" w:sz="0" w:space="0" w:color="auto"/>
        <w:left w:val="none" w:sz="0" w:space="0" w:color="auto"/>
        <w:bottom w:val="none" w:sz="0" w:space="0" w:color="auto"/>
        <w:right w:val="none" w:sz="0" w:space="0" w:color="auto"/>
      </w:divBdr>
    </w:div>
    <w:div w:id="1113787791">
      <w:bodyDiv w:val="1"/>
      <w:marLeft w:val="0"/>
      <w:marRight w:val="0"/>
      <w:marTop w:val="0"/>
      <w:marBottom w:val="0"/>
      <w:divBdr>
        <w:top w:val="none" w:sz="0" w:space="0" w:color="auto"/>
        <w:left w:val="none" w:sz="0" w:space="0" w:color="auto"/>
        <w:bottom w:val="none" w:sz="0" w:space="0" w:color="auto"/>
        <w:right w:val="none" w:sz="0" w:space="0" w:color="auto"/>
      </w:divBdr>
    </w:div>
    <w:div w:id="1114402103">
      <w:bodyDiv w:val="1"/>
      <w:marLeft w:val="0"/>
      <w:marRight w:val="0"/>
      <w:marTop w:val="0"/>
      <w:marBottom w:val="0"/>
      <w:divBdr>
        <w:top w:val="none" w:sz="0" w:space="0" w:color="auto"/>
        <w:left w:val="none" w:sz="0" w:space="0" w:color="auto"/>
        <w:bottom w:val="none" w:sz="0" w:space="0" w:color="auto"/>
        <w:right w:val="none" w:sz="0" w:space="0" w:color="auto"/>
      </w:divBdr>
    </w:div>
    <w:div w:id="1114520957">
      <w:bodyDiv w:val="1"/>
      <w:marLeft w:val="0"/>
      <w:marRight w:val="0"/>
      <w:marTop w:val="0"/>
      <w:marBottom w:val="0"/>
      <w:divBdr>
        <w:top w:val="none" w:sz="0" w:space="0" w:color="auto"/>
        <w:left w:val="none" w:sz="0" w:space="0" w:color="auto"/>
        <w:bottom w:val="none" w:sz="0" w:space="0" w:color="auto"/>
        <w:right w:val="none" w:sz="0" w:space="0" w:color="auto"/>
      </w:divBdr>
    </w:div>
    <w:div w:id="1115833358">
      <w:bodyDiv w:val="1"/>
      <w:marLeft w:val="0"/>
      <w:marRight w:val="0"/>
      <w:marTop w:val="0"/>
      <w:marBottom w:val="0"/>
      <w:divBdr>
        <w:top w:val="none" w:sz="0" w:space="0" w:color="auto"/>
        <w:left w:val="none" w:sz="0" w:space="0" w:color="auto"/>
        <w:bottom w:val="none" w:sz="0" w:space="0" w:color="auto"/>
        <w:right w:val="none" w:sz="0" w:space="0" w:color="auto"/>
      </w:divBdr>
    </w:div>
    <w:div w:id="1115979720">
      <w:bodyDiv w:val="1"/>
      <w:marLeft w:val="0"/>
      <w:marRight w:val="0"/>
      <w:marTop w:val="0"/>
      <w:marBottom w:val="0"/>
      <w:divBdr>
        <w:top w:val="none" w:sz="0" w:space="0" w:color="auto"/>
        <w:left w:val="none" w:sz="0" w:space="0" w:color="auto"/>
        <w:bottom w:val="none" w:sz="0" w:space="0" w:color="auto"/>
        <w:right w:val="none" w:sz="0" w:space="0" w:color="auto"/>
      </w:divBdr>
    </w:div>
    <w:div w:id="1117025880">
      <w:bodyDiv w:val="1"/>
      <w:marLeft w:val="0"/>
      <w:marRight w:val="0"/>
      <w:marTop w:val="0"/>
      <w:marBottom w:val="0"/>
      <w:divBdr>
        <w:top w:val="none" w:sz="0" w:space="0" w:color="auto"/>
        <w:left w:val="none" w:sz="0" w:space="0" w:color="auto"/>
        <w:bottom w:val="none" w:sz="0" w:space="0" w:color="auto"/>
        <w:right w:val="none" w:sz="0" w:space="0" w:color="auto"/>
      </w:divBdr>
    </w:div>
    <w:div w:id="1117992736">
      <w:bodyDiv w:val="1"/>
      <w:marLeft w:val="0"/>
      <w:marRight w:val="0"/>
      <w:marTop w:val="0"/>
      <w:marBottom w:val="0"/>
      <w:divBdr>
        <w:top w:val="none" w:sz="0" w:space="0" w:color="auto"/>
        <w:left w:val="none" w:sz="0" w:space="0" w:color="auto"/>
        <w:bottom w:val="none" w:sz="0" w:space="0" w:color="auto"/>
        <w:right w:val="none" w:sz="0" w:space="0" w:color="auto"/>
      </w:divBdr>
    </w:div>
    <w:div w:id="1118181166">
      <w:bodyDiv w:val="1"/>
      <w:marLeft w:val="0"/>
      <w:marRight w:val="0"/>
      <w:marTop w:val="0"/>
      <w:marBottom w:val="0"/>
      <w:divBdr>
        <w:top w:val="none" w:sz="0" w:space="0" w:color="auto"/>
        <w:left w:val="none" w:sz="0" w:space="0" w:color="auto"/>
        <w:bottom w:val="none" w:sz="0" w:space="0" w:color="auto"/>
        <w:right w:val="none" w:sz="0" w:space="0" w:color="auto"/>
      </w:divBdr>
    </w:div>
    <w:div w:id="1118645902">
      <w:bodyDiv w:val="1"/>
      <w:marLeft w:val="0"/>
      <w:marRight w:val="0"/>
      <w:marTop w:val="0"/>
      <w:marBottom w:val="0"/>
      <w:divBdr>
        <w:top w:val="none" w:sz="0" w:space="0" w:color="auto"/>
        <w:left w:val="none" w:sz="0" w:space="0" w:color="auto"/>
        <w:bottom w:val="none" w:sz="0" w:space="0" w:color="auto"/>
        <w:right w:val="none" w:sz="0" w:space="0" w:color="auto"/>
      </w:divBdr>
    </w:div>
    <w:div w:id="1118717470">
      <w:bodyDiv w:val="1"/>
      <w:marLeft w:val="0"/>
      <w:marRight w:val="0"/>
      <w:marTop w:val="0"/>
      <w:marBottom w:val="0"/>
      <w:divBdr>
        <w:top w:val="none" w:sz="0" w:space="0" w:color="auto"/>
        <w:left w:val="none" w:sz="0" w:space="0" w:color="auto"/>
        <w:bottom w:val="none" w:sz="0" w:space="0" w:color="auto"/>
        <w:right w:val="none" w:sz="0" w:space="0" w:color="auto"/>
      </w:divBdr>
    </w:div>
    <w:div w:id="1121610304">
      <w:bodyDiv w:val="1"/>
      <w:marLeft w:val="0"/>
      <w:marRight w:val="0"/>
      <w:marTop w:val="0"/>
      <w:marBottom w:val="0"/>
      <w:divBdr>
        <w:top w:val="none" w:sz="0" w:space="0" w:color="auto"/>
        <w:left w:val="none" w:sz="0" w:space="0" w:color="auto"/>
        <w:bottom w:val="none" w:sz="0" w:space="0" w:color="auto"/>
        <w:right w:val="none" w:sz="0" w:space="0" w:color="auto"/>
      </w:divBdr>
    </w:div>
    <w:div w:id="1121730791">
      <w:bodyDiv w:val="1"/>
      <w:marLeft w:val="0"/>
      <w:marRight w:val="0"/>
      <w:marTop w:val="0"/>
      <w:marBottom w:val="0"/>
      <w:divBdr>
        <w:top w:val="none" w:sz="0" w:space="0" w:color="auto"/>
        <w:left w:val="none" w:sz="0" w:space="0" w:color="auto"/>
        <w:bottom w:val="none" w:sz="0" w:space="0" w:color="auto"/>
        <w:right w:val="none" w:sz="0" w:space="0" w:color="auto"/>
      </w:divBdr>
    </w:div>
    <w:div w:id="1121923657">
      <w:bodyDiv w:val="1"/>
      <w:marLeft w:val="0"/>
      <w:marRight w:val="0"/>
      <w:marTop w:val="0"/>
      <w:marBottom w:val="0"/>
      <w:divBdr>
        <w:top w:val="none" w:sz="0" w:space="0" w:color="auto"/>
        <w:left w:val="none" w:sz="0" w:space="0" w:color="auto"/>
        <w:bottom w:val="none" w:sz="0" w:space="0" w:color="auto"/>
        <w:right w:val="none" w:sz="0" w:space="0" w:color="auto"/>
      </w:divBdr>
    </w:div>
    <w:div w:id="1122118092">
      <w:bodyDiv w:val="1"/>
      <w:marLeft w:val="0"/>
      <w:marRight w:val="0"/>
      <w:marTop w:val="0"/>
      <w:marBottom w:val="0"/>
      <w:divBdr>
        <w:top w:val="none" w:sz="0" w:space="0" w:color="auto"/>
        <w:left w:val="none" w:sz="0" w:space="0" w:color="auto"/>
        <w:bottom w:val="none" w:sz="0" w:space="0" w:color="auto"/>
        <w:right w:val="none" w:sz="0" w:space="0" w:color="auto"/>
      </w:divBdr>
    </w:div>
    <w:div w:id="1122263365">
      <w:bodyDiv w:val="1"/>
      <w:marLeft w:val="0"/>
      <w:marRight w:val="0"/>
      <w:marTop w:val="0"/>
      <w:marBottom w:val="0"/>
      <w:divBdr>
        <w:top w:val="none" w:sz="0" w:space="0" w:color="auto"/>
        <w:left w:val="none" w:sz="0" w:space="0" w:color="auto"/>
        <w:bottom w:val="none" w:sz="0" w:space="0" w:color="auto"/>
        <w:right w:val="none" w:sz="0" w:space="0" w:color="auto"/>
      </w:divBdr>
    </w:div>
    <w:div w:id="1123769905">
      <w:bodyDiv w:val="1"/>
      <w:marLeft w:val="0"/>
      <w:marRight w:val="0"/>
      <w:marTop w:val="0"/>
      <w:marBottom w:val="0"/>
      <w:divBdr>
        <w:top w:val="none" w:sz="0" w:space="0" w:color="auto"/>
        <w:left w:val="none" w:sz="0" w:space="0" w:color="auto"/>
        <w:bottom w:val="none" w:sz="0" w:space="0" w:color="auto"/>
        <w:right w:val="none" w:sz="0" w:space="0" w:color="auto"/>
      </w:divBdr>
    </w:div>
    <w:div w:id="1123843797">
      <w:bodyDiv w:val="1"/>
      <w:marLeft w:val="0"/>
      <w:marRight w:val="0"/>
      <w:marTop w:val="0"/>
      <w:marBottom w:val="0"/>
      <w:divBdr>
        <w:top w:val="none" w:sz="0" w:space="0" w:color="auto"/>
        <w:left w:val="none" w:sz="0" w:space="0" w:color="auto"/>
        <w:bottom w:val="none" w:sz="0" w:space="0" w:color="auto"/>
        <w:right w:val="none" w:sz="0" w:space="0" w:color="auto"/>
      </w:divBdr>
    </w:div>
    <w:div w:id="1124156678">
      <w:bodyDiv w:val="1"/>
      <w:marLeft w:val="0"/>
      <w:marRight w:val="0"/>
      <w:marTop w:val="0"/>
      <w:marBottom w:val="0"/>
      <w:divBdr>
        <w:top w:val="none" w:sz="0" w:space="0" w:color="auto"/>
        <w:left w:val="none" w:sz="0" w:space="0" w:color="auto"/>
        <w:bottom w:val="none" w:sz="0" w:space="0" w:color="auto"/>
        <w:right w:val="none" w:sz="0" w:space="0" w:color="auto"/>
      </w:divBdr>
    </w:div>
    <w:div w:id="1124272891">
      <w:bodyDiv w:val="1"/>
      <w:marLeft w:val="0"/>
      <w:marRight w:val="0"/>
      <w:marTop w:val="0"/>
      <w:marBottom w:val="0"/>
      <w:divBdr>
        <w:top w:val="none" w:sz="0" w:space="0" w:color="auto"/>
        <w:left w:val="none" w:sz="0" w:space="0" w:color="auto"/>
        <w:bottom w:val="none" w:sz="0" w:space="0" w:color="auto"/>
        <w:right w:val="none" w:sz="0" w:space="0" w:color="auto"/>
      </w:divBdr>
    </w:div>
    <w:div w:id="1124352286">
      <w:bodyDiv w:val="1"/>
      <w:marLeft w:val="0"/>
      <w:marRight w:val="0"/>
      <w:marTop w:val="0"/>
      <w:marBottom w:val="0"/>
      <w:divBdr>
        <w:top w:val="none" w:sz="0" w:space="0" w:color="auto"/>
        <w:left w:val="none" w:sz="0" w:space="0" w:color="auto"/>
        <w:bottom w:val="none" w:sz="0" w:space="0" w:color="auto"/>
        <w:right w:val="none" w:sz="0" w:space="0" w:color="auto"/>
      </w:divBdr>
    </w:div>
    <w:div w:id="1125002126">
      <w:bodyDiv w:val="1"/>
      <w:marLeft w:val="0"/>
      <w:marRight w:val="0"/>
      <w:marTop w:val="0"/>
      <w:marBottom w:val="0"/>
      <w:divBdr>
        <w:top w:val="none" w:sz="0" w:space="0" w:color="auto"/>
        <w:left w:val="none" w:sz="0" w:space="0" w:color="auto"/>
        <w:bottom w:val="none" w:sz="0" w:space="0" w:color="auto"/>
        <w:right w:val="none" w:sz="0" w:space="0" w:color="auto"/>
      </w:divBdr>
    </w:div>
    <w:div w:id="1125391837">
      <w:bodyDiv w:val="1"/>
      <w:marLeft w:val="0"/>
      <w:marRight w:val="0"/>
      <w:marTop w:val="0"/>
      <w:marBottom w:val="0"/>
      <w:divBdr>
        <w:top w:val="none" w:sz="0" w:space="0" w:color="auto"/>
        <w:left w:val="none" w:sz="0" w:space="0" w:color="auto"/>
        <w:bottom w:val="none" w:sz="0" w:space="0" w:color="auto"/>
        <w:right w:val="none" w:sz="0" w:space="0" w:color="auto"/>
      </w:divBdr>
    </w:div>
    <w:div w:id="1125543961">
      <w:bodyDiv w:val="1"/>
      <w:marLeft w:val="0"/>
      <w:marRight w:val="0"/>
      <w:marTop w:val="0"/>
      <w:marBottom w:val="0"/>
      <w:divBdr>
        <w:top w:val="none" w:sz="0" w:space="0" w:color="auto"/>
        <w:left w:val="none" w:sz="0" w:space="0" w:color="auto"/>
        <w:bottom w:val="none" w:sz="0" w:space="0" w:color="auto"/>
        <w:right w:val="none" w:sz="0" w:space="0" w:color="auto"/>
      </w:divBdr>
    </w:div>
    <w:div w:id="1126045012">
      <w:bodyDiv w:val="1"/>
      <w:marLeft w:val="0"/>
      <w:marRight w:val="0"/>
      <w:marTop w:val="0"/>
      <w:marBottom w:val="0"/>
      <w:divBdr>
        <w:top w:val="none" w:sz="0" w:space="0" w:color="auto"/>
        <w:left w:val="none" w:sz="0" w:space="0" w:color="auto"/>
        <w:bottom w:val="none" w:sz="0" w:space="0" w:color="auto"/>
        <w:right w:val="none" w:sz="0" w:space="0" w:color="auto"/>
      </w:divBdr>
    </w:div>
    <w:div w:id="1127549267">
      <w:bodyDiv w:val="1"/>
      <w:marLeft w:val="0"/>
      <w:marRight w:val="0"/>
      <w:marTop w:val="0"/>
      <w:marBottom w:val="0"/>
      <w:divBdr>
        <w:top w:val="none" w:sz="0" w:space="0" w:color="auto"/>
        <w:left w:val="none" w:sz="0" w:space="0" w:color="auto"/>
        <w:bottom w:val="none" w:sz="0" w:space="0" w:color="auto"/>
        <w:right w:val="none" w:sz="0" w:space="0" w:color="auto"/>
      </w:divBdr>
    </w:div>
    <w:div w:id="1127891229">
      <w:bodyDiv w:val="1"/>
      <w:marLeft w:val="0"/>
      <w:marRight w:val="0"/>
      <w:marTop w:val="0"/>
      <w:marBottom w:val="0"/>
      <w:divBdr>
        <w:top w:val="none" w:sz="0" w:space="0" w:color="auto"/>
        <w:left w:val="none" w:sz="0" w:space="0" w:color="auto"/>
        <w:bottom w:val="none" w:sz="0" w:space="0" w:color="auto"/>
        <w:right w:val="none" w:sz="0" w:space="0" w:color="auto"/>
      </w:divBdr>
    </w:div>
    <w:div w:id="1129055156">
      <w:bodyDiv w:val="1"/>
      <w:marLeft w:val="0"/>
      <w:marRight w:val="0"/>
      <w:marTop w:val="0"/>
      <w:marBottom w:val="0"/>
      <w:divBdr>
        <w:top w:val="none" w:sz="0" w:space="0" w:color="auto"/>
        <w:left w:val="none" w:sz="0" w:space="0" w:color="auto"/>
        <w:bottom w:val="none" w:sz="0" w:space="0" w:color="auto"/>
        <w:right w:val="none" w:sz="0" w:space="0" w:color="auto"/>
      </w:divBdr>
    </w:div>
    <w:div w:id="1130319643">
      <w:bodyDiv w:val="1"/>
      <w:marLeft w:val="0"/>
      <w:marRight w:val="0"/>
      <w:marTop w:val="0"/>
      <w:marBottom w:val="0"/>
      <w:divBdr>
        <w:top w:val="none" w:sz="0" w:space="0" w:color="auto"/>
        <w:left w:val="none" w:sz="0" w:space="0" w:color="auto"/>
        <w:bottom w:val="none" w:sz="0" w:space="0" w:color="auto"/>
        <w:right w:val="none" w:sz="0" w:space="0" w:color="auto"/>
      </w:divBdr>
    </w:div>
    <w:div w:id="1131359466">
      <w:bodyDiv w:val="1"/>
      <w:marLeft w:val="0"/>
      <w:marRight w:val="0"/>
      <w:marTop w:val="0"/>
      <w:marBottom w:val="0"/>
      <w:divBdr>
        <w:top w:val="none" w:sz="0" w:space="0" w:color="auto"/>
        <w:left w:val="none" w:sz="0" w:space="0" w:color="auto"/>
        <w:bottom w:val="none" w:sz="0" w:space="0" w:color="auto"/>
        <w:right w:val="none" w:sz="0" w:space="0" w:color="auto"/>
      </w:divBdr>
    </w:div>
    <w:div w:id="1131362233">
      <w:bodyDiv w:val="1"/>
      <w:marLeft w:val="0"/>
      <w:marRight w:val="0"/>
      <w:marTop w:val="0"/>
      <w:marBottom w:val="0"/>
      <w:divBdr>
        <w:top w:val="none" w:sz="0" w:space="0" w:color="auto"/>
        <w:left w:val="none" w:sz="0" w:space="0" w:color="auto"/>
        <w:bottom w:val="none" w:sz="0" w:space="0" w:color="auto"/>
        <w:right w:val="none" w:sz="0" w:space="0" w:color="auto"/>
      </w:divBdr>
    </w:div>
    <w:div w:id="1131822757">
      <w:bodyDiv w:val="1"/>
      <w:marLeft w:val="0"/>
      <w:marRight w:val="0"/>
      <w:marTop w:val="0"/>
      <w:marBottom w:val="0"/>
      <w:divBdr>
        <w:top w:val="none" w:sz="0" w:space="0" w:color="auto"/>
        <w:left w:val="none" w:sz="0" w:space="0" w:color="auto"/>
        <w:bottom w:val="none" w:sz="0" w:space="0" w:color="auto"/>
        <w:right w:val="none" w:sz="0" w:space="0" w:color="auto"/>
      </w:divBdr>
    </w:div>
    <w:div w:id="1131942848">
      <w:bodyDiv w:val="1"/>
      <w:marLeft w:val="0"/>
      <w:marRight w:val="0"/>
      <w:marTop w:val="0"/>
      <w:marBottom w:val="0"/>
      <w:divBdr>
        <w:top w:val="none" w:sz="0" w:space="0" w:color="auto"/>
        <w:left w:val="none" w:sz="0" w:space="0" w:color="auto"/>
        <w:bottom w:val="none" w:sz="0" w:space="0" w:color="auto"/>
        <w:right w:val="none" w:sz="0" w:space="0" w:color="auto"/>
      </w:divBdr>
    </w:div>
    <w:div w:id="1133643374">
      <w:bodyDiv w:val="1"/>
      <w:marLeft w:val="0"/>
      <w:marRight w:val="0"/>
      <w:marTop w:val="0"/>
      <w:marBottom w:val="0"/>
      <w:divBdr>
        <w:top w:val="none" w:sz="0" w:space="0" w:color="auto"/>
        <w:left w:val="none" w:sz="0" w:space="0" w:color="auto"/>
        <w:bottom w:val="none" w:sz="0" w:space="0" w:color="auto"/>
        <w:right w:val="none" w:sz="0" w:space="0" w:color="auto"/>
      </w:divBdr>
    </w:div>
    <w:div w:id="1134102589">
      <w:bodyDiv w:val="1"/>
      <w:marLeft w:val="0"/>
      <w:marRight w:val="0"/>
      <w:marTop w:val="0"/>
      <w:marBottom w:val="0"/>
      <w:divBdr>
        <w:top w:val="none" w:sz="0" w:space="0" w:color="auto"/>
        <w:left w:val="none" w:sz="0" w:space="0" w:color="auto"/>
        <w:bottom w:val="none" w:sz="0" w:space="0" w:color="auto"/>
        <w:right w:val="none" w:sz="0" w:space="0" w:color="auto"/>
      </w:divBdr>
    </w:div>
    <w:div w:id="1135172327">
      <w:bodyDiv w:val="1"/>
      <w:marLeft w:val="0"/>
      <w:marRight w:val="0"/>
      <w:marTop w:val="0"/>
      <w:marBottom w:val="0"/>
      <w:divBdr>
        <w:top w:val="none" w:sz="0" w:space="0" w:color="auto"/>
        <w:left w:val="none" w:sz="0" w:space="0" w:color="auto"/>
        <w:bottom w:val="none" w:sz="0" w:space="0" w:color="auto"/>
        <w:right w:val="none" w:sz="0" w:space="0" w:color="auto"/>
      </w:divBdr>
    </w:div>
    <w:div w:id="1135489521">
      <w:bodyDiv w:val="1"/>
      <w:marLeft w:val="0"/>
      <w:marRight w:val="0"/>
      <w:marTop w:val="0"/>
      <w:marBottom w:val="0"/>
      <w:divBdr>
        <w:top w:val="none" w:sz="0" w:space="0" w:color="auto"/>
        <w:left w:val="none" w:sz="0" w:space="0" w:color="auto"/>
        <w:bottom w:val="none" w:sz="0" w:space="0" w:color="auto"/>
        <w:right w:val="none" w:sz="0" w:space="0" w:color="auto"/>
      </w:divBdr>
    </w:div>
    <w:div w:id="1136728005">
      <w:bodyDiv w:val="1"/>
      <w:marLeft w:val="0"/>
      <w:marRight w:val="0"/>
      <w:marTop w:val="0"/>
      <w:marBottom w:val="0"/>
      <w:divBdr>
        <w:top w:val="none" w:sz="0" w:space="0" w:color="auto"/>
        <w:left w:val="none" w:sz="0" w:space="0" w:color="auto"/>
        <w:bottom w:val="none" w:sz="0" w:space="0" w:color="auto"/>
        <w:right w:val="none" w:sz="0" w:space="0" w:color="auto"/>
      </w:divBdr>
    </w:div>
    <w:div w:id="1137333147">
      <w:bodyDiv w:val="1"/>
      <w:marLeft w:val="0"/>
      <w:marRight w:val="0"/>
      <w:marTop w:val="0"/>
      <w:marBottom w:val="0"/>
      <w:divBdr>
        <w:top w:val="none" w:sz="0" w:space="0" w:color="auto"/>
        <w:left w:val="none" w:sz="0" w:space="0" w:color="auto"/>
        <w:bottom w:val="none" w:sz="0" w:space="0" w:color="auto"/>
        <w:right w:val="none" w:sz="0" w:space="0" w:color="auto"/>
      </w:divBdr>
    </w:div>
    <w:div w:id="1137797656">
      <w:bodyDiv w:val="1"/>
      <w:marLeft w:val="0"/>
      <w:marRight w:val="0"/>
      <w:marTop w:val="0"/>
      <w:marBottom w:val="0"/>
      <w:divBdr>
        <w:top w:val="none" w:sz="0" w:space="0" w:color="auto"/>
        <w:left w:val="none" w:sz="0" w:space="0" w:color="auto"/>
        <w:bottom w:val="none" w:sz="0" w:space="0" w:color="auto"/>
        <w:right w:val="none" w:sz="0" w:space="0" w:color="auto"/>
      </w:divBdr>
    </w:div>
    <w:div w:id="1137992263">
      <w:bodyDiv w:val="1"/>
      <w:marLeft w:val="0"/>
      <w:marRight w:val="0"/>
      <w:marTop w:val="0"/>
      <w:marBottom w:val="0"/>
      <w:divBdr>
        <w:top w:val="none" w:sz="0" w:space="0" w:color="auto"/>
        <w:left w:val="none" w:sz="0" w:space="0" w:color="auto"/>
        <w:bottom w:val="none" w:sz="0" w:space="0" w:color="auto"/>
        <w:right w:val="none" w:sz="0" w:space="0" w:color="auto"/>
      </w:divBdr>
    </w:div>
    <w:div w:id="1138037178">
      <w:bodyDiv w:val="1"/>
      <w:marLeft w:val="0"/>
      <w:marRight w:val="0"/>
      <w:marTop w:val="0"/>
      <w:marBottom w:val="0"/>
      <w:divBdr>
        <w:top w:val="none" w:sz="0" w:space="0" w:color="auto"/>
        <w:left w:val="none" w:sz="0" w:space="0" w:color="auto"/>
        <w:bottom w:val="none" w:sz="0" w:space="0" w:color="auto"/>
        <w:right w:val="none" w:sz="0" w:space="0" w:color="auto"/>
      </w:divBdr>
    </w:div>
    <w:div w:id="1138647028">
      <w:bodyDiv w:val="1"/>
      <w:marLeft w:val="0"/>
      <w:marRight w:val="0"/>
      <w:marTop w:val="0"/>
      <w:marBottom w:val="0"/>
      <w:divBdr>
        <w:top w:val="none" w:sz="0" w:space="0" w:color="auto"/>
        <w:left w:val="none" w:sz="0" w:space="0" w:color="auto"/>
        <w:bottom w:val="none" w:sz="0" w:space="0" w:color="auto"/>
        <w:right w:val="none" w:sz="0" w:space="0" w:color="auto"/>
      </w:divBdr>
    </w:div>
    <w:div w:id="1138647379">
      <w:bodyDiv w:val="1"/>
      <w:marLeft w:val="0"/>
      <w:marRight w:val="0"/>
      <w:marTop w:val="0"/>
      <w:marBottom w:val="0"/>
      <w:divBdr>
        <w:top w:val="none" w:sz="0" w:space="0" w:color="auto"/>
        <w:left w:val="none" w:sz="0" w:space="0" w:color="auto"/>
        <w:bottom w:val="none" w:sz="0" w:space="0" w:color="auto"/>
        <w:right w:val="none" w:sz="0" w:space="0" w:color="auto"/>
      </w:divBdr>
    </w:div>
    <w:div w:id="1138689141">
      <w:bodyDiv w:val="1"/>
      <w:marLeft w:val="0"/>
      <w:marRight w:val="0"/>
      <w:marTop w:val="0"/>
      <w:marBottom w:val="0"/>
      <w:divBdr>
        <w:top w:val="none" w:sz="0" w:space="0" w:color="auto"/>
        <w:left w:val="none" w:sz="0" w:space="0" w:color="auto"/>
        <w:bottom w:val="none" w:sz="0" w:space="0" w:color="auto"/>
        <w:right w:val="none" w:sz="0" w:space="0" w:color="auto"/>
      </w:divBdr>
    </w:div>
    <w:div w:id="1139105198">
      <w:bodyDiv w:val="1"/>
      <w:marLeft w:val="0"/>
      <w:marRight w:val="0"/>
      <w:marTop w:val="0"/>
      <w:marBottom w:val="0"/>
      <w:divBdr>
        <w:top w:val="none" w:sz="0" w:space="0" w:color="auto"/>
        <w:left w:val="none" w:sz="0" w:space="0" w:color="auto"/>
        <w:bottom w:val="none" w:sz="0" w:space="0" w:color="auto"/>
        <w:right w:val="none" w:sz="0" w:space="0" w:color="auto"/>
      </w:divBdr>
    </w:div>
    <w:div w:id="1139955171">
      <w:bodyDiv w:val="1"/>
      <w:marLeft w:val="0"/>
      <w:marRight w:val="0"/>
      <w:marTop w:val="0"/>
      <w:marBottom w:val="0"/>
      <w:divBdr>
        <w:top w:val="none" w:sz="0" w:space="0" w:color="auto"/>
        <w:left w:val="none" w:sz="0" w:space="0" w:color="auto"/>
        <w:bottom w:val="none" w:sz="0" w:space="0" w:color="auto"/>
        <w:right w:val="none" w:sz="0" w:space="0" w:color="auto"/>
      </w:divBdr>
    </w:div>
    <w:div w:id="1139956014">
      <w:bodyDiv w:val="1"/>
      <w:marLeft w:val="0"/>
      <w:marRight w:val="0"/>
      <w:marTop w:val="0"/>
      <w:marBottom w:val="0"/>
      <w:divBdr>
        <w:top w:val="none" w:sz="0" w:space="0" w:color="auto"/>
        <w:left w:val="none" w:sz="0" w:space="0" w:color="auto"/>
        <w:bottom w:val="none" w:sz="0" w:space="0" w:color="auto"/>
        <w:right w:val="none" w:sz="0" w:space="0" w:color="auto"/>
      </w:divBdr>
    </w:div>
    <w:div w:id="1140028823">
      <w:bodyDiv w:val="1"/>
      <w:marLeft w:val="0"/>
      <w:marRight w:val="0"/>
      <w:marTop w:val="0"/>
      <w:marBottom w:val="0"/>
      <w:divBdr>
        <w:top w:val="none" w:sz="0" w:space="0" w:color="auto"/>
        <w:left w:val="none" w:sz="0" w:space="0" w:color="auto"/>
        <w:bottom w:val="none" w:sz="0" w:space="0" w:color="auto"/>
        <w:right w:val="none" w:sz="0" w:space="0" w:color="auto"/>
      </w:divBdr>
    </w:div>
    <w:div w:id="1140462920">
      <w:bodyDiv w:val="1"/>
      <w:marLeft w:val="0"/>
      <w:marRight w:val="0"/>
      <w:marTop w:val="0"/>
      <w:marBottom w:val="0"/>
      <w:divBdr>
        <w:top w:val="none" w:sz="0" w:space="0" w:color="auto"/>
        <w:left w:val="none" w:sz="0" w:space="0" w:color="auto"/>
        <w:bottom w:val="none" w:sz="0" w:space="0" w:color="auto"/>
        <w:right w:val="none" w:sz="0" w:space="0" w:color="auto"/>
      </w:divBdr>
    </w:div>
    <w:div w:id="1140726432">
      <w:bodyDiv w:val="1"/>
      <w:marLeft w:val="0"/>
      <w:marRight w:val="0"/>
      <w:marTop w:val="0"/>
      <w:marBottom w:val="0"/>
      <w:divBdr>
        <w:top w:val="none" w:sz="0" w:space="0" w:color="auto"/>
        <w:left w:val="none" w:sz="0" w:space="0" w:color="auto"/>
        <w:bottom w:val="none" w:sz="0" w:space="0" w:color="auto"/>
        <w:right w:val="none" w:sz="0" w:space="0" w:color="auto"/>
      </w:divBdr>
    </w:div>
    <w:div w:id="1140923761">
      <w:bodyDiv w:val="1"/>
      <w:marLeft w:val="0"/>
      <w:marRight w:val="0"/>
      <w:marTop w:val="0"/>
      <w:marBottom w:val="0"/>
      <w:divBdr>
        <w:top w:val="none" w:sz="0" w:space="0" w:color="auto"/>
        <w:left w:val="none" w:sz="0" w:space="0" w:color="auto"/>
        <w:bottom w:val="none" w:sz="0" w:space="0" w:color="auto"/>
        <w:right w:val="none" w:sz="0" w:space="0" w:color="auto"/>
      </w:divBdr>
    </w:div>
    <w:div w:id="1141457023">
      <w:bodyDiv w:val="1"/>
      <w:marLeft w:val="0"/>
      <w:marRight w:val="0"/>
      <w:marTop w:val="0"/>
      <w:marBottom w:val="0"/>
      <w:divBdr>
        <w:top w:val="none" w:sz="0" w:space="0" w:color="auto"/>
        <w:left w:val="none" w:sz="0" w:space="0" w:color="auto"/>
        <w:bottom w:val="none" w:sz="0" w:space="0" w:color="auto"/>
        <w:right w:val="none" w:sz="0" w:space="0" w:color="auto"/>
      </w:divBdr>
    </w:div>
    <w:div w:id="1141734392">
      <w:bodyDiv w:val="1"/>
      <w:marLeft w:val="0"/>
      <w:marRight w:val="0"/>
      <w:marTop w:val="0"/>
      <w:marBottom w:val="0"/>
      <w:divBdr>
        <w:top w:val="none" w:sz="0" w:space="0" w:color="auto"/>
        <w:left w:val="none" w:sz="0" w:space="0" w:color="auto"/>
        <w:bottom w:val="none" w:sz="0" w:space="0" w:color="auto"/>
        <w:right w:val="none" w:sz="0" w:space="0" w:color="auto"/>
      </w:divBdr>
    </w:div>
    <w:div w:id="1141927132">
      <w:bodyDiv w:val="1"/>
      <w:marLeft w:val="0"/>
      <w:marRight w:val="0"/>
      <w:marTop w:val="0"/>
      <w:marBottom w:val="0"/>
      <w:divBdr>
        <w:top w:val="none" w:sz="0" w:space="0" w:color="auto"/>
        <w:left w:val="none" w:sz="0" w:space="0" w:color="auto"/>
        <w:bottom w:val="none" w:sz="0" w:space="0" w:color="auto"/>
        <w:right w:val="none" w:sz="0" w:space="0" w:color="auto"/>
      </w:divBdr>
    </w:div>
    <w:div w:id="1142498011">
      <w:bodyDiv w:val="1"/>
      <w:marLeft w:val="0"/>
      <w:marRight w:val="0"/>
      <w:marTop w:val="0"/>
      <w:marBottom w:val="0"/>
      <w:divBdr>
        <w:top w:val="none" w:sz="0" w:space="0" w:color="auto"/>
        <w:left w:val="none" w:sz="0" w:space="0" w:color="auto"/>
        <w:bottom w:val="none" w:sz="0" w:space="0" w:color="auto"/>
        <w:right w:val="none" w:sz="0" w:space="0" w:color="auto"/>
      </w:divBdr>
    </w:div>
    <w:div w:id="1142505918">
      <w:bodyDiv w:val="1"/>
      <w:marLeft w:val="0"/>
      <w:marRight w:val="0"/>
      <w:marTop w:val="0"/>
      <w:marBottom w:val="0"/>
      <w:divBdr>
        <w:top w:val="none" w:sz="0" w:space="0" w:color="auto"/>
        <w:left w:val="none" w:sz="0" w:space="0" w:color="auto"/>
        <w:bottom w:val="none" w:sz="0" w:space="0" w:color="auto"/>
        <w:right w:val="none" w:sz="0" w:space="0" w:color="auto"/>
      </w:divBdr>
    </w:div>
    <w:div w:id="1142623177">
      <w:bodyDiv w:val="1"/>
      <w:marLeft w:val="0"/>
      <w:marRight w:val="0"/>
      <w:marTop w:val="0"/>
      <w:marBottom w:val="0"/>
      <w:divBdr>
        <w:top w:val="none" w:sz="0" w:space="0" w:color="auto"/>
        <w:left w:val="none" w:sz="0" w:space="0" w:color="auto"/>
        <w:bottom w:val="none" w:sz="0" w:space="0" w:color="auto"/>
        <w:right w:val="none" w:sz="0" w:space="0" w:color="auto"/>
      </w:divBdr>
    </w:div>
    <w:div w:id="1142694733">
      <w:bodyDiv w:val="1"/>
      <w:marLeft w:val="0"/>
      <w:marRight w:val="0"/>
      <w:marTop w:val="0"/>
      <w:marBottom w:val="0"/>
      <w:divBdr>
        <w:top w:val="none" w:sz="0" w:space="0" w:color="auto"/>
        <w:left w:val="none" w:sz="0" w:space="0" w:color="auto"/>
        <w:bottom w:val="none" w:sz="0" w:space="0" w:color="auto"/>
        <w:right w:val="none" w:sz="0" w:space="0" w:color="auto"/>
      </w:divBdr>
    </w:div>
    <w:div w:id="1142767414">
      <w:bodyDiv w:val="1"/>
      <w:marLeft w:val="0"/>
      <w:marRight w:val="0"/>
      <w:marTop w:val="0"/>
      <w:marBottom w:val="0"/>
      <w:divBdr>
        <w:top w:val="none" w:sz="0" w:space="0" w:color="auto"/>
        <w:left w:val="none" w:sz="0" w:space="0" w:color="auto"/>
        <w:bottom w:val="none" w:sz="0" w:space="0" w:color="auto"/>
        <w:right w:val="none" w:sz="0" w:space="0" w:color="auto"/>
      </w:divBdr>
    </w:div>
    <w:div w:id="1143235840">
      <w:bodyDiv w:val="1"/>
      <w:marLeft w:val="0"/>
      <w:marRight w:val="0"/>
      <w:marTop w:val="0"/>
      <w:marBottom w:val="0"/>
      <w:divBdr>
        <w:top w:val="none" w:sz="0" w:space="0" w:color="auto"/>
        <w:left w:val="none" w:sz="0" w:space="0" w:color="auto"/>
        <w:bottom w:val="none" w:sz="0" w:space="0" w:color="auto"/>
        <w:right w:val="none" w:sz="0" w:space="0" w:color="auto"/>
      </w:divBdr>
    </w:div>
    <w:div w:id="1143886684">
      <w:bodyDiv w:val="1"/>
      <w:marLeft w:val="0"/>
      <w:marRight w:val="0"/>
      <w:marTop w:val="0"/>
      <w:marBottom w:val="0"/>
      <w:divBdr>
        <w:top w:val="none" w:sz="0" w:space="0" w:color="auto"/>
        <w:left w:val="none" w:sz="0" w:space="0" w:color="auto"/>
        <w:bottom w:val="none" w:sz="0" w:space="0" w:color="auto"/>
        <w:right w:val="none" w:sz="0" w:space="0" w:color="auto"/>
      </w:divBdr>
    </w:div>
    <w:div w:id="1144152888">
      <w:bodyDiv w:val="1"/>
      <w:marLeft w:val="0"/>
      <w:marRight w:val="0"/>
      <w:marTop w:val="0"/>
      <w:marBottom w:val="0"/>
      <w:divBdr>
        <w:top w:val="none" w:sz="0" w:space="0" w:color="auto"/>
        <w:left w:val="none" w:sz="0" w:space="0" w:color="auto"/>
        <w:bottom w:val="none" w:sz="0" w:space="0" w:color="auto"/>
        <w:right w:val="none" w:sz="0" w:space="0" w:color="auto"/>
      </w:divBdr>
    </w:div>
    <w:div w:id="1144397317">
      <w:bodyDiv w:val="1"/>
      <w:marLeft w:val="0"/>
      <w:marRight w:val="0"/>
      <w:marTop w:val="0"/>
      <w:marBottom w:val="0"/>
      <w:divBdr>
        <w:top w:val="none" w:sz="0" w:space="0" w:color="auto"/>
        <w:left w:val="none" w:sz="0" w:space="0" w:color="auto"/>
        <w:bottom w:val="none" w:sz="0" w:space="0" w:color="auto"/>
        <w:right w:val="none" w:sz="0" w:space="0" w:color="auto"/>
      </w:divBdr>
    </w:div>
    <w:div w:id="1144463824">
      <w:bodyDiv w:val="1"/>
      <w:marLeft w:val="0"/>
      <w:marRight w:val="0"/>
      <w:marTop w:val="0"/>
      <w:marBottom w:val="0"/>
      <w:divBdr>
        <w:top w:val="none" w:sz="0" w:space="0" w:color="auto"/>
        <w:left w:val="none" w:sz="0" w:space="0" w:color="auto"/>
        <w:bottom w:val="none" w:sz="0" w:space="0" w:color="auto"/>
        <w:right w:val="none" w:sz="0" w:space="0" w:color="auto"/>
      </w:divBdr>
    </w:div>
    <w:div w:id="1145197755">
      <w:bodyDiv w:val="1"/>
      <w:marLeft w:val="0"/>
      <w:marRight w:val="0"/>
      <w:marTop w:val="0"/>
      <w:marBottom w:val="0"/>
      <w:divBdr>
        <w:top w:val="none" w:sz="0" w:space="0" w:color="auto"/>
        <w:left w:val="none" w:sz="0" w:space="0" w:color="auto"/>
        <w:bottom w:val="none" w:sz="0" w:space="0" w:color="auto"/>
        <w:right w:val="none" w:sz="0" w:space="0" w:color="auto"/>
      </w:divBdr>
    </w:div>
    <w:div w:id="1145508451">
      <w:bodyDiv w:val="1"/>
      <w:marLeft w:val="0"/>
      <w:marRight w:val="0"/>
      <w:marTop w:val="0"/>
      <w:marBottom w:val="0"/>
      <w:divBdr>
        <w:top w:val="none" w:sz="0" w:space="0" w:color="auto"/>
        <w:left w:val="none" w:sz="0" w:space="0" w:color="auto"/>
        <w:bottom w:val="none" w:sz="0" w:space="0" w:color="auto"/>
        <w:right w:val="none" w:sz="0" w:space="0" w:color="auto"/>
      </w:divBdr>
    </w:div>
    <w:div w:id="1145590074">
      <w:bodyDiv w:val="1"/>
      <w:marLeft w:val="0"/>
      <w:marRight w:val="0"/>
      <w:marTop w:val="0"/>
      <w:marBottom w:val="0"/>
      <w:divBdr>
        <w:top w:val="none" w:sz="0" w:space="0" w:color="auto"/>
        <w:left w:val="none" w:sz="0" w:space="0" w:color="auto"/>
        <w:bottom w:val="none" w:sz="0" w:space="0" w:color="auto"/>
        <w:right w:val="none" w:sz="0" w:space="0" w:color="auto"/>
      </w:divBdr>
    </w:div>
    <w:div w:id="1145852103">
      <w:bodyDiv w:val="1"/>
      <w:marLeft w:val="0"/>
      <w:marRight w:val="0"/>
      <w:marTop w:val="0"/>
      <w:marBottom w:val="0"/>
      <w:divBdr>
        <w:top w:val="none" w:sz="0" w:space="0" w:color="auto"/>
        <w:left w:val="none" w:sz="0" w:space="0" w:color="auto"/>
        <w:bottom w:val="none" w:sz="0" w:space="0" w:color="auto"/>
        <w:right w:val="none" w:sz="0" w:space="0" w:color="auto"/>
      </w:divBdr>
    </w:div>
    <w:div w:id="1146700727">
      <w:bodyDiv w:val="1"/>
      <w:marLeft w:val="0"/>
      <w:marRight w:val="0"/>
      <w:marTop w:val="0"/>
      <w:marBottom w:val="0"/>
      <w:divBdr>
        <w:top w:val="none" w:sz="0" w:space="0" w:color="auto"/>
        <w:left w:val="none" w:sz="0" w:space="0" w:color="auto"/>
        <w:bottom w:val="none" w:sz="0" w:space="0" w:color="auto"/>
        <w:right w:val="none" w:sz="0" w:space="0" w:color="auto"/>
      </w:divBdr>
    </w:div>
    <w:div w:id="1146975917">
      <w:bodyDiv w:val="1"/>
      <w:marLeft w:val="0"/>
      <w:marRight w:val="0"/>
      <w:marTop w:val="0"/>
      <w:marBottom w:val="0"/>
      <w:divBdr>
        <w:top w:val="none" w:sz="0" w:space="0" w:color="auto"/>
        <w:left w:val="none" w:sz="0" w:space="0" w:color="auto"/>
        <w:bottom w:val="none" w:sz="0" w:space="0" w:color="auto"/>
        <w:right w:val="none" w:sz="0" w:space="0" w:color="auto"/>
      </w:divBdr>
    </w:div>
    <w:div w:id="1147429932">
      <w:bodyDiv w:val="1"/>
      <w:marLeft w:val="0"/>
      <w:marRight w:val="0"/>
      <w:marTop w:val="0"/>
      <w:marBottom w:val="0"/>
      <w:divBdr>
        <w:top w:val="none" w:sz="0" w:space="0" w:color="auto"/>
        <w:left w:val="none" w:sz="0" w:space="0" w:color="auto"/>
        <w:bottom w:val="none" w:sz="0" w:space="0" w:color="auto"/>
        <w:right w:val="none" w:sz="0" w:space="0" w:color="auto"/>
      </w:divBdr>
    </w:div>
    <w:div w:id="1147629980">
      <w:bodyDiv w:val="1"/>
      <w:marLeft w:val="0"/>
      <w:marRight w:val="0"/>
      <w:marTop w:val="0"/>
      <w:marBottom w:val="0"/>
      <w:divBdr>
        <w:top w:val="none" w:sz="0" w:space="0" w:color="auto"/>
        <w:left w:val="none" w:sz="0" w:space="0" w:color="auto"/>
        <w:bottom w:val="none" w:sz="0" w:space="0" w:color="auto"/>
        <w:right w:val="none" w:sz="0" w:space="0" w:color="auto"/>
      </w:divBdr>
    </w:div>
    <w:div w:id="1147630688">
      <w:bodyDiv w:val="1"/>
      <w:marLeft w:val="0"/>
      <w:marRight w:val="0"/>
      <w:marTop w:val="0"/>
      <w:marBottom w:val="0"/>
      <w:divBdr>
        <w:top w:val="none" w:sz="0" w:space="0" w:color="auto"/>
        <w:left w:val="none" w:sz="0" w:space="0" w:color="auto"/>
        <w:bottom w:val="none" w:sz="0" w:space="0" w:color="auto"/>
        <w:right w:val="none" w:sz="0" w:space="0" w:color="auto"/>
      </w:divBdr>
    </w:div>
    <w:div w:id="1148397416">
      <w:bodyDiv w:val="1"/>
      <w:marLeft w:val="0"/>
      <w:marRight w:val="0"/>
      <w:marTop w:val="0"/>
      <w:marBottom w:val="0"/>
      <w:divBdr>
        <w:top w:val="none" w:sz="0" w:space="0" w:color="auto"/>
        <w:left w:val="none" w:sz="0" w:space="0" w:color="auto"/>
        <w:bottom w:val="none" w:sz="0" w:space="0" w:color="auto"/>
        <w:right w:val="none" w:sz="0" w:space="0" w:color="auto"/>
      </w:divBdr>
    </w:div>
    <w:div w:id="1148741454">
      <w:bodyDiv w:val="1"/>
      <w:marLeft w:val="0"/>
      <w:marRight w:val="0"/>
      <w:marTop w:val="0"/>
      <w:marBottom w:val="0"/>
      <w:divBdr>
        <w:top w:val="none" w:sz="0" w:space="0" w:color="auto"/>
        <w:left w:val="none" w:sz="0" w:space="0" w:color="auto"/>
        <w:bottom w:val="none" w:sz="0" w:space="0" w:color="auto"/>
        <w:right w:val="none" w:sz="0" w:space="0" w:color="auto"/>
      </w:divBdr>
    </w:div>
    <w:div w:id="1149126480">
      <w:bodyDiv w:val="1"/>
      <w:marLeft w:val="0"/>
      <w:marRight w:val="0"/>
      <w:marTop w:val="0"/>
      <w:marBottom w:val="0"/>
      <w:divBdr>
        <w:top w:val="none" w:sz="0" w:space="0" w:color="auto"/>
        <w:left w:val="none" w:sz="0" w:space="0" w:color="auto"/>
        <w:bottom w:val="none" w:sz="0" w:space="0" w:color="auto"/>
        <w:right w:val="none" w:sz="0" w:space="0" w:color="auto"/>
      </w:divBdr>
    </w:div>
    <w:div w:id="1149515037">
      <w:bodyDiv w:val="1"/>
      <w:marLeft w:val="0"/>
      <w:marRight w:val="0"/>
      <w:marTop w:val="0"/>
      <w:marBottom w:val="0"/>
      <w:divBdr>
        <w:top w:val="none" w:sz="0" w:space="0" w:color="auto"/>
        <w:left w:val="none" w:sz="0" w:space="0" w:color="auto"/>
        <w:bottom w:val="none" w:sz="0" w:space="0" w:color="auto"/>
        <w:right w:val="none" w:sz="0" w:space="0" w:color="auto"/>
      </w:divBdr>
    </w:div>
    <w:div w:id="1149640128">
      <w:bodyDiv w:val="1"/>
      <w:marLeft w:val="0"/>
      <w:marRight w:val="0"/>
      <w:marTop w:val="0"/>
      <w:marBottom w:val="0"/>
      <w:divBdr>
        <w:top w:val="none" w:sz="0" w:space="0" w:color="auto"/>
        <w:left w:val="none" w:sz="0" w:space="0" w:color="auto"/>
        <w:bottom w:val="none" w:sz="0" w:space="0" w:color="auto"/>
        <w:right w:val="none" w:sz="0" w:space="0" w:color="auto"/>
      </w:divBdr>
    </w:div>
    <w:div w:id="1149903319">
      <w:bodyDiv w:val="1"/>
      <w:marLeft w:val="0"/>
      <w:marRight w:val="0"/>
      <w:marTop w:val="0"/>
      <w:marBottom w:val="0"/>
      <w:divBdr>
        <w:top w:val="none" w:sz="0" w:space="0" w:color="auto"/>
        <w:left w:val="none" w:sz="0" w:space="0" w:color="auto"/>
        <w:bottom w:val="none" w:sz="0" w:space="0" w:color="auto"/>
        <w:right w:val="none" w:sz="0" w:space="0" w:color="auto"/>
      </w:divBdr>
    </w:div>
    <w:div w:id="1149984120">
      <w:bodyDiv w:val="1"/>
      <w:marLeft w:val="0"/>
      <w:marRight w:val="0"/>
      <w:marTop w:val="0"/>
      <w:marBottom w:val="0"/>
      <w:divBdr>
        <w:top w:val="none" w:sz="0" w:space="0" w:color="auto"/>
        <w:left w:val="none" w:sz="0" w:space="0" w:color="auto"/>
        <w:bottom w:val="none" w:sz="0" w:space="0" w:color="auto"/>
        <w:right w:val="none" w:sz="0" w:space="0" w:color="auto"/>
      </w:divBdr>
    </w:div>
    <w:div w:id="1150289270">
      <w:bodyDiv w:val="1"/>
      <w:marLeft w:val="0"/>
      <w:marRight w:val="0"/>
      <w:marTop w:val="0"/>
      <w:marBottom w:val="0"/>
      <w:divBdr>
        <w:top w:val="none" w:sz="0" w:space="0" w:color="auto"/>
        <w:left w:val="none" w:sz="0" w:space="0" w:color="auto"/>
        <w:bottom w:val="none" w:sz="0" w:space="0" w:color="auto"/>
        <w:right w:val="none" w:sz="0" w:space="0" w:color="auto"/>
      </w:divBdr>
    </w:div>
    <w:div w:id="1150681695">
      <w:bodyDiv w:val="1"/>
      <w:marLeft w:val="0"/>
      <w:marRight w:val="0"/>
      <w:marTop w:val="0"/>
      <w:marBottom w:val="0"/>
      <w:divBdr>
        <w:top w:val="none" w:sz="0" w:space="0" w:color="auto"/>
        <w:left w:val="none" w:sz="0" w:space="0" w:color="auto"/>
        <w:bottom w:val="none" w:sz="0" w:space="0" w:color="auto"/>
        <w:right w:val="none" w:sz="0" w:space="0" w:color="auto"/>
      </w:divBdr>
    </w:div>
    <w:div w:id="1151364126">
      <w:bodyDiv w:val="1"/>
      <w:marLeft w:val="0"/>
      <w:marRight w:val="0"/>
      <w:marTop w:val="0"/>
      <w:marBottom w:val="0"/>
      <w:divBdr>
        <w:top w:val="none" w:sz="0" w:space="0" w:color="auto"/>
        <w:left w:val="none" w:sz="0" w:space="0" w:color="auto"/>
        <w:bottom w:val="none" w:sz="0" w:space="0" w:color="auto"/>
        <w:right w:val="none" w:sz="0" w:space="0" w:color="auto"/>
      </w:divBdr>
    </w:div>
    <w:div w:id="1151947085">
      <w:bodyDiv w:val="1"/>
      <w:marLeft w:val="0"/>
      <w:marRight w:val="0"/>
      <w:marTop w:val="0"/>
      <w:marBottom w:val="0"/>
      <w:divBdr>
        <w:top w:val="none" w:sz="0" w:space="0" w:color="auto"/>
        <w:left w:val="none" w:sz="0" w:space="0" w:color="auto"/>
        <w:bottom w:val="none" w:sz="0" w:space="0" w:color="auto"/>
        <w:right w:val="none" w:sz="0" w:space="0" w:color="auto"/>
      </w:divBdr>
    </w:div>
    <w:div w:id="1152335846">
      <w:bodyDiv w:val="1"/>
      <w:marLeft w:val="0"/>
      <w:marRight w:val="0"/>
      <w:marTop w:val="0"/>
      <w:marBottom w:val="0"/>
      <w:divBdr>
        <w:top w:val="none" w:sz="0" w:space="0" w:color="auto"/>
        <w:left w:val="none" w:sz="0" w:space="0" w:color="auto"/>
        <w:bottom w:val="none" w:sz="0" w:space="0" w:color="auto"/>
        <w:right w:val="none" w:sz="0" w:space="0" w:color="auto"/>
      </w:divBdr>
    </w:div>
    <w:div w:id="1152523330">
      <w:bodyDiv w:val="1"/>
      <w:marLeft w:val="0"/>
      <w:marRight w:val="0"/>
      <w:marTop w:val="0"/>
      <w:marBottom w:val="0"/>
      <w:divBdr>
        <w:top w:val="none" w:sz="0" w:space="0" w:color="auto"/>
        <w:left w:val="none" w:sz="0" w:space="0" w:color="auto"/>
        <w:bottom w:val="none" w:sz="0" w:space="0" w:color="auto"/>
        <w:right w:val="none" w:sz="0" w:space="0" w:color="auto"/>
      </w:divBdr>
    </w:div>
    <w:div w:id="1152714416">
      <w:bodyDiv w:val="1"/>
      <w:marLeft w:val="0"/>
      <w:marRight w:val="0"/>
      <w:marTop w:val="0"/>
      <w:marBottom w:val="0"/>
      <w:divBdr>
        <w:top w:val="none" w:sz="0" w:space="0" w:color="auto"/>
        <w:left w:val="none" w:sz="0" w:space="0" w:color="auto"/>
        <w:bottom w:val="none" w:sz="0" w:space="0" w:color="auto"/>
        <w:right w:val="none" w:sz="0" w:space="0" w:color="auto"/>
      </w:divBdr>
    </w:div>
    <w:div w:id="1153831102">
      <w:bodyDiv w:val="1"/>
      <w:marLeft w:val="0"/>
      <w:marRight w:val="0"/>
      <w:marTop w:val="0"/>
      <w:marBottom w:val="0"/>
      <w:divBdr>
        <w:top w:val="none" w:sz="0" w:space="0" w:color="auto"/>
        <w:left w:val="none" w:sz="0" w:space="0" w:color="auto"/>
        <w:bottom w:val="none" w:sz="0" w:space="0" w:color="auto"/>
        <w:right w:val="none" w:sz="0" w:space="0" w:color="auto"/>
      </w:divBdr>
    </w:div>
    <w:div w:id="1153908822">
      <w:bodyDiv w:val="1"/>
      <w:marLeft w:val="0"/>
      <w:marRight w:val="0"/>
      <w:marTop w:val="0"/>
      <w:marBottom w:val="0"/>
      <w:divBdr>
        <w:top w:val="none" w:sz="0" w:space="0" w:color="auto"/>
        <w:left w:val="none" w:sz="0" w:space="0" w:color="auto"/>
        <w:bottom w:val="none" w:sz="0" w:space="0" w:color="auto"/>
        <w:right w:val="none" w:sz="0" w:space="0" w:color="auto"/>
      </w:divBdr>
    </w:div>
    <w:div w:id="1155416348">
      <w:bodyDiv w:val="1"/>
      <w:marLeft w:val="0"/>
      <w:marRight w:val="0"/>
      <w:marTop w:val="0"/>
      <w:marBottom w:val="0"/>
      <w:divBdr>
        <w:top w:val="none" w:sz="0" w:space="0" w:color="auto"/>
        <w:left w:val="none" w:sz="0" w:space="0" w:color="auto"/>
        <w:bottom w:val="none" w:sz="0" w:space="0" w:color="auto"/>
        <w:right w:val="none" w:sz="0" w:space="0" w:color="auto"/>
      </w:divBdr>
    </w:div>
    <w:div w:id="1155804661">
      <w:bodyDiv w:val="1"/>
      <w:marLeft w:val="0"/>
      <w:marRight w:val="0"/>
      <w:marTop w:val="0"/>
      <w:marBottom w:val="0"/>
      <w:divBdr>
        <w:top w:val="none" w:sz="0" w:space="0" w:color="auto"/>
        <w:left w:val="none" w:sz="0" w:space="0" w:color="auto"/>
        <w:bottom w:val="none" w:sz="0" w:space="0" w:color="auto"/>
        <w:right w:val="none" w:sz="0" w:space="0" w:color="auto"/>
      </w:divBdr>
    </w:div>
    <w:div w:id="1156069276">
      <w:bodyDiv w:val="1"/>
      <w:marLeft w:val="0"/>
      <w:marRight w:val="0"/>
      <w:marTop w:val="0"/>
      <w:marBottom w:val="0"/>
      <w:divBdr>
        <w:top w:val="none" w:sz="0" w:space="0" w:color="auto"/>
        <w:left w:val="none" w:sz="0" w:space="0" w:color="auto"/>
        <w:bottom w:val="none" w:sz="0" w:space="0" w:color="auto"/>
        <w:right w:val="none" w:sz="0" w:space="0" w:color="auto"/>
      </w:divBdr>
    </w:div>
    <w:div w:id="1156215998">
      <w:bodyDiv w:val="1"/>
      <w:marLeft w:val="0"/>
      <w:marRight w:val="0"/>
      <w:marTop w:val="0"/>
      <w:marBottom w:val="0"/>
      <w:divBdr>
        <w:top w:val="none" w:sz="0" w:space="0" w:color="auto"/>
        <w:left w:val="none" w:sz="0" w:space="0" w:color="auto"/>
        <w:bottom w:val="none" w:sz="0" w:space="0" w:color="auto"/>
        <w:right w:val="none" w:sz="0" w:space="0" w:color="auto"/>
      </w:divBdr>
    </w:div>
    <w:div w:id="1156335963">
      <w:bodyDiv w:val="1"/>
      <w:marLeft w:val="0"/>
      <w:marRight w:val="0"/>
      <w:marTop w:val="0"/>
      <w:marBottom w:val="0"/>
      <w:divBdr>
        <w:top w:val="none" w:sz="0" w:space="0" w:color="auto"/>
        <w:left w:val="none" w:sz="0" w:space="0" w:color="auto"/>
        <w:bottom w:val="none" w:sz="0" w:space="0" w:color="auto"/>
        <w:right w:val="none" w:sz="0" w:space="0" w:color="auto"/>
      </w:divBdr>
    </w:div>
    <w:div w:id="1156340762">
      <w:bodyDiv w:val="1"/>
      <w:marLeft w:val="0"/>
      <w:marRight w:val="0"/>
      <w:marTop w:val="0"/>
      <w:marBottom w:val="0"/>
      <w:divBdr>
        <w:top w:val="none" w:sz="0" w:space="0" w:color="auto"/>
        <w:left w:val="none" w:sz="0" w:space="0" w:color="auto"/>
        <w:bottom w:val="none" w:sz="0" w:space="0" w:color="auto"/>
        <w:right w:val="none" w:sz="0" w:space="0" w:color="auto"/>
      </w:divBdr>
    </w:div>
    <w:div w:id="1156841720">
      <w:bodyDiv w:val="1"/>
      <w:marLeft w:val="0"/>
      <w:marRight w:val="0"/>
      <w:marTop w:val="0"/>
      <w:marBottom w:val="0"/>
      <w:divBdr>
        <w:top w:val="none" w:sz="0" w:space="0" w:color="auto"/>
        <w:left w:val="none" w:sz="0" w:space="0" w:color="auto"/>
        <w:bottom w:val="none" w:sz="0" w:space="0" w:color="auto"/>
        <w:right w:val="none" w:sz="0" w:space="0" w:color="auto"/>
      </w:divBdr>
    </w:div>
    <w:div w:id="1157068933">
      <w:bodyDiv w:val="1"/>
      <w:marLeft w:val="0"/>
      <w:marRight w:val="0"/>
      <w:marTop w:val="0"/>
      <w:marBottom w:val="0"/>
      <w:divBdr>
        <w:top w:val="none" w:sz="0" w:space="0" w:color="auto"/>
        <w:left w:val="none" w:sz="0" w:space="0" w:color="auto"/>
        <w:bottom w:val="none" w:sz="0" w:space="0" w:color="auto"/>
        <w:right w:val="none" w:sz="0" w:space="0" w:color="auto"/>
      </w:divBdr>
    </w:div>
    <w:div w:id="1157964873">
      <w:bodyDiv w:val="1"/>
      <w:marLeft w:val="0"/>
      <w:marRight w:val="0"/>
      <w:marTop w:val="0"/>
      <w:marBottom w:val="0"/>
      <w:divBdr>
        <w:top w:val="none" w:sz="0" w:space="0" w:color="auto"/>
        <w:left w:val="none" w:sz="0" w:space="0" w:color="auto"/>
        <w:bottom w:val="none" w:sz="0" w:space="0" w:color="auto"/>
        <w:right w:val="none" w:sz="0" w:space="0" w:color="auto"/>
      </w:divBdr>
    </w:div>
    <w:div w:id="1158153343">
      <w:bodyDiv w:val="1"/>
      <w:marLeft w:val="0"/>
      <w:marRight w:val="0"/>
      <w:marTop w:val="0"/>
      <w:marBottom w:val="0"/>
      <w:divBdr>
        <w:top w:val="none" w:sz="0" w:space="0" w:color="auto"/>
        <w:left w:val="none" w:sz="0" w:space="0" w:color="auto"/>
        <w:bottom w:val="none" w:sz="0" w:space="0" w:color="auto"/>
        <w:right w:val="none" w:sz="0" w:space="0" w:color="auto"/>
      </w:divBdr>
    </w:div>
    <w:div w:id="1158158798">
      <w:bodyDiv w:val="1"/>
      <w:marLeft w:val="0"/>
      <w:marRight w:val="0"/>
      <w:marTop w:val="0"/>
      <w:marBottom w:val="0"/>
      <w:divBdr>
        <w:top w:val="none" w:sz="0" w:space="0" w:color="auto"/>
        <w:left w:val="none" w:sz="0" w:space="0" w:color="auto"/>
        <w:bottom w:val="none" w:sz="0" w:space="0" w:color="auto"/>
        <w:right w:val="none" w:sz="0" w:space="0" w:color="auto"/>
      </w:divBdr>
    </w:div>
    <w:div w:id="1158224824">
      <w:bodyDiv w:val="1"/>
      <w:marLeft w:val="0"/>
      <w:marRight w:val="0"/>
      <w:marTop w:val="0"/>
      <w:marBottom w:val="0"/>
      <w:divBdr>
        <w:top w:val="none" w:sz="0" w:space="0" w:color="auto"/>
        <w:left w:val="none" w:sz="0" w:space="0" w:color="auto"/>
        <w:bottom w:val="none" w:sz="0" w:space="0" w:color="auto"/>
        <w:right w:val="none" w:sz="0" w:space="0" w:color="auto"/>
      </w:divBdr>
    </w:div>
    <w:div w:id="1158811501">
      <w:bodyDiv w:val="1"/>
      <w:marLeft w:val="0"/>
      <w:marRight w:val="0"/>
      <w:marTop w:val="0"/>
      <w:marBottom w:val="0"/>
      <w:divBdr>
        <w:top w:val="none" w:sz="0" w:space="0" w:color="auto"/>
        <w:left w:val="none" w:sz="0" w:space="0" w:color="auto"/>
        <w:bottom w:val="none" w:sz="0" w:space="0" w:color="auto"/>
        <w:right w:val="none" w:sz="0" w:space="0" w:color="auto"/>
      </w:divBdr>
    </w:div>
    <w:div w:id="1158838683">
      <w:bodyDiv w:val="1"/>
      <w:marLeft w:val="0"/>
      <w:marRight w:val="0"/>
      <w:marTop w:val="0"/>
      <w:marBottom w:val="0"/>
      <w:divBdr>
        <w:top w:val="none" w:sz="0" w:space="0" w:color="auto"/>
        <w:left w:val="none" w:sz="0" w:space="0" w:color="auto"/>
        <w:bottom w:val="none" w:sz="0" w:space="0" w:color="auto"/>
        <w:right w:val="none" w:sz="0" w:space="0" w:color="auto"/>
      </w:divBdr>
    </w:div>
    <w:div w:id="1159463116">
      <w:bodyDiv w:val="1"/>
      <w:marLeft w:val="0"/>
      <w:marRight w:val="0"/>
      <w:marTop w:val="0"/>
      <w:marBottom w:val="0"/>
      <w:divBdr>
        <w:top w:val="none" w:sz="0" w:space="0" w:color="auto"/>
        <w:left w:val="none" w:sz="0" w:space="0" w:color="auto"/>
        <w:bottom w:val="none" w:sz="0" w:space="0" w:color="auto"/>
        <w:right w:val="none" w:sz="0" w:space="0" w:color="auto"/>
      </w:divBdr>
    </w:div>
    <w:div w:id="1159686954">
      <w:bodyDiv w:val="1"/>
      <w:marLeft w:val="0"/>
      <w:marRight w:val="0"/>
      <w:marTop w:val="0"/>
      <w:marBottom w:val="0"/>
      <w:divBdr>
        <w:top w:val="none" w:sz="0" w:space="0" w:color="auto"/>
        <w:left w:val="none" w:sz="0" w:space="0" w:color="auto"/>
        <w:bottom w:val="none" w:sz="0" w:space="0" w:color="auto"/>
        <w:right w:val="none" w:sz="0" w:space="0" w:color="auto"/>
      </w:divBdr>
    </w:div>
    <w:div w:id="1159731160">
      <w:bodyDiv w:val="1"/>
      <w:marLeft w:val="0"/>
      <w:marRight w:val="0"/>
      <w:marTop w:val="0"/>
      <w:marBottom w:val="0"/>
      <w:divBdr>
        <w:top w:val="none" w:sz="0" w:space="0" w:color="auto"/>
        <w:left w:val="none" w:sz="0" w:space="0" w:color="auto"/>
        <w:bottom w:val="none" w:sz="0" w:space="0" w:color="auto"/>
        <w:right w:val="none" w:sz="0" w:space="0" w:color="auto"/>
      </w:divBdr>
    </w:div>
    <w:div w:id="1159882085">
      <w:bodyDiv w:val="1"/>
      <w:marLeft w:val="0"/>
      <w:marRight w:val="0"/>
      <w:marTop w:val="0"/>
      <w:marBottom w:val="0"/>
      <w:divBdr>
        <w:top w:val="none" w:sz="0" w:space="0" w:color="auto"/>
        <w:left w:val="none" w:sz="0" w:space="0" w:color="auto"/>
        <w:bottom w:val="none" w:sz="0" w:space="0" w:color="auto"/>
        <w:right w:val="none" w:sz="0" w:space="0" w:color="auto"/>
      </w:divBdr>
    </w:div>
    <w:div w:id="1159930469">
      <w:bodyDiv w:val="1"/>
      <w:marLeft w:val="0"/>
      <w:marRight w:val="0"/>
      <w:marTop w:val="0"/>
      <w:marBottom w:val="0"/>
      <w:divBdr>
        <w:top w:val="none" w:sz="0" w:space="0" w:color="auto"/>
        <w:left w:val="none" w:sz="0" w:space="0" w:color="auto"/>
        <w:bottom w:val="none" w:sz="0" w:space="0" w:color="auto"/>
        <w:right w:val="none" w:sz="0" w:space="0" w:color="auto"/>
      </w:divBdr>
    </w:div>
    <w:div w:id="1160924623">
      <w:bodyDiv w:val="1"/>
      <w:marLeft w:val="0"/>
      <w:marRight w:val="0"/>
      <w:marTop w:val="0"/>
      <w:marBottom w:val="0"/>
      <w:divBdr>
        <w:top w:val="none" w:sz="0" w:space="0" w:color="auto"/>
        <w:left w:val="none" w:sz="0" w:space="0" w:color="auto"/>
        <w:bottom w:val="none" w:sz="0" w:space="0" w:color="auto"/>
        <w:right w:val="none" w:sz="0" w:space="0" w:color="auto"/>
      </w:divBdr>
    </w:div>
    <w:div w:id="1160924807">
      <w:bodyDiv w:val="1"/>
      <w:marLeft w:val="0"/>
      <w:marRight w:val="0"/>
      <w:marTop w:val="0"/>
      <w:marBottom w:val="0"/>
      <w:divBdr>
        <w:top w:val="none" w:sz="0" w:space="0" w:color="auto"/>
        <w:left w:val="none" w:sz="0" w:space="0" w:color="auto"/>
        <w:bottom w:val="none" w:sz="0" w:space="0" w:color="auto"/>
        <w:right w:val="none" w:sz="0" w:space="0" w:color="auto"/>
      </w:divBdr>
    </w:div>
    <w:div w:id="1161430890">
      <w:bodyDiv w:val="1"/>
      <w:marLeft w:val="0"/>
      <w:marRight w:val="0"/>
      <w:marTop w:val="0"/>
      <w:marBottom w:val="0"/>
      <w:divBdr>
        <w:top w:val="none" w:sz="0" w:space="0" w:color="auto"/>
        <w:left w:val="none" w:sz="0" w:space="0" w:color="auto"/>
        <w:bottom w:val="none" w:sz="0" w:space="0" w:color="auto"/>
        <w:right w:val="none" w:sz="0" w:space="0" w:color="auto"/>
      </w:divBdr>
    </w:div>
    <w:div w:id="1162157255">
      <w:bodyDiv w:val="1"/>
      <w:marLeft w:val="0"/>
      <w:marRight w:val="0"/>
      <w:marTop w:val="0"/>
      <w:marBottom w:val="0"/>
      <w:divBdr>
        <w:top w:val="none" w:sz="0" w:space="0" w:color="auto"/>
        <w:left w:val="none" w:sz="0" w:space="0" w:color="auto"/>
        <w:bottom w:val="none" w:sz="0" w:space="0" w:color="auto"/>
        <w:right w:val="none" w:sz="0" w:space="0" w:color="auto"/>
      </w:divBdr>
    </w:div>
    <w:div w:id="1164122228">
      <w:bodyDiv w:val="1"/>
      <w:marLeft w:val="0"/>
      <w:marRight w:val="0"/>
      <w:marTop w:val="0"/>
      <w:marBottom w:val="0"/>
      <w:divBdr>
        <w:top w:val="none" w:sz="0" w:space="0" w:color="auto"/>
        <w:left w:val="none" w:sz="0" w:space="0" w:color="auto"/>
        <w:bottom w:val="none" w:sz="0" w:space="0" w:color="auto"/>
        <w:right w:val="none" w:sz="0" w:space="0" w:color="auto"/>
      </w:divBdr>
    </w:div>
    <w:div w:id="1164390502">
      <w:bodyDiv w:val="1"/>
      <w:marLeft w:val="0"/>
      <w:marRight w:val="0"/>
      <w:marTop w:val="0"/>
      <w:marBottom w:val="0"/>
      <w:divBdr>
        <w:top w:val="none" w:sz="0" w:space="0" w:color="auto"/>
        <w:left w:val="none" w:sz="0" w:space="0" w:color="auto"/>
        <w:bottom w:val="none" w:sz="0" w:space="0" w:color="auto"/>
        <w:right w:val="none" w:sz="0" w:space="0" w:color="auto"/>
      </w:divBdr>
    </w:div>
    <w:div w:id="1164902726">
      <w:bodyDiv w:val="1"/>
      <w:marLeft w:val="0"/>
      <w:marRight w:val="0"/>
      <w:marTop w:val="0"/>
      <w:marBottom w:val="0"/>
      <w:divBdr>
        <w:top w:val="none" w:sz="0" w:space="0" w:color="auto"/>
        <w:left w:val="none" w:sz="0" w:space="0" w:color="auto"/>
        <w:bottom w:val="none" w:sz="0" w:space="0" w:color="auto"/>
        <w:right w:val="none" w:sz="0" w:space="0" w:color="auto"/>
      </w:divBdr>
    </w:div>
    <w:div w:id="1164931874">
      <w:bodyDiv w:val="1"/>
      <w:marLeft w:val="0"/>
      <w:marRight w:val="0"/>
      <w:marTop w:val="0"/>
      <w:marBottom w:val="0"/>
      <w:divBdr>
        <w:top w:val="none" w:sz="0" w:space="0" w:color="auto"/>
        <w:left w:val="none" w:sz="0" w:space="0" w:color="auto"/>
        <w:bottom w:val="none" w:sz="0" w:space="0" w:color="auto"/>
        <w:right w:val="none" w:sz="0" w:space="0" w:color="auto"/>
      </w:divBdr>
    </w:div>
    <w:div w:id="1165169174">
      <w:bodyDiv w:val="1"/>
      <w:marLeft w:val="0"/>
      <w:marRight w:val="0"/>
      <w:marTop w:val="0"/>
      <w:marBottom w:val="0"/>
      <w:divBdr>
        <w:top w:val="none" w:sz="0" w:space="0" w:color="auto"/>
        <w:left w:val="none" w:sz="0" w:space="0" w:color="auto"/>
        <w:bottom w:val="none" w:sz="0" w:space="0" w:color="auto"/>
        <w:right w:val="none" w:sz="0" w:space="0" w:color="auto"/>
      </w:divBdr>
    </w:div>
    <w:div w:id="1165362540">
      <w:bodyDiv w:val="1"/>
      <w:marLeft w:val="0"/>
      <w:marRight w:val="0"/>
      <w:marTop w:val="0"/>
      <w:marBottom w:val="0"/>
      <w:divBdr>
        <w:top w:val="none" w:sz="0" w:space="0" w:color="auto"/>
        <w:left w:val="none" w:sz="0" w:space="0" w:color="auto"/>
        <w:bottom w:val="none" w:sz="0" w:space="0" w:color="auto"/>
        <w:right w:val="none" w:sz="0" w:space="0" w:color="auto"/>
      </w:divBdr>
    </w:div>
    <w:div w:id="1165900470">
      <w:bodyDiv w:val="1"/>
      <w:marLeft w:val="0"/>
      <w:marRight w:val="0"/>
      <w:marTop w:val="0"/>
      <w:marBottom w:val="0"/>
      <w:divBdr>
        <w:top w:val="none" w:sz="0" w:space="0" w:color="auto"/>
        <w:left w:val="none" w:sz="0" w:space="0" w:color="auto"/>
        <w:bottom w:val="none" w:sz="0" w:space="0" w:color="auto"/>
        <w:right w:val="none" w:sz="0" w:space="0" w:color="auto"/>
      </w:divBdr>
    </w:div>
    <w:div w:id="1166241245">
      <w:bodyDiv w:val="1"/>
      <w:marLeft w:val="0"/>
      <w:marRight w:val="0"/>
      <w:marTop w:val="0"/>
      <w:marBottom w:val="0"/>
      <w:divBdr>
        <w:top w:val="none" w:sz="0" w:space="0" w:color="auto"/>
        <w:left w:val="none" w:sz="0" w:space="0" w:color="auto"/>
        <w:bottom w:val="none" w:sz="0" w:space="0" w:color="auto"/>
        <w:right w:val="none" w:sz="0" w:space="0" w:color="auto"/>
      </w:divBdr>
    </w:div>
    <w:div w:id="1166824418">
      <w:bodyDiv w:val="1"/>
      <w:marLeft w:val="0"/>
      <w:marRight w:val="0"/>
      <w:marTop w:val="0"/>
      <w:marBottom w:val="0"/>
      <w:divBdr>
        <w:top w:val="none" w:sz="0" w:space="0" w:color="auto"/>
        <w:left w:val="none" w:sz="0" w:space="0" w:color="auto"/>
        <w:bottom w:val="none" w:sz="0" w:space="0" w:color="auto"/>
        <w:right w:val="none" w:sz="0" w:space="0" w:color="auto"/>
      </w:divBdr>
    </w:div>
    <w:div w:id="1167019951">
      <w:bodyDiv w:val="1"/>
      <w:marLeft w:val="0"/>
      <w:marRight w:val="0"/>
      <w:marTop w:val="0"/>
      <w:marBottom w:val="0"/>
      <w:divBdr>
        <w:top w:val="none" w:sz="0" w:space="0" w:color="auto"/>
        <w:left w:val="none" w:sz="0" w:space="0" w:color="auto"/>
        <w:bottom w:val="none" w:sz="0" w:space="0" w:color="auto"/>
        <w:right w:val="none" w:sz="0" w:space="0" w:color="auto"/>
      </w:divBdr>
    </w:div>
    <w:div w:id="1167742780">
      <w:bodyDiv w:val="1"/>
      <w:marLeft w:val="0"/>
      <w:marRight w:val="0"/>
      <w:marTop w:val="0"/>
      <w:marBottom w:val="0"/>
      <w:divBdr>
        <w:top w:val="none" w:sz="0" w:space="0" w:color="auto"/>
        <w:left w:val="none" w:sz="0" w:space="0" w:color="auto"/>
        <w:bottom w:val="none" w:sz="0" w:space="0" w:color="auto"/>
        <w:right w:val="none" w:sz="0" w:space="0" w:color="auto"/>
      </w:divBdr>
    </w:div>
    <w:div w:id="1168443023">
      <w:bodyDiv w:val="1"/>
      <w:marLeft w:val="0"/>
      <w:marRight w:val="0"/>
      <w:marTop w:val="0"/>
      <w:marBottom w:val="0"/>
      <w:divBdr>
        <w:top w:val="none" w:sz="0" w:space="0" w:color="auto"/>
        <w:left w:val="none" w:sz="0" w:space="0" w:color="auto"/>
        <w:bottom w:val="none" w:sz="0" w:space="0" w:color="auto"/>
        <w:right w:val="none" w:sz="0" w:space="0" w:color="auto"/>
      </w:divBdr>
    </w:div>
    <w:div w:id="1168592306">
      <w:bodyDiv w:val="1"/>
      <w:marLeft w:val="0"/>
      <w:marRight w:val="0"/>
      <w:marTop w:val="0"/>
      <w:marBottom w:val="0"/>
      <w:divBdr>
        <w:top w:val="none" w:sz="0" w:space="0" w:color="auto"/>
        <w:left w:val="none" w:sz="0" w:space="0" w:color="auto"/>
        <w:bottom w:val="none" w:sz="0" w:space="0" w:color="auto"/>
        <w:right w:val="none" w:sz="0" w:space="0" w:color="auto"/>
      </w:divBdr>
    </w:div>
    <w:div w:id="1169826514">
      <w:bodyDiv w:val="1"/>
      <w:marLeft w:val="0"/>
      <w:marRight w:val="0"/>
      <w:marTop w:val="0"/>
      <w:marBottom w:val="0"/>
      <w:divBdr>
        <w:top w:val="none" w:sz="0" w:space="0" w:color="auto"/>
        <w:left w:val="none" w:sz="0" w:space="0" w:color="auto"/>
        <w:bottom w:val="none" w:sz="0" w:space="0" w:color="auto"/>
        <w:right w:val="none" w:sz="0" w:space="0" w:color="auto"/>
      </w:divBdr>
    </w:div>
    <w:div w:id="1170566216">
      <w:bodyDiv w:val="1"/>
      <w:marLeft w:val="0"/>
      <w:marRight w:val="0"/>
      <w:marTop w:val="0"/>
      <w:marBottom w:val="0"/>
      <w:divBdr>
        <w:top w:val="none" w:sz="0" w:space="0" w:color="auto"/>
        <w:left w:val="none" w:sz="0" w:space="0" w:color="auto"/>
        <w:bottom w:val="none" w:sz="0" w:space="0" w:color="auto"/>
        <w:right w:val="none" w:sz="0" w:space="0" w:color="auto"/>
      </w:divBdr>
    </w:div>
    <w:div w:id="1170636322">
      <w:bodyDiv w:val="1"/>
      <w:marLeft w:val="0"/>
      <w:marRight w:val="0"/>
      <w:marTop w:val="0"/>
      <w:marBottom w:val="0"/>
      <w:divBdr>
        <w:top w:val="none" w:sz="0" w:space="0" w:color="auto"/>
        <w:left w:val="none" w:sz="0" w:space="0" w:color="auto"/>
        <w:bottom w:val="none" w:sz="0" w:space="0" w:color="auto"/>
        <w:right w:val="none" w:sz="0" w:space="0" w:color="auto"/>
      </w:divBdr>
    </w:div>
    <w:div w:id="1171339184">
      <w:bodyDiv w:val="1"/>
      <w:marLeft w:val="0"/>
      <w:marRight w:val="0"/>
      <w:marTop w:val="0"/>
      <w:marBottom w:val="0"/>
      <w:divBdr>
        <w:top w:val="none" w:sz="0" w:space="0" w:color="auto"/>
        <w:left w:val="none" w:sz="0" w:space="0" w:color="auto"/>
        <w:bottom w:val="none" w:sz="0" w:space="0" w:color="auto"/>
        <w:right w:val="none" w:sz="0" w:space="0" w:color="auto"/>
      </w:divBdr>
    </w:div>
    <w:div w:id="1171986075">
      <w:bodyDiv w:val="1"/>
      <w:marLeft w:val="0"/>
      <w:marRight w:val="0"/>
      <w:marTop w:val="0"/>
      <w:marBottom w:val="0"/>
      <w:divBdr>
        <w:top w:val="none" w:sz="0" w:space="0" w:color="auto"/>
        <w:left w:val="none" w:sz="0" w:space="0" w:color="auto"/>
        <w:bottom w:val="none" w:sz="0" w:space="0" w:color="auto"/>
        <w:right w:val="none" w:sz="0" w:space="0" w:color="auto"/>
      </w:divBdr>
    </w:div>
    <w:div w:id="1172069777">
      <w:bodyDiv w:val="1"/>
      <w:marLeft w:val="0"/>
      <w:marRight w:val="0"/>
      <w:marTop w:val="0"/>
      <w:marBottom w:val="0"/>
      <w:divBdr>
        <w:top w:val="none" w:sz="0" w:space="0" w:color="auto"/>
        <w:left w:val="none" w:sz="0" w:space="0" w:color="auto"/>
        <w:bottom w:val="none" w:sz="0" w:space="0" w:color="auto"/>
        <w:right w:val="none" w:sz="0" w:space="0" w:color="auto"/>
      </w:divBdr>
    </w:div>
    <w:div w:id="1172331658">
      <w:bodyDiv w:val="1"/>
      <w:marLeft w:val="0"/>
      <w:marRight w:val="0"/>
      <w:marTop w:val="0"/>
      <w:marBottom w:val="0"/>
      <w:divBdr>
        <w:top w:val="none" w:sz="0" w:space="0" w:color="auto"/>
        <w:left w:val="none" w:sz="0" w:space="0" w:color="auto"/>
        <w:bottom w:val="none" w:sz="0" w:space="0" w:color="auto"/>
        <w:right w:val="none" w:sz="0" w:space="0" w:color="auto"/>
      </w:divBdr>
    </w:div>
    <w:div w:id="1173029343">
      <w:bodyDiv w:val="1"/>
      <w:marLeft w:val="0"/>
      <w:marRight w:val="0"/>
      <w:marTop w:val="0"/>
      <w:marBottom w:val="0"/>
      <w:divBdr>
        <w:top w:val="none" w:sz="0" w:space="0" w:color="auto"/>
        <w:left w:val="none" w:sz="0" w:space="0" w:color="auto"/>
        <w:bottom w:val="none" w:sz="0" w:space="0" w:color="auto"/>
        <w:right w:val="none" w:sz="0" w:space="0" w:color="auto"/>
      </w:divBdr>
    </w:div>
    <w:div w:id="1173571511">
      <w:bodyDiv w:val="1"/>
      <w:marLeft w:val="0"/>
      <w:marRight w:val="0"/>
      <w:marTop w:val="0"/>
      <w:marBottom w:val="0"/>
      <w:divBdr>
        <w:top w:val="none" w:sz="0" w:space="0" w:color="auto"/>
        <w:left w:val="none" w:sz="0" w:space="0" w:color="auto"/>
        <w:bottom w:val="none" w:sz="0" w:space="0" w:color="auto"/>
        <w:right w:val="none" w:sz="0" w:space="0" w:color="auto"/>
      </w:divBdr>
    </w:div>
    <w:div w:id="1173643113">
      <w:bodyDiv w:val="1"/>
      <w:marLeft w:val="0"/>
      <w:marRight w:val="0"/>
      <w:marTop w:val="0"/>
      <w:marBottom w:val="0"/>
      <w:divBdr>
        <w:top w:val="none" w:sz="0" w:space="0" w:color="auto"/>
        <w:left w:val="none" w:sz="0" w:space="0" w:color="auto"/>
        <w:bottom w:val="none" w:sz="0" w:space="0" w:color="auto"/>
        <w:right w:val="none" w:sz="0" w:space="0" w:color="auto"/>
      </w:divBdr>
    </w:div>
    <w:div w:id="1173716098">
      <w:bodyDiv w:val="1"/>
      <w:marLeft w:val="0"/>
      <w:marRight w:val="0"/>
      <w:marTop w:val="0"/>
      <w:marBottom w:val="0"/>
      <w:divBdr>
        <w:top w:val="none" w:sz="0" w:space="0" w:color="auto"/>
        <w:left w:val="none" w:sz="0" w:space="0" w:color="auto"/>
        <w:bottom w:val="none" w:sz="0" w:space="0" w:color="auto"/>
        <w:right w:val="none" w:sz="0" w:space="0" w:color="auto"/>
      </w:divBdr>
    </w:div>
    <w:div w:id="1174412867">
      <w:bodyDiv w:val="1"/>
      <w:marLeft w:val="0"/>
      <w:marRight w:val="0"/>
      <w:marTop w:val="0"/>
      <w:marBottom w:val="0"/>
      <w:divBdr>
        <w:top w:val="none" w:sz="0" w:space="0" w:color="auto"/>
        <w:left w:val="none" w:sz="0" w:space="0" w:color="auto"/>
        <w:bottom w:val="none" w:sz="0" w:space="0" w:color="auto"/>
        <w:right w:val="none" w:sz="0" w:space="0" w:color="auto"/>
      </w:divBdr>
    </w:div>
    <w:div w:id="1174612191">
      <w:bodyDiv w:val="1"/>
      <w:marLeft w:val="0"/>
      <w:marRight w:val="0"/>
      <w:marTop w:val="0"/>
      <w:marBottom w:val="0"/>
      <w:divBdr>
        <w:top w:val="none" w:sz="0" w:space="0" w:color="auto"/>
        <w:left w:val="none" w:sz="0" w:space="0" w:color="auto"/>
        <w:bottom w:val="none" w:sz="0" w:space="0" w:color="auto"/>
        <w:right w:val="none" w:sz="0" w:space="0" w:color="auto"/>
      </w:divBdr>
      <w:divsChild>
        <w:div w:id="1273396631">
          <w:marLeft w:val="0"/>
          <w:marRight w:val="0"/>
          <w:marTop w:val="0"/>
          <w:marBottom w:val="0"/>
          <w:divBdr>
            <w:top w:val="none" w:sz="0" w:space="0" w:color="auto"/>
            <w:left w:val="none" w:sz="0" w:space="0" w:color="auto"/>
            <w:bottom w:val="none" w:sz="0" w:space="0" w:color="auto"/>
            <w:right w:val="none" w:sz="0" w:space="0" w:color="auto"/>
          </w:divBdr>
        </w:div>
      </w:divsChild>
    </w:div>
    <w:div w:id="1175071406">
      <w:bodyDiv w:val="1"/>
      <w:marLeft w:val="0"/>
      <w:marRight w:val="0"/>
      <w:marTop w:val="0"/>
      <w:marBottom w:val="0"/>
      <w:divBdr>
        <w:top w:val="none" w:sz="0" w:space="0" w:color="auto"/>
        <w:left w:val="none" w:sz="0" w:space="0" w:color="auto"/>
        <w:bottom w:val="none" w:sz="0" w:space="0" w:color="auto"/>
        <w:right w:val="none" w:sz="0" w:space="0" w:color="auto"/>
      </w:divBdr>
    </w:div>
    <w:div w:id="1175194216">
      <w:bodyDiv w:val="1"/>
      <w:marLeft w:val="0"/>
      <w:marRight w:val="0"/>
      <w:marTop w:val="0"/>
      <w:marBottom w:val="0"/>
      <w:divBdr>
        <w:top w:val="none" w:sz="0" w:space="0" w:color="auto"/>
        <w:left w:val="none" w:sz="0" w:space="0" w:color="auto"/>
        <w:bottom w:val="none" w:sz="0" w:space="0" w:color="auto"/>
        <w:right w:val="none" w:sz="0" w:space="0" w:color="auto"/>
      </w:divBdr>
    </w:div>
    <w:div w:id="1177159811">
      <w:bodyDiv w:val="1"/>
      <w:marLeft w:val="0"/>
      <w:marRight w:val="0"/>
      <w:marTop w:val="0"/>
      <w:marBottom w:val="0"/>
      <w:divBdr>
        <w:top w:val="none" w:sz="0" w:space="0" w:color="auto"/>
        <w:left w:val="none" w:sz="0" w:space="0" w:color="auto"/>
        <w:bottom w:val="none" w:sz="0" w:space="0" w:color="auto"/>
        <w:right w:val="none" w:sz="0" w:space="0" w:color="auto"/>
      </w:divBdr>
    </w:div>
    <w:div w:id="1177429402">
      <w:bodyDiv w:val="1"/>
      <w:marLeft w:val="0"/>
      <w:marRight w:val="0"/>
      <w:marTop w:val="0"/>
      <w:marBottom w:val="0"/>
      <w:divBdr>
        <w:top w:val="none" w:sz="0" w:space="0" w:color="auto"/>
        <w:left w:val="none" w:sz="0" w:space="0" w:color="auto"/>
        <w:bottom w:val="none" w:sz="0" w:space="0" w:color="auto"/>
        <w:right w:val="none" w:sz="0" w:space="0" w:color="auto"/>
      </w:divBdr>
    </w:div>
    <w:div w:id="1178810210">
      <w:bodyDiv w:val="1"/>
      <w:marLeft w:val="0"/>
      <w:marRight w:val="0"/>
      <w:marTop w:val="0"/>
      <w:marBottom w:val="0"/>
      <w:divBdr>
        <w:top w:val="none" w:sz="0" w:space="0" w:color="auto"/>
        <w:left w:val="none" w:sz="0" w:space="0" w:color="auto"/>
        <w:bottom w:val="none" w:sz="0" w:space="0" w:color="auto"/>
        <w:right w:val="none" w:sz="0" w:space="0" w:color="auto"/>
      </w:divBdr>
    </w:div>
    <w:div w:id="1179156448">
      <w:bodyDiv w:val="1"/>
      <w:marLeft w:val="0"/>
      <w:marRight w:val="0"/>
      <w:marTop w:val="0"/>
      <w:marBottom w:val="0"/>
      <w:divBdr>
        <w:top w:val="none" w:sz="0" w:space="0" w:color="auto"/>
        <w:left w:val="none" w:sz="0" w:space="0" w:color="auto"/>
        <w:bottom w:val="none" w:sz="0" w:space="0" w:color="auto"/>
        <w:right w:val="none" w:sz="0" w:space="0" w:color="auto"/>
      </w:divBdr>
    </w:div>
    <w:div w:id="1179583631">
      <w:bodyDiv w:val="1"/>
      <w:marLeft w:val="0"/>
      <w:marRight w:val="0"/>
      <w:marTop w:val="0"/>
      <w:marBottom w:val="0"/>
      <w:divBdr>
        <w:top w:val="none" w:sz="0" w:space="0" w:color="auto"/>
        <w:left w:val="none" w:sz="0" w:space="0" w:color="auto"/>
        <w:bottom w:val="none" w:sz="0" w:space="0" w:color="auto"/>
        <w:right w:val="none" w:sz="0" w:space="0" w:color="auto"/>
      </w:divBdr>
    </w:div>
    <w:div w:id="1179614313">
      <w:bodyDiv w:val="1"/>
      <w:marLeft w:val="0"/>
      <w:marRight w:val="0"/>
      <w:marTop w:val="0"/>
      <w:marBottom w:val="0"/>
      <w:divBdr>
        <w:top w:val="none" w:sz="0" w:space="0" w:color="auto"/>
        <w:left w:val="none" w:sz="0" w:space="0" w:color="auto"/>
        <w:bottom w:val="none" w:sz="0" w:space="0" w:color="auto"/>
        <w:right w:val="none" w:sz="0" w:space="0" w:color="auto"/>
      </w:divBdr>
    </w:div>
    <w:div w:id="1179923626">
      <w:bodyDiv w:val="1"/>
      <w:marLeft w:val="0"/>
      <w:marRight w:val="0"/>
      <w:marTop w:val="0"/>
      <w:marBottom w:val="0"/>
      <w:divBdr>
        <w:top w:val="none" w:sz="0" w:space="0" w:color="auto"/>
        <w:left w:val="none" w:sz="0" w:space="0" w:color="auto"/>
        <w:bottom w:val="none" w:sz="0" w:space="0" w:color="auto"/>
        <w:right w:val="none" w:sz="0" w:space="0" w:color="auto"/>
      </w:divBdr>
    </w:div>
    <w:div w:id="1179926702">
      <w:bodyDiv w:val="1"/>
      <w:marLeft w:val="0"/>
      <w:marRight w:val="0"/>
      <w:marTop w:val="0"/>
      <w:marBottom w:val="0"/>
      <w:divBdr>
        <w:top w:val="none" w:sz="0" w:space="0" w:color="auto"/>
        <w:left w:val="none" w:sz="0" w:space="0" w:color="auto"/>
        <w:bottom w:val="none" w:sz="0" w:space="0" w:color="auto"/>
        <w:right w:val="none" w:sz="0" w:space="0" w:color="auto"/>
      </w:divBdr>
    </w:div>
    <w:div w:id="1180505333">
      <w:bodyDiv w:val="1"/>
      <w:marLeft w:val="0"/>
      <w:marRight w:val="0"/>
      <w:marTop w:val="0"/>
      <w:marBottom w:val="0"/>
      <w:divBdr>
        <w:top w:val="none" w:sz="0" w:space="0" w:color="auto"/>
        <w:left w:val="none" w:sz="0" w:space="0" w:color="auto"/>
        <w:bottom w:val="none" w:sz="0" w:space="0" w:color="auto"/>
        <w:right w:val="none" w:sz="0" w:space="0" w:color="auto"/>
      </w:divBdr>
    </w:div>
    <w:div w:id="1181161957">
      <w:bodyDiv w:val="1"/>
      <w:marLeft w:val="0"/>
      <w:marRight w:val="0"/>
      <w:marTop w:val="0"/>
      <w:marBottom w:val="0"/>
      <w:divBdr>
        <w:top w:val="none" w:sz="0" w:space="0" w:color="auto"/>
        <w:left w:val="none" w:sz="0" w:space="0" w:color="auto"/>
        <w:bottom w:val="none" w:sz="0" w:space="0" w:color="auto"/>
        <w:right w:val="none" w:sz="0" w:space="0" w:color="auto"/>
      </w:divBdr>
    </w:div>
    <w:div w:id="1181776443">
      <w:bodyDiv w:val="1"/>
      <w:marLeft w:val="0"/>
      <w:marRight w:val="0"/>
      <w:marTop w:val="0"/>
      <w:marBottom w:val="0"/>
      <w:divBdr>
        <w:top w:val="none" w:sz="0" w:space="0" w:color="auto"/>
        <w:left w:val="none" w:sz="0" w:space="0" w:color="auto"/>
        <w:bottom w:val="none" w:sz="0" w:space="0" w:color="auto"/>
        <w:right w:val="none" w:sz="0" w:space="0" w:color="auto"/>
      </w:divBdr>
    </w:div>
    <w:div w:id="1181817152">
      <w:bodyDiv w:val="1"/>
      <w:marLeft w:val="0"/>
      <w:marRight w:val="0"/>
      <w:marTop w:val="0"/>
      <w:marBottom w:val="0"/>
      <w:divBdr>
        <w:top w:val="none" w:sz="0" w:space="0" w:color="auto"/>
        <w:left w:val="none" w:sz="0" w:space="0" w:color="auto"/>
        <w:bottom w:val="none" w:sz="0" w:space="0" w:color="auto"/>
        <w:right w:val="none" w:sz="0" w:space="0" w:color="auto"/>
      </w:divBdr>
    </w:div>
    <w:div w:id="1182476116">
      <w:bodyDiv w:val="1"/>
      <w:marLeft w:val="0"/>
      <w:marRight w:val="0"/>
      <w:marTop w:val="0"/>
      <w:marBottom w:val="0"/>
      <w:divBdr>
        <w:top w:val="none" w:sz="0" w:space="0" w:color="auto"/>
        <w:left w:val="none" w:sz="0" w:space="0" w:color="auto"/>
        <w:bottom w:val="none" w:sz="0" w:space="0" w:color="auto"/>
        <w:right w:val="none" w:sz="0" w:space="0" w:color="auto"/>
      </w:divBdr>
    </w:div>
    <w:div w:id="1182663450">
      <w:bodyDiv w:val="1"/>
      <w:marLeft w:val="0"/>
      <w:marRight w:val="0"/>
      <w:marTop w:val="0"/>
      <w:marBottom w:val="0"/>
      <w:divBdr>
        <w:top w:val="none" w:sz="0" w:space="0" w:color="auto"/>
        <w:left w:val="none" w:sz="0" w:space="0" w:color="auto"/>
        <w:bottom w:val="none" w:sz="0" w:space="0" w:color="auto"/>
        <w:right w:val="none" w:sz="0" w:space="0" w:color="auto"/>
      </w:divBdr>
    </w:div>
    <w:div w:id="1182741359">
      <w:bodyDiv w:val="1"/>
      <w:marLeft w:val="0"/>
      <w:marRight w:val="0"/>
      <w:marTop w:val="0"/>
      <w:marBottom w:val="0"/>
      <w:divBdr>
        <w:top w:val="none" w:sz="0" w:space="0" w:color="auto"/>
        <w:left w:val="none" w:sz="0" w:space="0" w:color="auto"/>
        <w:bottom w:val="none" w:sz="0" w:space="0" w:color="auto"/>
        <w:right w:val="none" w:sz="0" w:space="0" w:color="auto"/>
      </w:divBdr>
    </w:div>
    <w:div w:id="1183086964">
      <w:bodyDiv w:val="1"/>
      <w:marLeft w:val="0"/>
      <w:marRight w:val="0"/>
      <w:marTop w:val="0"/>
      <w:marBottom w:val="0"/>
      <w:divBdr>
        <w:top w:val="none" w:sz="0" w:space="0" w:color="auto"/>
        <w:left w:val="none" w:sz="0" w:space="0" w:color="auto"/>
        <w:bottom w:val="none" w:sz="0" w:space="0" w:color="auto"/>
        <w:right w:val="none" w:sz="0" w:space="0" w:color="auto"/>
      </w:divBdr>
    </w:div>
    <w:div w:id="1183281331">
      <w:bodyDiv w:val="1"/>
      <w:marLeft w:val="0"/>
      <w:marRight w:val="0"/>
      <w:marTop w:val="0"/>
      <w:marBottom w:val="0"/>
      <w:divBdr>
        <w:top w:val="none" w:sz="0" w:space="0" w:color="auto"/>
        <w:left w:val="none" w:sz="0" w:space="0" w:color="auto"/>
        <w:bottom w:val="none" w:sz="0" w:space="0" w:color="auto"/>
        <w:right w:val="none" w:sz="0" w:space="0" w:color="auto"/>
      </w:divBdr>
    </w:div>
    <w:div w:id="1183937073">
      <w:bodyDiv w:val="1"/>
      <w:marLeft w:val="0"/>
      <w:marRight w:val="0"/>
      <w:marTop w:val="0"/>
      <w:marBottom w:val="0"/>
      <w:divBdr>
        <w:top w:val="none" w:sz="0" w:space="0" w:color="auto"/>
        <w:left w:val="none" w:sz="0" w:space="0" w:color="auto"/>
        <w:bottom w:val="none" w:sz="0" w:space="0" w:color="auto"/>
        <w:right w:val="none" w:sz="0" w:space="0" w:color="auto"/>
      </w:divBdr>
    </w:div>
    <w:div w:id="1184443164">
      <w:bodyDiv w:val="1"/>
      <w:marLeft w:val="0"/>
      <w:marRight w:val="0"/>
      <w:marTop w:val="0"/>
      <w:marBottom w:val="0"/>
      <w:divBdr>
        <w:top w:val="none" w:sz="0" w:space="0" w:color="auto"/>
        <w:left w:val="none" w:sz="0" w:space="0" w:color="auto"/>
        <w:bottom w:val="none" w:sz="0" w:space="0" w:color="auto"/>
        <w:right w:val="none" w:sz="0" w:space="0" w:color="auto"/>
      </w:divBdr>
    </w:div>
    <w:div w:id="1184631827">
      <w:bodyDiv w:val="1"/>
      <w:marLeft w:val="0"/>
      <w:marRight w:val="0"/>
      <w:marTop w:val="0"/>
      <w:marBottom w:val="0"/>
      <w:divBdr>
        <w:top w:val="none" w:sz="0" w:space="0" w:color="auto"/>
        <w:left w:val="none" w:sz="0" w:space="0" w:color="auto"/>
        <w:bottom w:val="none" w:sz="0" w:space="0" w:color="auto"/>
        <w:right w:val="none" w:sz="0" w:space="0" w:color="auto"/>
      </w:divBdr>
    </w:div>
    <w:div w:id="1185172503">
      <w:bodyDiv w:val="1"/>
      <w:marLeft w:val="0"/>
      <w:marRight w:val="0"/>
      <w:marTop w:val="0"/>
      <w:marBottom w:val="0"/>
      <w:divBdr>
        <w:top w:val="none" w:sz="0" w:space="0" w:color="auto"/>
        <w:left w:val="none" w:sz="0" w:space="0" w:color="auto"/>
        <w:bottom w:val="none" w:sz="0" w:space="0" w:color="auto"/>
        <w:right w:val="none" w:sz="0" w:space="0" w:color="auto"/>
      </w:divBdr>
    </w:div>
    <w:div w:id="1185555054">
      <w:bodyDiv w:val="1"/>
      <w:marLeft w:val="0"/>
      <w:marRight w:val="0"/>
      <w:marTop w:val="0"/>
      <w:marBottom w:val="0"/>
      <w:divBdr>
        <w:top w:val="none" w:sz="0" w:space="0" w:color="auto"/>
        <w:left w:val="none" w:sz="0" w:space="0" w:color="auto"/>
        <w:bottom w:val="none" w:sz="0" w:space="0" w:color="auto"/>
        <w:right w:val="none" w:sz="0" w:space="0" w:color="auto"/>
      </w:divBdr>
    </w:div>
    <w:div w:id="1185897818">
      <w:bodyDiv w:val="1"/>
      <w:marLeft w:val="0"/>
      <w:marRight w:val="0"/>
      <w:marTop w:val="0"/>
      <w:marBottom w:val="0"/>
      <w:divBdr>
        <w:top w:val="none" w:sz="0" w:space="0" w:color="auto"/>
        <w:left w:val="none" w:sz="0" w:space="0" w:color="auto"/>
        <w:bottom w:val="none" w:sz="0" w:space="0" w:color="auto"/>
        <w:right w:val="none" w:sz="0" w:space="0" w:color="auto"/>
      </w:divBdr>
    </w:div>
    <w:div w:id="1187253360">
      <w:bodyDiv w:val="1"/>
      <w:marLeft w:val="0"/>
      <w:marRight w:val="0"/>
      <w:marTop w:val="0"/>
      <w:marBottom w:val="0"/>
      <w:divBdr>
        <w:top w:val="none" w:sz="0" w:space="0" w:color="auto"/>
        <w:left w:val="none" w:sz="0" w:space="0" w:color="auto"/>
        <w:bottom w:val="none" w:sz="0" w:space="0" w:color="auto"/>
        <w:right w:val="none" w:sz="0" w:space="0" w:color="auto"/>
      </w:divBdr>
    </w:div>
    <w:div w:id="1187452029">
      <w:bodyDiv w:val="1"/>
      <w:marLeft w:val="0"/>
      <w:marRight w:val="0"/>
      <w:marTop w:val="0"/>
      <w:marBottom w:val="0"/>
      <w:divBdr>
        <w:top w:val="none" w:sz="0" w:space="0" w:color="auto"/>
        <w:left w:val="none" w:sz="0" w:space="0" w:color="auto"/>
        <w:bottom w:val="none" w:sz="0" w:space="0" w:color="auto"/>
        <w:right w:val="none" w:sz="0" w:space="0" w:color="auto"/>
      </w:divBdr>
    </w:div>
    <w:div w:id="1187521512">
      <w:bodyDiv w:val="1"/>
      <w:marLeft w:val="0"/>
      <w:marRight w:val="0"/>
      <w:marTop w:val="0"/>
      <w:marBottom w:val="0"/>
      <w:divBdr>
        <w:top w:val="none" w:sz="0" w:space="0" w:color="auto"/>
        <w:left w:val="none" w:sz="0" w:space="0" w:color="auto"/>
        <w:bottom w:val="none" w:sz="0" w:space="0" w:color="auto"/>
        <w:right w:val="none" w:sz="0" w:space="0" w:color="auto"/>
      </w:divBdr>
    </w:div>
    <w:div w:id="1187599609">
      <w:bodyDiv w:val="1"/>
      <w:marLeft w:val="0"/>
      <w:marRight w:val="0"/>
      <w:marTop w:val="0"/>
      <w:marBottom w:val="0"/>
      <w:divBdr>
        <w:top w:val="none" w:sz="0" w:space="0" w:color="auto"/>
        <w:left w:val="none" w:sz="0" w:space="0" w:color="auto"/>
        <w:bottom w:val="none" w:sz="0" w:space="0" w:color="auto"/>
        <w:right w:val="none" w:sz="0" w:space="0" w:color="auto"/>
      </w:divBdr>
    </w:div>
    <w:div w:id="1187720066">
      <w:bodyDiv w:val="1"/>
      <w:marLeft w:val="0"/>
      <w:marRight w:val="0"/>
      <w:marTop w:val="0"/>
      <w:marBottom w:val="0"/>
      <w:divBdr>
        <w:top w:val="none" w:sz="0" w:space="0" w:color="auto"/>
        <w:left w:val="none" w:sz="0" w:space="0" w:color="auto"/>
        <w:bottom w:val="none" w:sz="0" w:space="0" w:color="auto"/>
        <w:right w:val="none" w:sz="0" w:space="0" w:color="auto"/>
      </w:divBdr>
    </w:div>
    <w:div w:id="1187907975">
      <w:bodyDiv w:val="1"/>
      <w:marLeft w:val="0"/>
      <w:marRight w:val="0"/>
      <w:marTop w:val="0"/>
      <w:marBottom w:val="0"/>
      <w:divBdr>
        <w:top w:val="none" w:sz="0" w:space="0" w:color="auto"/>
        <w:left w:val="none" w:sz="0" w:space="0" w:color="auto"/>
        <w:bottom w:val="none" w:sz="0" w:space="0" w:color="auto"/>
        <w:right w:val="none" w:sz="0" w:space="0" w:color="auto"/>
      </w:divBdr>
    </w:div>
    <w:div w:id="1187938103">
      <w:bodyDiv w:val="1"/>
      <w:marLeft w:val="0"/>
      <w:marRight w:val="0"/>
      <w:marTop w:val="0"/>
      <w:marBottom w:val="0"/>
      <w:divBdr>
        <w:top w:val="none" w:sz="0" w:space="0" w:color="auto"/>
        <w:left w:val="none" w:sz="0" w:space="0" w:color="auto"/>
        <w:bottom w:val="none" w:sz="0" w:space="0" w:color="auto"/>
        <w:right w:val="none" w:sz="0" w:space="0" w:color="auto"/>
      </w:divBdr>
    </w:div>
    <w:div w:id="1188374271">
      <w:bodyDiv w:val="1"/>
      <w:marLeft w:val="0"/>
      <w:marRight w:val="0"/>
      <w:marTop w:val="0"/>
      <w:marBottom w:val="0"/>
      <w:divBdr>
        <w:top w:val="none" w:sz="0" w:space="0" w:color="auto"/>
        <w:left w:val="none" w:sz="0" w:space="0" w:color="auto"/>
        <w:bottom w:val="none" w:sz="0" w:space="0" w:color="auto"/>
        <w:right w:val="none" w:sz="0" w:space="0" w:color="auto"/>
      </w:divBdr>
    </w:div>
    <w:div w:id="1190294065">
      <w:bodyDiv w:val="1"/>
      <w:marLeft w:val="0"/>
      <w:marRight w:val="0"/>
      <w:marTop w:val="0"/>
      <w:marBottom w:val="0"/>
      <w:divBdr>
        <w:top w:val="none" w:sz="0" w:space="0" w:color="auto"/>
        <w:left w:val="none" w:sz="0" w:space="0" w:color="auto"/>
        <w:bottom w:val="none" w:sz="0" w:space="0" w:color="auto"/>
        <w:right w:val="none" w:sz="0" w:space="0" w:color="auto"/>
      </w:divBdr>
    </w:div>
    <w:div w:id="1190341382">
      <w:bodyDiv w:val="1"/>
      <w:marLeft w:val="0"/>
      <w:marRight w:val="0"/>
      <w:marTop w:val="0"/>
      <w:marBottom w:val="0"/>
      <w:divBdr>
        <w:top w:val="none" w:sz="0" w:space="0" w:color="auto"/>
        <w:left w:val="none" w:sz="0" w:space="0" w:color="auto"/>
        <w:bottom w:val="none" w:sz="0" w:space="0" w:color="auto"/>
        <w:right w:val="none" w:sz="0" w:space="0" w:color="auto"/>
      </w:divBdr>
    </w:div>
    <w:div w:id="1190946741">
      <w:bodyDiv w:val="1"/>
      <w:marLeft w:val="0"/>
      <w:marRight w:val="0"/>
      <w:marTop w:val="0"/>
      <w:marBottom w:val="0"/>
      <w:divBdr>
        <w:top w:val="none" w:sz="0" w:space="0" w:color="auto"/>
        <w:left w:val="none" w:sz="0" w:space="0" w:color="auto"/>
        <w:bottom w:val="none" w:sz="0" w:space="0" w:color="auto"/>
        <w:right w:val="none" w:sz="0" w:space="0" w:color="auto"/>
      </w:divBdr>
    </w:div>
    <w:div w:id="1190996651">
      <w:bodyDiv w:val="1"/>
      <w:marLeft w:val="0"/>
      <w:marRight w:val="0"/>
      <w:marTop w:val="0"/>
      <w:marBottom w:val="0"/>
      <w:divBdr>
        <w:top w:val="none" w:sz="0" w:space="0" w:color="auto"/>
        <w:left w:val="none" w:sz="0" w:space="0" w:color="auto"/>
        <w:bottom w:val="none" w:sz="0" w:space="0" w:color="auto"/>
        <w:right w:val="none" w:sz="0" w:space="0" w:color="auto"/>
      </w:divBdr>
    </w:div>
    <w:div w:id="1192109195">
      <w:bodyDiv w:val="1"/>
      <w:marLeft w:val="0"/>
      <w:marRight w:val="0"/>
      <w:marTop w:val="0"/>
      <w:marBottom w:val="0"/>
      <w:divBdr>
        <w:top w:val="none" w:sz="0" w:space="0" w:color="auto"/>
        <w:left w:val="none" w:sz="0" w:space="0" w:color="auto"/>
        <w:bottom w:val="none" w:sz="0" w:space="0" w:color="auto"/>
        <w:right w:val="none" w:sz="0" w:space="0" w:color="auto"/>
      </w:divBdr>
    </w:div>
    <w:div w:id="1192110499">
      <w:bodyDiv w:val="1"/>
      <w:marLeft w:val="0"/>
      <w:marRight w:val="0"/>
      <w:marTop w:val="0"/>
      <w:marBottom w:val="0"/>
      <w:divBdr>
        <w:top w:val="none" w:sz="0" w:space="0" w:color="auto"/>
        <w:left w:val="none" w:sz="0" w:space="0" w:color="auto"/>
        <w:bottom w:val="none" w:sz="0" w:space="0" w:color="auto"/>
        <w:right w:val="none" w:sz="0" w:space="0" w:color="auto"/>
      </w:divBdr>
    </w:div>
    <w:div w:id="1192916232">
      <w:bodyDiv w:val="1"/>
      <w:marLeft w:val="0"/>
      <w:marRight w:val="0"/>
      <w:marTop w:val="0"/>
      <w:marBottom w:val="0"/>
      <w:divBdr>
        <w:top w:val="none" w:sz="0" w:space="0" w:color="auto"/>
        <w:left w:val="none" w:sz="0" w:space="0" w:color="auto"/>
        <w:bottom w:val="none" w:sz="0" w:space="0" w:color="auto"/>
        <w:right w:val="none" w:sz="0" w:space="0" w:color="auto"/>
      </w:divBdr>
    </w:div>
    <w:div w:id="1194807875">
      <w:bodyDiv w:val="1"/>
      <w:marLeft w:val="0"/>
      <w:marRight w:val="0"/>
      <w:marTop w:val="0"/>
      <w:marBottom w:val="0"/>
      <w:divBdr>
        <w:top w:val="none" w:sz="0" w:space="0" w:color="auto"/>
        <w:left w:val="none" w:sz="0" w:space="0" w:color="auto"/>
        <w:bottom w:val="none" w:sz="0" w:space="0" w:color="auto"/>
        <w:right w:val="none" w:sz="0" w:space="0" w:color="auto"/>
      </w:divBdr>
    </w:div>
    <w:div w:id="1194922911">
      <w:bodyDiv w:val="1"/>
      <w:marLeft w:val="0"/>
      <w:marRight w:val="0"/>
      <w:marTop w:val="0"/>
      <w:marBottom w:val="0"/>
      <w:divBdr>
        <w:top w:val="none" w:sz="0" w:space="0" w:color="auto"/>
        <w:left w:val="none" w:sz="0" w:space="0" w:color="auto"/>
        <w:bottom w:val="none" w:sz="0" w:space="0" w:color="auto"/>
        <w:right w:val="none" w:sz="0" w:space="0" w:color="auto"/>
      </w:divBdr>
    </w:div>
    <w:div w:id="1194924591">
      <w:bodyDiv w:val="1"/>
      <w:marLeft w:val="0"/>
      <w:marRight w:val="0"/>
      <w:marTop w:val="0"/>
      <w:marBottom w:val="0"/>
      <w:divBdr>
        <w:top w:val="none" w:sz="0" w:space="0" w:color="auto"/>
        <w:left w:val="none" w:sz="0" w:space="0" w:color="auto"/>
        <w:bottom w:val="none" w:sz="0" w:space="0" w:color="auto"/>
        <w:right w:val="none" w:sz="0" w:space="0" w:color="auto"/>
      </w:divBdr>
    </w:div>
    <w:div w:id="1195655706">
      <w:bodyDiv w:val="1"/>
      <w:marLeft w:val="0"/>
      <w:marRight w:val="0"/>
      <w:marTop w:val="0"/>
      <w:marBottom w:val="0"/>
      <w:divBdr>
        <w:top w:val="none" w:sz="0" w:space="0" w:color="auto"/>
        <w:left w:val="none" w:sz="0" w:space="0" w:color="auto"/>
        <w:bottom w:val="none" w:sz="0" w:space="0" w:color="auto"/>
        <w:right w:val="none" w:sz="0" w:space="0" w:color="auto"/>
      </w:divBdr>
    </w:div>
    <w:div w:id="1195734141">
      <w:bodyDiv w:val="1"/>
      <w:marLeft w:val="0"/>
      <w:marRight w:val="0"/>
      <w:marTop w:val="0"/>
      <w:marBottom w:val="0"/>
      <w:divBdr>
        <w:top w:val="none" w:sz="0" w:space="0" w:color="auto"/>
        <w:left w:val="none" w:sz="0" w:space="0" w:color="auto"/>
        <w:bottom w:val="none" w:sz="0" w:space="0" w:color="auto"/>
        <w:right w:val="none" w:sz="0" w:space="0" w:color="auto"/>
      </w:divBdr>
    </w:div>
    <w:div w:id="1196037897">
      <w:bodyDiv w:val="1"/>
      <w:marLeft w:val="0"/>
      <w:marRight w:val="0"/>
      <w:marTop w:val="0"/>
      <w:marBottom w:val="0"/>
      <w:divBdr>
        <w:top w:val="none" w:sz="0" w:space="0" w:color="auto"/>
        <w:left w:val="none" w:sz="0" w:space="0" w:color="auto"/>
        <w:bottom w:val="none" w:sz="0" w:space="0" w:color="auto"/>
        <w:right w:val="none" w:sz="0" w:space="0" w:color="auto"/>
      </w:divBdr>
    </w:div>
    <w:div w:id="1197045411">
      <w:bodyDiv w:val="1"/>
      <w:marLeft w:val="0"/>
      <w:marRight w:val="0"/>
      <w:marTop w:val="0"/>
      <w:marBottom w:val="0"/>
      <w:divBdr>
        <w:top w:val="none" w:sz="0" w:space="0" w:color="auto"/>
        <w:left w:val="none" w:sz="0" w:space="0" w:color="auto"/>
        <w:bottom w:val="none" w:sz="0" w:space="0" w:color="auto"/>
        <w:right w:val="none" w:sz="0" w:space="0" w:color="auto"/>
      </w:divBdr>
    </w:div>
    <w:div w:id="1197424052">
      <w:bodyDiv w:val="1"/>
      <w:marLeft w:val="0"/>
      <w:marRight w:val="0"/>
      <w:marTop w:val="0"/>
      <w:marBottom w:val="0"/>
      <w:divBdr>
        <w:top w:val="none" w:sz="0" w:space="0" w:color="auto"/>
        <w:left w:val="none" w:sz="0" w:space="0" w:color="auto"/>
        <w:bottom w:val="none" w:sz="0" w:space="0" w:color="auto"/>
        <w:right w:val="none" w:sz="0" w:space="0" w:color="auto"/>
      </w:divBdr>
    </w:div>
    <w:div w:id="1197506142">
      <w:bodyDiv w:val="1"/>
      <w:marLeft w:val="0"/>
      <w:marRight w:val="0"/>
      <w:marTop w:val="0"/>
      <w:marBottom w:val="0"/>
      <w:divBdr>
        <w:top w:val="none" w:sz="0" w:space="0" w:color="auto"/>
        <w:left w:val="none" w:sz="0" w:space="0" w:color="auto"/>
        <w:bottom w:val="none" w:sz="0" w:space="0" w:color="auto"/>
        <w:right w:val="none" w:sz="0" w:space="0" w:color="auto"/>
      </w:divBdr>
    </w:div>
    <w:div w:id="1199123025">
      <w:bodyDiv w:val="1"/>
      <w:marLeft w:val="0"/>
      <w:marRight w:val="0"/>
      <w:marTop w:val="0"/>
      <w:marBottom w:val="0"/>
      <w:divBdr>
        <w:top w:val="none" w:sz="0" w:space="0" w:color="auto"/>
        <w:left w:val="none" w:sz="0" w:space="0" w:color="auto"/>
        <w:bottom w:val="none" w:sz="0" w:space="0" w:color="auto"/>
        <w:right w:val="none" w:sz="0" w:space="0" w:color="auto"/>
      </w:divBdr>
    </w:div>
    <w:div w:id="1199195721">
      <w:bodyDiv w:val="1"/>
      <w:marLeft w:val="0"/>
      <w:marRight w:val="0"/>
      <w:marTop w:val="0"/>
      <w:marBottom w:val="0"/>
      <w:divBdr>
        <w:top w:val="none" w:sz="0" w:space="0" w:color="auto"/>
        <w:left w:val="none" w:sz="0" w:space="0" w:color="auto"/>
        <w:bottom w:val="none" w:sz="0" w:space="0" w:color="auto"/>
        <w:right w:val="none" w:sz="0" w:space="0" w:color="auto"/>
      </w:divBdr>
    </w:div>
    <w:div w:id="1199201559">
      <w:bodyDiv w:val="1"/>
      <w:marLeft w:val="0"/>
      <w:marRight w:val="0"/>
      <w:marTop w:val="0"/>
      <w:marBottom w:val="0"/>
      <w:divBdr>
        <w:top w:val="none" w:sz="0" w:space="0" w:color="auto"/>
        <w:left w:val="none" w:sz="0" w:space="0" w:color="auto"/>
        <w:bottom w:val="none" w:sz="0" w:space="0" w:color="auto"/>
        <w:right w:val="none" w:sz="0" w:space="0" w:color="auto"/>
      </w:divBdr>
    </w:div>
    <w:div w:id="1199470693">
      <w:bodyDiv w:val="1"/>
      <w:marLeft w:val="0"/>
      <w:marRight w:val="0"/>
      <w:marTop w:val="0"/>
      <w:marBottom w:val="0"/>
      <w:divBdr>
        <w:top w:val="none" w:sz="0" w:space="0" w:color="auto"/>
        <w:left w:val="none" w:sz="0" w:space="0" w:color="auto"/>
        <w:bottom w:val="none" w:sz="0" w:space="0" w:color="auto"/>
        <w:right w:val="none" w:sz="0" w:space="0" w:color="auto"/>
      </w:divBdr>
    </w:div>
    <w:div w:id="1199927162">
      <w:bodyDiv w:val="1"/>
      <w:marLeft w:val="0"/>
      <w:marRight w:val="0"/>
      <w:marTop w:val="0"/>
      <w:marBottom w:val="0"/>
      <w:divBdr>
        <w:top w:val="none" w:sz="0" w:space="0" w:color="auto"/>
        <w:left w:val="none" w:sz="0" w:space="0" w:color="auto"/>
        <w:bottom w:val="none" w:sz="0" w:space="0" w:color="auto"/>
        <w:right w:val="none" w:sz="0" w:space="0" w:color="auto"/>
      </w:divBdr>
    </w:div>
    <w:div w:id="1199930828">
      <w:bodyDiv w:val="1"/>
      <w:marLeft w:val="0"/>
      <w:marRight w:val="0"/>
      <w:marTop w:val="0"/>
      <w:marBottom w:val="0"/>
      <w:divBdr>
        <w:top w:val="none" w:sz="0" w:space="0" w:color="auto"/>
        <w:left w:val="none" w:sz="0" w:space="0" w:color="auto"/>
        <w:bottom w:val="none" w:sz="0" w:space="0" w:color="auto"/>
        <w:right w:val="none" w:sz="0" w:space="0" w:color="auto"/>
      </w:divBdr>
    </w:div>
    <w:div w:id="1200169791">
      <w:bodyDiv w:val="1"/>
      <w:marLeft w:val="0"/>
      <w:marRight w:val="0"/>
      <w:marTop w:val="0"/>
      <w:marBottom w:val="0"/>
      <w:divBdr>
        <w:top w:val="none" w:sz="0" w:space="0" w:color="auto"/>
        <w:left w:val="none" w:sz="0" w:space="0" w:color="auto"/>
        <w:bottom w:val="none" w:sz="0" w:space="0" w:color="auto"/>
        <w:right w:val="none" w:sz="0" w:space="0" w:color="auto"/>
      </w:divBdr>
    </w:div>
    <w:div w:id="1200704893">
      <w:bodyDiv w:val="1"/>
      <w:marLeft w:val="0"/>
      <w:marRight w:val="0"/>
      <w:marTop w:val="0"/>
      <w:marBottom w:val="0"/>
      <w:divBdr>
        <w:top w:val="none" w:sz="0" w:space="0" w:color="auto"/>
        <w:left w:val="none" w:sz="0" w:space="0" w:color="auto"/>
        <w:bottom w:val="none" w:sz="0" w:space="0" w:color="auto"/>
        <w:right w:val="none" w:sz="0" w:space="0" w:color="auto"/>
      </w:divBdr>
    </w:div>
    <w:div w:id="1200823654">
      <w:bodyDiv w:val="1"/>
      <w:marLeft w:val="0"/>
      <w:marRight w:val="0"/>
      <w:marTop w:val="0"/>
      <w:marBottom w:val="0"/>
      <w:divBdr>
        <w:top w:val="none" w:sz="0" w:space="0" w:color="auto"/>
        <w:left w:val="none" w:sz="0" w:space="0" w:color="auto"/>
        <w:bottom w:val="none" w:sz="0" w:space="0" w:color="auto"/>
        <w:right w:val="none" w:sz="0" w:space="0" w:color="auto"/>
      </w:divBdr>
    </w:div>
    <w:div w:id="1201087028">
      <w:bodyDiv w:val="1"/>
      <w:marLeft w:val="0"/>
      <w:marRight w:val="0"/>
      <w:marTop w:val="0"/>
      <w:marBottom w:val="0"/>
      <w:divBdr>
        <w:top w:val="none" w:sz="0" w:space="0" w:color="auto"/>
        <w:left w:val="none" w:sz="0" w:space="0" w:color="auto"/>
        <w:bottom w:val="none" w:sz="0" w:space="0" w:color="auto"/>
        <w:right w:val="none" w:sz="0" w:space="0" w:color="auto"/>
      </w:divBdr>
    </w:div>
    <w:div w:id="1201094630">
      <w:bodyDiv w:val="1"/>
      <w:marLeft w:val="0"/>
      <w:marRight w:val="0"/>
      <w:marTop w:val="0"/>
      <w:marBottom w:val="0"/>
      <w:divBdr>
        <w:top w:val="none" w:sz="0" w:space="0" w:color="auto"/>
        <w:left w:val="none" w:sz="0" w:space="0" w:color="auto"/>
        <w:bottom w:val="none" w:sz="0" w:space="0" w:color="auto"/>
        <w:right w:val="none" w:sz="0" w:space="0" w:color="auto"/>
      </w:divBdr>
    </w:div>
    <w:div w:id="1201279190">
      <w:bodyDiv w:val="1"/>
      <w:marLeft w:val="0"/>
      <w:marRight w:val="0"/>
      <w:marTop w:val="0"/>
      <w:marBottom w:val="0"/>
      <w:divBdr>
        <w:top w:val="none" w:sz="0" w:space="0" w:color="auto"/>
        <w:left w:val="none" w:sz="0" w:space="0" w:color="auto"/>
        <w:bottom w:val="none" w:sz="0" w:space="0" w:color="auto"/>
        <w:right w:val="none" w:sz="0" w:space="0" w:color="auto"/>
      </w:divBdr>
    </w:div>
    <w:div w:id="1203176606">
      <w:bodyDiv w:val="1"/>
      <w:marLeft w:val="0"/>
      <w:marRight w:val="0"/>
      <w:marTop w:val="0"/>
      <w:marBottom w:val="0"/>
      <w:divBdr>
        <w:top w:val="none" w:sz="0" w:space="0" w:color="auto"/>
        <w:left w:val="none" w:sz="0" w:space="0" w:color="auto"/>
        <w:bottom w:val="none" w:sz="0" w:space="0" w:color="auto"/>
        <w:right w:val="none" w:sz="0" w:space="0" w:color="auto"/>
      </w:divBdr>
    </w:div>
    <w:div w:id="1203834279">
      <w:bodyDiv w:val="1"/>
      <w:marLeft w:val="0"/>
      <w:marRight w:val="0"/>
      <w:marTop w:val="0"/>
      <w:marBottom w:val="0"/>
      <w:divBdr>
        <w:top w:val="none" w:sz="0" w:space="0" w:color="auto"/>
        <w:left w:val="none" w:sz="0" w:space="0" w:color="auto"/>
        <w:bottom w:val="none" w:sz="0" w:space="0" w:color="auto"/>
        <w:right w:val="none" w:sz="0" w:space="0" w:color="auto"/>
      </w:divBdr>
    </w:div>
    <w:div w:id="1204174887">
      <w:bodyDiv w:val="1"/>
      <w:marLeft w:val="0"/>
      <w:marRight w:val="0"/>
      <w:marTop w:val="0"/>
      <w:marBottom w:val="0"/>
      <w:divBdr>
        <w:top w:val="none" w:sz="0" w:space="0" w:color="auto"/>
        <w:left w:val="none" w:sz="0" w:space="0" w:color="auto"/>
        <w:bottom w:val="none" w:sz="0" w:space="0" w:color="auto"/>
        <w:right w:val="none" w:sz="0" w:space="0" w:color="auto"/>
      </w:divBdr>
    </w:div>
    <w:div w:id="1204976403">
      <w:bodyDiv w:val="1"/>
      <w:marLeft w:val="0"/>
      <w:marRight w:val="0"/>
      <w:marTop w:val="0"/>
      <w:marBottom w:val="0"/>
      <w:divBdr>
        <w:top w:val="none" w:sz="0" w:space="0" w:color="auto"/>
        <w:left w:val="none" w:sz="0" w:space="0" w:color="auto"/>
        <w:bottom w:val="none" w:sz="0" w:space="0" w:color="auto"/>
        <w:right w:val="none" w:sz="0" w:space="0" w:color="auto"/>
      </w:divBdr>
    </w:div>
    <w:div w:id="1205630616">
      <w:bodyDiv w:val="1"/>
      <w:marLeft w:val="0"/>
      <w:marRight w:val="0"/>
      <w:marTop w:val="0"/>
      <w:marBottom w:val="0"/>
      <w:divBdr>
        <w:top w:val="none" w:sz="0" w:space="0" w:color="auto"/>
        <w:left w:val="none" w:sz="0" w:space="0" w:color="auto"/>
        <w:bottom w:val="none" w:sz="0" w:space="0" w:color="auto"/>
        <w:right w:val="none" w:sz="0" w:space="0" w:color="auto"/>
      </w:divBdr>
    </w:div>
    <w:div w:id="1205868957">
      <w:bodyDiv w:val="1"/>
      <w:marLeft w:val="0"/>
      <w:marRight w:val="0"/>
      <w:marTop w:val="0"/>
      <w:marBottom w:val="0"/>
      <w:divBdr>
        <w:top w:val="none" w:sz="0" w:space="0" w:color="auto"/>
        <w:left w:val="none" w:sz="0" w:space="0" w:color="auto"/>
        <w:bottom w:val="none" w:sz="0" w:space="0" w:color="auto"/>
        <w:right w:val="none" w:sz="0" w:space="0" w:color="auto"/>
      </w:divBdr>
    </w:div>
    <w:div w:id="1206796503">
      <w:bodyDiv w:val="1"/>
      <w:marLeft w:val="0"/>
      <w:marRight w:val="0"/>
      <w:marTop w:val="0"/>
      <w:marBottom w:val="0"/>
      <w:divBdr>
        <w:top w:val="none" w:sz="0" w:space="0" w:color="auto"/>
        <w:left w:val="none" w:sz="0" w:space="0" w:color="auto"/>
        <w:bottom w:val="none" w:sz="0" w:space="0" w:color="auto"/>
        <w:right w:val="none" w:sz="0" w:space="0" w:color="auto"/>
      </w:divBdr>
    </w:div>
    <w:div w:id="1207177383">
      <w:bodyDiv w:val="1"/>
      <w:marLeft w:val="0"/>
      <w:marRight w:val="0"/>
      <w:marTop w:val="0"/>
      <w:marBottom w:val="0"/>
      <w:divBdr>
        <w:top w:val="none" w:sz="0" w:space="0" w:color="auto"/>
        <w:left w:val="none" w:sz="0" w:space="0" w:color="auto"/>
        <w:bottom w:val="none" w:sz="0" w:space="0" w:color="auto"/>
        <w:right w:val="none" w:sz="0" w:space="0" w:color="auto"/>
      </w:divBdr>
    </w:div>
    <w:div w:id="1207570710">
      <w:bodyDiv w:val="1"/>
      <w:marLeft w:val="0"/>
      <w:marRight w:val="0"/>
      <w:marTop w:val="0"/>
      <w:marBottom w:val="0"/>
      <w:divBdr>
        <w:top w:val="none" w:sz="0" w:space="0" w:color="auto"/>
        <w:left w:val="none" w:sz="0" w:space="0" w:color="auto"/>
        <w:bottom w:val="none" w:sz="0" w:space="0" w:color="auto"/>
        <w:right w:val="none" w:sz="0" w:space="0" w:color="auto"/>
      </w:divBdr>
    </w:div>
    <w:div w:id="1208029287">
      <w:bodyDiv w:val="1"/>
      <w:marLeft w:val="0"/>
      <w:marRight w:val="0"/>
      <w:marTop w:val="0"/>
      <w:marBottom w:val="0"/>
      <w:divBdr>
        <w:top w:val="none" w:sz="0" w:space="0" w:color="auto"/>
        <w:left w:val="none" w:sz="0" w:space="0" w:color="auto"/>
        <w:bottom w:val="none" w:sz="0" w:space="0" w:color="auto"/>
        <w:right w:val="none" w:sz="0" w:space="0" w:color="auto"/>
      </w:divBdr>
    </w:div>
    <w:div w:id="1209755239">
      <w:bodyDiv w:val="1"/>
      <w:marLeft w:val="0"/>
      <w:marRight w:val="0"/>
      <w:marTop w:val="0"/>
      <w:marBottom w:val="0"/>
      <w:divBdr>
        <w:top w:val="none" w:sz="0" w:space="0" w:color="auto"/>
        <w:left w:val="none" w:sz="0" w:space="0" w:color="auto"/>
        <w:bottom w:val="none" w:sz="0" w:space="0" w:color="auto"/>
        <w:right w:val="none" w:sz="0" w:space="0" w:color="auto"/>
      </w:divBdr>
    </w:div>
    <w:div w:id="1209873210">
      <w:bodyDiv w:val="1"/>
      <w:marLeft w:val="0"/>
      <w:marRight w:val="0"/>
      <w:marTop w:val="0"/>
      <w:marBottom w:val="0"/>
      <w:divBdr>
        <w:top w:val="none" w:sz="0" w:space="0" w:color="auto"/>
        <w:left w:val="none" w:sz="0" w:space="0" w:color="auto"/>
        <w:bottom w:val="none" w:sz="0" w:space="0" w:color="auto"/>
        <w:right w:val="none" w:sz="0" w:space="0" w:color="auto"/>
      </w:divBdr>
    </w:div>
    <w:div w:id="1209950961">
      <w:bodyDiv w:val="1"/>
      <w:marLeft w:val="0"/>
      <w:marRight w:val="0"/>
      <w:marTop w:val="0"/>
      <w:marBottom w:val="0"/>
      <w:divBdr>
        <w:top w:val="none" w:sz="0" w:space="0" w:color="auto"/>
        <w:left w:val="none" w:sz="0" w:space="0" w:color="auto"/>
        <w:bottom w:val="none" w:sz="0" w:space="0" w:color="auto"/>
        <w:right w:val="none" w:sz="0" w:space="0" w:color="auto"/>
      </w:divBdr>
    </w:div>
    <w:div w:id="1210070171">
      <w:bodyDiv w:val="1"/>
      <w:marLeft w:val="0"/>
      <w:marRight w:val="0"/>
      <w:marTop w:val="0"/>
      <w:marBottom w:val="0"/>
      <w:divBdr>
        <w:top w:val="none" w:sz="0" w:space="0" w:color="auto"/>
        <w:left w:val="none" w:sz="0" w:space="0" w:color="auto"/>
        <w:bottom w:val="none" w:sz="0" w:space="0" w:color="auto"/>
        <w:right w:val="none" w:sz="0" w:space="0" w:color="auto"/>
      </w:divBdr>
    </w:div>
    <w:div w:id="1210651528">
      <w:bodyDiv w:val="1"/>
      <w:marLeft w:val="0"/>
      <w:marRight w:val="0"/>
      <w:marTop w:val="0"/>
      <w:marBottom w:val="0"/>
      <w:divBdr>
        <w:top w:val="none" w:sz="0" w:space="0" w:color="auto"/>
        <w:left w:val="none" w:sz="0" w:space="0" w:color="auto"/>
        <w:bottom w:val="none" w:sz="0" w:space="0" w:color="auto"/>
        <w:right w:val="none" w:sz="0" w:space="0" w:color="auto"/>
      </w:divBdr>
    </w:div>
    <w:div w:id="1210919128">
      <w:bodyDiv w:val="1"/>
      <w:marLeft w:val="0"/>
      <w:marRight w:val="0"/>
      <w:marTop w:val="0"/>
      <w:marBottom w:val="0"/>
      <w:divBdr>
        <w:top w:val="none" w:sz="0" w:space="0" w:color="auto"/>
        <w:left w:val="none" w:sz="0" w:space="0" w:color="auto"/>
        <w:bottom w:val="none" w:sz="0" w:space="0" w:color="auto"/>
        <w:right w:val="none" w:sz="0" w:space="0" w:color="auto"/>
      </w:divBdr>
    </w:div>
    <w:div w:id="1210992350">
      <w:bodyDiv w:val="1"/>
      <w:marLeft w:val="0"/>
      <w:marRight w:val="0"/>
      <w:marTop w:val="0"/>
      <w:marBottom w:val="0"/>
      <w:divBdr>
        <w:top w:val="none" w:sz="0" w:space="0" w:color="auto"/>
        <w:left w:val="none" w:sz="0" w:space="0" w:color="auto"/>
        <w:bottom w:val="none" w:sz="0" w:space="0" w:color="auto"/>
        <w:right w:val="none" w:sz="0" w:space="0" w:color="auto"/>
      </w:divBdr>
    </w:div>
    <w:div w:id="1211185012">
      <w:bodyDiv w:val="1"/>
      <w:marLeft w:val="0"/>
      <w:marRight w:val="0"/>
      <w:marTop w:val="0"/>
      <w:marBottom w:val="0"/>
      <w:divBdr>
        <w:top w:val="none" w:sz="0" w:space="0" w:color="auto"/>
        <w:left w:val="none" w:sz="0" w:space="0" w:color="auto"/>
        <w:bottom w:val="none" w:sz="0" w:space="0" w:color="auto"/>
        <w:right w:val="none" w:sz="0" w:space="0" w:color="auto"/>
      </w:divBdr>
    </w:div>
    <w:div w:id="1211303231">
      <w:bodyDiv w:val="1"/>
      <w:marLeft w:val="0"/>
      <w:marRight w:val="0"/>
      <w:marTop w:val="0"/>
      <w:marBottom w:val="0"/>
      <w:divBdr>
        <w:top w:val="none" w:sz="0" w:space="0" w:color="auto"/>
        <w:left w:val="none" w:sz="0" w:space="0" w:color="auto"/>
        <w:bottom w:val="none" w:sz="0" w:space="0" w:color="auto"/>
        <w:right w:val="none" w:sz="0" w:space="0" w:color="auto"/>
      </w:divBdr>
    </w:div>
    <w:div w:id="1211914130">
      <w:bodyDiv w:val="1"/>
      <w:marLeft w:val="0"/>
      <w:marRight w:val="0"/>
      <w:marTop w:val="0"/>
      <w:marBottom w:val="0"/>
      <w:divBdr>
        <w:top w:val="none" w:sz="0" w:space="0" w:color="auto"/>
        <w:left w:val="none" w:sz="0" w:space="0" w:color="auto"/>
        <w:bottom w:val="none" w:sz="0" w:space="0" w:color="auto"/>
        <w:right w:val="none" w:sz="0" w:space="0" w:color="auto"/>
      </w:divBdr>
    </w:div>
    <w:div w:id="1212350710">
      <w:bodyDiv w:val="1"/>
      <w:marLeft w:val="0"/>
      <w:marRight w:val="0"/>
      <w:marTop w:val="0"/>
      <w:marBottom w:val="0"/>
      <w:divBdr>
        <w:top w:val="none" w:sz="0" w:space="0" w:color="auto"/>
        <w:left w:val="none" w:sz="0" w:space="0" w:color="auto"/>
        <w:bottom w:val="none" w:sz="0" w:space="0" w:color="auto"/>
        <w:right w:val="none" w:sz="0" w:space="0" w:color="auto"/>
      </w:divBdr>
    </w:div>
    <w:div w:id="1212838650">
      <w:bodyDiv w:val="1"/>
      <w:marLeft w:val="0"/>
      <w:marRight w:val="0"/>
      <w:marTop w:val="0"/>
      <w:marBottom w:val="0"/>
      <w:divBdr>
        <w:top w:val="none" w:sz="0" w:space="0" w:color="auto"/>
        <w:left w:val="none" w:sz="0" w:space="0" w:color="auto"/>
        <w:bottom w:val="none" w:sz="0" w:space="0" w:color="auto"/>
        <w:right w:val="none" w:sz="0" w:space="0" w:color="auto"/>
      </w:divBdr>
    </w:div>
    <w:div w:id="1213080186">
      <w:bodyDiv w:val="1"/>
      <w:marLeft w:val="0"/>
      <w:marRight w:val="0"/>
      <w:marTop w:val="0"/>
      <w:marBottom w:val="0"/>
      <w:divBdr>
        <w:top w:val="none" w:sz="0" w:space="0" w:color="auto"/>
        <w:left w:val="none" w:sz="0" w:space="0" w:color="auto"/>
        <w:bottom w:val="none" w:sz="0" w:space="0" w:color="auto"/>
        <w:right w:val="none" w:sz="0" w:space="0" w:color="auto"/>
      </w:divBdr>
    </w:div>
    <w:div w:id="1213881200">
      <w:bodyDiv w:val="1"/>
      <w:marLeft w:val="0"/>
      <w:marRight w:val="0"/>
      <w:marTop w:val="0"/>
      <w:marBottom w:val="0"/>
      <w:divBdr>
        <w:top w:val="none" w:sz="0" w:space="0" w:color="auto"/>
        <w:left w:val="none" w:sz="0" w:space="0" w:color="auto"/>
        <w:bottom w:val="none" w:sz="0" w:space="0" w:color="auto"/>
        <w:right w:val="none" w:sz="0" w:space="0" w:color="auto"/>
      </w:divBdr>
    </w:div>
    <w:div w:id="1214393721">
      <w:bodyDiv w:val="1"/>
      <w:marLeft w:val="0"/>
      <w:marRight w:val="0"/>
      <w:marTop w:val="0"/>
      <w:marBottom w:val="0"/>
      <w:divBdr>
        <w:top w:val="none" w:sz="0" w:space="0" w:color="auto"/>
        <w:left w:val="none" w:sz="0" w:space="0" w:color="auto"/>
        <w:bottom w:val="none" w:sz="0" w:space="0" w:color="auto"/>
        <w:right w:val="none" w:sz="0" w:space="0" w:color="auto"/>
      </w:divBdr>
    </w:div>
    <w:div w:id="1214543204">
      <w:bodyDiv w:val="1"/>
      <w:marLeft w:val="0"/>
      <w:marRight w:val="0"/>
      <w:marTop w:val="0"/>
      <w:marBottom w:val="0"/>
      <w:divBdr>
        <w:top w:val="none" w:sz="0" w:space="0" w:color="auto"/>
        <w:left w:val="none" w:sz="0" w:space="0" w:color="auto"/>
        <w:bottom w:val="none" w:sz="0" w:space="0" w:color="auto"/>
        <w:right w:val="none" w:sz="0" w:space="0" w:color="auto"/>
      </w:divBdr>
    </w:div>
    <w:div w:id="1215656810">
      <w:bodyDiv w:val="1"/>
      <w:marLeft w:val="0"/>
      <w:marRight w:val="0"/>
      <w:marTop w:val="0"/>
      <w:marBottom w:val="0"/>
      <w:divBdr>
        <w:top w:val="none" w:sz="0" w:space="0" w:color="auto"/>
        <w:left w:val="none" w:sz="0" w:space="0" w:color="auto"/>
        <w:bottom w:val="none" w:sz="0" w:space="0" w:color="auto"/>
        <w:right w:val="none" w:sz="0" w:space="0" w:color="auto"/>
      </w:divBdr>
    </w:div>
    <w:div w:id="1215703654">
      <w:bodyDiv w:val="1"/>
      <w:marLeft w:val="0"/>
      <w:marRight w:val="0"/>
      <w:marTop w:val="0"/>
      <w:marBottom w:val="0"/>
      <w:divBdr>
        <w:top w:val="none" w:sz="0" w:space="0" w:color="auto"/>
        <w:left w:val="none" w:sz="0" w:space="0" w:color="auto"/>
        <w:bottom w:val="none" w:sz="0" w:space="0" w:color="auto"/>
        <w:right w:val="none" w:sz="0" w:space="0" w:color="auto"/>
      </w:divBdr>
    </w:div>
    <w:div w:id="1215892623">
      <w:bodyDiv w:val="1"/>
      <w:marLeft w:val="0"/>
      <w:marRight w:val="0"/>
      <w:marTop w:val="0"/>
      <w:marBottom w:val="0"/>
      <w:divBdr>
        <w:top w:val="none" w:sz="0" w:space="0" w:color="auto"/>
        <w:left w:val="none" w:sz="0" w:space="0" w:color="auto"/>
        <w:bottom w:val="none" w:sz="0" w:space="0" w:color="auto"/>
        <w:right w:val="none" w:sz="0" w:space="0" w:color="auto"/>
      </w:divBdr>
    </w:div>
    <w:div w:id="1215921481">
      <w:bodyDiv w:val="1"/>
      <w:marLeft w:val="0"/>
      <w:marRight w:val="0"/>
      <w:marTop w:val="0"/>
      <w:marBottom w:val="0"/>
      <w:divBdr>
        <w:top w:val="none" w:sz="0" w:space="0" w:color="auto"/>
        <w:left w:val="none" w:sz="0" w:space="0" w:color="auto"/>
        <w:bottom w:val="none" w:sz="0" w:space="0" w:color="auto"/>
        <w:right w:val="none" w:sz="0" w:space="0" w:color="auto"/>
      </w:divBdr>
    </w:div>
    <w:div w:id="1216622993">
      <w:bodyDiv w:val="1"/>
      <w:marLeft w:val="0"/>
      <w:marRight w:val="0"/>
      <w:marTop w:val="0"/>
      <w:marBottom w:val="0"/>
      <w:divBdr>
        <w:top w:val="none" w:sz="0" w:space="0" w:color="auto"/>
        <w:left w:val="none" w:sz="0" w:space="0" w:color="auto"/>
        <w:bottom w:val="none" w:sz="0" w:space="0" w:color="auto"/>
        <w:right w:val="none" w:sz="0" w:space="0" w:color="auto"/>
      </w:divBdr>
    </w:div>
    <w:div w:id="1218467608">
      <w:bodyDiv w:val="1"/>
      <w:marLeft w:val="0"/>
      <w:marRight w:val="0"/>
      <w:marTop w:val="0"/>
      <w:marBottom w:val="0"/>
      <w:divBdr>
        <w:top w:val="none" w:sz="0" w:space="0" w:color="auto"/>
        <w:left w:val="none" w:sz="0" w:space="0" w:color="auto"/>
        <w:bottom w:val="none" w:sz="0" w:space="0" w:color="auto"/>
        <w:right w:val="none" w:sz="0" w:space="0" w:color="auto"/>
      </w:divBdr>
    </w:div>
    <w:div w:id="1220552203">
      <w:bodyDiv w:val="1"/>
      <w:marLeft w:val="0"/>
      <w:marRight w:val="0"/>
      <w:marTop w:val="0"/>
      <w:marBottom w:val="0"/>
      <w:divBdr>
        <w:top w:val="none" w:sz="0" w:space="0" w:color="auto"/>
        <w:left w:val="none" w:sz="0" w:space="0" w:color="auto"/>
        <w:bottom w:val="none" w:sz="0" w:space="0" w:color="auto"/>
        <w:right w:val="none" w:sz="0" w:space="0" w:color="auto"/>
      </w:divBdr>
    </w:div>
    <w:div w:id="1221214690">
      <w:bodyDiv w:val="1"/>
      <w:marLeft w:val="0"/>
      <w:marRight w:val="0"/>
      <w:marTop w:val="0"/>
      <w:marBottom w:val="0"/>
      <w:divBdr>
        <w:top w:val="none" w:sz="0" w:space="0" w:color="auto"/>
        <w:left w:val="none" w:sz="0" w:space="0" w:color="auto"/>
        <w:bottom w:val="none" w:sz="0" w:space="0" w:color="auto"/>
        <w:right w:val="none" w:sz="0" w:space="0" w:color="auto"/>
      </w:divBdr>
    </w:div>
    <w:div w:id="1221749527">
      <w:bodyDiv w:val="1"/>
      <w:marLeft w:val="0"/>
      <w:marRight w:val="0"/>
      <w:marTop w:val="0"/>
      <w:marBottom w:val="0"/>
      <w:divBdr>
        <w:top w:val="none" w:sz="0" w:space="0" w:color="auto"/>
        <w:left w:val="none" w:sz="0" w:space="0" w:color="auto"/>
        <w:bottom w:val="none" w:sz="0" w:space="0" w:color="auto"/>
        <w:right w:val="none" w:sz="0" w:space="0" w:color="auto"/>
      </w:divBdr>
    </w:div>
    <w:div w:id="1222398545">
      <w:bodyDiv w:val="1"/>
      <w:marLeft w:val="0"/>
      <w:marRight w:val="0"/>
      <w:marTop w:val="0"/>
      <w:marBottom w:val="0"/>
      <w:divBdr>
        <w:top w:val="none" w:sz="0" w:space="0" w:color="auto"/>
        <w:left w:val="none" w:sz="0" w:space="0" w:color="auto"/>
        <w:bottom w:val="none" w:sz="0" w:space="0" w:color="auto"/>
        <w:right w:val="none" w:sz="0" w:space="0" w:color="auto"/>
      </w:divBdr>
    </w:div>
    <w:div w:id="1222593595">
      <w:bodyDiv w:val="1"/>
      <w:marLeft w:val="0"/>
      <w:marRight w:val="0"/>
      <w:marTop w:val="0"/>
      <w:marBottom w:val="0"/>
      <w:divBdr>
        <w:top w:val="none" w:sz="0" w:space="0" w:color="auto"/>
        <w:left w:val="none" w:sz="0" w:space="0" w:color="auto"/>
        <w:bottom w:val="none" w:sz="0" w:space="0" w:color="auto"/>
        <w:right w:val="none" w:sz="0" w:space="0" w:color="auto"/>
      </w:divBdr>
    </w:div>
    <w:div w:id="1222669268">
      <w:bodyDiv w:val="1"/>
      <w:marLeft w:val="0"/>
      <w:marRight w:val="0"/>
      <w:marTop w:val="0"/>
      <w:marBottom w:val="0"/>
      <w:divBdr>
        <w:top w:val="none" w:sz="0" w:space="0" w:color="auto"/>
        <w:left w:val="none" w:sz="0" w:space="0" w:color="auto"/>
        <w:bottom w:val="none" w:sz="0" w:space="0" w:color="auto"/>
        <w:right w:val="none" w:sz="0" w:space="0" w:color="auto"/>
      </w:divBdr>
    </w:div>
    <w:div w:id="1223371066">
      <w:bodyDiv w:val="1"/>
      <w:marLeft w:val="0"/>
      <w:marRight w:val="0"/>
      <w:marTop w:val="0"/>
      <w:marBottom w:val="0"/>
      <w:divBdr>
        <w:top w:val="none" w:sz="0" w:space="0" w:color="auto"/>
        <w:left w:val="none" w:sz="0" w:space="0" w:color="auto"/>
        <w:bottom w:val="none" w:sz="0" w:space="0" w:color="auto"/>
        <w:right w:val="none" w:sz="0" w:space="0" w:color="auto"/>
      </w:divBdr>
    </w:div>
    <w:div w:id="1224295574">
      <w:bodyDiv w:val="1"/>
      <w:marLeft w:val="0"/>
      <w:marRight w:val="0"/>
      <w:marTop w:val="0"/>
      <w:marBottom w:val="0"/>
      <w:divBdr>
        <w:top w:val="none" w:sz="0" w:space="0" w:color="auto"/>
        <w:left w:val="none" w:sz="0" w:space="0" w:color="auto"/>
        <w:bottom w:val="none" w:sz="0" w:space="0" w:color="auto"/>
        <w:right w:val="none" w:sz="0" w:space="0" w:color="auto"/>
      </w:divBdr>
    </w:div>
    <w:div w:id="1225869176">
      <w:bodyDiv w:val="1"/>
      <w:marLeft w:val="0"/>
      <w:marRight w:val="0"/>
      <w:marTop w:val="0"/>
      <w:marBottom w:val="0"/>
      <w:divBdr>
        <w:top w:val="none" w:sz="0" w:space="0" w:color="auto"/>
        <w:left w:val="none" w:sz="0" w:space="0" w:color="auto"/>
        <w:bottom w:val="none" w:sz="0" w:space="0" w:color="auto"/>
        <w:right w:val="none" w:sz="0" w:space="0" w:color="auto"/>
      </w:divBdr>
    </w:div>
    <w:div w:id="1227689368">
      <w:bodyDiv w:val="1"/>
      <w:marLeft w:val="0"/>
      <w:marRight w:val="0"/>
      <w:marTop w:val="0"/>
      <w:marBottom w:val="0"/>
      <w:divBdr>
        <w:top w:val="none" w:sz="0" w:space="0" w:color="auto"/>
        <w:left w:val="none" w:sz="0" w:space="0" w:color="auto"/>
        <w:bottom w:val="none" w:sz="0" w:space="0" w:color="auto"/>
        <w:right w:val="none" w:sz="0" w:space="0" w:color="auto"/>
      </w:divBdr>
    </w:div>
    <w:div w:id="1228110345">
      <w:bodyDiv w:val="1"/>
      <w:marLeft w:val="0"/>
      <w:marRight w:val="0"/>
      <w:marTop w:val="0"/>
      <w:marBottom w:val="0"/>
      <w:divBdr>
        <w:top w:val="none" w:sz="0" w:space="0" w:color="auto"/>
        <w:left w:val="none" w:sz="0" w:space="0" w:color="auto"/>
        <w:bottom w:val="none" w:sz="0" w:space="0" w:color="auto"/>
        <w:right w:val="none" w:sz="0" w:space="0" w:color="auto"/>
      </w:divBdr>
    </w:div>
    <w:div w:id="1229073591">
      <w:bodyDiv w:val="1"/>
      <w:marLeft w:val="0"/>
      <w:marRight w:val="0"/>
      <w:marTop w:val="0"/>
      <w:marBottom w:val="0"/>
      <w:divBdr>
        <w:top w:val="none" w:sz="0" w:space="0" w:color="auto"/>
        <w:left w:val="none" w:sz="0" w:space="0" w:color="auto"/>
        <w:bottom w:val="none" w:sz="0" w:space="0" w:color="auto"/>
        <w:right w:val="none" w:sz="0" w:space="0" w:color="auto"/>
      </w:divBdr>
    </w:div>
    <w:div w:id="1230309367">
      <w:bodyDiv w:val="1"/>
      <w:marLeft w:val="0"/>
      <w:marRight w:val="0"/>
      <w:marTop w:val="0"/>
      <w:marBottom w:val="0"/>
      <w:divBdr>
        <w:top w:val="none" w:sz="0" w:space="0" w:color="auto"/>
        <w:left w:val="none" w:sz="0" w:space="0" w:color="auto"/>
        <w:bottom w:val="none" w:sz="0" w:space="0" w:color="auto"/>
        <w:right w:val="none" w:sz="0" w:space="0" w:color="auto"/>
      </w:divBdr>
    </w:div>
    <w:div w:id="1230580649">
      <w:bodyDiv w:val="1"/>
      <w:marLeft w:val="0"/>
      <w:marRight w:val="0"/>
      <w:marTop w:val="0"/>
      <w:marBottom w:val="0"/>
      <w:divBdr>
        <w:top w:val="none" w:sz="0" w:space="0" w:color="auto"/>
        <w:left w:val="none" w:sz="0" w:space="0" w:color="auto"/>
        <w:bottom w:val="none" w:sz="0" w:space="0" w:color="auto"/>
        <w:right w:val="none" w:sz="0" w:space="0" w:color="auto"/>
      </w:divBdr>
    </w:div>
    <w:div w:id="1230654262">
      <w:bodyDiv w:val="1"/>
      <w:marLeft w:val="0"/>
      <w:marRight w:val="0"/>
      <w:marTop w:val="0"/>
      <w:marBottom w:val="0"/>
      <w:divBdr>
        <w:top w:val="none" w:sz="0" w:space="0" w:color="auto"/>
        <w:left w:val="none" w:sz="0" w:space="0" w:color="auto"/>
        <w:bottom w:val="none" w:sz="0" w:space="0" w:color="auto"/>
        <w:right w:val="none" w:sz="0" w:space="0" w:color="auto"/>
      </w:divBdr>
    </w:div>
    <w:div w:id="1230965104">
      <w:bodyDiv w:val="1"/>
      <w:marLeft w:val="0"/>
      <w:marRight w:val="0"/>
      <w:marTop w:val="0"/>
      <w:marBottom w:val="0"/>
      <w:divBdr>
        <w:top w:val="none" w:sz="0" w:space="0" w:color="auto"/>
        <w:left w:val="none" w:sz="0" w:space="0" w:color="auto"/>
        <w:bottom w:val="none" w:sz="0" w:space="0" w:color="auto"/>
        <w:right w:val="none" w:sz="0" w:space="0" w:color="auto"/>
      </w:divBdr>
    </w:div>
    <w:div w:id="1231162328">
      <w:bodyDiv w:val="1"/>
      <w:marLeft w:val="0"/>
      <w:marRight w:val="0"/>
      <w:marTop w:val="0"/>
      <w:marBottom w:val="0"/>
      <w:divBdr>
        <w:top w:val="none" w:sz="0" w:space="0" w:color="auto"/>
        <w:left w:val="none" w:sz="0" w:space="0" w:color="auto"/>
        <w:bottom w:val="none" w:sz="0" w:space="0" w:color="auto"/>
        <w:right w:val="none" w:sz="0" w:space="0" w:color="auto"/>
      </w:divBdr>
    </w:div>
    <w:div w:id="1231425486">
      <w:bodyDiv w:val="1"/>
      <w:marLeft w:val="0"/>
      <w:marRight w:val="0"/>
      <w:marTop w:val="0"/>
      <w:marBottom w:val="0"/>
      <w:divBdr>
        <w:top w:val="none" w:sz="0" w:space="0" w:color="auto"/>
        <w:left w:val="none" w:sz="0" w:space="0" w:color="auto"/>
        <w:bottom w:val="none" w:sz="0" w:space="0" w:color="auto"/>
        <w:right w:val="none" w:sz="0" w:space="0" w:color="auto"/>
      </w:divBdr>
    </w:div>
    <w:div w:id="1231840690">
      <w:bodyDiv w:val="1"/>
      <w:marLeft w:val="0"/>
      <w:marRight w:val="0"/>
      <w:marTop w:val="0"/>
      <w:marBottom w:val="0"/>
      <w:divBdr>
        <w:top w:val="none" w:sz="0" w:space="0" w:color="auto"/>
        <w:left w:val="none" w:sz="0" w:space="0" w:color="auto"/>
        <w:bottom w:val="none" w:sz="0" w:space="0" w:color="auto"/>
        <w:right w:val="none" w:sz="0" w:space="0" w:color="auto"/>
      </w:divBdr>
    </w:div>
    <w:div w:id="1231964016">
      <w:bodyDiv w:val="1"/>
      <w:marLeft w:val="0"/>
      <w:marRight w:val="0"/>
      <w:marTop w:val="0"/>
      <w:marBottom w:val="0"/>
      <w:divBdr>
        <w:top w:val="none" w:sz="0" w:space="0" w:color="auto"/>
        <w:left w:val="none" w:sz="0" w:space="0" w:color="auto"/>
        <w:bottom w:val="none" w:sz="0" w:space="0" w:color="auto"/>
        <w:right w:val="none" w:sz="0" w:space="0" w:color="auto"/>
      </w:divBdr>
    </w:div>
    <w:div w:id="1231964547">
      <w:bodyDiv w:val="1"/>
      <w:marLeft w:val="0"/>
      <w:marRight w:val="0"/>
      <w:marTop w:val="0"/>
      <w:marBottom w:val="0"/>
      <w:divBdr>
        <w:top w:val="none" w:sz="0" w:space="0" w:color="auto"/>
        <w:left w:val="none" w:sz="0" w:space="0" w:color="auto"/>
        <w:bottom w:val="none" w:sz="0" w:space="0" w:color="auto"/>
        <w:right w:val="none" w:sz="0" w:space="0" w:color="auto"/>
      </w:divBdr>
    </w:div>
    <w:div w:id="1232698967">
      <w:bodyDiv w:val="1"/>
      <w:marLeft w:val="0"/>
      <w:marRight w:val="0"/>
      <w:marTop w:val="0"/>
      <w:marBottom w:val="0"/>
      <w:divBdr>
        <w:top w:val="none" w:sz="0" w:space="0" w:color="auto"/>
        <w:left w:val="none" w:sz="0" w:space="0" w:color="auto"/>
        <w:bottom w:val="none" w:sz="0" w:space="0" w:color="auto"/>
        <w:right w:val="none" w:sz="0" w:space="0" w:color="auto"/>
      </w:divBdr>
    </w:div>
    <w:div w:id="1233084604">
      <w:bodyDiv w:val="1"/>
      <w:marLeft w:val="0"/>
      <w:marRight w:val="0"/>
      <w:marTop w:val="0"/>
      <w:marBottom w:val="0"/>
      <w:divBdr>
        <w:top w:val="none" w:sz="0" w:space="0" w:color="auto"/>
        <w:left w:val="none" w:sz="0" w:space="0" w:color="auto"/>
        <w:bottom w:val="none" w:sz="0" w:space="0" w:color="auto"/>
        <w:right w:val="none" w:sz="0" w:space="0" w:color="auto"/>
      </w:divBdr>
    </w:div>
    <w:div w:id="1233126039">
      <w:bodyDiv w:val="1"/>
      <w:marLeft w:val="0"/>
      <w:marRight w:val="0"/>
      <w:marTop w:val="0"/>
      <w:marBottom w:val="0"/>
      <w:divBdr>
        <w:top w:val="none" w:sz="0" w:space="0" w:color="auto"/>
        <w:left w:val="none" w:sz="0" w:space="0" w:color="auto"/>
        <w:bottom w:val="none" w:sz="0" w:space="0" w:color="auto"/>
        <w:right w:val="none" w:sz="0" w:space="0" w:color="auto"/>
      </w:divBdr>
    </w:div>
    <w:div w:id="1233588947">
      <w:bodyDiv w:val="1"/>
      <w:marLeft w:val="0"/>
      <w:marRight w:val="0"/>
      <w:marTop w:val="0"/>
      <w:marBottom w:val="0"/>
      <w:divBdr>
        <w:top w:val="none" w:sz="0" w:space="0" w:color="auto"/>
        <w:left w:val="none" w:sz="0" w:space="0" w:color="auto"/>
        <w:bottom w:val="none" w:sz="0" w:space="0" w:color="auto"/>
        <w:right w:val="none" w:sz="0" w:space="0" w:color="auto"/>
      </w:divBdr>
    </w:div>
    <w:div w:id="1233613204">
      <w:bodyDiv w:val="1"/>
      <w:marLeft w:val="0"/>
      <w:marRight w:val="0"/>
      <w:marTop w:val="0"/>
      <w:marBottom w:val="0"/>
      <w:divBdr>
        <w:top w:val="none" w:sz="0" w:space="0" w:color="auto"/>
        <w:left w:val="none" w:sz="0" w:space="0" w:color="auto"/>
        <w:bottom w:val="none" w:sz="0" w:space="0" w:color="auto"/>
        <w:right w:val="none" w:sz="0" w:space="0" w:color="auto"/>
      </w:divBdr>
    </w:div>
    <w:div w:id="1233736864">
      <w:bodyDiv w:val="1"/>
      <w:marLeft w:val="0"/>
      <w:marRight w:val="0"/>
      <w:marTop w:val="0"/>
      <w:marBottom w:val="0"/>
      <w:divBdr>
        <w:top w:val="none" w:sz="0" w:space="0" w:color="auto"/>
        <w:left w:val="none" w:sz="0" w:space="0" w:color="auto"/>
        <w:bottom w:val="none" w:sz="0" w:space="0" w:color="auto"/>
        <w:right w:val="none" w:sz="0" w:space="0" w:color="auto"/>
      </w:divBdr>
    </w:div>
    <w:div w:id="1233857899">
      <w:bodyDiv w:val="1"/>
      <w:marLeft w:val="0"/>
      <w:marRight w:val="0"/>
      <w:marTop w:val="0"/>
      <w:marBottom w:val="0"/>
      <w:divBdr>
        <w:top w:val="none" w:sz="0" w:space="0" w:color="auto"/>
        <w:left w:val="none" w:sz="0" w:space="0" w:color="auto"/>
        <w:bottom w:val="none" w:sz="0" w:space="0" w:color="auto"/>
        <w:right w:val="none" w:sz="0" w:space="0" w:color="auto"/>
      </w:divBdr>
    </w:div>
    <w:div w:id="1234395571">
      <w:bodyDiv w:val="1"/>
      <w:marLeft w:val="0"/>
      <w:marRight w:val="0"/>
      <w:marTop w:val="0"/>
      <w:marBottom w:val="0"/>
      <w:divBdr>
        <w:top w:val="none" w:sz="0" w:space="0" w:color="auto"/>
        <w:left w:val="none" w:sz="0" w:space="0" w:color="auto"/>
        <w:bottom w:val="none" w:sz="0" w:space="0" w:color="auto"/>
        <w:right w:val="none" w:sz="0" w:space="0" w:color="auto"/>
      </w:divBdr>
    </w:div>
    <w:div w:id="1234436779">
      <w:bodyDiv w:val="1"/>
      <w:marLeft w:val="0"/>
      <w:marRight w:val="0"/>
      <w:marTop w:val="0"/>
      <w:marBottom w:val="0"/>
      <w:divBdr>
        <w:top w:val="none" w:sz="0" w:space="0" w:color="auto"/>
        <w:left w:val="none" w:sz="0" w:space="0" w:color="auto"/>
        <w:bottom w:val="none" w:sz="0" w:space="0" w:color="auto"/>
        <w:right w:val="none" w:sz="0" w:space="0" w:color="auto"/>
      </w:divBdr>
    </w:div>
    <w:div w:id="1234504776">
      <w:bodyDiv w:val="1"/>
      <w:marLeft w:val="0"/>
      <w:marRight w:val="0"/>
      <w:marTop w:val="0"/>
      <w:marBottom w:val="0"/>
      <w:divBdr>
        <w:top w:val="none" w:sz="0" w:space="0" w:color="auto"/>
        <w:left w:val="none" w:sz="0" w:space="0" w:color="auto"/>
        <w:bottom w:val="none" w:sz="0" w:space="0" w:color="auto"/>
        <w:right w:val="none" w:sz="0" w:space="0" w:color="auto"/>
      </w:divBdr>
    </w:div>
    <w:div w:id="1234975483">
      <w:bodyDiv w:val="1"/>
      <w:marLeft w:val="0"/>
      <w:marRight w:val="0"/>
      <w:marTop w:val="0"/>
      <w:marBottom w:val="0"/>
      <w:divBdr>
        <w:top w:val="none" w:sz="0" w:space="0" w:color="auto"/>
        <w:left w:val="none" w:sz="0" w:space="0" w:color="auto"/>
        <w:bottom w:val="none" w:sz="0" w:space="0" w:color="auto"/>
        <w:right w:val="none" w:sz="0" w:space="0" w:color="auto"/>
      </w:divBdr>
    </w:div>
    <w:div w:id="1235778240">
      <w:bodyDiv w:val="1"/>
      <w:marLeft w:val="0"/>
      <w:marRight w:val="0"/>
      <w:marTop w:val="0"/>
      <w:marBottom w:val="0"/>
      <w:divBdr>
        <w:top w:val="none" w:sz="0" w:space="0" w:color="auto"/>
        <w:left w:val="none" w:sz="0" w:space="0" w:color="auto"/>
        <w:bottom w:val="none" w:sz="0" w:space="0" w:color="auto"/>
        <w:right w:val="none" w:sz="0" w:space="0" w:color="auto"/>
      </w:divBdr>
    </w:div>
    <w:div w:id="1235968651">
      <w:bodyDiv w:val="1"/>
      <w:marLeft w:val="0"/>
      <w:marRight w:val="0"/>
      <w:marTop w:val="0"/>
      <w:marBottom w:val="0"/>
      <w:divBdr>
        <w:top w:val="none" w:sz="0" w:space="0" w:color="auto"/>
        <w:left w:val="none" w:sz="0" w:space="0" w:color="auto"/>
        <w:bottom w:val="none" w:sz="0" w:space="0" w:color="auto"/>
        <w:right w:val="none" w:sz="0" w:space="0" w:color="auto"/>
      </w:divBdr>
    </w:div>
    <w:div w:id="1236284194">
      <w:bodyDiv w:val="1"/>
      <w:marLeft w:val="0"/>
      <w:marRight w:val="0"/>
      <w:marTop w:val="0"/>
      <w:marBottom w:val="0"/>
      <w:divBdr>
        <w:top w:val="none" w:sz="0" w:space="0" w:color="auto"/>
        <w:left w:val="none" w:sz="0" w:space="0" w:color="auto"/>
        <w:bottom w:val="none" w:sz="0" w:space="0" w:color="auto"/>
        <w:right w:val="none" w:sz="0" w:space="0" w:color="auto"/>
      </w:divBdr>
    </w:div>
    <w:div w:id="1236354121">
      <w:bodyDiv w:val="1"/>
      <w:marLeft w:val="0"/>
      <w:marRight w:val="0"/>
      <w:marTop w:val="0"/>
      <w:marBottom w:val="0"/>
      <w:divBdr>
        <w:top w:val="none" w:sz="0" w:space="0" w:color="auto"/>
        <w:left w:val="none" w:sz="0" w:space="0" w:color="auto"/>
        <w:bottom w:val="none" w:sz="0" w:space="0" w:color="auto"/>
        <w:right w:val="none" w:sz="0" w:space="0" w:color="auto"/>
      </w:divBdr>
    </w:div>
    <w:div w:id="1236355114">
      <w:bodyDiv w:val="1"/>
      <w:marLeft w:val="0"/>
      <w:marRight w:val="0"/>
      <w:marTop w:val="0"/>
      <w:marBottom w:val="0"/>
      <w:divBdr>
        <w:top w:val="none" w:sz="0" w:space="0" w:color="auto"/>
        <w:left w:val="none" w:sz="0" w:space="0" w:color="auto"/>
        <w:bottom w:val="none" w:sz="0" w:space="0" w:color="auto"/>
        <w:right w:val="none" w:sz="0" w:space="0" w:color="auto"/>
      </w:divBdr>
    </w:div>
    <w:div w:id="1236932433">
      <w:bodyDiv w:val="1"/>
      <w:marLeft w:val="0"/>
      <w:marRight w:val="0"/>
      <w:marTop w:val="0"/>
      <w:marBottom w:val="0"/>
      <w:divBdr>
        <w:top w:val="none" w:sz="0" w:space="0" w:color="auto"/>
        <w:left w:val="none" w:sz="0" w:space="0" w:color="auto"/>
        <w:bottom w:val="none" w:sz="0" w:space="0" w:color="auto"/>
        <w:right w:val="none" w:sz="0" w:space="0" w:color="auto"/>
      </w:divBdr>
    </w:div>
    <w:div w:id="1237085753">
      <w:bodyDiv w:val="1"/>
      <w:marLeft w:val="0"/>
      <w:marRight w:val="0"/>
      <w:marTop w:val="0"/>
      <w:marBottom w:val="0"/>
      <w:divBdr>
        <w:top w:val="none" w:sz="0" w:space="0" w:color="auto"/>
        <w:left w:val="none" w:sz="0" w:space="0" w:color="auto"/>
        <w:bottom w:val="none" w:sz="0" w:space="0" w:color="auto"/>
        <w:right w:val="none" w:sz="0" w:space="0" w:color="auto"/>
      </w:divBdr>
    </w:div>
    <w:div w:id="1237473164">
      <w:bodyDiv w:val="1"/>
      <w:marLeft w:val="0"/>
      <w:marRight w:val="0"/>
      <w:marTop w:val="0"/>
      <w:marBottom w:val="0"/>
      <w:divBdr>
        <w:top w:val="none" w:sz="0" w:space="0" w:color="auto"/>
        <w:left w:val="none" w:sz="0" w:space="0" w:color="auto"/>
        <w:bottom w:val="none" w:sz="0" w:space="0" w:color="auto"/>
        <w:right w:val="none" w:sz="0" w:space="0" w:color="auto"/>
      </w:divBdr>
    </w:div>
    <w:div w:id="1237597110">
      <w:bodyDiv w:val="1"/>
      <w:marLeft w:val="0"/>
      <w:marRight w:val="0"/>
      <w:marTop w:val="0"/>
      <w:marBottom w:val="0"/>
      <w:divBdr>
        <w:top w:val="none" w:sz="0" w:space="0" w:color="auto"/>
        <w:left w:val="none" w:sz="0" w:space="0" w:color="auto"/>
        <w:bottom w:val="none" w:sz="0" w:space="0" w:color="auto"/>
        <w:right w:val="none" w:sz="0" w:space="0" w:color="auto"/>
      </w:divBdr>
    </w:div>
    <w:div w:id="1237934507">
      <w:bodyDiv w:val="1"/>
      <w:marLeft w:val="0"/>
      <w:marRight w:val="0"/>
      <w:marTop w:val="0"/>
      <w:marBottom w:val="0"/>
      <w:divBdr>
        <w:top w:val="none" w:sz="0" w:space="0" w:color="auto"/>
        <w:left w:val="none" w:sz="0" w:space="0" w:color="auto"/>
        <w:bottom w:val="none" w:sz="0" w:space="0" w:color="auto"/>
        <w:right w:val="none" w:sz="0" w:space="0" w:color="auto"/>
      </w:divBdr>
    </w:div>
    <w:div w:id="1238133061">
      <w:bodyDiv w:val="1"/>
      <w:marLeft w:val="0"/>
      <w:marRight w:val="0"/>
      <w:marTop w:val="0"/>
      <w:marBottom w:val="0"/>
      <w:divBdr>
        <w:top w:val="none" w:sz="0" w:space="0" w:color="auto"/>
        <w:left w:val="none" w:sz="0" w:space="0" w:color="auto"/>
        <w:bottom w:val="none" w:sz="0" w:space="0" w:color="auto"/>
        <w:right w:val="none" w:sz="0" w:space="0" w:color="auto"/>
      </w:divBdr>
    </w:div>
    <w:div w:id="1238319875">
      <w:bodyDiv w:val="1"/>
      <w:marLeft w:val="0"/>
      <w:marRight w:val="0"/>
      <w:marTop w:val="0"/>
      <w:marBottom w:val="0"/>
      <w:divBdr>
        <w:top w:val="none" w:sz="0" w:space="0" w:color="auto"/>
        <w:left w:val="none" w:sz="0" w:space="0" w:color="auto"/>
        <w:bottom w:val="none" w:sz="0" w:space="0" w:color="auto"/>
        <w:right w:val="none" w:sz="0" w:space="0" w:color="auto"/>
      </w:divBdr>
    </w:div>
    <w:div w:id="1238781931">
      <w:bodyDiv w:val="1"/>
      <w:marLeft w:val="0"/>
      <w:marRight w:val="0"/>
      <w:marTop w:val="0"/>
      <w:marBottom w:val="0"/>
      <w:divBdr>
        <w:top w:val="none" w:sz="0" w:space="0" w:color="auto"/>
        <w:left w:val="none" w:sz="0" w:space="0" w:color="auto"/>
        <w:bottom w:val="none" w:sz="0" w:space="0" w:color="auto"/>
        <w:right w:val="none" w:sz="0" w:space="0" w:color="auto"/>
      </w:divBdr>
    </w:div>
    <w:div w:id="1239166578">
      <w:bodyDiv w:val="1"/>
      <w:marLeft w:val="0"/>
      <w:marRight w:val="0"/>
      <w:marTop w:val="0"/>
      <w:marBottom w:val="0"/>
      <w:divBdr>
        <w:top w:val="none" w:sz="0" w:space="0" w:color="auto"/>
        <w:left w:val="none" w:sz="0" w:space="0" w:color="auto"/>
        <w:bottom w:val="none" w:sz="0" w:space="0" w:color="auto"/>
        <w:right w:val="none" w:sz="0" w:space="0" w:color="auto"/>
      </w:divBdr>
    </w:div>
    <w:div w:id="1239443233">
      <w:bodyDiv w:val="1"/>
      <w:marLeft w:val="0"/>
      <w:marRight w:val="0"/>
      <w:marTop w:val="0"/>
      <w:marBottom w:val="0"/>
      <w:divBdr>
        <w:top w:val="none" w:sz="0" w:space="0" w:color="auto"/>
        <w:left w:val="none" w:sz="0" w:space="0" w:color="auto"/>
        <w:bottom w:val="none" w:sz="0" w:space="0" w:color="auto"/>
        <w:right w:val="none" w:sz="0" w:space="0" w:color="auto"/>
      </w:divBdr>
    </w:div>
    <w:div w:id="1239554785">
      <w:bodyDiv w:val="1"/>
      <w:marLeft w:val="0"/>
      <w:marRight w:val="0"/>
      <w:marTop w:val="0"/>
      <w:marBottom w:val="0"/>
      <w:divBdr>
        <w:top w:val="none" w:sz="0" w:space="0" w:color="auto"/>
        <w:left w:val="none" w:sz="0" w:space="0" w:color="auto"/>
        <w:bottom w:val="none" w:sz="0" w:space="0" w:color="auto"/>
        <w:right w:val="none" w:sz="0" w:space="0" w:color="auto"/>
      </w:divBdr>
    </w:div>
    <w:div w:id="1239554983">
      <w:bodyDiv w:val="1"/>
      <w:marLeft w:val="0"/>
      <w:marRight w:val="0"/>
      <w:marTop w:val="0"/>
      <w:marBottom w:val="0"/>
      <w:divBdr>
        <w:top w:val="none" w:sz="0" w:space="0" w:color="auto"/>
        <w:left w:val="none" w:sz="0" w:space="0" w:color="auto"/>
        <w:bottom w:val="none" w:sz="0" w:space="0" w:color="auto"/>
        <w:right w:val="none" w:sz="0" w:space="0" w:color="auto"/>
      </w:divBdr>
    </w:div>
    <w:div w:id="1239897218">
      <w:bodyDiv w:val="1"/>
      <w:marLeft w:val="0"/>
      <w:marRight w:val="0"/>
      <w:marTop w:val="0"/>
      <w:marBottom w:val="0"/>
      <w:divBdr>
        <w:top w:val="none" w:sz="0" w:space="0" w:color="auto"/>
        <w:left w:val="none" w:sz="0" w:space="0" w:color="auto"/>
        <w:bottom w:val="none" w:sz="0" w:space="0" w:color="auto"/>
        <w:right w:val="none" w:sz="0" w:space="0" w:color="auto"/>
      </w:divBdr>
    </w:div>
    <w:div w:id="1240285732">
      <w:bodyDiv w:val="1"/>
      <w:marLeft w:val="0"/>
      <w:marRight w:val="0"/>
      <w:marTop w:val="0"/>
      <w:marBottom w:val="0"/>
      <w:divBdr>
        <w:top w:val="none" w:sz="0" w:space="0" w:color="auto"/>
        <w:left w:val="none" w:sz="0" w:space="0" w:color="auto"/>
        <w:bottom w:val="none" w:sz="0" w:space="0" w:color="auto"/>
        <w:right w:val="none" w:sz="0" w:space="0" w:color="auto"/>
      </w:divBdr>
    </w:div>
    <w:div w:id="1240602731">
      <w:bodyDiv w:val="1"/>
      <w:marLeft w:val="0"/>
      <w:marRight w:val="0"/>
      <w:marTop w:val="0"/>
      <w:marBottom w:val="0"/>
      <w:divBdr>
        <w:top w:val="none" w:sz="0" w:space="0" w:color="auto"/>
        <w:left w:val="none" w:sz="0" w:space="0" w:color="auto"/>
        <w:bottom w:val="none" w:sz="0" w:space="0" w:color="auto"/>
        <w:right w:val="none" w:sz="0" w:space="0" w:color="auto"/>
      </w:divBdr>
    </w:div>
    <w:div w:id="1241525772">
      <w:bodyDiv w:val="1"/>
      <w:marLeft w:val="0"/>
      <w:marRight w:val="0"/>
      <w:marTop w:val="0"/>
      <w:marBottom w:val="0"/>
      <w:divBdr>
        <w:top w:val="none" w:sz="0" w:space="0" w:color="auto"/>
        <w:left w:val="none" w:sz="0" w:space="0" w:color="auto"/>
        <w:bottom w:val="none" w:sz="0" w:space="0" w:color="auto"/>
        <w:right w:val="none" w:sz="0" w:space="0" w:color="auto"/>
      </w:divBdr>
    </w:div>
    <w:div w:id="1242255703">
      <w:bodyDiv w:val="1"/>
      <w:marLeft w:val="0"/>
      <w:marRight w:val="0"/>
      <w:marTop w:val="0"/>
      <w:marBottom w:val="0"/>
      <w:divBdr>
        <w:top w:val="none" w:sz="0" w:space="0" w:color="auto"/>
        <w:left w:val="none" w:sz="0" w:space="0" w:color="auto"/>
        <w:bottom w:val="none" w:sz="0" w:space="0" w:color="auto"/>
        <w:right w:val="none" w:sz="0" w:space="0" w:color="auto"/>
      </w:divBdr>
    </w:div>
    <w:div w:id="1242451986">
      <w:bodyDiv w:val="1"/>
      <w:marLeft w:val="0"/>
      <w:marRight w:val="0"/>
      <w:marTop w:val="0"/>
      <w:marBottom w:val="0"/>
      <w:divBdr>
        <w:top w:val="none" w:sz="0" w:space="0" w:color="auto"/>
        <w:left w:val="none" w:sz="0" w:space="0" w:color="auto"/>
        <w:bottom w:val="none" w:sz="0" w:space="0" w:color="auto"/>
        <w:right w:val="none" w:sz="0" w:space="0" w:color="auto"/>
      </w:divBdr>
    </w:div>
    <w:div w:id="1242904924">
      <w:bodyDiv w:val="1"/>
      <w:marLeft w:val="0"/>
      <w:marRight w:val="0"/>
      <w:marTop w:val="0"/>
      <w:marBottom w:val="0"/>
      <w:divBdr>
        <w:top w:val="none" w:sz="0" w:space="0" w:color="auto"/>
        <w:left w:val="none" w:sz="0" w:space="0" w:color="auto"/>
        <w:bottom w:val="none" w:sz="0" w:space="0" w:color="auto"/>
        <w:right w:val="none" w:sz="0" w:space="0" w:color="auto"/>
      </w:divBdr>
    </w:div>
    <w:div w:id="1243294388">
      <w:bodyDiv w:val="1"/>
      <w:marLeft w:val="0"/>
      <w:marRight w:val="0"/>
      <w:marTop w:val="0"/>
      <w:marBottom w:val="0"/>
      <w:divBdr>
        <w:top w:val="none" w:sz="0" w:space="0" w:color="auto"/>
        <w:left w:val="none" w:sz="0" w:space="0" w:color="auto"/>
        <w:bottom w:val="none" w:sz="0" w:space="0" w:color="auto"/>
        <w:right w:val="none" w:sz="0" w:space="0" w:color="auto"/>
      </w:divBdr>
    </w:div>
    <w:div w:id="1243418682">
      <w:bodyDiv w:val="1"/>
      <w:marLeft w:val="0"/>
      <w:marRight w:val="0"/>
      <w:marTop w:val="0"/>
      <w:marBottom w:val="0"/>
      <w:divBdr>
        <w:top w:val="none" w:sz="0" w:space="0" w:color="auto"/>
        <w:left w:val="none" w:sz="0" w:space="0" w:color="auto"/>
        <w:bottom w:val="none" w:sz="0" w:space="0" w:color="auto"/>
        <w:right w:val="none" w:sz="0" w:space="0" w:color="auto"/>
      </w:divBdr>
    </w:div>
    <w:div w:id="1244602102">
      <w:bodyDiv w:val="1"/>
      <w:marLeft w:val="0"/>
      <w:marRight w:val="0"/>
      <w:marTop w:val="0"/>
      <w:marBottom w:val="0"/>
      <w:divBdr>
        <w:top w:val="none" w:sz="0" w:space="0" w:color="auto"/>
        <w:left w:val="none" w:sz="0" w:space="0" w:color="auto"/>
        <w:bottom w:val="none" w:sz="0" w:space="0" w:color="auto"/>
        <w:right w:val="none" w:sz="0" w:space="0" w:color="auto"/>
      </w:divBdr>
    </w:div>
    <w:div w:id="1244605133">
      <w:bodyDiv w:val="1"/>
      <w:marLeft w:val="0"/>
      <w:marRight w:val="0"/>
      <w:marTop w:val="0"/>
      <w:marBottom w:val="0"/>
      <w:divBdr>
        <w:top w:val="none" w:sz="0" w:space="0" w:color="auto"/>
        <w:left w:val="none" w:sz="0" w:space="0" w:color="auto"/>
        <w:bottom w:val="none" w:sz="0" w:space="0" w:color="auto"/>
        <w:right w:val="none" w:sz="0" w:space="0" w:color="auto"/>
      </w:divBdr>
    </w:div>
    <w:div w:id="1244683067">
      <w:bodyDiv w:val="1"/>
      <w:marLeft w:val="0"/>
      <w:marRight w:val="0"/>
      <w:marTop w:val="0"/>
      <w:marBottom w:val="0"/>
      <w:divBdr>
        <w:top w:val="none" w:sz="0" w:space="0" w:color="auto"/>
        <w:left w:val="none" w:sz="0" w:space="0" w:color="auto"/>
        <w:bottom w:val="none" w:sz="0" w:space="0" w:color="auto"/>
        <w:right w:val="none" w:sz="0" w:space="0" w:color="auto"/>
      </w:divBdr>
    </w:div>
    <w:div w:id="1245071869">
      <w:bodyDiv w:val="1"/>
      <w:marLeft w:val="0"/>
      <w:marRight w:val="0"/>
      <w:marTop w:val="0"/>
      <w:marBottom w:val="0"/>
      <w:divBdr>
        <w:top w:val="none" w:sz="0" w:space="0" w:color="auto"/>
        <w:left w:val="none" w:sz="0" w:space="0" w:color="auto"/>
        <w:bottom w:val="none" w:sz="0" w:space="0" w:color="auto"/>
        <w:right w:val="none" w:sz="0" w:space="0" w:color="auto"/>
      </w:divBdr>
    </w:div>
    <w:div w:id="1245649642">
      <w:bodyDiv w:val="1"/>
      <w:marLeft w:val="0"/>
      <w:marRight w:val="0"/>
      <w:marTop w:val="0"/>
      <w:marBottom w:val="0"/>
      <w:divBdr>
        <w:top w:val="none" w:sz="0" w:space="0" w:color="auto"/>
        <w:left w:val="none" w:sz="0" w:space="0" w:color="auto"/>
        <w:bottom w:val="none" w:sz="0" w:space="0" w:color="auto"/>
        <w:right w:val="none" w:sz="0" w:space="0" w:color="auto"/>
      </w:divBdr>
    </w:div>
    <w:div w:id="1245913511">
      <w:bodyDiv w:val="1"/>
      <w:marLeft w:val="0"/>
      <w:marRight w:val="0"/>
      <w:marTop w:val="0"/>
      <w:marBottom w:val="0"/>
      <w:divBdr>
        <w:top w:val="none" w:sz="0" w:space="0" w:color="auto"/>
        <w:left w:val="none" w:sz="0" w:space="0" w:color="auto"/>
        <w:bottom w:val="none" w:sz="0" w:space="0" w:color="auto"/>
        <w:right w:val="none" w:sz="0" w:space="0" w:color="auto"/>
      </w:divBdr>
    </w:div>
    <w:div w:id="1246302751">
      <w:bodyDiv w:val="1"/>
      <w:marLeft w:val="0"/>
      <w:marRight w:val="0"/>
      <w:marTop w:val="0"/>
      <w:marBottom w:val="0"/>
      <w:divBdr>
        <w:top w:val="none" w:sz="0" w:space="0" w:color="auto"/>
        <w:left w:val="none" w:sz="0" w:space="0" w:color="auto"/>
        <w:bottom w:val="none" w:sz="0" w:space="0" w:color="auto"/>
        <w:right w:val="none" w:sz="0" w:space="0" w:color="auto"/>
      </w:divBdr>
    </w:div>
    <w:div w:id="1246723196">
      <w:bodyDiv w:val="1"/>
      <w:marLeft w:val="0"/>
      <w:marRight w:val="0"/>
      <w:marTop w:val="0"/>
      <w:marBottom w:val="0"/>
      <w:divBdr>
        <w:top w:val="none" w:sz="0" w:space="0" w:color="auto"/>
        <w:left w:val="none" w:sz="0" w:space="0" w:color="auto"/>
        <w:bottom w:val="none" w:sz="0" w:space="0" w:color="auto"/>
        <w:right w:val="none" w:sz="0" w:space="0" w:color="auto"/>
      </w:divBdr>
    </w:div>
    <w:div w:id="1247496907">
      <w:bodyDiv w:val="1"/>
      <w:marLeft w:val="0"/>
      <w:marRight w:val="0"/>
      <w:marTop w:val="0"/>
      <w:marBottom w:val="0"/>
      <w:divBdr>
        <w:top w:val="none" w:sz="0" w:space="0" w:color="auto"/>
        <w:left w:val="none" w:sz="0" w:space="0" w:color="auto"/>
        <w:bottom w:val="none" w:sz="0" w:space="0" w:color="auto"/>
        <w:right w:val="none" w:sz="0" w:space="0" w:color="auto"/>
      </w:divBdr>
    </w:div>
    <w:div w:id="1247500637">
      <w:bodyDiv w:val="1"/>
      <w:marLeft w:val="0"/>
      <w:marRight w:val="0"/>
      <w:marTop w:val="0"/>
      <w:marBottom w:val="0"/>
      <w:divBdr>
        <w:top w:val="none" w:sz="0" w:space="0" w:color="auto"/>
        <w:left w:val="none" w:sz="0" w:space="0" w:color="auto"/>
        <w:bottom w:val="none" w:sz="0" w:space="0" w:color="auto"/>
        <w:right w:val="none" w:sz="0" w:space="0" w:color="auto"/>
      </w:divBdr>
    </w:div>
    <w:div w:id="1247956854">
      <w:bodyDiv w:val="1"/>
      <w:marLeft w:val="0"/>
      <w:marRight w:val="0"/>
      <w:marTop w:val="0"/>
      <w:marBottom w:val="0"/>
      <w:divBdr>
        <w:top w:val="none" w:sz="0" w:space="0" w:color="auto"/>
        <w:left w:val="none" w:sz="0" w:space="0" w:color="auto"/>
        <w:bottom w:val="none" w:sz="0" w:space="0" w:color="auto"/>
        <w:right w:val="none" w:sz="0" w:space="0" w:color="auto"/>
      </w:divBdr>
    </w:div>
    <w:div w:id="1247958428">
      <w:bodyDiv w:val="1"/>
      <w:marLeft w:val="0"/>
      <w:marRight w:val="0"/>
      <w:marTop w:val="0"/>
      <w:marBottom w:val="0"/>
      <w:divBdr>
        <w:top w:val="none" w:sz="0" w:space="0" w:color="auto"/>
        <w:left w:val="none" w:sz="0" w:space="0" w:color="auto"/>
        <w:bottom w:val="none" w:sz="0" w:space="0" w:color="auto"/>
        <w:right w:val="none" w:sz="0" w:space="0" w:color="auto"/>
      </w:divBdr>
    </w:div>
    <w:div w:id="1248422700">
      <w:bodyDiv w:val="1"/>
      <w:marLeft w:val="0"/>
      <w:marRight w:val="0"/>
      <w:marTop w:val="0"/>
      <w:marBottom w:val="0"/>
      <w:divBdr>
        <w:top w:val="none" w:sz="0" w:space="0" w:color="auto"/>
        <w:left w:val="none" w:sz="0" w:space="0" w:color="auto"/>
        <w:bottom w:val="none" w:sz="0" w:space="0" w:color="auto"/>
        <w:right w:val="none" w:sz="0" w:space="0" w:color="auto"/>
      </w:divBdr>
    </w:div>
    <w:div w:id="1248925876">
      <w:bodyDiv w:val="1"/>
      <w:marLeft w:val="0"/>
      <w:marRight w:val="0"/>
      <w:marTop w:val="0"/>
      <w:marBottom w:val="0"/>
      <w:divBdr>
        <w:top w:val="none" w:sz="0" w:space="0" w:color="auto"/>
        <w:left w:val="none" w:sz="0" w:space="0" w:color="auto"/>
        <w:bottom w:val="none" w:sz="0" w:space="0" w:color="auto"/>
        <w:right w:val="none" w:sz="0" w:space="0" w:color="auto"/>
      </w:divBdr>
    </w:div>
    <w:div w:id="1249533313">
      <w:bodyDiv w:val="1"/>
      <w:marLeft w:val="0"/>
      <w:marRight w:val="0"/>
      <w:marTop w:val="0"/>
      <w:marBottom w:val="0"/>
      <w:divBdr>
        <w:top w:val="none" w:sz="0" w:space="0" w:color="auto"/>
        <w:left w:val="none" w:sz="0" w:space="0" w:color="auto"/>
        <w:bottom w:val="none" w:sz="0" w:space="0" w:color="auto"/>
        <w:right w:val="none" w:sz="0" w:space="0" w:color="auto"/>
      </w:divBdr>
    </w:div>
    <w:div w:id="1250232674">
      <w:bodyDiv w:val="1"/>
      <w:marLeft w:val="0"/>
      <w:marRight w:val="0"/>
      <w:marTop w:val="0"/>
      <w:marBottom w:val="0"/>
      <w:divBdr>
        <w:top w:val="none" w:sz="0" w:space="0" w:color="auto"/>
        <w:left w:val="none" w:sz="0" w:space="0" w:color="auto"/>
        <w:bottom w:val="none" w:sz="0" w:space="0" w:color="auto"/>
        <w:right w:val="none" w:sz="0" w:space="0" w:color="auto"/>
      </w:divBdr>
    </w:div>
    <w:div w:id="1250624967">
      <w:bodyDiv w:val="1"/>
      <w:marLeft w:val="0"/>
      <w:marRight w:val="0"/>
      <w:marTop w:val="0"/>
      <w:marBottom w:val="0"/>
      <w:divBdr>
        <w:top w:val="none" w:sz="0" w:space="0" w:color="auto"/>
        <w:left w:val="none" w:sz="0" w:space="0" w:color="auto"/>
        <w:bottom w:val="none" w:sz="0" w:space="0" w:color="auto"/>
        <w:right w:val="none" w:sz="0" w:space="0" w:color="auto"/>
      </w:divBdr>
    </w:div>
    <w:div w:id="1250886241">
      <w:bodyDiv w:val="1"/>
      <w:marLeft w:val="0"/>
      <w:marRight w:val="0"/>
      <w:marTop w:val="0"/>
      <w:marBottom w:val="0"/>
      <w:divBdr>
        <w:top w:val="none" w:sz="0" w:space="0" w:color="auto"/>
        <w:left w:val="none" w:sz="0" w:space="0" w:color="auto"/>
        <w:bottom w:val="none" w:sz="0" w:space="0" w:color="auto"/>
        <w:right w:val="none" w:sz="0" w:space="0" w:color="auto"/>
      </w:divBdr>
    </w:div>
    <w:div w:id="1251235570">
      <w:bodyDiv w:val="1"/>
      <w:marLeft w:val="0"/>
      <w:marRight w:val="0"/>
      <w:marTop w:val="0"/>
      <w:marBottom w:val="0"/>
      <w:divBdr>
        <w:top w:val="none" w:sz="0" w:space="0" w:color="auto"/>
        <w:left w:val="none" w:sz="0" w:space="0" w:color="auto"/>
        <w:bottom w:val="none" w:sz="0" w:space="0" w:color="auto"/>
        <w:right w:val="none" w:sz="0" w:space="0" w:color="auto"/>
      </w:divBdr>
    </w:div>
    <w:div w:id="1251546113">
      <w:bodyDiv w:val="1"/>
      <w:marLeft w:val="0"/>
      <w:marRight w:val="0"/>
      <w:marTop w:val="0"/>
      <w:marBottom w:val="0"/>
      <w:divBdr>
        <w:top w:val="none" w:sz="0" w:space="0" w:color="auto"/>
        <w:left w:val="none" w:sz="0" w:space="0" w:color="auto"/>
        <w:bottom w:val="none" w:sz="0" w:space="0" w:color="auto"/>
        <w:right w:val="none" w:sz="0" w:space="0" w:color="auto"/>
      </w:divBdr>
    </w:div>
    <w:div w:id="1251738421">
      <w:bodyDiv w:val="1"/>
      <w:marLeft w:val="0"/>
      <w:marRight w:val="0"/>
      <w:marTop w:val="0"/>
      <w:marBottom w:val="0"/>
      <w:divBdr>
        <w:top w:val="none" w:sz="0" w:space="0" w:color="auto"/>
        <w:left w:val="none" w:sz="0" w:space="0" w:color="auto"/>
        <w:bottom w:val="none" w:sz="0" w:space="0" w:color="auto"/>
        <w:right w:val="none" w:sz="0" w:space="0" w:color="auto"/>
      </w:divBdr>
    </w:div>
    <w:div w:id="1252929592">
      <w:bodyDiv w:val="1"/>
      <w:marLeft w:val="0"/>
      <w:marRight w:val="0"/>
      <w:marTop w:val="0"/>
      <w:marBottom w:val="0"/>
      <w:divBdr>
        <w:top w:val="none" w:sz="0" w:space="0" w:color="auto"/>
        <w:left w:val="none" w:sz="0" w:space="0" w:color="auto"/>
        <w:bottom w:val="none" w:sz="0" w:space="0" w:color="auto"/>
        <w:right w:val="none" w:sz="0" w:space="0" w:color="auto"/>
      </w:divBdr>
    </w:div>
    <w:div w:id="1253389398">
      <w:bodyDiv w:val="1"/>
      <w:marLeft w:val="0"/>
      <w:marRight w:val="0"/>
      <w:marTop w:val="0"/>
      <w:marBottom w:val="0"/>
      <w:divBdr>
        <w:top w:val="none" w:sz="0" w:space="0" w:color="auto"/>
        <w:left w:val="none" w:sz="0" w:space="0" w:color="auto"/>
        <w:bottom w:val="none" w:sz="0" w:space="0" w:color="auto"/>
        <w:right w:val="none" w:sz="0" w:space="0" w:color="auto"/>
      </w:divBdr>
    </w:div>
    <w:div w:id="1254051449">
      <w:bodyDiv w:val="1"/>
      <w:marLeft w:val="0"/>
      <w:marRight w:val="0"/>
      <w:marTop w:val="0"/>
      <w:marBottom w:val="0"/>
      <w:divBdr>
        <w:top w:val="none" w:sz="0" w:space="0" w:color="auto"/>
        <w:left w:val="none" w:sz="0" w:space="0" w:color="auto"/>
        <w:bottom w:val="none" w:sz="0" w:space="0" w:color="auto"/>
        <w:right w:val="none" w:sz="0" w:space="0" w:color="auto"/>
      </w:divBdr>
    </w:div>
    <w:div w:id="1254587478">
      <w:bodyDiv w:val="1"/>
      <w:marLeft w:val="0"/>
      <w:marRight w:val="0"/>
      <w:marTop w:val="0"/>
      <w:marBottom w:val="0"/>
      <w:divBdr>
        <w:top w:val="none" w:sz="0" w:space="0" w:color="auto"/>
        <w:left w:val="none" w:sz="0" w:space="0" w:color="auto"/>
        <w:bottom w:val="none" w:sz="0" w:space="0" w:color="auto"/>
        <w:right w:val="none" w:sz="0" w:space="0" w:color="auto"/>
      </w:divBdr>
    </w:div>
    <w:div w:id="1254633227">
      <w:bodyDiv w:val="1"/>
      <w:marLeft w:val="0"/>
      <w:marRight w:val="0"/>
      <w:marTop w:val="0"/>
      <w:marBottom w:val="0"/>
      <w:divBdr>
        <w:top w:val="none" w:sz="0" w:space="0" w:color="auto"/>
        <w:left w:val="none" w:sz="0" w:space="0" w:color="auto"/>
        <w:bottom w:val="none" w:sz="0" w:space="0" w:color="auto"/>
        <w:right w:val="none" w:sz="0" w:space="0" w:color="auto"/>
      </w:divBdr>
    </w:div>
    <w:div w:id="1254818031">
      <w:bodyDiv w:val="1"/>
      <w:marLeft w:val="0"/>
      <w:marRight w:val="0"/>
      <w:marTop w:val="0"/>
      <w:marBottom w:val="0"/>
      <w:divBdr>
        <w:top w:val="none" w:sz="0" w:space="0" w:color="auto"/>
        <w:left w:val="none" w:sz="0" w:space="0" w:color="auto"/>
        <w:bottom w:val="none" w:sz="0" w:space="0" w:color="auto"/>
        <w:right w:val="none" w:sz="0" w:space="0" w:color="auto"/>
      </w:divBdr>
    </w:div>
    <w:div w:id="1254820613">
      <w:bodyDiv w:val="1"/>
      <w:marLeft w:val="0"/>
      <w:marRight w:val="0"/>
      <w:marTop w:val="0"/>
      <w:marBottom w:val="0"/>
      <w:divBdr>
        <w:top w:val="none" w:sz="0" w:space="0" w:color="auto"/>
        <w:left w:val="none" w:sz="0" w:space="0" w:color="auto"/>
        <w:bottom w:val="none" w:sz="0" w:space="0" w:color="auto"/>
        <w:right w:val="none" w:sz="0" w:space="0" w:color="auto"/>
      </w:divBdr>
    </w:div>
    <w:div w:id="1256086724">
      <w:bodyDiv w:val="1"/>
      <w:marLeft w:val="0"/>
      <w:marRight w:val="0"/>
      <w:marTop w:val="0"/>
      <w:marBottom w:val="0"/>
      <w:divBdr>
        <w:top w:val="none" w:sz="0" w:space="0" w:color="auto"/>
        <w:left w:val="none" w:sz="0" w:space="0" w:color="auto"/>
        <w:bottom w:val="none" w:sz="0" w:space="0" w:color="auto"/>
        <w:right w:val="none" w:sz="0" w:space="0" w:color="auto"/>
      </w:divBdr>
    </w:div>
    <w:div w:id="1256090219">
      <w:bodyDiv w:val="1"/>
      <w:marLeft w:val="0"/>
      <w:marRight w:val="0"/>
      <w:marTop w:val="0"/>
      <w:marBottom w:val="0"/>
      <w:divBdr>
        <w:top w:val="none" w:sz="0" w:space="0" w:color="auto"/>
        <w:left w:val="none" w:sz="0" w:space="0" w:color="auto"/>
        <w:bottom w:val="none" w:sz="0" w:space="0" w:color="auto"/>
        <w:right w:val="none" w:sz="0" w:space="0" w:color="auto"/>
      </w:divBdr>
    </w:div>
    <w:div w:id="1256981207">
      <w:bodyDiv w:val="1"/>
      <w:marLeft w:val="0"/>
      <w:marRight w:val="0"/>
      <w:marTop w:val="0"/>
      <w:marBottom w:val="0"/>
      <w:divBdr>
        <w:top w:val="none" w:sz="0" w:space="0" w:color="auto"/>
        <w:left w:val="none" w:sz="0" w:space="0" w:color="auto"/>
        <w:bottom w:val="none" w:sz="0" w:space="0" w:color="auto"/>
        <w:right w:val="none" w:sz="0" w:space="0" w:color="auto"/>
      </w:divBdr>
    </w:div>
    <w:div w:id="1257834591">
      <w:bodyDiv w:val="1"/>
      <w:marLeft w:val="0"/>
      <w:marRight w:val="0"/>
      <w:marTop w:val="0"/>
      <w:marBottom w:val="0"/>
      <w:divBdr>
        <w:top w:val="none" w:sz="0" w:space="0" w:color="auto"/>
        <w:left w:val="none" w:sz="0" w:space="0" w:color="auto"/>
        <w:bottom w:val="none" w:sz="0" w:space="0" w:color="auto"/>
        <w:right w:val="none" w:sz="0" w:space="0" w:color="auto"/>
      </w:divBdr>
    </w:div>
    <w:div w:id="1258901675">
      <w:bodyDiv w:val="1"/>
      <w:marLeft w:val="0"/>
      <w:marRight w:val="0"/>
      <w:marTop w:val="0"/>
      <w:marBottom w:val="0"/>
      <w:divBdr>
        <w:top w:val="none" w:sz="0" w:space="0" w:color="auto"/>
        <w:left w:val="none" w:sz="0" w:space="0" w:color="auto"/>
        <w:bottom w:val="none" w:sz="0" w:space="0" w:color="auto"/>
        <w:right w:val="none" w:sz="0" w:space="0" w:color="auto"/>
      </w:divBdr>
    </w:div>
    <w:div w:id="1259630558">
      <w:bodyDiv w:val="1"/>
      <w:marLeft w:val="0"/>
      <w:marRight w:val="0"/>
      <w:marTop w:val="0"/>
      <w:marBottom w:val="0"/>
      <w:divBdr>
        <w:top w:val="none" w:sz="0" w:space="0" w:color="auto"/>
        <w:left w:val="none" w:sz="0" w:space="0" w:color="auto"/>
        <w:bottom w:val="none" w:sz="0" w:space="0" w:color="auto"/>
        <w:right w:val="none" w:sz="0" w:space="0" w:color="auto"/>
      </w:divBdr>
    </w:div>
    <w:div w:id="1260143543">
      <w:bodyDiv w:val="1"/>
      <w:marLeft w:val="0"/>
      <w:marRight w:val="0"/>
      <w:marTop w:val="0"/>
      <w:marBottom w:val="0"/>
      <w:divBdr>
        <w:top w:val="none" w:sz="0" w:space="0" w:color="auto"/>
        <w:left w:val="none" w:sz="0" w:space="0" w:color="auto"/>
        <w:bottom w:val="none" w:sz="0" w:space="0" w:color="auto"/>
        <w:right w:val="none" w:sz="0" w:space="0" w:color="auto"/>
      </w:divBdr>
    </w:div>
    <w:div w:id="1260674514">
      <w:bodyDiv w:val="1"/>
      <w:marLeft w:val="0"/>
      <w:marRight w:val="0"/>
      <w:marTop w:val="0"/>
      <w:marBottom w:val="0"/>
      <w:divBdr>
        <w:top w:val="none" w:sz="0" w:space="0" w:color="auto"/>
        <w:left w:val="none" w:sz="0" w:space="0" w:color="auto"/>
        <w:bottom w:val="none" w:sz="0" w:space="0" w:color="auto"/>
        <w:right w:val="none" w:sz="0" w:space="0" w:color="auto"/>
      </w:divBdr>
    </w:div>
    <w:div w:id="1260942112">
      <w:bodyDiv w:val="1"/>
      <w:marLeft w:val="0"/>
      <w:marRight w:val="0"/>
      <w:marTop w:val="0"/>
      <w:marBottom w:val="0"/>
      <w:divBdr>
        <w:top w:val="none" w:sz="0" w:space="0" w:color="auto"/>
        <w:left w:val="none" w:sz="0" w:space="0" w:color="auto"/>
        <w:bottom w:val="none" w:sz="0" w:space="0" w:color="auto"/>
        <w:right w:val="none" w:sz="0" w:space="0" w:color="auto"/>
      </w:divBdr>
    </w:div>
    <w:div w:id="1261377742">
      <w:bodyDiv w:val="1"/>
      <w:marLeft w:val="0"/>
      <w:marRight w:val="0"/>
      <w:marTop w:val="0"/>
      <w:marBottom w:val="0"/>
      <w:divBdr>
        <w:top w:val="none" w:sz="0" w:space="0" w:color="auto"/>
        <w:left w:val="none" w:sz="0" w:space="0" w:color="auto"/>
        <w:bottom w:val="none" w:sz="0" w:space="0" w:color="auto"/>
        <w:right w:val="none" w:sz="0" w:space="0" w:color="auto"/>
      </w:divBdr>
    </w:div>
    <w:div w:id="1261403230">
      <w:bodyDiv w:val="1"/>
      <w:marLeft w:val="0"/>
      <w:marRight w:val="0"/>
      <w:marTop w:val="0"/>
      <w:marBottom w:val="0"/>
      <w:divBdr>
        <w:top w:val="none" w:sz="0" w:space="0" w:color="auto"/>
        <w:left w:val="none" w:sz="0" w:space="0" w:color="auto"/>
        <w:bottom w:val="none" w:sz="0" w:space="0" w:color="auto"/>
        <w:right w:val="none" w:sz="0" w:space="0" w:color="auto"/>
      </w:divBdr>
    </w:div>
    <w:div w:id="1261796645">
      <w:bodyDiv w:val="1"/>
      <w:marLeft w:val="0"/>
      <w:marRight w:val="0"/>
      <w:marTop w:val="0"/>
      <w:marBottom w:val="0"/>
      <w:divBdr>
        <w:top w:val="none" w:sz="0" w:space="0" w:color="auto"/>
        <w:left w:val="none" w:sz="0" w:space="0" w:color="auto"/>
        <w:bottom w:val="none" w:sz="0" w:space="0" w:color="auto"/>
        <w:right w:val="none" w:sz="0" w:space="0" w:color="auto"/>
      </w:divBdr>
    </w:div>
    <w:div w:id="1261910153">
      <w:bodyDiv w:val="1"/>
      <w:marLeft w:val="0"/>
      <w:marRight w:val="0"/>
      <w:marTop w:val="0"/>
      <w:marBottom w:val="0"/>
      <w:divBdr>
        <w:top w:val="none" w:sz="0" w:space="0" w:color="auto"/>
        <w:left w:val="none" w:sz="0" w:space="0" w:color="auto"/>
        <w:bottom w:val="none" w:sz="0" w:space="0" w:color="auto"/>
        <w:right w:val="none" w:sz="0" w:space="0" w:color="auto"/>
      </w:divBdr>
    </w:div>
    <w:div w:id="1261985557">
      <w:bodyDiv w:val="1"/>
      <w:marLeft w:val="0"/>
      <w:marRight w:val="0"/>
      <w:marTop w:val="0"/>
      <w:marBottom w:val="0"/>
      <w:divBdr>
        <w:top w:val="none" w:sz="0" w:space="0" w:color="auto"/>
        <w:left w:val="none" w:sz="0" w:space="0" w:color="auto"/>
        <w:bottom w:val="none" w:sz="0" w:space="0" w:color="auto"/>
        <w:right w:val="none" w:sz="0" w:space="0" w:color="auto"/>
      </w:divBdr>
    </w:div>
    <w:div w:id="1261991306">
      <w:bodyDiv w:val="1"/>
      <w:marLeft w:val="0"/>
      <w:marRight w:val="0"/>
      <w:marTop w:val="0"/>
      <w:marBottom w:val="0"/>
      <w:divBdr>
        <w:top w:val="none" w:sz="0" w:space="0" w:color="auto"/>
        <w:left w:val="none" w:sz="0" w:space="0" w:color="auto"/>
        <w:bottom w:val="none" w:sz="0" w:space="0" w:color="auto"/>
        <w:right w:val="none" w:sz="0" w:space="0" w:color="auto"/>
      </w:divBdr>
    </w:div>
    <w:div w:id="1262102355">
      <w:bodyDiv w:val="1"/>
      <w:marLeft w:val="0"/>
      <w:marRight w:val="0"/>
      <w:marTop w:val="0"/>
      <w:marBottom w:val="0"/>
      <w:divBdr>
        <w:top w:val="none" w:sz="0" w:space="0" w:color="auto"/>
        <w:left w:val="none" w:sz="0" w:space="0" w:color="auto"/>
        <w:bottom w:val="none" w:sz="0" w:space="0" w:color="auto"/>
        <w:right w:val="none" w:sz="0" w:space="0" w:color="auto"/>
      </w:divBdr>
    </w:div>
    <w:div w:id="1262303895">
      <w:bodyDiv w:val="1"/>
      <w:marLeft w:val="0"/>
      <w:marRight w:val="0"/>
      <w:marTop w:val="0"/>
      <w:marBottom w:val="0"/>
      <w:divBdr>
        <w:top w:val="none" w:sz="0" w:space="0" w:color="auto"/>
        <w:left w:val="none" w:sz="0" w:space="0" w:color="auto"/>
        <w:bottom w:val="none" w:sz="0" w:space="0" w:color="auto"/>
        <w:right w:val="none" w:sz="0" w:space="0" w:color="auto"/>
      </w:divBdr>
    </w:div>
    <w:div w:id="1262763454">
      <w:bodyDiv w:val="1"/>
      <w:marLeft w:val="0"/>
      <w:marRight w:val="0"/>
      <w:marTop w:val="0"/>
      <w:marBottom w:val="0"/>
      <w:divBdr>
        <w:top w:val="none" w:sz="0" w:space="0" w:color="auto"/>
        <w:left w:val="none" w:sz="0" w:space="0" w:color="auto"/>
        <w:bottom w:val="none" w:sz="0" w:space="0" w:color="auto"/>
        <w:right w:val="none" w:sz="0" w:space="0" w:color="auto"/>
      </w:divBdr>
    </w:div>
    <w:div w:id="1263029022">
      <w:bodyDiv w:val="1"/>
      <w:marLeft w:val="0"/>
      <w:marRight w:val="0"/>
      <w:marTop w:val="0"/>
      <w:marBottom w:val="0"/>
      <w:divBdr>
        <w:top w:val="none" w:sz="0" w:space="0" w:color="auto"/>
        <w:left w:val="none" w:sz="0" w:space="0" w:color="auto"/>
        <w:bottom w:val="none" w:sz="0" w:space="0" w:color="auto"/>
        <w:right w:val="none" w:sz="0" w:space="0" w:color="auto"/>
      </w:divBdr>
    </w:div>
    <w:div w:id="1263487799">
      <w:bodyDiv w:val="1"/>
      <w:marLeft w:val="0"/>
      <w:marRight w:val="0"/>
      <w:marTop w:val="0"/>
      <w:marBottom w:val="0"/>
      <w:divBdr>
        <w:top w:val="none" w:sz="0" w:space="0" w:color="auto"/>
        <w:left w:val="none" w:sz="0" w:space="0" w:color="auto"/>
        <w:bottom w:val="none" w:sz="0" w:space="0" w:color="auto"/>
        <w:right w:val="none" w:sz="0" w:space="0" w:color="auto"/>
      </w:divBdr>
    </w:div>
    <w:div w:id="1263537786">
      <w:bodyDiv w:val="1"/>
      <w:marLeft w:val="0"/>
      <w:marRight w:val="0"/>
      <w:marTop w:val="0"/>
      <w:marBottom w:val="0"/>
      <w:divBdr>
        <w:top w:val="none" w:sz="0" w:space="0" w:color="auto"/>
        <w:left w:val="none" w:sz="0" w:space="0" w:color="auto"/>
        <w:bottom w:val="none" w:sz="0" w:space="0" w:color="auto"/>
        <w:right w:val="none" w:sz="0" w:space="0" w:color="auto"/>
      </w:divBdr>
    </w:div>
    <w:div w:id="1263607213">
      <w:bodyDiv w:val="1"/>
      <w:marLeft w:val="0"/>
      <w:marRight w:val="0"/>
      <w:marTop w:val="0"/>
      <w:marBottom w:val="0"/>
      <w:divBdr>
        <w:top w:val="none" w:sz="0" w:space="0" w:color="auto"/>
        <w:left w:val="none" w:sz="0" w:space="0" w:color="auto"/>
        <w:bottom w:val="none" w:sz="0" w:space="0" w:color="auto"/>
        <w:right w:val="none" w:sz="0" w:space="0" w:color="auto"/>
      </w:divBdr>
    </w:div>
    <w:div w:id="1264455745">
      <w:bodyDiv w:val="1"/>
      <w:marLeft w:val="0"/>
      <w:marRight w:val="0"/>
      <w:marTop w:val="0"/>
      <w:marBottom w:val="0"/>
      <w:divBdr>
        <w:top w:val="none" w:sz="0" w:space="0" w:color="auto"/>
        <w:left w:val="none" w:sz="0" w:space="0" w:color="auto"/>
        <w:bottom w:val="none" w:sz="0" w:space="0" w:color="auto"/>
        <w:right w:val="none" w:sz="0" w:space="0" w:color="auto"/>
      </w:divBdr>
    </w:div>
    <w:div w:id="1264533597">
      <w:bodyDiv w:val="1"/>
      <w:marLeft w:val="0"/>
      <w:marRight w:val="0"/>
      <w:marTop w:val="0"/>
      <w:marBottom w:val="0"/>
      <w:divBdr>
        <w:top w:val="none" w:sz="0" w:space="0" w:color="auto"/>
        <w:left w:val="none" w:sz="0" w:space="0" w:color="auto"/>
        <w:bottom w:val="none" w:sz="0" w:space="0" w:color="auto"/>
        <w:right w:val="none" w:sz="0" w:space="0" w:color="auto"/>
      </w:divBdr>
    </w:div>
    <w:div w:id="1265186965">
      <w:bodyDiv w:val="1"/>
      <w:marLeft w:val="0"/>
      <w:marRight w:val="0"/>
      <w:marTop w:val="0"/>
      <w:marBottom w:val="0"/>
      <w:divBdr>
        <w:top w:val="none" w:sz="0" w:space="0" w:color="auto"/>
        <w:left w:val="none" w:sz="0" w:space="0" w:color="auto"/>
        <w:bottom w:val="none" w:sz="0" w:space="0" w:color="auto"/>
        <w:right w:val="none" w:sz="0" w:space="0" w:color="auto"/>
      </w:divBdr>
    </w:div>
    <w:div w:id="1265268907">
      <w:bodyDiv w:val="1"/>
      <w:marLeft w:val="0"/>
      <w:marRight w:val="0"/>
      <w:marTop w:val="0"/>
      <w:marBottom w:val="0"/>
      <w:divBdr>
        <w:top w:val="none" w:sz="0" w:space="0" w:color="auto"/>
        <w:left w:val="none" w:sz="0" w:space="0" w:color="auto"/>
        <w:bottom w:val="none" w:sz="0" w:space="0" w:color="auto"/>
        <w:right w:val="none" w:sz="0" w:space="0" w:color="auto"/>
      </w:divBdr>
    </w:div>
    <w:div w:id="1265920995">
      <w:bodyDiv w:val="1"/>
      <w:marLeft w:val="0"/>
      <w:marRight w:val="0"/>
      <w:marTop w:val="0"/>
      <w:marBottom w:val="0"/>
      <w:divBdr>
        <w:top w:val="none" w:sz="0" w:space="0" w:color="auto"/>
        <w:left w:val="none" w:sz="0" w:space="0" w:color="auto"/>
        <w:bottom w:val="none" w:sz="0" w:space="0" w:color="auto"/>
        <w:right w:val="none" w:sz="0" w:space="0" w:color="auto"/>
      </w:divBdr>
    </w:div>
    <w:div w:id="1266032712">
      <w:bodyDiv w:val="1"/>
      <w:marLeft w:val="0"/>
      <w:marRight w:val="0"/>
      <w:marTop w:val="0"/>
      <w:marBottom w:val="0"/>
      <w:divBdr>
        <w:top w:val="none" w:sz="0" w:space="0" w:color="auto"/>
        <w:left w:val="none" w:sz="0" w:space="0" w:color="auto"/>
        <w:bottom w:val="none" w:sz="0" w:space="0" w:color="auto"/>
        <w:right w:val="none" w:sz="0" w:space="0" w:color="auto"/>
      </w:divBdr>
    </w:div>
    <w:div w:id="1266499512">
      <w:bodyDiv w:val="1"/>
      <w:marLeft w:val="0"/>
      <w:marRight w:val="0"/>
      <w:marTop w:val="0"/>
      <w:marBottom w:val="0"/>
      <w:divBdr>
        <w:top w:val="none" w:sz="0" w:space="0" w:color="auto"/>
        <w:left w:val="none" w:sz="0" w:space="0" w:color="auto"/>
        <w:bottom w:val="none" w:sz="0" w:space="0" w:color="auto"/>
        <w:right w:val="none" w:sz="0" w:space="0" w:color="auto"/>
      </w:divBdr>
    </w:div>
    <w:div w:id="1266885773">
      <w:bodyDiv w:val="1"/>
      <w:marLeft w:val="0"/>
      <w:marRight w:val="0"/>
      <w:marTop w:val="0"/>
      <w:marBottom w:val="0"/>
      <w:divBdr>
        <w:top w:val="none" w:sz="0" w:space="0" w:color="auto"/>
        <w:left w:val="none" w:sz="0" w:space="0" w:color="auto"/>
        <w:bottom w:val="none" w:sz="0" w:space="0" w:color="auto"/>
        <w:right w:val="none" w:sz="0" w:space="0" w:color="auto"/>
      </w:divBdr>
    </w:div>
    <w:div w:id="1266887635">
      <w:bodyDiv w:val="1"/>
      <w:marLeft w:val="0"/>
      <w:marRight w:val="0"/>
      <w:marTop w:val="0"/>
      <w:marBottom w:val="0"/>
      <w:divBdr>
        <w:top w:val="none" w:sz="0" w:space="0" w:color="auto"/>
        <w:left w:val="none" w:sz="0" w:space="0" w:color="auto"/>
        <w:bottom w:val="none" w:sz="0" w:space="0" w:color="auto"/>
        <w:right w:val="none" w:sz="0" w:space="0" w:color="auto"/>
      </w:divBdr>
    </w:div>
    <w:div w:id="1267884962">
      <w:bodyDiv w:val="1"/>
      <w:marLeft w:val="0"/>
      <w:marRight w:val="0"/>
      <w:marTop w:val="0"/>
      <w:marBottom w:val="0"/>
      <w:divBdr>
        <w:top w:val="none" w:sz="0" w:space="0" w:color="auto"/>
        <w:left w:val="none" w:sz="0" w:space="0" w:color="auto"/>
        <w:bottom w:val="none" w:sz="0" w:space="0" w:color="auto"/>
        <w:right w:val="none" w:sz="0" w:space="0" w:color="auto"/>
      </w:divBdr>
    </w:div>
    <w:div w:id="1268083156">
      <w:bodyDiv w:val="1"/>
      <w:marLeft w:val="0"/>
      <w:marRight w:val="0"/>
      <w:marTop w:val="0"/>
      <w:marBottom w:val="0"/>
      <w:divBdr>
        <w:top w:val="none" w:sz="0" w:space="0" w:color="auto"/>
        <w:left w:val="none" w:sz="0" w:space="0" w:color="auto"/>
        <w:bottom w:val="none" w:sz="0" w:space="0" w:color="auto"/>
        <w:right w:val="none" w:sz="0" w:space="0" w:color="auto"/>
      </w:divBdr>
    </w:div>
    <w:div w:id="1268658076">
      <w:bodyDiv w:val="1"/>
      <w:marLeft w:val="0"/>
      <w:marRight w:val="0"/>
      <w:marTop w:val="0"/>
      <w:marBottom w:val="0"/>
      <w:divBdr>
        <w:top w:val="none" w:sz="0" w:space="0" w:color="auto"/>
        <w:left w:val="none" w:sz="0" w:space="0" w:color="auto"/>
        <w:bottom w:val="none" w:sz="0" w:space="0" w:color="auto"/>
        <w:right w:val="none" w:sz="0" w:space="0" w:color="auto"/>
      </w:divBdr>
    </w:div>
    <w:div w:id="1269893342">
      <w:bodyDiv w:val="1"/>
      <w:marLeft w:val="0"/>
      <w:marRight w:val="0"/>
      <w:marTop w:val="0"/>
      <w:marBottom w:val="0"/>
      <w:divBdr>
        <w:top w:val="none" w:sz="0" w:space="0" w:color="auto"/>
        <w:left w:val="none" w:sz="0" w:space="0" w:color="auto"/>
        <w:bottom w:val="none" w:sz="0" w:space="0" w:color="auto"/>
        <w:right w:val="none" w:sz="0" w:space="0" w:color="auto"/>
      </w:divBdr>
    </w:div>
    <w:div w:id="1270358246">
      <w:bodyDiv w:val="1"/>
      <w:marLeft w:val="0"/>
      <w:marRight w:val="0"/>
      <w:marTop w:val="0"/>
      <w:marBottom w:val="0"/>
      <w:divBdr>
        <w:top w:val="none" w:sz="0" w:space="0" w:color="auto"/>
        <w:left w:val="none" w:sz="0" w:space="0" w:color="auto"/>
        <w:bottom w:val="none" w:sz="0" w:space="0" w:color="auto"/>
        <w:right w:val="none" w:sz="0" w:space="0" w:color="auto"/>
      </w:divBdr>
    </w:div>
    <w:div w:id="1270700446">
      <w:bodyDiv w:val="1"/>
      <w:marLeft w:val="0"/>
      <w:marRight w:val="0"/>
      <w:marTop w:val="0"/>
      <w:marBottom w:val="0"/>
      <w:divBdr>
        <w:top w:val="none" w:sz="0" w:space="0" w:color="auto"/>
        <w:left w:val="none" w:sz="0" w:space="0" w:color="auto"/>
        <w:bottom w:val="none" w:sz="0" w:space="0" w:color="auto"/>
        <w:right w:val="none" w:sz="0" w:space="0" w:color="auto"/>
      </w:divBdr>
    </w:div>
    <w:div w:id="1271008256">
      <w:bodyDiv w:val="1"/>
      <w:marLeft w:val="0"/>
      <w:marRight w:val="0"/>
      <w:marTop w:val="0"/>
      <w:marBottom w:val="0"/>
      <w:divBdr>
        <w:top w:val="none" w:sz="0" w:space="0" w:color="auto"/>
        <w:left w:val="none" w:sz="0" w:space="0" w:color="auto"/>
        <w:bottom w:val="none" w:sz="0" w:space="0" w:color="auto"/>
        <w:right w:val="none" w:sz="0" w:space="0" w:color="auto"/>
      </w:divBdr>
    </w:div>
    <w:div w:id="1271163887">
      <w:bodyDiv w:val="1"/>
      <w:marLeft w:val="0"/>
      <w:marRight w:val="0"/>
      <w:marTop w:val="0"/>
      <w:marBottom w:val="0"/>
      <w:divBdr>
        <w:top w:val="none" w:sz="0" w:space="0" w:color="auto"/>
        <w:left w:val="none" w:sz="0" w:space="0" w:color="auto"/>
        <w:bottom w:val="none" w:sz="0" w:space="0" w:color="auto"/>
        <w:right w:val="none" w:sz="0" w:space="0" w:color="auto"/>
      </w:divBdr>
    </w:div>
    <w:div w:id="1271281110">
      <w:bodyDiv w:val="1"/>
      <w:marLeft w:val="0"/>
      <w:marRight w:val="0"/>
      <w:marTop w:val="0"/>
      <w:marBottom w:val="0"/>
      <w:divBdr>
        <w:top w:val="none" w:sz="0" w:space="0" w:color="auto"/>
        <w:left w:val="none" w:sz="0" w:space="0" w:color="auto"/>
        <w:bottom w:val="none" w:sz="0" w:space="0" w:color="auto"/>
        <w:right w:val="none" w:sz="0" w:space="0" w:color="auto"/>
      </w:divBdr>
    </w:div>
    <w:div w:id="1271281535">
      <w:bodyDiv w:val="1"/>
      <w:marLeft w:val="0"/>
      <w:marRight w:val="0"/>
      <w:marTop w:val="0"/>
      <w:marBottom w:val="0"/>
      <w:divBdr>
        <w:top w:val="none" w:sz="0" w:space="0" w:color="auto"/>
        <w:left w:val="none" w:sz="0" w:space="0" w:color="auto"/>
        <w:bottom w:val="none" w:sz="0" w:space="0" w:color="auto"/>
        <w:right w:val="none" w:sz="0" w:space="0" w:color="auto"/>
      </w:divBdr>
    </w:div>
    <w:div w:id="1271475938">
      <w:bodyDiv w:val="1"/>
      <w:marLeft w:val="0"/>
      <w:marRight w:val="0"/>
      <w:marTop w:val="0"/>
      <w:marBottom w:val="0"/>
      <w:divBdr>
        <w:top w:val="none" w:sz="0" w:space="0" w:color="auto"/>
        <w:left w:val="none" w:sz="0" w:space="0" w:color="auto"/>
        <w:bottom w:val="none" w:sz="0" w:space="0" w:color="auto"/>
        <w:right w:val="none" w:sz="0" w:space="0" w:color="auto"/>
      </w:divBdr>
    </w:div>
    <w:div w:id="1271621162">
      <w:bodyDiv w:val="1"/>
      <w:marLeft w:val="0"/>
      <w:marRight w:val="0"/>
      <w:marTop w:val="0"/>
      <w:marBottom w:val="0"/>
      <w:divBdr>
        <w:top w:val="none" w:sz="0" w:space="0" w:color="auto"/>
        <w:left w:val="none" w:sz="0" w:space="0" w:color="auto"/>
        <w:bottom w:val="none" w:sz="0" w:space="0" w:color="auto"/>
        <w:right w:val="none" w:sz="0" w:space="0" w:color="auto"/>
      </w:divBdr>
    </w:div>
    <w:div w:id="1272399471">
      <w:bodyDiv w:val="1"/>
      <w:marLeft w:val="0"/>
      <w:marRight w:val="0"/>
      <w:marTop w:val="0"/>
      <w:marBottom w:val="0"/>
      <w:divBdr>
        <w:top w:val="none" w:sz="0" w:space="0" w:color="auto"/>
        <w:left w:val="none" w:sz="0" w:space="0" w:color="auto"/>
        <w:bottom w:val="none" w:sz="0" w:space="0" w:color="auto"/>
        <w:right w:val="none" w:sz="0" w:space="0" w:color="auto"/>
      </w:divBdr>
    </w:div>
    <w:div w:id="1273200090">
      <w:bodyDiv w:val="1"/>
      <w:marLeft w:val="0"/>
      <w:marRight w:val="0"/>
      <w:marTop w:val="0"/>
      <w:marBottom w:val="0"/>
      <w:divBdr>
        <w:top w:val="none" w:sz="0" w:space="0" w:color="auto"/>
        <w:left w:val="none" w:sz="0" w:space="0" w:color="auto"/>
        <w:bottom w:val="none" w:sz="0" w:space="0" w:color="auto"/>
        <w:right w:val="none" w:sz="0" w:space="0" w:color="auto"/>
      </w:divBdr>
    </w:div>
    <w:div w:id="1273200165">
      <w:bodyDiv w:val="1"/>
      <w:marLeft w:val="0"/>
      <w:marRight w:val="0"/>
      <w:marTop w:val="0"/>
      <w:marBottom w:val="0"/>
      <w:divBdr>
        <w:top w:val="none" w:sz="0" w:space="0" w:color="auto"/>
        <w:left w:val="none" w:sz="0" w:space="0" w:color="auto"/>
        <w:bottom w:val="none" w:sz="0" w:space="0" w:color="auto"/>
        <w:right w:val="none" w:sz="0" w:space="0" w:color="auto"/>
      </w:divBdr>
    </w:div>
    <w:div w:id="1273320512">
      <w:bodyDiv w:val="1"/>
      <w:marLeft w:val="0"/>
      <w:marRight w:val="0"/>
      <w:marTop w:val="0"/>
      <w:marBottom w:val="0"/>
      <w:divBdr>
        <w:top w:val="none" w:sz="0" w:space="0" w:color="auto"/>
        <w:left w:val="none" w:sz="0" w:space="0" w:color="auto"/>
        <w:bottom w:val="none" w:sz="0" w:space="0" w:color="auto"/>
        <w:right w:val="none" w:sz="0" w:space="0" w:color="auto"/>
      </w:divBdr>
    </w:div>
    <w:div w:id="1273323853">
      <w:bodyDiv w:val="1"/>
      <w:marLeft w:val="0"/>
      <w:marRight w:val="0"/>
      <w:marTop w:val="0"/>
      <w:marBottom w:val="0"/>
      <w:divBdr>
        <w:top w:val="none" w:sz="0" w:space="0" w:color="auto"/>
        <w:left w:val="none" w:sz="0" w:space="0" w:color="auto"/>
        <w:bottom w:val="none" w:sz="0" w:space="0" w:color="auto"/>
        <w:right w:val="none" w:sz="0" w:space="0" w:color="auto"/>
      </w:divBdr>
    </w:div>
    <w:div w:id="1273587506">
      <w:bodyDiv w:val="1"/>
      <w:marLeft w:val="0"/>
      <w:marRight w:val="0"/>
      <w:marTop w:val="0"/>
      <w:marBottom w:val="0"/>
      <w:divBdr>
        <w:top w:val="none" w:sz="0" w:space="0" w:color="auto"/>
        <w:left w:val="none" w:sz="0" w:space="0" w:color="auto"/>
        <w:bottom w:val="none" w:sz="0" w:space="0" w:color="auto"/>
        <w:right w:val="none" w:sz="0" w:space="0" w:color="auto"/>
      </w:divBdr>
    </w:div>
    <w:div w:id="1274365104">
      <w:bodyDiv w:val="1"/>
      <w:marLeft w:val="0"/>
      <w:marRight w:val="0"/>
      <w:marTop w:val="0"/>
      <w:marBottom w:val="0"/>
      <w:divBdr>
        <w:top w:val="none" w:sz="0" w:space="0" w:color="auto"/>
        <w:left w:val="none" w:sz="0" w:space="0" w:color="auto"/>
        <w:bottom w:val="none" w:sz="0" w:space="0" w:color="auto"/>
        <w:right w:val="none" w:sz="0" w:space="0" w:color="auto"/>
      </w:divBdr>
    </w:div>
    <w:div w:id="1274946772">
      <w:bodyDiv w:val="1"/>
      <w:marLeft w:val="0"/>
      <w:marRight w:val="0"/>
      <w:marTop w:val="0"/>
      <w:marBottom w:val="0"/>
      <w:divBdr>
        <w:top w:val="none" w:sz="0" w:space="0" w:color="auto"/>
        <w:left w:val="none" w:sz="0" w:space="0" w:color="auto"/>
        <w:bottom w:val="none" w:sz="0" w:space="0" w:color="auto"/>
        <w:right w:val="none" w:sz="0" w:space="0" w:color="auto"/>
      </w:divBdr>
    </w:div>
    <w:div w:id="1276057560">
      <w:bodyDiv w:val="1"/>
      <w:marLeft w:val="0"/>
      <w:marRight w:val="0"/>
      <w:marTop w:val="0"/>
      <w:marBottom w:val="0"/>
      <w:divBdr>
        <w:top w:val="none" w:sz="0" w:space="0" w:color="auto"/>
        <w:left w:val="none" w:sz="0" w:space="0" w:color="auto"/>
        <w:bottom w:val="none" w:sz="0" w:space="0" w:color="auto"/>
        <w:right w:val="none" w:sz="0" w:space="0" w:color="auto"/>
      </w:divBdr>
    </w:div>
    <w:div w:id="1277176526">
      <w:bodyDiv w:val="1"/>
      <w:marLeft w:val="0"/>
      <w:marRight w:val="0"/>
      <w:marTop w:val="0"/>
      <w:marBottom w:val="0"/>
      <w:divBdr>
        <w:top w:val="none" w:sz="0" w:space="0" w:color="auto"/>
        <w:left w:val="none" w:sz="0" w:space="0" w:color="auto"/>
        <w:bottom w:val="none" w:sz="0" w:space="0" w:color="auto"/>
        <w:right w:val="none" w:sz="0" w:space="0" w:color="auto"/>
      </w:divBdr>
    </w:div>
    <w:div w:id="1277636747">
      <w:bodyDiv w:val="1"/>
      <w:marLeft w:val="0"/>
      <w:marRight w:val="0"/>
      <w:marTop w:val="0"/>
      <w:marBottom w:val="0"/>
      <w:divBdr>
        <w:top w:val="none" w:sz="0" w:space="0" w:color="auto"/>
        <w:left w:val="none" w:sz="0" w:space="0" w:color="auto"/>
        <w:bottom w:val="none" w:sz="0" w:space="0" w:color="auto"/>
        <w:right w:val="none" w:sz="0" w:space="0" w:color="auto"/>
      </w:divBdr>
    </w:div>
    <w:div w:id="1278026655">
      <w:bodyDiv w:val="1"/>
      <w:marLeft w:val="0"/>
      <w:marRight w:val="0"/>
      <w:marTop w:val="0"/>
      <w:marBottom w:val="0"/>
      <w:divBdr>
        <w:top w:val="none" w:sz="0" w:space="0" w:color="auto"/>
        <w:left w:val="none" w:sz="0" w:space="0" w:color="auto"/>
        <w:bottom w:val="none" w:sz="0" w:space="0" w:color="auto"/>
        <w:right w:val="none" w:sz="0" w:space="0" w:color="auto"/>
      </w:divBdr>
    </w:div>
    <w:div w:id="1278223237">
      <w:bodyDiv w:val="1"/>
      <w:marLeft w:val="0"/>
      <w:marRight w:val="0"/>
      <w:marTop w:val="0"/>
      <w:marBottom w:val="0"/>
      <w:divBdr>
        <w:top w:val="none" w:sz="0" w:space="0" w:color="auto"/>
        <w:left w:val="none" w:sz="0" w:space="0" w:color="auto"/>
        <w:bottom w:val="none" w:sz="0" w:space="0" w:color="auto"/>
        <w:right w:val="none" w:sz="0" w:space="0" w:color="auto"/>
      </w:divBdr>
    </w:div>
    <w:div w:id="1280188818">
      <w:bodyDiv w:val="1"/>
      <w:marLeft w:val="0"/>
      <w:marRight w:val="0"/>
      <w:marTop w:val="0"/>
      <w:marBottom w:val="0"/>
      <w:divBdr>
        <w:top w:val="none" w:sz="0" w:space="0" w:color="auto"/>
        <w:left w:val="none" w:sz="0" w:space="0" w:color="auto"/>
        <w:bottom w:val="none" w:sz="0" w:space="0" w:color="auto"/>
        <w:right w:val="none" w:sz="0" w:space="0" w:color="auto"/>
      </w:divBdr>
    </w:div>
    <w:div w:id="1281259638">
      <w:bodyDiv w:val="1"/>
      <w:marLeft w:val="0"/>
      <w:marRight w:val="0"/>
      <w:marTop w:val="0"/>
      <w:marBottom w:val="0"/>
      <w:divBdr>
        <w:top w:val="none" w:sz="0" w:space="0" w:color="auto"/>
        <w:left w:val="none" w:sz="0" w:space="0" w:color="auto"/>
        <w:bottom w:val="none" w:sz="0" w:space="0" w:color="auto"/>
        <w:right w:val="none" w:sz="0" w:space="0" w:color="auto"/>
      </w:divBdr>
    </w:div>
    <w:div w:id="1281298012">
      <w:bodyDiv w:val="1"/>
      <w:marLeft w:val="0"/>
      <w:marRight w:val="0"/>
      <w:marTop w:val="0"/>
      <w:marBottom w:val="0"/>
      <w:divBdr>
        <w:top w:val="none" w:sz="0" w:space="0" w:color="auto"/>
        <w:left w:val="none" w:sz="0" w:space="0" w:color="auto"/>
        <w:bottom w:val="none" w:sz="0" w:space="0" w:color="auto"/>
        <w:right w:val="none" w:sz="0" w:space="0" w:color="auto"/>
      </w:divBdr>
    </w:div>
    <w:div w:id="1282421752">
      <w:bodyDiv w:val="1"/>
      <w:marLeft w:val="0"/>
      <w:marRight w:val="0"/>
      <w:marTop w:val="0"/>
      <w:marBottom w:val="0"/>
      <w:divBdr>
        <w:top w:val="none" w:sz="0" w:space="0" w:color="auto"/>
        <w:left w:val="none" w:sz="0" w:space="0" w:color="auto"/>
        <w:bottom w:val="none" w:sz="0" w:space="0" w:color="auto"/>
        <w:right w:val="none" w:sz="0" w:space="0" w:color="auto"/>
      </w:divBdr>
    </w:div>
    <w:div w:id="1282571611">
      <w:bodyDiv w:val="1"/>
      <w:marLeft w:val="0"/>
      <w:marRight w:val="0"/>
      <w:marTop w:val="0"/>
      <w:marBottom w:val="0"/>
      <w:divBdr>
        <w:top w:val="none" w:sz="0" w:space="0" w:color="auto"/>
        <w:left w:val="none" w:sz="0" w:space="0" w:color="auto"/>
        <w:bottom w:val="none" w:sz="0" w:space="0" w:color="auto"/>
        <w:right w:val="none" w:sz="0" w:space="0" w:color="auto"/>
      </w:divBdr>
    </w:div>
    <w:div w:id="1282608340">
      <w:bodyDiv w:val="1"/>
      <w:marLeft w:val="0"/>
      <w:marRight w:val="0"/>
      <w:marTop w:val="0"/>
      <w:marBottom w:val="0"/>
      <w:divBdr>
        <w:top w:val="none" w:sz="0" w:space="0" w:color="auto"/>
        <w:left w:val="none" w:sz="0" w:space="0" w:color="auto"/>
        <w:bottom w:val="none" w:sz="0" w:space="0" w:color="auto"/>
        <w:right w:val="none" w:sz="0" w:space="0" w:color="auto"/>
      </w:divBdr>
    </w:div>
    <w:div w:id="1282954358">
      <w:bodyDiv w:val="1"/>
      <w:marLeft w:val="0"/>
      <w:marRight w:val="0"/>
      <w:marTop w:val="0"/>
      <w:marBottom w:val="0"/>
      <w:divBdr>
        <w:top w:val="none" w:sz="0" w:space="0" w:color="auto"/>
        <w:left w:val="none" w:sz="0" w:space="0" w:color="auto"/>
        <w:bottom w:val="none" w:sz="0" w:space="0" w:color="auto"/>
        <w:right w:val="none" w:sz="0" w:space="0" w:color="auto"/>
      </w:divBdr>
    </w:div>
    <w:div w:id="1283069650">
      <w:bodyDiv w:val="1"/>
      <w:marLeft w:val="0"/>
      <w:marRight w:val="0"/>
      <w:marTop w:val="0"/>
      <w:marBottom w:val="0"/>
      <w:divBdr>
        <w:top w:val="none" w:sz="0" w:space="0" w:color="auto"/>
        <w:left w:val="none" w:sz="0" w:space="0" w:color="auto"/>
        <w:bottom w:val="none" w:sz="0" w:space="0" w:color="auto"/>
        <w:right w:val="none" w:sz="0" w:space="0" w:color="auto"/>
      </w:divBdr>
    </w:div>
    <w:div w:id="1283076741">
      <w:bodyDiv w:val="1"/>
      <w:marLeft w:val="0"/>
      <w:marRight w:val="0"/>
      <w:marTop w:val="0"/>
      <w:marBottom w:val="0"/>
      <w:divBdr>
        <w:top w:val="none" w:sz="0" w:space="0" w:color="auto"/>
        <w:left w:val="none" w:sz="0" w:space="0" w:color="auto"/>
        <w:bottom w:val="none" w:sz="0" w:space="0" w:color="auto"/>
        <w:right w:val="none" w:sz="0" w:space="0" w:color="auto"/>
      </w:divBdr>
    </w:div>
    <w:div w:id="1283346893">
      <w:bodyDiv w:val="1"/>
      <w:marLeft w:val="0"/>
      <w:marRight w:val="0"/>
      <w:marTop w:val="0"/>
      <w:marBottom w:val="0"/>
      <w:divBdr>
        <w:top w:val="none" w:sz="0" w:space="0" w:color="auto"/>
        <w:left w:val="none" w:sz="0" w:space="0" w:color="auto"/>
        <w:bottom w:val="none" w:sz="0" w:space="0" w:color="auto"/>
        <w:right w:val="none" w:sz="0" w:space="0" w:color="auto"/>
      </w:divBdr>
    </w:div>
    <w:div w:id="1283801887">
      <w:bodyDiv w:val="1"/>
      <w:marLeft w:val="0"/>
      <w:marRight w:val="0"/>
      <w:marTop w:val="0"/>
      <w:marBottom w:val="0"/>
      <w:divBdr>
        <w:top w:val="none" w:sz="0" w:space="0" w:color="auto"/>
        <w:left w:val="none" w:sz="0" w:space="0" w:color="auto"/>
        <w:bottom w:val="none" w:sz="0" w:space="0" w:color="auto"/>
        <w:right w:val="none" w:sz="0" w:space="0" w:color="auto"/>
      </w:divBdr>
    </w:div>
    <w:div w:id="1283851794">
      <w:bodyDiv w:val="1"/>
      <w:marLeft w:val="0"/>
      <w:marRight w:val="0"/>
      <w:marTop w:val="0"/>
      <w:marBottom w:val="0"/>
      <w:divBdr>
        <w:top w:val="none" w:sz="0" w:space="0" w:color="auto"/>
        <w:left w:val="none" w:sz="0" w:space="0" w:color="auto"/>
        <w:bottom w:val="none" w:sz="0" w:space="0" w:color="auto"/>
        <w:right w:val="none" w:sz="0" w:space="0" w:color="auto"/>
      </w:divBdr>
    </w:div>
    <w:div w:id="1283998233">
      <w:bodyDiv w:val="1"/>
      <w:marLeft w:val="0"/>
      <w:marRight w:val="0"/>
      <w:marTop w:val="0"/>
      <w:marBottom w:val="0"/>
      <w:divBdr>
        <w:top w:val="none" w:sz="0" w:space="0" w:color="auto"/>
        <w:left w:val="none" w:sz="0" w:space="0" w:color="auto"/>
        <w:bottom w:val="none" w:sz="0" w:space="0" w:color="auto"/>
        <w:right w:val="none" w:sz="0" w:space="0" w:color="auto"/>
      </w:divBdr>
    </w:div>
    <w:div w:id="1284074045">
      <w:bodyDiv w:val="1"/>
      <w:marLeft w:val="0"/>
      <w:marRight w:val="0"/>
      <w:marTop w:val="0"/>
      <w:marBottom w:val="0"/>
      <w:divBdr>
        <w:top w:val="none" w:sz="0" w:space="0" w:color="auto"/>
        <w:left w:val="none" w:sz="0" w:space="0" w:color="auto"/>
        <w:bottom w:val="none" w:sz="0" w:space="0" w:color="auto"/>
        <w:right w:val="none" w:sz="0" w:space="0" w:color="auto"/>
      </w:divBdr>
    </w:div>
    <w:div w:id="1284112568">
      <w:bodyDiv w:val="1"/>
      <w:marLeft w:val="0"/>
      <w:marRight w:val="0"/>
      <w:marTop w:val="0"/>
      <w:marBottom w:val="0"/>
      <w:divBdr>
        <w:top w:val="none" w:sz="0" w:space="0" w:color="auto"/>
        <w:left w:val="none" w:sz="0" w:space="0" w:color="auto"/>
        <w:bottom w:val="none" w:sz="0" w:space="0" w:color="auto"/>
        <w:right w:val="none" w:sz="0" w:space="0" w:color="auto"/>
      </w:divBdr>
    </w:div>
    <w:div w:id="1284842110">
      <w:bodyDiv w:val="1"/>
      <w:marLeft w:val="0"/>
      <w:marRight w:val="0"/>
      <w:marTop w:val="0"/>
      <w:marBottom w:val="0"/>
      <w:divBdr>
        <w:top w:val="none" w:sz="0" w:space="0" w:color="auto"/>
        <w:left w:val="none" w:sz="0" w:space="0" w:color="auto"/>
        <w:bottom w:val="none" w:sz="0" w:space="0" w:color="auto"/>
        <w:right w:val="none" w:sz="0" w:space="0" w:color="auto"/>
      </w:divBdr>
    </w:div>
    <w:div w:id="1285035373">
      <w:bodyDiv w:val="1"/>
      <w:marLeft w:val="0"/>
      <w:marRight w:val="0"/>
      <w:marTop w:val="0"/>
      <w:marBottom w:val="0"/>
      <w:divBdr>
        <w:top w:val="none" w:sz="0" w:space="0" w:color="auto"/>
        <w:left w:val="none" w:sz="0" w:space="0" w:color="auto"/>
        <w:bottom w:val="none" w:sz="0" w:space="0" w:color="auto"/>
        <w:right w:val="none" w:sz="0" w:space="0" w:color="auto"/>
      </w:divBdr>
    </w:div>
    <w:div w:id="1285114106">
      <w:bodyDiv w:val="1"/>
      <w:marLeft w:val="0"/>
      <w:marRight w:val="0"/>
      <w:marTop w:val="0"/>
      <w:marBottom w:val="0"/>
      <w:divBdr>
        <w:top w:val="none" w:sz="0" w:space="0" w:color="auto"/>
        <w:left w:val="none" w:sz="0" w:space="0" w:color="auto"/>
        <w:bottom w:val="none" w:sz="0" w:space="0" w:color="auto"/>
        <w:right w:val="none" w:sz="0" w:space="0" w:color="auto"/>
      </w:divBdr>
    </w:div>
    <w:div w:id="1286808218">
      <w:bodyDiv w:val="1"/>
      <w:marLeft w:val="0"/>
      <w:marRight w:val="0"/>
      <w:marTop w:val="0"/>
      <w:marBottom w:val="0"/>
      <w:divBdr>
        <w:top w:val="none" w:sz="0" w:space="0" w:color="auto"/>
        <w:left w:val="none" w:sz="0" w:space="0" w:color="auto"/>
        <w:bottom w:val="none" w:sz="0" w:space="0" w:color="auto"/>
        <w:right w:val="none" w:sz="0" w:space="0" w:color="auto"/>
      </w:divBdr>
    </w:div>
    <w:div w:id="1287004268">
      <w:bodyDiv w:val="1"/>
      <w:marLeft w:val="0"/>
      <w:marRight w:val="0"/>
      <w:marTop w:val="0"/>
      <w:marBottom w:val="0"/>
      <w:divBdr>
        <w:top w:val="none" w:sz="0" w:space="0" w:color="auto"/>
        <w:left w:val="none" w:sz="0" w:space="0" w:color="auto"/>
        <w:bottom w:val="none" w:sz="0" w:space="0" w:color="auto"/>
        <w:right w:val="none" w:sz="0" w:space="0" w:color="auto"/>
      </w:divBdr>
    </w:div>
    <w:div w:id="1287396515">
      <w:bodyDiv w:val="1"/>
      <w:marLeft w:val="0"/>
      <w:marRight w:val="0"/>
      <w:marTop w:val="0"/>
      <w:marBottom w:val="0"/>
      <w:divBdr>
        <w:top w:val="none" w:sz="0" w:space="0" w:color="auto"/>
        <w:left w:val="none" w:sz="0" w:space="0" w:color="auto"/>
        <w:bottom w:val="none" w:sz="0" w:space="0" w:color="auto"/>
        <w:right w:val="none" w:sz="0" w:space="0" w:color="auto"/>
      </w:divBdr>
    </w:div>
    <w:div w:id="1287589108">
      <w:bodyDiv w:val="1"/>
      <w:marLeft w:val="0"/>
      <w:marRight w:val="0"/>
      <w:marTop w:val="0"/>
      <w:marBottom w:val="0"/>
      <w:divBdr>
        <w:top w:val="none" w:sz="0" w:space="0" w:color="auto"/>
        <w:left w:val="none" w:sz="0" w:space="0" w:color="auto"/>
        <w:bottom w:val="none" w:sz="0" w:space="0" w:color="auto"/>
        <w:right w:val="none" w:sz="0" w:space="0" w:color="auto"/>
      </w:divBdr>
    </w:div>
    <w:div w:id="1288046849">
      <w:bodyDiv w:val="1"/>
      <w:marLeft w:val="0"/>
      <w:marRight w:val="0"/>
      <w:marTop w:val="0"/>
      <w:marBottom w:val="0"/>
      <w:divBdr>
        <w:top w:val="none" w:sz="0" w:space="0" w:color="auto"/>
        <w:left w:val="none" w:sz="0" w:space="0" w:color="auto"/>
        <w:bottom w:val="none" w:sz="0" w:space="0" w:color="auto"/>
        <w:right w:val="none" w:sz="0" w:space="0" w:color="auto"/>
      </w:divBdr>
    </w:div>
    <w:div w:id="1288514473">
      <w:bodyDiv w:val="1"/>
      <w:marLeft w:val="0"/>
      <w:marRight w:val="0"/>
      <w:marTop w:val="0"/>
      <w:marBottom w:val="0"/>
      <w:divBdr>
        <w:top w:val="none" w:sz="0" w:space="0" w:color="auto"/>
        <w:left w:val="none" w:sz="0" w:space="0" w:color="auto"/>
        <w:bottom w:val="none" w:sz="0" w:space="0" w:color="auto"/>
        <w:right w:val="none" w:sz="0" w:space="0" w:color="auto"/>
      </w:divBdr>
    </w:div>
    <w:div w:id="1289044086">
      <w:bodyDiv w:val="1"/>
      <w:marLeft w:val="0"/>
      <w:marRight w:val="0"/>
      <w:marTop w:val="0"/>
      <w:marBottom w:val="0"/>
      <w:divBdr>
        <w:top w:val="none" w:sz="0" w:space="0" w:color="auto"/>
        <w:left w:val="none" w:sz="0" w:space="0" w:color="auto"/>
        <w:bottom w:val="none" w:sz="0" w:space="0" w:color="auto"/>
        <w:right w:val="none" w:sz="0" w:space="0" w:color="auto"/>
      </w:divBdr>
    </w:div>
    <w:div w:id="1289386342">
      <w:bodyDiv w:val="1"/>
      <w:marLeft w:val="0"/>
      <w:marRight w:val="0"/>
      <w:marTop w:val="0"/>
      <w:marBottom w:val="0"/>
      <w:divBdr>
        <w:top w:val="none" w:sz="0" w:space="0" w:color="auto"/>
        <w:left w:val="none" w:sz="0" w:space="0" w:color="auto"/>
        <w:bottom w:val="none" w:sz="0" w:space="0" w:color="auto"/>
        <w:right w:val="none" w:sz="0" w:space="0" w:color="auto"/>
      </w:divBdr>
    </w:div>
    <w:div w:id="1289506729">
      <w:bodyDiv w:val="1"/>
      <w:marLeft w:val="0"/>
      <w:marRight w:val="0"/>
      <w:marTop w:val="0"/>
      <w:marBottom w:val="0"/>
      <w:divBdr>
        <w:top w:val="none" w:sz="0" w:space="0" w:color="auto"/>
        <w:left w:val="none" w:sz="0" w:space="0" w:color="auto"/>
        <w:bottom w:val="none" w:sz="0" w:space="0" w:color="auto"/>
        <w:right w:val="none" w:sz="0" w:space="0" w:color="auto"/>
      </w:divBdr>
    </w:div>
    <w:div w:id="1289896559">
      <w:bodyDiv w:val="1"/>
      <w:marLeft w:val="0"/>
      <w:marRight w:val="0"/>
      <w:marTop w:val="0"/>
      <w:marBottom w:val="0"/>
      <w:divBdr>
        <w:top w:val="none" w:sz="0" w:space="0" w:color="auto"/>
        <w:left w:val="none" w:sz="0" w:space="0" w:color="auto"/>
        <w:bottom w:val="none" w:sz="0" w:space="0" w:color="auto"/>
        <w:right w:val="none" w:sz="0" w:space="0" w:color="auto"/>
      </w:divBdr>
    </w:div>
    <w:div w:id="1290160362">
      <w:bodyDiv w:val="1"/>
      <w:marLeft w:val="0"/>
      <w:marRight w:val="0"/>
      <w:marTop w:val="0"/>
      <w:marBottom w:val="0"/>
      <w:divBdr>
        <w:top w:val="none" w:sz="0" w:space="0" w:color="auto"/>
        <w:left w:val="none" w:sz="0" w:space="0" w:color="auto"/>
        <w:bottom w:val="none" w:sz="0" w:space="0" w:color="auto"/>
        <w:right w:val="none" w:sz="0" w:space="0" w:color="auto"/>
      </w:divBdr>
    </w:div>
    <w:div w:id="1290940164">
      <w:bodyDiv w:val="1"/>
      <w:marLeft w:val="0"/>
      <w:marRight w:val="0"/>
      <w:marTop w:val="0"/>
      <w:marBottom w:val="0"/>
      <w:divBdr>
        <w:top w:val="none" w:sz="0" w:space="0" w:color="auto"/>
        <w:left w:val="none" w:sz="0" w:space="0" w:color="auto"/>
        <w:bottom w:val="none" w:sz="0" w:space="0" w:color="auto"/>
        <w:right w:val="none" w:sz="0" w:space="0" w:color="auto"/>
      </w:divBdr>
    </w:div>
    <w:div w:id="1291325251">
      <w:bodyDiv w:val="1"/>
      <w:marLeft w:val="0"/>
      <w:marRight w:val="0"/>
      <w:marTop w:val="0"/>
      <w:marBottom w:val="0"/>
      <w:divBdr>
        <w:top w:val="none" w:sz="0" w:space="0" w:color="auto"/>
        <w:left w:val="none" w:sz="0" w:space="0" w:color="auto"/>
        <w:bottom w:val="none" w:sz="0" w:space="0" w:color="auto"/>
        <w:right w:val="none" w:sz="0" w:space="0" w:color="auto"/>
      </w:divBdr>
    </w:div>
    <w:div w:id="1291741022">
      <w:bodyDiv w:val="1"/>
      <w:marLeft w:val="0"/>
      <w:marRight w:val="0"/>
      <w:marTop w:val="0"/>
      <w:marBottom w:val="0"/>
      <w:divBdr>
        <w:top w:val="none" w:sz="0" w:space="0" w:color="auto"/>
        <w:left w:val="none" w:sz="0" w:space="0" w:color="auto"/>
        <w:bottom w:val="none" w:sz="0" w:space="0" w:color="auto"/>
        <w:right w:val="none" w:sz="0" w:space="0" w:color="auto"/>
      </w:divBdr>
    </w:div>
    <w:div w:id="1291746700">
      <w:bodyDiv w:val="1"/>
      <w:marLeft w:val="0"/>
      <w:marRight w:val="0"/>
      <w:marTop w:val="0"/>
      <w:marBottom w:val="0"/>
      <w:divBdr>
        <w:top w:val="none" w:sz="0" w:space="0" w:color="auto"/>
        <w:left w:val="none" w:sz="0" w:space="0" w:color="auto"/>
        <w:bottom w:val="none" w:sz="0" w:space="0" w:color="auto"/>
        <w:right w:val="none" w:sz="0" w:space="0" w:color="auto"/>
      </w:divBdr>
    </w:div>
    <w:div w:id="1292783069">
      <w:bodyDiv w:val="1"/>
      <w:marLeft w:val="0"/>
      <w:marRight w:val="0"/>
      <w:marTop w:val="0"/>
      <w:marBottom w:val="0"/>
      <w:divBdr>
        <w:top w:val="none" w:sz="0" w:space="0" w:color="auto"/>
        <w:left w:val="none" w:sz="0" w:space="0" w:color="auto"/>
        <w:bottom w:val="none" w:sz="0" w:space="0" w:color="auto"/>
        <w:right w:val="none" w:sz="0" w:space="0" w:color="auto"/>
      </w:divBdr>
    </w:div>
    <w:div w:id="1293053210">
      <w:bodyDiv w:val="1"/>
      <w:marLeft w:val="0"/>
      <w:marRight w:val="0"/>
      <w:marTop w:val="0"/>
      <w:marBottom w:val="0"/>
      <w:divBdr>
        <w:top w:val="none" w:sz="0" w:space="0" w:color="auto"/>
        <w:left w:val="none" w:sz="0" w:space="0" w:color="auto"/>
        <w:bottom w:val="none" w:sz="0" w:space="0" w:color="auto"/>
        <w:right w:val="none" w:sz="0" w:space="0" w:color="auto"/>
      </w:divBdr>
    </w:div>
    <w:div w:id="1293705353">
      <w:bodyDiv w:val="1"/>
      <w:marLeft w:val="0"/>
      <w:marRight w:val="0"/>
      <w:marTop w:val="0"/>
      <w:marBottom w:val="0"/>
      <w:divBdr>
        <w:top w:val="none" w:sz="0" w:space="0" w:color="auto"/>
        <w:left w:val="none" w:sz="0" w:space="0" w:color="auto"/>
        <w:bottom w:val="none" w:sz="0" w:space="0" w:color="auto"/>
        <w:right w:val="none" w:sz="0" w:space="0" w:color="auto"/>
      </w:divBdr>
    </w:div>
    <w:div w:id="1294096762">
      <w:bodyDiv w:val="1"/>
      <w:marLeft w:val="0"/>
      <w:marRight w:val="0"/>
      <w:marTop w:val="0"/>
      <w:marBottom w:val="0"/>
      <w:divBdr>
        <w:top w:val="none" w:sz="0" w:space="0" w:color="auto"/>
        <w:left w:val="none" w:sz="0" w:space="0" w:color="auto"/>
        <w:bottom w:val="none" w:sz="0" w:space="0" w:color="auto"/>
        <w:right w:val="none" w:sz="0" w:space="0" w:color="auto"/>
      </w:divBdr>
    </w:div>
    <w:div w:id="1294946366">
      <w:bodyDiv w:val="1"/>
      <w:marLeft w:val="0"/>
      <w:marRight w:val="0"/>
      <w:marTop w:val="0"/>
      <w:marBottom w:val="0"/>
      <w:divBdr>
        <w:top w:val="none" w:sz="0" w:space="0" w:color="auto"/>
        <w:left w:val="none" w:sz="0" w:space="0" w:color="auto"/>
        <w:bottom w:val="none" w:sz="0" w:space="0" w:color="auto"/>
        <w:right w:val="none" w:sz="0" w:space="0" w:color="auto"/>
      </w:divBdr>
    </w:div>
    <w:div w:id="1295677253">
      <w:bodyDiv w:val="1"/>
      <w:marLeft w:val="0"/>
      <w:marRight w:val="0"/>
      <w:marTop w:val="0"/>
      <w:marBottom w:val="0"/>
      <w:divBdr>
        <w:top w:val="none" w:sz="0" w:space="0" w:color="auto"/>
        <w:left w:val="none" w:sz="0" w:space="0" w:color="auto"/>
        <w:bottom w:val="none" w:sz="0" w:space="0" w:color="auto"/>
        <w:right w:val="none" w:sz="0" w:space="0" w:color="auto"/>
      </w:divBdr>
    </w:div>
    <w:div w:id="1295718206">
      <w:bodyDiv w:val="1"/>
      <w:marLeft w:val="0"/>
      <w:marRight w:val="0"/>
      <w:marTop w:val="0"/>
      <w:marBottom w:val="0"/>
      <w:divBdr>
        <w:top w:val="none" w:sz="0" w:space="0" w:color="auto"/>
        <w:left w:val="none" w:sz="0" w:space="0" w:color="auto"/>
        <w:bottom w:val="none" w:sz="0" w:space="0" w:color="auto"/>
        <w:right w:val="none" w:sz="0" w:space="0" w:color="auto"/>
      </w:divBdr>
    </w:div>
    <w:div w:id="1295793233">
      <w:bodyDiv w:val="1"/>
      <w:marLeft w:val="0"/>
      <w:marRight w:val="0"/>
      <w:marTop w:val="0"/>
      <w:marBottom w:val="0"/>
      <w:divBdr>
        <w:top w:val="none" w:sz="0" w:space="0" w:color="auto"/>
        <w:left w:val="none" w:sz="0" w:space="0" w:color="auto"/>
        <w:bottom w:val="none" w:sz="0" w:space="0" w:color="auto"/>
        <w:right w:val="none" w:sz="0" w:space="0" w:color="auto"/>
      </w:divBdr>
    </w:div>
    <w:div w:id="1295989536">
      <w:bodyDiv w:val="1"/>
      <w:marLeft w:val="0"/>
      <w:marRight w:val="0"/>
      <w:marTop w:val="0"/>
      <w:marBottom w:val="0"/>
      <w:divBdr>
        <w:top w:val="none" w:sz="0" w:space="0" w:color="auto"/>
        <w:left w:val="none" w:sz="0" w:space="0" w:color="auto"/>
        <w:bottom w:val="none" w:sz="0" w:space="0" w:color="auto"/>
        <w:right w:val="none" w:sz="0" w:space="0" w:color="auto"/>
      </w:divBdr>
    </w:div>
    <w:div w:id="1296058504">
      <w:bodyDiv w:val="1"/>
      <w:marLeft w:val="0"/>
      <w:marRight w:val="0"/>
      <w:marTop w:val="0"/>
      <w:marBottom w:val="0"/>
      <w:divBdr>
        <w:top w:val="none" w:sz="0" w:space="0" w:color="auto"/>
        <w:left w:val="none" w:sz="0" w:space="0" w:color="auto"/>
        <w:bottom w:val="none" w:sz="0" w:space="0" w:color="auto"/>
        <w:right w:val="none" w:sz="0" w:space="0" w:color="auto"/>
      </w:divBdr>
    </w:div>
    <w:div w:id="1296570118">
      <w:bodyDiv w:val="1"/>
      <w:marLeft w:val="0"/>
      <w:marRight w:val="0"/>
      <w:marTop w:val="0"/>
      <w:marBottom w:val="0"/>
      <w:divBdr>
        <w:top w:val="none" w:sz="0" w:space="0" w:color="auto"/>
        <w:left w:val="none" w:sz="0" w:space="0" w:color="auto"/>
        <w:bottom w:val="none" w:sz="0" w:space="0" w:color="auto"/>
        <w:right w:val="none" w:sz="0" w:space="0" w:color="auto"/>
      </w:divBdr>
    </w:div>
    <w:div w:id="1296909151">
      <w:bodyDiv w:val="1"/>
      <w:marLeft w:val="0"/>
      <w:marRight w:val="0"/>
      <w:marTop w:val="0"/>
      <w:marBottom w:val="0"/>
      <w:divBdr>
        <w:top w:val="none" w:sz="0" w:space="0" w:color="auto"/>
        <w:left w:val="none" w:sz="0" w:space="0" w:color="auto"/>
        <w:bottom w:val="none" w:sz="0" w:space="0" w:color="auto"/>
        <w:right w:val="none" w:sz="0" w:space="0" w:color="auto"/>
      </w:divBdr>
    </w:div>
    <w:div w:id="1297107764">
      <w:bodyDiv w:val="1"/>
      <w:marLeft w:val="0"/>
      <w:marRight w:val="0"/>
      <w:marTop w:val="0"/>
      <w:marBottom w:val="0"/>
      <w:divBdr>
        <w:top w:val="none" w:sz="0" w:space="0" w:color="auto"/>
        <w:left w:val="none" w:sz="0" w:space="0" w:color="auto"/>
        <w:bottom w:val="none" w:sz="0" w:space="0" w:color="auto"/>
        <w:right w:val="none" w:sz="0" w:space="0" w:color="auto"/>
      </w:divBdr>
    </w:div>
    <w:div w:id="1298292864">
      <w:bodyDiv w:val="1"/>
      <w:marLeft w:val="0"/>
      <w:marRight w:val="0"/>
      <w:marTop w:val="0"/>
      <w:marBottom w:val="0"/>
      <w:divBdr>
        <w:top w:val="none" w:sz="0" w:space="0" w:color="auto"/>
        <w:left w:val="none" w:sz="0" w:space="0" w:color="auto"/>
        <w:bottom w:val="none" w:sz="0" w:space="0" w:color="auto"/>
        <w:right w:val="none" w:sz="0" w:space="0" w:color="auto"/>
      </w:divBdr>
    </w:div>
    <w:div w:id="1298759531">
      <w:bodyDiv w:val="1"/>
      <w:marLeft w:val="0"/>
      <w:marRight w:val="0"/>
      <w:marTop w:val="0"/>
      <w:marBottom w:val="0"/>
      <w:divBdr>
        <w:top w:val="none" w:sz="0" w:space="0" w:color="auto"/>
        <w:left w:val="none" w:sz="0" w:space="0" w:color="auto"/>
        <w:bottom w:val="none" w:sz="0" w:space="0" w:color="auto"/>
        <w:right w:val="none" w:sz="0" w:space="0" w:color="auto"/>
      </w:divBdr>
    </w:div>
    <w:div w:id="1300915575">
      <w:bodyDiv w:val="1"/>
      <w:marLeft w:val="0"/>
      <w:marRight w:val="0"/>
      <w:marTop w:val="0"/>
      <w:marBottom w:val="0"/>
      <w:divBdr>
        <w:top w:val="none" w:sz="0" w:space="0" w:color="auto"/>
        <w:left w:val="none" w:sz="0" w:space="0" w:color="auto"/>
        <w:bottom w:val="none" w:sz="0" w:space="0" w:color="auto"/>
        <w:right w:val="none" w:sz="0" w:space="0" w:color="auto"/>
      </w:divBdr>
    </w:div>
    <w:div w:id="1301152436">
      <w:bodyDiv w:val="1"/>
      <w:marLeft w:val="0"/>
      <w:marRight w:val="0"/>
      <w:marTop w:val="0"/>
      <w:marBottom w:val="0"/>
      <w:divBdr>
        <w:top w:val="none" w:sz="0" w:space="0" w:color="auto"/>
        <w:left w:val="none" w:sz="0" w:space="0" w:color="auto"/>
        <w:bottom w:val="none" w:sz="0" w:space="0" w:color="auto"/>
        <w:right w:val="none" w:sz="0" w:space="0" w:color="auto"/>
      </w:divBdr>
    </w:div>
    <w:div w:id="1302418185">
      <w:bodyDiv w:val="1"/>
      <w:marLeft w:val="0"/>
      <w:marRight w:val="0"/>
      <w:marTop w:val="0"/>
      <w:marBottom w:val="0"/>
      <w:divBdr>
        <w:top w:val="none" w:sz="0" w:space="0" w:color="auto"/>
        <w:left w:val="none" w:sz="0" w:space="0" w:color="auto"/>
        <w:bottom w:val="none" w:sz="0" w:space="0" w:color="auto"/>
        <w:right w:val="none" w:sz="0" w:space="0" w:color="auto"/>
      </w:divBdr>
    </w:div>
    <w:div w:id="1302880560">
      <w:bodyDiv w:val="1"/>
      <w:marLeft w:val="0"/>
      <w:marRight w:val="0"/>
      <w:marTop w:val="0"/>
      <w:marBottom w:val="0"/>
      <w:divBdr>
        <w:top w:val="none" w:sz="0" w:space="0" w:color="auto"/>
        <w:left w:val="none" w:sz="0" w:space="0" w:color="auto"/>
        <w:bottom w:val="none" w:sz="0" w:space="0" w:color="auto"/>
        <w:right w:val="none" w:sz="0" w:space="0" w:color="auto"/>
      </w:divBdr>
    </w:div>
    <w:div w:id="1302999608">
      <w:bodyDiv w:val="1"/>
      <w:marLeft w:val="0"/>
      <w:marRight w:val="0"/>
      <w:marTop w:val="0"/>
      <w:marBottom w:val="0"/>
      <w:divBdr>
        <w:top w:val="none" w:sz="0" w:space="0" w:color="auto"/>
        <w:left w:val="none" w:sz="0" w:space="0" w:color="auto"/>
        <w:bottom w:val="none" w:sz="0" w:space="0" w:color="auto"/>
        <w:right w:val="none" w:sz="0" w:space="0" w:color="auto"/>
      </w:divBdr>
    </w:div>
    <w:div w:id="1303077025">
      <w:bodyDiv w:val="1"/>
      <w:marLeft w:val="0"/>
      <w:marRight w:val="0"/>
      <w:marTop w:val="0"/>
      <w:marBottom w:val="0"/>
      <w:divBdr>
        <w:top w:val="none" w:sz="0" w:space="0" w:color="auto"/>
        <w:left w:val="none" w:sz="0" w:space="0" w:color="auto"/>
        <w:bottom w:val="none" w:sz="0" w:space="0" w:color="auto"/>
        <w:right w:val="none" w:sz="0" w:space="0" w:color="auto"/>
      </w:divBdr>
    </w:div>
    <w:div w:id="1303192579">
      <w:bodyDiv w:val="1"/>
      <w:marLeft w:val="0"/>
      <w:marRight w:val="0"/>
      <w:marTop w:val="0"/>
      <w:marBottom w:val="0"/>
      <w:divBdr>
        <w:top w:val="none" w:sz="0" w:space="0" w:color="auto"/>
        <w:left w:val="none" w:sz="0" w:space="0" w:color="auto"/>
        <w:bottom w:val="none" w:sz="0" w:space="0" w:color="auto"/>
        <w:right w:val="none" w:sz="0" w:space="0" w:color="auto"/>
      </w:divBdr>
    </w:div>
    <w:div w:id="1303730344">
      <w:bodyDiv w:val="1"/>
      <w:marLeft w:val="0"/>
      <w:marRight w:val="0"/>
      <w:marTop w:val="0"/>
      <w:marBottom w:val="0"/>
      <w:divBdr>
        <w:top w:val="none" w:sz="0" w:space="0" w:color="auto"/>
        <w:left w:val="none" w:sz="0" w:space="0" w:color="auto"/>
        <w:bottom w:val="none" w:sz="0" w:space="0" w:color="auto"/>
        <w:right w:val="none" w:sz="0" w:space="0" w:color="auto"/>
      </w:divBdr>
    </w:div>
    <w:div w:id="1304458842">
      <w:bodyDiv w:val="1"/>
      <w:marLeft w:val="0"/>
      <w:marRight w:val="0"/>
      <w:marTop w:val="0"/>
      <w:marBottom w:val="0"/>
      <w:divBdr>
        <w:top w:val="none" w:sz="0" w:space="0" w:color="auto"/>
        <w:left w:val="none" w:sz="0" w:space="0" w:color="auto"/>
        <w:bottom w:val="none" w:sz="0" w:space="0" w:color="auto"/>
        <w:right w:val="none" w:sz="0" w:space="0" w:color="auto"/>
      </w:divBdr>
    </w:div>
    <w:div w:id="1305701636">
      <w:bodyDiv w:val="1"/>
      <w:marLeft w:val="0"/>
      <w:marRight w:val="0"/>
      <w:marTop w:val="0"/>
      <w:marBottom w:val="0"/>
      <w:divBdr>
        <w:top w:val="none" w:sz="0" w:space="0" w:color="auto"/>
        <w:left w:val="none" w:sz="0" w:space="0" w:color="auto"/>
        <w:bottom w:val="none" w:sz="0" w:space="0" w:color="auto"/>
        <w:right w:val="none" w:sz="0" w:space="0" w:color="auto"/>
      </w:divBdr>
    </w:div>
    <w:div w:id="1305741186">
      <w:bodyDiv w:val="1"/>
      <w:marLeft w:val="0"/>
      <w:marRight w:val="0"/>
      <w:marTop w:val="0"/>
      <w:marBottom w:val="0"/>
      <w:divBdr>
        <w:top w:val="none" w:sz="0" w:space="0" w:color="auto"/>
        <w:left w:val="none" w:sz="0" w:space="0" w:color="auto"/>
        <w:bottom w:val="none" w:sz="0" w:space="0" w:color="auto"/>
        <w:right w:val="none" w:sz="0" w:space="0" w:color="auto"/>
      </w:divBdr>
    </w:div>
    <w:div w:id="1307009367">
      <w:bodyDiv w:val="1"/>
      <w:marLeft w:val="0"/>
      <w:marRight w:val="0"/>
      <w:marTop w:val="0"/>
      <w:marBottom w:val="0"/>
      <w:divBdr>
        <w:top w:val="none" w:sz="0" w:space="0" w:color="auto"/>
        <w:left w:val="none" w:sz="0" w:space="0" w:color="auto"/>
        <w:bottom w:val="none" w:sz="0" w:space="0" w:color="auto"/>
        <w:right w:val="none" w:sz="0" w:space="0" w:color="auto"/>
      </w:divBdr>
    </w:div>
    <w:div w:id="1307397192">
      <w:bodyDiv w:val="1"/>
      <w:marLeft w:val="0"/>
      <w:marRight w:val="0"/>
      <w:marTop w:val="0"/>
      <w:marBottom w:val="0"/>
      <w:divBdr>
        <w:top w:val="none" w:sz="0" w:space="0" w:color="auto"/>
        <w:left w:val="none" w:sz="0" w:space="0" w:color="auto"/>
        <w:bottom w:val="none" w:sz="0" w:space="0" w:color="auto"/>
        <w:right w:val="none" w:sz="0" w:space="0" w:color="auto"/>
      </w:divBdr>
    </w:div>
    <w:div w:id="1307664134">
      <w:bodyDiv w:val="1"/>
      <w:marLeft w:val="0"/>
      <w:marRight w:val="0"/>
      <w:marTop w:val="0"/>
      <w:marBottom w:val="0"/>
      <w:divBdr>
        <w:top w:val="none" w:sz="0" w:space="0" w:color="auto"/>
        <w:left w:val="none" w:sz="0" w:space="0" w:color="auto"/>
        <w:bottom w:val="none" w:sz="0" w:space="0" w:color="auto"/>
        <w:right w:val="none" w:sz="0" w:space="0" w:color="auto"/>
      </w:divBdr>
    </w:div>
    <w:div w:id="1307854167">
      <w:bodyDiv w:val="1"/>
      <w:marLeft w:val="0"/>
      <w:marRight w:val="0"/>
      <w:marTop w:val="0"/>
      <w:marBottom w:val="0"/>
      <w:divBdr>
        <w:top w:val="none" w:sz="0" w:space="0" w:color="auto"/>
        <w:left w:val="none" w:sz="0" w:space="0" w:color="auto"/>
        <w:bottom w:val="none" w:sz="0" w:space="0" w:color="auto"/>
        <w:right w:val="none" w:sz="0" w:space="0" w:color="auto"/>
      </w:divBdr>
    </w:div>
    <w:div w:id="1308053069">
      <w:bodyDiv w:val="1"/>
      <w:marLeft w:val="0"/>
      <w:marRight w:val="0"/>
      <w:marTop w:val="0"/>
      <w:marBottom w:val="0"/>
      <w:divBdr>
        <w:top w:val="none" w:sz="0" w:space="0" w:color="auto"/>
        <w:left w:val="none" w:sz="0" w:space="0" w:color="auto"/>
        <w:bottom w:val="none" w:sz="0" w:space="0" w:color="auto"/>
        <w:right w:val="none" w:sz="0" w:space="0" w:color="auto"/>
      </w:divBdr>
    </w:div>
    <w:div w:id="1308167714">
      <w:bodyDiv w:val="1"/>
      <w:marLeft w:val="0"/>
      <w:marRight w:val="0"/>
      <w:marTop w:val="0"/>
      <w:marBottom w:val="0"/>
      <w:divBdr>
        <w:top w:val="none" w:sz="0" w:space="0" w:color="auto"/>
        <w:left w:val="none" w:sz="0" w:space="0" w:color="auto"/>
        <w:bottom w:val="none" w:sz="0" w:space="0" w:color="auto"/>
        <w:right w:val="none" w:sz="0" w:space="0" w:color="auto"/>
      </w:divBdr>
    </w:div>
    <w:div w:id="1308246750">
      <w:bodyDiv w:val="1"/>
      <w:marLeft w:val="0"/>
      <w:marRight w:val="0"/>
      <w:marTop w:val="0"/>
      <w:marBottom w:val="0"/>
      <w:divBdr>
        <w:top w:val="none" w:sz="0" w:space="0" w:color="auto"/>
        <w:left w:val="none" w:sz="0" w:space="0" w:color="auto"/>
        <w:bottom w:val="none" w:sz="0" w:space="0" w:color="auto"/>
        <w:right w:val="none" w:sz="0" w:space="0" w:color="auto"/>
      </w:divBdr>
    </w:div>
    <w:div w:id="1308902588">
      <w:bodyDiv w:val="1"/>
      <w:marLeft w:val="0"/>
      <w:marRight w:val="0"/>
      <w:marTop w:val="0"/>
      <w:marBottom w:val="0"/>
      <w:divBdr>
        <w:top w:val="none" w:sz="0" w:space="0" w:color="auto"/>
        <w:left w:val="none" w:sz="0" w:space="0" w:color="auto"/>
        <w:bottom w:val="none" w:sz="0" w:space="0" w:color="auto"/>
        <w:right w:val="none" w:sz="0" w:space="0" w:color="auto"/>
      </w:divBdr>
    </w:div>
    <w:div w:id="1309044911">
      <w:bodyDiv w:val="1"/>
      <w:marLeft w:val="0"/>
      <w:marRight w:val="0"/>
      <w:marTop w:val="0"/>
      <w:marBottom w:val="0"/>
      <w:divBdr>
        <w:top w:val="none" w:sz="0" w:space="0" w:color="auto"/>
        <w:left w:val="none" w:sz="0" w:space="0" w:color="auto"/>
        <w:bottom w:val="none" w:sz="0" w:space="0" w:color="auto"/>
        <w:right w:val="none" w:sz="0" w:space="0" w:color="auto"/>
      </w:divBdr>
    </w:div>
    <w:div w:id="1309283311">
      <w:bodyDiv w:val="1"/>
      <w:marLeft w:val="0"/>
      <w:marRight w:val="0"/>
      <w:marTop w:val="0"/>
      <w:marBottom w:val="0"/>
      <w:divBdr>
        <w:top w:val="none" w:sz="0" w:space="0" w:color="auto"/>
        <w:left w:val="none" w:sz="0" w:space="0" w:color="auto"/>
        <w:bottom w:val="none" w:sz="0" w:space="0" w:color="auto"/>
        <w:right w:val="none" w:sz="0" w:space="0" w:color="auto"/>
      </w:divBdr>
    </w:div>
    <w:div w:id="1309283708">
      <w:bodyDiv w:val="1"/>
      <w:marLeft w:val="0"/>
      <w:marRight w:val="0"/>
      <w:marTop w:val="0"/>
      <w:marBottom w:val="0"/>
      <w:divBdr>
        <w:top w:val="none" w:sz="0" w:space="0" w:color="auto"/>
        <w:left w:val="none" w:sz="0" w:space="0" w:color="auto"/>
        <w:bottom w:val="none" w:sz="0" w:space="0" w:color="auto"/>
        <w:right w:val="none" w:sz="0" w:space="0" w:color="auto"/>
      </w:divBdr>
    </w:div>
    <w:div w:id="1309288493">
      <w:bodyDiv w:val="1"/>
      <w:marLeft w:val="0"/>
      <w:marRight w:val="0"/>
      <w:marTop w:val="0"/>
      <w:marBottom w:val="0"/>
      <w:divBdr>
        <w:top w:val="none" w:sz="0" w:space="0" w:color="auto"/>
        <w:left w:val="none" w:sz="0" w:space="0" w:color="auto"/>
        <w:bottom w:val="none" w:sz="0" w:space="0" w:color="auto"/>
        <w:right w:val="none" w:sz="0" w:space="0" w:color="auto"/>
      </w:divBdr>
    </w:div>
    <w:div w:id="1309897777">
      <w:bodyDiv w:val="1"/>
      <w:marLeft w:val="0"/>
      <w:marRight w:val="0"/>
      <w:marTop w:val="0"/>
      <w:marBottom w:val="0"/>
      <w:divBdr>
        <w:top w:val="none" w:sz="0" w:space="0" w:color="auto"/>
        <w:left w:val="none" w:sz="0" w:space="0" w:color="auto"/>
        <w:bottom w:val="none" w:sz="0" w:space="0" w:color="auto"/>
        <w:right w:val="none" w:sz="0" w:space="0" w:color="auto"/>
      </w:divBdr>
    </w:div>
    <w:div w:id="1313412978">
      <w:bodyDiv w:val="1"/>
      <w:marLeft w:val="0"/>
      <w:marRight w:val="0"/>
      <w:marTop w:val="0"/>
      <w:marBottom w:val="0"/>
      <w:divBdr>
        <w:top w:val="none" w:sz="0" w:space="0" w:color="auto"/>
        <w:left w:val="none" w:sz="0" w:space="0" w:color="auto"/>
        <w:bottom w:val="none" w:sz="0" w:space="0" w:color="auto"/>
        <w:right w:val="none" w:sz="0" w:space="0" w:color="auto"/>
      </w:divBdr>
    </w:div>
    <w:div w:id="1313749499">
      <w:bodyDiv w:val="1"/>
      <w:marLeft w:val="0"/>
      <w:marRight w:val="0"/>
      <w:marTop w:val="0"/>
      <w:marBottom w:val="0"/>
      <w:divBdr>
        <w:top w:val="none" w:sz="0" w:space="0" w:color="auto"/>
        <w:left w:val="none" w:sz="0" w:space="0" w:color="auto"/>
        <w:bottom w:val="none" w:sz="0" w:space="0" w:color="auto"/>
        <w:right w:val="none" w:sz="0" w:space="0" w:color="auto"/>
      </w:divBdr>
    </w:div>
    <w:div w:id="1314069121">
      <w:bodyDiv w:val="1"/>
      <w:marLeft w:val="0"/>
      <w:marRight w:val="0"/>
      <w:marTop w:val="0"/>
      <w:marBottom w:val="0"/>
      <w:divBdr>
        <w:top w:val="none" w:sz="0" w:space="0" w:color="auto"/>
        <w:left w:val="none" w:sz="0" w:space="0" w:color="auto"/>
        <w:bottom w:val="none" w:sz="0" w:space="0" w:color="auto"/>
        <w:right w:val="none" w:sz="0" w:space="0" w:color="auto"/>
      </w:divBdr>
    </w:div>
    <w:div w:id="1314680958">
      <w:bodyDiv w:val="1"/>
      <w:marLeft w:val="0"/>
      <w:marRight w:val="0"/>
      <w:marTop w:val="0"/>
      <w:marBottom w:val="0"/>
      <w:divBdr>
        <w:top w:val="none" w:sz="0" w:space="0" w:color="auto"/>
        <w:left w:val="none" w:sz="0" w:space="0" w:color="auto"/>
        <w:bottom w:val="none" w:sz="0" w:space="0" w:color="auto"/>
        <w:right w:val="none" w:sz="0" w:space="0" w:color="auto"/>
      </w:divBdr>
    </w:div>
    <w:div w:id="1315379320">
      <w:bodyDiv w:val="1"/>
      <w:marLeft w:val="0"/>
      <w:marRight w:val="0"/>
      <w:marTop w:val="0"/>
      <w:marBottom w:val="0"/>
      <w:divBdr>
        <w:top w:val="none" w:sz="0" w:space="0" w:color="auto"/>
        <w:left w:val="none" w:sz="0" w:space="0" w:color="auto"/>
        <w:bottom w:val="none" w:sz="0" w:space="0" w:color="auto"/>
        <w:right w:val="none" w:sz="0" w:space="0" w:color="auto"/>
      </w:divBdr>
    </w:div>
    <w:div w:id="1315527879">
      <w:bodyDiv w:val="1"/>
      <w:marLeft w:val="0"/>
      <w:marRight w:val="0"/>
      <w:marTop w:val="0"/>
      <w:marBottom w:val="0"/>
      <w:divBdr>
        <w:top w:val="none" w:sz="0" w:space="0" w:color="auto"/>
        <w:left w:val="none" w:sz="0" w:space="0" w:color="auto"/>
        <w:bottom w:val="none" w:sz="0" w:space="0" w:color="auto"/>
        <w:right w:val="none" w:sz="0" w:space="0" w:color="auto"/>
      </w:divBdr>
    </w:div>
    <w:div w:id="1316225443">
      <w:bodyDiv w:val="1"/>
      <w:marLeft w:val="0"/>
      <w:marRight w:val="0"/>
      <w:marTop w:val="0"/>
      <w:marBottom w:val="0"/>
      <w:divBdr>
        <w:top w:val="none" w:sz="0" w:space="0" w:color="auto"/>
        <w:left w:val="none" w:sz="0" w:space="0" w:color="auto"/>
        <w:bottom w:val="none" w:sz="0" w:space="0" w:color="auto"/>
        <w:right w:val="none" w:sz="0" w:space="0" w:color="auto"/>
      </w:divBdr>
    </w:div>
    <w:div w:id="1316643734">
      <w:bodyDiv w:val="1"/>
      <w:marLeft w:val="0"/>
      <w:marRight w:val="0"/>
      <w:marTop w:val="0"/>
      <w:marBottom w:val="0"/>
      <w:divBdr>
        <w:top w:val="none" w:sz="0" w:space="0" w:color="auto"/>
        <w:left w:val="none" w:sz="0" w:space="0" w:color="auto"/>
        <w:bottom w:val="none" w:sz="0" w:space="0" w:color="auto"/>
        <w:right w:val="none" w:sz="0" w:space="0" w:color="auto"/>
      </w:divBdr>
    </w:div>
    <w:div w:id="1317101146">
      <w:bodyDiv w:val="1"/>
      <w:marLeft w:val="0"/>
      <w:marRight w:val="0"/>
      <w:marTop w:val="0"/>
      <w:marBottom w:val="0"/>
      <w:divBdr>
        <w:top w:val="none" w:sz="0" w:space="0" w:color="auto"/>
        <w:left w:val="none" w:sz="0" w:space="0" w:color="auto"/>
        <w:bottom w:val="none" w:sz="0" w:space="0" w:color="auto"/>
        <w:right w:val="none" w:sz="0" w:space="0" w:color="auto"/>
      </w:divBdr>
    </w:div>
    <w:div w:id="1317107425">
      <w:bodyDiv w:val="1"/>
      <w:marLeft w:val="0"/>
      <w:marRight w:val="0"/>
      <w:marTop w:val="0"/>
      <w:marBottom w:val="0"/>
      <w:divBdr>
        <w:top w:val="none" w:sz="0" w:space="0" w:color="auto"/>
        <w:left w:val="none" w:sz="0" w:space="0" w:color="auto"/>
        <w:bottom w:val="none" w:sz="0" w:space="0" w:color="auto"/>
        <w:right w:val="none" w:sz="0" w:space="0" w:color="auto"/>
      </w:divBdr>
    </w:div>
    <w:div w:id="1317997321">
      <w:bodyDiv w:val="1"/>
      <w:marLeft w:val="0"/>
      <w:marRight w:val="0"/>
      <w:marTop w:val="0"/>
      <w:marBottom w:val="0"/>
      <w:divBdr>
        <w:top w:val="none" w:sz="0" w:space="0" w:color="auto"/>
        <w:left w:val="none" w:sz="0" w:space="0" w:color="auto"/>
        <w:bottom w:val="none" w:sz="0" w:space="0" w:color="auto"/>
        <w:right w:val="none" w:sz="0" w:space="0" w:color="auto"/>
      </w:divBdr>
    </w:div>
    <w:div w:id="1318069189">
      <w:bodyDiv w:val="1"/>
      <w:marLeft w:val="0"/>
      <w:marRight w:val="0"/>
      <w:marTop w:val="0"/>
      <w:marBottom w:val="0"/>
      <w:divBdr>
        <w:top w:val="none" w:sz="0" w:space="0" w:color="auto"/>
        <w:left w:val="none" w:sz="0" w:space="0" w:color="auto"/>
        <w:bottom w:val="none" w:sz="0" w:space="0" w:color="auto"/>
        <w:right w:val="none" w:sz="0" w:space="0" w:color="auto"/>
      </w:divBdr>
    </w:div>
    <w:div w:id="1319722550">
      <w:bodyDiv w:val="1"/>
      <w:marLeft w:val="0"/>
      <w:marRight w:val="0"/>
      <w:marTop w:val="0"/>
      <w:marBottom w:val="0"/>
      <w:divBdr>
        <w:top w:val="none" w:sz="0" w:space="0" w:color="auto"/>
        <w:left w:val="none" w:sz="0" w:space="0" w:color="auto"/>
        <w:bottom w:val="none" w:sz="0" w:space="0" w:color="auto"/>
        <w:right w:val="none" w:sz="0" w:space="0" w:color="auto"/>
      </w:divBdr>
    </w:div>
    <w:div w:id="1320963035">
      <w:bodyDiv w:val="1"/>
      <w:marLeft w:val="0"/>
      <w:marRight w:val="0"/>
      <w:marTop w:val="0"/>
      <w:marBottom w:val="0"/>
      <w:divBdr>
        <w:top w:val="none" w:sz="0" w:space="0" w:color="auto"/>
        <w:left w:val="none" w:sz="0" w:space="0" w:color="auto"/>
        <w:bottom w:val="none" w:sz="0" w:space="0" w:color="auto"/>
        <w:right w:val="none" w:sz="0" w:space="0" w:color="auto"/>
      </w:divBdr>
    </w:div>
    <w:div w:id="1321033121">
      <w:bodyDiv w:val="1"/>
      <w:marLeft w:val="0"/>
      <w:marRight w:val="0"/>
      <w:marTop w:val="0"/>
      <w:marBottom w:val="0"/>
      <w:divBdr>
        <w:top w:val="none" w:sz="0" w:space="0" w:color="auto"/>
        <w:left w:val="none" w:sz="0" w:space="0" w:color="auto"/>
        <w:bottom w:val="none" w:sz="0" w:space="0" w:color="auto"/>
        <w:right w:val="none" w:sz="0" w:space="0" w:color="auto"/>
      </w:divBdr>
    </w:div>
    <w:div w:id="1321303009">
      <w:bodyDiv w:val="1"/>
      <w:marLeft w:val="0"/>
      <w:marRight w:val="0"/>
      <w:marTop w:val="0"/>
      <w:marBottom w:val="0"/>
      <w:divBdr>
        <w:top w:val="none" w:sz="0" w:space="0" w:color="auto"/>
        <w:left w:val="none" w:sz="0" w:space="0" w:color="auto"/>
        <w:bottom w:val="none" w:sz="0" w:space="0" w:color="auto"/>
        <w:right w:val="none" w:sz="0" w:space="0" w:color="auto"/>
      </w:divBdr>
    </w:div>
    <w:div w:id="1321539695">
      <w:bodyDiv w:val="1"/>
      <w:marLeft w:val="0"/>
      <w:marRight w:val="0"/>
      <w:marTop w:val="0"/>
      <w:marBottom w:val="0"/>
      <w:divBdr>
        <w:top w:val="none" w:sz="0" w:space="0" w:color="auto"/>
        <w:left w:val="none" w:sz="0" w:space="0" w:color="auto"/>
        <w:bottom w:val="none" w:sz="0" w:space="0" w:color="auto"/>
        <w:right w:val="none" w:sz="0" w:space="0" w:color="auto"/>
      </w:divBdr>
    </w:div>
    <w:div w:id="1323048822">
      <w:bodyDiv w:val="1"/>
      <w:marLeft w:val="0"/>
      <w:marRight w:val="0"/>
      <w:marTop w:val="0"/>
      <w:marBottom w:val="0"/>
      <w:divBdr>
        <w:top w:val="none" w:sz="0" w:space="0" w:color="auto"/>
        <w:left w:val="none" w:sz="0" w:space="0" w:color="auto"/>
        <w:bottom w:val="none" w:sz="0" w:space="0" w:color="auto"/>
        <w:right w:val="none" w:sz="0" w:space="0" w:color="auto"/>
      </w:divBdr>
    </w:div>
    <w:div w:id="1323463033">
      <w:bodyDiv w:val="1"/>
      <w:marLeft w:val="0"/>
      <w:marRight w:val="0"/>
      <w:marTop w:val="0"/>
      <w:marBottom w:val="0"/>
      <w:divBdr>
        <w:top w:val="none" w:sz="0" w:space="0" w:color="auto"/>
        <w:left w:val="none" w:sz="0" w:space="0" w:color="auto"/>
        <w:bottom w:val="none" w:sz="0" w:space="0" w:color="auto"/>
        <w:right w:val="none" w:sz="0" w:space="0" w:color="auto"/>
      </w:divBdr>
    </w:div>
    <w:div w:id="1323853919">
      <w:bodyDiv w:val="1"/>
      <w:marLeft w:val="0"/>
      <w:marRight w:val="0"/>
      <w:marTop w:val="0"/>
      <w:marBottom w:val="0"/>
      <w:divBdr>
        <w:top w:val="none" w:sz="0" w:space="0" w:color="auto"/>
        <w:left w:val="none" w:sz="0" w:space="0" w:color="auto"/>
        <w:bottom w:val="none" w:sz="0" w:space="0" w:color="auto"/>
        <w:right w:val="none" w:sz="0" w:space="0" w:color="auto"/>
      </w:divBdr>
    </w:div>
    <w:div w:id="1323973095">
      <w:bodyDiv w:val="1"/>
      <w:marLeft w:val="0"/>
      <w:marRight w:val="0"/>
      <w:marTop w:val="0"/>
      <w:marBottom w:val="0"/>
      <w:divBdr>
        <w:top w:val="none" w:sz="0" w:space="0" w:color="auto"/>
        <w:left w:val="none" w:sz="0" w:space="0" w:color="auto"/>
        <w:bottom w:val="none" w:sz="0" w:space="0" w:color="auto"/>
        <w:right w:val="none" w:sz="0" w:space="0" w:color="auto"/>
      </w:divBdr>
    </w:div>
    <w:div w:id="1324355320">
      <w:bodyDiv w:val="1"/>
      <w:marLeft w:val="0"/>
      <w:marRight w:val="0"/>
      <w:marTop w:val="0"/>
      <w:marBottom w:val="0"/>
      <w:divBdr>
        <w:top w:val="none" w:sz="0" w:space="0" w:color="auto"/>
        <w:left w:val="none" w:sz="0" w:space="0" w:color="auto"/>
        <w:bottom w:val="none" w:sz="0" w:space="0" w:color="auto"/>
        <w:right w:val="none" w:sz="0" w:space="0" w:color="auto"/>
      </w:divBdr>
    </w:div>
    <w:div w:id="1326132614">
      <w:bodyDiv w:val="1"/>
      <w:marLeft w:val="0"/>
      <w:marRight w:val="0"/>
      <w:marTop w:val="0"/>
      <w:marBottom w:val="0"/>
      <w:divBdr>
        <w:top w:val="none" w:sz="0" w:space="0" w:color="auto"/>
        <w:left w:val="none" w:sz="0" w:space="0" w:color="auto"/>
        <w:bottom w:val="none" w:sz="0" w:space="0" w:color="auto"/>
        <w:right w:val="none" w:sz="0" w:space="0" w:color="auto"/>
      </w:divBdr>
    </w:div>
    <w:div w:id="1326205542">
      <w:bodyDiv w:val="1"/>
      <w:marLeft w:val="0"/>
      <w:marRight w:val="0"/>
      <w:marTop w:val="0"/>
      <w:marBottom w:val="0"/>
      <w:divBdr>
        <w:top w:val="none" w:sz="0" w:space="0" w:color="auto"/>
        <w:left w:val="none" w:sz="0" w:space="0" w:color="auto"/>
        <w:bottom w:val="none" w:sz="0" w:space="0" w:color="auto"/>
        <w:right w:val="none" w:sz="0" w:space="0" w:color="auto"/>
      </w:divBdr>
    </w:div>
    <w:div w:id="1326662188">
      <w:bodyDiv w:val="1"/>
      <w:marLeft w:val="0"/>
      <w:marRight w:val="0"/>
      <w:marTop w:val="0"/>
      <w:marBottom w:val="0"/>
      <w:divBdr>
        <w:top w:val="none" w:sz="0" w:space="0" w:color="auto"/>
        <w:left w:val="none" w:sz="0" w:space="0" w:color="auto"/>
        <w:bottom w:val="none" w:sz="0" w:space="0" w:color="auto"/>
        <w:right w:val="none" w:sz="0" w:space="0" w:color="auto"/>
      </w:divBdr>
    </w:div>
    <w:div w:id="1326668602">
      <w:bodyDiv w:val="1"/>
      <w:marLeft w:val="0"/>
      <w:marRight w:val="0"/>
      <w:marTop w:val="0"/>
      <w:marBottom w:val="0"/>
      <w:divBdr>
        <w:top w:val="none" w:sz="0" w:space="0" w:color="auto"/>
        <w:left w:val="none" w:sz="0" w:space="0" w:color="auto"/>
        <w:bottom w:val="none" w:sz="0" w:space="0" w:color="auto"/>
        <w:right w:val="none" w:sz="0" w:space="0" w:color="auto"/>
      </w:divBdr>
    </w:div>
    <w:div w:id="1326855847">
      <w:bodyDiv w:val="1"/>
      <w:marLeft w:val="0"/>
      <w:marRight w:val="0"/>
      <w:marTop w:val="0"/>
      <w:marBottom w:val="0"/>
      <w:divBdr>
        <w:top w:val="none" w:sz="0" w:space="0" w:color="auto"/>
        <w:left w:val="none" w:sz="0" w:space="0" w:color="auto"/>
        <w:bottom w:val="none" w:sz="0" w:space="0" w:color="auto"/>
        <w:right w:val="none" w:sz="0" w:space="0" w:color="auto"/>
      </w:divBdr>
    </w:div>
    <w:div w:id="1327048158">
      <w:bodyDiv w:val="1"/>
      <w:marLeft w:val="0"/>
      <w:marRight w:val="0"/>
      <w:marTop w:val="0"/>
      <w:marBottom w:val="0"/>
      <w:divBdr>
        <w:top w:val="none" w:sz="0" w:space="0" w:color="auto"/>
        <w:left w:val="none" w:sz="0" w:space="0" w:color="auto"/>
        <w:bottom w:val="none" w:sz="0" w:space="0" w:color="auto"/>
        <w:right w:val="none" w:sz="0" w:space="0" w:color="auto"/>
      </w:divBdr>
    </w:div>
    <w:div w:id="1327125460">
      <w:bodyDiv w:val="1"/>
      <w:marLeft w:val="0"/>
      <w:marRight w:val="0"/>
      <w:marTop w:val="0"/>
      <w:marBottom w:val="0"/>
      <w:divBdr>
        <w:top w:val="none" w:sz="0" w:space="0" w:color="auto"/>
        <w:left w:val="none" w:sz="0" w:space="0" w:color="auto"/>
        <w:bottom w:val="none" w:sz="0" w:space="0" w:color="auto"/>
        <w:right w:val="none" w:sz="0" w:space="0" w:color="auto"/>
      </w:divBdr>
    </w:div>
    <w:div w:id="1327825553">
      <w:bodyDiv w:val="1"/>
      <w:marLeft w:val="0"/>
      <w:marRight w:val="0"/>
      <w:marTop w:val="0"/>
      <w:marBottom w:val="0"/>
      <w:divBdr>
        <w:top w:val="none" w:sz="0" w:space="0" w:color="auto"/>
        <w:left w:val="none" w:sz="0" w:space="0" w:color="auto"/>
        <w:bottom w:val="none" w:sz="0" w:space="0" w:color="auto"/>
        <w:right w:val="none" w:sz="0" w:space="0" w:color="auto"/>
      </w:divBdr>
    </w:div>
    <w:div w:id="1327976423">
      <w:bodyDiv w:val="1"/>
      <w:marLeft w:val="0"/>
      <w:marRight w:val="0"/>
      <w:marTop w:val="0"/>
      <w:marBottom w:val="0"/>
      <w:divBdr>
        <w:top w:val="none" w:sz="0" w:space="0" w:color="auto"/>
        <w:left w:val="none" w:sz="0" w:space="0" w:color="auto"/>
        <w:bottom w:val="none" w:sz="0" w:space="0" w:color="auto"/>
        <w:right w:val="none" w:sz="0" w:space="0" w:color="auto"/>
      </w:divBdr>
    </w:div>
    <w:div w:id="1328286395">
      <w:bodyDiv w:val="1"/>
      <w:marLeft w:val="0"/>
      <w:marRight w:val="0"/>
      <w:marTop w:val="0"/>
      <w:marBottom w:val="0"/>
      <w:divBdr>
        <w:top w:val="none" w:sz="0" w:space="0" w:color="auto"/>
        <w:left w:val="none" w:sz="0" w:space="0" w:color="auto"/>
        <w:bottom w:val="none" w:sz="0" w:space="0" w:color="auto"/>
        <w:right w:val="none" w:sz="0" w:space="0" w:color="auto"/>
      </w:divBdr>
    </w:div>
    <w:div w:id="1328706459">
      <w:bodyDiv w:val="1"/>
      <w:marLeft w:val="0"/>
      <w:marRight w:val="0"/>
      <w:marTop w:val="0"/>
      <w:marBottom w:val="0"/>
      <w:divBdr>
        <w:top w:val="none" w:sz="0" w:space="0" w:color="auto"/>
        <w:left w:val="none" w:sz="0" w:space="0" w:color="auto"/>
        <w:bottom w:val="none" w:sz="0" w:space="0" w:color="auto"/>
        <w:right w:val="none" w:sz="0" w:space="0" w:color="auto"/>
      </w:divBdr>
    </w:div>
    <w:div w:id="1328897285">
      <w:bodyDiv w:val="1"/>
      <w:marLeft w:val="0"/>
      <w:marRight w:val="0"/>
      <w:marTop w:val="0"/>
      <w:marBottom w:val="0"/>
      <w:divBdr>
        <w:top w:val="none" w:sz="0" w:space="0" w:color="auto"/>
        <w:left w:val="none" w:sz="0" w:space="0" w:color="auto"/>
        <w:bottom w:val="none" w:sz="0" w:space="0" w:color="auto"/>
        <w:right w:val="none" w:sz="0" w:space="0" w:color="auto"/>
      </w:divBdr>
    </w:div>
    <w:div w:id="1329214066">
      <w:bodyDiv w:val="1"/>
      <w:marLeft w:val="0"/>
      <w:marRight w:val="0"/>
      <w:marTop w:val="0"/>
      <w:marBottom w:val="0"/>
      <w:divBdr>
        <w:top w:val="none" w:sz="0" w:space="0" w:color="auto"/>
        <w:left w:val="none" w:sz="0" w:space="0" w:color="auto"/>
        <w:bottom w:val="none" w:sz="0" w:space="0" w:color="auto"/>
        <w:right w:val="none" w:sz="0" w:space="0" w:color="auto"/>
      </w:divBdr>
    </w:div>
    <w:div w:id="1329479791">
      <w:bodyDiv w:val="1"/>
      <w:marLeft w:val="0"/>
      <w:marRight w:val="0"/>
      <w:marTop w:val="0"/>
      <w:marBottom w:val="0"/>
      <w:divBdr>
        <w:top w:val="none" w:sz="0" w:space="0" w:color="auto"/>
        <w:left w:val="none" w:sz="0" w:space="0" w:color="auto"/>
        <w:bottom w:val="none" w:sz="0" w:space="0" w:color="auto"/>
        <w:right w:val="none" w:sz="0" w:space="0" w:color="auto"/>
      </w:divBdr>
    </w:div>
    <w:div w:id="1330251980">
      <w:bodyDiv w:val="1"/>
      <w:marLeft w:val="0"/>
      <w:marRight w:val="0"/>
      <w:marTop w:val="0"/>
      <w:marBottom w:val="0"/>
      <w:divBdr>
        <w:top w:val="none" w:sz="0" w:space="0" w:color="auto"/>
        <w:left w:val="none" w:sz="0" w:space="0" w:color="auto"/>
        <w:bottom w:val="none" w:sz="0" w:space="0" w:color="auto"/>
        <w:right w:val="none" w:sz="0" w:space="0" w:color="auto"/>
      </w:divBdr>
    </w:div>
    <w:div w:id="1330447654">
      <w:bodyDiv w:val="1"/>
      <w:marLeft w:val="0"/>
      <w:marRight w:val="0"/>
      <w:marTop w:val="0"/>
      <w:marBottom w:val="0"/>
      <w:divBdr>
        <w:top w:val="none" w:sz="0" w:space="0" w:color="auto"/>
        <w:left w:val="none" w:sz="0" w:space="0" w:color="auto"/>
        <w:bottom w:val="none" w:sz="0" w:space="0" w:color="auto"/>
        <w:right w:val="none" w:sz="0" w:space="0" w:color="auto"/>
      </w:divBdr>
    </w:div>
    <w:div w:id="1330451437">
      <w:bodyDiv w:val="1"/>
      <w:marLeft w:val="0"/>
      <w:marRight w:val="0"/>
      <w:marTop w:val="0"/>
      <w:marBottom w:val="0"/>
      <w:divBdr>
        <w:top w:val="none" w:sz="0" w:space="0" w:color="auto"/>
        <w:left w:val="none" w:sz="0" w:space="0" w:color="auto"/>
        <w:bottom w:val="none" w:sz="0" w:space="0" w:color="auto"/>
        <w:right w:val="none" w:sz="0" w:space="0" w:color="auto"/>
      </w:divBdr>
    </w:div>
    <w:div w:id="1330518089">
      <w:bodyDiv w:val="1"/>
      <w:marLeft w:val="0"/>
      <w:marRight w:val="0"/>
      <w:marTop w:val="0"/>
      <w:marBottom w:val="0"/>
      <w:divBdr>
        <w:top w:val="none" w:sz="0" w:space="0" w:color="auto"/>
        <w:left w:val="none" w:sz="0" w:space="0" w:color="auto"/>
        <w:bottom w:val="none" w:sz="0" w:space="0" w:color="auto"/>
        <w:right w:val="none" w:sz="0" w:space="0" w:color="auto"/>
      </w:divBdr>
    </w:div>
    <w:div w:id="1331181301">
      <w:bodyDiv w:val="1"/>
      <w:marLeft w:val="0"/>
      <w:marRight w:val="0"/>
      <w:marTop w:val="0"/>
      <w:marBottom w:val="0"/>
      <w:divBdr>
        <w:top w:val="none" w:sz="0" w:space="0" w:color="auto"/>
        <w:left w:val="none" w:sz="0" w:space="0" w:color="auto"/>
        <w:bottom w:val="none" w:sz="0" w:space="0" w:color="auto"/>
        <w:right w:val="none" w:sz="0" w:space="0" w:color="auto"/>
      </w:divBdr>
    </w:div>
    <w:div w:id="1333334248">
      <w:bodyDiv w:val="1"/>
      <w:marLeft w:val="0"/>
      <w:marRight w:val="0"/>
      <w:marTop w:val="0"/>
      <w:marBottom w:val="0"/>
      <w:divBdr>
        <w:top w:val="none" w:sz="0" w:space="0" w:color="auto"/>
        <w:left w:val="none" w:sz="0" w:space="0" w:color="auto"/>
        <w:bottom w:val="none" w:sz="0" w:space="0" w:color="auto"/>
        <w:right w:val="none" w:sz="0" w:space="0" w:color="auto"/>
      </w:divBdr>
    </w:div>
    <w:div w:id="1333754248">
      <w:bodyDiv w:val="1"/>
      <w:marLeft w:val="0"/>
      <w:marRight w:val="0"/>
      <w:marTop w:val="0"/>
      <w:marBottom w:val="0"/>
      <w:divBdr>
        <w:top w:val="none" w:sz="0" w:space="0" w:color="auto"/>
        <w:left w:val="none" w:sz="0" w:space="0" w:color="auto"/>
        <w:bottom w:val="none" w:sz="0" w:space="0" w:color="auto"/>
        <w:right w:val="none" w:sz="0" w:space="0" w:color="auto"/>
      </w:divBdr>
    </w:div>
    <w:div w:id="1333947866">
      <w:bodyDiv w:val="1"/>
      <w:marLeft w:val="0"/>
      <w:marRight w:val="0"/>
      <w:marTop w:val="0"/>
      <w:marBottom w:val="0"/>
      <w:divBdr>
        <w:top w:val="none" w:sz="0" w:space="0" w:color="auto"/>
        <w:left w:val="none" w:sz="0" w:space="0" w:color="auto"/>
        <w:bottom w:val="none" w:sz="0" w:space="0" w:color="auto"/>
        <w:right w:val="none" w:sz="0" w:space="0" w:color="auto"/>
      </w:divBdr>
    </w:div>
    <w:div w:id="1334140348">
      <w:bodyDiv w:val="1"/>
      <w:marLeft w:val="0"/>
      <w:marRight w:val="0"/>
      <w:marTop w:val="0"/>
      <w:marBottom w:val="0"/>
      <w:divBdr>
        <w:top w:val="none" w:sz="0" w:space="0" w:color="auto"/>
        <w:left w:val="none" w:sz="0" w:space="0" w:color="auto"/>
        <w:bottom w:val="none" w:sz="0" w:space="0" w:color="auto"/>
        <w:right w:val="none" w:sz="0" w:space="0" w:color="auto"/>
      </w:divBdr>
    </w:div>
    <w:div w:id="1334338651">
      <w:bodyDiv w:val="1"/>
      <w:marLeft w:val="0"/>
      <w:marRight w:val="0"/>
      <w:marTop w:val="0"/>
      <w:marBottom w:val="0"/>
      <w:divBdr>
        <w:top w:val="none" w:sz="0" w:space="0" w:color="auto"/>
        <w:left w:val="none" w:sz="0" w:space="0" w:color="auto"/>
        <w:bottom w:val="none" w:sz="0" w:space="0" w:color="auto"/>
        <w:right w:val="none" w:sz="0" w:space="0" w:color="auto"/>
      </w:divBdr>
    </w:div>
    <w:div w:id="1334409385">
      <w:bodyDiv w:val="1"/>
      <w:marLeft w:val="0"/>
      <w:marRight w:val="0"/>
      <w:marTop w:val="0"/>
      <w:marBottom w:val="0"/>
      <w:divBdr>
        <w:top w:val="none" w:sz="0" w:space="0" w:color="auto"/>
        <w:left w:val="none" w:sz="0" w:space="0" w:color="auto"/>
        <w:bottom w:val="none" w:sz="0" w:space="0" w:color="auto"/>
        <w:right w:val="none" w:sz="0" w:space="0" w:color="auto"/>
      </w:divBdr>
    </w:div>
    <w:div w:id="1334529545">
      <w:bodyDiv w:val="1"/>
      <w:marLeft w:val="0"/>
      <w:marRight w:val="0"/>
      <w:marTop w:val="0"/>
      <w:marBottom w:val="0"/>
      <w:divBdr>
        <w:top w:val="none" w:sz="0" w:space="0" w:color="auto"/>
        <w:left w:val="none" w:sz="0" w:space="0" w:color="auto"/>
        <w:bottom w:val="none" w:sz="0" w:space="0" w:color="auto"/>
        <w:right w:val="none" w:sz="0" w:space="0" w:color="auto"/>
      </w:divBdr>
    </w:div>
    <w:div w:id="1334724656">
      <w:bodyDiv w:val="1"/>
      <w:marLeft w:val="0"/>
      <w:marRight w:val="0"/>
      <w:marTop w:val="0"/>
      <w:marBottom w:val="0"/>
      <w:divBdr>
        <w:top w:val="none" w:sz="0" w:space="0" w:color="auto"/>
        <w:left w:val="none" w:sz="0" w:space="0" w:color="auto"/>
        <w:bottom w:val="none" w:sz="0" w:space="0" w:color="auto"/>
        <w:right w:val="none" w:sz="0" w:space="0" w:color="auto"/>
      </w:divBdr>
    </w:div>
    <w:div w:id="1334919419">
      <w:bodyDiv w:val="1"/>
      <w:marLeft w:val="0"/>
      <w:marRight w:val="0"/>
      <w:marTop w:val="0"/>
      <w:marBottom w:val="0"/>
      <w:divBdr>
        <w:top w:val="none" w:sz="0" w:space="0" w:color="auto"/>
        <w:left w:val="none" w:sz="0" w:space="0" w:color="auto"/>
        <w:bottom w:val="none" w:sz="0" w:space="0" w:color="auto"/>
        <w:right w:val="none" w:sz="0" w:space="0" w:color="auto"/>
      </w:divBdr>
    </w:div>
    <w:div w:id="1334987545">
      <w:bodyDiv w:val="1"/>
      <w:marLeft w:val="0"/>
      <w:marRight w:val="0"/>
      <w:marTop w:val="0"/>
      <w:marBottom w:val="0"/>
      <w:divBdr>
        <w:top w:val="none" w:sz="0" w:space="0" w:color="auto"/>
        <w:left w:val="none" w:sz="0" w:space="0" w:color="auto"/>
        <w:bottom w:val="none" w:sz="0" w:space="0" w:color="auto"/>
        <w:right w:val="none" w:sz="0" w:space="0" w:color="auto"/>
      </w:divBdr>
    </w:div>
    <w:div w:id="1335113975">
      <w:bodyDiv w:val="1"/>
      <w:marLeft w:val="0"/>
      <w:marRight w:val="0"/>
      <w:marTop w:val="0"/>
      <w:marBottom w:val="0"/>
      <w:divBdr>
        <w:top w:val="none" w:sz="0" w:space="0" w:color="auto"/>
        <w:left w:val="none" w:sz="0" w:space="0" w:color="auto"/>
        <w:bottom w:val="none" w:sz="0" w:space="0" w:color="auto"/>
        <w:right w:val="none" w:sz="0" w:space="0" w:color="auto"/>
      </w:divBdr>
    </w:div>
    <w:div w:id="1335187725">
      <w:bodyDiv w:val="1"/>
      <w:marLeft w:val="0"/>
      <w:marRight w:val="0"/>
      <w:marTop w:val="0"/>
      <w:marBottom w:val="0"/>
      <w:divBdr>
        <w:top w:val="none" w:sz="0" w:space="0" w:color="auto"/>
        <w:left w:val="none" w:sz="0" w:space="0" w:color="auto"/>
        <w:bottom w:val="none" w:sz="0" w:space="0" w:color="auto"/>
        <w:right w:val="none" w:sz="0" w:space="0" w:color="auto"/>
      </w:divBdr>
    </w:div>
    <w:div w:id="1335380835">
      <w:bodyDiv w:val="1"/>
      <w:marLeft w:val="0"/>
      <w:marRight w:val="0"/>
      <w:marTop w:val="0"/>
      <w:marBottom w:val="0"/>
      <w:divBdr>
        <w:top w:val="none" w:sz="0" w:space="0" w:color="auto"/>
        <w:left w:val="none" w:sz="0" w:space="0" w:color="auto"/>
        <w:bottom w:val="none" w:sz="0" w:space="0" w:color="auto"/>
        <w:right w:val="none" w:sz="0" w:space="0" w:color="auto"/>
      </w:divBdr>
    </w:div>
    <w:div w:id="1336302986">
      <w:bodyDiv w:val="1"/>
      <w:marLeft w:val="0"/>
      <w:marRight w:val="0"/>
      <w:marTop w:val="0"/>
      <w:marBottom w:val="0"/>
      <w:divBdr>
        <w:top w:val="none" w:sz="0" w:space="0" w:color="auto"/>
        <w:left w:val="none" w:sz="0" w:space="0" w:color="auto"/>
        <w:bottom w:val="none" w:sz="0" w:space="0" w:color="auto"/>
        <w:right w:val="none" w:sz="0" w:space="0" w:color="auto"/>
      </w:divBdr>
    </w:div>
    <w:div w:id="1336306525">
      <w:bodyDiv w:val="1"/>
      <w:marLeft w:val="0"/>
      <w:marRight w:val="0"/>
      <w:marTop w:val="0"/>
      <w:marBottom w:val="0"/>
      <w:divBdr>
        <w:top w:val="none" w:sz="0" w:space="0" w:color="auto"/>
        <w:left w:val="none" w:sz="0" w:space="0" w:color="auto"/>
        <w:bottom w:val="none" w:sz="0" w:space="0" w:color="auto"/>
        <w:right w:val="none" w:sz="0" w:space="0" w:color="auto"/>
      </w:divBdr>
    </w:div>
    <w:div w:id="1337031414">
      <w:bodyDiv w:val="1"/>
      <w:marLeft w:val="0"/>
      <w:marRight w:val="0"/>
      <w:marTop w:val="0"/>
      <w:marBottom w:val="0"/>
      <w:divBdr>
        <w:top w:val="none" w:sz="0" w:space="0" w:color="auto"/>
        <w:left w:val="none" w:sz="0" w:space="0" w:color="auto"/>
        <w:bottom w:val="none" w:sz="0" w:space="0" w:color="auto"/>
        <w:right w:val="none" w:sz="0" w:space="0" w:color="auto"/>
      </w:divBdr>
    </w:div>
    <w:div w:id="1337540371">
      <w:bodyDiv w:val="1"/>
      <w:marLeft w:val="0"/>
      <w:marRight w:val="0"/>
      <w:marTop w:val="0"/>
      <w:marBottom w:val="0"/>
      <w:divBdr>
        <w:top w:val="none" w:sz="0" w:space="0" w:color="auto"/>
        <w:left w:val="none" w:sz="0" w:space="0" w:color="auto"/>
        <w:bottom w:val="none" w:sz="0" w:space="0" w:color="auto"/>
        <w:right w:val="none" w:sz="0" w:space="0" w:color="auto"/>
      </w:divBdr>
    </w:div>
    <w:div w:id="1337877961">
      <w:bodyDiv w:val="1"/>
      <w:marLeft w:val="0"/>
      <w:marRight w:val="0"/>
      <w:marTop w:val="0"/>
      <w:marBottom w:val="0"/>
      <w:divBdr>
        <w:top w:val="none" w:sz="0" w:space="0" w:color="auto"/>
        <w:left w:val="none" w:sz="0" w:space="0" w:color="auto"/>
        <w:bottom w:val="none" w:sz="0" w:space="0" w:color="auto"/>
        <w:right w:val="none" w:sz="0" w:space="0" w:color="auto"/>
      </w:divBdr>
    </w:div>
    <w:div w:id="1338575925">
      <w:bodyDiv w:val="1"/>
      <w:marLeft w:val="0"/>
      <w:marRight w:val="0"/>
      <w:marTop w:val="0"/>
      <w:marBottom w:val="0"/>
      <w:divBdr>
        <w:top w:val="none" w:sz="0" w:space="0" w:color="auto"/>
        <w:left w:val="none" w:sz="0" w:space="0" w:color="auto"/>
        <w:bottom w:val="none" w:sz="0" w:space="0" w:color="auto"/>
        <w:right w:val="none" w:sz="0" w:space="0" w:color="auto"/>
      </w:divBdr>
    </w:div>
    <w:div w:id="1338656385">
      <w:bodyDiv w:val="1"/>
      <w:marLeft w:val="0"/>
      <w:marRight w:val="0"/>
      <w:marTop w:val="0"/>
      <w:marBottom w:val="0"/>
      <w:divBdr>
        <w:top w:val="none" w:sz="0" w:space="0" w:color="auto"/>
        <w:left w:val="none" w:sz="0" w:space="0" w:color="auto"/>
        <w:bottom w:val="none" w:sz="0" w:space="0" w:color="auto"/>
        <w:right w:val="none" w:sz="0" w:space="0" w:color="auto"/>
      </w:divBdr>
    </w:div>
    <w:div w:id="1338774058">
      <w:bodyDiv w:val="1"/>
      <w:marLeft w:val="0"/>
      <w:marRight w:val="0"/>
      <w:marTop w:val="0"/>
      <w:marBottom w:val="0"/>
      <w:divBdr>
        <w:top w:val="none" w:sz="0" w:space="0" w:color="auto"/>
        <w:left w:val="none" w:sz="0" w:space="0" w:color="auto"/>
        <w:bottom w:val="none" w:sz="0" w:space="0" w:color="auto"/>
        <w:right w:val="none" w:sz="0" w:space="0" w:color="auto"/>
      </w:divBdr>
    </w:div>
    <w:div w:id="1339042033">
      <w:bodyDiv w:val="1"/>
      <w:marLeft w:val="0"/>
      <w:marRight w:val="0"/>
      <w:marTop w:val="0"/>
      <w:marBottom w:val="0"/>
      <w:divBdr>
        <w:top w:val="none" w:sz="0" w:space="0" w:color="auto"/>
        <w:left w:val="none" w:sz="0" w:space="0" w:color="auto"/>
        <w:bottom w:val="none" w:sz="0" w:space="0" w:color="auto"/>
        <w:right w:val="none" w:sz="0" w:space="0" w:color="auto"/>
      </w:divBdr>
    </w:div>
    <w:div w:id="1339695995">
      <w:bodyDiv w:val="1"/>
      <w:marLeft w:val="0"/>
      <w:marRight w:val="0"/>
      <w:marTop w:val="0"/>
      <w:marBottom w:val="0"/>
      <w:divBdr>
        <w:top w:val="none" w:sz="0" w:space="0" w:color="auto"/>
        <w:left w:val="none" w:sz="0" w:space="0" w:color="auto"/>
        <w:bottom w:val="none" w:sz="0" w:space="0" w:color="auto"/>
        <w:right w:val="none" w:sz="0" w:space="0" w:color="auto"/>
      </w:divBdr>
    </w:div>
    <w:div w:id="1340044529">
      <w:bodyDiv w:val="1"/>
      <w:marLeft w:val="0"/>
      <w:marRight w:val="0"/>
      <w:marTop w:val="0"/>
      <w:marBottom w:val="0"/>
      <w:divBdr>
        <w:top w:val="none" w:sz="0" w:space="0" w:color="auto"/>
        <w:left w:val="none" w:sz="0" w:space="0" w:color="auto"/>
        <w:bottom w:val="none" w:sz="0" w:space="0" w:color="auto"/>
        <w:right w:val="none" w:sz="0" w:space="0" w:color="auto"/>
      </w:divBdr>
    </w:div>
    <w:div w:id="1340158531">
      <w:bodyDiv w:val="1"/>
      <w:marLeft w:val="0"/>
      <w:marRight w:val="0"/>
      <w:marTop w:val="0"/>
      <w:marBottom w:val="0"/>
      <w:divBdr>
        <w:top w:val="none" w:sz="0" w:space="0" w:color="auto"/>
        <w:left w:val="none" w:sz="0" w:space="0" w:color="auto"/>
        <w:bottom w:val="none" w:sz="0" w:space="0" w:color="auto"/>
        <w:right w:val="none" w:sz="0" w:space="0" w:color="auto"/>
      </w:divBdr>
    </w:div>
    <w:div w:id="1340355170">
      <w:bodyDiv w:val="1"/>
      <w:marLeft w:val="0"/>
      <w:marRight w:val="0"/>
      <w:marTop w:val="0"/>
      <w:marBottom w:val="0"/>
      <w:divBdr>
        <w:top w:val="none" w:sz="0" w:space="0" w:color="auto"/>
        <w:left w:val="none" w:sz="0" w:space="0" w:color="auto"/>
        <w:bottom w:val="none" w:sz="0" w:space="0" w:color="auto"/>
        <w:right w:val="none" w:sz="0" w:space="0" w:color="auto"/>
      </w:divBdr>
    </w:div>
    <w:div w:id="1341616766">
      <w:bodyDiv w:val="1"/>
      <w:marLeft w:val="0"/>
      <w:marRight w:val="0"/>
      <w:marTop w:val="0"/>
      <w:marBottom w:val="0"/>
      <w:divBdr>
        <w:top w:val="none" w:sz="0" w:space="0" w:color="auto"/>
        <w:left w:val="none" w:sz="0" w:space="0" w:color="auto"/>
        <w:bottom w:val="none" w:sz="0" w:space="0" w:color="auto"/>
        <w:right w:val="none" w:sz="0" w:space="0" w:color="auto"/>
      </w:divBdr>
    </w:div>
    <w:div w:id="1341664709">
      <w:bodyDiv w:val="1"/>
      <w:marLeft w:val="0"/>
      <w:marRight w:val="0"/>
      <w:marTop w:val="0"/>
      <w:marBottom w:val="0"/>
      <w:divBdr>
        <w:top w:val="none" w:sz="0" w:space="0" w:color="auto"/>
        <w:left w:val="none" w:sz="0" w:space="0" w:color="auto"/>
        <w:bottom w:val="none" w:sz="0" w:space="0" w:color="auto"/>
        <w:right w:val="none" w:sz="0" w:space="0" w:color="auto"/>
      </w:divBdr>
    </w:div>
    <w:div w:id="1342509905">
      <w:bodyDiv w:val="1"/>
      <w:marLeft w:val="0"/>
      <w:marRight w:val="0"/>
      <w:marTop w:val="0"/>
      <w:marBottom w:val="0"/>
      <w:divBdr>
        <w:top w:val="none" w:sz="0" w:space="0" w:color="auto"/>
        <w:left w:val="none" w:sz="0" w:space="0" w:color="auto"/>
        <w:bottom w:val="none" w:sz="0" w:space="0" w:color="auto"/>
        <w:right w:val="none" w:sz="0" w:space="0" w:color="auto"/>
      </w:divBdr>
    </w:div>
    <w:div w:id="1342510338">
      <w:bodyDiv w:val="1"/>
      <w:marLeft w:val="0"/>
      <w:marRight w:val="0"/>
      <w:marTop w:val="0"/>
      <w:marBottom w:val="0"/>
      <w:divBdr>
        <w:top w:val="none" w:sz="0" w:space="0" w:color="auto"/>
        <w:left w:val="none" w:sz="0" w:space="0" w:color="auto"/>
        <w:bottom w:val="none" w:sz="0" w:space="0" w:color="auto"/>
        <w:right w:val="none" w:sz="0" w:space="0" w:color="auto"/>
      </w:divBdr>
    </w:div>
    <w:div w:id="1342702660">
      <w:bodyDiv w:val="1"/>
      <w:marLeft w:val="0"/>
      <w:marRight w:val="0"/>
      <w:marTop w:val="0"/>
      <w:marBottom w:val="0"/>
      <w:divBdr>
        <w:top w:val="none" w:sz="0" w:space="0" w:color="auto"/>
        <w:left w:val="none" w:sz="0" w:space="0" w:color="auto"/>
        <w:bottom w:val="none" w:sz="0" w:space="0" w:color="auto"/>
        <w:right w:val="none" w:sz="0" w:space="0" w:color="auto"/>
      </w:divBdr>
    </w:div>
    <w:div w:id="1343050588">
      <w:bodyDiv w:val="1"/>
      <w:marLeft w:val="0"/>
      <w:marRight w:val="0"/>
      <w:marTop w:val="0"/>
      <w:marBottom w:val="0"/>
      <w:divBdr>
        <w:top w:val="none" w:sz="0" w:space="0" w:color="auto"/>
        <w:left w:val="none" w:sz="0" w:space="0" w:color="auto"/>
        <w:bottom w:val="none" w:sz="0" w:space="0" w:color="auto"/>
        <w:right w:val="none" w:sz="0" w:space="0" w:color="auto"/>
      </w:divBdr>
    </w:div>
    <w:div w:id="1343431550">
      <w:bodyDiv w:val="1"/>
      <w:marLeft w:val="0"/>
      <w:marRight w:val="0"/>
      <w:marTop w:val="0"/>
      <w:marBottom w:val="0"/>
      <w:divBdr>
        <w:top w:val="none" w:sz="0" w:space="0" w:color="auto"/>
        <w:left w:val="none" w:sz="0" w:space="0" w:color="auto"/>
        <w:bottom w:val="none" w:sz="0" w:space="0" w:color="auto"/>
        <w:right w:val="none" w:sz="0" w:space="0" w:color="auto"/>
      </w:divBdr>
    </w:div>
    <w:div w:id="1344089613">
      <w:bodyDiv w:val="1"/>
      <w:marLeft w:val="0"/>
      <w:marRight w:val="0"/>
      <w:marTop w:val="0"/>
      <w:marBottom w:val="0"/>
      <w:divBdr>
        <w:top w:val="none" w:sz="0" w:space="0" w:color="auto"/>
        <w:left w:val="none" w:sz="0" w:space="0" w:color="auto"/>
        <w:bottom w:val="none" w:sz="0" w:space="0" w:color="auto"/>
        <w:right w:val="none" w:sz="0" w:space="0" w:color="auto"/>
      </w:divBdr>
    </w:div>
    <w:div w:id="1344824737">
      <w:bodyDiv w:val="1"/>
      <w:marLeft w:val="0"/>
      <w:marRight w:val="0"/>
      <w:marTop w:val="0"/>
      <w:marBottom w:val="0"/>
      <w:divBdr>
        <w:top w:val="none" w:sz="0" w:space="0" w:color="auto"/>
        <w:left w:val="none" w:sz="0" w:space="0" w:color="auto"/>
        <w:bottom w:val="none" w:sz="0" w:space="0" w:color="auto"/>
        <w:right w:val="none" w:sz="0" w:space="0" w:color="auto"/>
      </w:divBdr>
    </w:div>
    <w:div w:id="1345326036">
      <w:bodyDiv w:val="1"/>
      <w:marLeft w:val="0"/>
      <w:marRight w:val="0"/>
      <w:marTop w:val="0"/>
      <w:marBottom w:val="0"/>
      <w:divBdr>
        <w:top w:val="none" w:sz="0" w:space="0" w:color="auto"/>
        <w:left w:val="none" w:sz="0" w:space="0" w:color="auto"/>
        <w:bottom w:val="none" w:sz="0" w:space="0" w:color="auto"/>
        <w:right w:val="none" w:sz="0" w:space="0" w:color="auto"/>
      </w:divBdr>
    </w:div>
    <w:div w:id="1345744658">
      <w:bodyDiv w:val="1"/>
      <w:marLeft w:val="0"/>
      <w:marRight w:val="0"/>
      <w:marTop w:val="0"/>
      <w:marBottom w:val="0"/>
      <w:divBdr>
        <w:top w:val="none" w:sz="0" w:space="0" w:color="auto"/>
        <w:left w:val="none" w:sz="0" w:space="0" w:color="auto"/>
        <w:bottom w:val="none" w:sz="0" w:space="0" w:color="auto"/>
        <w:right w:val="none" w:sz="0" w:space="0" w:color="auto"/>
      </w:divBdr>
    </w:div>
    <w:div w:id="1346445692">
      <w:bodyDiv w:val="1"/>
      <w:marLeft w:val="0"/>
      <w:marRight w:val="0"/>
      <w:marTop w:val="0"/>
      <w:marBottom w:val="0"/>
      <w:divBdr>
        <w:top w:val="none" w:sz="0" w:space="0" w:color="auto"/>
        <w:left w:val="none" w:sz="0" w:space="0" w:color="auto"/>
        <w:bottom w:val="none" w:sz="0" w:space="0" w:color="auto"/>
        <w:right w:val="none" w:sz="0" w:space="0" w:color="auto"/>
      </w:divBdr>
    </w:div>
    <w:div w:id="1347059292">
      <w:bodyDiv w:val="1"/>
      <w:marLeft w:val="0"/>
      <w:marRight w:val="0"/>
      <w:marTop w:val="0"/>
      <w:marBottom w:val="0"/>
      <w:divBdr>
        <w:top w:val="none" w:sz="0" w:space="0" w:color="auto"/>
        <w:left w:val="none" w:sz="0" w:space="0" w:color="auto"/>
        <w:bottom w:val="none" w:sz="0" w:space="0" w:color="auto"/>
        <w:right w:val="none" w:sz="0" w:space="0" w:color="auto"/>
      </w:divBdr>
    </w:div>
    <w:div w:id="1347318837">
      <w:bodyDiv w:val="1"/>
      <w:marLeft w:val="0"/>
      <w:marRight w:val="0"/>
      <w:marTop w:val="0"/>
      <w:marBottom w:val="0"/>
      <w:divBdr>
        <w:top w:val="none" w:sz="0" w:space="0" w:color="auto"/>
        <w:left w:val="none" w:sz="0" w:space="0" w:color="auto"/>
        <w:bottom w:val="none" w:sz="0" w:space="0" w:color="auto"/>
        <w:right w:val="none" w:sz="0" w:space="0" w:color="auto"/>
      </w:divBdr>
    </w:div>
    <w:div w:id="1348169111">
      <w:bodyDiv w:val="1"/>
      <w:marLeft w:val="0"/>
      <w:marRight w:val="0"/>
      <w:marTop w:val="0"/>
      <w:marBottom w:val="0"/>
      <w:divBdr>
        <w:top w:val="none" w:sz="0" w:space="0" w:color="auto"/>
        <w:left w:val="none" w:sz="0" w:space="0" w:color="auto"/>
        <w:bottom w:val="none" w:sz="0" w:space="0" w:color="auto"/>
        <w:right w:val="none" w:sz="0" w:space="0" w:color="auto"/>
      </w:divBdr>
    </w:div>
    <w:div w:id="1348406714">
      <w:bodyDiv w:val="1"/>
      <w:marLeft w:val="0"/>
      <w:marRight w:val="0"/>
      <w:marTop w:val="0"/>
      <w:marBottom w:val="0"/>
      <w:divBdr>
        <w:top w:val="none" w:sz="0" w:space="0" w:color="auto"/>
        <w:left w:val="none" w:sz="0" w:space="0" w:color="auto"/>
        <w:bottom w:val="none" w:sz="0" w:space="0" w:color="auto"/>
        <w:right w:val="none" w:sz="0" w:space="0" w:color="auto"/>
      </w:divBdr>
    </w:div>
    <w:div w:id="1348411460">
      <w:bodyDiv w:val="1"/>
      <w:marLeft w:val="0"/>
      <w:marRight w:val="0"/>
      <w:marTop w:val="0"/>
      <w:marBottom w:val="0"/>
      <w:divBdr>
        <w:top w:val="none" w:sz="0" w:space="0" w:color="auto"/>
        <w:left w:val="none" w:sz="0" w:space="0" w:color="auto"/>
        <w:bottom w:val="none" w:sz="0" w:space="0" w:color="auto"/>
        <w:right w:val="none" w:sz="0" w:space="0" w:color="auto"/>
      </w:divBdr>
    </w:div>
    <w:div w:id="1348481671">
      <w:bodyDiv w:val="1"/>
      <w:marLeft w:val="0"/>
      <w:marRight w:val="0"/>
      <w:marTop w:val="0"/>
      <w:marBottom w:val="0"/>
      <w:divBdr>
        <w:top w:val="none" w:sz="0" w:space="0" w:color="auto"/>
        <w:left w:val="none" w:sz="0" w:space="0" w:color="auto"/>
        <w:bottom w:val="none" w:sz="0" w:space="0" w:color="auto"/>
        <w:right w:val="none" w:sz="0" w:space="0" w:color="auto"/>
      </w:divBdr>
    </w:div>
    <w:div w:id="1348799397">
      <w:bodyDiv w:val="1"/>
      <w:marLeft w:val="0"/>
      <w:marRight w:val="0"/>
      <w:marTop w:val="0"/>
      <w:marBottom w:val="0"/>
      <w:divBdr>
        <w:top w:val="none" w:sz="0" w:space="0" w:color="auto"/>
        <w:left w:val="none" w:sz="0" w:space="0" w:color="auto"/>
        <w:bottom w:val="none" w:sz="0" w:space="0" w:color="auto"/>
        <w:right w:val="none" w:sz="0" w:space="0" w:color="auto"/>
      </w:divBdr>
    </w:div>
    <w:div w:id="1349483508">
      <w:bodyDiv w:val="1"/>
      <w:marLeft w:val="0"/>
      <w:marRight w:val="0"/>
      <w:marTop w:val="0"/>
      <w:marBottom w:val="0"/>
      <w:divBdr>
        <w:top w:val="none" w:sz="0" w:space="0" w:color="auto"/>
        <w:left w:val="none" w:sz="0" w:space="0" w:color="auto"/>
        <w:bottom w:val="none" w:sz="0" w:space="0" w:color="auto"/>
        <w:right w:val="none" w:sz="0" w:space="0" w:color="auto"/>
      </w:divBdr>
    </w:div>
    <w:div w:id="1349604322">
      <w:bodyDiv w:val="1"/>
      <w:marLeft w:val="0"/>
      <w:marRight w:val="0"/>
      <w:marTop w:val="0"/>
      <w:marBottom w:val="0"/>
      <w:divBdr>
        <w:top w:val="none" w:sz="0" w:space="0" w:color="auto"/>
        <w:left w:val="none" w:sz="0" w:space="0" w:color="auto"/>
        <w:bottom w:val="none" w:sz="0" w:space="0" w:color="auto"/>
        <w:right w:val="none" w:sz="0" w:space="0" w:color="auto"/>
      </w:divBdr>
    </w:div>
    <w:div w:id="1350057809">
      <w:bodyDiv w:val="1"/>
      <w:marLeft w:val="0"/>
      <w:marRight w:val="0"/>
      <w:marTop w:val="0"/>
      <w:marBottom w:val="0"/>
      <w:divBdr>
        <w:top w:val="none" w:sz="0" w:space="0" w:color="auto"/>
        <w:left w:val="none" w:sz="0" w:space="0" w:color="auto"/>
        <w:bottom w:val="none" w:sz="0" w:space="0" w:color="auto"/>
        <w:right w:val="none" w:sz="0" w:space="0" w:color="auto"/>
      </w:divBdr>
    </w:div>
    <w:div w:id="1350178263">
      <w:bodyDiv w:val="1"/>
      <w:marLeft w:val="0"/>
      <w:marRight w:val="0"/>
      <w:marTop w:val="0"/>
      <w:marBottom w:val="0"/>
      <w:divBdr>
        <w:top w:val="none" w:sz="0" w:space="0" w:color="auto"/>
        <w:left w:val="none" w:sz="0" w:space="0" w:color="auto"/>
        <w:bottom w:val="none" w:sz="0" w:space="0" w:color="auto"/>
        <w:right w:val="none" w:sz="0" w:space="0" w:color="auto"/>
      </w:divBdr>
    </w:div>
    <w:div w:id="1350453564">
      <w:bodyDiv w:val="1"/>
      <w:marLeft w:val="0"/>
      <w:marRight w:val="0"/>
      <w:marTop w:val="0"/>
      <w:marBottom w:val="0"/>
      <w:divBdr>
        <w:top w:val="none" w:sz="0" w:space="0" w:color="auto"/>
        <w:left w:val="none" w:sz="0" w:space="0" w:color="auto"/>
        <w:bottom w:val="none" w:sz="0" w:space="0" w:color="auto"/>
        <w:right w:val="none" w:sz="0" w:space="0" w:color="auto"/>
      </w:divBdr>
    </w:div>
    <w:div w:id="1350764758">
      <w:bodyDiv w:val="1"/>
      <w:marLeft w:val="0"/>
      <w:marRight w:val="0"/>
      <w:marTop w:val="0"/>
      <w:marBottom w:val="0"/>
      <w:divBdr>
        <w:top w:val="none" w:sz="0" w:space="0" w:color="auto"/>
        <w:left w:val="none" w:sz="0" w:space="0" w:color="auto"/>
        <w:bottom w:val="none" w:sz="0" w:space="0" w:color="auto"/>
        <w:right w:val="none" w:sz="0" w:space="0" w:color="auto"/>
      </w:divBdr>
    </w:div>
    <w:div w:id="1350915944">
      <w:bodyDiv w:val="1"/>
      <w:marLeft w:val="0"/>
      <w:marRight w:val="0"/>
      <w:marTop w:val="0"/>
      <w:marBottom w:val="0"/>
      <w:divBdr>
        <w:top w:val="none" w:sz="0" w:space="0" w:color="auto"/>
        <w:left w:val="none" w:sz="0" w:space="0" w:color="auto"/>
        <w:bottom w:val="none" w:sz="0" w:space="0" w:color="auto"/>
        <w:right w:val="none" w:sz="0" w:space="0" w:color="auto"/>
      </w:divBdr>
    </w:div>
    <w:div w:id="1352074483">
      <w:bodyDiv w:val="1"/>
      <w:marLeft w:val="0"/>
      <w:marRight w:val="0"/>
      <w:marTop w:val="0"/>
      <w:marBottom w:val="0"/>
      <w:divBdr>
        <w:top w:val="none" w:sz="0" w:space="0" w:color="auto"/>
        <w:left w:val="none" w:sz="0" w:space="0" w:color="auto"/>
        <w:bottom w:val="none" w:sz="0" w:space="0" w:color="auto"/>
        <w:right w:val="none" w:sz="0" w:space="0" w:color="auto"/>
      </w:divBdr>
    </w:div>
    <w:div w:id="1352336076">
      <w:bodyDiv w:val="1"/>
      <w:marLeft w:val="0"/>
      <w:marRight w:val="0"/>
      <w:marTop w:val="0"/>
      <w:marBottom w:val="0"/>
      <w:divBdr>
        <w:top w:val="none" w:sz="0" w:space="0" w:color="auto"/>
        <w:left w:val="none" w:sz="0" w:space="0" w:color="auto"/>
        <w:bottom w:val="none" w:sz="0" w:space="0" w:color="auto"/>
        <w:right w:val="none" w:sz="0" w:space="0" w:color="auto"/>
      </w:divBdr>
    </w:div>
    <w:div w:id="1353725097">
      <w:bodyDiv w:val="1"/>
      <w:marLeft w:val="0"/>
      <w:marRight w:val="0"/>
      <w:marTop w:val="0"/>
      <w:marBottom w:val="0"/>
      <w:divBdr>
        <w:top w:val="none" w:sz="0" w:space="0" w:color="auto"/>
        <w:left w:val="none" w:sz="0" w:space="0" w:color="auto"/>
        <w:bottom w:val="none" w:sz="0" w:space="0" w:color="auto"/>
        <w:right w:val="none" w:sz="0" w:space="0" w:color="auto"/>
      </w:divBdr>
    </w:div>
    <w:div w:id="1353729049">
      <w:bodyDiv w:val="1"/>
      <w:marLeft w:val="0"/>
      <w:marRight w:val="0"/>
      <w:marTop w:val="0"/>
      <w:marBottom w:val="0"/>
      <w:divBdr>
        <w:top w:val="none" w:sz="0" w:space="0" w:color="auto"/>
        <w:left w:val="none" w:sz="0" w:space="0" w:color="auto"/>
        <w:bottom w:val="none" w:sz="0" w:space="0" w:color="auto"/>
        <w:right w:val="none" w:sz="0" w:space="0" w:color="auto"/>
      </w:divBdr>
    </w:div>
    <w:div w:id="1353996114">
      <w:bodyDiv w:val="1"/>
      <w:marLeft w:val="0"/>
      <w:marRight w:val="0"/>
      <w:marTop w:val="0"/>
      <w:marBottom w:val="0"/>
      <w:divBdr>
        <w:top w:val="none" w:sz="0" w:space="0" w:color="auto"/>
        <w:left w:val="none" w:sz="0" w:space="0" w:color="auto"/>
        <w:bottom w:val="none" w:sz="0" w:space="0" w:color="auto"/>
        <w:right w:val="none" w:sz="0" w:space="0" w:color="auto"/>
      </w:divBdr>
    </w:div>
    <w:div w:id="1354108192">
      <w:bodyDiv w:val="1"/>
      <w:marLeft w:val="0"/>
      <w:marRight w:val="0"/>
      <w:marTop w:val="0"/>
      <w:marBottom w:val="0"/>
      <w:divBdr>
        <w:top w:val="none" w:sz="0" w:space="0" w:color="auto"/>
        <w:left w:val="none" w:sz="0" w:space="0" w:color="auto"/>
        <w:bottom w:val="none" w:sz="0" w:space="0" w:color="auto"/>
        <w:right w:val="none" w:sz="0" w:space="0" w:color="auto"/>
      </w:divBdr>
    </w:div>
    <w:div w:id="1354115152">
      <w:bodyDiv w:val="1"/>
      <w:marLeft w:val="0"/>
      <w:marRight w:val="0"/>
      <w:marTop w:val="0"/>
      <w:marBottom w:val="0"/>
      <w:divBdr>
        <w:top w:val="none" w:sz="0" w:space="0" w:color="auto"/>
        <w:left w:val="none" w:sz="0" w:space="0" w:color="auto"/>
        <w:bottom w:val="none" w:sz="0" w:space="0" w:color="auto"/>
        <w:right w:val="none" w:sz="0" w:space="0" w:color="auto"/>
      </w:divBdr>
    </w:div>
    <w:div w:id="1354262210">
      <w:bodyDiv w:val="1"/>
      <w:marLeft w:val="0"/>
      <w:marRight w:val="0"/>
      <w:marTop w:val="0"/>
      <w:marBottom w:val="0"/>
      <w:divBdr>
        <w:top w:val="none" w:sz="0" w:space="0" w:color="auto"/>
        <w:left w:val="none" w:sz="0" w:space="0" w:color="auto"/>
        <w:bottom w:val="none" w:sz="0" w:space="0" w:color="auto"/>
        <w:right w:val="none" w:sz="0" w:space="0" w:color="auto"/>
      </w:divBdr>
    </w:div>
    <w:div w:id="1356543204">
      <w:bodyDiv w:val="1"/>
      <w:marLeft w:val="0"/>
      <w:marRight w:val="0"/>
      <w:marTop w:val="0"/>
      <w:marBottom w:val="0"/>
      <w:divBdr>
        <w:top w:val="none" w:sz="0" w:space="0" w:color="auto"/>
        <w:left w:val="none" w:sz="0" w:space="0" w:color="auto"/>
        <w:bottom w:val="none" w:sz="0" w:space="0" w:color="auto"/>
        <w:right w:val="none" w:sz="0" w:space="0" w:color="auto"/>
      </w:divBdr>
    </w:div>
    <w:div w:id="1356688568">
      <w:bodyDiv w:val="1"/>
      <w:marLeft w:val="0"/>
      <w:marRight w:val="0"/>
      <w:marTop w:val="0"/>
      <w:marBottom w:val="0"/>
      <w:divBdr>
        <w:top w:val="none" w:sz="0" w:space="0" w:color="auto"/>
        <w:left w:val="none" w:sz="0" w:space="0" w:color="auto"/>
        <w:bottom w:val="none" w:sz="0" w:space="0" w:color="auto"/>
        <w:right w:val="none" w:sz="0" w:space="0" w:color="auto"/>
      </w:divBdr>
    </w:div>
    <w:div w:id="1357266475">
      <w:bodyDiv w:val="1"/>
      <w:marLeft w:val="0"/>
      <w:marRight w:val="0"/>
      <w:marTop w:val="0"/>
      <w:marBottom w:val="0"/>
      <w:divBdr>
        <w:top w:val="none" w:sz="0" w:space="0" w:color="auto"/>
        <w:left w:val="none" w:sz="0" w:space="0" w:color="auto"/>
        <w:bottom w:val="none" w:sz="0" w:space="0" w:color="auto"/>
        <w:right w:val="none" w:sz="0" w:space="0" w:color="auto"/>
      </w:divBdr>
    </w:div>
    <w:div w:id="1357389556">
      <w:bodyDiv w:val="1"/>
      <w:marLeft w:val="0"/>
      <w:marRight w:val="0"/>
      <w:marTop w:val="0"/>
      <w:marBottom w:val="0"/>
      <w:divBdr>
        <w:top w:val="none" w:sz="0" w:space="0" w:color="auto"/>
        <w:left w:val="none" w:sz="0" w:space="0" w:color="auto"/>
        <w:bottom w:val="none" w:sz="0" w:space="0" w:color="auto"/>
        <w:right w:val="none" w:sz="0" w:space="0" w:color="auto"/>
      </w:divBdr>
    </w:div>
    <w:div w:id="1358387399">
      <w:bodyDiv w:val="1"/>
      <w:marLeft w:val="0"/>
      <w:marRight w:val="0"/>
      <w:marTop w:val="0"/>
      <w:marBottom w:val="0"/>
      <w:divBdr>
        <w:top w:val="none" w:sz="0" w:space="0" w:color="auto"/>
        <w:left w:val="none" w:sz="0" w:space="0" w:color="auto"/>
        <w:bottom w:val="none" w:sz="0" w:space="0" w:color="auto"/>
        <w:right w:val="none" w:sz="0" w:space="0" w:color="auto"/>
      </w:divBdr>
    </w:div>
    <w:div w:id="1358430713">
      <w:bodyDiv w:val="1"/>
      <w:marLeft w:val="0"/>
      <w:marRight w:val="0"/>
      <w:marTop w:val="0"/>
      <w:marBottom w:val="0"/>
      <w:divBdr>
        <w:top w:val="none" w:sz="0" w:space="0" w:color="auto"/>
        <w:left w:val="none" w:sz="0" w:space="0" w:color="auto"/>
        <w:bottom w:val="none" w:sz="0" w:space="0" w:color="auto"/>
        <w:right w:val="none" w:sz="0" w:space="0" w:color="auto"/>
      </w:divBdr>
    </w:div>
    <w:div w:id="1358502799">
      <w:bodyDiv w:val="1"/>
      <w:marLeft w:val="0"/>
      <w:marRight w:val="0"/>
      <w:marTop w:val="0"/>
      <w:marBottom w:val="0"/>
      <w:divBdr>
        <w:top w:val="none" w:sz="0" w:space="0" w:color="auto"/>
        <w:left w:val="none" w:sz="0" w:space="0" w:color="auto"/>
        <w:bottom w:val="none" w:sz="0" w:space="0" w:color="auto"/>
        <w:right w:val="none" w:sz="0" w:space="0" w:color="auto"/>
      </w:divBdr>
    </w:div>
    <w:div w:id="1359351918">
      <w:bodyDiv w:val="1"/>
      <w:marLeft w:val="0"/>
      <w:marRight w:val="0"/>
      <w:marTop w:val="0"/>
      <w:marBottom w:val="0"/>
      <w:divBdr>
        <w:top w:val="none" w:sz="0" w:space="0" w:color="auto"/>
        <w:left w:val="none" w:sz="0" w:space="0" w:color="auto"/>
        <w:bottom w:val="none" w:sz="0" w:space="0" w:color="auto"/>
        <w:right w:val="none" w:sz="0" w:space="0" w:color="auto"/>
      </w:divBdr>
    </w:div>
    <w:div w:id="1359505590">
      <w:bodyDiv w:val="1"/>
      <w:marLeft w:val="0"/>
      <w:marRight w:val="0"/>
      <w:marTop w:val="0"/>
      <w:marBottom w:val="0"/>
      <w:divBdr>
        <w:top w:val="none" w:sz="0" w:space="0" w:color="auto"/>
        <w:left w:val="none" w:sz="0" w:space="0" w:color="auto"/>
        <w:bottom w:val="none" w:sz="0" w:space="0" w:color="auto"/>
        <w:right w:val="none" w:sz="0" w:space="0" w:color="auto"/>
      </w:divBdr>
    </w:div>
    <w:div w:id="1359698843">
      <w:bodyDiv w:val="1"/>
      <w:marLeft w:val="0"/>
      <w:marRight w:val="0"/>
      <w:marTop w:val="0"/>
      <w:marBottom w:val="0"/>
      <w:divBdr>
        <w:top w:val="none" w:sz="0" w:space="0" w:color="auto"/>
        <w:left w:val="none" w:sz="0" w:space="0" w:color="auto"/>
        <w:bottom w:val="none" w:sz="0" w:space="0" w:color="auto"/>
        <w:right w:val="none" w:sz="0" w:space="0" w:color="auto"/>
      </w:divBdr>
    </w:div>
    <w:div w:id="1360859318">
      <w:bodyDiv w:val="1"/>
      <w:marLeft w:val="0"/>
      <w:marRight w:val="0"/>
      <w:marTop w:val="0"/>
      <w:marBottom w:val="0"/>
      <w:divBdr>
        <w:top w:val="none" w:sz="0" w:space="0" w:color="auto"/>
        <w:left w:val="none" w:sz="0" w:space="0" w:color="auto"/>
        <w:bottom w:val="none" w:sz="0" w:space="0" w:color="auto"/>
        <w:right w:val="none" w:sz="0" w:space="0" w:color="auto"/>
      </w:divBdr>
    </w:div>
    <w:div w:id="1361082032">
      <w:bodyDiv w:val="1"/>
      <w:marLeft w:val="0"/>
      <w:marRight w:val="0"/>
      <w:marTop w:val="0"/>
      <w:marBottom w:val="0"/>
      <w:divBdr>
        <w:top w:val="none" w:sz="0" w:space="0" w:color="auto"/>
        <w:left w:val="none" w:sz="0" w:space="0" w:color="auto"/>
        <w:bottom w:val="none" w:sz="0" w:space="0" w:color="auto"/>
        <w:right w:val="none" w:sz="0" w:space="0" w:color="auto"/>
      </w:divBdr>
    </w:div>
    <w:div w:id="1361126668">
      <w:bodyDiv w:val="1"/>
      <w:marLeft w:val="0"/>
      <w:marRight w:val="0"/>
      <w:marTop w:val="0"/>
      <w:marBottom w:val="0"/>
      <w:divBdr>
        <w:top w:val="none" w:sz="0" w:space="0" w:color="auto"/>
        <w:left w:val="none" w:sz="0" w:space="0" w:color="auto"/>
        <w:bottom w:val="none" w:sz="0" w:space="0" w:color="auto"/>
        <w:right w:val="none" w:sz="0" w:space="0" w:color="auto"/>
      </w:divBdr>
    </w:div>
    <w:div w:id="1361933811">
      <w:bodyDiv w:val="1"/>
      <w:marLeft w:val="0"/>
      <w:marRight w:val="0"/>
      <w:marTop w:val="0"/>
      <w:marBottom w:val="0"/>
      <w:divBdr>
        <w:top w:val="none" w:sz="0" w:space="0" w:color="auto"/>
        <w:left w:val="none" w:sz="0" w:space="0" w:color="auto"/>
        <w:bottom w:val="none" w:sz="0" w:space="0" w:color="auto"/>
        <w:right w:val="none" w:sz="0" w:space="0" w:color="auto"/>
      </w:divBdr>
    </w:div>
    <w:div w:id="1362168000">
      <w:bodyDiv w:val="1"/>
      <w:marLeft w:val="0"/>
      <w:marRight w:val="0"/>
      <w:marTop w:val="0"/>
      <w:marBottom w:val="0"/>
      <w:divBdr>
        <w:top w:val="none" w:sz="0" w:space="0" w:color="auto"/>
        <w:left w:val="none" w:sz="0" w:space="0" w:color="auto"/>
        <w:bottom w:val="none" w:sz="0" w:space="0" w:color="auto"/>
        <w:right w:val="none" w:sz="0" w:space="0" w:color="auto"/>
      </w:divBdr>
    </w:div>
    <w:div w:id="1362705137">
      <w:bodyDiv w:val="1"/>
      <w:marLeft w:val="0"/>
      <w:marRight w:val="0"/>
      <w:marTop w:val="0"/>
      <w:marBottom w:val="0"/>
      <w:divBdr>
        <w:top w:val="none" w:sz="0" w:space="0" w:color="auto"/>
        <w:left w:val="none" w:sz="0" w:space="0" w:color="auto"/>
        <w:bottom w:val="none" w:sz="0" w:space="0" w:color="auto"/>
        <w:right w:val="none" w:sz="0" w:space="0" w:color="auto"/>
      </w:divBdr>
    </w:div>
    <w:div w:id="1363168494">
      <w:bodyDiv w:val="1"/>
      <w:marLeft w:val="0"/>
      <w:marRight w:val="0"/>
      <w:marTop w:val="0"/>
      <w:marBottom w:val="0"/>
      <w:divBdr>
        <w:top w:val="none" w:sz="0" w:space="0" w:color="auto"/>
        <w:left w:val="none" w:sz="0" w:space="0" w:color="auto"/>
        <w:bottom w:val="none" w:sz="0" w:space="0" w:color="auto"/>
        <w:right w:val="none" w:sz="0" w:space="0" w:color="auto"/>
      </w:divBdr>
    </w:div>
    <w:div w:id="1364356414">
      <w:bodyDiv w:val="1"/>
      <w:marLeft w:val="0"/>
      <w:marRight w:val="0"/>
      <w:marTop w:val="0"/>
      <w:marBottom w:val="0"/>
      <w:divBdr>
        <w:top w:val="none" w:sz="0" w:space="0" w:color="auto"/>
        <w:left w:val="none" w:sz="0" w:space="0" w:color="auto"/>
        <w:bottom w:val="none" w:sz="0" w:space="0" w:color="auto"/>
        <w:right w:val="none" w:sz="0" w:space="0" w:color="auto"/>
      </w:divBdr>
    </w:div>
    <w:div w:id="1364477660">
      <w:bodyDiv w:val="1"/>
      <w:marLeft w:val="0"/>
      <w:marRight w:val="0"/>
      <w:marTop w:val="0"/>
      <w:marBottom w:val="0"/>
      <w:divBdr>
        <w:top w:val="none" w:sz="0" w:space="0" w:color="auto"/>
        <w:left w:val="none" w:sz="0" w:space="0" w:color="auto"/>
        <w:bottom w:val="none" w:sz="0" w:space="0" w:color="auto"/>
        <w:right w:val="none" w:sz="0" w:space="0" w:color="auto"/>
      </w:divBdr>
    </w:div>
    <w:div w:id="1364866222">
      <w:bodyDiv w:val="1"/>
      <w:marLeft w:val="0"/>
      <w:marRight w:val="0"/>
      <w:marTop w:val="0"/>
      <w:marBottom w:val="0"/>
      <w:divBdr>
        <w:top w:val="none" w:sz="0" w:space="0" w:color="auto"/>
        <w:left w:val="none" w:sz="0" w:space="0" w:color="auto"/>
        <w:bottom w:val="none" w:sz="0" w:space="0" w:color="auto"/>
        <w:right w:val="none" w:sz="0" w:space="0" w:color="auto"/>
      </w:divBdr>
    </w:div>
    <w:div w:id="1365595938">
      <w:bodyDiv w:val="1"/>
      <w:marLeft w:val="0"/>
      <w:marRight w:val="0"/>
      <w:marTop w:val="0"/>
      <w:marBottom w:val="0"/>
      <w:divBdr>
        <w:top w:val="none" w:sz="0" w:space="0" w:color="auto"/>
        <w:left w:val="none" w:sz="0" w:space="0" w:color="auto"/>
        <w:bottom w:val="none" w:sz="0" w:space="0" w:color="auto"/>
        <w:right w:val="none" w:sz="0" w:space="0" w:color="auto"/>
      </w:divBdr>
    </w:div>
    <w:div w:id="1366061973">
      <w:bodyDiv w:val="1"/>
      <w:marLeft w:val="0"/>
      <w:marRight w:val="0"/>
      <w:marTop w:val="0"/>
      <w:marBottom w:val="0"/>
      <w:divBdr>
        <w:top w:val="none" w:sz="0" w:space="0" w:color="auto"/>
        <w:left w:val="none" w:sz="0" w:space="0" w:color="auto"/>
        <w:bottom w:val="none" w:sz="0" w:space="0" w:color="auto"/>
        <w:right w:val="none" w:sz="0" w:space="0" w:color="auto"/>
      </w:divBdr>
    </w:div>
    <w:div w:id="1366100799">
      <w:bodyDiv w:val="1"/>
      <w:marLeft w:val="0"/>
      <w:marRight w:val="0"/>
      <w:marTop w:val="0"/>
      <w:marBottom w:val="0"/>
      <w:divBdr>
        <w:top w:val="none" w:sz="0" w:space="0" w:color="auto"/>
        <w:left w:val="none" w:sz="0" w:space="0" w:color="auto"/>
        <w:bottom w:val="none" w:sz="0" w:space="0" w:color="auto"/>
        <w:right w:val="none" w:sz="0" w:space="0" w:color="auto"/>
      </w:divBdr>
    </w:div>
    <w:div w:id="1366642376">
      <w:bodyDiv w:val="1"/>
      <w:marLeft w:val="0"/>
      <w:marRight w:val="0"/>
      <w:marTop w:val="0"/>
      <w:marBottom w:val="0"/>
      <w:divBdr>
        <w:top w:val="none" w:sz="0" w:space="0" w:color="auto"/>
        <w:left w:val="none" w:sz="0" w:space="0" w:color="auto"/>
        <w:bottom w:val="none" w:sz="0" w:space="0" w:color="auto"/>
        <w:right w:val="none" w:sz="0" w:space="0" w:color="auto"/>
      </w:divBdr>
    </w:div>
    <w:div w:id="1367179226">
      <w:bodyDiv w:val="1"/>
      <w:marLeft w:val="0"/>
      <w:marRight w:val="0"/>
      <w:marTop w:val="0"/>
      <w:marBottom w:val="0"/>
      <w:divBdr>
        <w:top w:val="none" w:sz="0" w:space="0" w:color="auto"/>
        <w:left w:val="none" w:sz="0" w:space="0" w:color="auto"/>
        <w:bottom w:val="none" w:sz="0" w:space="0" w:color="auto"/>
        <w:right w:val="none" w:sz="0" w:space="0" w:color="auto"/>
      </w:divBdr>
    </w:div>
    <w:div w:id="1368143691">
      <w:bodyDiv w:val="1"/>
      <w:marLeft w:val="0"/>
      <w:marRight w:val="0"/>
      <w:marTop w:val="0"/>
      <w:marBottom w:val="0"/>
      <w:divBdr>
        <w:top w:val="none" w:sz="0" w:space="0" w:color="auto"/>
        <w:left w:val="none" w:sz="0" w:space="0" w:color="auto"/>
        <w:bottom w:val="none" w:sz="0" w:space="0" w:color="auto"/>
        <w:right w:val="none" w:sz="0" w:space="0" w:color="auto"/>
      </w:divBdr>
    </w:div>
    <w:div w:id="1369800533">
      <w:bodyDiv w:val="1"/>
      <w:marLeft w:val="0"/>
      <w:marRight w:val="0"/>
      <w:marTop w:val="0"/>
      <w:marBottom w:val="0"/>
      <w:divBdr>
        <w:top w:val="none" w:sz="0" w:space="0" w:color="auto"/>
        <w:left w:val="none" w:sz="0" w:space="0" w:color="auto"/>
        <w:bottom w:val="none" w:sz="0" w:space="0" w:color="auto"/>
        <w:right w:val="none" w:sz="0" w:space="0" w:color="auto"/>
      </w:divBdr>
    </w:div>
    <w:div w:id="1370956149">
      <w:bodyDiv w:val="1"/>
      <w:marLeft w:val="0"/>
      <w:marRight w:val="0"/>
      <w:marTop w:val="0"/>
      <w:marBottom w:val="0"/>
      <w:divBdr>
        <w:top w:val="none" w:sz="0" w:space="0" w:color="auto"/>
        <w:left w:val="none" w:sz="0" w:space="0" w:color="auto"/>
        <w:bottom w:val="none" w:sz="0" w:space="0" w:color="auto"/>
        <w:right w:val="none" w:sz="0" w:space="0" w:color="auto"/>
      </w:divBdr>
    </w:div>
    <w:div w:id="1371101716">
      <w:bodyDiv w:val="1"/>
      <w:marLeft w:val="0"/>
      <w:marRight w:val="0"/>
      <w:marTop w:val="0"/>
      <w:marBottom w:val="0"/>
      <w:divBdr>
        <w:top w:val="none" w:sz="0" w:space="0" w:color="auto"/>
        <w:left w:val="none" w:sz="0" w:space="0" w:color="auto"/>
        <w:bottom w:val="none" w:sz="0" w:space="0" w:color="auto"/>
        <w:right w:val="none" w:sz="0" w:space="0" w:color="auto"/>
      </w:divBdr>
    </w:div>
    <w:div w:id="1371565774">
      <w:bodyDiv w:val="1"/>
      <w:marLeft w:val="0"/>
      <w:marRight w:val="0"/>
      <w:marTop w:val="0"/>
      <w:marBottom w:val="0"/>
      <w:divBdr>
        <w:top w:val="none" w:sz="0" w:space="0" w:color="auto"/>
        <w:left w:val="none" w:sz="0" w:space="0" w:color="auto"/>
        <w:bottom w:val="none" w:sz="0" w:space="0" w:color="auto"/>
        <w:right w:val="none" w:sz="0" w:space="0" w:color="auto"/>
      </w:divBdr>
    </w:div>
    <w:div w:id="1372657486">
      <w:bodyDiv w:val="1"/>
      <w:marLeft w:val="0"/>
      <w:marRight w:val="0"/>
      <w:marTop w:val="0"/>
      <w:marBottom w:val="0"/>
      <w:divBdr>
        <w:top w:val="none" w:sz="0" w:space="0" w:color="auto"/>
        <w:left w:val="none" w:sz="0" w:space="0" w:color="auto"/>
        <w:bottom w:val="none" w:sz="0" w:space="0" w:color="auto"/>
        <w:right w:val="none" w:sz="0" w:space="0" w:color="auto"/>
      </w:divBdr>
    </w:div>
    <w:div w:id="1372850584">
      <w:bodyDiv w:val="1"/>
      <w:marLeft w:val="0"/>
      <w:marRight w:val="0"/>
      <w:marTop w:val="0"/>
      <w:marBottom w:val="0"/>
      <w:divBdr>
        <w:top w:val="none" w:sz="0" w:space="0" w:color="auto"/>
        <w:left w:val="none" w:sz="0" w:space="0" w:color="auto"/>
        <w:bottom w:val="none" w:sz="0" w:space="0" w:color="auto"/>
        <w:right w:val="none" w:sz="0" w:space="0" w:color="auto"/>
      </w:divBdr>
    </w:div>
    <w:div w:id="1373916132">
      <w:bodyDiv w:val="1"/>
      <w:marLeft w:val="0"/>
      <w:marRight w:val="0"/>
      <w:marTop w:val="0"/>
      <w:marBottom w:val="0"/>
      <w:divBdr>
        <w:top w:val="none" w:sz="0" w:space="0" w:color="auto"/>
        <w:left w:val="none" w:sz="0" w:space="0" w:color="auto"/>
        <w:bottom w:val="none" w:sz="0" w:space="0" w:color="auto"/>
        <w:right w:val="none" w:sz="0" w:space="0" w:color="auto"/>
      </w:divBdr>
    </w:div>
    <w:div w:id="1374043000">
      <w:bodyDiv w:val="1"/>
      <w:marLeft w:val="0"/>
      <w:marRight w:val="0"/>
      <w:marTop w:val="0"/>
      <w:marBottom w:val="0"/>
      <w:divBdr>
        <w:top w:val="none" w:sz="0" w:space="0" w:color="auto"/>
        <w:left w:val="none" w:sz="0" w:space="0" w:color="auto"/>
        <w:bottom w:val="none" w:sz="0" w:space="0" w:color="auto"/>
        <w:right w:val="none" w:sz="0" w:space="0" w:color="auto"/>
      </w:divBdr>
    </w:div>
    <w:div w:id="1374696805">
      <w:bodyDiv w:val="1"/>
      <w:marLeft w:val="0"/>
      <w:marRight w:val="0"/>
      <w:marTop w:val="0"/>
      <w:marBottom w:val="0"/>
      <w:divBdr>
        <w:top w:val="none" w:sz="0" w:space="0" w:color="auto"/>
        <w:left w:val="none" w:sz="0" w:space="0" w:color="auto"/>
        <w:bottom w:val="none" w:sz="0" w:space="0" w:color="auto"/>
        <w:right w:val="none" w:sz="0" w:space="0" w:color="auto"/>
      </w:divBdr>
    </w:div>
    <w:div w:id="1374964217">
      <w:bodyDiv w:val="1"/>
      <w:marLeft w:val="0"/>
      <w:marRight w:val="0"/>
      <w:marTop w:val="0"/>
      <w:marBottom w:val="0"/>
      <w:divBdr>
        <w:top w:val="none" w:sz="0" w:space="0" w:color="auto"/>
        <w:left w:val="none" w:sz="0" w:space="0" w:color="auto"/>
        <w:bottom w:val="none" w:sz="0" w:space="0" w:color="auto"/>
        <w:right w:val="none" w:sz="0" w:space="0" w:color="auto"/>
      </w:divBdr>
    </w:div>
    <w:div w:id="1375694887">
      <w:bodyDiv w:val="1"/>
      <w:marLeft w:val="0"/>
      <w:marRight w:val="0"/>
      <w:marTop w:val="0"/>
      <w:marBottom w:val="0"/>
      <w:divBdr>
        <w:top w:val="none" w:sz="0" w:space="0" w:color="auto"/>
        <w:left w:val="none" w:sz="0" w:space="0" w:color="auto"/>
        <w:bottom w:val="none" w:sz="0" w:space="0" w:color="auto"/>
        <w:right w:val="none" w:sz="0" w:space="0" w:color="auto"/>
      </w:divBdr>
    </w:div>
    <w:div w:id="1375888912">
      <w:bodyDiv w:val="1"/>
      <w:marLeft w:val="0"/>
      <w:marRight w:val="0"/>
      <w:marTop w:val="0"/>
      <w:marBottom w:val="0"/>
      <w:divBdr>
        <w:top w:val="none" w:sz="0" w:space="0" w:color="auto"/>
        <w:left w:val="none" w:sz="0" w:space="0" w:color="auto"/>
        <w:bottom w:val="none" w:sz="0" w:space="0" w:color="auto"/>
        <w:right w:val="none" w:sz="0" w:space="0" w:color="auto"/>
      </w:divBdr>
    </w:div>
    <w:div w:id="1376278081">
      <w:bodyDiv w:val="1"/>
      <w:marLeft w:val="0"/>
      <w:marRight w:val="0"/>
      <w:marTop w:val="0"/>
      <w:marBottom w:val="0"/>
      <w:divBdr>
        <w:top w:val="none" w:sz="0" w:space="0" w:color="auto"/>
        <w:left w:val="none" w:sz="0" w:space="0" w:color="auto"/>
        <w:bottom w:val="none" w:sz="0" w:space="0" w:color="auto"/>
        <w:right w:val="none" w:sz="0" w:space="0" w:color="auto"/>
      </w:divBdr>
    </w:div>
    <w:div w:id="1377043894">
      <w:bodyDiv w:val="1"/>
      <w:marLeft w:val="0"/>
      <w:marRight w:val="0"/>
      <w:marTop w:val="0"/>
      <w:marBottom w:val="0"/>
      <w:divBdr>
        <w:top w:val="none" w:sz="0" w:space="0" w:color="auto"/>
        <w:left w:val="none" w:sz="0" w:space="0" w:color="auto"/>
        <w:bottom w:val="none" w:sz="0" w:space="0" w:color="auto"/>
        <w:right w:val="none" w:sz="0" w:space="0" w:color="auto"/>
      </w:divBdr>
    </w:div>
    <w:div w:id="1377195958">
      <w:bodyDiv w:val="1"/>
      <w:marLeft w:val="0"/>
      <w:marRight w:val="0"/>
      <w:marTop w:val="0"/>
      <w:marBottom w:val="0"/>
      <w:divBdr>
        <w:top w:val="none" w:sz="0" w:space="0" w:color="auto"/>
        <w:left w:val="none" w:sz="0" w:space="0" w:color="auto"/>
        <w:bottom w:val="none" w:sz="0" w:space="0" w:color="auto"/>
        <w:right w:val="none" w:sz="0" w:space="0" w:color="auto"/>
      </w:divBdr>
    </w:div>
    <w:div w:id="1377311613">
      <w:bodyDiv w:val="1"/>
      <w:marLeft w:val="0"/>
      <w:marRight w:val="0"/>
      <w:marTop w:val="0"/>
      <w:marBottom w:val="0"/>
      <w:divBdr>
        <w:top w:val="none" w:sz="0" w:space="0" w:color="auto"/>
        <w:left w:val="none" w:sz="0" w:space="0" w:color="auto"/>
        <w:bottom w:val="none" w:sz="0" w:space="0" w:color="auto"/>
        <w:right w:val="none" w:sz="0" w:space="0" w:color="auto"/>
      </w:divBdr>
    </w:div>
    <w:div w:id="1377316533">
      <w:bodyDiv w:val="1"/>
      <w:marLeft w:val="0"/>
      <w:marRight w:val="0"/>
      <w:marTop w:val="0"/>
      <w:marBottom w:val="0"/>
      <w:divBdr>
        <w:top w:val="none" w:sz="0" w:space="0" w:color="auto"/>
        <w:left w:val="none" w:sz="0" w:space="0" w:color="auto"/>
        <w:bottom w:val="none" w:sz="0" w:space="0" w:color="auto"/>
        <w:right w:val="none" w:sz="0" w:space="0" w:color="auto"/>
      </w:divBdr>
    </w:div>
    <w:div w:id="1377461194">
      <w:bodyDiv w:val="1"/>
      <w:marLeft w:val="0"/>
      <w:marRight w:val="0"/>
      <w:marTop w:val="0"/>
      <w:marBottom w:val="0"/>
      <w:divBdr>
        <w:top w:val="none" w:sz="0" w:space="0" w:color="auto"/>
        <w:left w:val="none" w:sz="0" w:space="0" w:color="auto"/>
        <w:bottom w:val="none" w:sz="0" w:space="0" w:color="auto"/>
        <w:right w:val="none" w:sz="0" w:space="0" w:color="auto"/>
      </w:divBdr>
    </w:div>
    <w:div w:id="1377699935">
      <w:bodyDiv w:val="1"/>
      <w:marLeft w:val="0"/>
      <w:marRight w:val="0"/>
      <w:marTop w:val="0"/>
      <w:marBottom w:val="0"/>
      <w:divBdr>
        <w:top w:val="none" w:sz="0" w:space="0" w:color="auto"/>
        <w:left w:val="none" w:sz="0" w:space="0" w:color="auto"/>
        <w:bottom w:val="none" w:sz="0" w:space="0" w:color="auto"/>
        <w:right w:val="none" w:sz="0" w:space="0" w:color="auto"/>
      </w:divBdr>
    </w:div>
    <w:div w:id="1377968377">
      <w:bodyDiv w:val="1"/>
      <w:marLeft w:val="0"/>
      <w:marRight w:val="0"/>
      <w:marTop w:val="0"/>
      <w:marBottom w:val="0"/>
      <w:divBdr>
        <w:top w:val="none" w:sz="0" w:space="0" w:color="auto"/>
        <w:left w:val="none" w:sz="0" w:space="0" w:color="auto"/>
        <w:bottom w:val="none" w:sz="0" w:space="0" w:color="auto"/>
        <w:right w:val="none" w:sz="0" w:space="0" w:color="auto"/>
      </w:divBdr>
    </w:div>
    <w:div w:id="1378045390">
      <w:bodyDiv w:val="1"/>
      <w:marLeft w:val="0"/>
      <w:marRight w:val="0"/>
      <w:marTop w:val="0"/>
      <w:marBottom w:val="0"/>
      <w:divBdr>
        <w:top w:val="none" w:sz="0" w:space="0" w:color="auto"/>
        <w:left w:val="none" w:sz="0" w:space="0" w:color="auto"/>
        <w:bottom w:val="none" w:sz="0" w:space="0" w:color="auto"/>
        <w:right w:val="none" w:sz="0" w:space="0" w:color="auto"/>
      </w:divBdr>
    </w:div>
    <w:div w:id="1378123605">
      <w:bodyDiv w:val="1"/>
      <w:marLeft w:val="0"/>
      <w:marRight w:val="0"/>
      <w:marTop w:val="0"/>
      <w:marBottom w:val="0"/>
      <w:divBdr>
        <w:top w:val="none" w:sz="0" w:space="0" w:color="auto"/>
        <w:left w:val="none" w:sz="0" w:space="0" w:color="auto"/>
        <w:bottom w:val="none" w:sz="0" w:space="0" w:color="auto"/>
        <w:right w:val="none" w:sz="0" w:space="0" w:color="auto"/>
      </w:divBdr>
    </w:div>
    <w:div w:id="1378816119">
      <w:bodyDiv w:val="1"/>
      <w:marLeft w:val="0"/>
      <w:marRight w:val="0"/>
      <w:marTop w:val="0"/>
      <w:marBottom w:val="0"/>
      <w:divBdr>
        <w:top w:val="none" w:sz="0" w:space="0" w:color="auto"/>
        <w:left w:val="none" w:sz="0" w:space="0" w:color="auto"/>
        <w:bottom w:val="none" w:sz="0" w:space="0" w:color="auto"/>
        <w:right w:val="none" w:sz="0" w:space="0" w:color="auto"/>
      </w:divBdr>
    </w:div>
    <w:div w:id="1379429530">
      <w:bodyDiv w:val="1"/>
      <w:marLeft w:val="0"/>
      <w:marRight w:val="0"/>
      <w:marTop w:val="0"/>
      <w:marBottom w:val="0"/>
      <w:divBdr>
        <w:top w:val="none" w:sz="0" w:space="0" w:color="auto"/>
        <w:left w:val="none" w:sz="0" w:space="0" w:color="auto"/>
        <w:bottom w:val="none" w:sz="0" w:space="0" w:color="auto"/>
        <w:right w:val="none" w:sz="0" w:space="0" w:color="auto"/>
      </w:divBdr>
    </w:div>
    <w:div w:id="1379819443">
      <w:bodyDiv w:val="1"/>
      <w:marLeft w:val="0"/>
      <w:marRight w:val="0"/>
      <w:marTop w:val="0"/>
      <w:marBottom w:val="0"/>
      <w:divBdr>
        <w:top w:val="none" w:sz="0" w:space="0" w:color="auto"/>
        <w:left w:val="none" w:sz="0" w:space="0" w:color="auto"/>
        <w:bottom w:val="none" w:sz="0" w:space="0" w:color="auto"/>
        <w:right w:val="none" w:sz="0" w:space="0" w:color="auto"/>
      </w:divBdr>
    </w:div>
    <w:div w:id="1381171851">
      <w:bodyDiv w:val="1"/>
      <w:marLeft w:val="0"/>
      <w:marRight w:val="0"/>
      <w:marTop w:val="0"/>
      <w:marBottom w:val="0"/>
      <w:divBdr>
        <w:top w:val="none" w:sz="0" w:space="0" w:color="auto"/>
        <w:left w:val="none" w:sz="0" w:space="0" w:color="auto"/>
        <w:bottom w:val="none" w:sz="0" w:space="0" w:color="auto"/>
        <w:right w:val="none" w:sz="0" w:space="0" w:color="auto"/>
      </w:divBdr>
    </w:div>
    <w:div w:id="1381251390">
      <w:bodyDiv w:val="1"/>
      <w:marLeft w:val="0"/>
      <w:marRight w:val="0"/>
      <w:marTop w:val="0"/>
      <w:marBottom w:val="0"/>
      <w:divBdr>
        <w:top w:val="none" w:sz="0" w:space="0" w:color="auto"/>
        <w:left w:val="none" w:sz="0" w:space="0" w:color="auto"/>
        <w:bottom w:val="none" w:sz="0" w:space="0" w:color="auto"/>
        <w:right w:val="none" w:sz="0" w:space="0" w:color="auto"/>
      </w:divBdr>
    </w:div>
    <w:div w:id="1382054741">
      <w:bodyDiv w:val="1"/>
      <w:marLeft w:val="0"/>
      <w:marRight w:val="0"/>
      <w:marTop w:val="0"/>
      <w:marBottom w:val="0"/>
      <w:divBdr>
        <w:top w:val="none" w:sz="0" w:space="0" w:color="auto"/>
        <w:left w:val="none" w:sz="0" w:space="0" w:color="auto"/>
        <w:bottom w:val="none" w:sz="0" w:space="0" w:color="auto"/>
        <w:right w:val="none" w:sz="0" w:space="0" w:color="auto"/>
      </w:divBdr>
    </w:div>
    <w:div w:id="1382941321">
      <w:bodyDiv w:val="1"/>
      <w:marLeft w:val="0"/>
      <w:marRight w:val="0"/>
      <w:marTop w:val="0"/>
      <w:marBottom w:val="0"/>
      <w:divBdr>
        <w:top w:val="none" w:sz="0" w:space="0" w:color="auto"/>
        <w:left w:val="none" w:sz="0" w:space="0" w:color="auto"/>
        <w:bottom w:val="none" w:sz="0" w:space="0" w:color="auto"/>
        <w:right w:val="none" w:sz="0" w:space="0" w:color="auto"/>
      </w:divBdr>
    </w:div>
    <w:div w:id="1383090495">
      <w:bodyDiv w:val="1"/>
      <w:marLeft w:val="0"/>
      <w:marRight w:val="0"/>
      <w:marTop w:val="0"/>
      <w:marBottom w:val="0"/>
      <w:divBdr>
        <w:top w:val="none" w:sz="0" w:space="0" w:color="auto"/>
        <w:left w:val="none" w:sz="0" w:space="0" w:color="auto"/>
        <w:bottom w:val="none" w:sz="0" w:space="0" w:color="auto"/>
        <w:right w:val="none" w:sz="0" w:space="0" w:color="auto"/>
      </w:divBdr>
    </w:div>
    <w:div w:id="1383938431">
      <w:bodyDiv w:val="1"/>
      <w:marLeft w:val="0"/>
      <w:marRight w:val="0"/>
      <w:marTop w:val="0"/>
      <w:marBottom w:val="0"/>
      <w:divBdr>
        <w:top w:val="none" w:sz="0" w:space="0" w:color="auto"/>
        <w:left w:val="none" w:sz="0" w:space="0" w:color="auto"/>
        <w:bottom w:val="none" w:sz="0" w:space="0" w:color="auto"/>
        <w:right w:val="none" w:sz="0" w:space="0" w:color="auto"/>
      </w:divBdr>
    </w:div>
    <w:div w:id="1384407930">
      <w:bodyDiv w:val="1"/>
      <w:marLeft w:val="0"/>
      <w:marRight w:val="0"/>
      <w:marTop w:val="0"/>
      <w:marBottom w:val="0"/>
      <w:divBdr>
        <w:top w:val="none" w:sz="0" w:space="0" w:color="auto"/>
        <w:left w:val="none" w:sz="0" w:space="0" w:color="auto"/>
        <w:bottom w:val="none" w:sz="0" w:space="0" w:color="auto"/>
        <w:right w:val="none" w:sz="0" w:space="0" w:color="auto"/>
      </w:divBdr>
    </w:div>
    <w:div w:id="1384715213">
      <w:bodyDiv w:val="1"/>
      <w:marLeft w:val="0"/>
      <w:marRight w:val="0"/>
      <w:marTop w:val="0"/>
      <w:marBottom w:val="0"/>
      <w:divBdr>
        <w:top w:val="none" w:sz="0" w:space="0" w:color="auto"/>
        <w:left w:val="none" w:sz="0" w:space="0" w:color="auto"/>
        <w:bottom w:val="none" w:sz="0" w:space="0" w:color="auto"/>
        <w:right w:val="none" w:sz="0" w:space="0" w:color="auto"/>
      </w:divBdr>
    </w:div>
    <w:div w:id="1386173622">
      <w:bodyDiv w:val="1"/>
      <w:marLeft w:val="0"/>
      <w:marRight w:val="0"/>
      <w:marTop w:val="0"/>
      <w:marBottom w:val="0"/>
      <w:divBdr>
        <w:top w:val="none" w:sz="0" w:space="0" w:color="auto"/>
        <w:left w:val="none" w:sz="0" w:space="0" w:color="auto"/>
        <w:bottom w:val="none" w:sz="0" w:space="0" w:color="auto"/>
        <w:right w:val="none" w:sz="0" w:space="0" w:color="auto"/>
      </w:divBdr>
    </w:div>
    <w:div w:id="1386296749">
      <w:bodyDiv w:val="1"/>
      <w:marLeft w:val="0"/>
      <w:marRight w:val="0"/>
      <w:marTop w:val="0"/>
      <w:marBottom w:val="0"/>
      <w:divBdr>
        <w:top w:val="none" w:sz="0" w:space="0" w:color="auto"/>
        <w:left w:val="none" w:sz="0" w:space="0" w:color="auto"/>
        <w:bottom w:val="none" w:sz="0" w:space="0" w:color="auto"/>
        <w:right w:val="none" w:sz="0" w:space="0" w:color="auto"/>
      </w:divBdr>
    </w:div>
    <w:div w:id="1386831477">
      <w:bodyDiv w:val="1"/>
      <w:marLeft w:val="0"/>
      <w:marRight w:val="0"/>
      <w:marTop w:val="0"/>
      <w:marBottom w:val="0"/>
      <w:divBdr>
        <w:top w:val="none" w:sz="0" w:space="0" w:color="auto"/>
        <w:left w:val="none" w:sz="0" w:space="0" w:color="auto"/>
        <w:bottom w:val="none" w:sz="0" w:space="0" w:color="auto"/>
        <w:right w:val="none" w:sz="0" w:space="0" w:color="auto"/>
      </w:divBdr>
    </w:div>
    <w:div w:id="1387097309">
      <w:bodyDiv w:val="1"/>
      <w:marLeft w:val="0"/>
      <w:marRight w:val="0"/>
      <w:marTop w:val="0"/>
      <w:marBottom w:val="0"/>
      <w:divBdr>
        <w:top w:val="none" w:sz="0" w:space="0" w:color="auto"/>
        <w:left w:val="none" w:sz="0" w:space="0" w:color="auto"/>
        <w:bottom w:val="none" w:sz="0" w:space="0" w:color="auto"/>
        <w:right w:val="none" w:sz="0" w:space="0" w:color="auto"/>
      </w:divBdr>
    </w:div>
    <w:div w:id="1387223194">
      <w:bodyDiv w:val="1"/>
      <w:marLeft w:val="0"/>
      <w:marRight w:val="0"/>
      <w:marTop w:val="0"/>
      <w:marBottom w:val="0"/>
      <w:divBdr>
        <w:top w:val="none" w:sz="0" w:space="0" w:color="auto"/>
        <w:left w:val="none" w:sz="0" w:space="0" w:color="auto"/>
        <w:bottom w:val="none" w:sz="0" w:space="0" w:color="auto"/>
        <w:right w:val="none" w:sz="0" w:space="0" w:color="auto"/>
      </w:divBdr>
    </w:div>
    <w:div w:id="1387336337">
      <w:bodyDiv w:val="1"/>
      <w:marLeft w:val="0"/>
      <w:marRight w:val="0"/>
      <w:marTop w:val="0"/>
      <w:marBottom w:val="0"/>
      <w:divBdr>
        <w:top w:val="none" w:sz="0" w:space="0" w:color="auto"/>
        <w:left w:val="none" w:sz="0" w:space="0" w:color="auto"/>
        <w:bottom w:val="none" w:sz="0" w:space="0" w:color="auto"/>
        <w:right w:val="none" w:sz="0" w:space="0" w:color="auto"/>
      </w:divBdr>
    </w:div>
    <w:div w:id="1387608733">
      <w:bodyDiv w:val="1"/>
      <w:marLeft w:val="0"/>
      <w:marRight w:val="0"/>
      <w:marTop w:val="0"/>
      <w:marBottom w:val="0"/>
      <w:divBdr>
        <w:top w:val="none" w:sz="0" w:space="0" w:color="auto"/>
        <w:left w:val="none" w:sz="0" w:space="0" w:color="auto"/>
        <w:bottom w:val="none" w:sz="0" w:space="0" w:color="auto"/>
        <w:right w:val="none" w:sz="0" w:space="0" w:color="auto"/>
      </w:divBdr>
    </w:div>
    <w:div w:id="1387725803">
      <w:bodyDiv w:val="1"/>
      <w:marLeft w:val="0"/>
      <w:marRight w:val="0"/>
      <w:marTop w:val="0"/>
      <w:marBottom w:val="0"/>
      <w:divBdr>
        <w:top w:val="none" w:sz="0" w:space="0" w:color="auto"/>
        <w:left w:val="none" w:sz="0" w:space="0" w:color="auto"/>
        <w:bottom w:val="none" w:sz="0" w:space="0" w:color="auto"/>
        <w:right w:val="none" w:sz="0" w:space="0" w:color="auto"/>
      </w:divBdr>
    </w:div>
    <w:div w:id="1388606133">
      <w:bodyDiv w:val="1"/>
      <w:marLeft w:val="0"/>
      <w:marRight w:val="0"/>
      <w:marTop w:val="0"/>
      <w:marBottom w:val="0"/>
      <w:divBdr>
        <w:top w:val="none" w:sz="0" w:space="0" w:color="auto"/>
        <w:left w:val="none" w:sz="0" w:space="0" w:color="auto"/>
        <w:bottom w:val="none" w:sz="0" w:space="0" w:color="auto"/>
        <w:right w:val="none" w:sz="0" w:space="0" w:color="auto"/>
      </w:divBdr>
    </w:div>
    <w:div w:id="1388722131">
      <w:bodyDiv w:val="1"/>
      <w:marLeft w:val="0"/>
      <w:marRight w:val="0"/>
      <w:marTop w:val="0"/>
      <w:marBottom w:val="0"/>
      <w:divBdr>
        <w:top w:val="none" w:sz="0" w:space="0" w:color="auto"/>
        <w:left w:val="none" w:sz="0" w:space="0" w:color="auto"/>
        <w:bottom w:val="none" w:sz="0" w:space="0" w:color="auto"/>
        <w:right w:val="none" w:sz="0" w:space="0" w:color="auto"/>
      </w:divBdr>
    </w:div>
    <w:div w:id="1388918022">
      <w:bodyDiv w:val="1"/>
      <w:marLeft w:val="0"/>
      <w:marRight w:val="0"/>
      <w:marTop w:val="0"/>
      <w:marBottom w:val="0"/>
      <w:divBdr>
        <w:top w:val="none" w:sz="0" w:space="0" w:color="auto"/>
        <w:left w:val="none" w:sz="0" w:space="0" w:color="auto"/>
        <w:bottom w:val="none" w:sz="0" w:space="0" w:color="auto"/>
        <w:right w:val="none" w:sz="0" w:space="0" w:color="auto"/>
      </w:divBdr>
    </w:div>
    <w:div w:id="1389063836">
      <w:bodyDiv w:val="1"/>
      <w:marLeft w:val="0"/>
      <w:marRight w:val="0"/>
      <w:marTop w:val="0"/>
      <w:marBottom w:val="0"/>
      <w:divBdr>
        <w:top w:val="none" w:sz="0" w:space="0" w:color="auto"/>
        <w:left w:val="none" w:sz="0" w:space="0" w:color="auto"/>
        <w:bottom w:val="none" w:sz="0" w:space="0" w:color="auto"/>
        <w:right w:val="none" w:sz="0" w:space="0" w:color="auto"/>
      </w:divBdr>
    </w:div>
    <w:div w:id="1389067440">
      <w:bodyDiv w:val="1"/>
      <w:marLeft w:val="0"/>
      <w:marRight w:val="0"/>
      <w:marTop w:val="0"/>
      <w:marBottom w:val="0"/>
      <w:divBdr>
        <w:top w:val="none" w:sz="0" w:space="0" w:color="auto"/>
        <w:left w:val="none" w:sz="0" w:space="0" w:color="auto"/>
        <w:bottom w:val="none" w:sz="0" w:space="0" w:color="auto"/>
        <w:right w:val="none" w:sz="0" w:space="0" w:color="auto"/>
      </w:divBdr>
    </w:div>
    <w:div w:id="1389718219">
      <w:bodyDiv w:val="1"/>
      <w:marLeft w:val="0"/>
      <w:marRight w:val="0"/>
      <w:marTop w:val="0"/>
      <w:marBottom w:val="0"/>
      <w:divBdr>
        <w:top w:val="none" w:sz="0" w:space="0" w:color="auto"/>
        <w:left w:val="none" w:sz="0" w:space="0" w:color="auto"/>
        <w:bottom w:val="none" w:sz="0" w:space="0" w:color="auto"/>
        <w:right w:val="none" w:sz="0" w:space="0" w:color="auto"/>
      </w:divBdr>
    </w:div>
    <w:div w:id="1391417043">
      <w:bodyDiv w:val="1"/>
      <w:marLeft w:val="0"/>
      <w:marRight w:val="0"/>
      <w:marTop w:val="0"/>
      <w:marBottom w:val="0"/>
      <w:divBdr>
        <w:top w:val="none" w:sz="0" w:space="0" w:color="auto"/>
        <w:left w:val="none" w:sz="0" w:space="0" w:color="auto"/>
        <w:bottom w:val="none" w:sz="0" w:space="0" w:color="auto"/>
        <w:right w:val="none" w:sz="0" w:space="0" w:color="auto"/>
      </w:divBdr>
    </w:div>
    <w:div w:id="1391731272">
      <w:bodyDiv w:val="1"/>
      <w:marLeft w:val="0"/>
      <w:marRight w:val="0"/>
      <w:marTop w:val="0"/>
      <w:marBottom w:val="0"/>
      <w:divBdr>
        <w:top w:val="none" w:sz="0" w:space="0" w:color="auto"/>
        <w:left w:val="none" w:sz="0" w:space="0" w:color="auto"/>
        <w:bottom w:val="none" w:sz="0" w:space="0" w:color="auto"/>
        <w:right w:val="none" w:sz="0" w:space="0" w:color="auto"/>
      </w:divBdr>
    </w:div>
    <w:div w:id="1391885216">
      <w:bodyDiv w:val="1"/>
      <w:marLeft w:val="0"/>
      <w:marRight w:val="0"/>
      <w:marTop w:val="0"/>
      <w:marBottom w:val="0"/>
      <w:divBdr>
        <w:top w:val="none" w:sz="0" w:space="0" w:color="auto"/>
        <w:left w:val="none" w:sz="0" w:space="0" w:color="auto"/>
        <w:bottom w:val="none" w:sz="0" w:space="0" w:color="auto"/>
        <w:right w:val="none" w:sz="0" w:space="0" w:color="auto"/>
      </w:divBdr>
    </w:div>
    <w:div w:id="1391925158">
      <w:bodyDiv w:val="1"/>
      <w:marLeft w:val="0"/>
      <w:marRight w:val="0"/>
      <w:marTop w:val="0"/>
      <w:marBottom w:val="0"/>
      <w:divBdr>
        <w:top w:val="none" w:sz="0" w:space="0" w:color="auto"/>
        <w:left w:val="none" w:sz="0" w:space="0" w:color="auto"/>
        <w:bottom w:val="none" w:sz="0" w:space="0" w:color="auto"/>
        <w:right w:val="none" w:sz="0" w:space="0" w:color="auto"/>
      </w:divBdr>
    </w:div>
    <w:div w:id="1392271847">
      <w:bodyDiv w:val="1"/>
      <w:marLeft w:val="0"/>
      <w:marRight w:val="0"/>
      <w:marTop w:val="0"/>
      <w:marBottom w:val="0"/>
      <w:divBdr>
        <w:top w:val="none" w:sz="0" w:space="0" w:color="auto"/>
        <w:left w:val="none" w:sz="0" w:space="0" w:color="auto"/>
        <w:bottom w:val="none" w:sz="0" w:space="0" w:color="auto"/>
        <w:right w:val="none" w:sz="0" w:space="0" w:color="auto"/>
      </w:divBdr>
    </w:div>
    <w:div w:id="1392459298">
      <w:bodyDiv w:val="1"/>
      <w:marLeft w:val="0"/>
      <w:marRight w:val="0"/>
      <w:marTop w:val="0"/>
      <w:marBottom w:val="0"/>
      <w:divBdr>
        <w:top w:val="none" w:sz="0" w:space="0" w:color="auto"/>
        <w:left w:val="none" w:sz="0" w:space="0" w:color="auto"/>
        <w:bottom w:val="none" w:sz="0" w:space="0" w:color="auto"/>
        <w:right w:val="none" w:sz="0" w:space="0" w:color="auto"/>
      </w:divBdr>
    </w:div>
    <w:div w:id="1393237709">
      <w:bodyDiv w:val="1"/>
      <w:marLeft w:val="0"/>
      <w:marRight w:val="0"/>
      <w:marTop w:val="0"/>
      <w:marBottom w:val="0"/>
      <w:divBdr>
        <w:top w:val="none" w:sz="0" w:space="0" w:color="auto"/>
        <w:left w:val="none" w:sz="0" w:space="0" w:color="auto"/>
        <w:bottom w:val="none" w:sz="0" w:space="0" w:color="auto"/>
        <w:right w:val="none" w:sz="0" w:space="0" w:color="auto"/>
      </w:divBdr>
    </w:div>
    <w:div w:id="1393382633">
      <w:bodyDiv w:val="1"/>
      <w:marLeft w:val="0"/>
      <w:marRight w:val="0"/>
      <w:marTop w:val="0"/>
      <w:marBottom w:val="0"/>
      <w:divBdr>
        <w:top w:val="none" w:sz="0" w:space="0" w:color="auto"/>
        <w:left w:val="none" w:sz="0" w:space="0" w:color="auto"/>
        <w:bottom w:val="none" w:sz="0" w:space="0" w:color="auto"/>
        <w:right w:val="none" w:sz="0" w:space="0" w:color="auto"/>
      </w:divBdr>
    </w:div>
    <w:div w:id="1393893891">
      <w:bodyDiv w:val="1"/>
      <w:marLeft w:val="0"/>
      <w:marRight w:val="0"/>
      <w:marTop w:val="0"/>
      <w:marBottom w:val="0"/>
      <w:divBdr>
        <w:top w:val="none" w:sz="0" w:space="0" w:color="auto"/>
        <w:left w:val="none" w:sz="0" w:space="0" w:color="auto"/>
        <w:bottom w:val="none" w:sz="0" w:space="0" w:color="auto"/>
        <w:right w:val="none" w:sz="0" w:space="0" w:color="auto"/>
      </w:divBdr>
    </w:div>
    <w:div w:id="1394352368">
      <w:bodyDiv w:val="1"/>
      <w:marLeft w:val="0"/>
      <w:marRight w:val="0"/>
      <w:marTop w:val="0"/>
      <w:marBottom w:val="0"/>
      <w:divBdr>
        <w:top w:val="none" w:sz="0" w:space="0" w:color="auto"/>
        <w:left w:val="none" w:sz="0" w:space="0" w:color="auto"/>
        <w:bottom w:val="none" w:sz="0" w:space="0" w:color="auto"/>
        <w:right w:val="none" w:sz="0" w:space="0" w:color="auto"/>
      </w:divBdr>
    </w:div>
    <w:div w:id="1394428443">
      <w:bodyDiv w:val="1"/>
      <w:marLeft w:val="0"/>
      <w:marRight w:val="0"/>
      <w:marTop w:val="0"/>
      <w:marBottom w:val="0"/>
      <w:divBdr>
        <w:top w:val="none" w:sz="0" w:space="0" w:color="auto"/>
        <w:left w:val="none" w:sz="0" w:space="0" w:color="auto"/>
        <w:bottom w:val="none" w:sz="0" w:space="0" w:color="auto"/>
        <w:right w:val="none" w:sz="0" w:space="0" w:color="auto"/>
      </w:divBdr>
    </w:div>
    <w:div w:id="1395204994">
      <w:bodyDiv w:val="1"/>
      <w:marLeft w:val="0"/>
      <w:marRight w:val="0"/>
      <w:marTop w:val="0"/>
      <w:marBottom w:val="0"/>
      <w:divBdr>
        <w:top w:val="none" w:sz="0" w:space="0" w:color="auto"/>
        <w:left w:val="none" w:sz="0" w:space="0" w:color="auto"/>
        <w:bottom w:val="none" w:sz="0" w:space="0" w:color="auto"/>
        <w:right w:val="none" w:sz="0" w:space="0" w:color="auto"/>
      </w:divBdr>
    </w:div>
    <w:div w:id="1395541978">
      <w:bodyDiv w:val="1"/>
      <w:marLeft w:val="0"/>
      <w:marRight w:val="0"/>
      <w:marTop w:val="0"/>
      <w:marBottom w:val="0"/>
      <w:divBdr>
        <w:top w:val="none" w:sz="0" w:space="0" w:color="auto"/>
        <w:left w:val="none" w:sz="0" w:space="0" w:color="auto"/>
        <w:bottom w:val="none" w:sz="0" w:space="0" w:color="auto"/>
        <w:right w:val="none" w:sz="0" w:space="0" w:color="auto"/>
      </w:divBdr>
    </w:div>
    <w:div w:id="1395810497">
      <w:bodyDiv w:val="1"/>
      <w:marLeft w:val="0"/>
      <w:marRight w:val="0"/>
      <w:marTop w:val="0"/>
      <w:marBottom w:val="0"/>
      <w:divBdr>
        <w:top w:val="none" w:sz="0" w:space="0" w:color="auto"/>
        <w:left w:val="none" w:sz="0" w:space="0" w:color="auto"/>
        <w:bottom w:val="none" w:sz="0" w:space="0" w:color="auto"/>
        <w:right w:val="none" w:sz="0" w:space="0" w:color="auto"/>
      </w:divBdr>
    </w:div>
    <w:div w:id="1396009488">
      <w:bodyDiv w:val="1"/>
      <w:marLeft w:val="0"/>
      <w:marRight w:val="0"/>
      <w:marTop w:val="0"/>
      <w:marBottom w:val="0"/>
      <w:divBdr>
        <w:top w:val="none" w:sz="0" w:space="0" w:color="auto"/>
        <w:left w:val="none" w:sz="0" w:space="0" w:color="auto"/>
        <w:bottom w:val="none" w:sz="0" w:space="0" w:color="auto"/>
        <w:right w:val="none" w:sz="0" w:space="0" w:color="auto"/>
      </w:divBdr>
    </w:div>
    <w:div w:id="1396585847">
      <w:bodyDiv w:val="1"/>
      <w:marLeft w:val="0"/>
      <w:marRight w:val="0"/>
      <w:marTop w:val="0"/>
      <w:marBottom w:val="0"/>
      <w:divBdr>
        <w:top w:val="none" w:sz="0" w:space="0" w:color="auto"/>
        <w:left w:val="none" w:sz="0" w:space="0" w:color="auto"/>
        <w:bottom w:val="none" w:sz="0" w:space="0" w:color="auto"/>
        <w:right w:val="none" w:sz="0" w:space="0" w:color="auto"/>
      </w:divBdr>
    </w:div>
    <w:div w:id="1396977473">
      <w:bodyDiv w:val="1"/>
      <w:marLeft w:val="0"/>
      <w:marRight w:val="0"/>
      <w:marTop w:val="0"/>
      <w:marBottom w:val="0"/>
      <w:divBdr>
        <w:top w:val="none" w:sz="0" w:space="0" w:color="auto"/>
        <w:left w:val="none" w:sz="0" w:space="0" w:color="auto"/>
        <w:bottom w:val="none" w:sz="0" w:space="0" w:color="auto"/>
        <w:right w:val="none" w:sz="0" w:space="0" w:color="auto"/>
      </w:divBdr>
    </w:div>
    <w:div w:id="1398043419">
      <w:bodyDiv w:val="1"/>
      <w:marLeft w:val="0"/>
      <w:marRight w:val="0"/>
      <w:marTop w:val="0"/>
      <w:marBottom w:val="0"/>
      <w:divBdr>
        <w:top w:val="none" w:sz="0" w:space="0" w:color="auto"/>
        <w:left w:val="none" w:sz="0" w:space="0" w:color="auto"/>
        <w:bottom w:val="none" w:sz="0" w:space="0" w:color="auto"/>
        <w:right w:val="none" w:sz="0" w:space="0" w:color="auto"/>
      </w:divBdr>
    </w:div>
    <w:div w:id="1398435035">
      <w:bodyDiv w:val="1"/>
      <w:marLeft w:val="0"/>
      <w:marRight w:val="0"/>
      <w:marTop w:val="0"/>
      <w:marBottom w:val="0"/>
      <w:divBdr>
        <w:top w:val="none" w:sz="0" w:space="0" w:color="auto"/>
        <w:left w:val="none" w:sz="0" w:space="0" w:color="auto"/>
        <w:bottom w:val="none" w:sz="0" w:space="0" w:color="auto"/>
        <w:right w:val="none" w:sz="0" w:space="0" w:color="auto"/>
      </w:divBdr>
    </w:div>
    <w:div w:id="1398474132">
      <w:bodyDiv w:val="1"/>
      <w:marLeft w:val="0"/>
      <w:marRight w:val="0"/>
      <w:marTop w:val="0"/>
      <w:marBottom w:val="0"/>
      <w:divBdr>
        <w:top w:val="none" w:sz="0" w:space="0" w:color="auto"/>
        <w:left w:val="none" w:sz="0" w:space="0" w:color="auto"/>
        <w:bottom w:val="none" w:sz="0" w:space="0" w:color="auto"/>
        <w:right w:val="none" w:sz="0" w:space="0" w:color="auto"/>
      </w:divBdr>
    </w:div>
    <w:div w:id="1398481255">
      <w:bodyDiv w:val="1"/>
      <w:marLeft w:val="0"/>
      <w:marRight w:val="0"/>
      <w:marTop w:val="0"/>
      <w:marBottom w:val="0"/>
      <w:divBdr>
        <w:top w:val="none" w:sz="0" w:space="0" w:color="auto"/>
        <w:left w:val="none" w:sz="0" w:space="0" w:color="auto"/>
        <w:bottom w:val="none" w:sz="0" w:space="0" w:color="auto"/>
        <w:right w:val="none" w:sz="0" w:space="0" w:color="auto"/>
      </w:divBdr>
    </w:div>
    <w:div w:id="1398935845">
      <w:bodyDiv w:val="1"/>
      <w:marLeft w:val="0"/>
      <w:marRight w:val="0"/>
      <w:marTop w:val="0"/>
      <w:marBottom w:val="0"/>
      <w:divBdr>
        <w:top w:val="none" w:sz="0" w:space="0" w:color="auto"/>
        <w:left w:val="none" w:sz="0" w:space="0" w:color="auto"/>
        <w:bottom w:val="none" w:sz="0" w:space="0" w:color="auto"/>
        <w:right w:val="none" w:sz="0" w:space="0" w:color="auto"/>
      </w:divBdr>
    </w:div>
    <w:div w:id="1398942953">
      <w:bodyDiv w:val="1"/>
      <w:marLeft w:val="0"/>
      <w:marRight w:val="0"/>
      <w:marTop w:val="0"/>
      <w:marBottom w:val="0"/>
      <w:divBdr>
        <w:top w:val="none" w:sz="0" w:space="0" w:color="auto"/>
        <w:left w:val="none" w:sz="0" w:space="0" w:color="auto"/>
        <w:bottom w:val="none" w:sz="0" w:space="0" w:color="auto"/>
        <w:right w:val="none" w:sz="0" w:space="0" w:color="auto"/>
      </w:divBdr>
    </w:div>
    <w:div w:id="1399094366">
      <w:bodyDiv w:val="1"/>
      <w:marLeft w:val="0"/>
      <w:marRight w:val="0"/>
      <w:marTop w:val="0"/>
      <w:marBottom w:val="0"/>
      <w:divBdr>
        <w:top w:val="none" w:sz="0" w:space="0" w:color="auto"/>
        <w:left w:val="none" w:sz="0" w:space="0" w:color="auto"/>
        <w:bottom w:val="none" w:sz="0" w:space="0" w:color="auto"/>
        <w:right w:val="none" w:sz="0" w:space="0" w:color="auto"/>
      </w:divBdr>
    </w:div>
    <w:div w:id="1400471310">
      <w:bodyDiv w:val="1"/>
      <w:marLeft w:val="0"/>
      <w:marRight w:val="0"/>
      <w:marTop w:val="0"/>
      <w:marBottom w:val="0"/>
      <w:divBdr>
        <w:top w:val="none" w:sz="0" w:space="0" w:color="auto"/>
        <w:left w:val="none" w:sz="0" w:space="0" w:color="auto"/>
        <w:bottom w:val="none" w:sz="0" w:space="0" w:color="auto"/>
        <w:right w:val="none" w:sz="0" w:space="0" w:color="auto"/>
      </w:divBdr>
    </w:div>
    <w:div w:id="1401713250">
      <w:bodyDiv w:val="1"/>
      <w:marLeft w:val="0"/>
      <w:marRight w:val="0"/>
      <w:marTop w:val="0"/>
      <w:marBottom w:val="0"/>
      <w:divBdr>
        <w:top w:val="none" w:sz="0" w:space="0" w:color="auto"/>
        <w:left w:val="none" w:sz="0" w:space="0" w:color="auto"/>
        <w:bottom w:val="none" w:sz="0" w:space="0" w:color="auto"/>
        <w:right w:val="none" w:sz="0" w:space="0" w:color="auto"/>
      </w:divBdr>
    </w:div>
    <w:div w:id="1401826446">
      <w:bodyDiv w:val="1"/>
      <w:marLeft w:val="0"/>
      <w:marRight w:val="0"/>
      <w:marTop w:val="0"/>
      <w:marBottom w:val="0"/>
      <w:divBdr>
        <w:top w:val="none" w:sz="0" w:space="0" w:color="auto"/>
        <w:left w:val="none" w:sz="0" w:space="0" w:color="auto"/>
        <w:bottom w:val="none" w:sz="0" w:space="0" w:color="auto"/>
        <w:right w:val="none" w:sz="0" w:space="0" w:color="auto"/>
      </w:divBdr>
    </w:div>
    <w:div w:id="1401905650">
      <w:bodyDiv w:val="1"/>
      <w:marLeft w:val="0"/>
      <w:marRight w:val="0"/>
      <w:marTop w:val="0"/>
      <w:marBottom w:val="0"/>
      <w:divBdr>
        <w:top w:val="none" w:sz="0" w:space="0" w:color="auto"/>
        <w:left w:val="none" w:sz="0" w:space="0" w:color="auto"/>
        <w:bottom w:val="none" w:sz="0" w:space="0" w:color="auto"/>
        <w:right w:val="none" w:sz="0" w:space="0" w:color="auto"/>
      </w:divBdr>
    </w:div>
    <w:div w:id="1402558200">
      <w:bodyDiv w:val="1"/>
      <w:marLeft w:val="0"/>
      <w:marRight w:val="0"/>
      <w:marTop w:val="0"/>
      <w:marBottom w:val="0"/>
      <w:divBdr>
        <w:top w:val="none" w:sz="0" w:space="0" w:color="auto"/>
        <w:left w:val="none" w:sz="0" w:space="0" w:color="auto"/>
        <w:bottom w:val="none" w:sz="0" w:space="0" w:color="auto"/>
        <w:right w:val="none" w:sz="0" w:space="0" w:color="auto"/>
      </w:divBdr>
    </w:div>
    <w:div w:id="1403719218">
      <w:bodyDiv w:val="1"/>
      <w:marLeft w:val="0"/>
      <w:marRight w:val="0"/>
      <w:marTop w:val="0"/>
      <w:marBottom w:val="0"/>
      <w:divBdr>
        <w:top w:val="none" w:sz="0" w:space="0" w:color="auto"/>
        <w:left w:val="none" w:sz="0" w:space="0" w:color="auto"/>
        <w:bottom w:val="none" w:sz="0" w:space="0" w:color="auto"/>
        <w:right w:val="none" w:sz="0" w:space="0" w:color="auto"/>
      </w:divBdr>
    </w:div>
    <w:div w:id="1404137820">
      <w:bodyDiv w:val="1"/>
      <w:marLeft w:val="0"/>
      <w:marRight w:val="0"/>
      <w:marTop w:val="0"/>
      <w:marBottom w:val="0"/>
      <w:divBdr>
        <w:top w:val="none" w:sz="0" w:space="0" w:color="auto"/>
        <w:left w:val="none" w:sz="0" w:space="0" w:color="auto"/>
        <w:bottom w:val="none" w:sz="0" w:space="0" w:color="auto"/>
        <w:right w:val="none" w:sz="0" w:space="0" w:color="auto"/>
      </w:divBdr>
    </w:div>
    <w:div w:id="1404597263">
      <w:bodyDiv w:val="1"/>
      <w:marLeft w:val="0"/>
      <w:marRight w:val="0"/>
      <w:marTop w:val="0"/>
      <w:marBottom w:val="0"/>
      <w:divBdr>
        <w:top w:val="none" w:sz="0" w:space="0" w:color="auto"/>
        <w:left w:val="none" w:sz="0" w:space="0" w:color="auto"/>
        <w:bottom w:val="none" w:sz="0" w:space="0" w:color="auto"/>
        <w:right w:val="none" w:sz="0" w:space="0" w:color="auto"/>
      </w:divBdr>
    </w:div>
    <w:div w:id="1405565724">
      <w:bodyDiv w:val="1"/>
      <w:marLeft w:val="0"/>
      <w:marRight w:val="0"/>
      <w:marTop w:val="0"/>
      <w:marBottom w:val="0"/>
      <w:divBdr>
        <w:top w:val="none" w:sz="0" w:space="0" w:color="auto"/>
        <w:left w:val="none" w:sz="0" w:space="0" w:color="auto"/>
        <w:bottom w:val="none" w:sz="0" w:space="0" w:color="auto"/>
        <w:right w:val="none" w:sz="0" w:space="0" w:color="auto"/>
      </w:divBdr>
    </w:div>
    <w:div w:id="1406492446">
      <w:bodyDiv w:val="1"/>
      <w:marLeft w:val="0"/>
      <w:marRight w:val="0"/>
      <w:marTop w:val="0"/>
      <w:marBottom w:val="0"/>
      <w:divBdr>
        <w:top w:val="none" w:sz="0" w:space="0" w:color="auto"/>
        <w:left w:val="none" w:sz="0" w:space="0" w:color="auto"/>
        <w:bottom w:val="none" w:sz="0" w:space="0" w:color="auto"/>
        <w:right w:val="none" w:sz="0" w:space="0" w:color="auto"/>
      </w:divBdr>
    </w:div>
    <w:div w:id="1408115203">
      <w:bodyDiv w:val="1"/>
      <w:marLeft w:val="0"/>
      <w:marRight w:val="0"/>
      <w:marTop w:val="0"/>
      <w:marBottom w:val="0"/>
      <w:divBdr>
        <w:top w:val="none" w:sz="0" w:space="0" w:color="auto"/>
        <w:left w:val="none" w:sz="0" w:space="0" w:color="auto"/>
        <w:bottom w:val="none" w:sz="0" w:space="0" w:color="auto"/>
        <w:right w:val="none" w:sz="0" w:space="0" w:color="auto"/>
      </w:divBdr>
    </w:div>
    <w:div w:id="1408843133">
      <w:bodyDiv w:val="1"/>
      <w:marLeft w:val="0"/>
      <w:marRight w:val="0"/>
      <w:marTop w:val="0"/>
      <w:marBottom w:val="0"/>
      <w:divBdr>
        <w:top w:val="none" w:sz="0" w:space="0" w:color="auto"/>
        <w:left w:val="none" w:sz="0" w:space="0" w:color="auto"/>
        <w:bottom w:val="none" w:sz="0" w:space="0" w:color="auto"/>
        <w:right w:val="none" w:sz="0" w:space="0" w:color="auto"/>
      </w:divBdr>
    </w:div>
    <w:div w:id="1409032775">
      <w:bodyDiv w:val="1"/>
      <w:marLeft w:val="0"/>
      <w:marRight w:val="0"/>
      <w:marTop w:val="0"/>
      <w:marBottom w:val="0"/>
      <w:divBdr>
        <w:top w:val="none" w:sz="0" w:space="0" w:color="auto"/>
        <w:left w:val="none" w:sz="0" w:space="0" w:color="auto"/>
        <w:bottom w:val="none" w:sz="0" w:space="0" w:color="auto"/>
        <w:right w:val="none" w:sz="0" w:space="0" w:color="auto"/>
      </w:divBdr>
    </w:div>
    <w:div w:id="1409426872">
      <w:bodyDiv w:val="1"/>
      <w:marLeft w:val="0"/>
      <w:marRight w:val="0"/>
      <w:marTop w:val="0"/>
      <w:marBottom w:val="0"/>
      <w:divBdr>
        <w:top w:val="none" w:sz="0" w:space="0" w:color="auto"/>
        <w:left w:val="none" w:sz="0" w:space="0" w:color="auto"/>
        <w:bottom w:val="none" w:sz="0" w:space="0" w:color="auto"/>
        <w:right w:val="none" w:sz="0" w:space="0" w:color="auto"/>
      </w:divBdr>
    </w:div>
    <w:div w:id="1410037737">
      <w:bodyDiv w:val="1"/>
      <w:marLeft w:val="0"/>
      <w:marRight w:val="0"/>
      <w:marTop w:val="0"/>
      <w:marBottom w:val="0"/>
      <w:divBdr>
        <w:top w:val="none" w:sz="0" w:space="0" w:color="auto"/>
        <w:left w:val="none" w:sz="0" w:space="0" w:color="auto"/>
        <w:bottom w:val="none" w:sz="0" w:space="0" w:color="auto"/>
        <w:right w:val="none" w:sz="0" w:space="0" w:color="auto"/>
      </w:divBdr>
    </w:div>
    <w:div w:id="1410077829">
      <w:bodyDiv w:val="1"/>
      <w:marLeft w:val="0"/>
      <w:marRight w:val="0"/>
      <w:marTop w:val="0"/>
      <w:marBottom w:val="0"/>
      <w:divBdr>
        <w:top w:val="none" w:sz="0" w:space="0" w:color="auto"/>
        <w:left w:val="none" w:sz="0" w:space="0" w:color="auto"/>
        <w:bottom w:val="none" w:sz="0" w:space="0" w:color="auto"/>
        <w:right w:val="none" w:sz="0" w:space="0" w:color="auto"/>
      </w:divBdr>
    </w:div>
    <w:div w:id="1410151124">
      <w:bodyDiv w:val="1"/>
      <w:marLeft w:val="0"/>
      <w:marRight w:val="0"/>
      <w:marTop w:val="0"/>
      <w:marBottom w:val="0"/>
      <w:divBdr>
        <w:top w:val="none" w:sz="0" w:space="0" w:color="auto"/>
        <w:left w:val="none" w:sz="0" w:space="0" w:color="auto"/>
        <w:bottom w:val="none" w:sz="0" w:space="0" w:color="auto"/>
        <w:right w:val="none" w:sz="0" w:space="0" w:color="auto"/>
      </w:divBdr>
    </w:div>
    <w:div w:id="1410231932">
      <w:bodyDiv w:val="1"/>
      <w:marLeft w:val="0"/>
      <w:marRight w:val="0"/>
      <w:marTop w:val="0"/>
      <w:marBottom w:val="0"/>
      <w:divBdr>
        <w:top w:val="none" w:sz="0" w:space="0" w:color="auto"/>
        <w:left w:val="none" w:sz="0" w:space="0" w:color="auto"/>
        <w:bottom w:val="none" w:sz="0" w:space="0" w:color="auto"/>
        <w:right w:val="none" w:sz="0" w:space="0" w:color="auto"/>
      </w:divBdr>
    </w:div>
    <w:div w:id="1410270361">
      <w:bodyDiv w:val="1"/>
      <w:marLeft w:val="0"/>
      <w:marRight w:val="0"/>
      <w:marTop w:val="0"/>
      <w:marBottom w:val="0"/>
      <w:divBdr>
        <w:top w:val="none" w:sz="0" w:space="0" w:color="auto"/>
        <w:left w:val="none" w:sz="0" w:space="0" w:color="auto"/>
        <w:bottom w:val="none" w:sz="0" w:space="0" w:color="auto"/>
        <w:right w:val="none" w:sz="0" w:space="0" w:color="auto"/>
      </w:divBdr>
    </w:div>
    <w:div w:id="1410466973">
      <w:bodyDiv w:val="1"/>
      <w:marLeft w:val="0"/>
      <w:marRight w:val="0"/>
      <w:marTop w:val="0"/>
      <w:marBottom w:val="0"/>
      <w:divBdr>
        <w:top w:val="none" w:sz="0" w:space="0" w:color="auto"/>
        <w:left w:val="none" w:sz="0" w:space="0" w:color="auto"/>
        <w:bottom w:val="none" w:sz="0" w:space="0" w:color="auto"/>
        <w:right w:val="none" w:sz="0" w:space="0" w:color="auto"/>
      </w:divBdr>
    </w:div>
    <w:div w:id="1410926560">
      <w:bodyDiv w:val="1"/>
      <w:marLeft w:val="0"/>
      <w:marRight w:val="0"/>
      <w:marTop w:val="0"/>
      <w:marBottom w:val="0"/>
      <w:divBdr>
        <w:top w:val="none" w:sz="0" w:space="0" w:color="auto"/>
        <w:left w:val="none" w:sz="0" w:space="0" w:color="auto"/>
        <w:bottom w:val="none" w:sz="0" w:space="0" w:color="auto"/>
        <w:right w:val="none" w:sz="0" w:space="0" w:color="auto"/>
      </w:divBdr>
    </w:div>
    <w:div w:id="1411853191">
      <w:bodyDiv w:val="1"/>
      <w:marLeft w:val="0"/>
      <w:marRight w:val="0"/>
      <w:marTop w:val="0"/>
      <w:marBottom w:val="0"/>
      <w:divBdr>
        <w:top w:val="none" w:sz="0" w:space="0" w:color="auto"/>
        <w:left w:val="none" w:sz="0" w:space="0" w:color="auto"/>
        <w:bottom w:val="none" w:sz="0" w:space="0" w:color="auto"/>
        <w:right w:val="none" w:sz="0" w:space="0" w:color="auto"/>
      </w:divBdr>
    </w:div>
    <w:div w:id="1413505121">
      <w:bodyDiv w:val="1"/>
      <w:marLeft w:val="0"/>
      <w:marRight w:val="0"/>
      <w:marTop w:val="0"/>
      <w:marBottom w:val="0"/>
      <w:divBdr>
        <w:top w:val="none" w:sz="0" w:space="0" w:color="auto"/>
        <w:left w:val="none" w:sz="0" w:space="0" w:color="auto"/>
        <w:bottom w:val="none" w:sz="0" w:space="0" w:color="auto"/>
        <w:right w:val="none" w:sz="0" w:space="0" w:color="auto"/>
      </w:divBdr>
    </w:div>
    <w:div w:id="1413775285">
      <w:bodyDiv w:val="1"/>
      <w:marLeft w:val="0"/>
      <w:marRight w:val="0"/>
      <w:marTop w:val="0"/>
      <w:marBottom w:val="0"/>
      <w:divBdr>
        <w:top w:val="none" w:sz="0" w:space="0" w:color="auto"/>
        <w:left w:val="none" w:sz="0" w:space="0" w:color="auto"/>
        <w:bottom w:val="none" w:sz="0" w:space="0" w:color="auto"/>
        <w:right w:val="none" w:sz="0" w:space="0" w:color="auto"/>
      </w:divBdr>
    </w:div>
    <w:div w:id="1414006356">
      <w:bodyDiv w:val="1"/>
      <w:marLeft w:val="0"/>
      <w:marRight w:val="0"/>
      <w:marTop w:val="0"/>
      <w:marBottom w:val="0"/>
      <w:divBdr>
        <w:top w:val="none" w:sz="0" w:space="0" w:color="auto"/>
        <w:left w:val="none" w:sz="0" w:space="0" w:color="auto"/>
        <w:bottom w:val="none" w:sz="0" w:space="0" w:color="auto"/>
        <w:right w:val="none" w:sz="0" w:space="0" w:color="auto"/>
      </w:divBdr>
    </w:div>
    <w:div w:id="1414594987">
      <w:bodyDiv w:val="1"/>
      <w:marLeft w:val="0"/>
      <w:marRight w:val="0"/>
      <w:marTop w:val="0"/>
      <w:marBottom w:val="0"/>
      <w:divBdr>
        <w:top w:val="none" w:sz="0" w:space="0" w:color="auto"/>
        <w:left w:val="none" w:sz="0" w:space="0" w:color="auto"/>
        <w:bottom w:val="none" w:sz="0" w:space="0" w:color="auto"/>
        <w:right w:val="none" w:sz="0" w:space="0" w:color="auto"/>
      </w:divBdr>
    </w:div>
    <w:div w:id="1416365862">
      <w:bodyDiv w:val="1"/>
      <w:marLeft w:val="0"/>
      <w:marRight w:val="0"/>
      <w:marTop w:val="0"/>
      <w:marBottom w:val="0"/>
      <w:divBdr>
        <w:top w:val="none" w:sz="0" w:space="0" w:color="auto"/>
        <w:left w:val="none" w:sz="0" w:space="0" w:color="auto"/>
        <w:bottom w:val="none" w:sz="0" w:space="0" w:color="auto"/>
        <w:right w:val="none" w:sz="0" w:space="0" w:color="auto"/>
      </w:divBdr>
    </w:div>
    <w:div w:id="1417551117">
      <w:bodyDiv w:val="1"/>
      <w:marLeft w:val="0"/>
      <w:marRight w:val="0"/>
      <w:marTop w:val="0"/>
      <w:marBottom w:val="0"/>
      <w:divBdr>
        <w:top w:val="none" w:sz="0" w:space="0" w:color="auto"/>
        <w:left w:val="none" w:sz="0" w:space="0" w:color="auto"/>
        <w:bottom w:val="none" w:sz="0" w:space="0" w:color="auto"/>
        <w:right w:val="none" w:sz="0" w:space="0" w:color="auto"/>
      </w:divBdr>
    </w:div>
    <w:div w:id="1417628726">
      <w:bodyDiv w:val="1"/>
      <w:marLeft w:val="0"/>
      <w:marRight w:val="0"/>
      <w:marTop w:val="0"/>
      <w:marBottom w:val="0"/>
      <w:divBdr>
        <w:top w:val="none" w:sz="0" w:space="0" w:color="auto"/>
        <w:left w:val="none" w:sz="0" w:space="0" w:color="auto"/>
        <w:bottom w:val="none" w:sz="0" w:space="0" w:color="auto"/>
        <w:right w:val="none" w:sz="0" w:space="0" w:color="auto"/>
      </w:divBdr>
    </w:div>
    <w:div w:id="1418212382">
      <w:bodyDiv w:val="1"/>
      <w:marLeft w:val="0"/>
      <w:marRight w:val="0"/>
      <w:marTop w:val="0"/>
      <w:marBottom w:val="0"/>
      <w:divBdr>
        <w:top w:val="none" w:sz="0" w:space="0" w:color="auto"/>
        <w:left w:val="none" w:sz="0" w:space="0" w:color="auto"/>
        <w:bottom w:val="none" w:sz="0" w:space="0" w:color="auto"/>
        <w:right w:val="none" w:sz="0" w:space="0" w:color="auto"/>
      </w:divBdr>
    </w:div>
    <w:div w:id="1418866191">
      <w:bodyDiv w:val="1"/>
      <w:marLeft w:val="0"/>
      <w:marRight w:val="0"/>
      <w:marTop w:val="0"/>
      <w:marBottom w:val="0"/>
      <w:divBdr>
        <w:top w:val="none" w:sz="0" w:space="0" w:color="auto"/>
        <w:left w:val="none" w:sz="0" w:space="0" w:color="auto"/>
        <w:bottom w:val="none" w:sz="0" w:space="0" w:color="auto"/>
        <w:right w:val="none" w:sz="0" w:space="0" w:color="auto"/>
      </w:divBdr>
    </w:div>
    <w:div w:id="1419015984">
      <w:bodyDiv w:val="1"/>
      <w:marLeft w:val="0"/>
      <w:marRight w:val="0"/>
      <w:marTop w:val="0"/>
      <w:marBottom w:val="0"/>
      <w:divBdr>
        <w:top w:val="none" w:sz="0" w:space="0" w:color="auto"/>
        <w:left w:val="none" w:sz="0" w:space="0" w:color="auto"/>
        <w:bottom w:val="none" w:sz="0" w:space="0" w:color="auto"/>
        <w:right w:val="none" w:sz="0" w:space="0" w:color="auto"/>
      </w:divBdr>
    </w:div>
    <w:div w:id="1419592647">
      <w:bodyDiv w:val="1"/>
      <w:marLeft w:val="0"/>
      <w:marRight w:val="0"/>
      <w:marTop w:val="0"/>
      <w:marBottom w:val="0"/>
      <w:divBdr>
        <w:top w:val="none" w:sz="0" w:space="0" w:color="auto"/>
        <w:left w:val="none" w:sz="0" w:space="0" w:color="auto"/>
        <w:bottom w:val="none" w:sz="0" w:space="0" w:color="auto"/>
        <w:right w:val="none" w:sz="0" w:space="0" w:color="auto"/>
      </w:divBdr>
    </w:div>
    <w:div w:id="1420180478">
      <w:bodyDiv w:val="1"/>
      <w:marLeft w:val="0"/>
      <w:marRight w:val="0"/>
      <w:marTop w:val="0"/>
      <w:marBottom w:val="0"/>
      <w:divBdr>
        <w:top w:val="none" w:sz="0" w:space="0" w:color="auto"/>
        <w:left w:val="none" w:sz="0" w:space="0" w:color="auto"/>
        <w:bottom w:val="none" w:sz="0" w:space="0" w:color="auto"/>
        <w:right w:val="none" w:sz="0" w:space="0" w:color="auto"/>
      </w:divBdr>
    </w:div>
    <w:div w:id="1420325024">
      <w:bodyDiv w:val="1"/>
      <w:marLeft w:val="0"/>
      <w:marRight w:val="0"/>
      <w:marTop w:val="0"/>
      <w:marBottom w:val="0"/>
      <w:divBdr>
        <w:top w:val="none" w:sz="0" w:space="0" w:color="auto"/>
        <w:left w:val="none" w:sz="0" w:space="0" w:color="auto"/>
        <w:bottom w:val="none" w:sz="0" w:space="0" w:color="auto"/>
        <w:right w:val="none" w:sz="0" w:space="0" w:color="auto"/>
      </w:divBdr>
    </w:div>
    <w:div w:id="1420443519">
      <w:bodyDiv w:val="1"/>
      <w:marLeft w:val="0"/>
      <w:marRight w:val="0"/>
      <w:marTop w:val="0"/>
      <w:marBottom w:val="0"/>
      <w:divBdr>
        <w:top w:val="none" w:sz="0" w:space="0" w:color="auto"/>
        <w:left w:val="none" w:sz="0" w:space="0" w:color="auto"/>
        <w:bottom w:val="none" w:sz="0" w:space="0" w:color="auto"/>
        <w:right w:val="none" w:sz="0" w:space="0" w:color="auto"/>
      </w:divBdr>
    </w:div>
    <w:div w:id="1420908685">
      <w:bodyDiv w:val="1"/>
      <w:marLeft w:val="0"/>
      <w:marRight w:val="0"/>
      <w:marTop w:val="0"/>
      <w:marBottom w:val="0"/>
      <w:divBdr>
        <w:top w:val="none" w:sz="0" w:space="0" w:color="auto"/>
        <w:left w:val="none" w:sz="0" w:space="0" w:color="auto"/>
        <w:bottom w:val="none" w:sz="0" w:space="0" w:color="auto"/>
        <w:right w:val="none" w:sz="0" w:space="0" w:color="auto"/>
      </w:divBdr>
    </w:div>
    <w:div w:id="1421561397">
      <w:bodyDiv w:val="1"/>
      <w:marLeft w:val="0"/>
      <w:marRight w:val="0"/>
      <w:marTop w:val="0"/>
      <w:marBottom w:val="0"/>
      <w:divBdr>
        <w:top w:val="none" w:sz="0" w:space="0" w:color="auto"/>
        <w:left w:val="none" w:sz="0" w:space="0" w:color="auto"/>
        <w:bottom w:val="none" w:sz="0" w:space="0" w:color="auto"/>
        <w:right w:val="none" w:sz="0" w:space="0" w:color="auto"/>
      </w:divBdr>
    </w:div>
    <w:div w:id="1422138359">
      <w:bodyDiv w:val="1"/>
      <w:marLeft w:val="0"/>
      <w:marRight w:val="0"/>
      <w:marTop w:val="0"/>
      <w:marBottom w:val="0"/>
      <w:divBdr>
        <w:top w:val="none" w:sz="0" w:space="0" w:color="auto"/>
        <w:left w:val="none" w:sz="0" w:space="0" w:color="auto"/>
        <w:bottom w:val="none" w:sz="0" w:space="0" w:color="auto"/>
        <w:right w:val="none" w:sz="0" w:space="0" w:color="auto"/>
      </w:divBdr>
    </w:div>
    <w:div w:id="1422529875">
      <w:bodyDiv w:val="1"/>
      <w:marLeft w:val="0"/>
      <w:marRight w:val="0"/>
      <w:marTop w:val="0"/>
      <w:marBottom w:val="0"/>
      <w:divBdr>
        <w:top w:val="none" w:sz="0" w:space="0" w:color="auto"/>
        <w:left w:val="none" w:sz="0" w:space="0" w:color="auto"/>
        <w:bottom w:val="none" w:sz="0" w:space="0" w:color="auto"/>
        <w:right w:val="none" w:sz="0" w:space="0" w:color="auto"/>
      </w:divBdr>
    </w:div>
    <w:div w:id="1422604970">
      <w:bodyDiv w:val="1"/>
      <w:marLeft w:val="0"/>
      <w:marRight w:val="0"/>
      <w:marTop w:val="0"/>
      <w:marBottom w:val="0"/>
      <w:divBdr>
        <w:top w:val="none" w:sz="0" w:space="0" w:color="auto"/>
        <w:left w:val="none" w:sz="0" w:space="0" w:color="auto"/>
        <w:bottom w:val="none" w:sz="0" w:space="0" w:color="auto"/>
        <w:right w:val="none" w:sz="0" w:space="0" w:color="auto"/>
      </w:divBdr>
    </w:div>
    <w:div w:id="1423381462">
      <w:bodyDiv w:val="1"/>
      <w:marLeft w:val="0"/>
      <w:marRight w:val="0"/>
      <w:marTop w:val="0"/>
      <w:marBottom w:val="0"/>
      <w:divBdr>
        <w:top w:val="none" w:sz="0" w:space="0" w:color="auto"/>
        <w:left w:val="none" w:sz="0" w:space="0" w:color="auto"/>
        <w:bottom w:val="none" w:sz="0" w:space="0" w:color="auto"/>
        <w:right w:val="none" w:sz="0" w:space="0" w:color="auto"/>
      </w:divBdr>
    </w:div>
    <w:div w:id="1423573053">
      <w:bodyDiv w:val="1"/>
      <w:marLeft w:val="0"/>
      <w:marRight w:val="0"/>
      <w:marTop w:val="0"/>
      <w:marBottom w:val="0"/>
      <w:divBdr>
        <w:top w:val="none" w:sz="0" w:space="0" w:color="auto"/>
        <w:left w:val="none" w:sz="0" w:space="0" w:color="auto"/>
        <w:bottom w:val="none" w:sz="0" w:space="0" w:color="auto"/>
        <w:right w:val="none" w:sz="0" w:space="0" w:color="auto"/>
      </w:divBdr>
    </w:div>
    <w:div w:id="1423647725">
      <w:bodyDiv w:val="1"/>
      <w:marLeft w:val="0"/>
      <w:marRight w:val="0"/>
      <w:marTop w:val="0"/>
      <w:marBottom w:val="0"/>
      <w:divBdr>
        <w:top w:val="none" w:sz="0" w:space="0" w:color="auto"/>
        <w:left w:val="none" w:sz="0" w:space="0" w:color="auto"/>
        <w:bottom w:val="none" w:sz="0" w:space="0" w:color="auto"/>
        <w:right w:val="none" w:sz="0" w:space="0" w:color="auto"/>
      </w:divBdr>
    </w:div>
    <w:div w:id="1423719339">
      <w:bodyDiv w:val="1"/>
      <w:marLeft w:val="0"/>
      <w:marRight w:val="0"/>
      <w:marTop w:val="0"/>
      <w:marBottom w:val="0"/>
      <w:divBdr>
        <w:top w:val="none" w:sz="0" w:space="0" w:color="auto"/>
        <w:left w:val="none" w:sz="0" w:space="0" w:color="auto"/>
        <w:bottom w:val="none" w:sz="0" w:space="0" w:color="auto"/>
        <w:right w:val="none" w:sz="0" w:space="0" w:color="auto"/>
      </w:divBdr>
    </w:div>
    <w:div w:id="1424228869">
      <w:bodyDiv w:val="1"/>
      <w:marLeft w:val="0"/>
      <w:marRight w:val="0"/>
      <w:marTop w:val="0"/>
      <w:marBottom w:val="0"/>
      <w:divBdr>
        <w:top w:val="none" w:sz="0" w:space="0" w:color="auto"/>
        <w:left w:val="none" w:sz="0" w:space="0" w:color="auto"/>
        <w:bottom w:val="none" w:sz="0" w:space="0" w:color="auto"/>
        <w:right w:val="none" w:sz="0" w:space="0" w:color="auto"/>
      </w:divBdr>
    </w:div>
    <w:div w:id="1424255285">
      <w:bodyDiv w:val="1"/>
      <w:marLeft w:val="0"/>
      <w:marRight w:val="0"/>
      <w:marTop w:val="0"/>
      <w:marBottom w:val="0"/>
      <w:divBdr>
        <w:top w:val="none" w:sz="0" w:space="0" w:color="auto"/>
        <w:left w:val="none" w:sz="0" w:space="0" w:color="auto"/>
        <w:bottom w:val="none" w:sz="0" w:space="0" w:color="auto"/>
        <w:right w:val="none" w:sz="0" w:space="0" w:color="auto"/>
      </w:divBdr>
    </w:div>
    <w:div w:id="1425227661">
      <w:bodyDiv w:val="1"/>
      <w:marLeft w:val="0"/>
      <w:marRight w:val="0"/>
      <w:marTop w:val="0"/>
      <w:marBottom w:val="0"/>
      <w:divBdr>
        <w:top w:val="none" w:sz="0" w:space="0" w:color="auto"/>
        <w:left w:val="none" w:sz="0" w:space="0" w:color="auto"/>
        <w:bottom w:val="none" w:sz="0" w:space="0" w:color="auto"/>
        <w:right w:val="none" w:sz="0" w:space="0" w:color="auto"/>
      </w:divBdr>
    </w:div>
    <w:div w:id="1426001618">
      <w:bodyDiv w:val="1"/>
      <w:marLeft w:val="0"/>
      <w:marRight w:val="0"/>
      <w:marTop w:val="0"/>
      <w:marBottom w:val="0"/>
      <w:divBdr>
        <w:top w:val="none" w:sz="0" w:space="0" w:color="auto"/>
        <w:left w:val="none" w:sz="0" w:space="0" w:color="auto"/>
        <w:bottom w:val="none" w:sz="0" w:space="0" w:color="auto"/>
        <w:right w:val="none" w:sz="0" w:space="0" w:color="auto"/>
      </w:divBdr>
    </w:div>
    <w:div w:id="1426027114">
      <w:bodyDiv w:val="1"/>
      <w:marLeft w:val="0"/>
      <w:marRight w:val="0"/>
      <w:marTop w:val="0"/>
      <w:marBottom w:val="0"/>
      <w:divBdr>
        <w:top w:val="none" w:sz="0" w:space="0" w:color="auto"/>
        <w:left w:val="none" w:sz="0" w:space="0" w:color="auto"/>
        <w:bottom w:val="none" w:sz="0" w:space="0" w:color="auto"/>
        <w:right w:val="none" w:sz="0" w:space="0" w:color="auto"/>
      </w:divBdr>
    </w:div>
    <w:div w:id="1426536840">
      <w:bodyDiv w:val="1"/>
      <w:marLeft w:val="0"/>
      <w:marRight w:val="0"/>
      <w:marTop w:val="0"/>
      <w:marBottom w:val="0"/>
      <w:divBdr>
        <w:top w:val="none" w:sz="0" w:space="0" w:color="auto"/>
        <w:left w:val="none" w:sz="0" w:space="0" w:color="auto"/>
        <w:bottom w:val="none" w:sz="0" w:space="0" w:color="auto"/>
        <w:right w:val="none" w:sz="0" w:space="0" w:color="auto"/>
      </w:divBdr>
    </w:div>
    <w:div w:id="1426875763">
      <w:bodyDiv w:val="1"/>
      <w:marLeft w:val="0"/>
      <w:marRight w:val="0"/>
      <w:marTop w:val="0"/>
      <w:marBottom w:val="0"/>
      <w:divBdr>
        <w:top w:val="none" w:sz="0" w:space="0" w:color="auto"/>
        <w:left w:val="none" w:sz="0" w:space="0" w:color="auto"/>
        <w:bottom w:val="none" w:sz="0" w:space="0" w:color="auto"/>
        <w:right w:val="none" w:sz="0" w:space="0" w:color="auto"/>
      </w:divBdr>
    </w:div>
    <w:div w:id="1427073777">
      <w:bodyDiv w:val="1"/>
      <w:marLeft w:val="0"/>
      <w:marRight w:val="0"/>
      <w:marTop w:val="0"/>
      <w:marBottom w:val="0"/>
      <w:divBdr>
        <w:top w:val="none" w:sz="0" w:space="0" w:color="auto"/>
        <w:left w:val="none" w:sz="0" w:space="0" w:color="auto"/>
        <w:bottom w:val="none" w:sz="0" w:space="0" w:color="auto"/>
        <w:right w:val="none" w:sz="0" w:space="0" w:color="auto"/>
      </w:divBdr>
    </w:div>
    <w:div w:id="1427732204">
      <w:bodyDiv w:val="1"/>
      <w:marLeft w:val="0"/>
      <w:marRight w:val="0"/>
      <w:marTop w:val="0"/>
      <w:marBottom w:val="0"/>
      <w:divBdr>
        <w:top w:val="none" w:sz="0" w:space="0" w:color="auto"/>
        <w:left w:val="none" w:sz="0" w:space="0" w:color="auto"/>
        <w:bottom w:val="none" w:sz="0" w:space="0" w:color="auto"/>
        <w:right w:val="none" w:sz="0" w:space="0" w:color="auto"/>
      </w:divBdr>
    </w:div>
    <w:div w:id="1428035565">
      <w:bodyDiv w:val="1"/>
      <w:marLeft w:val="0"/>
      <w:marRight w:val="0"/>
      <w:marTop w:val="0"/>
      <w:marBottom w:val="0"/>
      <w:divBdr>
        <w:top w:val="none" w:sz="0" w:space="0" w:color="auto"/>
        <w:left w:val="none" w:sz="0" w:space="0" w:color="auto"/>
        <w:bottom w:val="none" w:sz="0" w:space="0" w:color="auto"/>
        <w:right w:val="none" w:sz="0" w:space="0" w:color="auto"/>
      </w:divBdr>
    </w:div>
    <w:div w:id="1429303662">
      <w:bodyDiv w:val="1"/>
      <w:marLeft w:val="0"/>
      <w:marRight w:val="0"/>
      <w:marTop w:val="0"/>
      <w:marBottom w:val="0"/>
      <w:divBdr>
        <w:top w:val="none" w:sz="0" w:space="0" w:color="auto"/>
        <w:left w:val="none" w:sz="0" w:space="0" w:color="auto"/>
        <w:bottom w:val="none" w:sz="0" w:space="0" w:color="auto"/>
        <w:right w:val="none" w:sz="0" w:space="0" w:color="auto"/>
      </w:divBdr>
    </w:div>
    <w:div w:id="1430082210">
      <w:bodyDiv w:val="1"/>
      <w:marLeft w:val="0"/>
      <w:marRight w:val="0"/>
      <w:marTop w:val="0"/>
      <w:marBottom w:val="0"/>
      <w:divBdr>
        <w:top w:val="none" w:sz="0" w:space="0" w:color="auto"/>
        <w:left w:val="none" w:sz="0" w:space="0" w:color="auto"/>
        <w:bottom w:val="none" w:sz="0" w:space="0" w:color="auto"/>
        <w:right w:val="none" w:sz="0" w:space="0" w:color="auto"/>
      </w:divBdr>
    </w:div>
    <w:div w:id="1430158826">
      <w:bodyDiv w:val="1"/>
      <w:marLeft w:val="0"/>
      <w:marRight w:val="0"/>
      <w:marTop w:val="0"/>
      <w:marBottom w:val="0"/>
      <w:divBdr>
        <w:top w:val="none" w:sz="0" w:space="0" w:color="auto"/>
        <w:left w:val="none" w:sz="0" w:space="0" w:color="auto"/>
        <w:bottom w:val="none" w:sz="0" w:space="0" w:color="auto"/>
        <w:right w:val="none" w:sz="0" w:space="0" w:color="auto"/>
      </w:divBdr>
    </w:div>
    <w:div w:id="1431121499">
      <w:bodyDiv w:val="1"/>
      <w:marLeft w:val="0"/>
      <w:marRight w:val="0"/>
      <w:marTop w:val="0"/>
      <w:marBottom w:val="0"/>
      <w:divBdr>
        <w:top w:val="none" w:sz="0" w:space="0" w:color="auto"/>
        <w:left w:val="none" w:sz="0" w:space="0" w:color="auto"/>
        <w:bottom w:val="none" w:sz="0" w:space="0" w:color="auto"/>
        <w:right w:val="none" w:sz="0" w:space="0" w:color="auto"/>
      </w:divBdr>
    </w:div>
    <w:div w:id="1431124545">
      <w:bodyDiv w:val="1"/>
      <w:marLeft w:val="0"/>
      <w:marRight w:val="0"/>
      <w:marTop w:val="0"/>
      <w:marBottom w:val="0"/>
      <w:divBdr>
        <w:top w:val="none" w:sz="0" w:space="0" w:color="auto"/>
        <w:left w:val="none" w:sz="0" w:space="0" w:color="auto"/>
        <w:bottom w:val="none" w:sz="0" w:space="0" w:color="auto"/>
        <w:right w:val="none" w:sz="0" w:space="0" w:color="auto"/>
      </w:divBdr>
    </w:div>
    <w:div w:id="1431198553">
      <w:bodyDiv w:val="1"/>
      <w:marLeft w:val="0"/>
      <w:marRight w:val="0"/>
      <w:marTop w:val="0"/>
      <w:marBottom w:val="0"/>
      <w:divBdr>
        <w:top w:val="none" w:sz="0" w:space="0" w:color="auto"/>
        <w:left w:val="none" w:sz="0" w:space="0" w:color="auto"/>
        <w:bottom w:val="none" w:sz="0" w:space="0" w:color="auto"/>
        <w:right w:val="none" w:sz="0" w:space="0" w:color="auto"/>
      </w:divBdr>
    </w:div>
    <w:div w:id="1431506659">
      <w:bodyDiv w:val="1"/>
      <w:marLeft w:val="0"/>
      <w:marRight w:val="0"/>
      <w:marTop w:val="0"/>
      <w:marBottom w:val="0"/>
      <w:divBdr>
        <w:top w:val="none" w:sz="0" w:space="0" w:color="auto"/>
        <w:left w:val="none" w:sz="0" w:space="0" w:color="auto"/>
        <w:bottom w:val="none" w:sz="0" w:space="0" w:color="auto"/>
        <w:right w:val="none" w:sz="0" w:space="0" w:color="auto"/>
      </w:divBdr>
    </w:div>
    <w:div w:id="1431587502">
      <w:bodyDiv w:val="1"/>
      <w:marLeft w:val="0"/>
      <w:marRight w:val="0"/>
      <w:marTop w:val="0"/>
      <w:marBottom w:val="0"/>
      <w:divBdr>
        <w:top w:val="none" w:sz="0" w:space="0" w:color="auto"/>
        <w:left w:val="none" w:sz="0" w:space="0" w:color="auto"/>
        <w:bottom w:val="none" w:sz="0" w:space="0" w:color="auto"/>
        <w:right w:val="none" w:sz="0" w:space="0" w:color="auto"/>
      </w:divBdr>
    </w:div>
    <w:div w:id="1432048413">
      <w:bodyDiv w:val="1"/>
      <w:marLeft w:val="0"/>
      <w:marRight w:val="0"/>
      <w:marTop w:val="0"/>
      <w:marBottom w:val="0"/>
      <w:divBdr>
        <w:top w:val="none" w:sz="0" w:space="0" w:color="auto"/>
        <w:left w:val="none" w:sz="0" w:space="0" w:color="auto"/>
        <w:bottom w:val="none" w:sz="0" w:space="0" w:color="auto"/>
        <w:right w:val="none" w:sz="0" w:space="0" w:color="auto"/>
      </w:divBdr>
    </w:div>
    <w:div w:id="1432430051">
      <w:bodyDiv w:val="1"/>
      <w:marLeft w:val="0"/>
      <w:marRight w:val="0"/>
      <w:marTop w:val="0"/>
      <w:marBottom w:val="0"/>
      <w:divBdr>
        <w:top w:val="none" w:sz="0" w:space="0" w:color="auto"/>
        <w:left w:val="none" w:sz="0" w:space="0" w:color="auto"/>
        <w:bottom w:val="none" w:sz="0" w:space="0" w:color="auto"/>
        <w:right w:val="none" w:sz="0" w:space="0" w:color="auto"/>
      </w:divBdr>
    </w:div>
    <w:div w:id="1432899799">
      <w:bodyDiv w:val="1"/>
      <w:marLeft w:val="0"/>
      <w:marRight w:val="0"/>
      <w:marTop w:val="0"/>
      <w:marBottom w:val="0"/>
      <w:divBdr>
        <w:top w:val="none" w:sz="0" w:space="0" w:color="auto"/>
        <w:left w:val="none" w:sz="0" w:space="0" w:color="auto"/>
        <w:bottom w:val="none" w:sz="0" w:space="0" w:color="auto"/>
        <w:right w:val="none" w:sz="0" w:space="0" w:color="auto"/>
      </w:divBdr>
    </w:div>
    <w:div w:id="1432969981">
      <w:bodyDiv w:val="1"/>
      <w:marLeft w:val="0"/>
      <w:marRight w:val="0"/>
      <w:marTop w:val="0"/>
      <w:marBottom w:val="0"/>
      <w:divBdr>
        <w:top w:val="none" w:sz="0" w:space="0" w:color="auto"/>
        <w:left w:val="none" w:sz="0" w:space="0" w:color="auto"/>
        <w:bottom w:val="none" w:sz="0" w:space="0" w:color="auto"/>
        <w:right w:val="none" w:sz="0" w:space="0" w:color="auto"/>
      </w:divBdr>
    </w:div>
    <w:div w:id="1433354869">
      <w:bodyDiv w:val="1"/>
      <w:marLeft w:val="0"/>
      <w:marRight w:val="0"/>
      <w:marTop w:val="0"/>
      <w:marBottom w:val="0"/>
      <w:divBdr>
        <w:top w:val="none" w:sz="0" w:space="0" w:color="auto"/>
        <w:left w:val="none" w:sz="0" w:space="0" w:color="auto"/>
        <w:bottom w:val="none" w:sz="0" w:space="0" w:color="auto"/>
        <w:right w:val="none" w:sz="0" w:space="0" w:color="auto"/>
      </w:divBdr>
    </w:div>
    <w:div w:id="1433428161">
      <w:bodyDiv w:val="1"/>
      <w:marLeft w:val="0"/>
      <w:marRight w:val="0"/>
      <w:marTop w:val="0"/>
      <w:marBottom w:val="0"/>
      <w:divBdr>
        <w:top w:val="none" w:sz="0" w:space="0" w:color="auto"/>
        <w:left w:val="none" w:sz="0" w:space="0" w:color="auto"/>
        <w:bottom w:val="none" w:sz="0" w:space="0" w:color="auto"/>
        <w:right w:val="none" w:sz="0" w:space="0" w:color="auto"/>
      </w:divBdr>
    </w:div>
    <w:div w:id="1433668651">
      <w:bodyDiv w:val="1"/>
      <w:marLeft w:val="0"/>
      <w:marRight w:val="0"/>
      <w:marTop w:val="0"/>
      <w:marBottom w:val="0"/>
      <w:divBdr>
        <w:top w:val="none" w:sz="0" w:space="0" w:color="auto"/>
        <w:left w:val="none" w:sz="0" w:space="0" w:color="auto"/>
        <w:bottom w:val="none" w:sz="0" w:space="0" w:color="auto"/>
        <w:right w:val="none" w:sz="0" w:space="0" w:color="auto"/>
      </w:divBdr>
    </w:div>
    <w:div w:id="1433933068">
      <w:bodyDiv w:val="1"/>
      <w:marLeft w:val="0"/>
      <w:marRight w:val="0"/>
      <w:marTop w:val="0"/>
      <w:marBottom w:val="0"/>
      <w:divBdr>
        <w:top w:val="none" w:sz="0" w:space="0" w:color="auto"/>
        <w:left w:val="none" w:sz="0" w:space="0" w:color="auto"/>
        <w:bottom w:val="none" w:sz="0" w:space="0" w:color="auto"/>
        <w:right w:val="none" w:sz="0" w:space="0" w:color="auto"/>
      </w:divBdr>
    </w:div>
    <w:div w:id="1433935972">
      <w:bodyDiv w:val="1"/>
      <w:marLeft w:val="0"/>
      <w:marRight w:val="0"/>
      <w:marTop w:val="0"/>
      <w:marBottom w:val="0"/>
      <w:divBdr>
        <w:top w:val="none" w:sz="0" w:space="0" w:color="auto"/>
        <w:left w:val="none" w:sz="0" w:space="0" w:color="auto"/>
        <w:bottom w:val="none" w:sz="0" w:space="0" w:color="auto"/>
        <w:right w:val="none" w:sz="0" w:space="0" w:color="auto"/>
      </w:divBdr>
    </w:div>
    <w:div w:id="1434059238">
      <w:bodyDiv w:val="1"/>
      <w:marLeft w:val="0"/>
      <w:marRight w:val="0"/>
      <w:marTop w:val="0"/>
      <w:marBottom w:val="0"/>
      <w:divBdr>
        <w:top w:val="none" w:sz="0" w:space="0" w:color="auto"/>
        <w:left w:val="none" w:sz="0" w:space="0" w:color="auto"/>
        <w:bottom w:val="none" w:sz="0" w:space="0" w:color="auto"/>
        <w:right w:val="none" w:sz="0" w:space="0" w:color="auto"/>
      </w:divBdr>
    </w:div>
    <w:div w:id="1435129335">
      <w:bodyDiv w:val="1"/>
      <w:marLeft w:val="0"/>
      <w:marRight w:val="0"/>
      <w:marTop w:val="0"/>
      <w:marBottom w:val="0"/>
      <w:divBdr>
        <w:top w:val="none" w:sz="0" w:space="0" w:color="auto"/>
        <w:left w:val="none" w:sz="0" w:space="0" w:color="auto"/>
        <w:bottom w:val="none" w:sz="0" w:space="0" w:color="auto"/>
        <w:right w:val="none" w:sz="0" w:space="0" w:color="auto"/>
      </w:divBdr>
    </w:div>
    <w:div w:id="1435443176">
      <w:bodyDiv w:val="1"/>
      <w:marLeft w:val="0"/>
      <w:marRight w:val="0"/>
      <w:marTop w:val="0"/>
      <w:marBottom w:val="0"/>
      <w:divBdr>
        <w:top w:val="none" w:sz="0" w:space="0" w:color="auto"/>
        <w:left w:val="none" w:sz="0" w:space="0" w:color="auto"/>
        <w:bottom w:val="none" w:sz="0" w:space="0" w:color="auto"/>
        <w:right w:val="none" w:sz="0" w:space="0" w:color="auto"/>
      </w:divBdr>
    </w:div>
    <w:div w:id="1436484424">
      <w:bodyDiv w:val="1"/>
      <w:marLeft w:val="0"/>
      <w:marRight w:val="0"/>
      <w:marTop w:val="0"/>
      <w:marBottom w:val="0"/>
      <w:divBdr>
        <w:top w:val="none" w:sz="0" w:space="0" w:color="auto"/>
        <w:left w:val="none" w:sz="0" w:space="0" w:color="auto"/>
        <w:bottom w:val="none" w:sz="0" w:space="0" w:color="auto"/>
        <w:right w:val="none" w:sz="0" w:space="0" w:color="auto"/>
      </w:divBdr>
    </w:div>
    <w:div w:id="1436948923">
      <w:bodyDiv w:val="1"/>
      <w:marLeft w:val="0"/>
      <w:marRight w:val="0"/>
      <w:marTop w:val="0"/>
      <w:marBottom w:val="0"/>
      <w:divBdr>
        <w:top w:val="none" w:sz="0" w:space="0" w:color="auto"/>
        <w:left w:val="none" w:sz="0" w:space="0" w:color="auto"/>
        <w:bottom w:val="none" w:sz="0" w:space="0" w:color="auto"/>
        <w:right w:val="none" w:sz="0" w:space="0" w:color="auto"/>
      </w:divBdr>
    </w:div>
    <w:div w:id="1437365878">
      <w:bodyDiv w:val="1"/>
      <w:marLeft w:val="0"/>
      <w:marRight w:val="0"/>
      <w:marTop w:val="0"/>
      <w:marBottom w:val="0"/>
      <w:divBdr>
        <w:top w:val="none" w:sz="0" w:space="0" w:color="auto"/>
        <w:left w:val="none" w:sz="0" w:space="0" w:color="auto"/>
        <w:bottom w:val="none" w:sz="0" w:space="0" w:color="auto"/>
        <w:right w:val="none" w:sz="0" w:space="0" w:color="auto"/>
      </w:divBdr>
    </w:div>
    <w:div w:id="1438211062">
      <w:bodyDiv w:val="1"/>
      <w:marLeft w:val="0"/>
      <w:marRight w:val="0"/>
      <w:marTop w:val="0"/>
      <w:marBottom w:val="0"/>
      <w:divBdr>
        <w:top w:val="none" w:sz="0" w:space="0" w:color="auto"/>
        <w:left w:val="none" w:sz="0" w:space="0" w:color="auto"/>
        <w:bottom w:val="none" w:sz="0" w:space="0" w:color="auto"/>
        <w:right w:val="none" w:sz="0" w:space="0" w:color="auto"/>
      </w:divBdr>
    </w:div>
    <w:div w:id="1439792920">
      <w:bodyDiv w:val="1"/>
      <w:marLeft w:val="0"/>
      <w:marRight w:val="0"/>
      <w:marTop w:val="0"/>
      <w:marBottom w:val="0"/>
      <w:divBdr>
        <w:top w:val="none" w:sz="0" w:space="0" w:color="auto"/>
        <w:left w:val="none" w:sz="0" w:space="0" w:color="auto"/>
        <w:bottom w:val="none" w:sz="0" w:space="0" w:color="auto"/>
        <w:right w:val="none" w:sz="0" w:space="0" w:color="auto"/>
      </w:divBdr>
    </w:div>
    <w:div w:id="1439830385">
      <w:bodyDiv w:val="1"/>
      <w:marLeft w:val="0"/>
      <w:marRight w:val="0"/>
      <w:marTop w:val="0"/>
      <w:marBottom w:val="0"/>
      <w:divBdr>
        <w:top w:val="none" w:sz="0" w:space="0" w:color="auto"/>
        <w:left w:val="none" w:sz="0" w:space="0" w:color="auto"/>
        <w:bottom w:val="none" w:sz="0" w:space="0" w:color="auto"/>
        <w:right w:val="none" w:sz="0" w:space="0" w:color="auto"/>
      </w:divBdr>
    </w:div>
    <w:div w:id="1439909649">
      <w:bodyDiv w:val="1"/>
      <w:marLeft w:val="0"/>
      <w:marRight w:val="0"/>
      <w:marTop w:val="0"/>
      <w:marBottom w:val="0"/>
      <w:divBdr>
        <w:top w:val="none" w:sz="0" w:space="0" w:color="auto"/>
        <w:left w:val="none" w:sz="0" w:space="0" w:color="auto"/>
        <w:bottom w:val="none" w:sz="0" w:space="0" w:color="auto"/>
        <w:right w:val="none" w:sz="0" w:space="0" w:color="auto"/>
      </w:divBdr>
    </w:div>
    <w:div w:id="1440099960">
      <w:bodyDiv w:val="1"/>
      <w:marLeft w:val="0"/>
      <w:marRight w:val="0"/>
      <w:marTop w:val="0"/>
      <w:marBottom w:val="0"/>
      <w:divBdr>
        <w:top w:val="none" w:sz="0" w:space="0" w:color="auto"/>
        <w:left w:val="none" w:sz="0" w:space="0" w:color="auto"/>
        <w:bottom w:val="none" w:sz="0" w:space="0" w:color="auto"/>
        <w:right w:val="none" w:sz="0" w:space="0" w:color="auto"/>
      </w:divBdr>
    </w:div>
    <w:div w:id="1440448056">
      <w:bodyDiv w:val="1"/>
      <w:marLeft w:val="0"/>
      <w:marRight w:val="0"/>
      <w:marTop w:val="0"/>
      <w:marBottom w:val="0"/>
      <w:divBdr>
        <w:top w:val="none" w:sz="0" w:space="0" w:color="auto"/>
        <w:left w:val="none" w:sz="0" w:space="0" w:color="auto"/>
        <w:bottom w:val="none" w:sz="0" w:space="0" w:color="auto"/>
        <w:right w:val="none" w:sz="0" w:space="0" w:color="auto"/>
      </w:divBdr>
    </w:div>
    <w:div w:id="1441486328">
      <w:bodyDiv w:val="1"/>
      <w:marLeft w:val="0"/>
      <w:marRight w:val="0"/>
      <w:marTop w:val="0"/>
      <w:marBottom w:val="0"/>
      <w:divBdr>
        <w:top w:val="none" w:sz="0" w:space="0" w:color="auto"/>
        <w:left w:val="none" w:sz="0" w:space="0" w:color="auto"/>
        <w:bottom w:val="none" w:sz="0" w:space="0" w:color="auto"/>
        <w:right w:val="none" w:sz="0" w:space="0" w:color="auto"/>
      </w:divBdr>
    </w:div>
    <w:div w:id="1442410216">
      <w:bodyDiv w:val="1"/>
      <w:marLeft w:val="0"/>
      <w:marRight w:val="0"/>
      <w:marTop w:val="0"/>
      <w:marBottom w:val="0"/>
      <w:divBdr>
        <w:top w:val="none" w:sz="0" w:space="0" w:color="auto"/>
        <w:left w:val="none" w:sz="0" w:space="0" w:color="auto"/>
        <w:bottom w:val="none" w:sz="0" w:space="0" w:color="auto"/>
        <w:right w:val="none" w:sz="0" w:space="0" w:color="auto"/>
      </w:divBdr>
    </w:div>
    <w:div w:id="1442796961">
      <w:bodyDiv w:val="1"/>
      <w:marLeft w:val="0"/>
      <w:marRight w:val="0"/>
      <w:marTop w:val="0"/>
      <w:marBottom w:val="0"/>
      <w:divBdr>
        <w:top w:val="none" w:sz="0" w:space="0" w:color="auto"/>
        <w:left w:val="none" w:sz="0" w:space="0" w:color="auto"/>
        <w:bottom w:val="none" w:sz="0" w:space="0" w:color="auto"/>
        <w:right w:val="none" w:sz="0" w:space="0" w:color="auto"/>
      </w:divBdr>
    </w:div>
    <w:div w:id="1443308893">
      <w:bodyDiv w:val="1"/>
      <w:marLeft w:val="0"/>
      <w:marRight w:val="0"/>
      <w:marTop w:val="0"/>
      <w:marBottom w:val="0"/>
      <w:divBdr>
        <w:top w:val="none" w:sz="0" w:space="0" w:color="auto"/>
        <w:left w:val="none" w:sz="0" w:space="0" w:color="auto"/>
        <w:bottom w:val="none" w:sz="0" w:space="0" w:color="auto"/>
        <w:right w:val="none" w:sz="0" w:space="0" w:color="auto"/>
      </w:divBdr>
    </w:div>
    <w:div w:id="1443916718">
      <w:bodyDiv w:val="1"/>
      <w:marLeft w:val="0"/>
      <w:marRight w:val="0"/>
      <w:marTop w:val="0"/>
      <w:marBottom w:val="0"/>
      <w:divBdr>
        <w:top w:val="none" w:sz="0" w:space="0" w:color="auto"/>
        <w:left w:val="none" w:sz="0" w:space="0" w:color="auto"/>
        <w:bottom w:val="none" w:sz="0" w:space="0" w:color="auto"/>
        <w:right w:val="none" w:sz="0" w:space="0" w:color="auto"/>
      </w:divBdr>
    </w:div>
    <w:div w:id="1444157437">
      <w:bodyDiv w:val="1"/>
      <w:marLeft w:val="0"/>
      <w:marRight w:val="0"/>
      <w:marTop w:val="0"/>
      <w:marBottom w:val="0"/>
      <w:divBdr>
        <w:top w:val="none" w:sz="0" w:space="0" w:color="auto"/>
        <w:left w:val="none" w:sz="0" w:space="0" w:color="auto"/>
        <w:bottom w:val="none" w:sz="0" w:space="0" w:color="auto"/>
        <w:right w:val="none" w:sz="0" w:space="0" w:color="auto"/>
      </w:divBdr>
    </w:div>
    <w:div w:id="1444616008">
      <w:bodyDiv w:val="1"/>
      <w:marLeft w:val="0"/>
      <w:marRight w:val="0"/>
      <w:marTop w:val="0"/>
      <w:marBottom w:val="0"/>
      <w:divBdr>
        <w:top w:val="none" w:sz="0" w:space="0" w:color="auto"/>
        <w:left w:val="none" w:sz="0" w:space="0" w:color="auto"/>
        <w:bottom w:val="none" w:sz="0" w:space="0" w:color="auto"/>
        <w:right w:val="none" w:sz="0" w:space="0" w:color="auto"/>
      </w:divBdr>
    </w:div>
    <w:div w:id="1445148169">
      <w:bodyDiv w:val="1"/>
      <w:marLeft w:val="0"/>
      <w:marRight w:val="0"/>
      <w:marTop w:val="0"/>
      <w:marBottom w:val="0"/>
      <w:divBdr>
        <w:top w:val="none" w:sz="0" w:space="0" w:color="auto"/>
        <w:left w:val="none" w:sz="0" w:space="0" w:color="auto"/>
        <w:bottom w:val="none" w:sz="0" w:space="0" w:color="auto"/>
        <w:right w:val="none" w:sz="0" w:space="0" w:color="auto"/>
      </w:divBdr>
    </w:div>
    <w:div w:id="1445537924">
      <w:bodyDiv w:val="1"/>
      <w:marLeft w:val="0"/>
      <w:marRight w:val="0"/>
      <w:marTop w:val="0"/>
      <w:marBottom w:val="0"/>
      <w:divBdr>
        <w:top w:val="none" w:sz="0" w:space="0" w:color="auto"/>
        <w:left w:val="none" w:sz="0" w:space="0" w:color="auto"/>
        <w:bottom w:val="none" w:sz="0" w:space="0" w:color="auto"/>
        <w:right w:val="none" w:sz="0" w:space="0" w:color="auto"/>
      </w:divBdr>
    </w:div>
    <w:div w:id="1446270463">
      <w:bodyDiv w:val="1"/>
      <w:marLeft w:val="0"/>
      <w:marRight w:val="0"/>
      <w:marTop w:val="0"/>
      <w:marBottom w:val="0"/>
      <w:divBdr>
        <w:top w:val="none" w:sz="0" w:space="0" w:color="auto"/>
        <w:left w:val="none" w:sz="0" w:space="0" w:color="auto"/>
        <w:bottom w:val="none" w:sz="0" w:space="0" w:color="auto"/>
        <w:right w:val="none" w:sz="0" w:space="0" w:color="auto"/>
      </w:divBdr>
    </w:div>
    <w:div w:id="1446464877">
      <w:bodyDiv w:val="1"/>
      <w:marLeft w:val="0"/>
      <w:marRight w:val="0"/>
      <w:marTop w:val="0"/>
      <w:marBottom w:val="0"/>
      <w:divBdr>
        <w:top w:val="none" w:sz="0" w:space="0" w:color="auto"/>
        <w:left w:val="none" w:sz="0" w:space="0" w:color="auto"/>
        <w:bottom w:val="none" w:sz="0" w:space="0" w:color="auto"/>
        <w:right w:val="none" w:sz="0" w:space="0" w:color="auto"/>
      </w:divBdr>
    </w:div>
    <w:div w:id="1446533481">
      <w:bodyDiv w:val="1"/>
      <w:marLeft w:val="0"/>
      <w:marRight w:val="0"/>
      <w:marTop w:val="0"/>
      <w:marBottom w:val="0"/>
      <w:divBdr>
        <w:top w:val="none" w:sz="0" w:space="0" w:color="auto"/>
        <w:left w:val="none" w:sz="0" w:space="0" w:color="auto"/>
        <w:bottom w:val="none" w:sz="0" w:space="0" w:color="auto"/>
        <w:right w:val="none" w:sz="0" w:space="0" w:color="auto"/>
      </w:divBdr>
    </w:div>
    <w:div w:id="1447192341">
      <w:bodyDiv w:val="1"/>
      <w:marLeft w:val="0"/>
      <w:marRight w:val="0"/>
      <w:marTop w:val="0"/>
      <w:marBottom w:val="0"/>
      <w:divBdr>
        <w:top w:val="none" w:sz="0" w:space="0" w:color="auto"/>
        <w:left w:val="none" w:sz="0" w:space="0" w:color="auto"/>
        <w:bottom w:val="none" w:sz="0" w:space="0" w:color="auto"/>
        <w:right w:val="none" w:sz="0" w:space="0" w:color="auto"/>
      </w:divBdr>
    </w:div>
    <w:div w:id="1447653616">
      <w:bodyDiv w:val="1"/>
      <w:marLeft w:val="0"/>
      <w:marRight w:val="0"/>
      <w:marTop w:val="0"/>
      <w:marBottom w:val="0"/>
      <w:divBdr>
        <w:top w:val="none" w:sz="0" w:space="0" w:color="auto"/>
        <w:left w:val="none" w:sz="0" w:space="0" w:color="auto"/>
        <w:bottom w:val="none" w:sz="0" w:space="0" w:color="auto"/>
        <w:right w:val="none" w:sz="0" w:space="0" w:color="auto"/>
      </w:divBdr>
    </w:div>
    <w:div w:id="1447768365">
      <w:bodyDiv w:val="1"/>
      <w:marLeft w:val="0"/>
      <w:marRight w:val="0"/>
      <w:marTop w:val="0"/>
      <w:marBottom w:val="0"/>
      <w:divBdr>
        <w:top w:val="none" w:sz="0" w:space="0" w:color="auto"/>
        <w:left w:val="none" w:sz="0" w:space="0" w:color="auto"/>
        <w:bottom w:val="none" w:sz="0" w:space="0" w:color="auto"/>
        <w:right w:val="none" w:sz="0" w:space="0" w:color="auto"/>
      </w:divBdr>
    </w:div>
    <w:div w:id="1449549795">
      <w:bodyDiv w:val="1"/>
      <w:marLeft w:val="0"/>
      <w:marRight w:val="0"/>
      <w:marTop w:val="0"/>
      <w:marBottom w:val="0"/>
      <w:divBdr>
        <w:top w:val="none" w:sz="0" w:space="0" w:color="auto"/>
        <w:left w:val="none" w:sz="0" w:space="0" w:color="auto"/>
        <w:bottom w:val="none" w:sz="0" w:space="0" w:color="auto"/>
        <w:right w:val="none" w:sz="0" w:space="0" w:color="auto"/>
      </w:divBdr>
    </w:div>
    <w:div w:id="1449666160">
      <w:bodyDiv w:val="1"/>
      <w:marLeft w:val="0"/>
      <w:marRight w:val="0"/>
      <w:marTop w:val="0"/>
      <w:marBottom w:val="0"/>
      <w:divBdr>
        <w:top w:val="none" w:sz="0" w:space="0" w:color="auto"/>
        <w:left w:val="none" w:sz="0" w:space="0" w:color="auto"/>
        <w:bottom w:val="none" w:sz="0" w:space="0" w:color="auto"/>
        <w:right w:val="none" w:sz="0" w:space="0" w:color="auto"/>
      </w:divBdr>
    </w:div>
    <w:div w:id="1449856108">
      <w:bodyDiv w:val="1"/>
      <w:marLeft w:val="0"/>
      <w:marRight w:val="0"/>
      <w:marTop w:val="0"/>
      <w:marBottom w:val="0"/>
      <w:divBdr>
        <w:top w:val="none" w:sz="0" w:space="0" w:color="auto"/>
        <w:left w:val="none" w:sz="0" w:space="0" w:color="auto"/>
        <w:bottom w:val="none" w:sz="0" w:space="0" w:color="auto"/>
        <w:right w:val="none" w:sz="0" w:space="0" w:color="auto"/>
      </w:divBdr>
    </w:div>
    <w:div w:id="1450737649">
      <w:bodyDiv w:val="1"/>
      <w:marLeft w:val="0"/>
      <w:marRight w:val="0"/>
      <w:marTop w:val="0"/>
      <w:marBottom w:val="0"/>
      <w:divBdr>
        <w:top w:val="none" w:sz="0" w:space="0" w:color="auto"/>
        <w:left w:val="none" w:sz="0" w:space="0" w:color="auto"/>
        <w:bottom w:val="none" w:sz="0" w:space="0" w:color="auto"/>
        <w:right w:val="none" w:sz="0" w:space="0" w:color="auto"/>
      </w:divBdr>
    </w:div>
    <w:div w:id="1450860373">
      <w:bodyDiv w:val="1"/>
      <w:marLeft w:val="0"/>
      <w:marRight w:val="0"/>
      <w:marTop w:val="0"/>
      <w:marBottom w:val="0"/>
      <w:divBdr>
        <w:top w:val="none" w:sz="0" w:space="0" w:color="auto"/>
        <w:left w:val="none" w:sz="0" w:space="0" w:color="auto"/>
        <w:bottom w:val="none" w:sz="0" w:space="0" w:color="auto"/>
        <w:right w:val="none" w:sz="0" w:space="0" w:color="auto"/>
      </w:divBdr>
    </w:div>
    <w:div w:id="1451048282">
      <w:bodyDiv w:val="1"/>
      <w:marLeft w:val="0"/>
      <w:marRight w:val="0"/>
      <w:marTop w:val="0"/>
      <w:marBottom w:val="0"/>
      <w:divBdr>
        <w:top w:val="none" w:sz="0" w:space="0" w:color="auto"/>
        <w:left w:val="none" w:sz="0" w:space="0" w:color="auto"/>
        <w:bottom w:val="none" w:sz="0" w:space="0" w:color="auto"/>
        <w:right w:val="none" w:sz="0" w:space="0" w:color="auto"/>
      </w:divBdr>
    </w:div>
    <w:div w:id="1452087323">
      <w:bodyDiv w:val="1"/>
      <w:marLeft w:val="0"/>
      <w:marRight w:val="0"/>
      <w:marTop w:val="0"/>
      <w:marBottom w:val="0"/>
      <w:divBdr>
        <w:top w:val="none" w:sz="0" w:space="0" w:color="auto"/>
        <w:left w:val="none" w:sz="0" w:space="0" w:color="auto"/>
        <w:bottom w:val="none" w:sz="0" w:space="0" w:color="auto"/>
        <w:right w:val="none" w:sz="0" w:space="0" w:color="auto"/>
      </w:divBdr>
    </w:div>
    <w:div w:id="1453790455">
      <w:bodyDiv w:val="1"/>
      <w:marLeft w:val="0"/>
      <w:marRight w:val="0"/>
      <w:marTop w:val="0"/>
      <w:marBottom w:val="0"/>
      <w:divBdr>
        <w:top w:val="none" w:sz="0" w:space="0" w:color="auto"/>
        <w:left w:val="none" w:sz="0" w:space="0" w:color="auto"/>
        <w:bottom w:val="none" w:sz="0" w:space="0" w:color="auto"/>
        <w:right w:val="none" w:sz="0" w:space="0" w:color="auto"/>
      </w:divBdr>
    </w:div>
    <w:div w:id="1455059754">
      <w:bodyDiv w:val="1"/>
      <w:marLeft w:val="0"/>
      <w:marRight w:val="0"/>
      <w:marTop w:val="0"/>
      <w:marBottom w:val="0"/>
      <w:divBdr>
        <w:top w:val="none" w:sz="0" w:space="0" w:color="auto"/>
        <w:left w:val="none" w:sz="0" w:space="0" w:color="auto"/>
        <w:bottom w:val="none" w:sz="0" w:space="0" w:color="auto"/>
        <w:right w:val="none" w:sz="0" w:space="0" w:color="auto"/>
      </w:divBdr>
    </w:div>
    <w:div w:id="1455903902">
      <w:bodyDiv w:val="1"/>
      <w:marLeft w:val="0"/>
      <w:marRight w:val="0"/>
      <w:marTop w:val="0"/>
      <w:marBottom w:val="0"/>
      <w:divBdr>
        <w:top w:val="none" w:sz="0" w:space="0" w:color="auto"/>
        <w:left w:val="none" w:sz="0" w:space="0" w:color="auto"/>
        <w:bottom w:val="none" w:sz="0" w:space="0" w:color="auto"/>
        <w:right w:val="none" w:sz="0" w:space="0" w:color="auto"/>
      </w:divBdr>
    </w:div>
    <w:div w:id="1458598734">
      <w:bodyDiv w:val="1"/>
      <w:marLeft w:val="0"/>
      <w:marRight w:val="0"/>
      <w:marTop w:val="0"/>
      <w:marBottom w:val="0"/>
      <w:divBdr>
        <w:top w:val="none" w:sz="0" w:space="0" w:color="auto"/>
        <w:left w:val="none" w:sz="0" w:space="0" w:color="auto"/>
        <w:bottom w:val="none" w:sz="0" w:space="0" w:color="auto"/>
        <w:right w:val="none" w:sz="0" w:space="0" w:color="auto"/>
      </w:divBdr>
    </w:div>
    <w:div w:id="1458837176">
      <w:bodyDiv w:val="1"/>
      <w:marLeft w:val="0"/>
      <w:marRight w:val="0"/>
      <w:marTop w:val="0"/>
      <w:marBottom w:val="0"/>
      <w:divBdr>
        <w:top w:val="none" w:sz="0" w:space="0" w:color="auto"/>
        <w:left w:val="none" w:sz="0" w:space="0" w:color="auto"/>
        <w:bottom w:val="none" w:sz="0" w:space="0" w:color="auto"/>
        <w:right w:val="none" w:sz="0" w:space="0" w:color="auto"/>
      </w:divBdr>
    </w:div>
    <w:div w:id="1459303961">
      <w:bodyDiv w:val="1"/>
      <w:marLeft w:val="0"/>
      <w:marRight w:val="0"/>
      <w:marTop w:val="0"/>
      <w:marBottom w:val="0"/>
      <w:divBdr>
        <w:top w:val="none" w:sz="0" w:space="0" w:color="auto"/>
        <w:left w:val="none" w:sz="0" w:space="0" w:color="auto"/>
        <w:bottom w:val="none" w:sz="0" w:space="0" w:color="auto"/>
        <w:right w:val="none" w:sz="0" w:space="0" w:color="auto"/>
      </w:divBdr>
    </w:div>
    <w:div w:id="1459490868">
      <w:bodyDiv w:val="1"/>
      <w:marLeft w:val="0"/>
      <w:marRight w:val="0"/>
      <w:marTop w:val="0"/>
      <w:marBottom w:val="0"/>
      <w:divBdr>
        <w:top w:val="none" w:sz="0" w:space="0" w:color="auto"/>
        <w:left w:val="none" w:sz="0" w:space="0" w:color="auto"/>
        <w:bottom w:val="none" w:sz="0" w:space="0" w:color="auto"/>
        <w:right w:val="none" w:sz="0" w:space="0" w:color="auto"/>
      </w:divBdr>
    </w:div>
    <w:div w:id="1459910209">
      <w:bodyDiv w:val="1"/>
      <w:marLeft w:val="0"/>
      <w:marRight w:val="0"/>
      <w:marTop w:val="0"/>
      <w:marBottom w:val="0"/>
      <w:divBdr>
        <w:top w:val="none" w:sz="0" w:space="0" w:color="auto"/>
        <w:left w:val="none" w:sz="0" w:space="0" w:color="auto"/>
        <w:bottom w:val="none" w:sz="0" w:space="0" w:color="auto"/>
        <w:right w:val="none" w:sz="0" w:space="0" w:color="auto"/>
      </w:divBdr>
    </w:div>
    <w:div w:id="1461608730">
      <w:bodyDiv w:val="1"/>
      <w:marLeft w:val="0"/>
      <w:marRight w:val="0"/>
      <w:marTop w:val="0"/>
      <w:marBottom w:val="0"/>
      <w:divBdr>
        <w:top w:val="none" w:sz="0" w:space="0" w:color="auto"/>
        <w:left w:val="none" w:sz="0" w:space="0" w:color="auto"/>
        <w:bottom w:val="none" w:sz="0" w:space="0" w:color="auto"/>
        <w:right w:val="none" w:sz="0" w:space="0" w:color="auto"/>
      </w:divBdr>
    </w:div>
    <w:div w:id="1461731693">
      <w:bodyDiv w:val="1"/>
      <w:marLeft w:val="0"/>
      <w:marRight w:val="0"/>
      <w:marTop w:val="0"/>
      <w:marBottom w:val="0"/>
      <w:divBdr>
        <w:top w:val="none" w:sz="0" w:space="0" w:color="auto"/>
        <w:left w:val="none" w:sz="0" w:space="0" w:color="auto"/>
        <w:bottom w:val="none" w:sz="0" w:space="0" w:color="auto"/>
        <w:right w:val="none" w:sz="0" w:space="0" w:color="auto"/>
      </w:divBdr>
    </w:div>
    <w:div w:id="1462067046">
      <w:bodyDiv w:val="1"/>
      <w:marLeft w:val="0"/>
      <w:marRight w:val="0"/>
      <w:marTop w:val="0"/>
      <w:marBottom w:val="0"/>
      <w:divBdr>
        <w:top w:val="none" w:sz="0" w:space="0" w:color="auto"/>
        <w:left w:val="none" w:sz="0" w:space="0" w:color="auto"/>
        <w:bottom w:val="none" w:sz="0" w:space="0" w:color="auto"/>
        <w:right w:val="none" w:sz="0" w:space="0" w:color="auto"/>
      </w:divBdr>
    </w:div>
    <w:div w:id="1462379370">
      <w:bodyDiv w:val="1"/>
      <w:marLeft w:val="0"/>
      <w:marRight w:val="0"/>
      <w:marTop w:val="0"/>
      <w:marBottom w:val="0"/>
      <w:divBdr>
        <w:top w:val="none" w:sz="0" w:space="0" w:color="auto"/>
        <w:left w:val="none" w:sz="0" w:space="0" w:color="auto"/>
        <w:bottom w:val="none" w:sz="0" w:space="0" w:color="auto"/>
        <w:right w:val="none" w:sz="0" w:space="0" w:color="auto"/>
      </w:divBdr>
    </w:div>
    <w:div w:id="1462382403">
      <w:bodyDiv w:val="1"/>
      <w:marLeft w:val="0"/>
      <w:marRight w:val="0"/>
      <w:marTop w:val="0"/>
      <w:marBottom w:val="0"/>
      <w:divBdr>
        <w:top w:val="none" w:sz="0" w:space="0" w:color="auto"/>
        <w:left w:val="none" w:sz="0" w:space="0" w:color="auto"/>
        <w:bottom w:val="none" w:sz="0" w:space="0" w:color="auto"/>
        <w:right w:val="none" w:sz="0" w:space="0" w:color="auto"/>
      </w:divBdr>
    </w:div>
    <w:div w:id="1462965260">
      <w:bodyDiv w:val="1"/>
      <w:marLeft w:val="0"/>
      <w:marRight w:val="0"/>
      <w:marTop w:val="0"/>
      <w:marBottom w:val="0"/>
      <w:divBdr>
        <w:top w:val="none" w:sz="0" w:space="0" w:color="auto"/>
        <w:left w:val="none" w:sz="0" w:space="0" w:color="auto"/>
        <w:bottom w:val="none" w:sz="0" w:space="0" w:color="auto"/>
        <w:right w:val="none" w:sz="0" w:space="0" w:color="auto"/>
      </w:divBdr>
    </w:div>
    <w:div w:id="1462991322">
      <w:bodyDiv w:val="1"/>
      <w:marLeft w:val="0"/>
      <w:marRight w:val="0"/>
      <w:marTop w:val="0"/>
      <w:marBottom w:val="0"/>
      <w:divBdr>
        <w:top w:val="none" w:sz="0" w:space="0" w:color="auto"/>
        <w:left w:val="none" w:sz="0" w:space="0" w:color="auto"/>
        <w:bottom w:val="none" w:sz="0" w:space="0" w:color="auto"/>
        <w:right w:val="none" w:sz="0" w:space="0" w:color="auto"/>
      </w:divBdr>
    </w:div>
    <w:div w:id="1462992147">
      <w:bodyDiv w:val="1"/>
      <w:marLeft w:val="0"/>
      <w:marRight w:val="0"/>
      <w:marTop w:val="0"/>
      <w:marBottom w:val="0"/>
      <w:divBdr>
        <w:top w:val="none" w:sz="0" w:space="0" w:color="auto"/>
        <w:left w:val="none" w:sz="0" w:space="0" w:color="auto"/>
        <w:bottom w:val="none" w:sz="0" w:space="0" w:color="auto"/>
        <w:right w:val="none" w:sz="0" w:space="0" w:color="auto"/>
      </w:divBdr>
    </w:div>
    <w:div w:id="1463038602">
      <w:bodyDiv w:val="1"/>
      <w:marLeft w:val="0"/>
      <w:marRight w:val="0"/>
      <w:marTop w:val="0"/>
      <w:marBottom w:val="0"/>
      <w:divBdr>
        <w:top w:val="none" w:sz="0" w:space="0" w:color="auto"/>
        <w:left w:val="none" w:sz="0" w:space="0" w:color="auto"/>
        <w:bottom w:val="none" w:sz="0" w:space="0" w:color="auto"/>
        <w:right w:val="none" w:sz="0" w:space="0" w:color="auto"/>
      </w:divBdr>
    </w:div>
    <w:div w:id="1463158453">
      <w:bodyDiv w:val="1"/>
      <w:marLeft w:val="0"/>
      <w:marRight w:val="0"/>
      <w:marTop w:val="0"/>
      <w:marBottom w:val="0"/>
      <w:divBdr>
        <w:top w:val="none" w:sz="0" w:space="0" w:color="auto"/>
        <w:left w:val="none" w:sz="0" w:space="0" w:color="auto"/>
        <w:bottom w:val="none" w:sz="0" w:space="0" w:color="auto"/>
        <w:right w:val="none" w:sz="0" w:space="0" w:color="auto"/>
      </w:divBdr>
    </w:div>
    <w:div w:id="1463503135">
      <w:bodyDiv w:val="1"/>
      <w:marLeft w:val="0"/>
      <w:marRight w:val="0"/>
      <w:marTop w:val="0"/>
      <w:marBottom w:val="0"/>
      <w:divBdr>
        <w:top w:val="none" w:sz="0" w:space="0" w:color="auto"/>
        <w:left w:val="none" w:sz="0" w:space="0" w:color="auto"/>
        <w:bottom w:val="none" w:sz="0" w:space="0" w:color="auto"/>
        <w:right w:val="none" w:sz="0" w:space="0" w:color="auto"/>
      </w:divBdr>
    </w:div>
    <w:div w:id="1463572458">
      <w:bodyDiv w:val="1"/>
      <w:marLeft w:val="0"/>
      <w:marRight w:val="0"/>
      <w:marTop w:val="0"/>
      <w:marBottom w:val="0"/>
      <w:divBdr>
        <w:top w:val="none" w:sz="0" w:space="0" w:color="auto"/>
        <w:left w:val="none" w:sz="0" w:space="0" w:color="auto"/>
        <w:bottom w:val="none" w:sz="0" w:space="0" w:color="auto"/>
        <w:right w:val="none" w:sz="0" w:space="0" w:color="auto"/>
      </w:divBdr>
    </w:div>
    <w:div w:id="1464038911">
      <w:bodyDiv w:val="1"/>
      <w:marLeft w:val="0"/>
      <w:marRight w:val="0"/>
      <w:marTop w:val="0"/>
      <w:marBottom w:val="0"/>
      <w:divBdr>
        <w:top w:val="none" w:sz="0" w:space="0" w:color="auto"/>
        <w:left w:val="none" w:sz="0" w:space="0" w:color="auto"/>
        <w:bottom w:val="none" w:sz="0" w:space="0" w:color="auto"/>
        <w:right w:val="none" w:sz="0" w:space="0" w:color="auto"/>
      </w:divBdr>
    </w:div>
    <w:div w:id="1464231225">
      <w:bodyDiv w:val="1"/>
      <w:marLeft w:val="0"/>
      <w:marRight w:val="0"/>
      <w:marTop w:val="0"/>
      <w:marBottom w:val="0"/>
      <w:divBdr>
        <w:top w:val="none" w:sz="0" w:space="0" w:color="auto"/>
        <w:left w:val="none" w:sz="0" w:space="0" w:color="auto"/>
        <w:bottom w:val="none" w:sz="0" w:space="0" w:color="auto"/>
        <w:right w:val="none" w:sz="0" w:space="0" w:color="auto"/>
      </w:divBdr>
    </w:div>
    <w:div w:id="1464541479">
      <w:bodyDiv w:val="1"/>
      <w:marLeft w:val="0"/>
      <w:marRight w:val="0"/>
      <w:marTop w:val="0"/>
      <w:marBottom w:val="0"/>
      <w:divBdr>
        <w:top w:val="none" w:sz="0" w:space="0" w:color="auto"/>
        <w:left w:val="none" w:sz="0" w:space="0" w:color="auto"/>
        <w:bottom w:val="none" w:sz="0" w:space="0" w:color="auto"/>
        <w:right w:val="none" w:sz="0" w:space="0" w:color="auto"/>
      </w:divBdr>
    </w:div>
    <w:div w:id="1465199711">
      <w:bodyDiv w:val="1"/>
      <w:marLeft w:val="0"/>
      <w:marRight w:val="0"/>
      <w:marTop w:val="0"/>
      <w:marBottom w:val="0"/>
      <w:divBdr>
        <w:top w:val="none" w:sz="0" w:space="0" w:color="auto"/>
        <w:left w:val="none" w:sz="0" w:space="0" w:color="auto"/>
        <w:bottom w:val="none" w:sz="0" w:space="0" w:color="auto"/>
        <w:right w:val="none" w:sz="0" w:space="0" w:color="auto"/>
      </w:divBdr>
    </w:div>
    <w:div w:id="1467040148">
      <w:bodyDiv w:val="1"/>
      <w:marLeft w:val="0"/>
      <w:marRight w:val="0"/>
      <w:marTop w:val="0"/>
      <w:marBottom w:val="0"/>
      <w:divBdr>
        <w:top w:val="none" w:sz="0" w:space="0" w:color="auto"/>
        <w:left w:val="none" w:sz="0" w:space="0" w:color="auto"/>
        <w:bottom w:val="none" w:sz="0" w:space="0" w:color="auto"/>
        <w:right w:val="none" w:sz="0" w:space="0" w:color="auto"/>
      </w:divBdr>
    </w:div>
    <w:div w:id="1467238396">
      <w:bodyDiv w:val="1"/>
      <w:marLeft w:val="0"/>
      <w:marRight w:val="0"/>
      <w:marTop w:val="0"/>
      <w:marBottom w:val="0"/>
      <w:divBdr>
        <w:top w:val="none" w:sz="0" w:space="0" w:color="auto"/>
        <w:left w:val="none" w:sz="0" w:space="0" w:color="auto"/>
        <w:bottom w:val="none" w:sz="0" w:space="0" w:color="auto"/>
        <w:right w:val="none" w:sz="0" w:space="0" w:color="auto"/>
      </w:divBdr>
    </w:div>
    <w:div w:id="1467965810">
      <w:bodyDiv w:val="1"/>
      <w:marLeft w:val="0"/>
      <w:marRight w:val="0"/>
      <w:marTop w:val="0"/>
      <w:marBottom w:val="0"/>
      <w:divBdr>
        <w:top w:val="none" w:sz="0" w:space="0" w:color="auto"/>
        <w:left w:val="none" w:sz="0" w:space="0" w:color="auto"/>
        <w:bottom w:val="none" w:sz="0" w:space="0" w:color="auto"/>
        <w:right w:val="none" w:sz="0" w:space="0" w:color="auto"/>
      </w:divBdr>
    </w:div>
    <w:div w:id="1467972271">
      <w:bodyDiv w:val="1"/>
      <w:marLeft w:val="0"/>
      <w:marRight w:val="0"/>
      <w:marTop w:val="0"/>
      <w:marBottom w:val="0"/>
      <w:divBdr>
        <w:top w:val="none" w:sz="0" w:space="0" w:color="auto"/>
        <w:left w:val="none" w:sz="0" w:space="0" w:color="auto"/>
        <w:bottom w:val="none" w:sz="0" w:space="0" w:color="auto"/>
        <w:right w:val="none" w:sz="0" w:space="0" w:color="auto"/>
      </w:divBdr>
    </w:div>
    <w:div w:id="1468088680">
      <w:bodyDiv w:val="1"/>
      <w:marLeft w:val="0"/>
      <w:marRight w:val="0"/>
      <w:marTop w:val="0"/>
      <w:marBottom w:val="0"/>
      <w:divBdr>
        <w:top w:val="none" w:sz="0" w:space="0" w:color="auto"/>
        <w:left w:val="none" w:sz="0" w:space="0" w:color="auto"/>
        <w:bottom w:val="none" w:sz="0" w:space="0" w:color="auto"/>
        <w:right w:val="none" w:sz="0" w:space="0" w:color="auto"/>
      </w:divBdr>
    </w:div>
    <w:div w:id="1468091245">
      <w:bodyDiv w:val="1"/>
      <w:marLeft w:val="0"/>
      <w:marRight w:val="0"/>
      <w:marTop w:val="0"/>
      <w:marBottom w:val="0"/>
      <w:divBdr>
        <w:top w:val="none" w:sz="0" w:space="0" w:color="auto"/>
        <w:left w:val="none" w:sz="0" w:space="0" w:color="auto"/>
        <w:bottom w:val="none" w:sz="0" w:space="0" w:color="auto"/>
        <w:right w:val="none" w:sz="0" w:space="0" w:color="auto"/>
      </w:divBdr>
    </w:div>
    <w:div w:id="1469515216">
      <w:bodyDiv w:val="1"/>
      <w:marLeft w:val="0"/>
      <w:marRight w:val="0"/>
      <w:marTop w:val="0"/>
      <w:marBottom w:val="0"/>
      <w:divBdr>
        <w:top w:val="none" w:sz="0" w:space="0" w:color="auto"/>
        <w:left w:val="none" w:sz="0" w:space="0" w:color="auto"/>
        <w:bottom w:val="none" w:sz="0" w:space="0" w:color="auto"/>
        <w:right w:val="none" w:sz="0" w:space="0" w:color="auto"/>
      </w:divBdr>
    </w:div>
    <w:div w:id="1469544859">
      <w:bodyDiv w:val="1"/>
      <w:marLeft w:val="0"/>
      <w:marRight w:val="0"/>
      <w:marTop w:val="0"/>
      <w:marBottom w:val="0"/>
      <w:divBdr>
        <w:top w:val="none" w:sz="0" w:space="0" w:color="auto"/>
        <w:left w:val="none" w:sz="0" w:space="0" w:color="auto"/>
        <w:bottom w:val="none" w:sz="0" w:space="0" w:color="auto"/>
        <w:right w:val="none" w:sz="0" w:space="0" w:color="auto"/>
      </w:divBdr>
    </w:div>
    <w:div w:id="1469662930">
      <w:bodyDiv w:val="1"/>
      <w:marLeft w:val="0"/>
      <w:marRight w:val="0"/>
      <w:marTop w:val="0"/>
      <w:marBottom w:val="0"/>
      <w:divBdr>
        <w:top w:val="none" w:sz="0" w:space="0" w:color="auto"/>
        <w:left w:val="none" w:sz="0" w:space="0" w:color="auto"/>
        <w:bottom w:val="none" w:sz="0" w:space="0" w:color="auto"/>
        <w:right w:val="none" w:sz="0" w:space="0" w:color="auto"/>
      </w:divBdr>
    </w:div>
    <w:div w:id="1469712672">
      <w:bodyDiv w:val="1"/>
      <w:marLeft w:val="0"/>
      <w:marRight w:val="0"/>
      <w:marTop w:val="0"/>
      <w:marBottom w:val="0"/>
      <w:divBdr>
        <w:top w:val="none" w:sz="0" w:space="0" w:color="auto"/>
        <w:left w:val="none" w:sz="0" w:space="0" w:color="auto"/>
        <w:bottom w:val="none" w:sz="0" w:space="0" w:color="auto"/>
        <w:right w:val="none" w:sz="0" w:space="0" w:color="auto"/>
      </w:divBdr>
    </w:div>
    <w:div w:id="1469787574">
      <w:bodyDiv w:val="1"/>
      <w:marLeft w:val="0"/>
      <w:marRight w:val="0"/>
      <w:marTop w:val="0"/>
      <w:marBottom w:val="0"/>
      <w:divBdr>
        <w:top w:val="none" w:sz="0" w:space="0" w:color="auto"/>
        <w:left w:val="none" w:sz="0" w:space="0" w:color="auto"/>
        <w:bottom w:val="none" w:sz="0" w:space="0" w:color="auto"/>
        <w:right w:val="none" w:sz="0" w:space="0" w:color="auto"/>
      </w:divBdr>
    </w:div>
    <w:div w:id="1469980851">
      <w:bodyDiv w:val="1"/>
      <w:marLeft w:val="0"/>
      <w:marRight w:val="0"/>
      <w:marTop w:val="0"/>
      <w:marBottom w:val="0"/>
      <w:divBdr>
        <w:top w:val="none" w:sz="0" w:space="0" w:color="auto"/>
        <w:left w:val="none" w:sz="0" w:space="0" w:color="auto"/>
        <w:bottom w:val="none" w:sz="0" w:space="0" w:color="auto"/>
        <w:right w:val="none" w:sz="0" w:space="0" w:color="auto"/>
      </w:divBdr>
    </w:div>
    <w:div w:id="1470367453">
      <w:bodyDiv w:val="1"/>
      <w:marLeft w:val="0"/>
      <w:marRight w:val="0"/>
      <w:marTop w:val="0"/>
      <w:marBottom w:val="0"/>
      <w:divBdr>
        <w:top w:val="none" w:sz="0" w:space="0" w:color="auto"/>
        <w:left w:val="none" w:sz="0" w:space="0" w:color="auto"/>
        <w:bottom w:val="none" w:sz="0" w:space="0" w:color="auto"/>
        <w:right w:val="none" w:sz="0" w:space="0" w:color="auto"/>
      </w:divBdr>
    </w:div>
    <w:div w:id="1470511068">
      <w:bodyDiv w:val="1"/>
      <w:marLeft w:val="0"/>
      <w:marRight w:val="0"/>
      <w:marTop w:val="0"/>
      <w:marBottom w:val="0"/>
      <w:divBdr>
        <w:top w:val="none" w:sz="0" w:space="0" w:color="auto"/>
        <w:left w:val="none" w:sz="0" w:space="0" w:color="auto"/>
        <w:bottom w:val="none" w:sz="0" w:space="0" w:color="auto"/>
        <w:right w:val="none" w:sz="0" w:space="0" w:color="auto"/>
      </w:divBdr>
    </w:div>
    <w:div w:id="1470787297">
      <w:bodyDiv w:val="1"/>
      <w:marLeft w:val="0"/>
      <w:marRight w:val="0"/>
      <w:marTop w:val="0"/>
      <w:marBottom w:val="0"/>
      <w:divBdr>
        <w:top w:val="none" w:sz="0" w:space="0" w:color="auto"/>
        <w:left w:val="none" w:sz="0" w:space="0" w:color="auto"/>
        <w:bottom w:val="none" w:sz="0" w:space="0" w:color="auto"/>
        <w:right w:val="none" w:sz="0" w:space="0" w:color="auto"/>
      </w:divBdr>
    </w:div>
    <w:div w:id="1470828069">
      <w:bodyDiv w:val="1"/>
      <w:marLeft w:val="0"/>
      <w:marRight w:val="0"/>
      <w:marTop w:val="0"/>
      <w:marBottom w:val="0"/>
      <w:divBdr>
        <w:top w:val="none" w:sz="0" w:space="0" w:color="auto"/>
        <w:left w:val="none" w:sz="0" w:space="0" w:color="auto"/>
        <w:bottom w:val="none" w:sz="0" w:space="0" w:color="auto"/>
        <w:right w:val="none" w:sz="0" w:space="0" w:color="auto"/>
      </w:divBdr>
    </w:div>
    <w:div w:id="1470973895">
      <w:bodyDiv w:val="1"/>
      <w:marLeft w:val="0"/>
      <w:marRight w:val="0"/>
      <w:marTop w:val="0"/>
      <w:marBottom w:val="0"/>
      <w:divBdr>
        <w:top w:val="none" w:sz="0" w:space="0" w:color="auto"/>
        <w:left w:val="none" w:sz="0" w:space="0" w:color="auto"/>
        <w:bottom w:val="none" w:sz="0" w:space="0" w:color="auto"/>
        <w:right w:val="none" w:sz="0" w:space="0" w:color="auto"/>
      </w:divBdr>
    </w:div>
    <w:div w:id="1471822865">
      <w:bodyDiv w:val="1"/>
      <w:marLeft w:val="0"/>
      <w:marRight w:val="0"/>
      <w:marTop w:val="0"/>
      <w:marBottom w:val="0"/>
      <w:divBdr>
        <w:top w:val="none" w:sz="0" w:space="0" w:color="auto"/>
        <w:left w:val="none" w:sz="0" w:space="0" w:color="auto"/>
        <w:bottom w:val="none" w:sz="0" w:space="0" w:color="auto"/>
        <w:right w:val="none" w:sz="0" w:space="0" w:color="auto"/>
      </w:divBdr>
    </w:div>
    <w:div w:id="1471897487">
      <w:bodyDiv w:val="1"/>
      <w:marLeft w:val="0"/>
      <w:marRight w:val="0"/>
      <w:marTop w:val="0"/>
      <w:marBottom w:val="0"/>
      <w:divBdr>
        <w:top w:val="none" w:sz="0" w:space="0" w:color="auto"/>
        <w:left w:val="none" w:sz="0" w:space="0" w:color="auto"/>
        <w:bottom w:val="none" w:sz="0" w:space="0" w:color="auto"/>
        <w:right w:val="none" w:sz="0" w:space="0" w:color="auto"/>
      </w:divBdr>
    </w:div>
    <w:div w:id="1472478305">
      <w:bodyDiv w:val="1"/>
      <w:marLeft w:val="0"/>
      <w:marRight w:val="0"/>
      <w:marTop w:val="0"/>
      <w:marBottom w:val="0"/>
      <w:divBdr>
        <w:top w:val="none" w:sz="0" w:space="0" w:color="auto"/>
        <w:left w:val="none" w:sz="0" w:space="0" w:color="auto"/>
        <w:bottom w:val="none" w:sz="0" w:space="0" w:color="auto"/>
        <w:right w:val="none" w:sz="0" w:space="0" w:color="auto"/>
      </w:divBdr>
    </w:div>
    <w:div w:id="1472675442">
      <w:bodyDiv w:val="1"/>
      <w:marLeft w:val="0"/>
      <w:marRight w:val="0"/>
      <w:marTop w:val="0"/>
      <w:marBottom w:val="0"/>
      <w:divBdr>
        <w:top w:val="none" w:sz="0" w:space="0" w:color="auto"/>
        <w:left w:val="none" w:sz="0" w:space="0" w:color="auto"/>
        <w:bottom w:val="none" w:sz="0" w:space="0" w:color="auto"/>
        <w:right w:val="none" w:sz="0" w:space="0" w:color="auto"/>
      </w:divBdr>
    </w:div>
    <w:div w:id="1473326737">
      <w:bodyDiv w:val="1"/>
      <w:marLeft w:val="0"/>
      <w:marRight w:val="0"/>
      <w:marTop w:val="0"/>
      <w:marBottom w:val="0"/>
      <w:divBdr>
        <w:top w:val="none" w:sz="0" w:space="0" w:color="auto"/>
        <w:left w:val="none" w:sz="0" w:space="0" w:color="auto"/>
        <w:bottom w:val="none" w:sz="0" w:space="0" w:color="auto"/>
        <w:right w:val="none" w:sz="0" w:space="0" w:color="auto"/>
      </w:divBdr>
    </w:div>
    <w:div w:id="1473524439">
      <w:bodyDiv w:val="1"/>
      <w:marLeft w:val="0"/>
      <w:marRight w:val="0"/>
      <w:marTop w:val="0"/>
      <w:marBottom w:val="0"/>
      <w:divBdr>
        <w:top w:val="none" w:sz="0" w:space="0" w:color="auto"/>
        <w:left w:val="none" w:sz="0" w:space="0" w:color="auto"/>
        <w:bottom w:val="none" w:sz="0" w:space="0" w:color="auto"/>
        <w:right w:val="none" w:sz="0" w:space="0" w:color="auto"/>
      </w:divBdr>
    </w:div>
    <w:div w:id="1473668410">
      <w:bodyDiv w:val="1"/>
      <w:marLeft w:val="0"/>
      <w:marRight w:val="0"/>
      <w:marTop w:val="0"/>
      <w:marBottom w:val="0"/>
      <w:divBdr>
        <w:top w:val="none" w:sz="0" w:space="0" w:color="auto"/>
        <w:left w:val="none" w:sz="0" w:space="0" w:color="auto"/>
        <w:bottom w:val="none" w:sz="0" w:space="0" w:color="auto"/>
        <w:right w:val="none" w:sz="0" w:space="0" w:color="auto"/>
      </w:divBdr>
    </w:div>
    <w:div w:id="1474061085">
      <w:bodyDiv w:val="1"/>
      <w:marLeft w:val="0"/>
      <w:marRight w:val="0"/>
      <w:marTop w:val="0"/>
      <w:marBottom w:val="0"/>
      <w:divBdr>
        <w:top w:val="none" w:sz="0" w:space="0" w:color="auto"/>
        <w:left w:val="none" w:sz="0" w:space="0" w:color="auto"/>
        <w:bottom w:val="none" w:sz="0" w:space="0" w:color="auto"/>
        <w:right w:val="none" w:sz="0" w:space="0" w:color="auto"/>
      </w:divBdr>
    </w:div>
    <w:div w:id="1474562176">
      <w:bodyDiv w:val="1"/>
      <w:marLeft w:val="0"/>
      <w:marRight w:val="0"/>
      <w:marTop w:val="0"/>
      <w:marBottom w:val="0"/>
      <w:divBdr>
        <w:top w:val="none" w:sz="0" w:space="0" w:color="auto"/>
        <w:left w:val="none" w:sz="0" w:space="0" w:color="auto"/>
        <w:bottom w:val="none" w:sz="0" w:space="0" w:color="auto"/>
        <w:right w:val="none" w:sz="0" w:space="0" w:color="auto"/>
      </w:divBdr>
    </w:div>
    <w:div w:id="1475757448">
      <w:bodyDiv w:val="1"/>
      <w:marLeft w:val="0"/>
      <w:marRight w:val="0"/>
      <w:marTop w:val="0"/>
      <w:marBottom w:val="0"/>
      <w:divBdr>
        <w:top w:val="none" w:sz="0" w:space="0" w:color="auto"/>
        <w:left w:val="none" w:sz="0" w:space="0" w:color="auto"/>
        <w:bottom w:val="none" w:sz="0" w:space="0" w:color="auto"/>
        <w:right w:val="none" w:sz="0" w:space="0" w:color="auto"/>
      </w:divBdr>
    </w:div>
    <w:div w:id="1476143499">
      <w:bodyDiv w:val="1"/>
      <w:marLeft w:val="0"/>
      <w:marRight w:val="0"/>
      <w:marTop w:val="0"/>
      <w:marBottom w:val="0"/>
      <w:divBdr>
        <w:top w:val="none" w:sz="0" w:space="0" w:color="auto"/>
        <w:left w:val="none" w:sz="0" w:space="0" w:color="auto"/>
        <w:bottom w:val="none" w:sz="0" w:space="0" w:color="auto"/>
        <w:right w:val="none" w:sz="0" w:space="0" w:color="auto"/>
      </w:divBdr>
    </w:div>
    <w:div w:id="1476606092">
      <w:bodyDiv w:val="1"/>
      <w:marLeft w:val="0"/>
      <w:marRight w:val="0"/>
      <w:marTop w:val="0"/>
      <w:marBottom w:val="0"/>
      <w:divBdr>
        <w:top w:val="none" w:sz="0" w:space="0" w:color="auto"/>
        <w:left w:val="none" w:sz="0" w:space="0" w:color="auto"/>
        <w:bottom w:val="none" w:sz="0" w:space="0" w:color="auto"/>
        <w:right w:val="none" w:sz="0" w:space="0" w:color="auto"/>
      </w:divBdr>
    </w:div>
    <w:div w:id="1477142610">
      <w:bodyDiv w:val="1"/>
      <w:marLeft w:val="0"/>
      <w:marRight w:val="0"/>
      <w:marTop w:val="0"/>
      <w:marBottom w:val="0"/>
      <w:divBdr>
        <w:top w:val="none" w:sz="0" w:space="0" w:color="auto"/>
        <w:left w:val="none" w:sz="0" w:space="0" w:color="auto"/>
        <w:bottom w:val="none" w:sz="0" w:space="0" w:color="auto"/>
        <w:right w:val="none" w:sz="0" w:space="0" w:color="auto"/>
      </w:divBdr>
    </w:div>
    <w:div w:id="1477255422">
      <w:bodyDiv w:val="1"/>
      <w:marLeft w:val="0"/>
      <w:marRight w:val="0"/>
      <w:marTop w:val="0"/>
      <w:marBottom w:val="0"/>
      <w:divBdr>
        <w:top w:val="none" w:sz="0" w:space="0" w:color="auto"/>
        <w:left w:val="none" w:sz="0" w:space="0" w:color="auto"/>
        <w:bottom w:val="none" w:sz="0" w:space="0" w:color="auto"/>
        <w:right w:val="none" w:sz="0" w:space="0" w:color="auto"/>
      </w:divBdr>
    </w:div>
    <w:div w:id="1477336759">
      <w:bodyDiv w:val="1"/>
      <w:marLeft w:val="0"/>
      <w:marRight w:val="0"/>
      <w:marTop w:val="0"/>
      <w:marBottom w:val="0"/>
      <w:divBdr>
        <w:top w:val="none" w:sz="0" w:space="0" w:color="auto"/>
        <w:left w:val="none" w:sz="0" w:space="0" w:color="auto"/>
        <w:bottom w:val="none" w:sz="0" w:space="0" w:color="auto"/>
        <w:right w:val="none" w:sz="0" w:space="0" w:color="auto"/>
      </w:divBdr>
    </w:div>
    <w:div w:id="1477913446">
      <w:bodyDiv w:val="1"/>
      <w:marLeft w:val="0"/>
      <w:marRight w:val="0"/>
      <w:marTop w:val="0"/>
      <w:marBottom w:val="0"/>
      <w:divBdr>
        <w:top w:val="none" w:sz="0" w:space="0" w:color="auto"/>
        <w:left w:val="none" w:sz="0" w:space="0" w:color="auto"/>
        <w:bottom w:val="none" w:sz="0" w:space="0" w:color="auto"/>
        <w:right w:val="none" w:sz="0" w:space="0" w:color="auto"/>
      </w:divBdr>
    </w:div>
    <w:div w:id="1478036523">
      <w:bodyDiv w:val="1"/>
      <w:marLeft w:val="0"/>
      <w:marRight w:val="0"/>
      <w:marTop w:val="0"/>
      <w:marBottom w:val="0"/>
      <w:divBdr>
        <w:top w:val="none" w:sz="0" w:space="0" w:color="auto"/>
        <w:left w:val="none" w:sz="0" w:space="0" w:color="auto"/>
        <w:bottom w:val="none" w:sz="0" w:space="0" w:color="auto"/>
        <w:right w:val="none" w:sz="0" w:space="0" w:color="auto"/>
      </w:divBdr>
    </w:div>
    <w:div w:id="1478112468">
      <w:bodyDiv w:val="1"/>
      <w:marLeft w:val="0"/>
      <w:marRight w:val="0"/>
      <w:marTop w:val="0"/>
      <w:marBottom w:val="0"/>
      <w:divBdr>
        <w:top w:val="none" w:sz="0" w:space="0" w:color="auto"/>
        <w:left w:val="none" w:sz="0" w:space="0" w:color="auto"/>
        <w:bottom w:val="none" w:sz="0" w:space="0" w:color="auto"/>
        <w:right w:val="none" w:sz="0" w:space="0" w:color="auto"/>
      </w:divBdr>
    </w:div>
    <w:div w:id="1478495127">
      <w:bodyDiv w:val="1"/>
      <w:marLeft w:val="0"/>
      <w:marRight w:val="0"/>
      <w:marTop w:val="0"/>
      <w:marBottom w:val="0"/>
      <w:divBdr>
        <w:top w:val="none" w:sz="0" w:space="0" w:color="auto"/>
        <w:left w:val="none" w:sz="0" w:space="0" w:color="auto"/>
        <w:bottom w:val="none" w:sz="0" w:space="0" w:color="auto"/>
        <w:right w:val="none" w:sz="0" w:space="0" w:color="auto"/>
      </w:divBdr>
    </w:div>
    <w:div w:id="1479346850">
      <w:bodyDiv w:val="1"/>
      <w:marLeft w:val="0"/>
      <w:marRight w:val="0"/>
      <w:marTop w:val="0"/>
      <w:marBottom w:val="0"/>
      <w:divBdr>
        <w:top w:val="none" w:sz="0" w:space="0" w:color="auto"/>
        <w:left w:val="none" w:sz="0" w:space="0" w:color="auto"/>
        <w:bottom w:val="none" w:sz="0" w:space="0" w:color="auto"/>
        <w:right w:val="none" w:sz="0" w:space="0" w:color="auto"/>
      </w:divBdr>
    </w:div>
    <w:div w:id="1479416094">
      <w:bodyDiv w:val="1"/>
      <w:marLeft w:val="0"/>
      <w:marRight w:val="0"/>
      <w:marTop w:val="0"/>
      <w:marBottom w:val="0"/>
      <w:divBdr>
        <w:top w:val="none" w:sz="0" w:space="0" w:color="auto"/>
        <w:left w:val="none" w:sz="0" w:space="0" w:color="auto"/>
        <w:bottom w:val="none" w:sz="0" w:space="0" w:color="auto"/>
        <w:right w:val="none" w:sz="0" w:space="0" w:color="auto"/>
      </w:divBdr>
    </w:div>
    <w:div w:id="1481069857">
      <w:bodyDiv w:val="1"/>
      <w:marLeft w:val="0"/>
      <w:marRight w:val="0"/>
      <w:marTop w:val="0"/>
      <w:marBottom w:val="0"/>
      <w:divBdr>
        <w:top w:val="none" w:sz="0" w:space="0" w:color="auto"/>
        <w:left w:val="none" w:sz="0" w:space="0" w:color="auto"/>
        <w:bottom w:val="none" w:sz="0" w:space="0" w:color="auto"/>
        <w:right w:val="none" w:sz="0" w:space="0" w:color="auto"/>
      </w:divBdr>
    </w:div>
    <w:div w:id="1481383959">
      <w:bodyDiv w:val="1"/>
      <w:marLeft w:val="0"/>
      <w:marRight w:val="0"/>
      <w:marTop w:val="0"/>
      <w:marBottom w:val="0"/>
      <w:divBdr>
        <w:top w:val="none" w:sz="0" w:space="0" w:color="auto"/>
        <w:left w:val="none" w:sz="0" w:space="0" w:color="auto"/>
        <w:bottom w:val="none" w:sz="0" w:space="0" w:color="auto"/>
        <w:right w:val="none" w:sz="0" w:space="0" w:color="auto"/>
      </w:divBdr>
    </w:div>
    <w:div w:id="1482573172">
      <w:bodyDiv w:val="1"/>
      <w:marLeft w:val="0"/>
      <w:marRight w:val="0"/>
      <w:marTop w:val="0"/>
      <w:marBottom w:val="0"/>
      <w:divBdr>
        <w:top w:val="none" w:sz="0" w:space="0" w:color="auto"/>
        <w:left w:val="none" w:sz="0" w:space="0" w:color="auto"/>
        <w:bottom w:val="none" w:sz="0" w:space="0" w:color="auto"/>
        <w:right w:val="none" w:sz="0" w:space="0" w:color="auto"/>
      </w:divBdr>
    </w:div>
    <w:div w:id="1483694984">
      <w:bodyDiv w:val="1"/>
      <w:marLeft w:val="0"/>
      <w:marRight w:val="0"/>
      <w:marTop w:val="0"/>
      <w:marBottom w:val="0"/>
      <w:divBdr>
        <w:top w:val="none" w:sz="0" w:space="0" w:color="auto"/>
        <w:left w:val="none" w:sz="0" w:space="0" w:color="auto"/>
        <w:bottom w:val="none" w:sz="0" w:space="0" w:color="auto"/>
        <w:right w:val="none" w:sz="0" w:space="0" w:color="auto"/>
      </w:divBdr>
    </w:div>
    <w:div w:id="1483739623">
      <w:bodyDiv w:val="1"/>
      <w:marLeft w:val="0"/>
      <w:marRight w:val="0"/>
      <w:marTop w:val="0"/>
      <w:marBottom w:val="0"/>
      <w:divBdr>
        <w:top w:val="none" w:sz="0" w:space="0" w:color="auto"/>
        <w:left w:val="none" w:sz="0" w:space="0" w:color="auto"/>
        <w:bottom w:val="none" w:sz="0" w:space="0" w:color="auto"/>
        <w:right w:val="none" w:sz="0" w:space="0" w:color="auto"/>
      </w:divBdr>
    </w:div>
    <w:div w:id="1483810485">
      <w:bodyDiv w:val="1"/>
      <w:marLeft w:val="0"/>
      <w:marRight w:val="0"/>
      <w:marTop w:val="0"/>
      <w:marBottom w:val="0"/>
      <w:divBdr>
        <w:top w:val="none" w:sz="0" w:space="0" w:color="auto"/>
        <w:left w:val="none" w:sz="0" w:space="0" w:color="auto"/>
        <w:bottom w:val="none" w:sz="0" w:space="0" w:color="auto"/>
        <w:right w:val="none" w:sz="0" w:space="0" w:color="auto"/>
      </w:divBdr>
    </w:div>
    <w:div w:id="1483962201">
      <w:bodyDiv w:val="1"/>
      <w:marLeft w:val="0"/>
      <w:marRight w:val="0"/>
      <w:marTop w:val="0"/>
      <w:marBottom w:val="0"/>
      <w:divBdr>
        <w:top w:val="none" w:sz="0" w:space="0" w:color="auto"/>
        <w:left w:val="none" w:sz="0" w:space="0" w:color="auto"/>
        <w:bottom w:val="none" w:sz="0" w:space="0" w:color="auto"/>
        <w:right w:val="none" w:sz="0" w:space="0" w:color="auto"/>
      </w:divBdr>
    </w:div>
    <w:div w:id="1484548248">
      <w:bodyDiv w:val="1"/>
      <w:marLeft w:val="0"/>
      <w:marRight w:val="0"/>
      <w:marTop w:val="0"/>
      <w:marBottom w:val="0"/>
      <w:divBdr>
        <w:top w:val="none" w:sz="0" w:space="0" w:color="auto"/>
        <w:left w:val="none" w:sz="0" w:space="0" w:color="auto"/>
        <w:bottom w:val="none" w:sz="0" w:space="0" w:color="auto"/>
        <w:right w:val="none" w:sz="0" w:space="0" w:color="auto"/>
      </w:divBdr>
    </w:div>
    <w:div w:id="1484614990">
      <w:bodyDiv w:val="1"/>
      <w:marLeft w:val="0"/>
      <w:marRight w:val="0"/>
      <w:marTop w:val="0"/>
      <w:marBottom w:val="0"/>
      <w:divBdr>
        <w:top w:val="none" w:sz="0" w:space="0" w:color="auto"/>
        <w:left w:val="none" w:sz="0" w:space="0" w:color="auto"/>
        <w:bottom w:val="none" w:sz="0" w:space="0" w:color="auto"/>
        <w:right w:val="none" w:sz="0" w:space="0" w:color="auto"/>
      </w:divBdr>
    </w:div>
    <w:div w:id="1484928899">
      <w:bodyDiv w:val="1"/>
      <w:marLeft w:val="0"/>
      <w:marRight w:val="0"/>
      <w:marTop w:val="0"/>
      <w:marBottom w:val="0"/>
      <w:divBdr>
        <w:top w:val="none" w:sz="0" w:space="0" w:color="auto"/>
        <w:left w:val="none" w:sz="0" w:space="0" w:color="auto"/>
        <w:bottom w:val="none" w:sz="0" w:space="0" w:color="auto"/>
        <w:right w:val="none" w:sz="0" w:space="0" w:color="auto"/>
      </w:divBdr>
    </w:div>
    <w:div w:id="1485776689">
      <w:bodyDiv w:val="1"/>
      <w:marLeft w:val="0"/>
      <w:marRight w:val="0"/>
      <w:marTop w:val="0"/>
      <w:marBottom w:val="0"/>
      <w:divBdr>
        <w:top w:val="none" w:sz="0" w:space="0" w:color="auto"/>
        <w:left w:val="none" w:sz="0" w:space="0" w:color="auto"/>
        <w:bottom w:val="none" w:sz="0" w:space="0" w:color="auto"/>
        <w:right w:val="none" w:sz="0" w:space="0" w:color="auto"/>
      </w:divBdr>
    </w:div>
    <w:div w:id="1485856225">
      <w:bodyDiv w:val="1"/>
      <w:marLeft w:val="0"/>
      <w:marRight w:val="0"/>
      <w:marTop w:val="0"/>
      <w:marBottom w:val="0"/>
      <w:divBdr>
        <w:top w:val="none" w:sz="0" w:space="0" w:color="auto"/>
        <w:left w:val="none" w:sz="0" w:space="0" w:color="auto"/>
        <w:bottom w:val="none" w:sz="0" w:space="0" w:color="auto"/>
        <w:right w:val="none" w:sz="0" w:space="0" w:color="auto"/>
      </w:divBdr>
    </w:div>
    <w:div w:id="1486627716">
      <w:bodyDiv w:val="1"/>
      <w:marLeft w:val="0"/>
      <w:marRight w:val="0"/>
      <w:marTop w:val="0"/>
      <w:marBottom w:val="0"/>
      <w:divBdr>
        <w:top w:val="none" w:sz="0" w:space="0" w:color="auto"/>
        <w:left w:val="none" w:sz="0" w:space="0" w:color="auto"/>
        <w:bottom w:val="none" w:sz="0" w:space="0" w:color="auto"/>
        <w:right w:val="none" w:sz="0" w:space="0" w:color="auto"/>
      </w:divBdr>
    </w:div>
    <w:div w:id="1487240152">
      <w:bodyDiv w:val="1"/>
      <w:marLeft w:val="0"/>
      <w:marRight w:val="0"/>
      <w:marTop w:val="0"/>
      <w:marBottom w:val="0"/>
      <w:divBdr>
        <w:top w:val="none" w:sz="0" w:space="0" w:color="auto"/>
        <w:left w:val="none" w:sz="0" w:space="0" w:color="auto"/>
        <w:bottom w:val="none" w:sz="0" w:space="0" w:color="auto"/>
        <w:right w:val="none" w:sz="0" w:space="0" w:color="auto"/>
      </w:divBdr>
    </w:div>
    <w:div w:id="1487893609">
      <w:bodyDiv w:val="1"/>
      <w:marLeft w:val="0"/>
      <w:marRight w:val="0"/>
      <w:marTop w:val="0"/>
      <w:marBottom w:val="0"/>
      <w:divBdr>
        <w:top w:val="none" w:sz="0" w:space="0" w:color="auto"/>
        <w:left w:val="none" w:sz="0" w:space="0" w:color="auto"/>
        <w:bottom w:val="none" w:sz="0" w:space="0" w:color="auto"/>
        <w:right w:val="none" w:sz="0" w:space="0" w:color="auto"/>
      </w:divBdr>
    </w:div>
    <w:div w:id="1488395637">
      <w:bodyDiv w:val="1"/>
      <w:marLeft w:val="0"/>
      <w:marRight w:val="0"/>
      <w:marTop w:val="0"/>
      <w:marBottom w:val="0"/>
      <w:divBdr>
        <w:top w:val="none" w:sz="0" w:space="0" w:color="auto"/>
        <w:left w:val="none" w:sz="0" w:space="0" w:color="auto"/>
        <w:bottom w:val="none" w:sz="0" w:space="0" w:color="auto"/>
        <w:right w:val="none" w:sz="0" w:space="0" w:color="auto"/>
      </w:divBdr>
    </w:div>
    <w:div w:id="1488547891">
      <w:bodyDiv w:val="1"/>
      <w:marLeft w:val="0"/>
      <w:marRight w:val="0"/>
      <w:marTop w:val="0"/>
      <w:marBottom w:val="0"/>
      <w:divBdr>
        <w:top w:val="none" w:sz="0" w:space="0" w:color="auto"/>
        <w:left w:val="none" w:sz="0" w:space="0" w:color="auto"/>
        <w:bottom w:val="none" w:sz="0" w:space="0" w:color="auto"/>
        <w:right w:val="none" w:sz="0" w:space="0" w:color="auto"/>
      </w:divBdr>
    </w:div>
    <w:div w:id="1488741213">
      <w:bodyDiv w:val="1"/>
      <w:marLeft w:val="0"/>
      <w:marRight w:val="0"/>
      <w:marTop w:val="0"/>
      <w:marBottom w:val="0"/>
      <w:divBdr>
        <w:top w:val="none" w:sz="0" w:space="0" w:color="auto"/>
        <w:left w:val="none" w:sz="0" w:space="0" w:color="auto"/>
        <w:bottom w:val="none" w:sz="0" w:space="0" w:color="auto"/>
        <w:right w:val="none" w:sz="0" w:space="0" w:color="auto"/>
      </w:divBdr>
    </w:div>
    <w:div w:id="1490248733">
      <w:bodyDiv w:val="1"/>
      <w:marLeft w:val="0"/>
      <w:marRight w:val="0"/>
      <w:marTop w:val="0"/>
      <w:marBottom w:val="0"/>
      <w:divBdr>
        <w:top w:val="none" w:sz="0" w:space="0" w:color="auto"/>
        <w:left w:val="none" w:sz="0" w:space="0" w:color="auto"/>
        <w:bottom w:val="none" w:sz="0" w:space="0" w:color="auto"/>
        <w:right w:val="none" w:sz="0" w:space="0" w:color="auto"/>
      </w:divBdr>
    </w:div>
    <w:div w:id="1490442628">
      <w:bodyDiv w:val="1"/>
      <w:marLeft w:val="0"/>
      <w:marRight w:val="0"/>
      <w:marTop w:val="0"/>
      <w:marBottom w:val="0"/>
      <w:divBdr>
        <w:top w:val="none" w:sz="0" w:space="0" w:color="auto"/>
        <w:left w:val="none" w:sz="0" w:space="0" w:color="auto"/>
        <w:bottom w:val="none" w:sz="0" w:space="0" w:color="auto"/>
        <w:right w:val="none" w:sz="0" w:space="0" w:color="auto"/>
      </w:divBdr>
    </w:div>
    <w:div w:id="1490705746">
      <w:bodyDiv w:val="1"/>
      <w:marLeft w:val="0"/>
      <w:marRight w:val="0"/>
      <w:marTop w:val="0"/>
      <w:marBottom w:val="0"/>
      <w:divBdr>
        <w:top w:val="none" w:sz="0" w:space="0" w:color="auto"/>
        <w:left w:val="none" w:sz="0" w:space="0" w:color="auto"/>
        <w:bottom w:val="none" w:sz="0" w:space="0" w:color="auto"/>
        <w:right w:val="none" w:sz="0" w:space="0" w:color="auto"/>
      </w:divBdr>
    </w:div>
    <w:div w:id="1491098282">
      <w:bodyDiv w:val="1"/>
      <w:marLeft w:val="0"/>
      <w:marRight w:val="0"/>
      <w:marTop w:val="0"/>
      <w:marBottom w:val="0"/>
      <w:divBdr>
        <w:top w:val="none" w:sz="0" w:space="0" w:color="auto"/>
        <w:left w:val="none" w:sz="0" w:space="0" w:color="auto"/>
        <w:bottom w:val="none" w:sz="0" w:space="0" w:color="auto"/>
        <w:right w:val="none" w:sz="0" w:space="0" w:color="auto"/>
      </w:divBdr>
    </w:div>
    <w:div w:id="1491408389">
      <w:bodyDiv w:val="1"/>
      <w:marLeft w:val="0"/>
      <w:marRight w:val="0"/>
      <w:marTop w:val="0"/>
      <w:marBottom w:val="0"/>
      <w:divBdr>
        <w:top w:val="none" w:sz="0" w:space="0" w:color="auto"/>
        <w:left w:val="none" w:sz="0" w:space="0" w:color="auto"/>
        <w:bottom w:val="none" w:sz="0" w:space="0" w:color="auto"/>
        <w:right w:val="none" w:sz="0" w:space="0" w:color="auto"/>
      </w:divBdr>
    </w:div>
    <w:div w:id="1492016151">
      <w:bodyDiv w:val="1"/>
      <w:marLeft w:val="0"/>
      <w:marRight w:val="0"/>
      <w:marTop w:val="0"/>
      <w:marBottom w:val="0"/>
      <w:divBdr>
        <w:top w:val="none" w:sz="0" w:space="0" w:color="auto"/>
        <w:left w:val="none" w:sz="0" w:space="0" w:color="auto"/>
        <w:bottom w:val="none" w:sz="0" w:space="0" w:color="auto"/>
        <w:right w:val="none" w:sz="0" w:space="0" w:color="auto"/>
      </w:divBdr>
    </w:div>
    <w:div w:id="1492209388">
      <w:bodyDiv w:val="1"/>
      <w:marLeft w:val="0"/>
      <w:marRight w:val="0"/>
      <w:marTop w:val="0"/>
      <w:marBottom w:val="0"/>
      <w:divBdr>
        <w:top w:val="none" w:sz="0" w:space="0" w:color="auto"/>
        <w:left w:val="none" w:sz="0" w:space="0" w:color="auto"/>
        <w:bottom w:val="none" w:sz="0" w:space="0" w:color="auto"/>
        <w:right w:val="none" w:sz="0" w:space="0" w:color="auto"/>
      </w:divBdr>
    </w:div>
    <w:div w:id="1493133712">
      <w:bodyDiv w:val="1"/>
      <w:marLeft w:val="0"/>
      <w:marRight w:val="0"/>
      <w:marTop w:val="0"/>
      <w:marBottom w:val="0"/>
      <w:divBdr>
        <w:top w:val="none" w:sz="0" w:space="0" w:color="auto"/>
        <w:left w:val="none" w:sz="0" w:space="0" w:color="auto"/>
        <w:bottom w:val="none" w:sz="0" w:space="0" w:color="auto"/>
        <w:right w:val="none" w:sz="0" w:space="0" w:color="auto"/>
      </w:divBdr>
    </w:div>
    <w:div w:id="1493250705">
      <w:bodyDiv w:val="1"/>
      <w:marLeft w:val="0"/>
      <w:marRight w:val="0"/>
      <w:marTop w:val="0"/>
      <w:marBottom w:val="0"/>
      <w:divBdr>
        <w:top w:val="none" w:sz="0" w:space="0" w:color="auto"/>
        <w:left w:val="none" w:sz="0" w:space="0" w:color="auto"/>
        <w:bottom w:val="none" w:sz="0" w:space="0" w:color="auto"/>
        <w:right w:val="none" w:sz="0" w:space="0" w:color="auto"/>
      </w:divBdr>
    </w:div>
    <w:div w:id="1493370684">
      <w:bodyDiv w:val="1"/>
      <w:marLeft w:val="0"/>
      <w:marRight w:val="0"/>
      <w:marTop w:val="0"/>
      <w:marBottom w:val="0"/>
      <w:divBdr>
        <w:top w:val="none" w:sz="0" w:space="0" w:color="auto"/>
        <w:left w:val="none" w:sz="0" w:space="0" w:color="auto"/>
        <w:bottom w:val="none" w:sz="0" w:space="0" w:color="auto"/>
        <w:right w:val="none" w:sz="0" w:space="0" w:color="auto"/>
      </w:divBdr>
    </w:div>
    <w:div w:id="1494638769">
      <w:bodyDiv w:val="1"/>
      <w:marLeft w:val="0"/>
      <w:marRight w:val="0"/>
      <w:marTop w:val="0"/>
      <w:marBottom w:val="0"/>
      <w:divBdr>
        <w:top w:val="none" w:sz="0" w:space="0" w:color="auto"/>
        <w:left w:val="none" w:sz="0" w:space="0" w:color="auto"/>
        <w:bottom w:val="none" w:sz="0" w:space="0" w:color="auto"/>
        <w:right w:val="none" w:sz="0" w:space="0" w:color="auto"/>
      </w:divBdr>
    </w:div>
    <w:div w:id="1495296235">
      <w:bodyDiv w:val="1"/>
      <w:marLeft w:val="0"/>
      <w:marRight w:val="0"/>
      <w:marTop w:val="0"/>
      <w:marBottom w:val="0"/>
      <w:divBdr>
        <w:top w:val="none" w:sz="0" w:space="0" w:color="auto"/>
        <w:left w:val="none" w:sz="0" w:space="0" w:color="auto"/>
        <w:bottom w:val="none" w:sz="0" w:space="0" w:color="auto"/>
        <w:right w:val="none" w:sz="0" w:space="0" w:color="auto"/>
      </w:divBdr>
    </w:div>
    <w:div w:id="1495606217">
      <w:bodyDiv w:val="1"/>
      <w:marLeft w:val="0"/>
      <w:marRight w:val="0"/>
      <w:marTop w:val="0"/>
      <w:marBottom w:val="0"/>
      <w:divBdr>
        <w:top w:val="none" w:sz="0" w:space="0" w:color="auto"/>
        <w:left w:val="none" w:sz="0" w:space="0" w:color="auto"/>
        <w:bottom w:val="none" w:sz="0" w:space="0" w:color="auto"/>
        <w:right w:val="none" w:sz="0" w:space="0" w:color="auto"/>
      </w:divBdr>
    </w:div>
    <w:div w:id="1496072350">
      <w:bodyDiv w:val="1"/>
      <w:marLeft w:val="0"/>
      <w:marRight w:val="0"/>
      <w:marTop w:val="0"/>
      <w:marBottom w:val="0"/>
      <w:divBdr>
        <w:top w:val="none" w:sz="0" w:space="0" w:color="auto"/>
        <w:left w:val="none" w:sz="0" w:space="0" w:color="auto"/>
        <w:bottom w:val="none" w:sz="0" w:space="0" w:color="auto"/>
        <w:right w:val="none" w:sz="0" w:space="0" w:color="auto"/>
      </w:divBdr>
    </w:div>
    <w:div w:id="1497332689">
      <w:bodyDiv w:val="1"/>
      <w:marLeft w:val="0"/>
      <w:marRight w:val="0"/>
      <w:marTop w:val="0"/>
      <w:marBottom w:val="0"/>
      <w:divBdr>
        <w:top w:val="none" w:sz="0" w:space="0" w:color="auto"/>
        <w:left w:val="none" w:sz="0" w:space="0" w:color="auto"/>
        <w:bottom w:val="none" w:sz="0" w:space="0" w:color="auto"/>
        <w:right w:val="none" w:sz="0" w:space="0" w:color="auto"/>
      </w:divBdr>
    </w:div>
    <w:div w:id="1498304481">
      <w:bodyDiv w:val="1"/>
      <w:marLeft w:val="0"/>
      <w:marRight w:val="0"/>
      <w:marTop w:val="0"/>
      <w:marBottom w:val="0"/>
      <w:divBdr>
        <w:top w:val="none" w:sz="0" w:space="0" w:color="auto"/>
        <w:left w:val="none" w:sz="0" w:space="0" w:color="auto"/>
        <w:bottom w:val="none" w:sz="0" w:space="0" w:color="auto"/>
        <w:right w:val="none" w:sz="0" w:space="0" w:color="auto"/>
      </w:divBdr>
    </w:div>
    <w:div w:id="1498500763">
      <w:bodyDiv w:val="1"/>
      <w:marLeft w:val="0"/>
      <w:marRight w:val="0"/>
      <w:marTop w:val="0"/>
      <w:marBottom w:val="0"/>
      <w:divBdr>
        <w:top w:val="none" w:sz="0" w:space="0" w:color="auto"/>
        <w:left w:val="none" w:sz="0" w:space="0" w:color="auto"/>
        <w:bottom w:val="none" w:sz="0" w:space="0" w:color="auto"/>
        <w:right w:val="none" w:sz="0" w:space="0" w:color="auto"/>
      </w:divBdr>
    </w:div>
    <w:div w:id="1499465951">
      <w:bodyDiv w:val="1"/>
      <w:marLeft w:val="0"/>
      <w:marRight w:val="0"/>
      <w:marTop w:val="0"/>
      <w:marBottom w:val="0"/>
      <w:divBdr>
        <w:top w:val="none" w:sz="0" w:space="0" w:color="auto"/>
        <w:left w:val="none" w:sz="0" w:space="0" w:color="auto"/>
        <w:bottom w:val="none" w:sz="0" w:space="0" w:color="auto"/>
        <w:right w:val="none" w:sz="0" w:space="0" w:color="auto"/>
      </w:divBdr>
    </w:div>
    <w:div w:id="1500582035">
      <w:bodyDiv w:val="1"/>
      <w:marLeft w:val="0"/>
      <w:marRight w:val="0"/>
      <w:marTop w:val="0"/>
      <w:marBottom w:val="0"/>
      <w:divBdr>
        <w:top w:val="none" w:sz="0" w:space="0" w:color="auto"/>
        <w:left w:val="none" w:sz="0" w:space="0" w:color="auto"/>
        <w:bottom w:val="none" w:sz="0" w:space="0" w:color="auto"/>
        <w:right w:val="none" w:sz="0" w:space="0" w:color="auto"/>
      </w:divBdr>
    </w:div>
    <w:div w:id="1500610162">
      <w:bodyDiv w:val="1"/>
      <w:marLeft w:val="0"/>
      <w:marRight w:val="0"/>
      <w:marTop w:val="0"/>
      <w:marBottom w:val="0"/>
      <w:divBdr>
        <w:top w:val="none" w:sz="0" w:space="0" w:color="auto"/>
        <w:left w:val="none" w:sz="0" w:space="0" w:color="auto"/>
        <w:bottom w:val="none" w:sz="0" w:space="0" w:color="auto"/>
        <w:right w:val="none" w:sz="0" w:space="0" w:color="auto"/>
      </w:divBdr>
    </w:div>
    <w:div w:id="1501189571">
      <w:bodyDiv w:val="1"/>
      <w:marLeft w:val="0"/>
      <w:marRight w:val="0"/>
      <w:marTop w:val="0"/>
      <w:marBottom w:val="0"/>
      <w:divBdr>
        <w:top w:val="none" w:sz="0" w:space="0" w:color="auto"/>
        <w:left w:val="none" w:sz="0" w:space="0" w:color="auto"/>
        <w:bottom w:val="none" w:sz="0" w:space="0" w:color="auto"/>
        <w:right w:val="none" w:sz="0" w:space="0" w:color="auto"/>
      </w:divBdr>
    </w:div>
    <w:div w:id="1502088220">
      <w:bodyDiv w:val="1"/>
      <w:marLeft w:val="0"/>
      <w:marRight w:val="0"/>
      <w:marTop w:val="0"/>
      <w:marBottom w:val="0"/>
      <w:divBdr>
        <w:top w:val="none" w:sz="0" w:space="0" w:color="auto"/>
        <w:left w:val="none" w:sz="0" w:space="0" w:color="auto"/>
        <w:bottom w:val="none" w:sz="0" w:space="0" w:color="auto"/>
        <w:right w:val="none" w:sz="0" w:space="0" w:color="auto"/>
      </w:divBdr>
    </w:div>
    <w:div w:id="1504079519">
      <w:bodyDiv w:val="1"/>
      <w:marLeft w:val="0"/>
      <w:marRight w:val="0"/>
      <w:marTop w:val="0"/>
      <w:marBottom w:val="0"/>
      <w:divBdr>
        <w:top w:val="none" w:sz="0" w:space="0" w:color="auto"/>
        <w:left w:val="none" w:sz="0" w:space="0" w:color="auto"/>
        <w:bottom w:val="none" w:sz="0" w:space="0" w:color="auto"/>
        <w:right w:val="none" w:sz="0" w:space="0" w:color="auto"/>
      </w:divBdr>
    </w:div>
    <w:div w:id="1504393779">
      <w:bodyDiv w:val="1"/>
      <w:marLeft w:val="0"/>
      <w:marRight w:val="0"/>
      <w:marTop w:val="0"/>
      <w:marBottom w:val="0"/>
      <w:divBdr>
        <w:top w:val="none" w:sz="0" w:space="0" w:color="auto"/>
        <w:left w:val="none" w:sz="0" w:space="0" w:color="auto"/>
        <w:bottom w:val="none" w:sz="0" w:space="0" w:color="auto"/>
        <w:right w:val="none" w:sz="0" w:space="0" w:color="auto"/>
      </w:divBdr>
    </w:div>
    <w:div w:id="1504394109">
      <w:bodyDiv w:val="1"/>
      <w:marLeft w:val="0"/>
      <w:marRight w:val="0"/>
      <w:marTop w:val="0"/>
      <w:marBottom w:val="0"/>
      <w:divBdr>
        <w:top w:val="none" w:sz="0" w:space="0" w:color="auto"/>
        <w:left w:val="none" w:sz="0" w:space="0" w:color="auto"/>
        <w:bottom w:val="none" w:sz="0" w:space="0" w:color="auto"/>
        <w:right w:val="none" w:sz="0" w:space="0" w:color="auto"/>
      </w:divBdr>
    </w:div>
    <w:div w:id="1504591572">
      <w:bodyDiv w:val="1"/>
      <w:marLeft w:val="0"/>
      <w:marRight w:val="0"/>
      <w:marTop w:val="0"/>
      <w:marBottom w:val="0"/>
      <w:divBdr>
        <w:top w:val="none" w:sz="0" w:space="0" w:color="auto"/>
        <w:left w:val="none" w:sz="0" w:space="0" w:color="auto"/>
        <w:bottom w:val="none" w:sz="0" w:space="0" w:color="auto"/>
        <w:right w:val="none" w:sz="0" w:space="0" w:color="auto"/>
      </w:divBdr>
    </w:div>
    <w:div w:id="1505172674">
      <w:bodyDiv w:val="1"/>
      <w:marLeft w:val="0"/>
      <w:marRight w:val="0"/>
      <w:marTop w:val="0"/>
      <w:marBottom w:val="0"/>
      <w:divBdr>
        <w:top w:val="none" w:sz="0" w:space="0" w:color="auto"/>
        <w:left w:val="none" w:sz="0" w:space="0" w:color="auto"/>
        <w:bottom w:val="none" w:sz="0" w:space="0" w:color="auto"/>
        <w:right w:val="none" w:sz="0" w:space="0" w:color="auto"/>
      </w:divBdr>
    </w:div>
    <w:div w:id="1505821091">
      <w:bodyDiv w:val="1"/>
      <w:marLeft w:val="0"/>
      <w:marRight w:val="0"/>
      <w:marTop w:val="0"/>
      <w:marBottom w:val="0"/>
      <w:divBdr>
        <w:top w:val="none" w:sz="0" w:space="0" w:color="auto"/>
        <w:left w:val="none" w:sz="0" w:space="0" w:color="auto"/>
        <w:bottom w:val="none" w:sz="0" w:space="0" w:color="auto"/>
        <w:right w:val="none" w:sz="0" w:space="0" w:color="auto"/>
      </w:divBdr>
    </w:div>
    <w:div w:id="1506088980">
      <w:bodyDiv w:val="1"/>
      <w:marLeft w:val="0"/>
      <w:marRight w:val="0"/>
      <w:marTop w:val="0"/>
      <w:marBottom w:val="0"/>
      <w:divBdr>
        <w:top w:val="none" w:sz="0" w:space="0" w:color="auto"/>
        <w:left w:val="none" w:sz="0" w:space="0" w:color="auto"/>
        <w:bottom w:val="none" w:sz="0" w:space="0" w:color="auto"/>
        <w:right w:val="none" w:sz="0" w:space="0" w:color="auto"/>
      </w:divBdr>
    </w:div>
    <w:div w:id="1506479958">
      <w:bodyDiv w:val="1"/>
      <w:marLeft w:val="0"/>
      <w:marRight w:val="0"/>
      <w:marTop w:val="0"/>
      <w:marBottom w:val="0"/>
      <w:divBdr>
        <w:top w:val="none" w:sz="0" w:space="0" w:color="auto"/>
        <w:left w:val="none" w:sz="0" w:space="0" w:color="auto"/>
        <w:bottom w:val="none" w:sz="0" w:space="0" w:color="auto"/>
        <w:right w:val="none" w:sz="0" w:space="0" w:color="auto"/>
      </w:divBdr>
    </w:div>
    <w:div w:id="1506824573">
      <w:bodyDiv w:val="1"/>
      <w:marLeft w:val="0"/>
      <w:marRight w:val="0"/>
      <w:marTop w:val="0"/>
      <w:marBottom w:val="0"/>
      <w:divBdr>
        <w:top w:val="none" w:sz="0" w:space="0" w:color="auto"/>
        <w:left w:val="none" w:sz="0" w:space="0" w:color="auto"/>
        <w:bottom w:val="none" w:sz="0" w:space="0" w:color="auto"/>
        <w:right w:val="none" w:sz="0" w:space="0" w:color="auto"/>
      </w:divBdr>
    </w:div>
    <w:div w:id="1506942307">
      <w:bodyDiv w:val="1"/>
      <w:marLeft w:val="0"/>
      <w:marRight w:val="0"/>
      <w:marTop w:val="0"/>
      <w:marBottom w:val="0"/>
      <w:divBdr>
        <w:top w:val="none" w:sz="0" w:space="0" w:color="auto"/>
        <w:left w:val="none" w:sz="0" w:space="0" w:color="auto"/>
        <w:bottom w:val="none" w:sz="0" w:space="0" w:color="auto"/>
        <w:right w:val="none" w:sz="0" w:space="0" w:color="auto"/>
      </w:divBdr>
    </w:div>
    <w:div w:id="1507013155">
      <w:bodyDiv w:val="1"/>
      <w:marLeft w:val="0"/>
      <w:marRight w:val="0"/>
      <w:marTop w:val="0"/>
      <w:marBottom w:val="0"/>
      <w:divBdr>
        <w:top w:val="none" w:sz="0" w:space="0" w:color="auto"/>
        <w:left w:val="none" w:sz="0" w:space="0" w:color="auto"/>
        <w:bottom w:val="none" w:sz="0" w:space="0" w:color="auto"/>
        <w:right w:val="none" w:sz="0" w:space="0" w:color="auto"/>
      </w:divBdr>
    </w:div>
    <w:div w:id="1508446015">
      <w:bodyDiv w:val="1"/>
      <w:marLeft w:val="0"/>
      <w:marRight w:val="0"/>
      <w:marTop w:val="0"/>
      <w:marBottom w:val="0"/>
      <w:divBdr>
        <w:top w:val="none" w:sz="0" w:space="0" w:color="auto"/>
        <w:left w:val="none" w:sz="0" w:space="0" w:color="auto"/>
        <w:bottom w:val="none" w:sz="0" w:space="0" w:color="auto"/>
        <w:right w:val="none" w:sz="0" w:space="0" w:color="auto"/>
      </w:divBdr>
    </w:div>
    <w:div w:id="1508716670">
      <w:bodyDiv w:val="1"/>
      <w:marLeft w:val="0"/>
      <w:marRight w:val="0"/>
      <w:marTop w:val="0"/>
      <w:marBottom w:val="0"/>
      <w:divBdr>
        <w:top w:val="none" w:sz="0" w:space="0" w:color="auto"/>
        <w:left w:val="none" w:sz="0" w:space="0" w:color="auto"/>
        <w:bottom w:val="none" w:sz="0" w:space="0" w:color="auto"/>
        <w:right w:val="none" w:sz="0" w:space="0" w:color="auto"/>
      </w:divBdr>
    </w:div>
    <w:div w:id="1509061744">
      <w:bodyDiv w:val="1"/>
      <w:marLeft w:val="0"/>
      <w:marRight w:val="0"/>
      <w:marTop w:val="0"/>
      <w:marBottom w:val="0"/>
      <w:divBdr>
        <w:top w:val="none" w:sz="0" w:space="0" w:color="auto"/>
        <w:left w:val="none" w:sz="0" w:space="0" w:color="auto"/>
        <w:bottom w:val="none" w:sz="0" w:space="0" w:color="auto"/>
        <w:right w:val="none" w:sz="0" w:space="0" w:color="auto"/>
      </w:divBdr>
    </w:div>
    <w:div w:id="1509520677">
      <w:bodyDiv w:val="1"/>
      <w:marLeft w:val="0"/>
      <w:marRight w:val="0"/>
      <w:marTop w:val="0"/>
      <w:marBottom w:val="0"/>
      <w:divBdr>
        <w:top w:val="none" w:sz="0" w:space="0" w:color="auto"/>
        <w:left w:val="none" w:sz="0" w:space="0" w:color="auto"/>
        <w:bottom w:val="none" w:sz="0" w:space="0" w:color="auto"/>
        <w:right w:val="none" w:sz="0" w:space="0" w:color="auto"/>
      </w:divBdr>
    </w:div>
    <w:div w:id="1509906002">
      <w:bodyDiv w:val="1"/>
      <w:marLeft w:val="0"/>
      <w:marRight w:val="0"/>
      <w:marTop w:val="0"/>
      <w:marBottom w:val="0"/>
      <w:divBdr>
        <w:top w:val="none" w:sz="0" w:space="0" w:color="auto"/>
        <w:left w:val="none" w:sz="0" w:space="0" w:color="auto"/>
        <w:bottom w:val="none" w:sz="0" w:space="0" w:color="auto"/>
        <w:right w:val="none" w:sz="0" w:space="0" w:color="auto"/>
      </w:divBdr>
    </w:div>
    <w:div w:id="1509951550">
      <w:bodyDiv w:val="1"/>
      <w:marLeft w:val="0"/>
      <w:marRight w:val="0"/>
      <w:marTop w:val="0"/>
      <w:marBottom w:val="0"/>
      <w:divBdr>
        <w:top w:val="none" w:sz="0" w:space="0" w:color="auto"/>
        <w:left w:val="none" w:sz="0" w:space="0" w:color="auto"/>
        <w:bottom w:val="none" w:sz="0" w:space="0" w:color="auto"/>
        <w:right w:val="none" w:sz="0" w:space="0" w:color="auto"/>
      </w:divBdr>
    </w:div>
    <w:div w:id="1510677522">
      <w:bodyDiv w:val="1"/>
      <w:marLeft w:val="0"/>
      <w:marRight w:val="0"/>
      <w:marTop w:val="0"/>
      <w:marBottom w:val="0"/>
      <w:divBdr>
        <w:top w:val="none" w:sz="0" w:space="0" w:color="auto"/>
        <w:left w:val="none" w:sz="0" w:space="0" w:color="auto"/>
        <w:bottom w:val="none" w:sz="0" w:space="0" w:color="auto"/>
        <w:right w:val="none" w:sz="0" w:space="0" w:color="auto"/>
      </w:divBdr>
    </w:div>
    <w:div w:id="1511525310">
      <w:bodyDiv w:val="1"/>
      <w:marLeft w:val="0"/>
      <w:marRight w:val="0"/>
      <w:marTop w:val="0"/>
      <w:marBottom w:val="0"/>
      <w:divBdr>
        <w:top w:val="none" w:sz="0" w:space="0" w:color="auto"/>
        <w:left w:val="none" w:sz="0" w:space="0" w:color="auto"/>
        <w:bottom w:val="none" w:sz="0" w:space="0" w:color="auto"/>
        <w:right w:val="none" w:sz="0" w:space="0" w:color="auto"/>
      </w:divBdr>
    </w:div>
    <w:div w:id="1512330916">
      <w:bodyDiv w:val="1"/>
      <w:marLeft w:val="0"/>
      <w:marRight w:val="0"/>
      <w:marTop w:val="0"/>
      <w:marBottom w:val="0"/>
      <w:divBdr>
        <w:top w:val="none" w:sz="0" w:space="0" w:color="auto"/>
        <w:left w:val="none" w:sz="0" w:space="0" w:color="auto"/>
        <w:bottom w:val="none" w:sz="0" w:space="0" w:color="auto"/>
        <w:right w:val="none" w:sz="0" w:space="0" w:color="auto"/>
      </w:divBdr>
    </w:div>
    <w:div w:id="1513034685">
      <w:bodyDiv w:val="1"/>
      <w:marLeft w:val="0"/>
      <w:marRight w:val="0"/>
      <w:marTop w:val="0"/>
      <w:marBottom w:val="0"/>
      <w:divBdr>
        <w:top w:val="none" w:sz="0" w:space="0" w:color="auto"/>
        <w:left w:val="none" w:sz="0" w:space="0" w:color="auto"/>
        <w:bottom w:val="none" w:sz="0" w:space="0" w:color="auto"/>
        <w:right w:val="none" w:sz="0" w:space="0" w:color="auto"/>
      </w:divBdr>
    </w:div>
    <w:div w:id="1513181326">
      <w:bodyDiv w:val="1"/>
      <w:marLeft w:val="0"/>
      <w:marRight w:val="0"/>
      <w:marTop w:val="0"/>
      <w:marBottom w:val="0"/>
      <w:divBdr>
        <w:top w:val="none" w:sz="0" w:space="0" w:color="auto"/>
        <w:left w:val="none" w:sz="0" w:space="0" w:color="auto"/>
        <w:bottom w:val="none" w:sz="0" w:space="0" w:color="auto"/>
        <w:right w:val="none" w:sz="0" w:space="0" w:color="auto"/>
      </w:divBdr>
    </w:div>
    <w:div w:id="1513644785">
      <w:bodyDiv w:val="1"/>
      <w:marLeft w:val="0"/>
      <w:marRight w:val="0"/>
      <w:marTop w:val="0"/>
      <w:marBottom w:val="0"/>
      <w:divBdr>
        <w:top w:val="none" w:sz="0" w:space="0" w:color="auto"/>
        <w:left w:val="none" w:sz="0" w:space="0" w:color="auto"/>
        <w:bottom w:val="none" w:sz="0" w:space="0" w:color="auto"/>
        <w:right w:val="none" w:sz="0" w:space="0" w:color="auto"/>
      </w:divBdr>
    </w:div>
    <w:div w:id="1514609393">
      <w:bodyDiv w:val="1"/>
      <w:marLeft w:val="0"/>
      <w:marRight w:val="0"/>
      <w:marTop w:val="0"/>
      <w:marBottom w:val="0"/>
      <w:divBdr>
        <w:top w:val="none" w:sz="0" w:space="0" w:color="auto"/>
        <w:left w:val="none" w:sz="0" w:space="0" w:color="auto"/>
        <w:bottom w:val="none" w:sz="0" w:space="0" w:color="auto"/>
        <w:right w:val="none" w:sz="0" w:space="0" w:color="auto"/>
      </w:divBdr>
    </w:div>
    <w:div w:id="1514681506">
      <w:bodyDiv w:val="1"/>
      <w:marLeft w:val="0"/>
      <w:marRight w:val="0"/>
      <w:marTop w:val="0"/>
      <w:marBottom w:val="0"/>
      <w:divBdr>
        <w:top w:val="none" w:sz="0" w:space="0" w:color="auto"/>
        <w:left w:val="none" w:sz="0" w:space="0" w:color="auto"/>
        <w:bottom w:val="none" w:sz="0" w:space="0" w:color="auto"/>
        <w:right w:val="none" w:sz="0" w:space="0" w:color="auto"/>
      </w:divBdr>
    </w:div>
    <w:div w:id="1515723169">
      <w:bodyDiv w:val="1"/>
      <w:marLeft w:val="0"/>
      <w:marRight w:val="0"/>
      <w:marTop w:val="0"/>
      <w:marBottom w:val="0"/>
      <w:divBdr>
        <w:top w:val="none" w:sz="0" w:space="0" w:color="auto"/>
        <w:left w:val="none" w:sz="0" w:space="0" w:color="auto"/>
        <w:bottom w:val="none" w:sz="0" w:space="0" w:color="auto"/>
        <w:right w:val="none" w:sz="0" w:space="0" w:color="auto"/>
      </w:divBdr>
    </w:div>
    <w:div w:id="1516185407">
      <w:bodyDiv w:val="1"/>
      <w:marLeft w:val="0"/>
      <w:marRight w:val="0"/>
      <w:marTop w:val="0"/>
      <w:marBottom w:val="0"/>
      <w:divBdr>
        <w:top w:val="none" w:sz="0" w:space="0" w:color="auto"/>
        <w:left w:val="none" w:sz="0" w:space="0" w:color="auto"/>
        <w:bottom w:val="none" w:sz="0" w:space="0" w:color="auto"/>
        <w:right w:val="none" w:sz="0" w:space="0" w:color="auto"/>
      </w:divBdr>
    </w:div>
    <w:div w:id="1516529714">
      <w:bodyDiv w:val="1"/>
      <w:marLeft w:val="0"/>
      <w:marRight w:val="0"/>
      <w:marTop w:val="0"/>
      <w:marBottom w:val="0"/>
      <w:divBdr>
        <w:top w:val="none" w:sz="0" w:space="0" w:color="auto"/>
        <w:left w:val="none" w:sz="0" w:space="0" w:color="auto"/>
        <w:bottom w:val="none" w:sz="0" w:space="0" w:color="auto"/>
        <w:right w:val="none" w:sz="0" w:space="0" w:color="auto"/>
      </w:divBdr>
    </w:div>
    <w:div w:id="1516990851">
      <w:bodyDiv w:val="1"/>
      <w:marLeft w:val="0"/>
      <w:marRight w:val="0"/>
      <w:marTop w:val="0"/>
      <w:marBottom w:val="0"/>
      <w:divBdr>
        <w:top w:val="none" w:sz="0" w:space="0" w:color="auto"/>
        <w:left w:val="none" w:sz="0" w:space="0" w:color="auto"/>
        <w:bottom w:val="none" w:sz="0" w:space="0" w:color="auto"/>
        <w:right w:val="none" w:sz="0" w:space="0" w:color="auto"/>
      </w:divBdr>
    </w:div>
    <w:div w:id="1517235021">
      <w:bodyDiv w:val="1"/>
      <w:marLeft w:val="0"/>
      <w:marRight w:val="0"/>
      <w:marTop w:val="0"/>
      <w:marBottom w:val="0"/>
      <w:divBdr>
        <w:top w:val="none" w:sz="0" w:space="0" w:color="auto"/>
        <w:left w:val="none" w:sz="0" w:space="0" w:color="auto"/>
        <w:bottom w:val="none" w:sz="0" w:space="0" w:color="auto"/>
        <w:right w:val="none" w:sz="0" w:space="0" w:color="auto"/>
      </w:divBdr>
    </w:div>
    <w:div w:id="1517426322">
      <w:bodyDiv w:val="1"/>
      <w:marLeft w:val="0"/>
      <w:marRight w:val="0"/>
      <w:marTop w:val="0"/>
      <w:marBottom w:val="0"/>
      <w:divBdr>
        <w:top w:val="none" w:sz="0" w:space="0" w:color="auto"/>
        <w:left w:val="none" w:sz="0" w:space="0" w:color="auto"/>
        <w:bottom w:val="none" w:sz="0" w:space="0" w:color="auto"/>
        <w:right w:val="none" w:sz="0" w:space="0" w:color="auto"/>
      </w:divBdr>
    </w:div>
    <w:div w:id="1519125608">
      <w:bodyDiv w:val="1"/>
      <w:marLeft w:val="0"/>
      <w:marRight w:val="0"/>
      <w:marTop w:val="0"/>
      <w:marBottom w:val="0"/>
      <w:divBdr>
        <w:top w:val="none" w:sz="0" w:space="0" w:color="auto"/>
        <w:left w:val="none" w:sz="0" w:space="0" w:color="auto"/>
        <w:bottom w:val="none" w:sz="0" w:space="0" w:color="auto"/>
        <w:right w:val="none" w:sz="0" w:space="0" w:color="auto"/>
      </w:divBdr>
    </w:div>
    <w:div w:id="1519852335">
      <w:bodyDiv w:val="1"/>
      <w:marLeft w:val="0"/>
      <w:marRight w:val="0"/>
      <w:marTop w:val="0"/>
      <w:marBottom w:val="0"/>
      <w:divBdr>
        <w:top w:val="none" w:sz="0" w:space="0" w:color="auto"/>
        <w:left w:val="none" w:sz="0" w:space="0" w:color="auto"/>
        <w:bottom w:val="none" w:sz="0" w:space="0" w:color="auto"/>
        <w:right w:val="none" w:sz="0" w:space="0" w:color="auto"/>
      </w:divBdr>
    </w:div>
    <w:div w:id="1519924680">
      <w:bodyDiv w:val="1"/>
      <w:marLeft w:val="0"/>
      <w:marRight w:val="0"/>
      <w:marTop w:val="0"/>
      <w:marBottom w:val="0"/>
      <w:divBdr>
        <w:top w:val="none" w:sz="0" w:space="0" w:color="auto"/>
        <w:left w:val="none" w:sz="0" w:space="0" w:color="auto"/>
        <w:bottom w:val="none" w:sz="0" w:space="0" w:color="auto"/>
        <w:right w:val="none" w:sz="0" w:space="0" w:color="auto"/>
      </w:divBdr>
    </w:div>
    <w:div w:id="1520313128">
      <w:bodyDiv w:val="1"/>
      <w:marLeft w:val="0"/>
      <w:marRight w:val="0"/>
      <w:marTop w:val="0"/>
      <w:marBottom w:val="0"/>
      <w:divBdr>
        <w:top w:val="none" w:sz="0" w:space="0" w:color="auto"/>
        <w:left w:val="none" w:sz="0" w:space="0" w:color="auto"/>
        <w:bottom w:val="none" w:sz="0" w:space="0" w:color="auto"/>
        <w:right w:val="none" w:sz="0" w:space="0" w:color="auto"/>
      </w:divBdr>
    </w:div>
    <w:div w:id="1521890806">
      <w:bodyDiv w:val="1"/>
      <w:marLeft w:val="0"/>
      <w:marRight w:val="0"/>
      <w:marTop w:val="0"/>
      <w:marBottom w:val="0"/>
      <w:divBdr>
        <w:top w:val="none" w:sz="0" w:space="0" w:color="auto"/>
        <w:left w:val="none" w:sz="0" w:space="0" w:color="auto"/>
        <w:bottom w:val="none" w:sz="0" w:space="0" w:color="auto"/>
        <w:right w:val="none" w:sz="0" w:space="0" w:color="auto"/>
      </w:divBdr>
    </w:div>
    <w:div w:id="1522281108">
      <w:bodyDiv w:val="1"/>
      <w:marLeft w:val="0"/>
      <w:marRight w:val="0"/>
      <w:marTop w:val="0"/>
      <w:marBottom w:val="0"/>
      <w:divBdr>
        <w:top w:val="none" w:sz="0" w:space="0" w:color="auto"/>
        <w:left w:val="none" w:sz="0" w:space="0" w:color="auto"/>
        <w:bottom w:val="none" w:sz="0" w:space="0" w:color="auto"/>
        <w:right w:val="none" w:sz="0" w:space="0" w:color="auto"/>
      </w:divBdr>
    </w:div>
    <w:div w:id="1522628735">
      <w:bodyDiv w:val="1"/>
      <w:marLeft w:val="0"/>
      <w:marRight w:val="0"/>
      <w:marTop w:val="0"/>
      <w:marBottom w:val="0"/>
      <w:divBdr>
        <w:top w:val="none" w:sz="0" w:space="0" w:color="auto"/>
        <w:left w:val="none" w:sz="0" w:space="0" w:color="auto"/>
        <w:bottom w:val="none" w:sz="0" w:space="0" w:color="auto"/>
        <w:right w:val="none" w:sz="0" w:space="0" w:color="auto"/>
      </w:divBdr>
    </w:div>
    <w:div w:id="1523319603">
      <w:bodyDiv w:val="1"/>
      <w:marLeft w:val="0"/>
      <w:marRight w:val="0"/>
      <w:marTop w:val="0"/>
      <w:marBottom w:val="0"/>
      <w:divBdr>
        <w:top w:val="none" w:sz="0" w:space="0" w:color="auto"/>
        <w:left w:val="none" w:sz="0" w:space="0" w:color="auto"/>
        <w:bottom w:val="none" w:sz="0" w:space="0" w:color="auto"/>
        <w:right w:val="none" w:sz="0" w:space="0" w:color="auto"/>
      </w:divBdr>
    </w:div>
    <w:div w:id="1523934240">
      <w:bodyDiv w:val="1"/>
      <w:marLeft w:val="0"/>
      <w:marRight w:val="0"/>
      <w:marTop w:val="0"/>
      <w:marBottom w:val="0"/>
      <w:divBdr>
        <w:top w:val="none" w:sz="0" w:space="0" w:color="auto"/>
        <w:left w:val="none" w:sz="0" w:space="0" w:color="auto"/>
        <w:bottom w:val="none" w:sz="0" w:space="0" w:color="auto"/>
        <w:right w:val="none" w:sz="0" w:space="0" w:color="auto"/>
      </w:divBdr>
    </w:div>
    <w:div w:id="1524322722">
      <w:bodyDiv w:val="1"/>
      <w:marLeft w:val="0"/>
      <w:marRight w:val="0"/>
      <w:marTop w:val="0"/>
      <w:marBottom w:val="0"/>
      <w:divBdr>
        <w:top w:val="none" w:sz="0" w:space="0" w:color="auto"/>
        <w:left w:val="none" w:sz="0" w:space="0" w:color="auto"/>
        <w:bottom w:val="none" w:sz="0" w:space="0" w:color="auto"/>
        <w:right w:val="none" w:sz="0" w:space="0" w:color="auto"/>
      </w:divBdr>
    </w:div>
    <w:div w:id="1525093646">
      <w:bodyDiv w:val="1"/>
      <w:marLeft w:val="0"/>
      <w:marRight w:val="0"/>
      <w:marTop w:val="0"/>
      <w:marBottom w:val="0"/>
      <w:divBdr>
        <w:top w:val="none" w:sz="0" w:space="0" w:color="auto"/>
        <w:left w:val="none" w:sz="0" w:space="0" w:color="auto"/>
        <w:bottom w:val="none" w:sz="0" w:space="0" w:color="auto"/>
        <w:right w:val="none" w:sz="0" w:space="0" w:color="auto"/>
      </w:divBdr>
    </w:div>
    <w:div w:id="1525097773">
      <w:bodyDiv w:val="1"/>
      <w:marLeft w:val="0"/>
      <w:marRight w:val="0"/>
      <w:marTop w:val="0"/>
      <w:marBottom w:val="0"/>
      <w:divBdr>
        <w:top w:val="none" w:sz="0" w:space="0" w:color="auto"/>
        <w:left w:val="none" w:sz="0" w:space="0" w:color="auto"/>
        <w:bottom w:val="none" w:sz="0" w:space="0" w:color="auto"/>
        <w:right w:val="none" w:sz="0" w:space="0" w:color="auto"/>
      </w:divBdr>
    </w:div>
    <w:div w:id="1526016398">
      <w:bodyDiv w:val="1"/>
      <w:marLeft w:val="0"/>
      <w:marRight w:val="0"/>
      <w:marTop w:val="0"/>
      <w:marBottom w:val="0"/>
      <w:divBdr>
        <w:top w:val="none" w:sz="0" w:space="0" w:color="auto"/>
        <w:left w:val="none" w:sz="0" w:space="0" w:color="auto"/>
        <w:bottom w:val="none" w:sz="0" w:space="0" w:color="auto"/>
        <w:right w:val="none" w:sz="0" w:space="0" w:color="auto"/>
      </w:divBdr>
    </w:div>
    <w:div w:id="1526212152">
      <w:bodyDiv w:val="1"/>
      <w:marLeft w:val="0"/>
      <w:marRight w:val="0"/>
      <w:marTop w:val="0"/>
      <w:marBottom w:val="0"/>
      <w:divBdr>
        <w:top w:val="none" w:sz="0" w:space="0" w:color="auto"/>
        <w:left w:val="none" w:sz="0" w:space="0" w:color="auto"/>
        <w:bottom w:val="none" w:sz="0" w:space="0" w:color="auto"/>
        <w:right w:val="none" w:sz="0" w:space="0" w:color="auto"/>
      </w:divBdr>
    </w:div>
    <w:div w:id="1526212508">
      <w:bodyDiv w:val="1"/>
      <w:marLeft w:val="0"/>
      <w:marRight w:val="0"/>
      <w:marTop w:val="0"/>
      <w:marBottom w:val="0"/>
      <w:divBdr>
        <w:top w:val="none" w:sz="0" w:space="0" w:color="auto"/>
        <w:left w:val="none" w:sz="0" w:space="0" w:color="auto"/>
        <w:bottom w:val="none" w:sz="0" w:space="0" w:color="auto"/>
        <w:right w:val="none" w:sz="0" w:space="0" w:color="auto"/>
      </w:divBdr>
    </w:div>
    <w:div w:id="1526475896">
      <w:bodyDiv w:val="1"/>
      <w:marLeft w:val="0"/>
      <w:marRight w:val="0"/>
      <w:marTop w:val="0"/>
      <w:marBottom w:val="0"/>
      <w:divBdr>
        <w:top w:val="none" w:sz="0" w:space="0" w:color="auto"/>
        <w:left w:val="none" w:sz="0" w:space="0" w:color="auto"/>
        <w:bottom w:val="none" w:sz="0" w:space="0" w:color="auto"/>
        <w:right w:val="none" w:sz="0" w:space="0" w:color="auto"/>
      </w:divBdr>
    </w:div>
    <w:div w:id="1526869511">
      <w:bodyDiv w:val="1"/>
      <w:marLeft w:val="0"/>
      <w:marRight w:val="0"/>
      <w:marTop w:val="0"/>
      <w:marBottom w:val="0"/>
      <w:divBdr>
        <w:top w:val="none" w:sz="0" w:space="0" w:color="auto"/>
        <w:left w:val="none" w:sz="0" w:space="0" w:color="auto"/>
        <w:bottom w:val="none" w:sz="0" w:space="0" w:color="auto"/>
        <w:right w:val="none" w:sz="0" w:space="0" w:color="auto"/>
      </w:divBdr>
    </w:div>
    <w:div w:id="1527255641">
      <w:bodyDiv w:val="1"/>
      <w:marLeft w:val="0"/>
      <w:marRight w:val="0"/>
      <w:marTop w:val="0"/>
      <w:marBottom w:val="0"/>
      <w:divBdr>
        <w:top w:val="none" w:sz="0" w:space="0" w:color="auto"/>
        <w:left w:val="none" w:sz="0" w:space="0" w:color="auto"/>
        <w:bottom w:val="none" w:sz="0" w:space="0" w:color="auto"/>
        <w:right w:val="none" w:sz="0" w:space="0" w:color="auto"/>
      </w:divBdr>
    </w:div>
    <w:div w:id="1529247959">
      <w:bodyDiv w:val="1"/>
      <w:marLeft w:val="0"/>
      <w:marRight w:val="0"/>
      <w:marTop w:val="0"/>
      <w:marBottom w:val="0"/>
      <w:divBdr>
        <w:top w:val="none" w:sz="0" w:space="0" w:color="auto"/>
        <w:left w:val="none" w:sz="0" w:space="0" w:color="auto"/>
        <w:bottom w:val="none" w:sz="0" w:space="0" w:color="auto"/>
        <w:right w:val="none" w:sz="0" w:space="0" w:color="auto"/>
      </w:divBdr>
    </w:div>
    <w:div w:id="1530609513">
      <w:bodyDiv w:val="1"/>
      <w:marLeft w:val="0"/>
      <w:marRight w:val="0"/>
      <w:marTop w:val="0"/>
      <w:marBottom w:val="0"/>
      <w:divBdr>
        <w:top w:val="none" w:sz="0" w:space="0" w:color="auto"/>
        <w:left w:val="none" w:sz="0" w:space="0" w:color="auto"/>
        <w:bottom w:val="none" w:sz="0" w:space="0" w:color="auto"/>
        <w:right w:val="none" w:sz="0" w:space="0" w:color="auto"/>
      </w:divBdr>
    </w:div>
    <w:div w:id="1530952653">
      <w:bodyDiv w:val="1"/>
      <w:marLeft w:val="0"/>
      <w:marRight w:val="0"/>
      <w:marTop w:val="0"/>
      <w:marBottom w:val="0"/>
      <w:divBdr>
        <w:top w:val="none" w:sz="0" w:space="0" w:color="auto"/>
        <w:left w:val="none" w:sz="0" w:space="0" w:color="auto"/>
        <w:bottom w:val="none" w:sz="0" w:space="0" w:color="auto"/>
        <w:right w:val="none" w:sz="0" w:space="0" w:color="auto"/>
      </w:divBdr>
    </w:div>
    <w:div w:id="1531911672">
      <w:bodyDiv w:val="1"/>
      <w:marLeft w:val="0"/>
      <w:marRight w:val="0"/>
      <w:marTop w:val="0"/>
      <w:marBottom w:val="0"/>
      <w:divBdr>
        <w:top w:val="none" w:sz="0" w:space="0" w:color="auto"/>
        <w:left w:val="none" w:sz="0" w:space="0" w:color="auto"/>
        <w:bottom w:val="none" w:sz="0" w:space="0" w:color="auto"/>
        <w:right w:val="none" w:sz="0" w:space="0" w:color="auto"/>
      </w:divBdr>
    </w:div>
    <w:div w:id="1532256318">
      <w:bodyDiv w:val="1"/>
      <w:marLeft w:val="0"/>
      <w:marRight w:val="0"/>
      <w:marTop w:val="0"/>
      <w:marBottom w:val="0"/>
      <w:divBdr>
        <w:top w:val="none" w:sz="0" w:space="0" w:color="auto"/>
        <w:left w:val="none" w:sz="0" w:space="0" w:color="auto"/>
        <w:bottom w:val="none" w:sz="0" w:space="0" w:color="auto"/>
        <w:right w:val="none" w:sz="0" w:space="0" w:color="auto"/>
      </w:divBdr>
    </w:div>
    <w:div w:id="1533496411">
      <w:bodyDiv w:val="1"/>
      <w:marLeft w:val="0"/>
      <w:marRight w:val="0"/>
      <w:marTop w:val="0"/>
      <w:marBottom w:val="0"/>
      <w:divBdr>
        <w:top w:val="none" w:sz="0" w:space="0" w:color="auto"/>
        <w:left w:val="none" w:sz="0" w:space="0" w:color="auto"/>
        <w:bottom w:val="none" w:sz="0" w:space="0" w:color="auto"/>
        <w:right w:val="none" w:sz="0" w:space="0" w:color="auto"/>
      </w:divBdr>
    </w:div>
    <w:div w:id="1534073736">
      <w:bodyDiv w:val="1"/>
      <w:marLeft w:val="0"/>
      <w:marRight w:val="0"/>
      <w:marTop w:val="0"/>
      <w:marBottom w:val="0"/>
      <w:divBdr>
        <w:top w:val="none" w:sz="0" w:space="0" w:color="auto"/>
        <w:left w:val="none" w:sz="0" w:space="0" w:color="auto"/>
        <w:bottom w:val="none" w:sz="0" w:space="0" w:color="auto"/>
        <w:right w:val="none" w:sz="0" w:space="0" w:color="auto"/>
      </w:divBdr>
    </w:div>
    <w:div w:id="1534730649">
      <w:bodyDiv w:val="1"/>
      <w:marLeft w:val="0"/>
      <w:marRight w:val="0"/>
      <w:marTop w:val="0"/>
      <w:marBottom w:val="0"/>
      <w:divBdr>
        <w:top w:val="none" w:sz="0" w:space="0" w:color="auto"/>
        <w:left w:val="none" w:sz="0" w:space="0" w:color="auto"/>
        <w:bottom w:val="none" w:sz="0" w:space="0" w:color="auto"/>
        <w:right w:val="none" w:sz="0" w:space="0" w:color="auto"/>
      </w:divBdr>
    </w:div>
    <w:div w:id="1534995623">
      <w:bodyDiv w:val="1"/>
      <w:marLeft w:val="0"/>
      <w:marRight w:val="0"/>
      <w:marTop w:val="0"/>
      <w:marBottom w:val="0"/>
      <w:divBdr>
        <w:top w:val="none" w:sz="0" w:space="0" w:color="auto"/>
        <w:left w:val="none" w:sz="0" w:space="0" w:color="auto"/>
        <w:bottom w:val="none" w:sz="0" w:space="0" w:color="auto"/>
        <w:right w:val="none" w:sz="0" w:space="0" w:color="auto"/>
      </w:divBdr>
    </w:div>
    <w:div w:id="1535654950">
      <w:bodyDiv w:val="1"/>
      <w:marLeft w:val="0"/>
      <w:marRight w:val="0"/>
      <w:marTop w:val="0"/>
      <w:marBottom w:val="0"/>
      <w:divBdr>
        <w:top w:val="none" w:sz="0" w:space="0" w:color="auto"/>
        <w:left w:val="none" w:sz="0" w:space="0" w:color="auto"/>
        <w:bottom w:val="none" w:sz="0" w:space="0" w:color="auto"/>
        <w:right w:val="none" w:sz="0" w:space="0" w:color="auto"/>
      </w:divBdr>
    </w:div>
    <w:div w:id="1536042331">
      <w:bodyDiv w:val="1"/>
      <w:marLeft w:val="0"/>
      <w:marRight w:val="0"/>
      <w:marTop w:val="0"/>
      <w:marBottom w:val="0"/>
      <w:divBdr>
        <w:top w:val="none" w:sz="0" w:space="0" w:color="auto"/>
        <w:left w:val="none" w:sz="0" w:space="0" w:color="auto"/>
        <w:bottom w:val="none" w:sz="0" w:space="0" w:color="auto"/>
        <w:right w:val="none" w:sz="0" w:space="0" w:color="auto"/>
      </w:divBdr>
    </w:div>
    <w:div w:id="1536426142">
      <w:bodyDiv w:val="1"/>
      <w:marLeft w:val="0"/>
      <w:marRight w:val="0"/>
      <w:marTop w:val="0"/>
      <w:marBottom w:val="0"/>
      <w:divBdr>
        <w:top w:val="none" w:sz="0" w:space="0" w:color="auto"/>
        <w:left w:val="none" w:sz="0" w:space="0" w:color="auto"/>
        <w:bottom w:val="none" w:sz="0" w:space="0" w:color="auto"/>
        <w:right w:val="none" w:sz="0" w:space="0" w:color="auto"/>
      </w:divBdr>
    </w:div>
    <w:div w:id="1536775658">
      <w:bodyDiv w:val="1"/>
      <w:marLeft w:val="0"/>
      <w:marRight w:val="0"/>
      <w:marTop w:val="0"/>
      <w:marBottom w:val="0"/>
      <w:divBdr>
        <w:top w:val="none" w:sz="0" w:space="0" w:color="auto"/>
        <w:left w:val="none" w:sz="0" w:space="0" w:color="auto"/>
        <w:bottom w:val="none" w:sz="0" w:space="0" w:color="auto"/>
        <w:right w:val="none" w:sz="0" w:space="0" w:color="auto"/>
      </w:divBdr>
    </w:div>
    <w:div w:id="1537351381">
      <w:bodyDiv w:val="1"/>
      <w:marLeft w:val="0"/>
      <w:marRight w:val="0"/>
      <w:marTop w:val="0"/>
      <w:marBottom w:val="0"/>
      <w:divBdr>
        <w:top w:val="none" w:sz="0" w:space="0" w:color="auto"/>
        <w:left w:val="none" w:sz="0" w:space="0" w:color="auto"/>
        <w:bottom w:val="none" w:sz="0" w:space="0" w:color="auto"/>
        <w:right w:val="none" w:sz="0" w:space="0" w:color="auto"/>
      </w:divBdr>
    </w:div>
    <w:div w:id="1538005829">
      <w:bodyDiv w:val="1"/>
      <w:marLeft w:val="0"/>
      <w:marRight w:val="0"/>
      <w:marTop w:val="0"/>
      <w:marBottom w:val="0"/>
      <w:divBdr>
        <w:top w:val="none" w:sz="0" w:space="0" w:color="auto"/>
        <w:left w:val="none" w:sz="0" w:space="0" w:color="auto"/>
        <w:bottom w:val="none" w:sz="0" w:space="0" w:color="auto"/>
        <w:right w:val="none" w:sz="0" w:space="0" w:color="auto"/>
      </w:divBdr>
    </w:div>
    <w:div w:id="1538347347">
      <w:bodyDiv w:val="1"/>
      <w:marLeft w:val="0"/>
      <w:marRight w:val="0"/>
      <w:marTop w:val="0"/>
      <w:marBottom w:val="0"/>
      <w:divBdr>
        <w:top w:val="none" w:sz="0" w:space="0" w:color="auto"/>
        <w:left w:val="none" w:sz="0" w:space="0" w:color="auto"/>
        <w:bottom w:val="none" w:sz="0" w:space="0" w:color="auto"/>
        <w:right w:val="none" w:sz="0" w:space="0" w:color="auto"/>
      </w:divBdr>
    </w:div>
    <w:div w:id="1538396155">
      <w:bodyDiv w:val="1"/>
      <w:marLeft w:val="0"/>
      <w:marRight w:val="0"/>
      <w:marTop w:val="0"/>
      <w:marBottom w:val="0"/>
      <w:divBdr>
        <w:top w:val="none" w:sz="0" w:space="0" w:color="auto"/>
        <w:left w:val="none" w:sz="0" w:space="0" w:color="auto"/>
        <w:bottom w:val="none" w:sz="0" w:space="0" w:color="auto"/>
        <w:right w:val="none" w:sz="0" w:space="0" w:color="auto"/>
      </w:divBdr>
    </w:div>
    <w:div w:id="1539512962">
      <w:bodyDiv w:val="1"/>
      <w:marLeft w:val="0"/>
      <w:marRight w:val="0"/>
      <w:marTop w:val="0"/>
      <w:marBottom w:val="0"/>
      <w:divBdr>
        <w:top w:val="none" w:sz="0" w:space="0" w:color="auto"/>
        <w:left w:val="none" w:sz="0" w:space="0" w:color="auto"/>
        <w:bottom w:val="none" w:sz="0" w:space="0" w:color="auto"/>
        <w:right w:val="none" w:sz="0" w:space="0" w:color="auto"/>
      </w:divBdr>
    </w:div>
    <w:div w:id="1539659377">
      <w:bodyDiv w:val="1"/>
      <w:marLeft w:val="0"/>
      <w:marRight w:val="0"/>
      <w:marTop w:val="0"/>
      <w:marBottom w:val="0"/>
      <w:divBdr>
        <w:top w:val="none" w:sz="0" w:space="0" w:color="auto"/>
        <w:left w:val="none" w:sz="0" w:space="0" w:color="auto"/>
        <w:bottom w:val="none" w:sz="0" w:space="0" w:color="auto"/>
        <w:right w:val="none" w:sz="0" w:space="0" w:color="auto"/>
      </w:divBdr>
    </w:div>
    <w:div w:id="1539977260">
      <w:bodyDiv w:val="1"/>
      <w:marLeft w:val="0"/>
      <w:marRight w:val="0"/>
      <w:marTop w:val="0"/>
      <w:marBottom w:val="0"/>
      <w:divBdr>
        <w:top w:val="none" w:sz="0" w:space="0" w:color="auto"/>
        <w:left w:val="none" w:sz="0" w:space="0" w:color="auto"/>
        <w:bottom w:val="none" w:sz="0" w:space="0" w:color="auto"/>
        <w:right w:val="none" w:sz="0" w:space="0" w:color="auto"/>
      </w:divBdr>
    </w:div>
    <w:div w:id="1540123097">
      <w:bodyDiv w:val="1"/>
      <w:marLeft w:val="0"/>
      <w:marRight w:val="0"/>
      <w:marTop w:val="0"/>
      <w:marBottom w:val="0"/>
      <w:divBdr>
        <w:top w:val="none" w:sz="0" w:space="0" w:color="auto"/>
        <w:left w:val="none" w:sz="0" w:space="0" w:color="auto"/>
        <w:bottom w:val="none" w:sz="0" w:space="0" w:color="auto"/>
        <w:right w:val="none" w:sz="0" w:space="0" w:color="auto"/>
      </w:divBdr>
    </w:div>
    <w:div w:id="1540508864">
      <w:bodyDiv w:val="1"/>
      <w:marLeft w:val="0"/>
      <w:marRight w:val="0"/>
      <w:marTop w:val="0"/>
      <w:marBottom w:val="0"/>
      <w:divBdr>
        <w:top w:val="none" w:sz="0" w:space="0" w:color="auto"/>
        <w:left w:val="none" w:sz="0" w:space="0" w:color="auto"/>
        <w:bottom w:val="none" w:sz="0" w:space="0" w:color="auto"/>
        <w:right w:val="none" w:sz="0" w:space="0" w:color="auto"/>
      </w:divBdr>
    </w:div>
    <w:div w:id="1540702482">
      <w:bodyDiv w:val="1"/>
      <w:marLeft w:val="0"/>
      <w:marRight w:val="0"/>
      <w:marTop w:val="0"/>
      <w:marBottom w:val="0"/>
      <w:divBdr>
        <w:top w:val="none" w:sz="0" w:space="0" w:color="auto"/>
        <w:left w:val="none" w:sz="0" w:space="0" w:color="auto"/>
        <w:bottom w:val="none" w:sz="0" w:space="0" w:color="auto"/>
        <w:right w:val="none" w:sz="0" w:space="0" w:color="auto"/>
      </w:divBdr>
    </w:div>
    <w:div w:id="1540821315">
      <w:bodyDiv w:val="1"/>
      <w:marLeft w:val="0"/>
      <w:marRight w:val="0"/>
      <w:marTop w:val="0"/>
      <w:marBottom w:val="0"/>
      <w:divBdr>
        <w:top w:val="none" w:sz="0" w:space="0" w:color="auto"/>
        <w:left w:val="none" w:sz="0" w:space="0" w:color="auto"/>
        <w:bottom w:val="none" w:sz="0" w:space="0" w:color="auto"/>
        <w:right w:val="none" w:sz="0" w:space="0" w:color="auto"/>
      </w:divBdr>
    </w:div>
    <w:div w:id="1541018580">
      <w:bodyDiv w:val="1"/>
      <w:marLeft w:val="0"/>
      <w:marRight w:val="0"/>
      <w:marTop w:val="0"/>
      <w:marBottom w:val="0"/>
      <w:divBdr>
        <w:top w:val="none" w:sz="0" w:space="0" w:color="auto"/>
        <w:left w:val="none" w:sz="0" w:space="0" w:color="auto"/>
        <w:bottom w:val="none" w:sz="0" w:space="0" w:color="auto"/>
        <w:right w:val="none" w:sz="0" w:space="0" w:color="auto"/>
      </w:divBdr>
    </w:div>
    <w:div w:id="1541746595">
      <w:bodyDiv w:val="1"/>
      <w:marLeft w:val="0"/>
      <w:marRight w:val="0"/>
      <w:marTop w:val="0"/>
      <w:marBottom w:val="0"/>
      <w:divBdr>
        <w:top w:val="none" w:sz="0" w:space="0" w:color="auto"/>
        <w:left w:val="none" w:sz="0" w:space="0" w:color="auto"/>
        <w:bottom w:val="none" w:sz="0" w:space="0" w:color="auto"/>
        <w:right w:val="none" w:sz="0" w:space="0" w:color="auto"/>
      </w:divBdr>
    </w:div>
    <w:div w:id="1542013064">
      <w:bodyDiv w:val="1"/>
      <w:marLeft w:val="0"/>
      <w:marRight w:val="0"/>
      <w:marTop w:val="0"/>
      <w:marBottom w:val="0"/>
      <w:divBdr>
        <w:top w:val="none" w:sz="0" w:space="0" w:color="auto"/>
        <w:left w:val="none" w:sz="0" w:space="0" w:color="auto"/>
        <w:bottom w:val="none" w:sz="0" w:space="0" w:color="auto"/>
        <w:right w:val="none" w:sz="0" w:space="0" w:color="auto"/>
      </w:divBdr>
    </w:div>
    <w:div w:id="1542592419">
      <w:bodyDiv w:val="1"/>
      <w:marLeft w:val="0"/>
      <w:marRight w:val="0"/>
      <w:marTop w:val="0"/>
      <w:marBottom w:val="0"/>
      <w:divBdr>
        <w:top w:val="none" w:sz="0" w:space="0" w:color="auto"/>
        <w:left w:val="none" w:sz="0" w:space="0" w:color="auto"/>
        <w:bottom w:val="none" w:sz="0" w:space="0" w:color="auto"/>
        <w:right w:val="none" w:sz="0" w:space="0" w:color="auto"/>
      </w:divBdr>
    </w:div>
    <w:div w:id="1542787667">
      <w:bodyDiv w:val="1"/>
      <w:marLeft w:val="0"/>
      <w:marRight w:val="0"/>
      <w:marTop w:val="0"/>
      <w:marBottom w:val="0"/>
      <w:divBdr>
        <w:top w:val="none" w:sz="0" w:space="0" w:color="auto"/>
        <w:left w:val="none" w:sz="0" w:space="0" w:color="auto"/>
        <w:bottom w:val="none" w:sz="0" w:space="0" w:color="auto"/>
        <w:right w:val="none" w:sz="0" w:space="0" w:color="auto"/>
      </w:divBdr>
    </w:div>
    <w:div w:id="1544172399">
      <w:bodyDiv w:val="1"/>
      <w:marLeft w:val="0"/>
      <w:marRight w:val="0"/>
      <w:marTop w:val="0"/>
      <w:marBottom w:val="0"/>
      <w:divBdr>
        <w:top w:val="none" w:sz="0" w:space="0" w:color="auto"/>
        <w:left w:val="none" w:sz="0" w:space="0" w:color="auto"/>
        <w:bottom w:val="none" w:sz="0" w:space="0" w:color="auto"/>
        <w:right w:val="none" w:sz="0" w:space="0" w:color="auto"/>
      </w:divBdr>
    </w:div>
    <w:div w:id="1545018804">
      <w:bodyDiv w:val="1"/>
      <w:marLeft w:val="0"/>
      <w:marRight w:val="0"/>
      <w:marTop w:val="0"/>
      <w:marBottom w:val="0"/>
      <w:divBdr>
        <w:top w:val="none" w:sz="0" w:space="0" w:color="auto"/>
        <w:left w:val="none" w:sz="0" w:space="0" w:color="auto"/>
        <w:bottom w:val="none" w:sz="0" w:space="0" w:color="auto"/>
        <w:right w:val="none" w:sz="0" w:space="0" w:color="auto"/>
      </w:divBdr>
    </w:div>
    <w:div w:id="1545289302">
      <w:bodyDiv w:val="1"/>
      <w:marLeft w:val="0"/>
      <w:marRight w:val="0"/>
      <w:marTop w:val="0"/>
      <w:marBottom w:val="0"/>
      <w:divBdr>
        <w:top w:val="none" w:sz="0" w:space="0" w:color="auto"/>
        <w:left w:val="none" w:sz="0" w:space="0" w:color="auto"/>
        <w:bottom w:val="none" w:sz="0" w:space="0" w:color="auto"/>
        <w:right w:val="none" w:sz="0" w:space="0" w:color="auto"/>
      </w:divBdr>
    </w:div>
    <w:div w:id="1545362259">
      <w:bodyDiv w:val="1"/>
      <w:marLeft w:val="0"/>
      <w:marRight w:val="0"/>
      <w:marTop w:val="0"/>
      <w:marBottom w:val="0"/>
      <w:divBdr>
        <w:top w:val="none" w:sz="0" w:space="0" w:color="auto"/>
        <w:left w:val="none" w:sz="0" w:space="0" w:color="auto"/>
        <w:bottom w:val="none" w:sz="0" w:space="0" w:color="auto"/>
        <w:right w:val="none" w:sz="0" w:space="0" w:color="auto"/>
      </w:divBdr>
    </w:div>
    <w:div w:id="1545369364">
      <w:bodyDiv w:val="1"/>
      <w:marLeft w:val="0"/>
      <w:marRight w:val="0"/>
      <w:marTop w:val="0"/>
      <w:marBottom w:val="0"/>
      <w:divBdr>
        <w:top w:val="none" w:sz="0" w:space="0" w:color="auto"/>
        <w:left w:val="none" w:sz="0" w:space="0" w:color="auto"/>
        <w:bottom w:val="none" w:sz="0" w:space="0" w:color="auto"/>
        <w:right w:val="none" w:sz="0" w:space="0" w:color="auto"/>
      </w:divBdr>
    </w:div>
    <w:div w:id="1546015872">
      <w:bodyDiv w:val="1"/>
      <w:marLeft w:val="0"/>
      <w:marRight w:val="0"/>
      <w:marTop w:val="0"/>
      <w:marBottom w:val="0"/>
      <w:divBdr>
        <w:top w:val="none" w:sz="0" w:space="0" w:color="auto"/>
        <w:left w:val="none" w:sz="0" w:space="0" w:color="auto"/>
        <w:bottom w:val="none" w:sz="0" w:space="0" w:color="auto"/>
        <w:right w:val="none" w:sz="0" w:space="0" w:color="auto"/>
      </w:divBdr>
    </w:div>
    <w:div w:id="1546599604">
      <w:bodyDiv w:val="1"/>
      <w:marLeft w:val="0"/>
      <w:marRight w:val="0"/>
      <w:marTop w:val="0"/>
      <w:marBottom w:val="0"/>
      <w:divBdr>
        <w:top w:val="none" w:sz="0" w:space="0" w:color="auto"/>
        <w:left w:val="none" w:sz="0" w:space="0" w:color="auto"/>
        <w:bottom w:val="none" w:sz="0" w:space="0" w:color="auto"/>
        <w:right w:val="none" w:sz="0" w:space="0" w:color="auto"/>
      </w:divBdr>
    </w:div>
    <w:div w:id="1546678210">
      <w:bodyDiv w:val="1"/>
      <w:marLeft w:val="0"/>
      <w:marRight w:val="0"/>
      <w:marTop w:val="0"/>
      <w:marBottom w:val="0"/>
      <w:divBdr>
        <w:top w:val="none" w:sz="0" w:space="0" w:color="auto"/>
        <w:left w:val="none" w:sz="0" w:space="0" w:color="auto"/>
        <w:bottom w:val="none" w:sz="0" w:space="0" w:color="auto"/>
        <w:right w:val="none" w:sz="0" w:space="0" w:color="auto"/>
      </w:divBdr>
    </w:div>
    <w:div w:id="1547063554">
      <w:bodyDiv w:val="1"/>
      <w:marLeft w:val="0"/>
      <w:marRight w:val="0"/>
      <w:marTop w:val="0"/>
      <w:marBottom w:val="0"/>
      <w:divBdr>
        <w:top w:val="none" w:sz="0" w:space="0" w:color="auto"/>
        <w:left w:val="none" w:sz="0" w:space="0" w:color="auto"/>
        <w:bottom w:val="none" w:sz="0" w:space="0" w:color="auto"/>
        <w:right w:val="none" w:sz="0" w:space="0" w:color="auto"/>
      </w:divBdr>
    </w:div>
    <w:div w:id="1547641811">
      <w:bodyDiv w:val="1"/>
      <w:marLeft w:val="0"/>
      <w:marRight w:val="0"/>
      <w:marTop w:val="0"/>
      <w:marBottom w:val="0"/>
      <w:divBdr>
        <w:top w:val="none" w:sz="0" w:space="0" w:color="auto"/>
        <w:left w:val="none" w:sz="0" w:space="0" w:color="auto"/>
        <w:bottom w:val="none" w:sz="0" w:space="0" w:color="auto"/>
        <w:right w:val="none" w:sz="0" w:space="0" w:color="auto"/>
      </w:divBdr>
    </w:div>
    <w:div w:id="1548298802">
      <w:bodyDiv w:val="1"/>
      <w:marLeft w:val="0"/>
      <w:marRight w:val="0"/>
      <w:marTop w:val="0"/>
      <w:marBottom w:val="0"/>
      <w:divBdr>
        <w:top w:val="none" w:sz="0" w:space="0" w:color="auto"/>
        <w:left w:val="none" w:sz="0" w:space="0" w:color="auto"/>
        <w:bottom w:val="none" w:sz="0" w:space="0" w:color="auto"/>
        <w:right w:val="none" w:sz="0" w:space="0" w:color="auto"/>
      </w:divBdr>
    </w:div>
    <w:div w:id="1548494375">
      <w:bodyDiv w:val="1"/>
      <w:marLeft w:val="0"/>
      <w:marRight w:val="0"/>
      <w:marTop w:val="0"/>
      <w:marBottom w:val="0"/>
      <w:divBdr>
        <w:top w:val="none" w:sz="0" w:space="0" w:color="auto"/>
        <w:left w:val="none" w:sz="0" w:space="0" w:color="auto"/>
        <w:bottom w:val="none" w:sz="0" w:space="0" w:color="auto"/>
        <w:right w:val="none" w:sz="0" w:space="0" w:color="auto"/>
      </w:divBdr>
    </w:div>
    <w:div w:id="1549024878">
      <w:bodyDiv w:val="1"/>
      <w:marLeft w:val="0"/>
      <w:marRight w:val="0"/>
      <w:marTop w:val="0"/>
      <w:marBottom w:val="0"/>
      <w:divBdr>
        <w:top w:val="none" w:sz="0" w:space="0" w:color="auto"/>
        <w:left w:val="none" w:sz="0" w:space="0" w:color="auto"/>
        <w:bottom w:val="none" w:sz="0" w:space="0" w:color="auto"/>
        <w:right w:val="none" w:sz="0" w:space="0" w:color="auto"/>
      </w:divBdr>
    </w:div>
    <w:div w:id="1549225223">
      <w:bodyDiv w:val="1"/>
      <w:marLeft w:val="0"/>
      <w:marRight w:val="0"/>
      <w:marTop w:val="0"/>
      <w:marBottom w:val="0"/>
      <w:divBdr>
        <w:top w:val="none" w:sz="0" w:space="0" w:color="auto"/>
        <w:left w:val="none" w:sz="0" w:space="0" w:color="auto"/>
        <w:bottom w:val="none" w:sz="0" w:space="0" w:color="auto"/>
        <w:right w:val="none" w:sz="0" w:space="0" w:color="auto"/>
      </w:divBdr>
    </w:div>
    <w:div w:id="1550150144">
      <w:bodyDiv w:val="1"/>
      <w:marLeft w:val="0"/>
      <w:marRight w:val="0"/>
      <w:marTop w:val="0"/>
      <w:marBottom w:val="0"/>
      <w:divBdr>
        <w:top w:val="none" w:sz="0" w:space="0" w:color="auto"/>
        <w:left w:val="none" w:sz="0" w:space="0" w:color="auto"/>
        <w:bottom w:val="none" w:sz="0" w:space="0" w:color="auto"/>
        <w:right w:val="none" w:sz="0" w:space="0" w:color="auto"/>
      </w:divBdr>
    </w:div>
    <w:div w:id="1550724747">
      <w:bodyDiv w:val="1"/>
      <w:marLeft w:val="0"/>
      <w:marRight w:val="0"/>
      <w:marTop w:val="0"/>
      <w:marBottom w:val="0"/>
      <w:divBdr>
        <w:top w:val="none" w:sz="0" w:space="0" w:color="auto"/>
        <w:left w:val="none" w:sz="0" w:space="0" w:color="auto"/>
        <w:bottom w:val="none" w:sz="0" w:space="0" w:color="auto"/>
        <w:right w:val="none" w:sz="0" w:space="0" w:color="auto"/>
      </w:divBdr>
    </w:div>
    <w:div w:id="1551113502">
      <w:bodyDiv w:val="1"/>
      <w:marLeft w:val="0"/>
      <w:marRight w:val="0"/>
      <w:marTop w:val="0"/>
      <w:marBottom w:val="0"/>
      <w:divBdr>
        <w:top w:val="none" w:sz="0" w:space="0" w:color="auto"/>
        <w:left w:val="none" w:sz="0" w:space="0" w:color="auto"/>
        <w:bottom w:val="none" w:sz="0" w:space="0" w:color="auto"/>
        <w:right w:val="none" w:sz="0" w:space="0" w:color="auto"/>
      </w:divBdr>
    </w:div>
    <w:div w:id="1552157174">
      <w:bodyDiv w:val="1"/>
      <w:marLeft w:val="0"/>
      <w:marRight w:val="0"/>
      <w:marTop w:val="0"/>
      <w:marBottom w:val="0"/>
      <w:divBdr>
        <w:top w:val="none" w:sz="0" w:space="0" w:color="auto"/>
        <w:left w:val="none" w:sz="0" w:space="0" w:color="auto"/>
        <w:bottom w:val="none" w:sz="0" w:space="0" w:color="auto"/>
        <w:right w:val="none" w:sz="0" w:space="0" w:color="auto"/>
      </w:divBdr>
    </w:div>
    <w:div w:id="1552184530">
      <w:bodyDiv w:val="1"/>
      <w:marLeft w:val="0"/>
      <w:marRight w:val="0"/>
      <w:marTop w:val="0"/>
      <w:marBottom w:val="0"/>
      <w:divBdr>
        <w:top w:val="none" w:sz="0" w:space="0" w:color="auto"/>
        <w:left w:val="none" w:sz="0" w:space="0" w:color="auto"/>
        <w:bottom w:val="none" w:sz="0" w:space="0" w:color="auto"/>
        <w:right w:val="none" w:sz="0" w:space="0" w:color="auto"/>
      </w:divBdr>
    </w:div>
    <w:div w:id="1552422282">
      <w:bodyDiv w:val="1"/>
      <w:marLeft w:val="0"/>
      <w:marRight w:val="0"/>
      <w:marTop w:val="0"/>
      <w:marBottom w:val="0"/>
      <w:divBdr>
        <w:top w:val="none" w:sz="0" w:space="0" w:color="auto"/>
        <w:left w:val="none" w:sz="0" w:space="0" w:color="auto"/>
        <w:bottom w:val="none" w:sz="0" w:space="0" w:color="auto"/>
        <w:right w:val="none" w:sz="0" w:space="0" w:color="auto"/>
      </w:divBdr>
    </w:div>
    <w:div w:id="1552425630">
      <w:bodyDiv w:val="1"/>
      <w:marLeft w:val="0"/>
      <w:marRight w:val="0"/>
      <w:marTop w:val="0"/>
      <w:marBottom w:val="0"/>
      <w:divBdr>
        <w:top w:val="none" w:sz="0" w:space="0" w:color="auto"/>
        <w:left w:val="none" w:sz="0" w:space="0" w:color="auto"/>
        <w:bottom w:val="none" w:sz="0" w:space="0" w:color="auto"/>
        <w:right w:val="none" w:sz="0" w:space="0" w:color="auto"/>
      </w:divBdr>
    </w:div>
    <w:div w:id="1552620964">
      <w:bodyDiv w:val="1"/>
      <w:marLeft w:val="0"/>
      <w:marRight w:val="0"/>
      <w:marTop w:val="0"/>
      <w:marBottom w:val="0"/>
      <w:divBdr>
        <w:top w:val="none" w:sz="0" w:space="0" w:color="auto"/>
        <w:left w:val="none" w:sz="0" w:space="0" w:color="auto"/>
        <w:bottom w:val="none" w:sz="0" w:space="0" w:color="auto"/>
        <w:right w:val="none" w:sz="0" w:space="0" w:color="auto"/>
      </w:divBdr>
    </w:div>
    <w:div w:id="1553301501">
      <w:bodyDiv w:val="1"/>
      <w:marLeft w:val="0"/>
      <w:marRight w:val="0"/>
      <w:marTop w:val="0"/>
      <w:marBottom w:val="0"/>
      <w:divBdr>
        <w:top w:val="none" w:sz="0" w:space="0" w:color="auto"/>
        <w:left w:val="none" w:sz="0" w:space="0" w:color="auto"/>
        <w:bottom w:val="none" w:sz="0" w:space="0" w:color="auto"/>
        <w:right w:val="none" w:sz="0" w:space="0" w:color="auto"/>
      </w:divBdr>
    </w:div>
    <w:div w:id="1553346291">
      <w:bodyDiv w:val="1"/>
      <w:marLeft w:val="0"/>
      <w:marRight w:val="0"/>
      <w:marTop w:val="0"/>
      <w:marBottom w:val="0"/>
      <w:divBdr>
        <w:top w:val="none" w:sz="0" w:space="0" w:color="auto"/>
        <w:left w:val="none" w:sz="0" w:space="0" w:color="auto"/>
        <w:bottom w:val="none" w:sz="0" w:space="0" w:color="auto"/>
        <w:right w:val="none" w:sz="0" w:space="0" w:color="auto"/>
      </w:divBdr>
    </w:div>
    <w:div w:id="1554808032">
      <w:bodyDiv w:val="1"/>
      <w:marLeft w:val="0"/>
      <w:marRight w:val="0"/>
      <w:marTop w:val="0"/>
      <w:marBottom w:val="0"/>
      <w:divBdr>
        <w:top w:val="none" w:sz="0" w:space="0" w:color="auto"/>
        <w:left w:val="none" w:sz="0" w:space="0" w:color="auto"/>
        <w:bottom w:val="none" w:sz="0" w:space="0" w:color="auto"/>
        <w:right w:val="none" w:sz="0" w:space="0" w:color="auto"/>
      </w:divBdr>
    </w:div>
    <w:div w:id="1555196763">
      <w:bodyDiv w:val="1"/>
      <w:marLeft w:val="0"/>
      <w:marRight w:val="0"/>
      <w:marTop w:val="0"/>
      <w:marBottom w:val="0"/>
      <w:divBdr>
        <w:top w:val="none" w:sz="0" w:space="0" w:color="auto"/>
        <w:left w:val="none" w:sz="0" w:space="0" w:color="auto"/>
        <w:bottom w:val="none" w:sz="0" w:space="0" w:color="auto"/>
        <w:right w:val="none" w:sz="0" w:space="0" w:color="auto"/>
      </w:divBdr>
    </w:div>
    <w:div w:id="1556508632">
      <w:bodyDiv w:val="1"/>
      <w:marLeft w:val="0"/>
      <w:marRight w:val="0"/>
      <w:marTop w:val="0"/>
      <w:marBottom w:val="0"/>
      <w:divBdr>
        <w:top w:val="none" w:sz="0" w:space="0" w:color="auto"/>
        <w:left w:val="none" w:sz="0" w:space="0" w:color="auto"/>
        <w:bottom w:val="none" w:sz="0" w:space="0" w:color="auto"/>
        <w:right w:val="none" w:sz="0" w:space="0" w:color="auto"/>
      </w:divBdr>
    </w:div>
    <w:div w:id="1557740055">
      <w:bodyDiv w:val="1"/>
      <w:marLeft w:val="0"/>
      <w:marRight w:val="0"/>
      <w:marTop w:val="0"/>
      <w:marBottom w:val="0"/>
      <w:divBdr>
        <w:top w:val="none" w:sz="0" w:space="0" w:color="auto"/>
        <w:left w:val="none" w:sz="0" w:space="0" w:color="auto"/>
        <w:bottom w:val="none" w:sz="0" w:space="0" w:color="auto"/>
        <w:right w:val="none" w:sz="0" w:space="0" w:color="auto"/>
      </w:divBdr>
    </w:div>
    <w:div w:id="1558473427">
      <w:bodyDiv w:val="1"/>
      <w:marLeft w:val="0"/>
      <w:marRight w:val="0"/>
      <w:marTop w:val="0"/>
      <w:marBottom w:val="0"/>
      <w:divBdr>
        <w:top w:val="none" w:sz="0" w:space="0" w:color="auto"/>
        <w:left w:val="none" w:sz="0" w:space="0" w:color="auto"/>
        <w:bottom w:val="none" w:sz="0" w:space="0" w:color="auto"/>
        <w:right w:val="none" w:sz="0" w:space="0" w:color="auto"/>
      </w:divBdr>
    </w:div>
    <w:div w:id="1559314754">
      <w:bodyDiv w:val="1"/>
      <w:marLeft w:val="0"/>
      <w:marRight w:val="0"/>
      <w:marTop w:val="0"/>
      <w:marBottom w:val="0"/>
      <w:divBdr>
        <w:top w:val="none" w:sz="0" w:space="0" w:color="auto"/>
        <w:left w:val="none" w:sz="0" w:space="0" w:color="auto"/>
        <w:bottom w:val="none" w:sz="0" w:space="0" w:color="auto"/>
        <w:right w:val="none" w:sz="0" w:space="0" w:color="auto"/>
      </w:divBdr>
    </w:div>
    <w:div w:id="1559702275">
      <w:bodyDiv w:val="1"/>
      <w:marLeft w:val="0"/>
      <w:marRight w:val="0"/>
      <w:marTop w:val="0"/>
      <w:marBottom w:val="0"/>
      <w:divBdr>
        <w:top w:val="none" w:sz="0" w:space="0" w:color="auto"/>
        <w:left w:val="none" w:sz="0" w:space="0" w:color="auto"/>
        <w:bottom w:val="none" w:sz="0" w:space="0" w:color="auto"/>
        <w:right w:val="none" w:sz="0" w:space="0" w:color="auto"/>
      </w:divBdr>
    </w:div>
    <w:div w:id="1559777506">
      <w:bodyDiv w:val="1"/>
      <w:marLeft w:val="0"/>
      <w:marRight w:val="0"/>
      <w:marTop w:val="0"/>
      <w:marBottom w:val="0"/>
      <w:divBdr>
        <w:top w:val="none" w:sz="0" w:space="0" w:color="auto"/>
        <w:left w:val="none" w:sz="0" w:space="0" w:color="auto"/>
        <w:bottom w:val="none" w:sz="0" w:space="0" w:color="auto"/>
        <w:right w:val="none" w:sz="0" w:space="0" w:color="auto"/>
      </w:divBdr>
    </w:div>
    <w:div w:id="1560479147">
      <w:bodyDiv w:val="1"/>
      <w:marLeft w:val="0"/>
      <w:marRight w:val="0"/>
      <w:marTop w:val="0"/>
      <w:marBottom w:val="0"/>
      <w:divBdr>
        <w:top w:val="none" w:sz="0" w:space="0" w:color="auto"/>
        <w:left w:val="none" w:sz="0" w:space="0" w:color="auto"/>
        <w:bottom w:val="none" w:sz="0" w:space="0" w:color="auto"/>
        <w:right w:val="none" w:sz="0" w:space="0" w:color="auto"/>
      </w:divBdr>
    </w:div>
    <w:div w:id="1560744174">
      <w:bodyDiv w:val="1"/>
      <w:marLeft w:val="0"/>
      <w:marRight w:val="0"/>
      <w:marTop w:val="0"/>
      <w:marBottom w:val="0"/>
      <w:divBdr>
        <w:top w:val="none" w:sz="0" w:space="0" w:color="auto"/>
        <w:left w:val="none" w:sz="0" w:space="0" w:color="auto"/>
        <w:bottom w:val="none" w:sz="0" w:space="0" w:color="auto"/>
        <w:right w:val="none" w:sz="0" w:space="0" w:color="auto"/>
      </w:divBdr>
    </w:div>
    <w:div w:id="1562598347">
      <w:bodyDiv w:val="1"/>
      <w:marLeft w:val="0"/>
      <w:marRight w:val="0"/>
      <w:marTop w:val="0"/>
      <w:marBottom w:val="0"/>
      <w:divBdr>
        <w:top w:val="none" w:sz="0" w:space="0" w:color="auto"/>
        <w:left w:val="none" w:sz="0" w:space="0" w:color="auto"/>
        <w:bottom w:val="none" w:sz="0" w:space="0" w:color="auto"/>
        <w:right w:val="none" w:sz="0" w:space="0" w:color="auto"/>
      </w:divBdr>
    </w:div>
    <w:div w:id="1562909979">
      <w:bodyDiv w:val="1"/>
      <w:marLeft w:val="0"/>
      <w:marRight w:val="0"/>
      <w:marTop w:val="0"/>
      <w:marBottom w:val="0"/>
      <w:divBdr>
        <w:top w:val="none" w:sz="0" w:space="0" w:color="auto"/>
        <w:left w:val="none" w:sz="0" w:space="0" w:color="auto"/>
        <w:bottom w:val="none" w:sz="0" w:space="0" w:color="auto"/>
        <w:right w:val="none" w:sz="0" w:space="0" w:color="auto"/>
      </w:divBdr>
    </w:div>
    <w:div w:id="1563249091">
      <w:bodyDiv w:val="1"/>
      <w:marLeft w:val="0"/>
      <w:marRight w:val="0"/>
      <w:marTop w:val="0"/>
      <w:marBottom w:val="0"/>
      <w:divBdr>
        <w:top w:val="none" w:sz="0" w:space="0" w:color="auto"/>
        <w:left w:val="none" w:sz="0" w:space="0" w:color="auto"/>
        <w:bottom w:val="none" w:sz="0" w:space="0" w:color="auto"/>
        <w:right w:val="none" w:sz="0" w:space="0" w:color="auto"/>
      </w:divBdr>
    </w:div>
    <w:div w:id="1564636277">
      <w:bodyDiv w:val="1"/>
      <w:marLeft w:val="0"/>
      <w:marRight w:val="0"/>
      <w:marTop w:val="0"/>
      <w:marBottom w:val="0"/>
      <w:divBdr>
        <w:top w:val="none" w:sz="0" w:space="0" w:color="auto"/>
        <w:left w:val="none" w:sz="0" w:space="0" w:color="auto"/>
        <w:bottom w:val="none" w:sz="0" w:space="0" w:color="auto"/>
        <w:right w:val="none" w:sz="0" w:space="0" w:color="auto"/>
      </w:divBdr>
    </w:div>
    <w:div w:id="1564684229">
      <w:bodyDiv w:val="1"/>
      <w:marLeft w:val="0"/>
      <w:marRight w:val="0"/>
      <w:marTop w:val="0"/>
      <w:marBottom w:val="0"/>
      <w:divBdr>
        <w:top w:val="none" w:sz="0" w:space="0" w:color="auto"/>
        <w:left w:val="none" w:sz="0" w:space="0" w:color="auto"/>
        <w:bottom w:val="none" w:sz="0" w:space="0" w:color="auto"/>
        <w:right w:val="none" w:sz="0" w:space="0" w:color="auto"/>
      </w:divBdr>
    </w:div>
    <w:div w:id="1565096175">
      <w:bodyDiv w:val="1"/>
      <w:marLeft w:val="0"/>
      <w:marRight w:val="0"/>
      <w:marTop w:val="0"/>
      <w:marBottom w:val="0"/>
      <w:divBdr>
        <w:top w:val="none" w:sz="0" w:space="0" w:color="auto"/>
        <w:left w:val="none" w:sz="0" w:space="0" w:color="auto"/>
        <w:bottom w:val="none" w:sz="0" w:space="0" w:color="auto"/>
        <w:right w:val="none" w:sz="0" w:space="0" w:color="auto"/>
      </w:divBdr>
    </w:div>
    <w:div w:id="1566647599">
      <w:bodyDiv w:val="1"/>
      <w:marLeft w:val="0"/>
      <w:marRight w:val="0"/>
      <w:marTop w:val="0"/>
      <w:marBottom w:val="0"/>
      <w:divBdr>
        <w:top w:val="none" w:sz="0" w:space="0" w:color="auto"/>
        <w:left w:val="none" w:sz="0" w:space="0" w:color="auto"/>
        <w:bottom w:val="none" w:sz="0" w:space="0" w:color="auto"/>
        <w:right w:val="none" w:sz="0" w:space="0" w:color="auto"/>
      </w:divBdr>
    </w:div>
    <w:div w:id="1566909142">
      <w:bodyDiv w:val="1"/>
      <w:marLeft w:val="0"/>
      <w:marRight w:val="0"/>
      <w:marTop w:val="0"/>
      <w:marBottom w:val="0"/>
      <w:divBdr>
        <w:top w:val="none" w:sz="0" w:space="0" w:color="auto"/>
        <w:left w:val="none" w:sz="0" w:space="0" w:color="auto"/>
        <w:bottom w:val="none" w:sz="0" w:space="0" w:color="auto"/>
        <w:right w:val="none" w:sz="0" w:space="0" w:color="auto"/>
      </w:divBdr>
    </w:div>
    <w:div w:id="1566909589">
      <w:bodyDiv w:val="1"/>
      <w:marLeft w:val="0"/>
      <w:marRight w:val="0"/>
      <w:marTop w:val="0"/>
      <w:marBottom w:val="0"/>
      <w:divBdr>
        <w:top w:val="none" w:sz="0" w:space="0" w:color="auto"/>
        <w:left w:val="none" w:sz="0" w:space="0" w:color="auto"/>
        <w:bottom w:val="none" w:sz="0" w:space="0" w:color="auto"/>
        <w:right w:val="none" w:sz="0" w:space="0" w:color="auto"/>
      </w:divBdr>
    </w:div>
    <w:div w:id="1566989996">
      <w:bodyDiv w:val="1"/>
      <w:marLeft w:val="0"/>
      <w:marRight w:val="0"/>
      <w:marTop w:val="0"/>
      <w:marBottom w:val="0"/>
      <w:divBdr>
        <w:top w:val="none" w:sz="0" w:space="0" w:color="auto"/>
        <w:left w:val="none" w:sz="0" w:space="0" w:color="auto"/>
        <w:bottom w:val="none" w:sz="0" w:space="0" w:color="auto"/>
        <w:right w:val="none" w:sz="0" w:space="0" w:color="auto"/>
      </w:divBdr>
    </w:div>
    <w:div w:id="1568419412">
      <w:bodyDiv w:val="1"/>
      <w:marLeft w:val="0"/>
      <w:marRight w:val="0"/>
      <w:marTop w:val="0"/>
      <w:marBottom w:val="0"/>
      <w:divBdr>
        <w:top w:val="none" w:sz="0" w:space="0" w:color="auto"/>
        <w:left w:val="none" w:sz="0" w:space="0" w:color="auto"/>
        <w:bottom w:val="none" w:sz="0" w:space="0" w:color="auto"/>
        <w:right w:val="none" w:sz="0" w:space="0" w:color="auto"/>
      </w:divBdr>
    </w:div>
    <w:div w:id="1568609865">
      <w:bodyDiv w:val="1"/>
      <w:marLeft w:val="0"/>
      <w:marRight w:val="0"/>
      <w:marTop w:val="0"/>
      <w:marBottom w:val="0"/>
      <w:divBdr>
        <w:top w:val="none" w:sz="0" w:space="0" w:color="auto"/>
        <w:left w:val="none" w:sz="0" w:space="0" w:color="auto"/>
        <w:bottom w:val="none" w:sz="0" w:space="0" w:color="auto"/>
        <w:right w:val="none" w:sz="0" w:space="0" w:color="auto"/>
      </w:divBdr>
    </w:div>
    <w:div w:id="1568956213">
      <w:bodyDiv w:val="1"/>
      <w:marLeft w:val="0"/>
      <w:marRight w:val="0"/>
      <w:marTop w:val="0"/>
      <w:marBottom w:val="0"/>
      <w:divBdr>
        <w:top w:val="none" w:sz="0" w:space="0" w:color="auto"/>
        <w:left w:val="none" w:sz="0" w:space="0" w:color="auto"/>
        <w:bottom w:val="none" w:sz="0" w:space="0" w:color="auto"/>
        <w:right w:val="none" w:sz="0" w:space="0" w:color="auto"/>
      </w:divBdr>
    </w:div>
    <w:div w:id="1569077948">
      <w:bodyDiv w:val="1"/>
      <w:marLeft w:val="0"/>
      <w:marRight w:val="0"/>
      <w:marTop w:val="0"/>
      <w:marBottom w:val="0"/>
      <w:divBdr>
        <w:top w:val="none" w:sz="0" w:space="0" w:color="auto"/>
        <w:left w:val="none" w:sz="0" w:space="0" w:color="auto"/>
        <w:bottom w:val="none" w:sz="0" w:space="0" w:color="auto"/>
        <w:right w:val="none" w:sz="0" w:space="0" w:color="auto"/>
      </w:divBdr>
    </w:div>
    <w:div w:id="1570266847">
      <w:bodyDiv w:val="1"/>
      <w:marLeft w:val="0"/>
      <w:marRight w:val="0"/>
      <w:marTop w:val="0"/>
      <w:marBottom w:val="0"/>
      <w:divBdr>
        <w:top w:val="none" w:sz="0" w:space="0" w:color="auto"/>
        <w:left w:val="none" w:sz="0" w:space="0" w:color="auto"/>
        <w:bottom w:val="none" w:sz="0" w:space="0" w:color="auto"/>
        <w:right w:val="none" w:sz="0" w:space="0" w:color="auto"/>
      </w:divBdr>
    </w:div>
    <w:div w:id="1570382431">
      <w:bodyDiv w:val="1"/>
      <w:marLeft w:val="0"/>
      <w:marRight w:val="0"/>
      <w:marTop w:val="0"/>
      <w:marBottom w:val="0"/>
      <w:divBdr>
        <w:top w:val="none" w:sz="0" w:space="0" w:color="auto"/>
        <w:left w:val="none" w:sz="0" w:space="0" w:color="auto"/>
        <w:bottom w:val="none" w:sz="0" w:space="0" w:color="auto"/>
        <w:right w:val="none" w:sz="0" w:space="0" w:color="auto"/>
      </w:divBdr>
    </w:div>
    <w:div w:id="1570774738">
      <w:bodyDiv w:val="1"/>
      <w:marLeft w:val="0"/>
      <w:marRight w:val="0"/>
      <w:marTop w:val="0"/>
      <w:marBottom w:val="0"/>
      <w:divBdr>
        <w:top w:val="none" w:sz="0" w:space="0" w:color="auto"/>
        <w:left w:val="none" w:sz="0" w:space="0" w:color="auto"/>
        <w:bottom w:val="none" w:sz="0" w:space="0" w:color="auto"/>
        <w:right w:val="none" w:sz="0" w:space="0" w:color="auto"/>
      </w:divBdr>
    </w:div>
    <w:div w:id="1571575334">
      <w:bodyDiv w:val="1"/>
      <w:marLeft w:val="0"/>
      <w:marRight w:val="0"/>
      <w:marTop w:val="0"/>
      <w:marBottom w:val="0"/>
      <w:divBdr>
        <w:top w:val="none" w:sz="0" w:space="0" w:color="auto"/>
        <w:left w:val="none" w:sz="0" w:space="0" w:color="auto"/>
        <w:bottom w:val="none" w:sz="0" w:space="0" w:color="auto"/>
        <w:right w:val="none" w:sz="0" w:space="0" w:color="auto"/>
      </w:divBdr>
    </w:div>
    <w:div w:id="1571575895">
      <w:bodyDiv w:val="1"/>
      <w:marLeft w:val="0"/>
      <w:marRight w:val="0"/>
      <w:marTop w:val="0"/>
      <w:marBottom w:val="0"/>
      <w:divBdr>
        <w:top w:val="none" w:sz="0" w:space="0" w:color="auto"/>
        <w:left w:val="none" w:sz="0" w:space="0" w:color="auto"/>
        <w:bottom w:val="none" w:sz="0" w:space="0" w:color="auto"/>
        <w:right w:val="none" w:sz="0" w:space="0" w:color="auto"/>
      </w:divBdr>
    </w:div>
    <w:div w:id="1573078808">
      <w:bodyDiv w:val="1"/>
      <w:marLeft w:val="0"/>
      <w:marRight w:val="0"/>
      <w:marTop w:val="0"/>
      <w:marBottom w:val="0"/>
      <w:divBdr>
        <w:top w:val="none" w:sz="0" w:space="0" w:color="auto"/>
        <w:left w:val="none" w:sz="0" w:space="0" w:color="auto"/>
        <w:bottom w:val="none" w:sz="0" w:space="0" w:color="auto"/>
        <w:right w:val="none" w:sz="0" w:space="0" w:color="auto"/>
      </w:divBdr>
    </w:div>
    <w:div w:id="1573157931">
      <w:bodyDiv w:val="1"/>
      <w:marLeft w:val="0"/>
      <w:marRight w:val="0"/>
      <w:marTop w:val="0"/>
      <w:marBottom w:val="0"/>
      <w:divBdr>
        <w:top w:val="none" w:sz="0" w:space="0" w:color="auto"/>
        <w:left w:val="none" w:sz="0" w:space="0" w:color="auto"/>
        <w:bottom w:val="none" w:sz="0" w:space="0" w:color="auto"/>
        <w:right w:val="none" w:sz="0" w:space="0" w:color="auto"/>
      </w:divBdr>
    </w:div>
    <w:div w:id="1573271601">
      <w:bodyDiv w:val="1"/>
      <w:marLeft w:val="0"/>
      <w:marRight w:val="0"/>
      <w:marTop w:val="0"/>
      <w:marBottom w:val="0"/>
      <w:divBdr>
        <w:top w:val="none" w:sz="0" w:space="0" w:color="auto"/>
        <w:left w:val="none" w:sz="0" w:space="0" w:color="auto"/>
        <w:bottom w:val="none" w:sz="0" w:space="0" w:color="auto"/>
        <w:right w:val="none" w:sz="0" w:space="0" w:color="auto"/>
      </w:divBdr>
    </w:div>
    <w:div w:id="1574703357">
      <w:bodyDiv w:val="1"/>
      <w:marLeft w:val="0"/>
      <w:marRight w:val="0"/>
      <w:marTop w:val="0"/>
      <w:marBottom w:val="0"/>
      <w:divBdr>
        <w:top w:val="none" w:sz="0" w:space="0" w:color="auto"/>
        <w:left w:val="none" w:sz="0" w:space="0" w:color="auto"/>
        <w:bottom w:val="none" w:sz="0" w:space="0" w:color="auto"/>
        <w:right w:val="none" w:sz="0" w:space="0" w:color="auto"/>
      </w:divBdr>
    </w:div>
    <w:div w:id="1574923578">
      <w:bodyDiv w:val="1"/>
      <w:marLeft w:val="0"/>
      <w:marRight w:val="0"/>
      <w:marTop w:val="0"/>
      <w:marBottom w:val="0"/>
      <w:divBdr>
        <w:top w:val="none" w:sz="0" w:space="0" w:color="auto"/>
        <w:left w:val="none" w:sz="0" w:space="0" w:color="auto"/>
        <w:bottom w:val="none" w:sz="0" w:space="0" w:color="auto"/>
        <w:right w:val="none" w:sz="0" w:space="0" w:color="auto"/>
      </w:divBdr>
    </w:div>
    <w:div w:id="1575630065">
      <w:bodyDiv w:val="1"/>
      <w:marLeft w:val="0"/>
      <w:marRight w:val="0"/>
      <w:marTop w:val="0"/>
      <w:marBottom w:val="0"/>
      <w:divBdr>
        <w:top w:val="none" w:sz="0" w:space="0" w:color="auto"/>
        <w:left w:val="none" w:sz="0" w:space="0" w:color="auto"/>
        <w:bottom w:val="none" w:sz="0" w:space="0" w:color="auto"/>
        <w:right w:val="none" w:sz="0" w:space="0" w:color="auto"/>
      </w:divBdr>
    </w:div>
    <w:div w:id="1575820538">
      <w:bodyDiv w:val="1"/>
      <w:marLeft w:val="0"/>
      <w:marRight w:val="0"/>
      <w:marTop w:val="0"/>
      <w:marBottom w:val="0"/>
      <w:divBdr>
        <w:top w:val="none" w:sz="0" w:space="0" w:color="auto"/>
        <w:left w:val="none" w:sz="0" w:space="0" w:color="auto"/>
        <w:bottom w:val="none" w:sz="0" w:space="0" w:color="auto"/>
        <w:right w:val="none" w:sz="0" w:space="0" w:color="auto"/>
      </w:divBdr>
    </w:div>
    <w:div w:id="1576161490">
      <w:bodyDiv w:val="1"/>
      <w:marLeft w:val="0"/>
      <w:marRight w:val="0"/>
      <w:marTop w:val="0"/>
      <w:marBottom w:val="0"/>
      <w:divBdr>
        <w:top w:val="none" w:sz="0" w:space="0" w:color="auto"/>
        <w:left w:val="none" w:sz="0" w:space="0" w:color="auto"/>
        <w:bottom w:val="none" w:sz="0" w:space="0" w:color="auto"/>
        <w:right w:val="none" w:sz="0" w:space="0" w:color="auto"/>
      </w:divBdr>
    </w:div>
    <w:div w:id="1576359584">
      <w:bodyDiv w:val="1"/>
      <w:marLeft w:val="0"/>
      <w:marRight w:val="0"/>
      <w:marTop w:val="0"/>
      <w:marBottom w:val="0"/>
      <w:divBdr>
        <w:top w:val="none" w:sz="0" w:space="0" w:color="auto"/>
        <w:left w:val="none" w:sz="0" w:space="0" w:color="auto"/>
        <w:bottom w:val="none" w:sz="0" w:space="0" w:color="auto"/>
        <w:right w:val="none" w:sz="0" w:space="0" w:color="auto"/>
      </w:divBdr>
    </w:div>
    <w:div w:id="1577402832">
      <w:bodyDiv w:val="1"/>
      <w:marLeft w:val="0"/>
      <w:marRight w:val="0"/>
      <w:marTop w:val="0"/>
      <w:marBottom w:val="0"/>
      <w:divBdr>
        <w:top w:val="none" w:sz="0" w:space="0" w:color="auto"/>
        <w:left w:val="none" w:sz="0" w:space="0" w:color="auto"/>
        <w:bottom w:val="none" w:sz="0" w:space="0" w:color="auto"/>
        <w:right w:val="none" w:sz="0" w:space="0" w:color="auto"/>
      </w:divBdr>
    </w:div>
    <w:div w:id="1577548934">
      <w:bodyDiv w:val="1"/>
      <w:marLeft w:val="0"/>
      <w:marRight w:val="0"/>
      <w:marTop w:val="0"/>
      <w:marBottom w:val="0"/>
      <w:divBdr>
        <w:top w:val="none" w:sz="0" w:space="0" w:color="auto"/>
        <w:left w:val="none" w:sz="0" w:space="0" w:color="auto"/>
        <w:bottom w:val="none" w:sz="0" w:space="0" w:color="auto"/>
        <w:right w:val="none" w:sz="0" w:space="0" w:color="auto"/>
      </w:divBdr>
    </w:div>
    <w:div w:id="1578054055">
      <w:bodyDiv w:val="1"/>
      <w:marLeft w:val="0"/>
      <w:marRight w:val="0"/>
      <w:marTop w:val="0"/>
      <w:marBottom w:val="0"/>
      <w:divBdr>
        <w:top w:val="none" w:sz="0" w:space="0" w:color="auto"/>
        <w:left w:val="none" w:sz="0" w:space="0" w:color="auto"/>
        <w:bottom w:val="none" w:sz="0" w:space="0" w:color="auto"/>
        <w:right w:val="none" w:sz="0" w:space="0" w:color="auto"/>
      </w:divBdr>
    </w:div>
    <w:div w:id="1578325890">
      <w:bodyDiv w:val="1"/>
      <w:marLeft w:val="0"/>
      <w:marRight w:val="0"/>
      <w:marTop w:val="0"/>
      <w:marBottom w:val="0"/>
      <w:divBdr>
        <w:top w:val="none" w:sz="0" w:space="0" w:color="auto"/>
        <w:left w:val="none" w:sz="0" w:space="0" w:color="auto"/>
        <w:bottom w:val="none" w:sz="0" w:space="0" w:color="auto"/>
        <w:right w:val="none" w:sz="0" w:space="0" w:color="auto"/>
      </w:divBdr>
    </w:div>
    <w:div w:id="1580019720">
      <w:bodyDiv w:val="1"/>
      <w:marLeft w:val="0"/>
      <w:marRight w:val="0"/>
      <w:marTop w:val="0"/>
      <w:marBottom w:val="0"/>
      <w:divBdr>
        <w:top w:val="none" w:sz="0" w:space="0" w:color="auto"/>
        <w:left w:val="none" w:sz="0" w:space="0" w:color="auto"/>
        <w:bottom w:val="none" w:sz="0" w:space="0" w:color="auto"/>
        <w:right w:val="none" w:sz="0" w:space="0" w:color="auto"/>
      </w:divBdr>
    </w:div>
    <w:div w:id="1580213668">
      <w:bodyDiv w:val="1"/>
      <w:marLeft w:val="0"/>
      <w:marRight w:val="0"/>
      <w:marTop w:val="0"/>
      <w:marBottom w:val="0"/>
      <w:divBdr>
        <w:top w:val="none" w:sz="0" w:space="0" w:color="auto"/>
        <w:left w:val="none" w:sz="0" w:space="0" w:color="auto"/>
        <w:bottom w:val="none" w:sz="0" w:space="0" w:color="auto"/>
        <w:right w:val="none" w:sz="0" w:space="0" w:color="auto"/>
      </w:divBdr>
    </w:div>
    <w:div w:id="1580291566">
      <w:bodyDiv w:val="1"/>
      <w:marLeft w:val="0"/>
      <w:marRight w:val="0"/>
      <w:marTop w:val="0"/>
      <w:marBottom w:val="0"/>
      <w:divBdr>
        <w:top w:val="none" w:sz="0" w:space="0" w:color="auto"/>
        <w:left w:val="none" w:sz="0" w:space="0" w:color="auto"/>
        <w:bottom w:val="none" w:sz="0" w:space="0" w:color="auto"/>
        <w:right w:val="none" w:sz="0" w:space="0" w:color="auto"/>
      </w:divBdr>
    </w:div>
    <w:div w:id="1582059131">
      <w:bodyDiv w:val="1"/>
      <w:marLeft w:val="0"/>
      <w:marRight w:val="0"/>
      <w:marTop w:val="0"/>
      <w:marBottom w:val="0"/>
      <w:divBdr>
        <w:top w:val="none" w:sz="0" w:space="0" w:color="auto"/>
        <w:left w:val="none" w:sz="0" w:space="0" w:color="auto"/>
        <w:bottom w:val="none" w:sz="0" w:space="0" w:color="auto"/>
        <w:right w:val="none" w:sz="0" w:space="0" w:color="auto"/>
      </w:divBdr>
    </w:div>
    <w:div w:id="1582059417">
      <w:bodyDiv w:val="1"/>
      <w:marLeft w:val="0"/>
      <w:marRight w:val="0"/>
      <w:marTop w:val="0"/>
      <w:marBottom w:val="0"/>
      <w:divBdr>
        <w:top w:val="none" w:sz="0" w:space="0" w:color="auto"/>
        <w:left w:val="none" w:sz="0" w:space="0" w:color="auto"/>
        <w:bottom w:val="none" w:sz="0" w:space="0" w:color="auto"/>
        <w:right w:val="none" w:sz="0" w:space="0" w:color="auto"/>
      </w:divBdr>
    </w:div>
    <w:div w:id="1582450952">
      <w:bodyDiv w:val="1"/>
      <w:marLeft w:val="0"/>
      <w:marRight w:val="0"/>
      <w:marTop w:val="0"/>
      <w:marBottom w:val="0"/>
      <w:divBdr>
        <w:top w:val="none" w:sz="0" w:space="0" w:color="auto"/>
        <w:left w:val="none" w:sz="0" w:space="0" w:color="auto"/>
        <w:bottom w:val="none" w:sz="0" w:space="0" w:color="auto"/>
        <w:right w:val="none" w:sz="0" w:space="0" w:color="auto"/>
      </w:divBdr>
    </w:div>
    <w:div w:id="1584411492">
      <w:bodyDiv w:val="1"/>
      <w:marLeft w:val="0"/>
      <w:marRight w:val="0"/>
      <w:marTop w:val="0"/>
      <w:marBottom w:val="0"/>
      <w:divBdr>
        <w:top w:val="none" w:sz="0" w:space="0" w:color="auto"/>
        <w:left w:val="none" w:sz="0" w:space="0" w:color="auto"/>
        <w:bottom w:val="none" w:sz="0" w:space="0" w:color="auto"/>
        <w:right w:val="none" w:sz="0" w:space="0" w:color="auto"/>
      </w:divBdr>
    </w:div>
    <w:div w:id="1584486832">
      <w:bodyDiv w:val="1"/>
      <w:marLeft w:val="0"/>
      <w:marRight w:val="0"/>
      <w:marTop w:val="0"/>
      <w:marBottom w:val="0"/>
      <w:divBdr>
        <w:top w:val="none" w:sz="0" w:space="0" w:color="auto"/>
        <w:left w:val="none" w:sz="0" w:space="0" w:color="auto"/>
        <w:bottom w:val="none" w:sz="0" w:space="0" w:color="auto"/>
        <w:right w:val="none" w:sz="0" w:space="0" w:color="auto"/>
      </w:divBdr>
    </w:div>
    <w:div w:id="1584683347">
      <w:bodyDiv w:val="1"/>
      <w:marLeft w:val="0"/>
      <w:marRight w:val="0"/>
      <w:marTop w:val="0"/>
      <w:marBottom w:val="0"/>
      <w:divBdr>
        <w:top w:val="none" w:sz="0" w:space="0" w:color="auto"/>
        <w:left w:val="none" w:sz="0" w:space="0" w:color="auto"/>
        <w:bottom w:val="none" w:sz="0" w:space="0" w:color="auto"/>
        <w:right w:val="none" w:sz="0" w:space="0" w:color="auto"/>
      </w:divBdr>
    </w:div>
    <w:div w:id="1584870922">
      <w:bodyDiv w:val="1"/>
      <w:marLeft w:val="0"/>
      <w:marRight w:val="0"/>
      <w:marTop w:val="0"/>
      <w:marBottom w:val="0"/>
      <w:divBdr>
        <w:top w:val="none" w:sz="0" w:space="0" w:color="auto"/>
        <w:left w:val="none" w:sz="0" w:space="0" w:color="auto"/>
        <w:bottom w:val="none" w:sz="0" w:space="0" w:color="auto"/>
        <w:right w:val="none" w:sz="0" w:space="0" w:color="auto"/>
      </w:divBdr>
    </w:div>
    <w:div w:id="1586642940">
      <w:bodyDiv w:val="1"/>
      <w:marLeft w:val="0"/>
      <w:marRight w:val="0"/>
      <w:marTop w:val="0"/>
      <w:marBottom w:val="0"/>
      <w:divBdr>
        <w:top w:val="none" w:sz="0" w:space="0" w:color="auto"/>
        <w:left w:val="none" w:sz="0" w:space="0" w:color="auto"/>
        <w:bottom w:val="none" w:sz="0" w:space="0" w:color="auto"/>
        <w:right w:val="none" w:sz="0" w:space="0" w:color="auto"/>
      </w:divBdr>
    </w:div>
    <w:div w:id="1586986771">
      <w:bodyDiv w:val="1"/>
      <w:marLeft w:val="0"/>
      <w:marRight w:val="0"/>
      <w:marTop w:val="0"/>
      <w:marBottom w:val="0"/>
      <w:divBdr>
        <w:top w:val="none" w:sz="0" w:space="0" w:color="auto"/>
        <w:left w:val="none" w:sz="0" w:space="0" w:color="auto"/>
        <w:bottom w:val="none" w:sz="0" w:space="0" w:color="auto"/>
        <w:right w:val="none" w:sz="0" w:space="0" w:color="auto"/>
      </w:divBdr>
    </w:div>
    <w:div w:id="1589269599">
      <w:bodyDiv w:val="1"/>
      <w:marLeft w:val="0"/>
      <w:marRight w:val="0"/>
      <w:marTop w:val="0"/>
      <w:marBottom w:val="0"/>
      <w:divBdr>
        <w:top w:val="none" w:sz="0" w:space="0" w:color="auto"/>
        <w:left w:val="none" w:sz="0" w:space="0" w:color="auto"/>
        <w:bottom w:val="none" w:sz="0" w:space="0" w:color="auto"/>
        <w:right w:val="none" w:sz="0" w:space="0" w:color="auto"/>
      </w:divBdr>
    </w:div>
    <w:div w:id="1589386046">
      <w:bodyDiv w:val="1"/>
      <w:marLeft w:val="0"/>
      <w:marRight w:val="0"/>
      <w:marTop w:val="0"/>
      <w:marBottom w:val="0"/>
      <w:divBdr>
        <w:top w:val="none" w:sz="0" w:space="0" w:color="auto"/>
        <w:left w:val="none" w:sz="0" w:space="0" w:color="auto"/>
        <w:bottom w:val="none" w:sz="0" w:space="0" w:color="auto"/>
        <w:right w:val="none" w:sz="0" w:space="0" w:color="auto"/>
      </w:divBdr>
    </w:div>
    <w:div w:id="1589728311">
      <w:bodyDiv w:val="1"/>
      <w:marLeft w:val="0"/>
      <w:marRight w:val="0"/>
      <w:marTop w:val="0"/>
      <w:marBottom w:val="0"/>
      <w:divBdr>
        <w:top w:val="none" w:sz="0" w:space="0" w:color="auto"/>
        <w:left w:val="none" w:sz="0" w:space="0" w:color="auto"/>
        <w:bottom w:val="none" w:sz="0" w:space="0" w:color="auto"/>
        <w:right w:val="none" w:sz="0" w:space="0" w:color="auto"/>
      </w:divBdr>
    </w:div>
    <w:div w:id="1590968630">
      <w:bodyDiv w:val="1"/>
      <w:marLeft w:val="0"/>
      <w:marRight w:val="0"/>
      <w:marTop w:val="0"/>
      <w:marBottom w:val="0"/>
      <w:divBdr>
        <w:top w:val="none" w:sz="0" w:space="0" w:color="auto"/>
        <w:left w:val="none" w:sz="0" w:space="0" w:color="auto"/>
        <w:bottom w:val="none" w:sz="0" w:space="0" w:color="auto"/>
        <w:right w:val="none" w:sz="0" w:space="0" w:color="auto"/>
      </w:divBdr>
    </w:div>
    <w:div w:id="1591083191">
      <w:bodyDiv w:val="1"/>
      <w:marLeft w:val="0"/>
      <w:marRight w:val="0"/>
      <w:marTop w:val="0"/>
      <w:marBottom w:val="0"/>
      <w:divBdr>
        <w:top w:val="none" w:sz="0" w:space="0" w:color="auto"/>
        <w:left w:val="none" w:sz="0" w:space="0" w:color="auto"/>
        <w:bottom w:val="none" w:sz="0" w:space="0" w:color="auto"/>
        <w:right w:val="none" w:sz="0" w:space="0" w:color="auto"/>
      </w:divBdr>
    </w:div>
    <w:div w:id="1591504046">
      <w:bodyDiv w:val="1"/>
      <w:marLeft w:val="0"/>
      <w:marRight w:val="0"/>
      <w:marTop w:val="0"/>
      <w:marBottom w:val="0"/>
      <w:divBdr>
        <w:top w:val="none" w:sz="0" w:space="0" w:color="auto"/>
        <w:left w:val="none" w:sz="0" w:space="0" w:color="auto"/>
        <w:bottom w:val="none" w:sz="0" w:space="0" w:color="auto"/>
        <w:right w:val="none" w:sz="0" w:space="0" w:color="auto"/>
      </w:divBdr>
    </w:div>
    <w:div w:id="1591550026">
      <w:bodyDiv w:val="1"/>
      <w:marLeft w:val="0"/>
      <w:marRight w:val="0"/>
      <w:marTop w:val="0"/>
      <w:marBottom w:val="0"/>
      <w:divBdr>
        <w:top w:val="none" w:sz="0" w:space="0" w:color="auto"/>
        <w:left w:val="none" w:sz="0" w:space="0" w:color="auto"/>
        <w:bottom w:val="none" w:sz="0" w:space="0" w:color="auto"/>
        <w:right w:val="none" w:sz="0" w:space="0" w:color="auto"/>
      </w:divBdr>
    </w:div>
    <w:div w:id="1592003905">
      <w:bodyDiv w:val="1"/>
      <w:marLeft w:val="0"/>
      <w:marRight w:val="0"/>
      <w:marTop w:val="0"/>
      <w:marBottom w:val="0"/>
      <w:divBdr>
        <w:top w:val="none" w:sz="0" w:space="0" w:color="auto"/>
        <w:left w:val="none" w:sz="0" w:space="0" w:color="auto"/>
        <w:bottom w:val="none" w:sz="0" w:space="0" w:color="auto"/>
        <w:right w:val="none" w:sz="0" w:space="0" w:color="auto"/>
      </w:divBdr>
    </w:div>
    <w:div w:id="1592157033">
      <w:bodyDiv w:val="1"/>
      <w:marLeft w:val="0"/>
      <w:marRight w:val="0"/>
      <w:marTop w:val="0"/>
      <w:marBottom w:val="0"/>
      <w:divBdr>
        <w:top w:val="none" w:sz="0" w:space="0" w:color="auto"/>
        <w:left w:val="none" w:sz="0" w:space="0" w:color="auto"/>
        <w:bottom w:val="none" w:sz="0" w:space="0" w:color="auto"/>
        <w:right w:val="none" w:sz="0" w:space="0" w:color="auto"/>
      </w:divBdr>
    </w:div>
    <w:div w:id="1592932689">
      <w:bodyDiv w:val="1"/>
      <w:marLeft w:val="0"/>
      <w:marRight w:val="0"/>
      <w:marTop w:val="0"/>
      <w:marBottom w:val="0"/>
      <w:divBdr>
        <w:top w:val="none" w:sz="0" w:space="0" w:color="auto"/>
        <w:left w:val="none" w:sz="0" w:space="0" w:color="auto"/>
        <w:bottom w:val="none" w:sz="0" w:space="0" w:color="auto"/>
        <w:right w:val="none" w:sz="0" w:space="0" w:color="auto"/>
      </w:divBdr>
    </w:div>
    <w:div w:id="1593318128">
      <w:bodyDiv w:val="1"/>
      <w:marLeft w:val="0"/>
      <w:marRight w:val="0"/>
      <w:marTop w:val="0"/>
      <w:marBottom w:val="0"/>
      <w:divBdr>
        <w:top w:val="none" w:sz="0" w:space="0" w:color="auto"/>
        <w:left w:val="none" w:sz="0" w:space="0" w:color="auto"/>
        <w:bottom w:val="none" w:sz="0" w:space="0" w:color="auto"/>
        <w:right w:val="none" w:sz="0" w:space="0" w:color="auto"/>
      </w:divBdr>
    </w:div>
    <w:div w:id="1594313767">
      <w:bodyDiv w:val="1"/>
      <w:marLeft w:val="0"/>
      <w:marRight w:val="0"/>
      <w:marTop w:val="0"/>
      <w:marBottom w:val="0"/>
      <w:divBdr>
        <w:top w:val="none" w:sz="0" w:space="0" w:color="auto"/>
        <w:left w:val="none" w:sz="0" w:space="0" w:color="auto"/>
        <w:bottom w:val="none" w:sz="0" w:space="0" w:color="auto"/>
        <w:right w:val="none" w:sz="0" w:space="0" w:color="auto"/>
      </w:divBdr>
    </w:div>
    <w:div w:id="1595358046">
      <w:bodyDiv w:val="1"/>
      <w:marLeft w:val="0"/>
      <w:marRight w:val="0"/>
      <w:marTop w:val="0"/>
      <w:marBottom w:val="0"/>
      <w:divBdr>
        <w:top w:val="none" w:sz="0" w:space="0" w:color="auto"/>
        <w:left w:val="none" w:sz="0" w:space="0" w:color="auto"/>
        <w:bottom w:val="none" w:sz="0" w:space="0" w:color="auto"/>
        <w:right w:val="none" w:sz="0" w:space="0" w:color="auto"/>
      </w:divBdr>
    </w:div>
    <w:div w:id="1595435019">
      <w:bodyDiv w:val="1"/>
      <w:marLeft w:val="0"/>
      <w:marRight w:val="0"/>
      <w:marTop w:val="0"/>
      <w:marBottom w:val="0"/>
      <w:divBdr>
        <w:top w:val="none" w:sz="0" w:space="0" w:color="auto"/>
        <w:left w:val="none" w:sz="0" w:space="0" w:color="auto"/>
        <w:bottom w:val="none" w:sz="0" w:space="0" w:color="auto"/>
        <w:right w:val="none" w:sz="0" w:space="0" w:color="auto"/>
      </w:divBdr>
    </w:div>
    <w:div w:id="1596161174">
      <w:bodyDiv w:val="1"/>
      <w:marLeft w:val="0"/>
      <w:marRight w:val="0"/>
      <w:marTop w:val="0"/>
      <w:marBottom w:val="0"/>
      <w:divBdr>
        <w:top w:val="none" w:sz="0" w:space="0" w:color="auto"/>
        <w:left w:val="none" w:sz="0" w:space="0" w:color="auto"/>
        <w:bottom w:val="none" w:sz="0" w:space="0" w:color="auto"/>
        <w:right w:val="none" w:sz="0" w:space="0" w:color="auto"/>
      </w:divBdr>
    </w:div>
    <w:div w:id="1596287206">
      <w:bodyDiv w:val="1"/>
      <w:marLeft w:val="0"/>
      <w:marRight w:val="0"/>
      <w:marTop w:val="0"/>
      <w:marBottom w:val="0"/>
      <w:divBdr>
        <w:top w:val="none" w:sz="0" w:space="0" w:color="auto"/>
        <w:left w:val="none" w:sz="0" w:space="0" w:color="auto"/>
        <w:bottom w:val="none" w:sz="0" w:space="0" w:color="auto"/>
        <w:right w:val="none" w:sz="0" w:space="0" w:color="auto"/>
      </w:divBdr>
    </w:div>
    <w:div w:id="1596863109">
      <w:bodyDiv w:val="1"/>
      <w:marLeft w:val="0"/>
      <w:marRight w:val="0"/>
      <w:marTop w:val="0"/>
      <w:marBottom w:val="0"/>
      <w:divBdr>
        <w:top w:val="none" w:sz="0" w:space="0" w:color="auto"/>
        <w:left w:val="none" w:sz="0" w:space="0" w:color="auto"/>
        <w:bottom w:val="none" w:sz="0" w:space="0" w:color="auto"/>
        <w:right w:val="none" w:sz="0" w:space="0" w:color="auto"/>
      </w:divBdr>
    </w:div>
    <w:div w:id="1597134546">
      <w:bodyDiv w:val="1"/>
      <w:marLeft w:val="0"/>
      <w:marRight w:val="0"/>
      <w:marTop w:val="0"/>
      <w:marBottom w:val="0"/>
      <w:divBdr>
        <w:top w:val="none" w:sz="0" w:space="0" w:color="auto"/>
        <w:left w:val="none" w:sz="0" w:space="0" w:color="auto"/>
        <w:bottom w:val="none" w:sz="0" w:space="0" w:color="auto"/>
        <w:right w:val="none" w:sz="0" w:space="0" w:color="auto"/>
      </w:divBdr>
    </w:div>
    <w:div w:id="1597790159">
      <w:bodyDiv w:val="1"/>
      <w:marLeft w:val="0"/>
      <w:marRight w:val="0"/>
      <w:marTop w:val="0"/>
      <w:marBottom w:val="0"/>
      <w:divBdr>
        <w:top w:val="none" w:sz="0" w:space="0" w:color="auto"/>
        <w:left w:val="none" w:sz="0" w:space="0" w:color="auto"/>
        <w:bottom w:val="none" w:sz="0" w:space="0" w:color="auto"/>
        <w:right w:val="none" w:sz="0" w:space="0" w:color="auto"/>
      </w:divBdr>
    </w:div>
    <w:div w:id="1597977482">
      <w:bodyDiv w:val="1"/>
      <w:marLeft w:val="0"/>
      <w:marRight w:val="0"/>
      <w:marTop w:val="0"/>
      <w:marBottom w:val="0"/>
      <w:divBdr>
        <w:top w:val="none" w:sz="0" w:space="0" w:color="auto"/>
        <w:left w:val="none" w:sz="0" w:space="0" w:color="auto"/>
        <w:bottom w:val="none" w:sz="0" w:space="0" w:color="auto"/>
        <w:right w:val="none" w:sz="0" w:space="0" w:color="auto"/>
      </w:divBdr>
    </w:div>
    <w:div w:id="1598060025">
      <w:bodyDiv w:val="1"/>
      <w:marLeft w:val="0"/>
      <w:marRight w:val="0"/>
      <w:marTop w:val="0"/>
      <w:marBottom w:val="0"/>
      <w:divBdr>
        <w:top w:val="none" w:sz="0" w:space="0" w:color="auto"/>
        <w:left w:val="none" w:sz="0" w:space="0" w:color="auto"/>
        <w:bottom w:val="none" w:sz="0" w:space="0" w:color="auto"/>
        <w:right w:val="none" w:sz="0" w:space="0" w:color="auto"/>
      </w:divBdr>
    </w:div>
    <w:div w:id="1598248498">
      <w:bodyDiv w:val="1"/>
      <w:marLeft w:val="0"/>
      <w:marRight w:val="0"/>
      <w:marTop w:val="0"/>
      <w:marBottom w:val="0"/>
      <w:divBdr>
        <w:top w:val="none" w:sz="0" w:space="0" w:color="auto"/>
        <w:left w:val="none" w:sz="0" w:space="0" w:color="auto"/>
        <w:bottom w:val="none" w:sz="0" w:space="0" w:color="auto"/>
        <w:right w:val="none" w:sz="0" w:space="0" w:color="auto"/>
      </w:divBdr>
    </w:div>
    <w:div w:id="1598950921">
      <w:bodyDiv w:val="1"/>
      <w:marLeft w:val="0"/>
      <w:marRight w:val="0"/>
      <w:marTop w:val="0"/>
      <w:marBottom w:val="0"/>
      <w:divBdr>
        <w:top w:val="none" w:sz="0" w:space="0" w:color="auto"/>
        <w:left w:val="none" w:sz="0" w:space="0" w:color="auto"/>
        <w:bottom w:val="none" w:sz="0" w:space="0" w:color="auto"/>
        <w:right w:val="none" w:sz="0" w:space="0" w:color="auto"/>
      </w:divBdr>
    </w:div>
    <w:div w:id="1599630577">
      <w:bodyDiv w:val="1"/>
      <w:marLeft w:val="0"/>
      <w:marRight w:val="0"/>
      <w:marTop w:val="0"/>
      <w:marBottom w:val="0"/>
      <w:divBdr>
        <w:top w:val="none" w:sz="0" w:space="0" w:color="auto"/>
        <w:left w:val="none" w:sz="0" w:space="0" w:color="auto"/>
        <w:bottom w:val="none" w:sz="0" w:space="0" w:color="auto"/>
        <w:right w:val="none" w:sz="0" w:space="0" w:color="auto"/>
      </w:divBdr>
    </w:div>
    <w:div w:id="1600260206">
      <w:bodyDiv w:val="1"/>
      <w:marLeft w:val="0"/>
      <w:marRight w:val="0"/>
      <w:marTop w:val="0"/>
      <w:marBottom w:val="0"/>
      <w:divBdr>
        <w:top w:val="none" w:sz="0" w:space="0" w:color="auto"/>
        <w:left w:val="none" w:sz="0" w:space="0" w:color="auto"/>
        <w:bottom w:val="none" w:sz="0" w:space="0" w:color="auto"/>
        <w:right w:val="none" w:sz="0" w:space="0" w:color="auto"/>
      </w:divBdr>
    </w:div>
    <w:div w:id="1600602590">
      <w:bodyDiv w:val="1"/>
      <w:marLeft w:val="0"/>
      <w:marRight w:val="0"/>
      <w:marTop w:val="0"/>
      <w:marBottom w:val="0"/>
      <w:divBdr>
        <w:top w:val="none" w:sz="0" w:space="0" w:color="auto"/>
        <w:left w:val="none" w:sz="0" w:space="0" w:color="auto"/>
        <w:bottom w:val="none" w:sz="0" w:space="0" w:color="auto"/>
        <w:right w:val="none" w:sz="0" w:space="0" w:color="auto"/>
      </w:divBdr>
    </w:div>
    <w:div w:id="1600673058">
      <w:bodyDiv w:val="1"/>
      <w:marLeft w:val="0"/>
      <w:marRight w:val="0"/>
      <w:marTop w:val="0"/>
      <w:marBottom w:val="0"/>
      <w:divBdr>
        <w:top w:val="none" w:sz="0" w:space="0" w:color="auto"/>
        <w:left w:val="none" w:sz="0" w:space="0" w:color="auto"/>
        <w:bottom w:val="none" w:sz="0" w:space="0" w:color="auto"/>
        <w:right w:val="none" w:sz="0" w:space="0" w:color="auto"/>
      </w:divBdr>
    </w:div>
    <w:div w:id="1602563627">
      <w:bodyDiv w:val="1"/>
      <w:marLeft w:val="0"/>
      <w:marRight w:val="0"/>
      <w:marTop w:val="0"/>
      <w:marBottom w:val="0"/>
      <w:divBdr>
        <w:top w:val="none" w:sz="0" w:space="0" w:color="auto"/>
        <w:left w:val="none" w:sz="0" w:space="0" w:color="auto"/>
        <w:bottom w:val="none" w:sz="0" w:space="0" w:color="auto"/>
        <w:right w:val="none" w:sz="0" w:space="0" w:color="auto"/>
      </w:divBdr>
    </w:div>
    <w:div w:id="1603225057">
      <w:bodyDiv w:val="1"/>
      <w:marLeft w:val="0"/>
      <w:marRight w:val="0"/>
      <w:marTop w:val="0"/>
      <w:marBottom w:val="0"/>
      <w:divBdr>
        <w:top w:val="none" w:sz="0" w:space="0" w:color="auto"/>
        <w:left w:val="none" w:sz="0" w:space="0" w:color="auto"/>
        <w:bottom w:val="none" w:sz="0" w:space="0" w:color="auto"/>
        <w:right w:val="none" w:sz="0" w:space="0" w:color="auto"/>
      </w:divBdr>
    </w:div>
    <w:div w:id="1603294115">
      <w:bodyDiv w:val="1"/>
      <w:marLeft w:val="0"/>
      <w:marRight w:val="0"/>
      <w:marTop w:val="0"/>
      <w:marBottom w:val="0"/>
      <w:divBdr>
        <w:top w:val="none" w:sz="0" w:space="0" w:color="auto"/>
        <w:left w:val="none" w:sz="0" w:space="0" w:color="auto"/>
        <w:bottom w:val="none" w:sz="0" w:space="0" w:color="auto"/>
        <w:right w:val="none" w:sz="0" w:space="0" w:color="auto"/>
      </w:divBdr>
    </w:div>
    <w:div w:id="1603881698">
      <w:bodyDiv w:val="1"/>
      <w:marLeft w:val="0"/>
      <w:marRight w:val="0"/>
      <w:marTop w:val="0"/>
      <w:marBottom w:val="0"/>
      <w:divBdr>
        <w:top w:val="none" w:sz="0" w:space="0" w:color="auto"/>
        <w:left w:val="none" w:sz="0" w:space="0" w:color="auto"/>
        <w:bottom w:val="none" w:sz="0" w:space="0" w:color="auto"/>
        <w:right w:val="none" w:sz="0" w:space="0" w:color="auto"/>
      </w:divBdr>
    </w:div>
    <w:div w:id="1604922708">
      <w:bodyDiv w:val="1"/>
      <w:marLeft w:val="0"/>
      <w:marRight w:val="0"/>
      <w:marTop w:val="0"/>
      <w:marBottom w:val="0"/>
      <w:divBdr>
        <w:top w:val="none" w:sz="0" w:space="0" w:color="auto"/>
        <w:left w:val="none" w:sz="0" w:space="0" w:color="auto"/>
        <w:bottom w:val="none" w:sz="0" w:space="0" w:color="auto"/>
        <w:right w:val="none" w:sz="0" w:space="0" w:color="auto"/>
      </w:divBdr>
    </w:div>
    <w:div w:id="1605188746">
      <w:bodyDiv w:val="1"/>
      <w:marLeft w:val="0"/>
      <w:marRight w:val="0"/>
      <w:marTop w:val="0"/>
      <w:marBottom w:val="0"/>
      <w:divBdr>
        <w:top w:val="none" w:sz="0" w:space="0" w:color="auto"/>
        <w:left w:val="none" w:sz="0" w:space="0" w:color="auto"/>
        <w:bottom w:val="none" w:sz="0" w:space="0" w:color="auto"/>
        <w:right w:val="none" w:sz="0" w:space="0" w:color="auto"/>
      </w:divBdr>
    </w:div>
    <w:div w:id="1605385491">
      <w:bodyDiv w:val="1"/>
      <w:marLeft w:val="0"/>
      <w:marRight w:val="0"/>
      <w:marTop w:val="0"/>
      <w:marBottom w:val="0"/>
      <w:divBdr>
        <w:top w:val="none" w:sz="0" w:space="0" w:color="auto"/>
        <w:left w:val="none" w:sz="0" w:space="0" w:color="auto"/>
        <w:bottom w:val="none" w:sz="0" w:space="0" w:color="auto"/>
        <w:right w:val="none" w:sz="0" w:space="0" w:color="auto"/>
      </w:divBdr>
    </w:div>
    <w:div w:id="1605460165">
      <w:bodyDiv w:val="1"/>
      <w:marLeft w:val="0"/>
      <w:marRight w:val="0"/>
      <w:marTop w:val="0"/>
      <w:marBottom w:val="0"/>
      <w:divBdr>
        <w:top w:val="none" w:sz="0" w:space="0" w:color="auto"/>
        <w:left w:val="none" w:sz="0" w:space="0" w:color="auto"/>
        <w:bottom w:val="none" w:sz="0" w:space="0" w:color="auto"/>
        <w:right w:val="none" w:sz="0" w:space="0" w:color="auto"/>
      </w:divBdr>
    </w:div>
    <w:div w:id="1605460654">
      <w:bodyDiv w:val="1"/>
      <w:marLeft w:val="0"/>
      <w:marRight w:val="0"/>
      <w:marTop w:val="0"/>
      <w:marBottom w:val="0"/>
      <w:divBdr>
        <w:top w:val="none" w:sz="0" w:space="0" w:color="auto"/>
        <w:left w:val="none" w:sz="0" w:space="0" w:color="auto"/>
        <w:bottom w:val="none" w:sz="0" w:space="0" w:color="auto"/>
        <w:right w:val="none" w:sz="0" w:space="0" w:color="auto"/>
      </w:divBdr>
    </w:div>
    <w:div w:id="1605961022">
      <w:bodyDiv w:val="1"/>
      <w:marLeft w:val="0"/>
      <w:marRight w:val="0"/>
      <w:marTop w:val="0"/>
      <w:marBottom w:val="0"/>
      <w:divBdr>
        <w:top w:val="none" w:sz="0" w:space="0" w:color="auto"/>
        <w:left w:val="none" w:sz="0" w:space="0" w:color="auto"/>
        <w:bottom w:val="none" w:sz="0" w:space="0" w:color="auto"/>
        <w:right w:val="none" w:sz="0" w:space="0" w:color="auto"/>
      </w:divBdr>
    </w:div>
    <w:div w:id="1606838727">
      <w:bodyDiv w:val="1"/>
      <w:marLeft w:val="0"/>
      <w:marRight w:val="0"/>
      <w:marTop w:val="0"/>
      <w:marBottom w:val="0"/>
      <w:divBdr>
        <w:top w:val="none" w:sz="0" w:space="0" w:color="auto"/>
        <w:left w:val="none" w:sz="0" w:space="0" w:color="auto"/>
        <w:bottom w:val="none" w:sz="0" w:space="0" w:color="auto"/>
        <w:right w:val="none" w:sz="0" w:space="0" w:color="auto"/>
      </w:divBdr>
    </w:div>
    <w:div w:id="1606881329">
      <w:bodyDiv w:val="1"/>
      <w:marLeft w:val="0"/>
      <w:marRight w:val="0"/>
      <w:marTop w:val="0"/>
      <w:marBottom w:val="0"/>
      <w:divBdr>
        <w:top w:val="none" w:sz="0" w:space="0" w:color="auto"/>
        <w:left w:val="none" w:sz="0" w:space="0" w:color="auto"/>
        <w:bottom w:val="none" w:sz="0" w:space="0" w:color="auto"/>
        <w:right w:val="none" w:sz="0" w:space="0" w:color="auto"/>
      </w:divBdr>
    </w:div>
    <w:div w:id="1607271849">
      <w:bodyDiv w:val="1"/>
      <w:marLeft w:val="0"/>
      <w:marRight w:val="0"/>
      <w:marTop w:val="0"/>
      <w:marBottom w:val="0"/>
      <w:divBdr>
        <w:top w:val="none" w:sz="0" w:space="0" w:color="auto"/>
        <w:left w:val="none" w:sz="0" w:space="0" w:color="auto"/>
        <w:bottom w:val="none" w:sz="0" w:space="0" w:color="auto"/>
        <w:right w:val="none" w:sz="0" w:space="0" w:color="auto"/>
      </w:divBdr>
    </w:div>
    <w:div w:id="1607735803">
      <w:bodyDiv w:val="1"/>
      <w:marLeft w:val="0"/>
      <w:marRight w:val="0"/>
      <w:marTop w:val="0"/>
      <w:marBottom w:val="0"/>
      <w:divBdr>
        <w:top w:val="none" w:sz="0" w:space="0" w:color="auto"/>
        <w:left w:val="none" w:sz="0" w:space="0" w:color="auto"/>
        <w:bottom w:val="none" w:sz="0" w:space="0" w:color="auto"/>
        <w:right w:val="none" w:sz="0" w:space="0" w:color="auto"/>
      </w:divBdr>
    </w:div>
    <w:div w:id="1608122945">
      <w:bodyDiv w:val="1"/>
      <w:marLeft w:val="0"/>
      <w:marRight w:val="0"/>
      <w:marTop w:val="0"/>
      <w:marBottom w:val="0"/>
      <w:divBdr>
        <w:top w:val="none" w:sz="0" w:space="0" w:color="auto"/>
        <w:left w:val="none" w:sz="0" w:space="0" w:color="auto"/>
        <w:bottom w:val="none" w:sz="0" w:space="0" w:color="auto"/>
        <w:right w:val="none" w:sz="0" w:space="0" w:color="auto"/>
      </w:divBdr>
    </w:div>
    <w:div w:id="1608273758">
      <w:bodyDiv w:val="1"/>
      <w:marLeft w:val="0"/>
      <w:marRight w:val="0"/>
      <w:marTop w:val="0"/>
      <w:marBottom w:val="0"/>
      <w:divBdr>
        <w:top w:val="none" w:sz="0" w:space="0" w:color="auto"/>
        <w:left w:val="none" w:sz="0" w:space="0" w:color="auto"/>
        <w:bottom w:val="none" w:sz="0" w:space="0" w:color="auto"/>
        <w:right w:val="none" w:sz="0" w:space="0" w:color="auto"/>
      </w:divBdr>
    </w:div>
    <w:div w:id="1609509275">
      <w:bodyDiv w:val="1"/>
      <w:marLeft w:val="0"/>
      <w:marRight w:val="0"/>
      <w:marTop w:val="0"/>
      <w:marBottom w:val="0"/>
      <w:divBdr>
        <w:top w:val="none" w:sz="0" w:space="0" w:color="auto"/>
        <w:left w:val="none" w:sz="0" w:space="0" w:color="auto"/>
        <w:bottom w:val="none" w:sz="0" w:space="0" w:color="auto"/>
        <w:right w:val="none" w:sz="0" w:space="0" w:color="auto"/>
      </w:divBdr>
    </w:div>
    <w:div w:id="1609771234">
      <w:bodyDiv w:val="1"/>
      <w:marLeft w:val="0"/>
      <w:marRight w:val="0"/>
      <w:marTop w:val="0"/>
      <w:marBottom w:val="0"/>
      <w:divBdr>
        <w:top w:val="none" w:sz="0" w:space="0" w:color="auto"/>
        <w:left w:val="none" w:sz="0" w:space="0" w:color="auto"/>
        <w:bottom w:val="none" w:sz="0" w:space="0" w:color="auto"/>
        <w:right w:val="none" w:sz="0" w:space="0" w:color="auto"/>
      </w:divBdr>
    </w:div>
    <w:div w:id="1609850922">
      <w:bodyDiv w:val="1"/>
      <w:marLeft w:val="0"/>
      <w:marRight w:val="0"/>
      <w:marTop w:val="0"/>
      <w:marBottom w:val="0"/>
      <w:divBdr>
        <w:top w:val="none" w:sz="0" w:space="0" w:color="auto"/>
        <w:left w:val="none" w:sz="0" w:space="0" w:color="auto"/>
        <w:bottom w:val="none" w:sz="0" w:space="0" w:color="auto"/>
        <w:right w:val="none" w:sz="0" w:space="0" w:color="auto"/>
      </w:divBdr>
    </w:div>
    <w:div w:id="1610434609">
      <w:bodyDiv w:val="1"/>
      <w:marLeft w:val="0"/>
      <w:marRight w:val="0"/>
      <w:marTop w:val="0"/>
      <w:marBottom w:val="0"/>
      <w:divBdr>
        <w:top w:val="none" w:sz="0" w:space="0" w:color="auto"/>
        <w:left w:val="none" w:sz="0" w:space="0" w:color="auto"/>
        <w:bottom w:val="none" w:sz="0" w:space="0" w:color="auto"/>
        <w:right w:val="none" w:sz="0" w:space="0" w:color="auto"/>
      </w:divBdr>
    </w:div>
    <w:div w:id="1611279213">
      <w:bodyDiv w:val="1"/>
      <w:marLeft w:val="0"/>
      <w:marRight w:val="0"/>
      <w:marTop w:val="0"/>
      <w:marBottom w:val="0"/>
      <w:divBdr>
        <w:top w:val="none" w:sz="0" w:space="0" w:color="auto"/>
        <w:left w:val="none" w:sz="0" w:space="0" w:color="auto"/>
        <w:bottom w:val="none" w:sz="0" w:space="0" w:color="auto"/>
        <w:right w:val="none" w:sz="0" w:space="0" w:color="auto"/>
      </w:divBdr>
    </w:div>
    <w:div w:id="1611471046">
      <w:bodyDiv w:val="1"/>
      <w:marLeft w:val="0"/>
      <w:marRight w:val="0"/>
      <w:marTop w:val="0"/>
      <w:marBottom w:val="0"/>
      <w:divBdr>
        <w:top w:val="none" w:sz="0" w:space="0" w:color="auto"/>
        <w:left w:val="none" w:sz="0" w:space="0" w:color="auto"/>
        <w:bottom w:val="none" w:sz="0" w:space="0" w:color="auto"/>
        <w:right w:val="none" w:sz="0" w:space="0" w:color="auto"/>
      </w:divBdr>
    </w:div>
    <w:div w:id="1612128486">
      <w:bodyDiv w:val="1"/>
      <w:marLeft w:val="0"/>
      <w:marRight w:val="0"/>
      <w:marTop w:val="0"/>
      <w:marBottom w:val="0"/>
      <w:divBdr>
        <w:top w:val="none" w:sz="0" w:space="0" w:color="auto"/>
        <w:left w:val="none" w:sz="0" w:space="0" w:color="auto"/>
        <w:bottom w:val="none" w:sz="0" w:space="0" w:color="auto"/>
        <w:right w:val="none" w:sz="0" w:space="0" w:color="auto"/>
      </w:divBdr>
    </w:div>
    <w:div w:id="1612932138">
      <w:bodyDiv w:val="1"/>
      <w:marLeft w:val="0"/>
      <w:marRight w:val="0"/>
      <w:marTop w:val="0"/>
      <w:marBottom w:val="0"/>
      <w:divBdr>
        <w:top w:val="none" w:sz="0" w:space="0" w:color="auto"/>
        <w:left w:val="none" w:sz="0" w:space="0" w:color="auto"/>
        <w:bottom w:val="none" w:sz="0" w:space="0" w:color="auto"/>
        <w:right w:val="none" w:sz="0" w:space="0" w:color="auto"/>
      </w:divBdr>
    </w:div>
    <w:div w:id="1613320169">
      <w:bodyDiv w:val="1"/>
      <w:marLeft w:val="0"/>
      <w:marRight w:val="0"/>
      <w:marTop w:val="0"/>
      <w:marBottom w:val="0"/>
      <w:divBdr>
        <w:top w:val="none" w:sz="0" w:space="0" w:color="auto"/>
        <w:left w:val="none" w:sz="0" w:space="0" w:color="auto"/>
        <w:bottom w:val="none" w:sz="0" w:space="0" w:color="auto"/>
        <w:right w:val="none" w:sz="0" w:space="0" w:color="auto"/>
      </w:divBdr>
    </w:div>
    <w:div w:id="1613393219">
      <w:bodyDiv w:val="1"/>
      <w:marLeft w:val="0"/>
      <w:marRight w:val="0"/>
      <w:marTop w:val="0"/>
      <w:marBottom w:val="0"/>
      <w:divBdr>
        <w:top w:val="none" w:sz="0" w:space="0" w:color="auto"/>
        <w:left w:val="none" w:sz="0" w:space="0" w:color="auto"/>
        <w:bottom w:val="none" w:sz="0" w:space="0" w:color="auto"/>
        <w:right w:val="none" w:sz="0" w:space="0" w:color="auto"/>
      </w:divBdr>
    </w:div>
    <w:div w:id="1614705437">
      <w:bodyDiv w:val="1"/>
      <w:marLeft w:val="0"/>
      <w:marRight w:val="0"/>
      <w:marTop w:val="0"/>
      <w:marBottom w:val="0"/>
      <w:divBdr>
        <w:top w:val="none" w:sz="0" w:space="0" w:color="auto"/>
        <w:left w:val="none" w:sz="0" w:space="0" w:color="auto"/>
        <w:bottom w:val="none" w:sz="0" w:space="0" w:color="auto"/>
        <w:right w:val="none" w:sz="0" w:space="0" w:color="auto"/>
      </w:divBdr>
    </w:div>
    <w:div w:id="1614821536">
      <w:bodyDiv w:val="1"/>
      <w:marLeft w:val="0"/>
      <w:marRight w:val="0"/>
      <w:marTop w:val="0"/>
      <w:marBottom w:val="0"/>
      <w:divBdr>
        <w:top w:val="none" w:sz="0" w:space="0" w:color="auto"/>
        <w:left w:val="none" w:sz="0" w:space="0" w:color="auto"/>
        <w:bottom w:val="none" w:sz="0" w:space="0" w:color="auto"/>
        <w:right w:val="none" w:sz="0" w:space="0" w:color="auto"/>
      </w:divBdr>
    </w:div>
    <w:div w:id="1615403384">
      <w:bodyDiv w:val="1"/>
      <w:marLeft w:val="0"/>
      <w:marRight w:val="0"/>
      <w:marTop w:val="0"/>
      <w:marBottom w:val="0"/>
      <w:divBdr>
        <w:top w:val="none" w:sz="0" w:space="0" w:color="auto"/>
        <w:left w:val="none" w:sz="0" w:space="0" w:color="auto"/>
        <w:bottom w:val="none" w:sz="0" w:space="0" w:color="auto"/>
        <w:right w:val="none" w:sz="0" w:space="0" w:color="auto"/>
      </w:divBdr>
    </w:div>
    <w:div w:id="1618683788">
      <w:bodyDiv w:val="1"/>
      <w:marLeft w:val="0"/>
      <w:marRight w:val="0"/>
      <w:marTop w:val="0"/>
      <w:marBottom w:val="0"/>
      <w:divBdr>
        <w:top w:val="none" w:sz="0" w:space="0" w:color="auto"/>
        <w:left w:val="none" w:sz="0" w:space="0" w:color="auto"/>
        <w:bottom w:val="none" w:sz="0" w:space="0" w:color="auto"/>
        <w:right w:val="none" w:sz="0" w:space="0" w:color="auto"/>
      </w:divBdr>
    </w:div>
    <w:div w:id="1619331275">
      <w:bodyDiv w:val="1"/>
      <w:marLeft w:val="0"/>
      <w:marRight w:val="0"/>
      <w:marTop w:val="0"/>
      <w:marBottom w:val="0"/>
      <w:divBdr>
        <w:top w:val="none" w:sz="0" w:space="0" w:color="auto"/>
        <w:left w:val="none" w:sz="0" w:space="0" w:color="auto"/>
        <w:bottom w:val="none" w:sz="0" w:space="0" w:color="auto"/>
        <w:right w:val="none" w:sz="0" w:space="0" w:color="auto"/>
      </w:divBdr>
    </w:div>
    <w:div w:id="1620061841">
      <w:bodyDiv w:val="1"/>
      <w:marLeft w:val="0"/>
      <w:marRight w:val="0"/>
      <w:marTop w:val="0"/>
      <w:marBottom w:val="0"/>
      <w:divBdr>
        <w:top w:val="none" w:sz="0" w:space="0" w:color="auto"/>
        <w:left w:val="none" w:sz="0" w:space="0" w:color="auto"/>
        <w:bottom w:val="none" w:sz="0" w:space="0" w:color="auto"/>
        <w:right w:val="none" w:sz="0" w:space="0" w:color="auto"/>
      </w:divBdr>
    </w:div>
    <w:div w:id="1620145005">
      <w:bodyDiv w:val="1"/>
      <w:marLeft w:val="0"/>
      <w:marRight w:val="0"/>
      <w:marTop w:val="0"/>
      <w:marBottom w:val="0"/>
      <w:divBdr>
        <w:top w:val="none" w:sz="0" w:space="0" w:color="auto"/>
        <w:left w:val="none" w:sz="0" w:space="0" w:color="auto"/>
        <w:bottom w:val="none" w:sz="0" w:space="0" w:color="auto"/>
        <w:right w:val="none" w:sz="0" w:space="0" w:color="auto"/>
      </w:divBdr>
    </w:div>
    <w:div w:id="1620450876">
      <w:bodyDiv w:val="1"/>
      <w:marLeft w:val="0"/>
      <w:marRight w:val="0"/>
      <w:marTop w:val="0"/>
      <w:marBottom w:val="0"/>
      <w:divBdr>
        <w:top w:val="none" w:sz="0" w:space="0" w:color="auto"/>
        <w:left w:val="none" w:sz="0" w:space="0" w:color="auto"/>
        <w:bottom w:val="none" w:sz="0" w:space="0" w:color="auto"/>
        <w:right w:val="none" w:sz="0" w:space="0" w:color="auto"/>
      </w:divBdr>
    </w:div>
    <w:div w:id="1620644676">
      <w:bodyDiv w:val="1"/>
      <w:marLeft w:val="0"/>
      <w:marRight w:val="0"/>
      <w:marTop w:val="0"/>
      <w:marBottom w:val="0"/>
      <w:divBdr>
        <w:top w:val="none" w:sz="0" w:space="0" w:color="auto"/>
        <w:left w:val="none" w:sz="0" w:space="0" w:color="auto"/>
        <w:bottom w:val="none" w:sz="0" w:space="0" w:color="auto"/>
        <w:right w:val="none" w:sz="0" w:space="0" w:color="auto"/>
      </w:divBdr>
    </w:div>
    <w:div w:id="1620720044">
      <w:bodyDiv w:val="1"/>
      <w:marLeft w:val="0"/>
      <w:marRight w:val="0"/>
      <w:marTop w:val="0"/>
      <w:marBottom w:val="0"/>
      <w:divBdr>
        <w:top w:val="none" w:sz="0" w:space="0" w:color="auto"/>
        <w:left w:val="none" w:sz="0" w:space="0" w:color="auto"/>
        <w:bottom w:val="none" w:sz="0" w:space="0" w:color="auto"/>
        <w:right w:val="none" w:sz="0" w:space="0" w:color="auto"/>
      </w:divBdr>
    </w:div>
    <w:div w:id="1621493651">
      <w:bodyDiv w:val="1"/>
      <w:marLeft w:val="0"/>
      <w:marRight w:val="0"/>
      <w:marTop w:val="0"/>
      <w:marBottom w:val="0"/>
      <w:divBdr>
        <w:top w:val="none" w:sz="0" w:space="0" w:color="auto"/>
        <w:left w:val="none" w:sz="0" w:space="0" w:color="auto"/>
        <w:bottom w:val="none" w:sz="0" w:space="0" w:color="auto"/>
        <w:right w:val="none" w:sz="0" w:space="0" w:color="auto"/>
      </w:divBdr>
    </w:div>
    <w:div w:id="1622301380">
      <w:bodyDiv w:val="1"/>
      <w:marLeft w:val="0"/>
      <w:marRight w:val="0"/>
      <w:marTop w:val="0"/>
      <w:marBottom w:val="0"/>
      <w:divBdr>
        <w:top w:val="none" w:sz="0" w:space="0" w:color="auto"/>
        <w:left w:val="none" w:sz="0" w:space="0" w:color="auto"/>
        <w:bottom w:val="none" w:sz="0" w:space="0" w:color="auto"/>
        <w:right w:val="none" w:sz="0" w:space="0" w:color="auto"/>
      </w:divBdr>
    </w:div>
    <w:div w:id="1623267836">
      <w:bodyDiv w:val="1"/>
      <w:marLeft w:val="0"/>
      <w:marRight w:val="0"/>
      <w:marTop w:val="0"/>
      <w:marBottom w:val="0"/>
      <w:divBdr>
        <w:top w:val="none" w:sz="0" w:space="0" w:color="auto"/>
        <w:left w:val="none" w:sz="0" w:space="0" w:color="auto"/>
        <w:bottom w:val="none" w:sz="0" w:space="0" w:color="auto"/>
        <w:right w:val="none" w:sz="0" w:space="0" w:color="auto"/>
      </w:divBdr>
    </w:div>
    <w:div w:id="1623918925">
      <w:bodyDiv w:val="1"/>
      <w:marLeft w:val="0"/>
      <w:marRight w:val="0"/>
      <w:marTop w:val="0"/>
      <w:marBottom w:val="0"/>
      <w:divBdr>
        <w:top w:val="none" w:sz="0" w:space="0" w:color="auto"/>
        <w:left w:val="none" w:sz="0" w:space="0" w:color="auto"/>
        <w:bottom w:val="none" w:sz="0" w:space="0" w:color="auto"/>
        <w:right w:val="none" w:sz="0" w:space="0" w:color="auto"/>
      </w:divBdr>
    </w:div>
    <w:div w:id="1624338742">
      <w:bodyDiv w:val="1"/>
      <w:marLeft w:val="0"/>
      <w:marRight w:val="0"/>
      <w:marTop w:val="0"/>
      <w:marBottom w:val="0"/>
      <w:divBdr>
        <w:top w:val="none" w:sz="0" w:space="0" w:color="auto"/>
        <w:left w:val="none" w:sz="0" w:space="0" w:color="auto"/>
        <w:bottom w:val="none" w:sz="0" w:space="0" w:color="auto"/>
        <w:right w:val="none" w:sz="0" w:space="0" w:color="auto"/>
      </w:divBdr>
    </w:div>
    <w:div w:id="1625235564">
      <w:bodyDiv w:val="1"/>
      <w:marLeft w:val="0"/>
      <w:marRight w:val="0"/>
      <w:marTop w:val="0"/>
      <w:marBottom w:val="0"/>
      <w:divBdr>
        <w:top w:val="none" w:sz="0" w:space="0" w:color="auto"/>
        <w:left w:val="none" w:sz="0" w:space="0" w:color="auto"/>
        <w:bottom w:val="none" w:sz="0" w:space="0" w:color="auto"/>
        <w:right w:val="none" w:sz="0" w:space="0" w:color="auto"/>
      </w:divBdr>
    </w:div>
    <w:div w:id="1625694427">
      <w:bodyDiv w:val="1"/>
      <w:marLeft w:val="0"/>
      <w:marRight w:val="0"/>
      <w:marTop w:val="0"/>
      <w:marBottom w:val="0"/>
      <w:divBdr>
        <w:top w:val="none" w:sz="0" w:space="0" w:color="auto"/>
        <w:left w:val="none" w:sz="0" w:space="0" w:color="auto"/>
        <w:bottom w:val="none" w:sz="0" w:space="0" w:color="auto"/>
        <w:right w:val="none" w:sz="0" w:space="0" w:color="auto"/>
      </w:divBdr>
    </w:div>
    <w:div w:id="1625774269">
      <w:bodyDiv w:val="1"/>
      <w:marLeft w:val="0"/>
      <w:marRight w:val="0"/>
      <w:marTop w:val="0"/>
      <w:marBottom w:val="0"/>
      <w:divBdr>
        <w:top w:val="none" w:sz="0" w:space="0" w:color="auto"/>
        <w:left w:val="none" w:sz="0" w:space="0" w:color="auto"/>
        <w:bottom w:val="none" w:sz="0" w:space="0" w:color="auto"/>
        <w:right w:val="none" w:sz="0" w:space="0" w:color="auto"/>
      </w:divBdr>
    </w:div>
    <w:div w:id="1626349044">
      <w:bodyDiv w:val="1"/>
      <w:marLeft w:val="0"/>
      <w:marRight w:val="0"/>
      <w:marTop w:val="0"/>
      <w:marBottom w:val="0"/>
      <w:divBdr>
        <w:top w:val="none" w:sz="0" w:space="0" w:color="auto"/>
        <w:left w:val="none" w:sz="0" w:space="0" w:color="auto"/>
        <w:bottom w:val="none" w:sz="0" w:space="0" w:color="auto"/>
        <w:right w:val="none" w:sz="0" w:space="0" w:color="auto"/>
      </w:divBdr>
    </w:div>
    <w:div w:id="1626737086">
      <w:bodyDiv w:val="1"/>
      <w:marLeft w:val="0"/>
      <w:marRight w:val="0"/>
      <w:marTop w:val="0"/>
      <w:marBottom w:val="0"/>
      <w:divBdr>
        <w:top w:val="none" w:sz="0" w:space="0" w:color="auto"/>
        <w:left w:val="none" w:sz="0" w:space="0" w:color="auto"/>
        <w:bottom w:val="none" w:sz="0" w:space="0" w:color="auto"/>
        <w:right w:val="none" w:sz="0" w:space="0" w:color="auto"/>
      </w:divBdr>
    </w:div>
    <w:div w:id="1626958341">
      <w:bodyDiv w:val="1"/>
      <w:marLeft w:val="0"/>
      <w:marRight w:val="0"/>
      <w:marTop w:val="0"/>
      <w:marBottom w:val="0"/>
      <w:divBdr>
        <w:top w:val="none" w:sz="0" w:space="0" w:color="auto"/>
        <w:left w:val="none" w:sz="0" w:space="0" w:color="auto"/>
        <w:bottom w:val="none" w:sz="0" w:space="0" w:color="auto"/>
        <w:right w:val="none" w:sz="0" w:space="0" w:color="auto"/>
      </w:divBdr>
    </w:div>
    <w:div w:id="1627469650">
      <w:bodyDiv w:val="1"/>
      <w:marLeft w:val="0"/>
      <w:marRight w:val="0"/>
      <w:marTop w:val="0"/>
      <w:marBottom w:val="0"/>
      <w:divBdr>
        <w:top w:val="none" w:sz="0" w:space="0" w:color="auto"/>
        <w:left w:val="none" w:sz="0" w:space="0" w:color="auto"/>
        <w:bottom w:val="none" w:sz="0" w:space="0" w:color="auto"/>
        <w:right w:val="none" w:sz="0" w:space="0" w:color="auto"/>
      </w:divBdr>
    </w:div>
    <w:div w:id="1629048775">
      <w:bodyDiv w:val="1"/>
      <w:marLeft w:val="0"/>
      <w:marRight w:val="0"/>
      <w:marTop w:val="0"/>
      <w:marBottom w:val="0"/>
      <w:divBdr>
        <w:top w:val="none" w:sz="0" w:space="0" w:color="auto"/>
        <w:left w:val="none" w:sz="0" w:space="0" w:color="auto"/>
        <w:bottom w:val="none" w:sz="0" w:space="0" w:color="auto"/>
        <w:right w:val="none" w:sz="0" w:space="0" w:color="auto"/>
      </w:divBdr>
    </w:div>
    <w:div w:id="1629050403">
      <w:bodyDiv w:val="1"/>
      <w:marLeft w:val="0"/>
      <w:marRight w:val="0"/>
      <w:marTop w:val="0"/>
      <w:marBottom w:val="0"/>
      <w:divBdr>
        <w:top w:val="none" w:sz="0" w:space="0" w:color="auto"/>
        <w:left w:val="none" w:sz="0" w:space="0" w:color="auto"/>
        <w:bottom w:val="none" w:sz="0" w:space="0" w:color="auto"/>
        <w:right w:val="none" w:sz="0" w:space="0" w:color="auto"/>
      </w:divBdr>
    </w:div>
    <w:div w:id="1630431893">
      <w:bodyDiv w:val="1"/>
      <w:marLeft w:val="0"/>
      <w:marRight w:val="0"/>
      <w:marTop w:val="0"/>
      <w:marBottom w:val="0"/>
      <w:divBdr>
        <w:top w:val="none" w:sz="0" w:space="0" w:color="auto"/>
        <w:left w:val="none" w:sz="0" w:space="0" w:color="auto"/>
        <w:bottom w:val="none" w:sz="0" w:space="0" w:color="auto"/>
        <w:right w:val="none" w:sz="0" w:space="0" w:color="auto"/>
      </w:divBdr>
    </w:div>
    <w:div w:id="1630470761">
      <w:bodyDiv w:val="1"/>
      <w:marLeft w:val="0"/>
      <w:marRight w:val="0"/>
      <w:marTop w:val="0"/>
      <w:marBottom w:val="0"/>
      <w:divBdr>
        <w:top w:val="none" w:sz="0" w:space="0" w:color="auto"/>
        <w:left w:val="none" w:sz="0" w:space="0" w:color="auto"/>
        <w:bottom w:val="none" w:sz="0" w:space="0" w:color="auto"/>
        <w:right w:val="none" w:sz="0" w:space="0" w:color="auto"/>
      </w:divBdr>
    </w:div>
    <w:div w:id="1630620972">
      <w:bodyDiv w:val="1"/>
      <w:marLeft w:val="0"/>
      <w:marRight w:val="0"/>
      <w:marTop w:val="0"/>
      <w:marBottom w:val="0"/>
      <w:divBdr>
        <w:top w:val="none" w:sz="0" w:space="0" w:color="auto"/>
        <w:left w:val="none" w:sz="0" w:space="0" w:color="auto"/>
        <w:bottom w:val="none" w:sz="0" w:space="0" w:color="auto"/>
        <w:right w:val="none" w:sz="0" w:space="0" w:color="auto"/>
      </w:divBdr>
    </w:div>
    <w:div w:id="1630622652">
      <w:bodyDiv w:val="1"/>
      <w:marLeft w:val="0"/>
      <w:marRight w:val="0"/>
      <w:marTop w:val="0"/>
      <w:marBottom w:val="0"/>
      <w:divBdr>
        <w:top w:val="none" w:sz="0" w:space="0" w:color="auto"/>
        <w:left w:val="none" w:sz="0" w:space="0" w:color="auto"/>
        <w:bottom w:val="none" w:sz="0" w:space="0" w:color="auto"/>
        <w:right w:val="none" w:sz="0" w:space="0" w:color="auto"/>
      </w:divBdr>
    </w:div>
    <w:div w:id="1630667196">
      <w:bodyDiv w:val="1"/>
      <w:marLeft w:val="0"/>
      <w:marRight w:val="0"/>
      <w:marTop w:val="0"/>
      <w:marBottom w:val="0"/>
      <w:divBdr>
        <w:top w:val="none" w:sz="0" w:space="0" w:color="auto"/>
        <w:left w:val="none" w:sz="0" w:space="0" w:color="auto"/>
        <w:bottom w:val="none" w:sz="0" w:space="0" w:color="auto"/>
        <w:right w:val="none" w:sz="0" w:space="0" w:color="auto"/>
      </w:divBdr>
    </w:div>
    <w:div w:id="1630815342">
      <w:bodyDiv w:val="1"/>
      <w:marLeft w:val="0"/>
      <w:marRight w:val="0"/>
      <w:marTop w:val="0"/>
      <w:marBottom w:val="0"/>
      <w:divBdr>
        <w:top w:val="none" w:sz="0" w:space="0" w:color="auto"/>
        <w:left w:val="none" w:sz="0" w:space="0" w:color="auto"/>
        <w:bottom w:val="none" w:sz="0" w:space="0" w:color="auto"/>
        <w:right w:val="none" w:sz="0" w:space="0" w:color="auto"/>
      </w:divBdr>
    </w:div>
    <w:div w:id="1634290659">
      <w:bodyDiv w:val="1"/>
      <w:marLeft w:val="0"/>
      <w:marRight w:val="0"/>
      <w:marTop w:val="0"/>
      <w:marBottom w:val="0"/>
      <w:divBdr>
        <w:top w:val="none" w:sz="0" w:space="0" w:color="auto"/>
        <w:left w:val="none" w:sz="0" w:space="0" w:color="auto"/>
        <w:bottom w:val="none" w:sz="0" w:space="0" w:color="auto"/>
        <w:right w:val="none" w:sz="0" w:space="0" w:color="auto"/>
      </w:divBdr>
    </w:div>
    <w:div w:id="1634407073">
      <w:bodyDiv w:val="1"/>
      <w:marLeft w:val="0"/>
      <w:marRight w:val="0"/>
      <w:marTop w:val="0"/>
      <w:marBottom w:val="0"/>
      <w:divBdr>
        <w:top w:val="none" w:sz="0" w:space="0" w:color="auto"/>
        <w:left w:val="none" w:sz="0" w:space="0" w:color="auto"/>
        <w:bottom w:val="none" w:sz="0" w:space="0" w:color="auto"/>
        <w:right w:val="none" w:sz="0" w:space="0" w:color="auto"/>
      </w:divBdr>
    </w:div>
    <w:div w:id="1634557749">
      <w:bodyDiv w:val="1"/>
      <w:marLeft w:val="0"/>
      <w:marRight w:val="0"/>
      <w:marTop w:val="0"/>
      <w:marBottom w:val="0"/>
      <w:divBdr>
        <w:top w:val="none" w:sz="0" w:space="0" w:color="auto"/>
        <w:left w:val="none" w:sz="0" w:space="0" w:color="auto"/>
        <w:bottom w:val="none" w:sz="0" w:space="0" w:color="auto"/>
        <w:right w:val="none" w:sz="0" w:space="0" w:color="auto"/>
      </w:divBdr>
    </w:div>
    <w:div w:id="1634671057">
      <w:bodyDiv w:val="1"/>
      <w:marLeft w:val="0"/>
      <w:marRight w:val="0"/>
      <w:marTop w:val="0"/>
      <w:marBottom w:val="0"/>
      <w:divBdr>
        <w:top w:val="none" w:sz="0" w:space="0" w:color="auto"/>
        <w:left w:val="none" w:sz="0" w:space="0" w:color="auto"/>
        <w:bottom w:val="none" w:sz="0" w:space="0" w:color="auto"/>
        <w:right w:val="none" w:sz="0" w:space="0" w:color="auto"/>
      </w:divBdr>
    </w:div>
    <w:div w:id="1634868193">
      <w:bodyDiv w:val="1"/>
      <w:marLeft w:val="0"/>
      <w:marRight w:val="0"/>
      <w:marTop w:val="0"/>
      <w:marBottom w:val="0"/>
      <w:divBdr>
        <w:top w:val="none" w:sz="0" w:space="0" w:color="auto"/>
        <w:left w:val="none" w:sz="0" w:space="0" w:color="auto"/>
        <w:bottom w:val="none" w:sz="0" w:space="0" w:color="auto"/>
        <w:right w:val="none" w:sz="0" w:space="0" w:color="auto"/>
      </w:divBdr>
    </w:div>
    <w:div w:id="1635331248">
      <w:bodyDiv w:val="1"/>
      <w:marLeft w:val="0"/>
      <w:marRight w:val="0"/>
      <w:marTop w:val="0"/>
      <w:marBottom w:val="0"/>
      <w:divBdr>
        <w:top w:val="none" w:sz="0" w:space="0" w:color="auto"/>
        <w:left w:val="none" w:sz="0" w:space="0" w:color="auto"/>
        <w:bottom w:val="none" w:sz="0" w:space="0" w:color="auto"/>
        <w:right w:val="none" w:sz="0" w:space="0" w:color="auto"/>
      </w:divBdr>
    </w:div>
    <w:div w:id="1635672007">
      <w:bodyDiv w:val="1"/>
      <w:marLeft w:val="0"/>
      <w:marRight w:val="0"/>
      <w:marTop w:val="0"/>
      <w:marBottom w:val="0"/>
      <w:divBdr>
        <w:top w:val="none" w:sz="0" w:space="0" w:color="auto"/>
        <w:left w:val="none" w:sz="0" w:space="0" w:color="auto"/>
        <w:bottom w:val="none" w:sz="0" w:space="0" w:color="auto"/>
        <w:right w:val="none" w:sz="0" w:space="0" w:color="auto"/>
      </w:divBdr>
    </w:div>
    <w:div w:id="1635793365">
      <w:bodyDiv w:val="1"/>
      <w:marLeft w:val="0"/>
      <w:marRight w:val="0"/>
      <w:marTop w:val="0"/>
      <w:marBottom w:val="0"/>
      <w:divBdr>
        <w:top w:val="none" w:sz="0" w:space="0" w:color="auto"/>
        <w:left w:val="none" w:sz="0" w:space="0" w:color="auto"/>
        <w:bottom w:val="none" w:sz="0" w:space="0" w:color="auto"/>
        <w:right w:val="none" w:sz="0" w:space="0" w:color="auto"/>
      </w:divBdr>
    </w:div>
    <w:div w:id="1636250803">
      <w:bodyDiv w:val="1"/>
      <w:marLeft w:val="0"/>
      <w:marRight w:val="0"/>
      <w:marTop w:val="0"/>
      <w:marBottom w:val="0"/>
      <w:divBdr>
        <w:top w:val="none" w:sz="0" w:space="0" w:color="auto"/>
        <w:left w:val="none" w:sz="0" w:space="0" w:color="auto"/>
        <w:bottom w:val="none" w:sz="0" w:space="0" w:color="auto"/>
        <w:right w:val="none" w:sz="0" w:space="0" w:color="auto"/>
      </w:divBdr>
    </w:div>
    <w:div w:id="1636712254">
      <w:bodyDiv w:val="1"/>
      <w:marLeft w:val="0"/>
      <w:marRight w:val="0"/>
      <w:marTop w:val="0"/>
      <w:marBottom w:val="0"/>
      <w:divBdr>
        <w:top w:val="none" w:sz="0" w:space="0" w:color="auto"/>
        <w:left w:val="none" w:sz="0" w:space="0" w:color="auto"/>
        <w:bottom w:val="none" w:sz="0" w:space="0" w:color="auto"/>
        <w:right w:val="none" w:sz="0" w:space="0" w:color="auto"/>
      </w:divBdr>
    </w:div>
    <w:div w:id="1637175392">
      <w:bodyDiv w:val="1"/>
      <w:marLeft w:val="0"/>
      <w:marRight w:val="0"/>
      <w:marTop w:val="0"/>
      <w:marBottom w:val="0"/>
      <w:divBdr>
        <w:top w:val="none" w:sz="0" w:space="0" w:color="auto"/>
        <w:left w:val="none" w:sz="0" w:space="0" w:color="auto"/>
        <w:bottom w:val="none" w:sz="0" w:space="0" w:color="auto"/>
        <w:right w:val="none" w:sz="0" w:space="0" w:color="auto"/>
      </w:divBdr>
    </w:div>
    <w:div w:id="1637641383">
      <w:bodyDiv w:val="1"/>
      <w:marLeft w:val="0"/>
      <w:marRight w:val="0"/>
      <w:marTop w:val="0"/>
      <w:marBottom w:val="0"/>
      <w:divBdr>
        <w:top w:val="none" w:sz="0" w:space="0" w:color="auto"/>
        <w:left w:val="none" w:sz="0" w:space="0" w:color="auto"/>
        <w:bottom w:val="none" w:sz="0" w:space="0" w:color="auto"/>
        <w:right w:val="none" w:sz="0" w:space="0" w:color="auto"/>
      </w:divBdr>
    </w:div>
    <w:div w:id="1637758018">
      <w:bodyDiv w:val="1"/>
      <w:marLeft w:val="0"/>
      <w:marRight w:val="0"/>
      <w:marTop w:val="0"/>
      <w:marBottom w:val="0"/>
      <w:divBdr>
        <w:top w:val="none" w:sz="0" w:space="0" w:color="auto"/>
        <w:left w:val="none" w:sz="0" w:space="0" w:color="auto"/>
        <w:bottom w:val="none" w:sz="0" w:space="0" w:color="auto"/>
        <w:right w:val="none" w:sz="0" w:space="0" w:color="auto"/>
      </w:divBdr>
    </w:div>
    <w:div w:id="1638098497">
      <w:bodyDiv w:val="1"/>
      <w:marLeft w:val="0"/>
      <w:marRight w:val="0"/>
      <w:marTop w:val="0"/>
      <w:marBottom w:val="0"/>
      <w:divBdr>
        <w:top w:val="none" w:sz="0" w:space="0" w:color="auto"/>
        <w:left w:val="none" w:sz="0" w:space="0" w:color="auto"/>
        <w:bottom w:val="none" w:sz="0" w:space="0" w:color="auto"/>
        <w:right w:val="none" w:sz="0" w:space="0" w:color="auto"/>
      </w:divBdr>
    </w:div>
    <w:div w:id="1638297806">
      <w:bodyDiv w:val="1"/>
      <w:marLeft w:val="0"/>
      <w:marRight w:val="0"/>
      <w:marTop w:val="0"/>
      <w:marBottom w:val="0"/>
      <w:divBdr>
        <w:top w:val="none" w:sz="0" w:space="0" w:color="auto"/>
        <w:left w:val="none" w:sz="0" w:space="0" w:color="auto"/>
        <w:bottom w:val="none" w:sz="0" w:space="0" w:color="auto"/>
        <w:right w:val="none" w:sz="0" w:space="0" w:color="auto"/>
      </w:divBdr>
    </w:div>
    <w:div w:id="1638682681">
      <w:bodyDiv w:val="1"/>
      <w:marLeft w:val="0"/>
      <w:marRight w:val="0"/>
      <w:marTop w:val="0"/>
      <w:marBottom w:val="0"/>
      <w:divBdr>
        <w:top w:val="none" w:sz="0" w:space="0" w:color="auto"/>
        <w:left w:val="none" w:sz="0" w:space="0" w:color="auto"/>
        <w:bottom w:val="none" w:sz="0" w:space="0" w:color="auto"/>
        <w:right w:val="none" w:sz="0" w:space="0" w:color="auto"/>
      </w:divBdr>
    </w:div>
    <w:div w:id="1638951912">
      <w:bodyDiv w:val="1"/>
      <w:marLeft w:val="0"/>
      <w:marRight w:val="0"/>
      <w:marTop w:val="0"/>
      <w:marBottom w:val="0"/>
      <w:divBdr>
        <w:top w:val="none" w:sz="0" w:space="0" w:color="auto"/>
        <w:left w:val="none" w:sz="0" w:space="0" w:color="auto"/>
        <w:bottom w:val="none" w:sz="0" w:space="0" w:color="auto"/>
        <w:right w:val="none" w:sz="0" w:space="0" w:color="auto"/>
      </w:divBdr>
    </w:div>
    <w:div w:id="1639337178">
      <w:bodyDiv w:val="1"/>
      <w:marLeft w:val="0"/>
      <w:marRight w:val="0"/>
      <w:marTop w:val="0"/>
      <w:marBottom w:val="0"/>
      <w:divBdr>
        <w:top w:val="none" w:sz="0" w:space="0" w:color="auto"/>
        <w:left w:val="none" w:sz="0" w:space="0" w:color="auto"/>
        <w:bottom w:val="none" w:sz="0" w:space="0" w:color="auto"/>
        <w:right w:val="none" w:sz="0" w:space="0" w:color="auto"/>
      </w:divBdr>
    </w:div>
    <w:div w:id="1640067703">
      <w:bodyDiv w:val="1"/>
      <w:marLeft w:val="0"/>
      <w:marRight w:val="0"/>
      <w:marTop w:val="0"/>
      <w:marBottom w:val="0"/>
      <w:divBdr>
        <w:top w:val="none" w:sz="0" w:space="0" w:color="auto"/>
        <w:left w:val="none" w:sz="0" w:space="0" w:color="auto"/>
        <w:bottom w:val="none" w:sz="0" w:space="0" w:color="auto"/>
        <w:right w:val="none" w:sz="0" w:space="0" w:color="auto"/>
      </w:divBdr>
    </w:div>
    <w:div w:id="1641690628">
      <w:bodyDiv w:val="1"/>
      <w:marLeft w:val="0"/>
      <w:marRight w:val="0"/>
      <w:marTop w:val="0"/>
      <w:marBottom w:val="0"/>
      <w:divBdr>
        <w:top w:val="none" w:sz="0" w:space="0" w:color="auto"/>
        <w:left w:val="none" w:sz="0" w:space="0" w:color="auto"/>
        <w:bottom w:val="none" w:sz="0" w:space="0" w:color="auto"/>
        <w:right w:val="none" w:sz="0" w:space="0" w:color="auto"/>
      </w:divBdr>
    </w:div>
    <w:div w:id="1641961350">
      <w:bodyDiv w:val="1"/>
      <w:marLeft w:val="0"/>
      <w:marRight w:val="0"/>
      <w:marTop w:val="0"/>
      <w:marBottom w:val="0"/>
      <w:divBdr>
        <w:top w:val="none" w:sz="0" w:space="0" w:color="auto"/>
        <w:left w:val="none" w:sz="0" w:space="0" w:color="auto"/>
        <w:bottom w:val="none" w:sz="0" w:space="0" w:color="auto"/>
        <w:right w:val="none" w:sz="0" w:space="0" w:color="auto"/>
      </w:divBdr>
    </w:div>
    <w:div w:id="1643806496">
      <w:bodyDiv w:val="1"/>
      <w:marLeft w:val="0"/>
      <w:marRight w:val="0"/>
      <w:marTop w:val="0"/>
      <w:marBottom w:val="0"/>
      <w:divBdr>
        <w:top w:val="none" w:sz="0" w:space="0" w:color="auto"/>
        <w:left w:val="none" w:sz="0" w:space="0" w:color="auto"/>
        <w:bottom w:val="none" w:sz="0" w:space="0" w:color="auto"/>
        <w:right w:val="none" w:sz="0" w:space="0" w:color="auto"/>
      </w:divBdr>
    </w:div>
    <w:div w:id="1643922936">
      <w:bodyDiv w:val="1"/>
      <w:marLeft w:val="0"/>
      <w:marRight w:val="0"/>
      <w:marTop w:val="0"/>
      <w:marBottom w:val="0"/>
      <w:divBdr>
        <w:top w:val="none" w:sz="0" w:space="0" w:color="auto"/>
        <w:left w:val="none" w:sz="0" w:space="0" w:color="auto"/>
        <w:bottom w:val="none" w:sz="0" w:space="0" w:color="auto"/>
        <w:right w:val="none" w:sz="0" w:space="0" w:color="auto"/>
      </w:divBdr>
    </w:div>
    <w:div w:id="1643996885">
      <w:bodyDiv w:val="1"/>
      <w:marLeft w:val="0"/>
      <w:marRight w:val="0"/>
      <w:marTop w:val="0"/>
      <w:marBottom w:val="0"/>
      <w:divBdr>
        <w:top w:val="none" w:sz="0" w:space="0" w:color="auto"/>
        <w:left w:val="none" w:sz="0" w:space="0" w:color="auto"/>
        <w:bottom w:val="none" w:sz="0" w:space="0" w:color="auto"/>
        <w:right w:val="none" w:sz="0" w:space="0" w:color="auto"/>
      </w:divBdr>
    </w:div>
    <w:div w:id="1644387639">
      <w:bodyDiv w:val="1"/>
      <w:marLeft w:val="0"/>
      <w:marRight w:val="0"/>
      <w:marTop w:val="0"/>
      <w:marBottom w:val="0"/>
      <w:divBdr>
        <w:top w:val="none" w:sz="0" w:space="0" w:color="auto"/>
        <w:left w:val="none" w:sz="0" w:space="0" w:color="auto"/>
        <w:bottom w:val="none" w:sz="0" w:space="0" w:color="auto"/>
        <w:right w:val="none" w:sz="0" w:space="0" w:color="auto"/>
      </w:divBdr>
    </w:div>
    <w:div w:id="1644504943">
      <w:bodyDiv w:val="1"/>
      <w:marLeft w:val="0"/>
      <w:marRight w:val="0"/>
      <w:marTop w:val="0"/>
      <w:marBottom w:val="0"/>
      <w:divBdr>
        <w:top w:val="none" w:sz="0" w:space="0" w:color="auto"/>
        <w:left w:val="none" w:sz="0" w:space="0" w:color="auto"/>
        <w:bottom w:val="none" w:sz="0" w:space="0" w:color="auto"/>
        <w:right w:val="none" w:sz="0" w:space="0" w:color="auto"/>
      </w:divBdr>
    </w:div>
    <w:div w:id="1644846018">
      <w:bodyDiv w:val="1"/>
      <w:marLeft w:val="0"/>
      <w:marRight w:val="0"/>
      <w:marTop w:val="0"/>
      <w:marBottom w:val="0"/>
      <w:divBdr>
        <w:top w:val="none" w:sz="0" w:space="0" w:color="auto"/>
        <w:left w:val="none" w:sz="0" w:space="0" w:color="auto"/>
        <w:bottom w:val="none" w:sz="0" w:space="0" w:color="auto"/>
        <w:right w:val="none" w:sz="0" w:space="0" w:color="auto"/>
      </w:divBdr>
    </w:div>
    <w:div w:id="1644895267">
      <w:bodyDiv w:val="1"/>
      <w:marLeft w:val="0"/>
      <w:marRight w:val="0"/>
      <w:marTop w:val="0"/>
      <w:marBottom w:val="0"/>
      <w:divBdr>
        <w:top w:val="none" w:sz="0" w:space="0" w:color="auto"/>
        <w:left w:val="none" w:sz="0" w:space="0" w:color="auto"/>
        <w:bottom w:val="none" w:sz="0" w:space="0" w:color="auto"/>
        <w:right w:val="none" w:sz="0" w:space="0" w:color="auto"/>
      </w:divBdr>
    </w:div>
    <w:div w:id="1645695153">
      <w:bodyDiv w:val="1"/>
      <w:marLeft w:val="0"/>
      <w:marRight w:val="0"/>
      <w:marTop w:val="0"/>
      <w:marBottom w:val="0"/>
      <w:divBdr>
        <w:top w:val="none" w:sz="0" w:space="0" w:color="auto"/>
        <w:left w:val="none" w:sz="0" w:space="0" w:color="auto"/>
        <w:bottom w:val="none" w:sz="0" w:space="0" w:color="auto"/>
        <w:right w:val="none" w:sz="0" w:space="0" w:color="auto"/>
      </w:divBdr>
    </w:div>
    <w:div w:id="1646155836">
      <w:bodyDiv w:val="1"/>
      <w:marLeft w:val="0"/>
      <w:marRight w:val="0"/>
      <w:marTop w:val="0"/>
      <w:marBottom w:val="0"/>
      <w:divBdr>
        <w:top w:val="none" w:sz="0" w:space="0" w:color="auto"/>
        <w:left w:val="none" w:sz="0" w:space="0" w:color="auto"/>
        <w:bottom w:val="none" w:sz="0" w:space="0" w:color="auto"/>
        <w:right w:val="none" w:sz="0" w:space="0" w:color="auto"/>
      </w:divBdr>
    </w:div>
    <w:div w:id="1646163848">
      <w:bodyDiv w:val="1"/>
      <w:marLeft w:val="0"/>
      <w:marRight w:val="0"/>
      <w:marTop w:val="0"/>
      <w:marBottom w:val="0"/>
      <w:divBdr>
        <w:top w:val="none" w:sz="0" w:space="0" w:color="auto"/>
        <w:left w:val="none" w:sz="0" w:space="0" w:color="auto"/>
        <w:bottom w:val="none" w:sz="0" w:space="0" w:color="auto"/>
        <w:right w:val="none" w:sz="0" w:space="0" w:color="auto"/>
      </w:divBdr>
    </w:div>
    <w:div w:id="1646861373">
      <w:bodyDiv w:val="1"/>
      <w:marLeft w:val="0"/>
      <w:marRight w:val="0"/>
      <w:marTop w:val="0"/>
      <w:marBottom w:val="0"/>
      <w:divBdr>
        <w:top w:val="none" w:sz="0" w:space="0" w:color="auto"/>
        <w:left w:val="none" w:sz="0" w:space="0" w:color="auto"/>
        <w:bottom w:val="none" w:sz="0" w:space="0" w:color="auto"/>
        <w:right w:val="none" w:sz="0" w:space="0" w:color="auto"/>
      </w:divBdr>
    </w:div>
    <w:div w:id="1647126519">
      <w:bodyDiv w:val="1"/>
      <w:marLeft w:val="0"/>
      <w:marRight w:val="0"/>
      <w:marTop w:val="0"/>
      <w:marBottom w:val="0"/>
      <w:divBdr>
        <w:top w:val="none" w:sz="0" w:space="0" w:color="auto"/>
        <w:left w:val="none" w:sz="0" w:space="0" w:color="auto"/>
        <w:bottom w:val="none" w:sz="0" w:space="0" w:color="auto"/>
        <w:right w:val="none" w:sz="0" w:space="0" w:color="auto"/>
      </w:divBdr>
    </w:div>
    <w:div w:id="1647199226">
      <w:bodyDiv w:val="1"/>
      <w:marLeft w:val="0"/>
      <w:marRight w:val="0"/>
      <w:marTop w:val="0"/>
      <w:marBottom w:val="0"/>
      <w:divBdr>
        <w:top w:val="none" w:sz="0" w:space="0" w:color="auto"/>
        <w:left w:val="none" w:sz="0" w:space="0" w:color="auto"/>
        <w:bottom w:val="none" w:sz="0" w:space="0" w:color="auto"/>
        <w:right w:val="none" w:sz="0" w:space="0" w:color="auto"/>
      </w:divBdr>
    </w:div>
    <w:div w:id="1647858498">
      <w:bodyDiv w:val="1"/>
      <w:marLeft w:val="0"/>
      <w:marRight w:val="0"/>
      <w:marTop w:val="0"/>
      <w:marBottom w:val="0"/>
      <w:divBdr>
        <w:top w:val="none" w:sz="0" w:space="0" w:color="auto"/>
        <w:left w:val="none" w:sz="0" w:space="0" w:color="auto"/>
        <w:bottom w:val="none" w:sz="0" w:space="0" w:color="auto"/>
        <w:right w:val="none" w:sz="0" w:space="0" w:color="auto"/>
      </w:divBdr>
    </w:div>
    <w:div w:id="1648125750">
      <w:bodyDiv w:val="1"/>
      <w:marLeft w:val="0"/>
      <w:marRight w:val="0"/>
      <w:marTop w:val="0"/>
      <w:marBottom w:val="0"/>
      <w:divBdr>
        <w:top w:val="none" w:sz="0" w:space="0" w:color="auto"/>
        <w:left w:val="none" w:sz="0" w:space="0" w:color="auto"/>
        <w:bottom w:val="none" w:sz="0" w:space="0" w:color="auto"/>
        <w:right w:val="none" w:sz="0" w:space="0" w:color="auto"/>
      </w:divBdr>
    </w:div>
    <w:div w:id="1648241176">
      <w:bodyDiv w:val="1"/>
      <w:marLeft w:val="0"/>
      <w:marRight w:val="0"/>
      <w:marTop w:val="0"/>
      <w:marBottom w:val="0"/>
      <w:divBdr>
        <w:top w:val="none" w:sz="0" w:space="0" w:color="auto"/>
        <w:left w:val="none" w:sz="0" w:space="0" w:color="auto"/>
        <w:bottom w:val="none" w:sz="0" w:space="0" w:color="auto"/>
        <w:right w:val="none" w:sz="0" w:space="0" w:color="auto"/>
      </w:divBdr>
    </w:div>
    <w:div w:id="1648627844">
      <w:bodyDiv w:val="1"/>
      <w:marLeft w:val="0"/>
      <w:marRight w:val="0"/>
      <w:marTop w:val="0"/>
      <w:marBottom w:val="0"/>
      <w:divBdr>
        <w:top w:val="none" w:sz="0" w:space="0" w:color="auto"/>
        <w:left w:val="none" w:sz="0" w:space="0" w:color="auto"/>
        <w:bottom w:val="none" w:sz="0" w:space="0" w:color="auto"/>
        <w:right w:val="none" w:sz="0" w:space="0" w:color="auto"/>
      </w:divBdr>
    </w:div>
    <w:div w:id="1648975746">
      <w:bodyDiv w:val="1"/>
      <w:marLeft w:val="0"/>
      <w:marRight w:val="0"/>
      <w:marTop w:val="0"/>
      <w:marBottom w:val="0"/>
      <w:divBdr>
        <w:top w:val="none" w:sz="0" w:space="0" w:color="auto"/>
        <w:left w:val="none" w:sz="0" w:space="0" w:color="auto"/>
        <w:bottom w:val="none" w:sz="0" w:space="0" w:color="auto"/>
        <w:right w:val="none" w:sz="0" w:space="0" w:color="auto"/>
      </w:divBdr>
    </w:div>
    <w:div w:id="1649746991">
      <w:bodyDiv w:val="1"/>
      <w:marLeft w:val="0"/>
      <w:marRight w:val="0"/>
      <w:marTop w:val="0"/>
      <w:marBottom w:val="0"/>
      <w:divBdr>
        <w:top w:val="none" w:sz="0" w:space="0" w:color="auto"/>
        <w:left w:val="none" w:sz="0" w:space="0" w:color="auto"/>
        <w:bottom w:val="none" w:sz="0" w:space="0" w:color="auto"/>
        <w:right w:val="none" w:sz="0" w:space="0" w:color="auto"/>
      </w:divBdr>
    </w:div>
    <w:div w:id="1649748791">
      <w:bodyDiv w:val="1"/>
      <w:marLeft w:val="0"/>
      <w:marRight w:val="0"/>
      <w:marTop w:val="0"/>
      <w:marBottom w:val="0"/>
      <w:divBdr>
        <w:top w:val="none" w:sz="0" w:space="0" w:color="auto"/>
        <w:left w:val="none" w:sz="0" w:space="0" w:color="auto"/>
        <w:bottom w:val="none" w:sz="0" w:space="0" w:color="auto"/>
        <w:right w:val="none" w:sz="0" w:space="0" w:color="auto"/>
      </w:divBdr>
    </w:div>
    <w:div w:id="1650206755">
      <w:bodyDiv w:val="1"/>
      <w:marLeft w:val="0"/>
      <w:marRight w:val="0"/>
      <w:marTop w:val="0"/>
      <w:marBottom w:val="0"/>
      <w:divBdr>
        <w:top w:val="none" w:sz="0" w:space="0" w:color="auto"/>
        <w:left w:val="none" w:sz="0" w:space="0" w:color="auto"/>
        <w:bottom w:val="none" w:sz="0" w:space="0" w:color="auto"/>
        <w:right w:val="none" w:sz="0" w:space="0" w:color="auto"/>
      </w:divBdr>
    </w:div>
    <w:div w:id="1650285366">
      <w:bodyDiv w:val="1"/>
      <w:marLeft w:val="0"/>
      <w:marRight w:val="0"/>
      <w:marTop w:val="0"/>
      <w:marBottom w:val="0"/>
      <w:divBdr>
        <w:top w:val="none" w:sz="0" w:space="0" w:color="auto"/>
        <w:left w:val="none" w:sz="0" w:space="0" w:color="auto"/>
        <w:bottom w:val="none" w:sz="0" w:space="0" w:color="auto"/>
        <w:right w:val="none" w:sz="0" w:space="0" w:color="auto"/>
      </w:divBdr>
    </w:div>
    <w:div w:id="1650672918">
      <w:bodyDiv w:val="1"/>
      <w:marLeft w:val="0"/>
      <w:marRight w:val="0"/>
      <w:marTop w:val="0"/>
      <w:marBottom w:val="0"/>
      <w:divBdr>
        <w:top w:val="none" w:sz="0" w:space="0" w:color="auto"/>
        <w:left w:val="none" w:sz="0" w:space="0" w:color="auto"/>
        <w:bottom w:val="none" w:sz="0" w:space="0" w:color="auto"/>
        <w:right w:val="none" w:sz="0" w:space="0" w:color="auto"/>
      </w:divBdr>
    </w:div>
    <w:div w:id="1651009839">
      <w:bodyDiv w:val="1"/>
      <w:marLeft w:val="0"/>
      <w:marRight w:val="0"/>
      <w:marTop w:val="0"/>
      <w:marBottom w:val="0"/>
      <w:divBdr>
        <w:top w:val="none" w:sz="0" w:space="0" w:color="auto"/>
        <w:left w:val="none" w:sz="0" w:space="0" w:color="auto"/>
        <w:bottom w:val="none" w:sz="0" w:space="0" w:color="auto"/>
        <w:right w:val="none" w:sz="0" w:space="0" w:color="auto"/>
      </w:divBdr>
    </w:div>
    <w:div w:id="1651207408">
      <w:bodyDiv w:val="1"/>
      <w:marLeft w:val="0"/>
      <w:marRight w:val="0"/>
      <w:marTop w:val="0"/>
      <w:marBottom w:val="0"/>
      <w:divBdr>
        <w:top w:val="none" w:sz="0" w:space="0" w:color="auto"/>
        <w:left w:val="none" w:sz="0" w:space="0" w:color="auto"/>
        <w:bottom w:val="none" w:sz="0" w:space="0" w:color="auto"/>
        <w:right w:val="none" w:sz="0" w:space="0" w:color="auto"/>
      </w:divBdr>
    </w:div>
    <w:div w:id="1651515917">
      <w:bodyDiv w:val="1"/>
      <w:marLeft w:val="0"/>
      <w:marRight w:val="0"/>
      <w:marTop w:val="0"/>
      <w:marBottom w:val="0"/>
      <w:divBdr>
        <w:top w:val="none" w:sz="0" w:space="0" w:color="auto"/>
        <w:left w:val="none" w:sz="0" w:space="0" w:color="auto"/>
        <w:bottom w:val="none" w:sz="0" w:space="0" w:color="auto"/>
        <w:right w:val="none" w:sz="0" w:space="0" w:color="auto"/>
      </w:divBdr>
    </w:div>
    <w:div w:id="1651711479">
      <w:bodyDiv w:val="1"/>
      <w:marLeft w:val="0"/>
      <w:marRight w:val="0"/>
      <w:marTop w:val="0"/>
      <w:marBottom w:val="0"/>
      <w:divBdr>
        <w:top w:val="none" w:sz="0" w:space="0" w:color="auto"/>
        <w:left w:val="none" w:sz="0" w:space="0" w:color="auto"/>
        <w:bottom w:val="none" w:sz="0" w:space="0" w:color="auto"/>
        <w:right w:val="none" w:sz="0" w:space="0" w:color="auto"/>
      </w:divBdr>
    </w:div>
    <w:div w:id="1652294204">
      <w:bodyDiv w:val="1"/>
      <w:marLeft w:val="0"/>
      <w:marRight w:val="0"/>
      <w:marTop w:val="0"/>
      <w:marBottom w:val="0"/>
      <w:divBdr>
        <w:top w:val="none" w:sz="0" w:space="0" w:color="auto"/>
        <w:left w:val="none" w:sz="0" w:space="0" w:color="auto"/>
        <w:bottom w:val="none" w:sz="0" w:space="0" w:color="auto"/>
        <w:right w:val="none" w:sz="0" w:space="0" w:color="auto"/>
      </w:divBdr>
    </w:div>
    <w:div w:id="1652758905">
      <w:bodyDiv w:val="1"/>
      <w:marLeft w:val="0"/>
      <w:marRight w:val="0"/>
      <w:marTop w:val="0"/>
      <w:marBottom w:val="0"/>
      <w:divBdr>
        <w:top w:val="none" w:sz="0" w:space="0" w:color="auto"/>
        <w:left w:val="none" w:sz="0" w:space="0" w:color="auto"/>
        <w:bottom w:val="none" w:sz="0" w:space="0" w:color="auto"/>
        <w:right w:val="none" w:sz="0" w:space="0" w:color="auto"/>
      </w:divBdr>
    </w:div>
    <w:div w:id="1653292004">
      <w:bodyDiv w:val="1"/>
      <w:marLeft w:val="0"/>
      <w:marRight w:val="0"/>
      <w:marTop w:val="0"/>
      <w:marBottom w:val="0"/>
      <w:divBdr>
        <w:top w:val="none" w:sz="0" w:space="0" w:color="auto"/>
        <w:left w:val="none" w:sz="0" w:space="0" w:color="auto"/>
        <w:bottom w:val="none" w:sz="0" w:space="0" w:color="auto"/>
        <w:right w:val="none" w:sz="0" w:space="0" w:color="auto"/>
      </w:divBdr>
    </w:div>
    <w:div w:id="1653487190">
      <w:bodyDiv w:val="1"/>
      <w:marLeft w:val="0"/>
      <w:marRight w:val="0"/>
      <w:marTop w:val="0"/>
      <w:marBottom w:val="0"/>
      <w:divBdr>
        <w:top w:val="none" w:sz="0" w:space="0" w:color="auto"/>
        <w:left w:val="none" w:sz="0" w:space="0" w:color="auto"/>
        <w:bottom w:val="none" w:sz="0" w:space="0" w:color="auto"/>
        <w:right w:val="none" w:sz="0" w:space="0" w:color="auto"/>
      </w:divBdr>
    </w:div>
    <w:div w:id="1653633760">
      <w:bodyDiv w:val="1"/>
      <w:marLeft w:val="0"/>
      <w:marRight w:val="0"/>
      <w:marTop w:val="0"/>
      <w:marBottom w:val="0"/>
      <w:divBdr>
        <w:top w:val="none" w:sz="0" w:space="0" w:color="auto"/>
        <w:left w:val="none" w:sz="0" w:space="0" w:color="auto"/>
        <w:bottom w:val="none" w:sz="0" w:space="0" w:color="auto"/>
        <w:right w:val="none" w:sz="0" w:space="0" w:color="auto"/>
      </w:divBdr>
    </w:div>
    <w:div w:id="1653753916">
      <w:bodyDiv w:val="1"/>
      <w:marLeft w:val="0"/>
      <w:marRight w:val="0"/>
      <w:marTop w:val="0"/>
      <w:marBottom w:val="0"/>
      <w:divBdr>
        <w:top w:val="none" w:sz="0" w:space="0" w:color="auto"/>
        <w:left w:val="none" w:sz="0" w:space="0" w:color="auto"/>
        <w:bottom w:val="none" w:sz="0" w:space="0" w:color="auto"/>
        <w:right w:val="none" w:sz="0" w:space="0" w:color="auto"/>
      </w:divBdr>
    </w:div>
    <w:div w:id="1653830617">
      <w:bodyDiv w:val="1"/>
      <w:marLeft w:val="0"/>
      <w:marRight w:val="0"/>
      <w:marTop w:val="0"/>
      <w:marBottom w:val="0"/>
      <w:divBdr>
        <w:top w:val="none" w:sz="0" w:space="0" w:color="auto"/>
        <w:left w:val="none" w:sz="0" w:space="0" w:color="auto"/>
        <w:bottom w:val="none" w:sz="0" w:space="0" w:color="auto"/>
        <w:right w:val="none" w:sz="0" w:space="0" w:color="auto"/>
      </w:divBdr>
    </w:div>
    <w:div w:id="1654484881">
      <w:bodyDiv w:val="1"/>
      <w:marLeft w:val="0"/>
      <w:marRight w:val="0"/>
      <w:marTop w:val="0"/>
      <w:marBottom w:val="0"/>
      <w:divBdr>
        <w:top w:val="none" w:sz="0" w:space="0" w:color="auto"/>
        <w:left w:val="none" w:sz="0" w:space="0" w:color="auto"/>
        <w:bottom w:val="none" w:sz="0" w:space="0" w:color="auto"/>
        <w:right w:val="none" w:sz="0" w:space="0" w:color="auto"/>
      </w:divBdr>
    </w:div>
    <w:div w:id="1654794329">
      <w:bodyDiv w:val="1"/>
      <w:marLeft w:val="0"/>
      <w:marRight w:val="0"/>
      <w:marTop w:val="0"/>
      <w:marBottom w:val="0"/>
      <w:divBdr>
        <w:top w:val="none" w:sz="0" w:space="0" w:color="auto"/>
        <w:left w:val="none" w:sz="0" w:space="0" w:color="auto"/>
        <w:bottom w:val="none" w:sz="0" w:space="0" w:color="auto"/>
        <w:right w:val="none" w:sz="0" w:space="0" w:color="auto"/>
      </w:divBdr>
    </w:div>
    <w:div w:id="1654946673">
      <w:bodyDiv w:val="1"/>
      <w:marLeft w:val="0"/>
      <w:marRight w:val="0"/>
      <w:marTop w:val="0"/>
      <w:marBottom w:val="0"/>
      <w:divBdr>
        <w:top w:val="none" w:sz="0" w:space="0" w:color="auto"/>
        <w:left w:val="none" w:sz="0" w:space="0" w:color="auto"/>
        <w:bottom w:val="none" w:sz="0" w:space="0" w:color="auto"/>
        <w:right w:val="none" w:sz="0" w:space="0" w:color="auto"/>
      </w:divBdr>
    </w:div>
    <w:div w:id="1654992426">
      <w:bodyDiv w:val="1"/>
      <w:marLeft w:val="0"/>
      <w:marRight w:val="0"/>
      <w:marTop w:val="0"/>
      <w:marBottom w:val="0"/>
      <w:divBdr>
        <w:top w:val="none" w:sz="0" w:space="0" w:color="auto"/>
        <w:left w:val="none" w:sz="0" w:space="0" w:color="auto"/>
        <w:bottom w:val="none" w:sz="0" w:space="0" w:color="auto"/>
        <w:right w:val="none" w:sz="0" w:space="0" w:color="auto"/>
      </w:divBdr>
    </w:div>
    <w:div w:id="1655598860">
      <w:bodyDiv w:val="1"/>
      <w:marLeft w:val="0"/>
      <w:marRight w:val="0"/>
      <w:marTop w:val="0"/>
      <w:marBottom w:val="0"/>
      <w:divBdr>
        <w:top w:val="none" w:sz="0" w:space="0" w:color="auto"/>
        <w:left w:val="none" w:sz="0" w:space="0" w:color="auto"/>
        <w:bottom w:val="none" w:sz="0" w:space="0" w:color="auto"/>
        <w:right w:val="none" w:sz="0" w:space="0" w:color="auto"/>
      </w:divBdr>
    </w:div>
    <w:div w:id="1657226771">
      <w:bodyDiv w:val="1"/>
      <w:marLeft w:val="0"/>
      <w:marRight w:val="0"/>
      <w:marTop w:val="0"/>
      <w:marBottom w:val="0"/>
      <w:divBdr>
        <w:top w:val="none" w:sz="0" w:space="0" w:color="auto"/>
        <w:left w:val="none" w:sz="0" w:space="0" w:color="auto"/>
        <w:bottom w:val="none" w:sz="0" w:space="0" w:color="auto"/>
        <w:right w:val="none" w:sz="0" w:space="0" w:color="auto"/>
      </w:divBdr>
    </w:div>
    <w:div w:id="1657610975">
      <w:bodyDiv w:val="1"/>
      <w:marLeft w:val="0"/>
      <w:marRight w:val="0"/>
      <w:marTop w:val="0"/>
      <w:marBottom w:val="0"/>
      <w:divBdr>
        <w:top w:val="none" w:sz="0" w:space="0" w:color="auto"/>
        <w:left w:val="none" w:sz="0" w:space="0" w:color="auto"/>
        <w:bottom w:val="none" w:sz="0" w:space="0" w:color="auto"/>
        <w:right w:val="none" w:sz="0" w:space="0" w:color="auto"/>
      </w:divBdr>
    </w:div>
    <w:div w:id="1657611906">
      <w:bodyDiv w:val="1"/>
      <w:marLeft w:val="0"/>
      <w:marRight w:val="0"/>
      <w:marTop w:val="0"/>
      <w:marBottom w:val="0"/>
      <w:divBdr>
        <w:top w:val="none" w:sz="0" w:space="0" w:color="auto"/>
        <w:left w:val="none" w:sz="0" w:space="0" w:color="auto"/>
        <w:bottom w:val="none" w:sz="0" w:space="0" w:color="auto"/>
        <w:right w:val="none" w:sz="0" w:space="0" w:color="auto"/>
      </w:divBdr>
    </w:div>
    <w:div w:id="1658264319">
      <w:bodyDiv w:val="1"/>
      <w:marLeft w:val="0"/>
      <w:marRight w:val="0"/>
      <w:marTop w:val="0"/>
      <w:marBottom w:val="0"/>
      <w:divBdr>
        <w:top w:val="none" w:sz="0" w:space="0" w:color="auto"/>
        <w:left w:val="none" w:sz="0" w:space="0" w:color="auto"/>
        <w:bottom w:val="none" w:sz="0" w:space="0" w:color="auto"/>
        <w:right w:val="none" w:sz="0" w:space="0" w:color="auto"/>
      </w:divBdr>
    </w:div>
    <w:div w:id="1659653723">
      <w:bodyDiv w:val="1"/>
      <w:marLeft w:val="0"/>
      <w:marRight w:val="0"/>
      <w:marTop w:val="0"/>
      <w:marBottom w:val="0"/>
      <w:divBdr>
        <w:top w:val="none" w:sz="0" w:space="0" w:color="auto"/>
        <w:left w:val="none" w:sz="0" w:space="0" w:color="auto"/>
        <w:bottom w:val="none" w:sz="0" w:space="0" w:color="auto"/>
        <w:right w:val="none" w:sz="0" w:space="0" w:color="auto"/>
      </w:divBdr>
    </w:div>
    <w:div w:id="1659965154">
      <w:bodyDiv w:val="1"/>
      <w:marLeft w:val="0"/>
      <w:marRight w:val="0"/>
      <w:marTop w:val="0"/>
      <w:marBottom w:val="0"/>
      <w:divBdr>
        <w:top w:val="none" w:sz="0" w:space="0" w:color="auto"/>
        <w:left w:val="none" w:sz="0" w:space="0" w:color="auto"/>
        <w:bottom w:val="none" w:sz="0" w:space="0" w:color="auto"/>
        <w:right w:val="none" w:sz="0" w:space="0" w:color="auto"/>
      </w:divBdr>
    </w:div>
    <w:div w:id="1660035281">
      <w:bodyDiv w:val="1"/>
      <w:marLeft w:val="0"/>
      <w:marRight w:val="0"/>
      <w:marTop w:val="0"/>
      <w:marBottom w:val="0"/>
      <w:divBdr>
        <w:top w:val="none" w:sz="0" w:space="0" w:color="auto"/>
        <w:left w:val="none" w:sz="0" w:space="0" w:color="auto"/>
        <w:bottom w:val="none" w:sz="0" w:space="0" w:color="auto"/>
        <w:right w:val="none" w:sz="0" w:space="0" w:color="auto"/>
      </w:divBdr>
    </w:div>
    <w:div w:id="1660109183">
      <w:bodyDiv w:val="1"/>
      <w:marLeft w:val="0"/>
      <w:marRight w:val="0"/>
      <w:marTop w:val="0"/>
      <w:marBottom w:val="0"/>
      <w:divBdr>
        <w:top w:val="none" w:sz="0" w:space="0" w:color="auto"/>
        <w:left w:val="none" w:sz="0" w:space="0" w:color="auto"/>
        <w:bottom w:val="none" w:sz="0" w:space="0" w:color="auto"/>
        <w:right w:val="none" w:sz="0" w:space="0" w:color="auto"/>
      </w:divBdr>
    </w:div>
    <w:div w:id="1660228809">
      <w:bodyDiv w:val="1"/>
      <w:marLeft w:val="0"/>
      <w:marRight w:val="0"/>
      <w:marTop w:val="0"/>
      <w:marBottom w:val="0"/>
      <w:divBdr>
        <w:top w:val="none" w:sz="0" w:space="0" w:color="auto"/>
        <w:left w:val="none" w:sz="0" w:space="0" w:color="auto"/>
        <w:bottom w:val="none" w:sz="0" w:space="0" w:color="auto"/>
        <w:right w:val="none" w:sz="0" w:space="0" w:color="auto"/>
      </w:divBdr>
    </w:div>
    <w:div w:id="1661153598">
      <w:bodyDiv w:val="1"/>
      <w:marLeft w:val="0"/>
      <w:marRight w:val="0"/>
      <w:marTop w:val="0"/>
      <w:marBottom w:val="0"/>
      <w:divBdr>
        <w:top w:val="none" w:sz="0" w:space="0" w:color="auto"/>
        <w:left w:val="none" w:sz="0" w:space="0" w:color="auto"/>
        <w:bottom w:val="none" w:sz="0" w:space="0" w:color="auto"/>
        <w:right w:val="none" w:sz="0" w:space="0" w:color="auto"/>
      </w:divBdr>
    </w:div>
    <w:div w:id="1661693657">
      <w:bodyDiv w:val="1"/>
      <w:marLeft w:val="0"/>
      <w:marRight w:val="0"/>
      <w:marTop w:val="0"/>
      <w:marBottom w:val="0"/>
      <w:divBdr>
        <w:top w:val="none" w:sz="0" w:space="0" w:color="auto"/>
        <w:left w:val="none" w:sz="0" w:space="0" w:color="auto"/>
        <w:bottom w:val="none" w:sz="0" w:space="0" w:color="auto"/>
        <w:right w:val="none" w:sz="0" w:space="0" w:color="auto"/>
      </w:divBdr>
    </w:div>
    <w:div w:id="1662002253">
      <w:bodyDiv w:val="1"/>
      <w:marLeft w:val="0"/>
      <w:marRight w:val="0"/>
      <w:marTop w:val="0"/>
      <w:marBottom w:val="0"/>
      <w:divBdr>
        <w:top w:val="none" w:sz="0" w:space="0" w:color="auto"/>
        <w:left w:val="none" w:sz="0" w:space="0" w:color="auto"/>
        <w:bottom w:val="none" w:sz="0" w:space="0" w:color="auto"/>
        <w:right w:val="none" w:sz="0" w:space="0" w:color="auto"/>
      </w:divBdr>
    </w:div>
    <w:div w:id="1662615030">
      <w:bodyDiv w:val="1"/>
      <w:marLeft w:val="0"/>
      <w:marRight w:val="0"/>
      <w:marTop w:val="0"/>
      <w:marBottom w:val="0"/>
      <w:divBdr>
        <w:top w:val="none" w:sz="0" w:space="0" w:color="auto"/>
        <w:left w:val="none" w:sz="0" w:space="0" w:color="auto"/>
        <w:bottom w:val="none" w:sz="0" w:space="0" w:color="auto"/>
        <w:right w:val="none" w:sz="0" w:space="0" w:color="auto"/>
      </w:divBdr>
    </w:div>
    <w:div w:id="1663198778">
      <w:bodyDiv w:val="1"/>
      <w:marLeft w:val="0"/>
      <w:marRight w:val="0"/>
      <w:marTop w:val="0"/>
      <w:marBottom w:val="0"/>
      <w:divBdr>
        <w:top w:val="none" w:sz="0" w:space="0" w:color="auto"/>
        <w:left w:val="none" w:sz="0" w:space="0" w:color="auto"/>
        <w:bottom w:val="none" w:sz="0" w:space="0" w:color="auto"/>
        <w:right w:val="none" w:sz="0" w:space="0" w:color="auto"/>
      </w:divBdr>
    </w:div>
    <w:div w:id="1663507547">
      <w:bodyDiv w:val="1"/>
      <w:marLeft w:val="0"/>
      <w:marRight w:val="0"/>
      <w:marTop w:val="0"/>
      <w:marBottom w:val="0"/>
      <w:divBdr>
        <w:top w:val="none" w:sz="0" w:space="0" w:color="auto"/>
        <w:left w:val="none" w:sz="0" w:space="0" w:color="auto"/>
        <w:bottom w:val="none" w:sz="0" w:space="0" w:color="auto"/>
        <w:right w:val="none" w:sz="0" w:space="0" w:color="auto"/>
      </w:divBdr>
    </w:div>
    <w:div w:id="1663584257">
      <w:bodyDiv w:val="1"/>
      <w:marLeft w:val="0"/>
      <w:marRight w:val="0"/>
      <w:marTop w:val="0"/>
      <w:marBottom w:val="0"/>
      <w:divBdr>
        <w:top w:val="none" w:sz="0" w:space="0" w:color="auto"/>
        <w:left w:val="none" w:sz="0" w:space="0" w:color="auto"/>
        <w:bottom w:val="none" w:sz="0" w:space="0" w:color="auto"/>
        <w:right w:val="none" w:sz="0" w:space="0" w:color="auto"/>
      </w:divBdr>
    </w:div>
    <w:div w:id="1664550753">
      <w:bodyDiv w:val="1"/>
      <w:marLeft w:val="0"/>
      <w:marRight w:val="0"/>
      <w:marTop w:val="0"/>
      <w:marBottom w:val="0"/>
      <w:divBdr>
        <w:top w:val="none" w:sz="0" w:space="0" w:color="auto"/>
        <w:left w:val="none" w:sz="0" w:space="0" w:color="auto"/>
        <w:bottom w:val="none" w:sz="0" w:space="0" w:color="auto"/>
        <w:right w:val="none" w:sz="0" w:space="0" w:color="auto"/>
      </w:divBdr>
    </w:div>
    <w:div w:id="1664553505">
      <w:bodyDiv w:val="1"/>
      <w:marLeft w:val="0"/>
      <w:marRight w:val="0"/>
      <w:marTop w:val="0"/>
      <w:marBottom w:val="0"/>
      <w:divBdr>
        <w:top w:val="none" w:sz="0" w:space="0" w:color="auto"/>
        <w:left w:val="none" w:sz="0" w:space="0" w:color="auto"/>
        <w:bottom w:val="none" w:sz="0" w:space="0" w:color="auto"/>
        <w:right w:val="none" w:sz="0" w:space="0" w:color="auto"/>
      </w:divBdr>
    </w:div>
    <w:div w:id="1665543751">
      <w:bodyDiv w:val="1"/>
      <w:marLeft w:val="0"/>
      <w:marRight w:val="0"/>
      <w:marTop w:val="0"/>
      <w:marBottom w:val="0"/>
      <w:divBdr>
        <w:top w:val="none" w:sz="0" w:space="0" w:color="auto"/>
        <w:left w:val="none" w:sz="0" w:space="0" w:color="auto"/>
        <w:bottom w:val="none" w:sz="0" w:space="0" w:color="auto"/>
        <w:right w:val="none" w:sz="0" w:space="0" w:color="auto"/>
      </w:divBdr>
    </w:div>
    <w:div w:id="1666010615">
      <w:bodyDiv w:val="1"/>
      <w:marLeft w:val="0"/>
      <w:marRight w:val="0"/>
      <w:marTop w:val="0"/>
      <w:marBottom w:val="0"/>
      <w:divBdr>
        <w:top w:val="none" w:sz="0" w:space="0" w:color="auto"/>
        <w:left w:val="none" w:sz="0" w:space="0" w:color="auto"/>
        <w:bottom w:val="none" w:sz="0" w:space="0" w:color="auto"/>
        <w:right w:val="none" w:sz="0" w:space="0" w:color="auto"/>
      </w:divBdr>
    </w:div>
    <w:div w:id="1666395646">
      <w:bodyDiv w:val="1"/>
      <w:marLeft w:val="0"/>
      <w:marRight w:val="0"/>
      <w:marTop w:val="0"/>
      <w:marBottom w:val="0"/>
      <w:divBdr>
        <w:top w:val="none" w:sz="0" w:space="0" w:color="auto"/>
        <w:left w:val="none" w:sz="0" w:space="0" w:color="auto"/>
        <w:bottom w:val="none" w:sz="0" w:space="0" w:color="auto"/>
        <w:right w:val="none" w:sz="0" w:space="0" w:color="auto"/>
      </w:divBdr>
    </w:div>
    <w:div w:id="1666737247">
      <w:bodyDiv w:val="1"/>
      <w:marLeft w:val="0"/>
      <w:marRight w:val="0"/>
      <w:marTop w:val="0"/>
      <w:marBottom w:val="0"/>
      <w:divBdr>
        <w:top w:val="none" w:sz="0" w:space="0" w:color="auto"/>
        <w:left w:val="none" w:sz="0" w:space="0" w:color="auto"/>
        <w:bottom w:val="none" w:sz="0" w:space="0" w:color="auto"/>
        <w:right w:val="none" w:sz="0" w:space="0" w:color="auto"/>
      </w:divBdr>
    </w:div>
    <w:div w:id="1667244205">
      <w:bodyDiv w:val="1"/>
      <w:marLeft w:val="0"/>
      <w:marRight w:val="0"/>
      <w:marTop w:val="0"/>
      <w:marBottom w:val="0"/>
      <w:divBdr>
        <w:top w:val="none" w:sz="0" w:space="0" w:color="auto"/>
        <w:left w:val="none" w:sz="0" w:space="0" w:color="auto"/>
        <w:bottom w:val="none" w:sz="0" w:space="0" w:color="auto"/>
        <w:right w:val="none" w:sz="0" w:space="0" w:color="auto"/>
      </w:divBdr>
    </w:div>
    <w:div w:id="1667786188">
      <w:bodyDiv w:val="1"/>
      <w:marLeft w:val="0"/>
      <w:marRight w:val="0"/>
      <w:marTop w:val="0"/>
      <w:marBottom w:val="0"/>
      <w:divBdr>
        <w:top w:val="none" w:sz="0" w:space="0" w:color="auto"/>
        <w:left w:val="none" w:sz="0" w:space="0" w:color="auto"/>
        <w:bottom w:val="none" w:sz="0" w:space="0" w:color="auto"/>
        <w:right w:val="none" w:sz="0" w:space="0" w:color="auto"/>
      </w:divBdr>
    </w:div>
    <w:div w:id="1667855931">
      <w:bodyDiv w:val="1"/>
      <w:marLeft w:val="0"/>
      <w:marRight w:val="0"/>
      <w:marTop w:val="0"/>
      <w:marBottom w:val="0"/>
      <w:divBdr>
        <w:top w:val="none" w:sz="0" w:space="0" w:color="auto"/>
        <w:left w:val="none" w:sz="0" w:space="0" w:color="auto"/>
        <w:bottom w:val="none" w:sz="0" w:space="0" w:color="auto"/>
        <w:right w:val="none" w:sz="0" w:space="0" w:color="auto"/>
      </w:divBdr>
    </w:div>
    <w:div w:id="1667896238">
      <w:bodyDiv w:val="1"/>
      <w:marLeft w:val="0"/>
      <w:marRight w:val="0"/>
      <w:marTop w:val="0"/>
      <w:marBottom w:val="0"/>
      <w:divBdr>
        <w:top w:val="none" w:sz="0" w:space="0" w:color="auto"/>
        <w:left w:val="none" w:sz="0" w:space="0" w:color="auto"/>
        <w:bottom w:val="none" w:sz="0" w:space="0" w:color="auto"/>
        <w:right w:val="none" w:sz="0" w:space="0" w:color="auto"/>
      </w:divBdr>
    </w:div>
    <w:div w:id="1668241394">
      <w:bodyDiv w:val="1"/>
      <w:marLeft w:val="0"/>
      <w:marRight w:val="0"/>
      <w:marTop w:val="0"/>
      <w:marBottom w:val="0"/>
      <w:divBdr>
        <w:top w:val="none" w:sz="0" w:space="0" w:color="auto"/>
        <w:left w:val="none" w:sz="0" w:space="0" w:color="auto"/>
        <w:bottom w:val="none" w:sz="0" w:space="0" w:color="auto"/>
        <w:right w:val="none" w:sz="0" w:space="0" w:color="auto"/>
      </w:divBdr>
    </w:div>
    <w:div w:id="1668749695">
      <w:bodyDiv w:val="1"/>
      <w:marLeft w:val="0"/>
      <w:marRight w:val="0"/>
      <w:marTop w:val="0"/>
      <w:marBottom w:val="0"/>
      <w:divBdr>
        <w:top w:val="none" w:sz="0" w:space="0" w:color="auto"/>
        <w:left w:val="none" w:sz="0" w:space="0" w:color="auto"/>
        <w:bottom w:val="none" w:sz="0" w:space="0" w:color="auto"/>
        <w:right w:val="none" w:sz="0" w:space="0" w:color="auto"/>
      </w:divBdr>
    </w:div>
    <w:div w:id="1669088825">
      <w:bodyDiv w:val="1"/>
      <w:marLeft w:val="0"/>
      <w:marRight w:val="0"/>
      <w:marTop w:val="0"/>
      <w:marBottom w:val="0"/>
      <w:divBdr>
        <w:top w:val="none" w:sz="0" w:space="0" w:color="auto"/>
        <w:left w:val="none" w:sz="0" w:space="0" w:color="auto"/>
        <w:bottom w:val="none" w:sz="0" w:space="0" w:color="auto"/>
        <w:right w:val="none" w:sz="0" w:space="0" w:color="auto"/>
      </w:divBdr>
    </w:div>
    <w:div w:id="1669138782">
      <w:bodyDiv w:val="1"/>
      <w:marLeft w:val="0"/>
      <w:marRight w:val="0"/>
      <w:marTop w:val="0"/>
      <w:marBottom w:val="0"/>
      <w:divBdr>
        <w:top w:val="none" w:sz="0" w:space="0" w:color="auto"/>
        <w:left w:val="none" w:sz="0" w:space="0" w:color="auto"/>
        <w:bottom w:val="none" w:sz="0" w:space="0" w:color="auto"/>
        <w:right w:val="none" w:sz="0" w:space="0" w:color="auto"/>
      </w:divBdr>
    </w:div>
    <w:div w:id="1669821843">
      <w:bodyDiv w:val="1"/>
      <w:marLeft w:val="0"/>
      <w:marRight w:val="0"/>
      <w:marTop w:val="0"/>
      <w:marBottom w:val="0"/>
      <w:divBdr>
        <w:top w:val="none" w:sz="0" w:space="0" w:color="auto"/>
        <w:left w:val="none" w:sz="0" w:space="0" w:color="auto"/>
        <w:bottom w:val="none" w:sz="0" w:space="0" w:color="auto"/>
        <w:right w:val="none" w:sz="0" w:space="0" w:color="auto"/>
      </w:divBdr>
    </w:div>
    <w:div w:id="1669869814">
      <w:bodyDiv w:val="1"/>
      <w:marLeft w:val="0"/>
      <w:marRight w:val="0"/>
      <w:marTop w:val="0"/>
      <w:marBottom w:val="0"/>
      <w:divBdr>
        <w:top w:val="none" w:sz="0" w:space="0" w:color="auto"/>
        <w:left w:val="none" w:sz="0" w:space="0" w:color="auto"/>
        <w:bottom w:val="none" w:sz="0" w:space="0" w:color="auto"/>
        <w:right w:val="none" w:sz="0" w:space="0" w:color="auto"/>
      </w:divBdr>
    </w:div>
    <w:div w:id="1670595161">
      <w:bodyDiv w:val="1"/>
      <w:marLeft w:val="0"/>
      <w:marRight w:val="0"/>
      <w:marTop w:val="0"/>
      <w:marBottom w:val="0"/>
      <w:divBdr>
        <w:top w:val="none" w:sz="0" w:space="0" w:color="auto"/>
        <w:left w:val="none" w:sz="0" w:space="0" w:color="auto"/>
        <w:bottom w:val="none" w:sz="0" w:space="0" w:color="auto"/>
        <w:right w:val="none" w:sz="0" w:space="0" w:color="auto"/>
      </w:divBdr>
    </w:div>
    <w:div w:id="1670789321">
      <w:bodyDiv w:val="1"/>
      <w:marLeft w:val="0"/>
      <w:marRight w:val="0"/>
      <w:marTop w:val="0"/>
      <w:marBottom w:val="0"/>
      <w:divBdr>
        <w:top w:val="none" w:sz="0" w:space="0" w:color="auto"/>
        <w:left w:val="none" w:sz="0" w:space="0" w:color="auto"/>
        <w:bottom w:val="none" w:sz="0" w:space="0" w:color="auto"/>
        <w:right w:val="none" w:sz="0" w:space="0" w:color="auto"/>
      </w:divBdr>
    </w:div>
    <w:div w:id="1670911526">
      <w:bodyDiv w:val="1"/>
      <w:marLeft w:val="0"/>
      <w:marRight w:val="0"/>
      <w:marTop w:val="0"/>
      <w:marBottom w:val="0"/>
      <w:divBdr>
        <w:top w:val="none" w:sz="0" w:space="0" w:color="auto"/>
        <w:left w:val="none" w:sz="0" w:space="0" w:color="auto"/>
        <w:bottom w:val="none" w:sz="0" w:space="0" w:color="auto"/>
        <w:right w:val="none" w:sz="0" w:space="0" w:color="auto"/>
      </w:divBdr>
    </w:div>
    <w:div w:id="1671058252">
      <w:bodyDiv w:val="1"/>
      <w:marLeft w:val="0"/>
      <w:marRight w:val="0"/>
      <w:marTop w:val="0"/>
      <w:marBottom w:val="0"/>
      <w:divBdr>
        <w:top w:val="none" w:sz="0" w:space="0" w:color="auto"/>
        <w:left w:val="none" w:sz="0" w:space="0" w:color="auto"/>
        <w:bottom w:val="none" w:sz="0" w:space="0" w:color="auto"/>
        <w:right w:val="none" w:sz="0" w:space="0" w:color="auto"/>
      </w:divBdr>
    </w:div>
    <w:div w:id="1671442182">
      <w:bodyDiv w:val="1"/>
      <w:marLeft w:val="0"/>
      <w:marRight w:val="0"/>
      <w:marTop w:val="0"/>
      <w:marBottom w:val="0"/>
      <w:divBdr>
        <w:top w:val="none" w:sz="0" w:space="0" w:color="auto"/>
        <w:left w:val="none" w:sz="0" w:space="0" w:color="auto"/>
        <w:bottom w:val="none" w:sz="0" w:space="0" w:color="auto"/>
        <w:right w:val="none" w:sz="0" w:space="0" w:color="auto"/>
      </w:divBdr>
    </w:div>
    <w:div w:id="1672104961">
      <w:bodyDiv w:val="1"/>
      <w:marLeft w:val="0"/>
      <w:marRight w:val="0"/>
      <w:marTop w:val="0"/>
      <w:marBottom w:val="0"/>
      <w:divBdr>
        <w:top w:val="none" w:sz="0" w:space="0" w:color="auto"/>
        <w:left w:val="none" w:sz="0" w:space="0" w:color="auto"/>
        <w:bottom w:val="none" w:sz="0" w:space="0" w:color="auto"/>
        <w:right w:val="none" w:sz="0" w:space="0" w:color="auto"/>
      </w:divBdr>
    </w:div>
    <w:div w:id="1672219708">
      <w:bodyDiv w:val="1"/>
      <w:marLeft w:val="0"/>
      <w:marRight w:val="0"/>
      <w:marTop w:val="0"/>
      <w:marBottom w:val="0"/>
      <w:divBdr>
        <w:top w:val="none" w:sz="0" w:space="0" w:color="auto"/>
        <w:left w:val="none" w:sz="0" w:space="0" w:color="auto"/>
        <w:bottom w:val="none" w:sz="0" w:space="0" w:color="auto"/>
        <w:right w:val="none" w:sz="0" w:space="0" w:color="auto"/>
      </w:divBdr>
    </w:div>
    <w:div w:id="1672290032">
      <w:bodyDiv w:val="1"/>
      <w:marLeft w:val="0"/>
      <w:marRight w:val="0"/>
      <w:marTop w:val="0"/>
      <w:marBottom w:val="0"/>
      <w:divBdr>
        <w:top w:val="none" w:sz="0" w:space="0" w:color="auto"/>
        <w:left w:val="none" w:sz="0" w:space="0" w:color="auto"/>
        <w:bottom w:val="none" w:sz="0" w:space="0" w:color="auto"/>
        <w:right w:val="none" w:sz="0" w:space="0" w:color="auto"/>
      </w:divBdr>
    </w:div>
    <w:div w:id="1672370561">
      <w:bodyDiv w:val="1"/>
      <w:marLeft w:val="0"/>
      <w:marRight w:val="0"/>
      <w:marTop w:val="0"/>
      <w:marBottom w:val="0"/>
      <w:divBdr>
        <w:top w:val="none" w:sz="0" w:space="0" w:color="auto"/>
        <w:left w:val="none" w:sz="0" w:space="0" w:color="auto"/>
        <w:bottom w:val="none" w:sz="0" w:space="0" w:color="auto"/>
        <w:right w:val="none" w:sz="0" w:space="0" w:color="auto"/>
      </w:divBdr>
    </w:div>
    <w:div w:id="1673297584">
      <w:bodyDiv w:val="1"/>
      <w:marLeft w:val="0"/>
      <w:marRight w:val="0"/>
      <w:marTop w:val="0"/>
      <w:marBottom w:val="0"/>
      <w:divBdr>
        <w:top w:val="none" w:sz="0" w:space="0" w:color="auto"/>
        <w:left w:val="none" w:sz="0" w:space="0" w:color="auto"/>
        <w:bottom w:val="none" w:sz="0" w:space="0" w:color="auto"/>
        <w:right w:val="none" w:sz="0" w:space="0" w:color="auto"/>
      </w:divBdr>
    </w:div>
    <w:div w:id="1673340468">
      <w:bodyDiv w:val="1"/>
      <w:marLeft w:val="0"/>
      <w:marRight w:val="0"/>
      <w:marTop w:val="0"/>
      <w:marBottom w:val="0"/>
      <w:divBdr>
        <w:top w:val="none" w:sz="0" w:space="0" w:color="auto"/>
        <w:left w:val="none" w:sz="0" w:space="0" w:color="auto"/>
        <w:bottom w:val="none" w:sz="0" w:space="0" w:color="auto"/>
        <w:right w:val="none" w:sz="0" w:space="0" w:color="auto"/>
      </w:divBdr>
    </w:div>
    <w:div w:id="1673800704">
      <w:bodyDiv w:val="1"/>
      <w:marLeft w:val="0"/>
      <w:marRight w:val="0"/>
      <w:marTop w:val="0"/>
      <w:marBottom w:val="0"/>
      <w:divBdr>
        <w:top w:val="none" w:sz="0" w:space="0" w:color="auto"/>
        <w:left w:val="none" w:sz="0" w:space="0" w:color="auto"/>
        <w:bottom w:val="none" w:sz="0" w:space="0" w:color="auto"/>
        <w:right w:val="none" w:sz="0" w:space="0" w:color="auto"/>
      </w:divBdr>
    </w:div>
    <w:div w:id="1673952748">
      <w:bodyDiv w:val="1"/>
      <w:marLeft w:val="0"/>
      <w:marRight w:val="0"/>
      <w:marTop w:val="0"/>
      <w:marBottom w:val="0"/>
      <w:divBdr>
        <w:top w:val="none" w:sz="0" w:space="0" w:color="auto"/>
        <w:left w:val="none" w:sz="0" w:space="0" w:color="auto"/>
        <w:bottom w:val="none" w:sz="0" w:space="0" w:color="auto"/>
        <w:right w:val="none" w:sz="0" w:space="0" w:color="auto"/>
      </w:divBdr>
    </w:div>
    <w:div w:id="1674334343">
      <w:bodyDiv w:val="1"/>
      <w:marLeft w:val="0"/>
      <w:marRight w:val="0"/>
      <w:marTop w:val="0"/>
      <w:marBottom w:val="0"/>
      <w:divBdr>
        <w:top w:val="none" w:sz="0" w:space="0" w:color="auto"/>
        <w:left w:val="none" w:sz="0" w:space="0" w:color="auto"/>
        <w:bottom w:val="none" w:sz="0" w:space="0" w:color="auto"/>
        <w:right w:val="none" w:sz="0" w:space="0" w:color="auto"/>
      </w:divBdr>
    </w:div>
    <w:div w:id="1674602942">
      <w:bodyDiv w:val="1"/>
      <w:marLeft w:val="0"/>
      <w:marRight w:val="0"/>
      <w:marTop w:val="0"/>
      <w:marBottom w:val="0"/>
      <w:divBdr>
        <w:top w:val="none" w:sz="0" w:space="0" w:color="auto"/>
        <w:left w:val="none" w:sz="0" w:space="0" w:color="auto"/>
        <w:bottom w:val="none" w:sz="0" w:space="0" w:color="auto"/>
        <w:right w:val="none" w:sz="0" w:space="0" w:color="auto"/>
      </w:divBdr>
    </w:div>
    <w:div w:id="1674724804">
      <w:bodyDiv w:val="1"/>
      <w:marLeft w:val="0"/>
      <w:marRight w:val="0"/>
      <w:marTop w:val="0"/>
      <w:marBottom w:val="0"/>
      <w:divBdr>
        <w:top w:val="none" w:sz="0" w:space="0" w:color="auto"/>
        <w:left w:val="none" w:sz="0" w:space="0" w:color="auto"/>
        <w:bottom w:val="none" w:sz="0" w:space="0" w:color="auto"/>
        <w:right w:val="none" w:sz="0" w:space="0" w:color="auto"/>
      </w:divBdr>
    </w:div>
    <w:div w:id="1674914270">
      <w:bodyDiv w:val="1"/>
      <w:marLeft w:val="0"/>
      <w:marRight w:val="0"/>
      <w:marTop w:val="0"/>
      <w:marBottom w:val="0"/>
      <w:divBdr>
        <w:top w:val="none" w:sz="0" w:space="0" w:color="auto"/>
        <w:left w:val="none" w:sz="0" w:space="0" w:color="auto"/>
        <w:bottom w:val="none" w:sz="0" w:space="0" w:color="auto"/>
        <w:right w:val="none" w:sz="0" w:space="0" w:color="auto"/>
      </w:divBdr>
    </w:div>
    <w:div w:id="1674988195">
      <w:bodyDiv w:val="1"/>
      <w:marLeft w:val="0"/>
      <w:marRight w:val="0"/>
      <w:marTop w:val="0"/>
      <w:marBottom w:val="0"/>
      <w:divBdr>
        <w:top w:val="none" w:sz="0" w:space="0" w:color="auto"/>
        <w:left w:val="none" w:sz="0" w:space="0" w:color="auto"/>
        <w:bottom w:val="none" w:sz="0" w:space="0" w:color="auto"/>
        <w:right w:val="none" w:sz="0" w:space="0" w:color="auto"/>
      </w:divBdr>
    </w:div>
    <w:div w:id="1676421890">
      <w:bodyDiv w:val="1"/>
      <w:marLeft w:val="0"/>
      <w:marRight w:val="0"/>
      <w:marTop w:val="0"/>
      <w:marBottom w:val="0"/>
      <w:divBdr>
        <w:top w:val="none" w:sz="0" w:space="0" w:color="auto"/>
        <w:left w:val="none" w:sz="0" w:space="0" w:color="auto"/>
        <w:bottom w:val="none" w:sz="0" w:space="0" w:color="auto"/>
        <w:right w:val="none" w:sz="0" w:space="0" w:color="auto"/>
      </w:divBdr>
    </w:div>
    <w:div w:id="1677729080">
      <w:bodyDiv w:val="1"/>
      <w:marLeft w:val="0"/>
      <w:marRight w:val="0"/>
      <w:marTop w:val="0"/>
      <w:marBottom w:val="0"/>
      <w:divBdr>
        <w:top w:val="none" w:sz="0" w:space="0" w:color="auto"/>
        <w:left w:val="none" w:sz="0" w:space="0" w:color="auto"/>
        <w:bottom w:val="none" w:sz="0" w:space="0" w:color="auto"/>
        <w:right w:val="none" w:sz="0" w:space="0" w:color="auto"/>
      </w:divBdr>
    </w:div>
    <w:div w:id="1679388451">
      <w:bodyDiv w:val="1"/>
      <w:marLeft w:val="0"/>
      <w:marRight w:val="0"/>
      <w:marTop w:val="0"/>
      <w:marBottom w:val="0"/>
      <w:divBdr>
        <w:top w:val="none" w:sz="0" w:space="0" w:color="auto"/>
        <w:left w:val="none" w:sz="0" w:space="0" w:color="auto"/>
        <w:bottom w:val="none" w:sz="0" w:space="0" w:color="auto"/>
        <w:right w:val="none" w:sz="0" w:space="0" w:color="auto"/>
      </w:divBdr>
    </w:div>
    <w:div w:id="1680546377">
      <w:bodyDiv w:val="1"/>
      <w:marLeft w:val="0"/>
      <w:marRight w:val="0"/>
      <w:marTop w:val="0"/>
      <w:marBottom w:val="0"/>
      <w:divBdr>
        <w:top w:val="none" w:sz="0" w:space="0" w:color="auto"/>
        <w:left w:val="none" w:sz="0" w:space="0" w:color="auto"/>
        <w:bottom w:val="none" w:sz="0" w:space="0" w:color="auto"/>
        <w:right w:val="none" w:sz="0" w:space="0" w:color="auto"/>
      </w:divBdr>
    </w:div>
    <w:div w:id="1681080208">
      <w:bodyDiv w:val="1"/>
      <w:marLeft w:val="0"/>
      <w:marRight w:val="0"/>
      <w:marTop w:val="0"/>
      <w:marBottom w:val="0"/>
      <w:divBdr>
        <w:top w:val="none" w:sz="0" w:space="0" w:color="auto"/>
        <w:left w:val="none" w:sz="0" w:space="0" w:color="auto"/>
        <w:bottom w:val="none" w:sz="0" w:space="0" w:color="auto"/>
        <w:right w:val="none" w:sz="0" w:space="0" w:color="auto"/>
      </w:divBdr>
    </w:div>
    <w:div w:id="1681203417">
      <w:bodyDiv w:val="1"/>
      <w:marLeft w:val="0"/>
      <w:marRight w:val="0"/>
      <w:marTop w:val="0"/>
      <w:marBottom w:val="0"/>
      <w:divBdr>
        <w:top w:val="none" w:sz="0" w:space="0" w:color="auto"/>
        <w:left w:val="none" w:sz="0" w:space="0" w:color="auto"/>
        <w:bottom w:val="none" w:sz="0" w:space="0" w:color="auto"/>
        <w:right w:val="none" w:sz="0" w:space="0" w:color="auto"/>
      </w:divBdr>
    </w:div>
    <w:div w:id="1682782197">
      <w:bodyDiv w:val="1"/>
      <w:marLeft w:val="0"/>
      <w:marRight w:val="0"/>
      <w:marTop w:val="0"/>
      <w:marBottom w:val="0"/>
      <w:divBdr>
        <w:top w:val="none" w:sz="0" w:space="0" w:color="auto"/>
        <w:left w:val="none" w:sz="0" w:space="0" w:color="auto"/>
        <w:bottom w:val="none" w:sz="0" w:space="0" w:color="auto"/>
        <w:right w:val="none" w:sz="0" w:space="0" w:color="auto"/>
      </w:divBdr>
    </w:div>
    <w:div w:id="1683163974">
      <w:bodyDiv w:val="1"/>
      <w:marLeft w:val="0"/>
      <w:marRight w:val="0"/>
      <w:marTop w:val="0"/>
      <w:marBottom w:val="0"/>
      <w:divBdr>
        <w:top w:val="none" w:sz="0" w:space="0" w:color="auto"/>
        <w:left w:val="none" w:sz="0" w:space="0" w:color="auto"/>
        <w:bottom w:val="none" w:sz="0" w:space="0" w:color="auto"/>
        <w:right w:val="none" w:sz="0" w:space="0" w:color="auto"/>
      </w:divBdr>
    </w:div>
    <w:div w:id="1683193669">
      <w:bodyDiv w:val="1"/>
      <w:marLeft w:val="0"/>
      <w:marRight w:val="0"/>
      <w:marTop w:val="0"/>
      <w:marBottom w:val="0"/>
      <w:divBdr>
        <w:top w:val="none" w:sz="0" w:space="0" w:color="auto"/>
        <w:left w:val="none" w:sz="0" w:space="0" w:color="auto"/>
        <w:bottom w:val="none" w:sz="0" w:space="0" w:color="auto"/>
        <w:right w:val="none" w:sz="0" w:space="0" w:color="auto"/>
      </w:divBdr>
    </w:div>
    <w:div w:id="1683319615">
      <w:bodyDiv w:val="1"/>
      <w:marLeft w:val="0"/>
      <w:marRight w:val="0"/>
      <w:marTop w:val="0"/>
      <w:marBottom w:val="0"/>
      <w:divBdr>
        <w:top w:val="none" w:sz="0" w:space="0" w:color="auto"/>
        <w:left w:val="none" w:sz="0" w:space="0" w:color="auto"/>
        <w:bottom w:val="none" w:sz="0" w:space="0" w:color="auto"/>
        <w:right w:val="none" w:sz="0" w:space="0" w:color="auto"/>
      </w:divBdr>
    </w:div>
    <w:div w:id="1683386812">
      <w:bodyDiv w:val="1"/>
      <w:marLeft w:val="0"/>
      <w:marRight w:val="0"/>
      <w:marTop w:val="0"/>
      <w:marBottom w:val="0"/>
      <w:divBdr>
        <w:top w:val="none" w:sz="0" w:space="0" w:color="auto"/>
        <w:left w:val="none" w:sz="0" w:space="0" w:color="auto"/>
        <w:bottom w:val="none" w:sz="0" w:space="0" w:color="auto"/>
        <w:right w:val="none" w:sz="0" w:space="0" w:color="auto"/>
      </w:divBdr>
    </w:div>
    <w:div w:id="1683585773">
      <w:bodyDiv w:val="1"/>
      <w:marLeft w:val="0"/>
      <w:marRight w:val="0"/>
      <w:marTop w:val="0"/>
      <w:marBottom w:val="0"/>
      <w:divBdr>
        <w:top w:val="none" w:sz="0" w:space="0" w:color="auto"/>
        <w:left w:val="none" w:sz="0" w:space="0" w:color="auto"/>
        <w:bottom w:val="none" w:sz="0" w:space="0" w:color="auto"/>
        <w:right w:val="none" w:sz="0" w:space="0" w:color="auto"/>
      </w:divBdr>
    </w:div>
    <w:div w:id="1684354269">
      <w:bodyDiv w:val="1"/>
      <w:marLeft w:val="0"/>
      <w:marRight w:val="0"/>
      <w:marTop w:val="0"/>
      <w:marBottom w:val="0"/>
      <w:divBdr>
        <w:top w:val="none" w:sz="0" w:space="0" w:color="auto"/>
        <w:left w:val="none" w:sz="0" w:space="0" w:color="auto"/>
        <w:bottom w:val="none" w:sz="0" w:space="0" w:color="auto"/>
        <w:right w:val="none" w:sz="0" w:space="0" w:color="auto"/>
      </w:divBdr>
    </w:div>
    <w:div w:id="1684824062">
      <w:bodyDiv w:val="1"/>
      <w:marLeft w:val="0"/>
      <w:marRight w:val="0"/>
      <w:marTop w:val="0"/>
      <w:marBottom w:val="0"/>
      <w:divBdr>
        <w:top w:val="none" w:sz="0" w:space="0" w:color="auto"/>
        <w:left w:val="none" w:sz="0" w:space="0" w:color="auto"/>
        <w:bottom w:val="none" w:sz="0" w:space="0" w:color="auto"/>
        <w:right w:val="none" w:sz="0" w:space="0" w:color="auto"/>
      </w:divBdr>
    </w:div>
    <w:div w:id="1685401091">
      <w:bodyDiv w:val="1"/>
      <w:marLeft w:val="0"/>
      <w:marRight w:val="0"/>
      <w:marTop w:val="0"/>
      <w:marBottom w:val="0"/>
      <w:divBdr>
        <w:top w:val="none" w:sz="0" w:space="0" w:color="auto"/>
        <w:left w:val="none" w:sz="0" w:space="0" w:color="auto"/>
        <w:bottom w:val="none" w:sz="0" w:space="0" w:color="auto"/>
        <w:right w:val="none" w:sz="0" w:space="0" w:color="auto"/>
      </w:divBdr>
    </w:div>
    <w:div w:id="1686129625">
      <w:bodyDiv w:val="1"/>
      <w:marLeft w:val="0"/>
      <w:marRight w:val="0"/>
      <w:marTop w:val="0"/>
      <w:marBottom w:val="0"/>
      <w:divBdr>
        <w:top w:val="none" w:sz="0" w:space="0" w:color="auto"/>
        <w:left w:val="none" w:sz="0" w:space="0" w:color="auto"/>
        <w:bottom w:val="none" w:sz="0" w:space="0" w:color="auto"/>
        <w:right w:val="none" w:sz="0" w:space="0" w:color="auto"/>
      </w:divBdr>
    </w:div>
    <w:div w:id="1686521321">
      <w:bodyDiv w:val="1"/>
      <w:marLeft w:val="0"/>
      <w:marRight w:val="0"/>
      <w:marTop w:val="0"/>
      <w:marBottom w:val="0"/>
      <w:divBdr>
        <w:top w:val="none" w:sz="0" w:space="0" w:color="auto"/>
        <w:left w:val="none" w:sz="0" w:space="0" w:color="auto"/>
        <w:bottom w:val="none" w:sz="0" w:space="0" w:color="auto"/>
        <w:right w:val="none" w:sz="0" w:space="0" w:color="auto"/>
      </w:divBdr>
    </w:div>
    <w:div w:id="1686638705">
      <w:bodyDiv w:val="1"/>
      <w:marLeft w:val="0"/>
      <w:marRight w:val="0"/>
      <w:marTop w:val="0"/>
      <w:marBottom w:val="0"/>
      <w:divBdr>
        <w:top w:val="none" w:sz="0" w:space="0" w:color="auto"/>
        <w:left w:val="none" w:sz="0" w:space="0" w:color="auto"/>
        <w:bottom w:val="none" w:sz="0" w:space="0" w:color="auto"/>
        <w:right w:val="none" w:sz="0" w:space="0" w:color="auto"/>
      </w:divBdr>
    </w:div>
    <w:div w:id="1687173383">
      <w:bodyDiv w:val="1"/>
      <w:marLeft w:val="0"/>
      <w:marRight w:val="0"/>
      <w:marTop w:val="0"/>
      <w:marBottom w:val="0"/>
      <w:divBdr>
        <w:top w:val="none" w:sz="0" w:space="0" w:color="auto"/>
        <w:left w:val="none" w:sz="0" w:space="0" w:color="auto"/>
        <w:bottom w:val="none" w:sz="0" w:space="0" w:color="auto"/>
        <w:right w:val="none" w:sz="0" w:space="0" w:color="auto"/>
      </w:divBdr>
    </w:div>
    <w:div w:id="1687249869">
      <w:bodyDiv w:val="1"/>
      <w:marLeft w:val="0"/>
      <w:marRight w:val="0"/>
      <w:marTop w:val="0"/>
      <w:marBottom w:val="0"/>
      <w:divBdr>
        <w:top w:val="none" w:sz="0" w:space="0" w:color="auto"/>
        <w:left w:val="none" w:sz="0" w:space="0" w:color="auto"/>
        <w:bottom w:val="none" w:sz="0" w:space="0" w:color="auto"/>
        <w:right w:val="none" w:sz="0" w:space="0" w:color="auto"/>
      </w:divBdr>
    </w:div>
    <w:div w:id="1687439165">
      <w:bodyDiv w:val="1"/>
      <w:marLeft w:val="0"/>
      <w:marRight w:val="0"/>
      <w:marTop w:val="0"/>
      <w:marBottom w:val="0"/>
      <w:divBdr>
        <w:top w:val="none" w:sz="0" w:space="0" w:color="auto"/>
        <w:left w:val="none" w:sz="0" w:space="0" w:color="auto"/>
        <w:bottom w:val="none" w:sz="0" w:space="0" w:color="auto"/>
        <w:right w:val="none" w:sz="0" w:space="0" w:color="auto"/>
      </w:divBdr>
    </w:div>
    <w:div w:id="1688602484">
      <w:bodyDiv w:val="1"/>
      <w:marLeft w:val="0"/>
      <w:marRight w:val="0"/>
      <w:marTop w:val="0"/>
      <w:marBottom w:val="0"/>
      <w:divBdr>
        <w:top w:val="none" w:sz="0" w:space="0" w:color="auto"/>
        <w:left w:val="none" w:sz="0" w:space="0" w:color="auto"/>
        <w:bottom w:val="none" w:sz="0" w:space="0" w:color="auto"/>
        <w:right w:val="none" w:sz="0" w:space="0" w:color="auto"/>
      </w:divBdr>
    </w:div>
    <w:div w:id="1688868255">
      <w:bodyDiv w:val="1"/>
      <w:marLeft w:val="0"/>
      <w:marRight w:val="0"/>
      <w:marTop w:val="0"/>
      <w:marBottom w:val="0"/>
      <w:divBdr>
        <w:top w:val="none" w:sz="0" w:space="0" w:color="auto"/>
        <w:left w:val="none" w:sz="0" w:space="0" w:color="auto"/>
        <w:bottom w:val="none" w:sz="0" w:space="0" w:color="auto"/>
        <w:right w:val="none" w:sz="0" w:space="0" w:color="auto"/>
      </w:divBdr>
    </w:div>
    <w:div w:id="1689286359">
      <w:bodyDiv w:val="1"/>
      <w:marLeft w:val="0"/>
      <w:marRight w:val="0"/>
      <w:marTop w:val="0"/>
      <w:marBottom w:val="0"/>
      <w:divBdr>
        <w:top w:val="none" w:sz="0" w:space="0" w:color="auto"/>
        <w:left w:val="none" w:sz="0" w:space="0" w:color="auto"/>
        <w:bottom w:val="none" w:sz="0" w:space="0" w:color="auto"/>
        <w:right w:val="none" w:sz="0" w:space="0" w:color="auto"/>
      </w:divBdr>
    </w:div>
    <w:div w:id="1690912314">
      <w:bodyDiv w:val="1"/>
      <w:marLeft w:val="0"/>
      <w:marRight w:val="0"/>
      <w:marTop w:val="0"/>
      <w:marBottom w:val="0"/>
      <w:divBdr>
        <w:top w:val="none" w:sz="0" w:space="0" w:color="auto"/>
        <w:left w:val="none" w:sz="0" w:space="0" w:color="auto"/>
        <w:bottom w:val="none" w:sz="0" w:space="0" w:color="auto"/>
        <w:right w:val="none" w:sz="0" w:space="0" w:color="auto"/>
      </w:divBdr>
    </w:div>
    <w:div w:id="1690913067">
      <w:bodyDiv w:val="1"/>
      <w:marLeft w:val="0"/>
      <w:marRight w:val="0"/>
      <w:marTop w:val="0"/>
      <w:marBottom w:val="0"/>
      <w:divBdr>
        <w:top w:val="none" w:sz="0" w:space="0" w:color="auto"/>
        <w:left w:val="none" w:sz="0" w:space="0" w:color="auto"/>
        <w:bottom w:val="none" w:sz="0" w:space="0" w:color="auto"/>
        <w:right w:val="none" w:sz="0" w:space="0" w:color="auto"/>
      </w:divBdr>
    </w:div>
    <w:div w:id="1691377443">
      <w:bodyDiv w:val="1"/>
      <w:marLeft w:val="0"/>
      <w:marRight w:val="0"/>
      <w:marTop w:val="0"/>
      <w:marBottom w:val="0"/>
      <w:divBdr>
        <w:top w:val="none" w:sz="0" w:space="0" w:color="auto"/>
        <w:left w:val="none" w:sz="0" w:space="0" w:color="auto"/>
        <w:bottom w:val="none" w:sz="0" w:space="0" w:color="auto"/>
        <w:right w:val="none" w:sz="0" w:space="0" w:color="auto"/>
      </w:divBdr>
    </w:div>
    <w:div w:id="1692149284">
      <w:bodyDiv w:val="1"/>
      <w:marLeft w:val="0"/>
      <w:marRight w:val="0"/>
      <w:marTop w:val="0"/>
      <w:marBottom w:val="0"/>
      <w:divBdr>
        <w:top w:val="none" w:sz="0" w:space="0" w:color="auto"/>
        <w:left w:val="none" w:sz="0" w:space="0" w:color="auto"/>
        <w:bottom w:val="none" w:sz="0" w:space="0" w:color="auto"/>
        <w:right w:val="none" w:sz="0" w:space="0" w:color="auto"/>
      </w:divBdr>
    </w:div>
    <w:div w:id="1692756955">
      <w:bodyDiv w:val="1"/>
      <w:marLeft w:val="0"/>
      <w:marRight w:val="0"/>
      <w:marTop w:val="0"/>
      <w:marBottom w:val="0"/>
      <w:divBdr>
        <w:top w:val="none" w:sz="0" w:space="0" w:color="auto"/>
        <w:left w:val="none" w:sz="0" w:space="0" w:color="auto"/>
        <w:bottom w:val="none" w:sz="0" w:space="0" w:color="auto"/>
        <w:right w:val="none" w:sz="0" w:space="0" w:color="auto"/>
      </w:divBdr>
    </w:div>
    <w:div w:id="1693141623">
      <w:bodyDiv w:val="1"/>
      <w:marLeft w:val="0"/>
      <w:marRight w:val="0"/>
      <w:marTop w:val="0"/>
      <w:marBottom w:val="0"/>
      <w:divBdr>
        <w:top w:val="none" w:sz="0" w:space="0" w:color="auto"/>
        <w:left w:val="none" w:sz="0" w:space="0" w:color="auto"/>
        <w:bottom w:val="none" w:sz="0" w:space="0" w:color="auto"/>
        <w:right w:val="none" w:sz="0" w:space="0" w:color="auto"/>
      </w:divBdr>
    </w:div>
    <w:div w:id="1693604330">
      <w:bodyDiv w:val="1"/>
      <w:marLeft w:val="0"/>
      <w:marRight w:val="0"/>
      <w:marTop w:val="0"/>
      <w:marBottom w:val="0"/>
      <w:divBdr>
        <w:top w:val="none" w:sz="0" w:space="0" w:color="auto"/>
        <w:left w:val="none" w:sz="0" w:space="0" w:color="auto"/>
        <w:bottom w:val="none" w:sz="0" w:space="0" w:color="auto"/>
        <w:right w:val="none" w:sz="0" w:space="0" w:color="auto"/>
      </w:divBdr>
    </w:div>
    <w:div w:id="1693609218">
      <w:bodyDiv w:val="1"/>
      <w:marLeft w:val="0"/>
      <w:marRight w:val="0"/>
      <w:marTop w:val="0"/>
      <w:marBottom w:val="0"/>
      <w:divBdr>
        <w:top w:val="none" w:sz="0" w:space="0" w:color="auto"/>
        <w:left w:val="none" w:sz="0" w:space="0" w:color="auto"/>
        <w:bottom w:val="none" w:sz="0" w:space="0" w:color="auto"/>
        <w:right w:val="none" w:sz="0" w:space="0" w:color="auto"/>
      </w:divBdr>
    </w:div>
    <w:div w:id="1693649710">
      <w:bodyDiv w:val="1"/>
      <w:marLeft w:val="0"/>
      <w:marRight w:val="0"/>
      <w:marTop w:val="0"/>
      <w:marBottom w:val="0"/>
      <w:divBdr>
        <w:top w:val="none" w:sz="0" w:space="0" w:color="auto"/>
        <w:left w:val="none" w:sz="0" w:space="0" w:color="auto"/>
        <w:bottom w:val="none" w:sz="0" w:space="0" w:color="auto"/>
        <w:right w:val="none" w:sz="0" w:space="0" w:color="auto"/>
      </w:divBdr>
    </w:div>
    <w:div w:id="1693991763">
      <w:bodyDiv w:val="1"/>
      <w:marLeft w:val="0"/>
      <w:marRight w:val="0"/>
      <w:marTop w:val="0"/>
      <w:marBottom w:val="0"/>
      <w:divBdr>
        <w:top w:val="none" w:sz="0" w:space="0" w:color="auto"/>
        <w:left w:val="none" w:sz="0" w:space="0" w:color="auto"/>
        <w:bottom w:val="none" w:sz="0" w:space="0" w:color="auto"/>
        <w:right w:val="none" w:sz="0" w:space="0" w:color="auto"/>
      </w:divBdr>
    </w:div>
    <w:div w:id="1695039330">
      <w:bodyDiv w:val="1"/>
      <w:marLeft w:val="0"/>
      <w:marRight w:val="0"/>
      <w:marTop w:val="0"/>
      <w:marBottom w:val="0"/>
      <w:divBdr>
        <w:top w:val="none" w:sz="0" w:space="0" w:color="auto"/>
        <w:left w:val="none" w:sz="0" w:space="0" w:color="auto"/>
        <w:bottom w:val="none" w:sz="0" w:space="0" w:color="auto"/>
        <w:right w:val="none" w:sz="0" w:space="0" w:color="auto"/>
      </w:divBdr>
    </w:div>
    <w:div w:id="1695184266">
      <w:bodyDiv w:val="1"/>
      <w:marLeft w:val="0"/>
      <w:marRight w:val="0"/>
      <w:marTop w:val="0"/>
      <w:marBottom w:val="0"/>
      <w:divBdr>
        <w:top w:val="none" w:sz="0" w:space="0" w:color="auto"/>
        <w:left w:val="none" w:sz="0" w:space="0" w:color="auto"/>
        <w:bottom w:val="none" w:sz="0" w:space="0" w:color="auto"/>
        <w:right w:val="none" w:sz="0" w:space="0" w:color="auto"/>
      </w:divBdr>
    </w:div>
    <w:div w:id="1696887400">
      <w:bodyDiv w:val="1"/>
      <w:marLeft w:val="0"/>
      <w:marRight w:val="0"/>
      <w:marTop w:val="0"/>
      <w:marBottom w:val="0"/>
      <w:divBdr>
        <w:top w:val="none" w:sz="0" w:space="0" w:color="auto"/>
        <w:left w:val="none" w:sz="0" w:space="0" w:color="auto"/>
        <w:bottom w:val="none" w:sz="0" w:space="0" w:color="auto"/>
        <w:right w:val="none" w:sz="0" w:space="0" w:color="auto"/>
      </w:divBdr>
    </w:div>
    <w:div w:id="1697196669">
      <w:bodyDiv w:val="1"/>
      <w:marLeft w:val="0"/>
      <w:marRight w:val="0"/>
      <w:marTop w:val="0"/>
      <w:marBottom w:val="0"/>
      <w:divBdr>
        <w:top w:val="none" w:sz="0" w:space="0" w:color="auto"/>
        <w:left w:val="none" w:sz="0" w:space="0" w:color="auto"/>
        <w:bottom w:val="none" w:sz="0" w:space="0" w:color="auto"/>
        <w:right w:val="none" w:sz="0" w:space="0" w:color="auto"/>
      </w:divBdr>
    </w:div>
    <w:div w:id="1697542304">
      <w:bodyDiv w:val="1"/>
      <w:marLeft w:val="0"/>
      <w:marRight w:val="0"/>
      <w:marTop w:val="0"/>
      <w:marBottom w:val="0"/>
      <w:divBdr>
        <w:top w:val="none" w:sz="0" w:space="0" w:color="auto"/>
        <w:left w:val="none" w:sz="0" w:space="0" w:color="auto"/>
        <w:bottom w:val="none" w:sz="0" w:space="0" w:color="auto"/>
        <w:right w:val="none" w:sz="0" w:space="0" w:color="auto"/>
      </w:divBdr>
    </w:div>
    <w:div w:id="1697655793">
      <w:bodyDiv w:val="1"/>
      <w:marLeft w:val="0"/>
      <w:marRight w:val="0"/>
      <w:marTop w:val="0"/>
      <w:marBottom w:val="0"/>
      <w:divBdr>
        <w:top w:val="none" w:sz="0" w:space="0" w:color="auto"/>
        <w:left w:val="none" w:sz="0" w:space="0" w:color="auto"/>
        <w:bottom w:val="none" w:sz="0" w:space="0" w:color="auto"/>
        <w:right w:val="none" w:sz="0" w:space="0" w:color="auto"/>
      </w:divBdr>
    </w:div>
    <w:div w:id="1698654852">
      <w:bodyDiv w:val="1"/>
      <w:marLeft w:val="0"/>
      <w:marRight w:val="0"/>
      <w:marTop w:val="0"/>
      <w:marBottom w:val="0"/>
      <w:divBdr>
        <w:top w:val="none" w:sz="0" w:space="0" w:color="auto"/>
        <w:left w:val="none" w:sz="0" w:space="0" w:color="auto"/>
        <w:bottom w:val="none" w:sz="0" w:space="0" w:color="auto"/>
        <w:right w:val="none" w:sz="0" w:space="0" w:color="auto"/>
      </w:divBdr>
    </w:div>
    <w:div w:id="1699888934">
      <w:bodyDiv w:val="1"/>
      <w:marLeft w:val="0"/>
      <w:marRight w:val="0"/>
      <w:marTop w:val="0"/>
      <w:marBottom w:val="0"/>
      <w:divBdr>
        <w:top w:val="none" w:sz="0" w:space="0" w:color="auto"/>
        <w:left w:val="none" w:sz="0" w:space="0" w:color="auto"/>
        <w:bottom w:val="none" w:sz="0" w:space="0" w:color="auto"/>
        <w:right w:val="none" w:sz="0" w:space="0" w:color="auto"/>
      </w:divBdr>
    </w:div>
    <w:div w:id="1700281046">
      <w:bodyDiv w:val="1"/>
      <w:marLeft w:val="0"/>
      <w:marRight w:val="0"/>
      <w:marTop w:val="0"/>
      <w:marBottom w:val="0"/>
      <w:divBdr>
        <w:top w:val="none" w:sz="0" w:space="0" w:color="auto"/>
        <w:left w:val="none" w:sz="0" w:space="0" w:color="auto"/>
        <w:bottom w:val="none" w:sz="0" w:space="0" w:color="auto"/>
        <w:right w:val="none" w:sz="0" w:space="0" w:color="auto"/>
      </w:divBdr>
    </w:div>
    <w:div w:id="1700549588">
      <w:bodyDiv w:val="1"/>
      <w:marLeft w:val="0"/>
      <w:marRight w:val="0"/>
      <w:marTop w:val="0"/>
      <w:marBottom w:val="0"/>
      <w:divBdr>
        <w:top w:val="none" w:sz="0" w:space="0" w:color="auto"/>
        <w:left w:val="none" w:sz="0" w:space="0" w:color="auto"/>
        <w:bottom w:val="none" w:sz="0" w:space="0" w:color="auto"/>
        <w:right w:val="none" w:sz="0" w:space="0" w:color="auto"/>
      </w:divBdr>
    </w:div>
    <w:div w:id="1700860985">
      <w:bodyDiv w:val="1"/>
      <w:marLeft w:val="0"/>
      <w:marRight w:val="0"/>
      <w:marTop w:val="0"/>
      <w:marBottom w:val="0"/>
      <w:divBdr>
        <w:top w:val="none" w:sz="0" w:space="0" w:color="auto"/>
        <w:left w:val="none" w:sz="0" w:space="0" w:color="auto"/>
        <w:bottom w:val="none" w:sz="0" w:space="0" w:color="auto"/>
        <w:right w:val="none" w:sz="0" w:space="0" w:color="auto"/>
      </w:divBdr>
    </w:div>
    <w:div w:id="1701198634">
      <w:bodyDiv w:val="1"/>
      <w:marLeft w:val="0"/>
      <w:marRight w:val="0"/>
      <w:marTop w:val="0"/>
      <w:marBottom w:val="0"/>
      <w:divBdr>
        <w:top w:val="none" w:sz="0" w:space="0" w:color="auto"/>
        <w:left w:val="none" w:sz="0" w:space="0" w:color="auto"/>
        <w:bottom w:val="none" w:sz="0" w:space="0" w:color="auto"/>
        <w:right w:val="none" w:sz="0" w:space="0" w:color="auto"/>
      </w:divBdr>
    </w:div>
    <w:div w:id="1701276780">
      <w:bodyDiv w:val="1"/>
      <w:marLeft w:val="0"/>
      <w:marRight w:val="0"/>
      <w:marTop w:val="0"/>
      <w:marBottom w:val="0"/>
      <w:divBdr>
        <w:top w:val="none" w:sz="0" w:space="0" w:color="auto"/>
        <w:left w:val="none" w:sz="0" w:space="0" w:color="auto"/>
        <w:bottom w:val="none" w:sz="0" w:space="0" w:color="auto"/>
        <w:right w:val="none" w:sz="0" w:space="0" w:color="auto"/>
      </w:divBdr>
    </w:div>
    <w:div w:id="1701280454">
      <w:bodyDiv w:val="1"/>
      <w:marLeft w:val="0"/>
      <w:marRight w:val="0"/>
      <w:marTop w:val="0"/>
      <w:marBottom w:val="0"/>
      <w:divBdr>
        <w:top w:val="none" w:sz="0" w:space="0" w:color="auto"/>
        <w:left w:val="none" w:sz="0" w:space="0" w:color="auto"/>
        <w:bottom w:val="none" w:sz="0" w:space="0" w:color="auto"/>
        <w:right w:val="none" w:sz="0" w:space="0" w:color="auto"/>
      </w:divBdr>
    </w:div>
    <w:div w:id="1701977407">
      <w:bodyDiv w:val="1"/>
      <w:marLeft w:val="0"/>
      <w:marRight w:val="0"/>
      <w:marTop w:val="0"/>
      <w:marBottom w:val="0"/>
      <w:divBdr>
        <w:top w:val="none" w:sz="0" w:space="0" w:color="auto"/>
        <w:left w:val="none" w:sz="0" w:space="0" w:color="auto"/>
        <w:bottom w:val="none" w:sz="0" w:space="0" w:color="auto"/>
        <w:right w:val="none" w:sz="0" w:space="0" w:color="auto"/>
      </w:divBdr>
    </w:div>
    <w:div w:id="1703357145">
      <w:bodyDiv w:val="1"/>
      <w:marLeft w:val="0"/>
      <w:marRight w:val="0"/>
      <w:marTop w:val="0"/>
      <w:marBottom w:val="0"/>
      <w:divBdr>
        <w:top w:val="none" w:sz="0" w:space="0" w:color="auto"/>
        <w:left w:val="none" w:sz="0" w:space="0" w:color="auto"/>
        <w:bottom w:val="none" w:sz="0" w:space="0" w:color="auto"/>
        <w:right w:val="none" w:sz="0" w:space="0" w:color="auto"/>
      </w:divBdr>
    </w:div>
    <w:div w:id="1703705193">
      <w:bodyDiv w:val="1"/>
      <w:marLeft w:val="0"/>
      <w:marRight w:val="0"/>
      <w:marTop w:val="0"/>
      <w:marBottom w:val="0"/>
      <w:divBdr>
        <w:top w:val="none" w:sz="0" w:space="0" w:color="auto"/>
        <w:left w:val="none" w:sz="0" w:space="0" w:color="auto"/>
        <w:bottom w:val="none" w:sz="0" w:space="0" w:color="auto"/>
        <w:right w:val="none" w:sz="0" w:space="0" w:color="auto"/>
      </w:divBdr>
    </w:div>
    <w:div w:id="1704019247">
      <w:bodyDiv w:val="1"/>
      <w:marLeft w:val="0"/>
      <w:marRight w:val="0"/>
      <w:marTop w:val="0"/>
      <w:marBottom w:val="0"/>
      <w:divBdr>
        <w:top w:val="none" w:sz="0" w:space="0" w:color="auto"/>
        <w:left w:val="none" w:sz="0" w:space="0" w:color="auto"/>
        <w:bottom w:val="none" w:sz="0" w:space="0" w:color="auto"/>
        <w:right w:val="none" w:sz="0" w:space="0" w:color="auto"/>
      </w:divBdr>
    </w:div>
    <w:div w:id="1705135638">
      <w:bodyDiv w:val="1"/>
      <w:marLeft w:val="0"/>
      <w:marRight w:val="0"/>
      <w:marTop w:val="0"/>
      <w:marBottom w:val="0"/>
      <w:divBdr>
        <w:top w:val="none" w:sz="0" w:space="0" w:color="auto"/>
        <w:left w:val="none" w:sz="0" w:space="0" w:color="auto"/>
        <w:bottom w:val="none" w:sz="0" w:space="0" w:color="auto"/>
        <w:right w:val="none" w:sz="0" w:space="0" w:color="auto"/>
      </w:divBdr>
    </w:div>
    <w:div w:id="1705209827">
      <w:bodyDiv w:val="1"/>
      <w:marLeft w:val="0"/>
      <w:marRight w:val="0"/>
      <w:marTop w:val="0"/>
      <w:marBottom w:val="0"/>
      <w:divBdr>
        <w:top w:val="none" w:sz="0" w:space="0" w:color="auto"/>
        <w:left w:val="none" w:sz="0" w:space="0" w:color="auto"/>
        <w:bottom w:val="none" w:sz="0" w:space="0" w:color="auto"/>
        <w:right w:val="none" w:sz="0" w:space="0" w:color="auto"/>
      </w:divBdr>
    </w:div>
    <w:div w:id="1705517493">
      <w:bodyDiv w:val="1"/>
      <w:marLeft w:val="0"/>
      <w:marRight w:val="0"/>
      <w:marTop w:val="0"/>
      <w:marBottom w:val="0"/>
      <w:divBdr>
        <w:top w:val="none" w:sz="0" w:space="0" w:color="auto"/>
        <w:left w:val="none" w:sz="0" w:space="0" w:color="auto"/>
        <w:bottom w:val="none" w:sz="0" w:space="0" w:color="auto"/>
        <w:right w:val="none" w:sz="0" w:space="0" w:color="auto"/>
      </w:divBdr>
    </w:div>
    <w:div w:id="1706102634">
      <w:bodyDiv w:val="1"/>
      <w:marLeft w:val="0"/>
      <w:marRight w:val="0"/>
      <w:marTop w:val="0"/>
      <w:marBottom w:val="0"/>
      <w:divBdr>
        <w:top w:val="none" w:sz="0" w:space="0" w:color="auto"/>
        <w:left w:val="none" w:sz="0" w:space="0" w:color="auto"/>
        <w:bottom w:val="none" w:sz="0" w:space="0" w:color="auto"/>
        <w:right w:val="none" w:sz="0" w:space="0" w:color="auto"/>
      </w:divBdr>
    </w:div>
    <w:div w:id="1706130268">
      <w:bodyDiv w:val="1"/>
      <w:marLeft w:val="0"/>
      <w:marRight w:val="0"/>
      <w:marTop w:val="0"/>
      <w:marBottom w:val="0"/>
      <w:divBdr>
        <w:top w:val="none" w:sz="0" w:space="0" w:color="auto"/>
        <w:left w:val="none" w:sz="0" w:space="0" w:color="auto"/>
        <w:bottom w:val="none" w:sz="0" w:space="0" w:color="auto"/>
        <w:right w:val="none" w:sz="0" w:space="0" w:color="auto"/>
      </w:divBdr>
    </w:div>
    <w:div w:id="1706826863">
      <w:bodyDiv w:val="1"/>
      <w:marLeft w:val="0"/>
      <w:marRight w:val="0"/>
      <w:marTop w:val="0"/>
      <w:marBottom w:val="0"/>
      <w:divBdr>
        <w:top w:val="none" w:sz="0" w:space="0" w:color="auto"/>
        <w:left w:val="none" w:sz="0" w:space="0" w:color="auto"/>
        <w:bottom w:val="none" w:sz="0" w:space="0" w:color="auto"/>
        <w:right w:val="none" w:sz="0" w:space="0" w:color="auto"/>
      </w:divBdr>
    </w:div>
    <w:div w:id="1708292985">
      <w:bodyDiv w:val="1"/>
      <w:marLeft w:val="0"/>
      <w:marRight w:val="0"/>
      <w:marTop w:val="0"/>
      <w:marBottom w:val="0"/>
      <w:divBdr>
        <w:top w:val="none" w:sz="0" w:space="0" w:color="auto"/>
        <w:left w:val="none" w:sz="0" w:space="0" w:color="auto"/>
        <w:bottom w:val="none" w:sz="0" w:space="0" w:color="auto"/>
        <w:right w:val="none" w:sz="0" w:space="0" w:color="auto"/>
      </w:divBdr>
    </w:div>
    <w:div w:id="1709454737">
      <w:bodyDiv w:val="1"/>
      <w:marLeft w:val="0"/>
      <w:marRight w:val="0"/>
      <w:marTop w:val="0"/>
      <w:marBottom w:val="0"/>
      <w:divBdr>
        <w:top w:val="none" w:sz="0" w:space="0" w:color="auto"/>
        <w:left w:val="none" w:sz="0" w:space="0" w:color="auto"/>
        <w:bottom w:val="none" w:sz="0" w:space="0" w:color="auto"/>
        <w:right w:val="none" w:sz="0" w:space="0" w:color="auto"/>
      </w:divBdr>
    </w:div>
    <w:div w:id="1709646630">
      <w:bodyDiv w:val="1"/>
      <w:marLeft w:val="0"/>
      <w:marRight w:val="0"/>
      <w:marTop w:val="0"/>
      <w:marBottom w:val="0"/>
      <w:divBdr>
        <w:top w:val="none" w:sz="0" w:space="0" w:color="auto"/>
        <w:left w:val="none" w:sz="0" w:space="0" w:color="auto"/>
        <w:bottom w:val="none" w:sz="0" w:space="0" w:color="auto"/>
        <w:right w:val="none" w:sz="0" w:space="0" w:color="auto"/>
      </w:divBdr>
    </w:div>
    <w:div w:id="1709717685">
      <w:bodyDiv w:val="1"/>
      <w:marLeft w:val="0"/>
      <w:marRight w:val="0"/>
      <w:marTop w:val="0"/>
      <w:marBottom w:val="0"/>
      <w:divBdr>
        <w:top w:val="none" w:sz="0" w:space="0" w:color="auto"/>
        <w:left w:val="none" w:sz="0" w:space="0" w:color="auto"/>
        <w:bottom w:val="none" w:sz="0" w:space="0" w:color="auto"/>
        <w:right w:val="none" w:sz="0" w:space="0" w:color="auto"/>
      </w:divBdr>
    </w:div>
    <w:div w:id="1709835989">
      <w:bodyDiv w:val="1"/>
      <w:marLeft w:val="0"/>
      <w:marRight w:val="0"/>
      <w:marTop w:val="0"/>
      <w:marBottom w:val="0"/>
      <w:divBdr>
        <w:top w:val="none" w:sz="0" w:space="0" w:color="auto"/>
        <w:left w:val="none" w:sz="0" w:space="0" w:color="auto"/>
        <w:bottom w:val="none" w:sz="0" w:space="0" w:color="auto"/>
        <w:right w:val="none" w:sz="0" w:space="0" w:color="auto"/>
      </w:divBdr>
    </w:div>
    <w:div w:id="1710184475">
      <w:bodyDiv w:val="1"/>
      <w:marLeft w:val="0"/>
      <w:marRight w:val="0"/>
      <w:marTop w:val="0"/>
      <w:marBottom w:val="0"/>
      <w:divBdr>
        <w:top w:val="none" w:sz="0" w:space="0" w:color="auto"/>
        <w:left w:val="none" w:sz="0" w:space="0" w:color="auto"/>
        <w:bottom w:val="none" w:sz="0" w:space="0" w:color="auto"/>
        <w:right w:val="none" w:sz="0" w:space="0" w:color="auto"/>
      </w:divBdr>
    </w:div>
    <w:div w:id="1710573460">
      <w:bodyDiv w:val="1"/>
      <w:marLeft w:val="0"/>
      <w:marRight w:val="0"/>
      <w:marTop w:val="0"/>
      <w:marBottom w:val="0"/>
      <w:divBdr>
        <w:top w:val="none" w:sz="0" w:space="0" w:color="auto"/>
        <w:left w:val="none" w:sz="0" w:space="0" w:color="auto"/>
        <w:bottom w:val="none" w:sz="0" w:space="0" w:color="auto"/>
        <w:right w:val="none" w:sz="0" w:space="0" w:color="auto"/>
      </w:divBdr>
    </w:div>
    <w:div w:id="1711223179">
      <w:bodyDiv w:val="1"/>
      <w:marLeft w:val="0"/>
      <w:marRight w:val="0"/>
      <w:marTop w:val="0"/>
      <w:marBottom w:val="0"/>
      <w:divBdr>
        <w:top w:val="none" w:sz="0" w:space="0" w:color="auto"/>
        <w:left w:val="none" w:sz="0" w:space="0" w:color="auto"/>
        <w:bottom w:val="none" w:sz="0" w:space="0" w:color="auto"/>
        <w:right w:val="none" w:sz="0" w:space="0" w:color="auto"/>
      </w:divBdr>
    </w:div>
    <w:div w:id="1711419074">
      <w:bodyDiv w:val="1"/>
      <w:marLeft w:val="0"/>
      <w:marRight w:val="0"/>
      <w:marTop w:val="0"/>
      <w:marBottom w:val="0"/>
      <w:divBdr>
        <w:top w:val="none" w:sz="0" w:space="0" w:color="auto"/>
        <w:left w:val="none" w:sz="0" w:space="0" w:color="auto"/>
        <w:bottom w:val="none" w:sz="0" w:space="0" w:color="auto"/>
        <w:right w:val="none" w:sz="0" w:space="0" w:color="auto"/>
      </w:divBdr>
    </w:div>
    <w:div w:id="1711496630">
      <w:bodyDiv w:val="1"/>
      <w:marLeft w:val="0"/>
      <w:marRight w:val="0"/>
      <w:marTop w:val="0"/>
      <w:marBottom w:val="0"/>
      <w:divBdr>
        <w:top w:val="none" w:sz="0" w:space="0" w:color="auto"/>
        <w:left w:val="none" w:sz="0" w:space="0" w:color="auto"/>
        <w:bottom w:val="none" w:sz="0" w:space="0" w:color="auto"/>
        <w:right w:val="none" w:sz="0" w:space="0" w:color="auto"/>
      </w:divBdr>
    </w:div>
    <w:div w:id="1711567273">
      <w:bodyDiv w:val="1"/>
      <w:marLeft w:val="0"/>
      <w:marRight w:val="0"/>
      <w:marTop w:val="0"/>
      <w:marBottom w:val="0"/>
      <w:divBdr>
        <w:top w:val="none" w:sz="0" w:space="0" w:color="auto"/>
        <w:left w:val="none" w:sz="0" w:space="0" w:color="auto"/>
        <w:bottom w:val="none" w:sz="0" w:space="0" w:color="auto"/>
        <w:right w:val="none" w:sz="0" w:space="0" w:color="auto"/>
      </w:divBdr>
    </w:div>
    <w:div w:id="1712416258">
      <w:bodyDiv w:val="1"/>
      <w:marLeft w:val="0"/>
      <w:marRight w:val="0"/>
      <w:marTop w:val="0"/>
      <w:marBottom w:val="0"/>
      <w:divBdr>
        <w:top w:val="none" w:sz="0" w:space="0" w:color="auto"/>
        <w:left w:val="none" w:sz="0" w:space="0" w:color="auto"/>
        <w:bottom w:val="none" w:sz="0" w:space="0" w:color="auto"/>
        <w:right w:val="none" w:sz="0" w:space="0" w:color="auto"/>
      </w:divBdr>
    </w:div>
    <w:div w:id="1712923216">
      <w:bodyDiv w:val="1"/>
      <w:marLeft w:val="0"/>
      <w:marRight w:val="0"/>
      <w:marTop w:val="0"/>
      <w:marBottom w:val="0"/>
      <w:divBdr>
        <w:top w:val="none" w:sz="0" w:space="0" w:color="auto"/>
        <w:left w:val="none" w:sz="0" w:space="0" w:color="auto"/>
        <w:bottom w:val="none" w:sz="0" w:space="0" w:color="auto"/>
        <w:right w:val="none" w:sz="0" w:space="0" w:color="auto"/>
      </w:divBdr>
    </w:div>
    <w:div w:id="1713731453">
      <w:bodyDiv w:val="1"/>
      <w:marLeft w:val="0"/>
      <w:marRight w:val="0"/>
      <w:marTop w:val="0"/>
      <w:marBottom w:val="0"/>
      <w:divBdr>
        <w:top w:val="none" w:sz="0" w:space="0" w:color="auto"/>
        <w:left w:val="none" w:sz="0" w:space="0" w:color="auto"/>
        <w:bottom w:val="none" w:sz="0" w:space="0" w:color="auto"/>
        <w:right w:val="none" w:sz="0" w:space="0" w:color="auto"/>
      </w:divBdr>
    </w:div>
    <w:div w:id="1714235073">
      <w:bodyDiv w:val="1"/>
      <w:marLeft w:val="0"/>
      <w:marRight w:val="0"/>
      <w:marTop w:val="0"/>
      <w:marBottom w:val="0"/>
      <w:divBdr>
        <w:top w:val="none" w:sz="0" w:space="0" w:color="auto"/>
        <w:left w:val="none" w:sz="0" w:space="0" w:color="auto"/>
        <w:bottom w:val="none" w:sz="0" w:space="0" w:color="auto"/>
        <w:right w:val="none" w:sz="0" w:space="0" w:color="auto"/>
      </w:divBdr>
    </w:div>
    <w:div w:id="1714496710">
      <w:bodyDiv w:val="1"/>
      <w:marLeft w:val="0"/>
      <w:marRight w:val="0"/>
      <w:marTop w:val="0"/>
      <w:marBottom w:val="0"/>
      <w:divBdr>
        <w:top w:val="none" w:sz="0" w:space="0" w:color="auto"/>
        <w:left w:val="none" w:sz="0" w:space="0" w:color="auto"/>
        <w:bottom w:val="none" w:sz="0" w:space="0" w:color="auto"/>
        <w:right w:val="none" w:sz="0" w:space="0" w:color="auto"/>
      </w:divBdr>
    </w:div>
    <w:div w:id="1714620932">
      <w:bodyDiv w:val="1"/>
      <w:marLeft w:val="0"/>
      <w:marRight w:val="0"/>
      <w:marTop w:val="0"/>
      <w:marBottom w:val="0"/>
      <w:divBdr>
        <w:top w:val="none" w:sz="0" w:space="0" w:color="auto"/>
        <w:left w:val="none" w:sz="0" w:space="0" w:color="auto"/>
        <w:bottom w:val="none" w:sz="0" w:space="0" w:color="auto"/>
        <w:right w:val="none" w:sz="0" w:space="0" w:color="auto"/>
      </w:divBdr>
    </w:div>
    <w:div w:id="1714691372">
      <w:bodyDiv w:val="1"/>
      <w:marLeft w:val="0"/>
      <w:marRight w:val="0"/>
      <w:marTop w:val="0"/>
      <w:marBottom w:val="0"/>
      <w:divBdr>
        <w:top w:val="none" w:sz="0" w:space="0" w:color="auto"/>
        <w:left w:val="none" w:sz="0" w:space="0" w:color="auto"/>
        <w:bottom w:val="none" w:sz="0" w:space="0" w:color="auto"/>
        <w:right w:val="none" w:sz="0" w:space="0" w:color="auto"/>
      </w:divBdr>
    </w:div>
    <w:div w:id="1714883991">
      <w:bodyDiv w:val="1"/>
      <w:marLeft w:val="0"/>
      <w:marRight w:val="0"/>
      <w:marTop w:val="0"/>
      <w:marBottom w:val="0"/>
      <w:divBdr>
        <w:top w:val="none" w:sz="0" w:space="0" w:color="auto"/>
        <w:left w:val="none" w:sz="0" w:space="0" w:color="auto"/>
        <w:bottom w:val="none" w:sz="0" w:space="0" w:color="auto"/>
        <w:right w:val="none" w:sz="0" w:space="0" w:color="auto"/>
      </w:divBdr>
    </w:div>
    <w:div w:id="1715039124">
      <w:bodyDiv w:val="1"/>
      <w:marLeft w:val="0"/>
      <w:marRight w:val="0"/>
      <w:marTop w:val="0"/>
      <w:marBottom w:val="0"/>
      <w:divBdr>
        <w:top w:val="none" w:sz="0" w:space="0" w:color="auto"/>
        <w:left w:val="none" w:sz="0" w:space="0" w:color="auto"/>
        <w:bottom w:val="none" w:sz="0" w:space="0" w:color="auto"/>
        <w:right w:val="none" w:sz="0" w:space="0" w:color="auto"/>
      </w:divBdr>
    </w:div>
    <w:div w:id="1715084510">
      <w:bodyDiv w:val="1"/>
      <w:marLeft w:val="0"/>
      <w:marRight w:val="0"/>
      <w:marTop w:val="0"/>
      <w:marBottom w:val="0"/>
      <w:divBdr>
        <w:top w:val="none" w:sz="0" w:space="0" w:color="auto"/>
        <w:left w:val="none" w:sz="0" w:space="0" w:color="auto"/>
        <w:bottom w:val="none" w:sz="0" w:space="0" w:color="auto"/>
        <w:right w:val="none" w:sz="0" w:space="0" w:color="auto"/>
      </w:divBdr>
    </w:div>
    <w:div w:id="1715541372">
      <w:bodyDiv w:val="1"/>
      <w:marLeft w:val="0"/>
      <w:marRight w:val="0"/>
      <w:marTop w:val="0"/>
      <w:marBottom w:val="0"/>
      <w:divBdr>
        <w:top w:val="none" w:sz="0" w:space="0" w:color="auto"/>
        <w:left w:val="none" w:sz="0" w:space="0" w:color="auto"/>
        <w:bottom w:val="none" w:sz="0" w:space="0" w:color="auto"/>
        <w:right w:val="none" w:sz="0" w:space="0" w:color="auto"/>
      </w:divBdr>
    </w:div>
    <w:div w:id="1715695492">
      <w:bodyDiv w:val="1"/>
      <w:marLeft w:val="0"/>
      <w:marRight w:val="0"/>
      <w:marTop w:val="0"/>
      <w:marBottom w:val="0"/>
      <w:divBdr>
        <w:top w:val="none" w:sz="0" w:space="0" w:color="auto"/>
        <w:left w:val="none" w:sz="0" w:space="0" w:color="auto"/>
        <w:bottom w:val="none" w:sz="0" w:space="0" w:color="auto"/>
        <w:right w:val="none" w:sz="0" w:space="0" w:color="auto"/>
      </w:divBdr>
    </w:div>
    <w:div w:id="1716468482">
      <w:bodyDiv w:val="1"/>
      <w:marLeft w:val="0"/>
      <w:marRight w:val="0"/>
      <w:marTop w:val="0"/>
      <w:marBottom w:val="0"/>
      <w:divBdr>
        <w:top w:val="none" w:sz="0" w:space="0" w:color="auto"/>
        <w:left w:val="none" w:sz="0" w:space="0" w:color="auto"/>
        <w:bottom w:val="none" w:sz="0" w:space="0" w:color="auto"/>
        <w:right w:val="none" w:sz="0" w:space="0" w:color="auto"/>
      </w:divBdr>
    </w:div>
    <w:div w:id="1716470126">
      <w:bodyDiv w:val="1"/>
      <w:marLeft w:val="0"/>
      <w:marRight w:val="0"/>
      <w:marTop w:val="0"/>
      <w:marBottom w:val="0"/>
      <w:divBdr>
        <w:top w:val="none" w:sz="0" w:space="0" w:color="auto"/>
        <w:left w:val="none" w:sz="0" w:space="0" w:color="auto"/>
        <w:bottom w:val="none" w:sz="0" w:space="0" w:color="auto"/>
        <w:right w:val="none" w:sz="0" w:space="0" w:color="auto"/>
      </w:divBdr>
    </w:div>
    <w:div w:id="1716541335">
      <w:bodyDiv w:val="1"/>
      <w:marLeft w:val="0"/>
      <w:marRight w:val="0"/>
      <w:marTop w:val="0"/>
      <w:marBottom w:val="0"/>
      <w:divBdr>
        <w:top w:val="none" w:sz="0" w:space="0" w:color="auto"/>
        <w:left w:val="none" w:sz="0" w:space="0" w:color="auto"/>
        <w:bottom w:val="none" w:sz="0" w:space="0" w:color="auto"/>
        <w:right w:val="none" w:sz="0" w:space="0" w:color="auto"/>
      </w:divBdr>
    </w:div>
    <w:div w:id="1716541719">
      <w:bodyDiv w:val="1"/>
      <w:marLeft w:val="0"/>
      <w:marRight w:val="0"/>
      <w:marTop w:val="0"/>
      <w:marBottom w:val="0"/>
      <w:divBdr>
        <w:top w:val="none" w:sz="0" w:space="0" w:color="auto"/>
        <w:left w:val="none" w:sz="0" w:space="0" w:color="auto"/>
        <w:bottom w:val="none" w:sz="0" w:space="0" w:color="auto"/>
        <w:right w:val="none" w:sz="0" w:space="0" w:color="auto"/>
      </w:divBdr>
    </w:div>
    <w:div w:id="1716732641">
      <w:bodyDiv w:val="1"/>
      <w:marLeft w:val="0"/>
      <w:marRight w:val="0"/>
      <w:marTop w:val="0"/>
      <w:marBottom w:val="0"/>
      <w:divBdr>
        <w:top w:val="none" w:sz="0" w:space="0" w:color="auto"/>
        <w:left w:val="none" w:sz="0" w:space="0" w:color="auto"/>
        <w:bottom w:val="none" w:sz="0" w:space="0" w:color="auto"/>
        <w:right w:val="none" w:sz="0" w:space="0" w:color="auto"/>
      </w:divBdr>
    </w:div>
    <w:div w:id="1717394655">
      <w:bodyDiv w:val="1"/>
      <w:marLeft w:val="0"/>
      <w:marRight w:val="0"/>
      <w:marTop w:val="0"/>
      <w:marBottom w:val="0"/>
      <w:divBdr>
        <w:top w:val="none" w:sz="0" w:space="0" w:color="auto"/>
        <w:left w:val="none" w:sz="0" w:space="0" w:color="auto"/>
        <w:bottom w:val="none" w:sz="0" w:space="0" w:color="auto"/>
        <w:right w:val="none" w:sz="0" w:space="0" w:color="auto"/>
      </w:divBdr>
    </w:div>
    <w:div w:id="1717512595">
      <w:bodyDiv w:val="1"/>
      <w:marLeft w:val="0"/>
      <w:marRight w:val="0"/>
      <w:marTop w:val="0"/>
      <w:marBottom w:val="0"/>
      <w:divBdr>
        <w:top w:val="none" w:sz="0" w:space="0" w:color="auto"/>
        <w:left w:val="none" w:sz="0" w:space="0" w:color="auto"/>
        <w:bottom w:val="none" w:sz="0" w:space="0" w:color="auto"/>
        <w:right w:val="none" w:sz="0" w:space="0" w:color="auto"/>
      </w:divBdr>
    </w:div>
    <w:div w:id="1717772167">
      <w:bodyDiv w:val="1"/>
      <w:marLeft w:val="0"/>
      <w:marRight w:val="0"/>
      <w:marTop w:val="0"/>
      <w:marBottom w:val="0"/>
      <w:divBdr>
        <w:top w:val="none" w:sz="0" w:space="0" w:color="auto"/>
        <w:left w:val="none" w:sz="0" w:space="0" w:color="auto"/>
        <w:bottom w:val="none" w:sz="0" w:space="0" w:color="auto"/>
        <w:right w:val="none" w:sz="0" w:space="0" w:color="auto"/>
      </w:divBdr>
    </w:div>
    <w:div w:id="1717777685">
      <w:bodyDiv w:val="1"/>
      <w:marLeft w:val="0"/>
      <w:marRight w:val="0"/>
      <w:marTop w:val="0"/>
      <w:marBottom w:val="0"/>
      <w:divBdr>
        <w:top w:val="none" w:sz="0" w:space="0" w:color="auto"/>
        <w:left w:val="none" w:sz="0" w:space="0" w:color="auto"/>
        <w:bottom w:val="none" w:sz="0" w:space="0" w:color="auto"/>
        <w:right w:val="none" w:sz="0" w:space="0" w:color="auto"/>
      </w:divBdr>
    </w:div>
    <w:div w:id="1718504579">
      <w:bodyDiv w:val="1"/>
      <w:marLeft w:val="0"/>
      <w:marRight w:val="0"/>
      <w:marTop w:val="0"/>
      <w:marBottom w:val="0"/>
      <w:divBdr>
        <w:top w:val="none" w:sz="0" w:space="0" w:color="auto"/>
        <w:left w:val="none" w:sz="0" w:space="0" w:color="auto"/>
        <w:bottom w:val="none" w:sz="0" w:space="0" w:color="auto"/>
        <w:right w:val="none" w:sz="0" w:space="0" w:color="auto"/>
      </w:divBdr>
    </w:div>
    <w:div w:id="1722167562">
      <w:bodyDiv w:val="1"/>
      <w:marLeft w:val="0"/>
      <w:marRight w:val="0"/>
      <w:marTop w:val="0"/>
      <w:marBottom w:val="0"/>
      <w:divBdr>
        <w:top w:val="none" w:sz="0" w:space="0" w:color="auto"/>
        <w:left w:val="none" w:sz="0" w:space="0" w:color="auto"/>
        <w:bottom w:val="none" w:sz="0" w:space="0" w:color="auto"/>
        <w:right w:val="none" w:sz="0" w:space="0" w:color="auto"/>
      </w:divBdr>
    </w:div>
    <w:div w:id="1722172935">
      <w:bodyDiv w:val="1"/>
      <w:marLeft w:val="0"/>
      <w:marRight w:val="0"/>
      <w:marTop w:val="0"/>
      <w:marBottom w:val="0"/>
      <w:divBdr>
        <w:top w:val="none" w:sz="0" w:space="0" w:color="auto"/>
        <w:left w:val="none" w:sz="0" w:space="0" w:color="auto"/>
        <w:bottom w:val="none" w:sz="0" w:space="0" w:color="auto"/>
        <w:right w:val="none" w:sz="0" w:space="0" w:color="auto"/>
      </w:divBdr>
    </w:div>
    <w:div w:id="1722510669">
      <w:bodyDiv w:val="1"/>
      <w:marLeft w:val="0"/>
      <w:marRight w:val="0"/>
      <w:marTop w:val="0"/>
      <w:marBottom w:val="0"/>
      <w:divBdr>
        <w:top w:val="none" w:sz="0" w:space="0" w:color="auto"/>
        <w:left w:val="none" w:sz="0" w:space="0" w:color="auto"/>
        <w:bottom w:val="none" w:sz="0" w:space="0" w:color="auto"/>
        <w:right w:val="none" w:sz="0" w:space="0" w:color="auto"/>
      </w:divBdr>
    </w:div>
    <w:div w:id="1722901410">
      <w:bodyDiv w:val="1"/>
      <w:marLeft w:val="0"/>
      <w:marRight w:val="0"/>
      <w:marTop w:val="0"/>
      <w:marBottom w:val="0"/>
      <w:divBdr>
        <w:top w:val="none" w:sz="0" w:space="0" w:color="auto"/>
        <w:left w:val="none" w:sz="0" w:space="0" w:color="auto"/>
        <w:bottom w:val="none" w:sz="0" w:space="0" w:color="auto"/>
        <w:right w:val="none" w:sz="0" w:space="0" w:color="auto"/>
      </w:divBdr>
    </w:div>
    <w:div w:id="1723016875">
      <w:bodyDiv w:val="1"/>
      <w:marLeft w:val="0"/>
      <w:marRight w:val="0"/>
      <w:marTop w:val="0"/>
      <w:marBottom w:val="0"/>
      <w:divBdr>
        <w:top w:val="none" w:sz="0" w:space="0" w:color="auto"/>
        <w:left w:val="none" w:sz="0" w:space="0" w:color="auto"/>
        <w:bottom w:val="none" w:sz="0" w:space="0" w:color="auto"/>
        <w:right w:val="none" w:sz="0" w:space="0" w:color="auto"/>
      </w:divBdr>
    </w:div>
    <w:div w:id="1724523955">
      <w:bodyDiv w:val="1"/>
      <w:marLeft w:val="0"/>
      <w:marRight w:val="0"/>
      <w:marTop w:val="0"/>
      <w:marBottom w:val="0"/>
      <w:divBdr>
        <w:top w:val="none" w:sz="0" w:space="0" w:color="auto"/>
        <w:left w:val="none" w:sz="0" w:space="0" w:color="auto"/>
        <w:bottom w:val="none" w:sz="0" w:space="0" w:color="auto"/>
        <w:right w:val="none" w:sz="0" w:space="0" w:color="auto"/>
      </w:divBdr>
    </w:div>
    <w:div w:id="1725253415">
      <w:bodyDiv w:val="1"/>
      <w:marLeft w:val="0"/>
      <w:marRight w:val="0"/>
      <w:marTop w:val="0"/>
      <w:marBottom w:val="0"/>
      <w:divBdr>
        <w:top w:val="none" w:sz="0" w:space="0" w:color="auto"/>
        <w:left w:val="none" w:sz="0" w:space="0" w:color="auto"/>
        <w:bottom w:val="none" w:sz="0" w:space="0" w:color="auto"/>
        <w:right w:val="none" w:sz="0" w:space="0" w:color="auto"/>
      </w:divBdr>
    </w:div>
    <w:div w:id="1725911174">
      <w:bodyDiv w:val="1"/>
      <w:marLeft w:val="0"/>
      <w:marRight w:val="0"/>
      <w:marTop w:val="0"/>
      <w:marBottom w:val="0"/>
      <w:divBdr>
        <w:top w:val="none" w:sz="0" w:space="0" w:color="auto"/>
        <w:left w:val="none" w:sz="0" w:space="0" w:color="auto"/>
        <w:bottom w:val="none" w:sz="0" w:space="0" w:color="auto"/>
        <w:right w:val="none" w:sz="0" w:space="0" w:color="auto"/>
      </w:divBdr>
    </w:div>
    <w:div w:id="1726296300">
      <w:bodyDiv w:val="1"/>
      <w:marLeft w:val="0"/>
      <w:marRight w:val="0"/>
      <w:marTop w:val="0"/>
      <w:marBottom w:val="0"/>
      <w:divBdr>
        <w:top w:val="none" w:sz="0" w:space="0" w:color="auto"/>
        <w:left w:val="none" w:sz="0" w:space="0" w:color="auto"/>
        <w:bottom w:val="none" w:sz="0" w:space="0" w:color="auto"/>
        <w:right w:val="none" w:sz="0" w:space="0" w:color="auto"/>
      </w:divBdr>
    </w:div>
    <w:div w:id="1726683238">
      <w:bodyDiv w:val="1"/>
      <w:marLeft w:val="0"/>
      <w:marRight w:val="0"/>
      <w:marTop w:val="0"/>
      <w:marBottom w:val="0"/>
      <w:divBdr>
        <w:top w:val="none" w:sz="0" w:space="0" w:color="auto"/>
        <w:left w:val="none" w:sz="0" w:space="0" w:color="auto"/>
        <w:bottom w:val="none" w:sz="0" w:space="0" w:color="auto"/>
        <w:right w:val="none" w:sz="0" w:space="0" w:color="auto"/>
      </w:divBdr>
    </w:div>
    <w:div w:id="1726758401">
      <w:bodyDiv w:val="1"/>
      <w:marLeft w:val="0"/>
      <w:marRight w:val="0"/>
      <w:marTop w:val="0"/>
      <w:marBottom w:val="0"/>
      <w:divBdr>
        <w:top w:val="none" w:sz="0" w:space="0" w:color="auto"/>
        <w:left w:val="none" w:sz="0" w:space="0" w:color="auto"/>
        <w:bottom w:val="none" w:sz="0" w:space="0" w:color="auto"/>
        <w:right w:val="none" w:sz="0" w:space="0" w:color="auto"/>
      </w:divBdr>
    </w:div>
    <w:div w:id="1727337503">
      <w:bodyDiv w:val="1"/>
      <w:marLeft w:val="0"/>
      <w:marRight w:val="0"/>
      <w:marTop w:val="0"/>
      <w:marBottom w:val="0"/>
      <w:divBdr>
        <w:top w:val="none" w:sz="0" w:space="0" w:color="auto"/>
        <w:left w:val="none" w:sz="0" w:space="0" w:color="auto"/>
        <w:bottom w:val="none" w:sz="0" w:space="0" w:color="auto"/>
        <w:right w:val="none" w:sz="0" w:space="0" w:color="auto"/>
      </w:divBdr>
    </w:div>
    <w:div w:id="1727530507">
      <w:bodyDiv w:val="1"/>
      <w:marLeft w:val="0"/>
      <w:marRight w:val="0"/>
      <w:marTop w:val="0"/>
      <w:marBottom w:val="0"/>
      <w:divBdr>
        <w:top w:val="none" w:sz="0" w:space="0" w:color="auto"/>
        <w:left w:val="none" w:sz="0" w:space="0" w:color="auto"/>
        <w:bottom w:val="none" w:sz="0" w:space="0" w:color="auto"/>
        <w:right w:val="none" w:sz="0" w:space="0" w:color="auto"/>
      </w:divBdr>
    </w:div>
    <w:div w:id="1727754904">
      <w:bodyDiv w:val="1"/>
      <w:marLeft w:val="0"/>
      <w:marRight w:val="0"/>
      <w:marTop w:val="0"/>
      <w:marBottom w:val="0"/>
      <w:divBdr>
        <w:top w:val="none" w:sz="0" w:space="0" w:color="auto"/>
        <w:left w:val="none" w:sz="0" w:space="0" w:color="auto"/>
        <w:bottom w:val="none" w:sz="0" w:space="0" w:color="auto"/>
        <w:right w:val="none" w:sz="0" w:space="0" w:color="auto"/>
      </w:divBdr>
    </w:div>
    <w:div w:id="1728068274">
      <w:bodyDiv w:val="1"/>
      <w:marLeft w:val="0"/>
      <w:marRight w:val="0"/>
      <w:marTop w:val="0"/>
      <w:marBottom w:val="0"/>
      <w:divBdr>
        <w:top w:val="none" w:sz="0" w:space="0" w:color="auto"/>
        <w:left w:val="none" w:sz="0" w:space="0" w:color="auto"/>
        <w:bottom w:val="none" w:sz="0" w:space="0" w:color="auto"/>
        <w:right w:val="none" w:sz="0" w:space="0" w:color="auto"/>
      </w:divBdr>
    </w:div>
    <w:div w:id="1728524800">
      <w:bodyDiv w:val="1"/>
      <w:marLeft w:val="0"/>
      <w:marRight w:val="0"/>
      <w:marTop w:val="0"/>
      <w:marBottom w:val="0"/>
      <w:divBdr>
        <w:top w:val="none" w:sz="0" w:space="0" w:color="auto"/>
        <w:left w:val="none" w:sz="0" w:space="0" w:color="auto"/>
        <w:bottom w:val="none" w:sz="0" w:space="0" w:color="auto"/>
        <w:right w:val="none" w:sz="0" w:space="0" w:color="auto"/>
      </w:divBdr>
    </w:div>
    <w:div w:id="1729330721">
      <w:bodyDiv w:val="1"/>
      <w:marLeft w:val="0"/>
      <w:marRight w:val="0"/>
      <w:marTop w:val="0"/>
      <w:marBottom w:val="0"/>
      <w:divBdr>
        <w:top w:val="none" w:sz="0" w:space="0" w:color="auto"/>
        <w:left w:val="none" w:sz="0" w:space="0" w:color="auto"/>
        <w:bottom w:val="none" w:sz="0" w:space="0" w:color="auto"/>
        <w:right w:val="none" w:sz="0" w:space="0" w:color="auto"/>
      </w:divBdr>
    </w:div>
    <w:div w:id="1729572361">
      <w:bodyDiv w:val="1"/>
      <w:marLeft w:val="0"/>
      <w:marRight w:val="0"/>
      <w:marTop w:val="0"/>
      <w:marBottom w:val="0"/>
      <w:divBdr>
        <w:top w:val="none" w:sz="0" w:space="0" w:color="auto"/>
        <w:left w:val="none" w:sz="0" w:space="0" w:color="auto"/>
        <w:bottom w:val="none" w:sz="0" w:space="0" w:color="auto"/>
        <w:right w:val="none" w:sz="0" w:space="0" w:color="auto"/>
      </w:divBdr>
    </w:div>
    <w:div w:id="1732538750">
      <w:bodyDiv w:val="1"/>
      <w:marLeft w:val="0"/>
      <w:marRight w:val="0"/>
      <w:marTop w:val="0"/>
      <w:marBottom w:val="0"/>
      <w:divBdr>
        <w:top w:val="none" w:sz="0" w:space="0" w:color="auto"/>
        <w:left w:val="none" w:sz="0" w:space="0" w:color="auto"/>
        <w:bottom w:val="none" w:sz="0" w:space="0" w:color="auto"/>
        <w:right w:val="none" w:sz="0" w:space="0" w:color="auto"/>
      </w:divBdr>
    </w:div>
    <w:div w:id="1732577621">
      <w:bodyDiv w:val="1"/>
      <w:marLeft w:val="0"/>
      <w:marRight w:val="0"/>
      <w:marTop w:val="0"/>
      <w:marBottom w:val="0"/>
      <w:divBdr>
        <w:top w:val="none" w:sz="0" w:space="0" w:color="auto"/>
        <w:left w:val="none" w:sz="0" w:space="0" w:color="auto"/>
        <w:bottom w:val="none" w:sz="0" w:space="0" w:color="auto"/>
        <w:right w:val="none" w:sz="0" w:space="0" w:color="auto"/>
      </w:divBdr>
    </w:div>
    <w:div w:id="1732657533">
      <w:bodyDiv w:val="1"/>
      <w:marLeft w:val="0"/>
      <w:marRight w:val="0"/>
      <w:marTop w:val="0"/>
      <w:marBottom w:val="0"/>
      <w:divBdr>
        <w:top w:val="none" w:sz="0" w:space="0" w:color="auto"/>
        <w:left w:val="none" w:sz="0" w:space="0" w:color="auto"/>
        <w:bottom w:val="none" w:sz="0" w:space="0" w:color="auto"/>
        <w:right w:val="none" w:sz="0" w:space="0" w:color="auto"/>
      </w:divBdr>
    </w:div>
    <w:div w:id="1733040602">
      <w:bodyDiv w:val="1"/>
      <w:marLeft w:val="0"/>
      <w:marRight w:val="0"/>
      <w:marTop w:val="0"/>
      <w:marBottom w:val="0"/>
      <w:divBdr>
        <w:top w:val="none" w:sz="0" w:space="0" w:color="auto"/>
        <w:left w:val="none" w:sz="0" w:space="0" w:color="auto"/>
        <w:bottom w:val="none" w:sz="0" w:space="0" w:color="auto"/>
        <w:right w:val="none" w:sz="0" w:space="0" w:color="auto"/>
      </w:divBdr>
    </w:div>
    <w:div w:id="1734541820">
      <w:bodyDiv w:val="1"/>
      <w:marLeft w:val="0"/>
      <w:marRight w:val="0"/>
      <w:marTop w:val="0"/>
      <w:marBottom w:val="0"/>
      <w:divBdr>
        <w:top w:val="none" w:sz="0" w:space="0" w:color="auto"/>
        <w:left w:val="none" w:sz="0" w:space="0" w:color="auto"/>
        <w:bottom w:val="none" w:sz="0" w:space="0" w:color="auto"/>
        <w:right w:val="none" w:sz="0" w:space="0" w:color="auto"/>
      </w:divBdr>
    </w:div>
    <w:div w:id="1734811195">
      <w:bodyDiv w:val="1"/>
      <w:marLeft w:val="0"/>
      <w:marRight w:val="0"/>
      <w:marTop w:val="0"/>
      <w:marBottom w:val="0"/>
      <w:divBdr>
        <w:top w:val="none" w:sz="0" w:space="0" w:color="auto"/>
        <w:left w:val="none" w:sz="0" w:space="0" w:color="auto"/>
        <w:bottom w:val="none" w:sz="0" w:space="0" w:color="auto"/>
        <w:right w:val="none" w:sz="0" w:space="0" w:color="auto"/>
      </w:divBdr>
    </w:div>
    <w:div w:id="1734817204">
      <w:bodyDiv w:val="1"/>
      <w:marLeft w:val="0"/>
      <w:marRight w:val="0"/>
      <w:marTop w:val="0"/>
      <w:marBottom w:val="0"/>
      <w:divBdr>
        <w:top w:val="none" w:sz="0" w:space="0" w:color="auto"/>
        <w:left w:val="none" w:sz="0" w:space="0" w:color="auto"/>
        <w:bottom w:val="none" w:sz="0" w:space="0" w:color="auto"/>
        <w:right w:val="none" w:sz="0" w:space="0" w:color="auto"/>
      </w:divBdr>
    </w:div>
    <w:div w:id="1735473554">
      <w:bodyDiv w:val="1"/>
      <w:marLeft w:val="0"/>
      <w:marRight w:val="0"/>
      <w:marTop w:val="0"/>
      <w:marBottom w:val="0"/>
      <w:divBdr>
        <w:top w:val="none" w:sz="0" w:space="0" w:color="auto"/>
        <w:left w:val="none" w:sz="0" w:space="0" w:color="auto"/>
        <w:bottom w:val="none" w:sz="0" w:space="0" w:color="auto"/>
        <w:right w:val="none" w:sz="0" w:space="0" w:color="auto"/>
      </w:divBdr>
    </w:div>
    <w:div w:id="1736007945">
      <w:bodyDiv w:val="1"/>
      <w:marLeft w:val="0"/>
      <w:marRight w:val="0"/>
      <w:marTop w:val="0"/>
      <w:marBottom w:val="0"/>
      <w:divBdr>
        <w:top w:val="none" w:sz="0" w:space="0" w:color="auto"/>
        <w:left w:val="none" w:sz="0" w:space="0" w:color="auto"/>
        <w:bottom w:val="none" w:sz="0" w:space="0" w:color="auto"/>
        <w:right w:val="none" w:sz="0" w:space="0" w:color="auto"/>
      </w:divBdr>
    </w:div>
    <w:div w:id="1736926149">
      <w:bodyDiv w:val="1"/>
      <w:marLeft w:val="0"/>
      <w:marRight w:val="0"/>
      <w:marTop w:val="0"/>
      <w:marBottom w:val="0"/>
      <w:divBdr>
        <w:top w:val="none" w:sz="0" w:space="0" w:color="auto"/>
        <w:left w:val="none" w:sz="0" w:space="0" w:color="auto"/>
        <w:bottom w:val="none" w:sz="0" w:space="0" w:color="auto"/>
        <w:right w:val="none" w:sz="0" w:space="0" w:color="auto"/>
      </w:divBdr>
    </w:div>
    <w:div w:id="1737244012">
      <w:bodyDiv w:val="1"/>
      <w:marLeft w:val="0"/>
      <w:marRight w:val="0"/>
      <w:marTop w:val="0"/>
      <w:marBottom w:val="0"/>
      <w:divBdr>
        <w:top w:val="none" w:sz="0" w:space="0" w:color="auto"/>
        <w:left w:val="none" w:sz="0" w:space="0" w:color="auto"/>
        <w:bottom w:val="none" w:sz="0" w:space="0" w:color="auto"/>
        <w:right w:val="none" w:sz="0" w:space="0" w:color="auto"/>
      </w:divBdr>
    </w:div>
    <w:div w:id="1737973165">
      <w:bodyDiv w:val="1"/>
      <w:marLeft w:val="0"/>
      <w:marRight w:val="0"/>
      <w:marTop w:val="0"/>
      <w:marBottom w:val="0"/>
      <w:divBdr>
        <w:top w:val="none" w:sz="0" w:space="0" w:color="auto"/>
        <w:left w:val="none" w:sz="0" w:space="0" w:color="auto"/>
        <w:bottom w:val="none" w:sz="0" w:space="0" w:color="auto"/>
        <w:right w:val="none" w:sz="0" w:space="0" w:color="auto"/>
      </w:divBdr>
    </w:div>
    <w:div w:id="1738673922">
      <w:bodyDiv w:val="1"/>
      <w:marLeft w:val="0"/>
      <w:marRight w:val="0"/>
      <w:marTop w:val="0"/>
      <w:marBottom w:val="0"/>
      <w:divBdr>
        <w:top w:val="none" w:sz="0" w:space="0" w:color="auto"/>
        <w:left w:val="none" w:sz="0" w:space="0" w:color="auto"/>
        <w:bottom w:val="none" w:sz="0" w:space="0" w:color="auto"/>
        <w:right w:val="none" w:sz="0" w:space="0" w:color="auto"/>
      </w:divBdr>
    </w:div>
    <w:div w:id="1738937793">
      <w:bodyDiv w:val="1"/>
      <w:marLeft w:val="0"/>
      <w:marRight w:val="0"/>
      <w:marTop w:val="0"/>
      <w:marBottom w:val="0"/>
      <w:divBdr>
        <w:top w:val="none" w:sz="0" w:space="0" w:color="auto"/>
        <w:left w:val="none" w:sz="0" w:space="0" w:color="auto"/>
        <w:bottom w:val="none" w:sz="0" w:space="0" w:color="auto"/>
        <w:right w:val="none" w:sz="0" w:space="0" w:color="auto"/>
      </w:divBdr>
    </w:div>
    <w:div w:id="1739134744">
      <w:bodyDiv w:val="1"/>
      <w:marLeft w:val="0"/>
      <w:marRight w:val="0"/>
      <w:marTop w:val="0"/>
      <w:marBottom w:val="0"/>
      <w:divBdr>
        <w:top w:val="none" w:sz="0" w:space="0" w:color="auto"/>
        <w:left w:val="none" w:sz="0" w:space="0" w:color="auto"/>
        <w:bottom w:val="none" w:sz="0" w:space="0" w:color="auto"/>
        <w:right w:val="none" w:sz="0" w:space="0" w:color="auto"/>
      </w:divBdr>
    </w:div>
    <w:div w:id="1739743705">
      <w:bodyDiv w:val="1"/>
      <w:marLeft w:val="0"/>
      <w:marRight w:val="0"/>
      <w:marTop w:val="0"/>
      <w:marBottom w:val="0"/>
      <w:divBdr>
        <w:top w:val="none" w:sz="0" w:space="0" w:color="auto"/>
        <w:left w:val="none" w:sz="0" w:space="0" w:color="auto"/>
        <w:bottom w:val="none" w:sz="0" w:space="0" w:color="auto"/>
        <w:right w:val="none" w:sz="0" w:space="0" w:color="auto"/>
      </w:divBdr>
    </w:div>
    <w:div w:id="1739936169">
      <w:bodyDiv w:val="1"/>
      <w:marLeft w:val="0"/>
      <w:marRight w:val="0"/>
      <w:marTop w:val="0"/>
      <w:marBottom w:val="0"/>
      <w:divBdr>
        <w:top w:val="none" w:sz="0" w:space="0" w:color="auto"/>
        <w:left w:val="none" w:sz="0" w:space="0" w:color="auto"/>
        <w:bottom w:val="none" w:sz="0" w:space="0" w:color="auto"/>
        <w:right w:val="none" w:sz="0" w:space="0" w:color="auto"/>
      </w:divBdr>
    </w:div>
    <w:div w:id="1740252881">
      <w:bodyDiv w:val="1"/>
      <w:marLeft w:val="0"/>
      <w:marRight w:val="0"/>
      <w:marTop w:val="0"/>
      <w:marBottom w:val="0"/>
      <w:divBdr>
        <w:top w:val="none" w:sz="0" w:space="0" w:color="auto"/>
        <w:left w:val="none" w:sz="0" w:space="0" w:color="auto"/>
        <w:bottom w:val="none" w:sz="0" w:space="0" w:color="auto"/>
        <w:right w:val="none" w:sz="0" w:space="0" w:color="auto"/>
      </w:divBdr>
    </w:div>
    <w:div w:id="1741438728">
      <w:bodyDiv w:val="1"/>
      <w:marLeft w:val="0"/>
      <w:marRight w:val="0"/>
      <w:marTop w:val="0"/>
      <w:marBottom w:val="0"/>
      <w:divBdr>
        <w:top w:val="none" w:sz="0" w:space="0" w:color="auto"/>
        <w:left w:val="none" w:sz="0" w:space="0" w:color="auto"/>
        <w:bottom w:val="none" w:sz="0" w:space="0" w:color="auto"/>
        <w:right w:val="none" w:sz="0" w:space="0" w:color="auto"/>
      </w:divBdr>
    </w:div>
    <w:div w:id="1742408275">
      <w:bodyDiv w:val="1"/>
      <w:marLeft w:val="0"/>
      <w:marRight w:val="0"/>
      <w:marTop w:val="0"/>
      <w:marBottom w:val="0"/>
      <w:divBdr>
        <w:top w:val="none" w:sz="0" w:space="0" w:color="auto"/>
        <w:left w:val="none" w:sz="0" w:space="0" w:color="auto"/>
        <w:bottom w:val="none" w:sz="0" w:space="0" w:color="auto"/>
        <w:right w:val="none" w:sz="0" w:space="0" w:color="auto"/>
      </w:divBdr>
    </w:div>
    <w:div w:id="1742831254">
      <w:bodyDiv w:val="1"/>
      <w:marLeft w:val="0"/>
      <w:marRight w:val="0"/>
      <w:marTop w:val="0"/>
      <w:marBottom w:val="0"/>
      <w:divBdr>
        <w:top w:val="none" w:sz="0" w:space="0" w:color="auto"/>
        <w:left w:val="none" w:sz="0" w:space="0" w:color="auto"/>
        <w:bottom w:val="none" w:sz="0" w:space="0" w:color="auto"/>
        <w:right w:val="none" w:sz="0" w:space="0" w:color="auto"/>
      </w:divBdr>
    </w:div>
    <w:div w:id="1742871070">
      <w:bodyDiv w:val="1"/>
      <w:marLeft w:val="0"/>
      <w:marRight w:val="0"/>
      <w:marTop w:val="0"/>
      <w:marBottom w:val="0"/>
      <w:divBdr>
        <w:top w:val="none" w:sz="0" w:space="0" w:color="auto"/>
        <w:left w:val="none" w:sz="0" w:space="0" w:color="auto"/>
        <w:bottom w:val="none" w:sz="0" w:space="0" w:color="auto"/>
        <w:right w:val="none" w:sz="0" w:space="0" w:color="auto"/>
      </w:divBdr>
    </w:div>
    <w:div w:id="1743987122">
      <w:bodyDiv w:val="1"/>
      <w:marLeft w:val="0"/>
      <w:marRight w:val="0"/>
      <w:marTop w:val="0"/>
      <w:marBottom w:val="0"/>
      <w:divBdr>
        <w:top w:val="none" w:sz="0" w:space="0" w:color="auto"/>
        <w:left w:val="none" w:sz="0" w:space="0" w:color="auto"/>
        <w:bottom w:val="none" w:sz="0" w:space="0" w:color="auto"/>
        <w:right w:val="none" w:sz="0" w:space="0" w:color="auto"/>
      </w:divBdr>
    </w:div>
    <w:div w:id="1743989739">
      <w:bodyDiv w:val="1"/>
      <w:marLeft w:val="0"/>
      <w:marRight w:val="0"/>
      <w:marTop w:val="0"/>
      <w:marBottom w:val="0"/>
      <w:divBdr>
        <w:top w:val="none" w:sz="0" w:space="0" w:color="auto"/>
        <w:left w:val="none" w:sz="0" w:space="0" w:color="auto"/>
        <w:bottom w:val="none" w:sz="0" w:space="0" w:color="auto"/>
        <w:right w:val="none" w:sz="0" w:space="0" w:color="auto"/>
      </w:divBdr>
    </w:div>
    <w:div w:id="1743989873">
      <w:bodyDiv w:val="1"/>
      <w:marLeft w:val="0"/>
      <w:marRight w:val="0"/>
      <w:marTop w:val="0"/>
      <w:marBottom w:val="0"/>
      <w:divBdr>
        <w:top w:val="none" w:sz="0" w:space="0" w:color="auto"/>
        <w:left w:val="none" w:sz="0" w:space="0" w:color="auto"/>
        <w:bottom w:val="none" w:sz="0" w:space="0" w:color="auto"/>
        <w:right w:val="none" w:sz="0" w:space="0" w:color="auto"/>
      </w:divBdr>
    </w:div>
    <w:div w:id="1744066766">
      <w:bodyDiv w:val="1"/>
      <w:marLeft w:val="0"/>
      <w:marRight w:val="0"/>
      <w:marTop w:val="0"/>
      <w:marBottom w:val="0"/>
      <w:divBdr>
        <w:top w:val="none" w:sz="0" w:space="0" w:color="auto"/>
        <w:left w:val="none" w:sz="0" w:space="0" w:color="auto"/>
        <w:bottom w:val="none" w:sz="0" w:space="0" w:color="auto"/>
        <w:right w:val="none" w:sz="0" w:space="0" w:color="auto"/>
      </w:divBdr>
    </w:div>
    <w:div w:id="1744840813">
      <w:bodyDiv w:val="1"/>
      <w:marLeft w:val="0"/>
      <w:marRight w:val="0"/>
      <w:marTop w:val="0"/>
      <w:marBottom w:val="0"/>
      <w:divBdr>
        <w:top w:val="none" w:sz="0" w:space="0" w:color="auto"/>
        <w:left w:val="none" w:sz="0" w:space="0" w:color="auto"/>
        <w:bottom w:val="none" w:sz="0" w:space="0" w:color="auto"/>
        <w:right w:val="none" w:sz="0" w:space="0" w:color="auto"/>
      </w:divBdr>
    </w:div>
    <w:div w:id="1744910576">
      <w:bodyDiv w:val="1"/>
      <w:marLeft w:val="0"/>
      <w:marRight w:val="0"/>
      <w:marTop w:val="0"/>
      <w:marBottom w:val="0"/>
      <w:divBdr>
        <w:top w:val="none" w:sz="0" w:space="0" w:color="auto"/>
        <w:left w:val="none" w:sz="0" w:space="0" w:color="auto"/>
        <w:bottom w:val="none" w:sz="0" w:space="0" w:color="auto"/>
        <w:right w:val="none" w:sz="0" w:space="0" w:color="auto"/>
      </w:divBdr>
    </w:div>
    <w:div w:id="1745371231">
      <w:bodyDiv w:val="1"/>
      <w:marLeft w:val="0"/>
      <w:marRight w:val="0"/>
      <w:marTop w:val="0"/>
      <w:marBottom w:val="0"/>
      <w:divBdr>
        <w:top w:val="none" w:sz="0" w:space="0" w:color="auto"/>
        <w:left w:val="none" w:sz="0" w:space="0" w:color="auto"/>
        <w:bottom w:val="none" w:sz="0" w:space="0" w:color="auto"/>
        <w:right w:val="none" w:sz="0" w:space="0" w:color="auto"/>
      </w:divBdr>
    </w:div>
    <w:div w:id="1746147745">
      <w:bodyDiv w:val="1"/>
      <w:marLeft w:val="0"/>
      <w:marRight w:val="0"/>
      <w:marTop w:val="0"/>
      <w:marBottom w:val="0"/>
      <w:divBdr>
        <w:top w:val="none" w:sz="0" w:space="0" w:color="auto"/>
        <w:left w:val="none" w:sz="0" w:space="0" w:color="auto"/>
        <w:bottom w:val="none" w:sz="0" w:space="0" w:color="auto"/>
        <w:right w:val="none" w:sz="0" w:space="0" w:color="auto"/>
      </w:divBdr>
    </w:div>
    <w:div w:id="1748262161">
      <w:bodyDiv w:val="1"/>
      <w:marLeft w:val="0"/>
      <w:marRight w:val="0"/>
      <w:marTop w:val="0"/>
      <w:marBottom w:val="0"/>
      <w:divBdr>
        <w:top w:val="none" w:sz="0" w:space="0" w:color="auto"/>
        <w:left w:val="none" w:sz="0" w:space="0" w:color="auto"/>
        <w:bottom w:val="none" w:sz="0" w:space="0" w:color="auto"/>
        <w:right w:val="none" w:sz="0" w:space="0" w:color="auto"/>
      </w:divBdr>
    </w:div>
    <w:div w:id="1748913581">
      <w:bodyDiv w:val="1"/>
      <w:marLeft w:val="0"/>
      <w:marRight w:val="0"/>
      <w:marTop w:val="0"/>
      <w:marBottom w:val="0"/>
      <w:divBdr>
        <w:top w:val="none" w:sz="0" w:space="0" w:color="auto"/>
        <w:left w:val="none" w:sz="0" w:space="0" w:color="auto"/>
        <w:bottom w:val="none" w:sz="0" w:space="0" w:color="auto"/>
        <w:right w:val="none" w:sz="0" w:space="0" w:color="auto"/>
      </w:divBdr>
    </w:div>
    <w:div w:id="1748916107">
      <w:bodyDiv w:val="1"/>
      <w:marLeft w:val="0"/>
      <w:marRight w:val="0"/>
      <w:marTop w:val="0"/>
      <w:marBottom w:val="0"/>
      <w:divBdr>
        <w:top w:val="none" w:sz="0" w:space="0" w:color="auto"/>
        <w:left w:val="none" w:sz="0" w:space="0" w:color="auto"/>
        <w:bottom w:val="none" w:sz="0" w:space="0" w:color="auto"/>
        <w:right w:val="none" w:sz="0" w:space="0" w:color="auto"/>
      </w:divBdr>
    </w:div>
    <w:div w:id="1749307101">
      <w:bodyDiv w:val="1"/>
      <w:marLeft w:val="0"/>
      <w:marRight w:val="0"/>
      <w:marTop w:val="0"/>
      <w:marBottom w:val="0"/>
      <w:divBdr>
        <w:top w:val="none" w:sz="0" w:space="0" w:color="auto"/>
        <w:left w:val="none" w:sz="0" w:space="0" w:color="auto"/>
        <w:bottom w:val="none" w:sz="0" w:space="0" w:color="auto"/>
        <w:right w:val="none" w:sz="0" w:space="0" w:color="auto"/>
      </w:divBdr>
    </w:div>
    <w:div w:id="1749381439">
      <w:bodyDiv w:val="1"/>
      <w:marLeft w:val="0"/>
      <w:marRight w:val="0"/>
      <w:marTop w:val="0"/>
      <w:marBottom w:val="0"/>
      <w:divBdr>
        <w:top w:val="none" w:sz="0" w:space="0" w:color="auto"/>
        <w:left w:val="none" w:sz="0" w:space="0" w:color="auto"/>
        <w:bottom w:val="none" w:sz="0" w:space="0" w:color="auto"/>
        <w:right w:val="none" w:sz="0" w:space="0" w:color="auto"/>
      </w:divBdr>
    </w:div>
    <w:div w:id="1750156014">
      <w:bodyDiv w:val="1"/>
      <w:marLeft w:val="0"/>
      <w:marRight w:val="0"/>
      <w:marTop w:val="0"/>
      <w:marBottom w:val="0"/>
      <w:divBdr>
        <w:top w:val="none" w:sz="0" w:space="0" w:color="auto"/>
        <w:left w:val="none" w:sz="0" w:space="0" w:color="auto"/>
        <w:bottom w:val="none" w:sz="0" w:space="0" w:color="auto"/>
        <w:right w:val="none" w:sz="0" w:space="0" w:color="auto"/>
      </w:divBdr>
    </w:div>
    <w:div w:id="1750302576">
      <w:bodyDiv w:val="1"/>
      <w:marLeft w:val="0"/>
      <w:marRight w:val="0"/>
      <w:marTop w:val="0"/>
      <w:marBottom w:val="0"/>
      <w:divBdr>
        <w:top w:val="none" w:sz="0" w:space="0" w:color="auto"/>
        <w:left w:val="none" w:sz="0" w:space="0" w:color="auto"/>
        <w:bottom w:val="none" w:sz="0" w:space="0" w:color="auto"/>
        <w:right w:val="none" w:sz="0" w:space="0" w:color="auto"/>
      </w:divBdr>
    </w:div>
    <w:div w:id="1750536600">
      <w:bodyDiv w:val="1"/>
      <w:marLeft w:val="0"/>
      <w:marRight w:val="0"/>
      <w:marTop w:val="0"/>
      <w:marBottom w:val="0"/>
      <w:divBdr>
        <w:top w:val="none" w:sz="0" w:space="0" w:color="auto"/>
        <w:left w:val="none" w:sz="0" w:space="0" w:color="auto"/>
        <w:bottom w:val="none" w:sz="0" w:space="0" w:color="auto"/>
        <w:right w:val="none" w:sz="0" w:space="0" w:color="auto"/>
      </w:divBdr>
    </w:div>
    <w:div w:id="1750691421">
      <w:bodyDiv w:val="1"/>
      <w:marLeft w:val="0"/>
      <w:marRight w:val="0"/>
      <w:marTop w:val="0"/>
      <w:marBottom w:val="0"/>
      <w:divBdr>
        <w:top w:val="none" w:sz="0" w:space="0" w:color="auto"/>
        <w:left w:val="none" w:sz="0" w:space="0" w:color="auto"/>
        <w:bottom w:val="none" w:sz="0" w:space="0" w:color="auto"/>
        <w:right w:val="none" w:sz="0" w:space="0" w:color="auto"/>
      </w:divBdr>
    </w:div>
    <w:div w:id="1751005034">
      <w:bodyDiv w:val="1"/>
      <w:marLeft w:val="0"/>
      <w:marRight w:val="0"/>
      <w:marTop w:val="0"/>
      <w:marBottom w:val="0"/>
      <w:divBdr>
        <w:top w:val="none" w:sz="0" w:space="0" w:color="auto"/>
        <w:left w:val="none" w:sz="0" w:space="0" w:color="auto"/>
        <w:bottom w:val="none" w:sz="0" w:space="0" w:color="auto"/>
        <w:right w:val="none" w:sz="0" w:space="0" w:color="auto"/>
      </w:divBdr>
    </w:div>
    <w:div w:id="1751153243">
      <w:bodyDiv w:val="1"/>
      <w:marLeft w:val="0"/>
      <w:marRight w:val="0"/>
      <w:marTop w:val="0"/>
      <w:marBottom w:val="0"/>
      <w:divBdr>
        <w:top w:val="none" w:sz="0" w:space="0" w:color="auto"/>
        <w:left w:val="none" w:sz="0" w:space="0" w:color="auto"/>
        <w:bottom w:val="none" w:sz="0" w:space="0" w:color="auto"/>
        <w:right w:val="none" w:sz="0" w:space="0" w:color="auto"/>
      </w:divBdr>
    </w:div>
    <w:div w:id="1752045354">
      <w:bodyDiv w:val="1"/>
      <w:marLeft w:val="0"/>
      <w:marRight w:val="0"/>
      <w:marTop w:val="0"/>
      <w:marBottom w:val="0"/>
      <w:divBdr>
        <w:top w:val="none" w:sz="0" w:space="0" w:color="auto"/>
        <w:left w:val="none" w:sz="0" w:space="0" w:color="auto"/>
        <w:bottom w:val="none" w:sz="0" w:space="0" w:color="auto"/>
        <w:right w:val="none" w:sz="0" w:space="0" w:color="auto"/>
      </w:divBdr>
    </w:div>
    <w:div w:id="1752045452">
      <w:bodyDiv w:val="1"/>
      <w:marLeft w:val="0"/>
      <w:marRight w:val="0"/>
      <w:marTop w:val="0"/>
      <w:marBottom w:val="0"/>
      <w:divBdr>
        <w:top w:val="none" w:sz="0" w:space="0" w:color="auto"/>
        <w:left w:val="none" w:sz="0" w:space="0" w:color="auto"/>
        <w:bottom w:val="none" w:sz="0" w:space="0" w:color="auto"/>
        <w:right w:val="none" w:sz="0" w:space="0" w:color="auto"/>
      </w:divBdr>
    </w:div>
    <w:div w:id="1752727485">
      <w:bodyDiv w:val="1"/>
      <w:marLeft w:val="0"/>
      <w:marRight w:val="0"/>
      <w:marTop w:val="0"/>
      <w:marBottom w:val="0"/>
      <w:divBdr>
        <w:top w:val="none" w:sz="0" w:space="0" w:color="auto"/>
        <w:left w:val="none" w:sz="0" w:space="0" w:color="auto"/>
        <w:bottom w:val="none" w:sz="0" w:space="0" w:color="auto"/>
        <w:right w:val="none" w:sz="0" w:space="0" w:color="auto"/>
      </w:divBdr>
    </w:div>
    <w:div w:id="1753577559">
      <w:bodyDiv w:val="1"/>
      <w:marLeft w:val="0"/>
      <w:marRight w:val="0"/>
      <w:marTop w:val="0"/>
      <w:marBottom w:val="0"/>
      <w:divBdr>
        <w:top w:val="none" w:sz="0" w:space="0" w:color="auto"/>
        <w:left w:val="none" w:sz="0" w:space="0" w:color="auto"/>
        <w:bottom w:val="none" w:sz="0" w:space="0" w:color="auto"/>
        <w:right w:val="none" w:sz="0" w:space="0" w:color="auto"/>
      </w:divBdr>
    </w:div>
    <w:div w:id="1753626005">
      <w:bodyDiv w:val="1"/>
      <w:marLeft w:val="0"/>
      <w:marRight w:val="0"/>
      <w:marTop w:val="0"/>
      <w:marBottom w:val="0"/>
      <w:divBdr>
        <w:top w:val="none" w:sz="0" w:space="0" w:color="auto"/>
        <w:left w:val="none" w:sz="0" w:space="0" w:color="auto"/>
        <w:bottom w:val="none" w:sz="0" w:space="0" w:color="auto"/>
        <w:right w:val="none" w:sz="0" w:space="0" w:color="auto"/>
      </w:divBdr>
    </w:div>
    <w:div w:id="1755009657">
      <w:bodyDiv w:val="1"/>
      <w:marLeft w:val="0"/>
      <w:marRight w:val="0"/>
      <w:marTop w:val="0"/>
      <w:marBottom w:val="0"/>
      <w:divBdr>
        <w:top w:val="none" w:sz="0" w:space="0" w:color="auto"/>
        <w:left w:val="none" w:sz="0" w:space="0" w:color="auto"/>
        <w:bottom w:val="none" w:sz="0" w:space="0" w:color="auto"/>
        <w:right w:val="none" w:sz="0" w:space="0" w:color="auto"/>
      </w:divBdr>
    </w:div>
    <w:div w:id="1755011149">
      <w:bodyDiv w:val="1"/>
      <w:marLeft w:val="0"/>
      <w:marRight w:val="0"/>
      <w:marTop w:val="0"/>
      <w:marBottom w:val="0"/>
      <w:divBdr>
        <w:top w:val="none" w:sz="0" w:space="0" w:color="auto"/>
        <w:left w:val="none" w:sz="0" w:space="0" w:color="auto"/>
        <w:bottom w:val="none" w:sz="0" w:space="0" w:color="auto"/>
        <w:right w:val="none" w:sz="0" w:space="0" w:color="auto"/>
      </w:divBdr>
    </w:div>
    <w:div w:id="1755202018">
      <w:bodyDiv w:val="1"/>
      <w:marLeft w:val="0"/>
      <w:marRight w:val="0"/>
      <w:marTop w:val="0"/>
      <w:marBottom w:val="0"/>
      <w:divBdr>
        <w:top w:val="none" w:sz="0" w:space="0" w:color="auto"/>
        <w:left w:val="none" w:sz="0" w:space="0" w:color="auto"/>
        <w:bottom w:val="none" w:sz="0" w:space="0" w:color="auto"/>
        <w:right w:val="none" w:sz="0" w:space="0" w:color="auto"/>
      </w:divBdr>
    </w:div>
    <w:div w:id="1755317761">
      <w:bodyDiv w:val="1"/>
      <w:marLeft w:val="0"/>
      <w:marRight w:val="0"/>
      <w:marTop w:val="0"/>
      <w:marBottom w:val="0"/>
      <w:divBdr>
        <w:top w:val="none" w:sz="0" w:space="0" w:color="auto"/>
        <w:left w:val="none" w:sz="0" w:space="0" w:color="auto"/>
        <w:bottom w:val="none" w:sz="0" w:space="0" w:color="auto"/>
        <w:right w:val="none" w:sz="0" w:space="0" w:color="auto"/>
      </w:divBdr>
    </w:div>
    <w:div w:id="1755586081">
      <w:bodyDiv w:val="1"/>
      <w:marLeft w:val="0"/>
      <w:marRight w:val="0"/>
      <w:marTop w:val="0"/>
      <w:marBottom w:val="0"/>
      <w:divBdr>
        <w:top w:val="none" w:sz="0" w:space="0" w:color="auto"/>
        <w:left w:val="none" w:sz="0" w:space="0" w:color="auto"/>
        <w:bottom w:val="none" w:sz="0" w:space="0" w:color="auto"/>
        <w:right w:val="none" w:sz="0" w:space="0" w:color="auto"/>
      </w:divBdr>
    </w:div>
    <w:div w:id="1755664549">
      <w:bodyDiv w:val="1"/>
      <w:marLeft w:val="0"/>
      <w:marRight w:val="0"/>
      <w:marTop w:val="0"/>
      <w:marBottom w:val="0"/>
      <w:divBdr>
        <w:top w:val="none" w:sz="0" w:space="0" w:color="auto"/>
        <w:left w:val="none" w:sz="0" w:space="0" w:color="auto"/>
        <w:bottom w:val="none" w:sz="0" w:space="0" w:color="auto"/>
        <w:right w:val="none" w:sz="0" w:space="0" w:color="auto"/>
      </w:divBdr>
    </w:div>
    <w:div w:id="1756241451">
      <w:bodyDiv w:val="1"/>
      <w:marLeft w:val="0"/>
      <w:marRight w:val="0"/>
      <w:marTop w:val="0"/>
      <w:marBottom w:val="0"/>
      <w:divBdr>
        <w:top w:val="none" w:sz="0" w:space="0" w:color="auto"/>
        <w:left w:val="none" w:sz="0" w:space="0" w:color="auto"/>
        <w:bottom w:val="none" w:sz="0" w:space="0" w:color="auto"/>
        <w:right w:val="none" w:sz="0" w:space="0" w:color="auto"/>
      </w:divBdr>
    </w:div>
    <w:div w:id="1756629583">
      <w:bodyDiv w:val="1"/>
      <w:marLeft w:val="0"/>
      <w:marRight w:val="0"/>
      <w:marTop w:val="0"/>
      <w:marBottom w:val="0"/>
      <w:divBdr>
        <w:top w:val="none" w:sz="0" w:space="0" w:color="auto"/>
        <w:left w:val="none" w:sz="0" w:space="0" w:color="auto"/>
        <w:bottom w:val="none" w:sz="0" w:space="0" w:color="auto"/>
        <w:right w:val="none" w:sz="0" w:space="0" w:color="auto"/>
      </w:divBdr>
    </w:div>
    <w:div w:id="1757482698">
      <w:bodyDiv w:val="1"/>
      <w:marLeft w:val="0"/>
      <w:marRight w:val="0"/>
      <w:marTop w:val="0"/>
      <w:marBottom w:val="0"/>
      <w:divBdr>
        <w:top w:val="none" w:sz="0" w:space="0" w:color="auto"/>
        <w:left w:val="none" w:sz="0" w:space="0" w:color="auto"/>
        <w:bottom w:val="none" w:sz="0" w:space="0" w:color="auto"/>
        <w:right w:val="none" w:sz="0" w:space="0" w:color="auto"/>
      </w:divBdr>
    </w:div>
    <w:div w:id="1758668611">
      <w:bodyDiv w:val="1"/>
      <w:marLeft w:val="0"/>
      <w:marRight w:val="0"/>
      <w:marTop w:val="0"/>
      <w:marBottom w:val="0"/>
      <w:divBdr>
        <w:top w:val="none" w:sz="0" w:space="0" w:color="auto"/>
        <w:left w:val="none" w:sz="0" w:space="0" w:color="auto"/>
        <w:bottom w:val="none" w:sz="0" w:space="0" w:color="auto"/>
        <w:right w:val="none" w:sz="0" w:space="0" w:color="auto"/>
      </w:divBdr>
    </w:div>
    <w:div w:id="1759253835">
      <w:bodyDiv w:val="1"/>
      <w:marLeft w:val="0"/>
      <w:marRight w:val="0"/>
      <w:marTop w:val="0"/>
      <w:marBottom w:val="0"/>
      <w:divBdr>
        <w:top w:val="none" w:sz="0" w:space="0" w:color="auto"/>
        <w:left w:val="none" w:sz="0" w:space="0" w:color="auto"/>
        <w:bottom w:val="none" w:sz="0" w:space="0" w:color="auto"/>
        <w:right w:val="none" w:sz="0" w:space="0" w:color="auto"/>
      </w:divBdr>
    </w:div>
    <w:div w:id="1759671433">
      <w:bodyDiv w:val="1"/>
      <w:marLeft w:val="0"/>
      <w:marRight w:val="0"/>
      <w:marTop w:val="0"/>
      <w:marBottom w:val="0"/>
      <w:divBdr>
        <w:top w:val="none" w:sz="0" w:space="0" w:color="auto"/>
        <w:left w:val="none" w:sz="0" w:space="0" w:color="auto"/>
        <w:bottom w:val="none" w:sz="0" w:space="0" w:color="auto"/>
        <w:right w:val="none" w:sz="0" w:space="0" w:color="auto"/>
      </w:divBdr>
    </w:div>
    <w:div w:id="1759711612">
      <w:bodyDiv w:val="1"/>
      <w:marLeft w:val="0"/>
      <w:marRight w:val="0"/>
      <w:marTop w:val="0"/>
      <w:marBottom w:val="0"/>
      <w:divBdr>
        <w:top w:val="none" w:sz="0" w:space="0" w:color="auto"/>
        <w:left w:val="none" w:sz="0" w:space="0" w:color="auto"/>
        <w:bottom w:val="none" w:sz="0" w:space="0" w:color="auto"/>
        <w:right w:val="none" w:sz="0" w:space="0" w:color="auto"/>
      </w:divBdr>
    </w:div>
    <w:div w:id="1760172756">
      <w:bodyDiv w:val="1"/>
      <w:marLeft w:val="0"/>
      <w:marRight w:val="0"/>
      <w:marTop w:val="0"/>
      <w:marBottom w:val="0"/>
      <w:divBdr>
        <w:top w:val="none" w:sz="0" w:space="0" w:color="auto"/>
        <w:left w:val="none" w:sz="0" w:space="0" w:color="auto"/>
        <w:bottom w:val="none" w:sz="0" w:space="0" w:color="auto"/>
        <w:right w:val="none" w:sz="0" w:space="0" w:color="auto"/>
      </w:divBdr>
    </w:div>
    <w:div w:id="1760372314">
      <w:bodyDiv w:val="1"/>
      <w:marLeft w:val="0"/>
      <w:marRight w:val="0"/>
      <w:marTop w:val="0"/>
      <w:marBottom w:val="0"/>
      <w:divBdr>
        <w:top w:val="none" w:sz="0" w:space="0" w:color="auto"/>
        <w:left w:val="none" w:sz="0" w:space="0" w:color="auto"/>
        <w:bottom w:val="none" w:sz="0" w:space="0" w:color="auto"/>
        <w:right w:val="none" w:sz="0" w:space="0" w:color="auto"/>
      </w:divBdr>
    </w:div>
    <w:div w:id="1760564440">
      <w:bodyDiv w:val="1"/>
      <w:marLeft w:val="0"/>
      <w:marRight w:val="0"/>
      <w:marTop w:val="0"/>
      <w:marBottom w:val="0"/>
      <w:divBdr>
        <w:top w:val="none" w:sz="0" w:space="0" w:color="auto"/>
        <w:left w:val="none" w:sz="0" w:space="0" w:color="auto"/>
        <w:bottom w:val="none" w:sz="0" w:space="0" w:color="auto"/>
        <w:right w:val="none" w:sz="0" w:space="0" w:color="auto"/>
      </w:divBdr>
    </w:div>
    <w:div w:id="1761484715">
      <w:bodyDiv w:val="1"/>
      <w:marLeft w:val="0"/>
      <w:marRight w:val="0"/>
      <w:marTop w:val="0"/>
      <w:marBottom w:val="0"/>
      <w:divBdr>
        <w:top w:val="none" w:sz="0" w:space="0" w:color="auto"/>
        <w:left w:val="none" w:sz="0" w:space="0" w:color="auto"/>
        <w:bottom w:val="none" w:sz="0" w:space="0" w:color="auto"/>
        <w:right w:val="none" w:sz="0" w:space="0" w:color="auto"/>
      </w:divBdr>
    </w:div>
    <w:div w:id="1761559935">
      <w:bodyDiv w:val="1"/>
      <w:marLeft w:val="0"/>
      <w:marRight w:val="0"/>
      <w:marTop w:val="0"/>
      <w:marBottom w:val="0"/>
      <w:divBdr>
        <w:top w:val="none" w:sz="0" w:space="0" w:color="auto"/>
        <w:left w:val="none" w:sz="0" w:space="0" w:color="auto"/>
        <w:bottom w:val="none" w:sz="0" w:space="0" w:color="auto"/>
        <w:right w:val="none" w:sz="0" w:space="0" w:color="auto"/>
      </w:divBdr>
    </w:div>
    <w:div w:id="1761636280">
      <w:bodyDiv w:val="1"/>
      <w:marLeft w:val="0"/>
      <w:marRight w:val="0"/>
      <w:marTop w:val="0"/>
      <w:marBottom w:val="0"/>
      <w:divBdr>
        <w:top w:val="none" w:sz="0" w:space="0" w:color="auto"/>
        <w:left w:val="none" w:sz="0" w:space="0" w:color="auto"/>
        <w:bottom w:val="none" w:sz="0" w:space="0" w:color="auto"/>
        <w:right w:val="none" w:sz="0" w:space="0" w:color="auto"/>
      </w:divBdr>
    </w:div>
    <w:div w:id="1761827545">
      <w:bodyDiv w:val="1"/>
      <w:marLeft w:val="0"/>
      <w:marRight w:val="0"/>
      <w:marTop w:val="0"/>
      <w:marBottom w:val="0"/>
      <w:divBdr>
        <w:top w:val="none" w:sz="0" w:space="0" w:color="auto"/>
        <w:left w:val="none" w:sz="0" w:space="0" w:color="auto"/>
        <w:bottom w:val="none" w:sz="0" w:space="0" w:color="auto"/>
        <w:right w:val="none" w:sz="0" w:space="0" w:color="auto"/>
      </w:divBdr>
    </w:div>
    <w:div w:id="1761871017">
      <w:bodyDiv w:val="1"/>
      <w:marLeft w:val="0"/>
      <w:marRight w:val="0"/>
      <w:marTop w:val="0"/>
      <w:marBottom w:val="0"/>
      <w:divBdr>
        <w:top w:val="none" w:sz="0" w:space="0" w:color="auto"/>
        <w:left w:val="none" w:sz="0" w:space="0" w:color="auto"/>
        <w:bottom w:val="none" w:sz="0" w:space="0" w:color="auto"/>
        <w:right w:val="none" w:sz="0" w:space="0" w:color="auto"/>
      </w:divBdr>
    </w:div>
    <w:div w:id="1762070786">
      <w:bodyDiv w:val="1"/>
      <w:marLeft w:val="0"/>
      <w:marRight w:val="0"/>
      <w:marTop w:val="0"/>
      <w:marBottom w:val="0"/>
      <w:divBdr>
        <w:top w:val="none" w:sz="0" w:space="0" w:color="auto"/>
        <w:left w:val="none" w:sz="0" w:space="0" w:color="auto"/>
        <w:bottom w:val="none" w:sz="0" w:space="0" w:color="auto"/>
        <w:right w:val="none" w:sz="0" w:space="0" w:color="auto"/>
      </w:divBdr>
    </w:div>
    <w:div w:id="1762219781">
      <w:bodyDiv w:val="1"/>
      <w:marLeft w:val="0"/>
      <w:marRight w:val="0"/>
      <w:marTop w:val="0"/>
      <w:marBottom w:val="0"/>
      <w:divBdr>
        <w:top w:val="none" w:sz="0" w:space="0" w:color="auto"/>
        <w:left w:val="none" w:sz="0" w:space="0" w:color="auto"/>
        <w:bottom w:val="none" w:sz="0" w:space="0" w:color="auto"/>
        <w:right w:val="none" w:sz="0" w:space="0" w:color="auto"/>
      </w:divBdr>
    </w:div>
    <w:div w:id="1762871058">
      <w:bodyDiv w:val="1"/>
      <w:marLeft w:val="0"/>
      <w:marRight w:val="0"/>
      <w:marTop w:val="0"/>
      <w:marBottom w:val="0"/>
      <w:divBdr>
        <w:top w:val="none" w:sz="0" w:space="0" w:color="auto"/>
        <w:left w:val="none" w:sz="0" w:space="0" w:color="auto"/>
        <w:bottom w:val="none" w:sz="0" w:space="0" w:color="auto"/>
        <w:right w:val="none" w:sz="0" w:space="0" w:color="auto"/>
      </w:divBdr>
    </w:div>
    <w:div w:id="1762949474">
      <w:bodyDiv w:val="1"/>
      <w:marLeft w:val="0"/>
      <w:marRight w:val="0"/>
      <w:marTop w:val="0"/>
      <w:marBottom w:val="0"/>
      <w:divBdr>
        <w:top w:val="none" w:sz="0" w:space="0" w:color="auto"/>
        <w:left w:val="none" w:sz="0" w:space="0" w:color="auto"/>
        <w:bottom w:val="none" w:sz="0" w:space="0" w:color="auto"/>
        <w:right w:val="none" w:sz="0" w:space="0" w:color="auto"/>
      </w:divBdr>
    </w:div>
    <w:div w:id="1763455630">
      <w:bodyDiv w:val="1"/>
      <w:marLeft w:val="0"/>
      <w:marRight w:val="0"/>
      <w:marTop w:val="0"/>
      <w:marBottom w:val="0"/>
      <w:divBdr>
        <w:top w:val="none" w:sz="0" w:space="0" w:color="auto"/>
        <w:left w:val="none" w:sz="0" w:space="0" w:color="auto"/>
        <w:bottom w:val="none" w:sz="0" w:space="0" w:color="auto"/>
        <w:right w:val="none" w:sz="0" w:space="0" w:color="auto"/>
      </w:divBdr>
    </w:div>
    <w:div w:id="1763724265">
      <w:bodyDiv w:val="1"/>
      <w:marLeft w:val="0"/>
      <w:marRight w:val="0"/>
      <w:marTop w:val="0"/>
      <w:marBottom w:val="0"/>
      <w:divBdr>
        <w:top w:val="none" w:sz="0" w:space="0" w:color="auto"/>
        <w:left w:val="none" w:sz="0" w:space="0" w:color="auto"/>
        <w:bottom w:val="none" w:sz="0" w:space="0" w:color="auto"/>
        <w:right w:val="none" w:sz="0" w:space="0" w:color="auto"/>
      </w:divBdr>
    </w:div>
    <w:div w:id="1763796223">
      <w:bodyDiv w:val="1"/>
      <w:marLeft w:val="0"/>
      <w:marRight w:val="0"/>
      <w:marTop w:val="0"/>
      <w:marBottom w:val="0"/>
      <w:divBdr>
        <w:top w:val="none" w:sz="0" w:space="0" w:color="auto"/>
        <w:left w:val="none" w:sz="0" w:space="0" w:color="auto"/>
        <w:bottom w:val="none" w:sz="0" w:space="0" w:color="auto"/>
        <w:right w:val="none" w:sz="0" w:space="0" w:color="auto"/>
      </w:divBdr>
    </w:div>
    <w:div w:id="1764761054">
      <w:bodyDiv w:val="1"/>
      <w:marLeft w:val="0"/>
      <w:marRight w:val="0"/>
      <w:marTop w:val="0"/>
      <w:marBottom w:val="0"/>
      <w:divBdr>
        <w:top w:val="none" w:sz="0" w:space="0" w:color="auto"/>
        <w:left w:val="none" w:sz="0" w:space="0" w:color="auto"/>
        <w:bottom w:val="none" w:sz="0" w:space="0" w:color="auto"/>
        <w:right w:val="none" w:sz="0" w:space="0" w:color="auto"/>
      </w:divBdr>
    </w:div>
    <w:div w:id="1765343811">
      <w:bodyDiv w:val="1"/>
      <w:marLeft w:val="0"/>
      <w:marRight w:val="0"/>
      <w:marTop w:val="0"/>
      <w:marBottom w:val="0"/>
      <w:divBdr>
        <w:top w:val="none" w:sz="0" w:space="0" w:color="auto"/>
        <w:left w:val="none" w:sz="0" w:space="0" w:color="auto"/>
        <w:bottom w:val="none" w:sz="0" w:space="0" w:color="auto"/>
        <w:right w:val="none" w:sz="0" w:space="0" w:color="auto"/>
      </w:divBdr>
    </w:div>
    <w:div w:id="1765372540">
      <w:bodyDiv w:val="1"/>
      <w:marLeft w:val="0"/>
      <w:marRight w:val="0"/>
      <w:marTop w:val="0"/>
      <w:marBottom w:val="0"/>
      <w:divBdr>
        <w:top w:val="none" w:sz="0" w:space="0" w:color="auto"/>
        <w:left w:val="none" w:sz="0" w:space="0" w:color="auto"/>
        <w:bottom w:val="none" w:sz="0" w:space="0" w:color="auto"/>
        <w:right w:val="none" w:sz="0" w:space="0" w:color="auto"/>
      </w:divBdr>
    </w:div>
    <w:div w:id="1765421197">
      <w:bodyDiv w:val="1"/>
      <w:marLeft w:val="0"/>
      <w:marRight w:val="0"/>
      <w:marTop w:val="0"/>
      <w:marBottom w:val="0"/>
      <w:divBdr>
        <w:top w:val="none" w:sz="0" w:space="0" w:color="auto"/>
        <w:left w:val="none" w:sz="0" w:space="0" w:color="auto"/>
        <w:bottom w:val="none" w:sz="0" w:space="0" w:color="auto"/>
        <w:right w:val="none" w:sz="0" w:space="0" w:color="auto"/>
      </w:divBdr>
    </w:div>
    <w:div w:id="1765490752">
      <w:bodyDiv w:val="1"/>
      <w:marLeft w:val="0"/>
      <w:marRight w:val="0"/>
      <w:marTop w:val="0"/>
      <w:marBottom w:val="0"/>
      <w:divBdr>
        <w:top w:val="none" w:sz="0" w:space="0" w:color="auto"/>
        <w:left w:val="none" w:sz="0" w:space="0" w:color="auto"/>
        <w:bottom w:val="none" w:sz="0" w:space="0" w:color="auto"/>
        <w:right w:val="none" w:sz="0" w:space="0" w:color="auto"/>
      </w:divBdr>
    </w:div>
    <w:div w:id="1765566647">
      <w:bodyDiv w:val="1"/>
      <w:marLeft w:val="0"/>
      <w:marRight w:val="0"/>
      <w:marTop w:val="0"/>
      <w:marBottom w:val="0"/>
      <w:divBdr>
        <w:top w:val="none" w:sz="0" w:space="0" w:color="auto"/>
        <w:left w:val="none" w:sz="0" w:space="0" w:color="auto"/>
        <w:bottom w:val="none" w:sz="0" w:space="0" w:color="auto"/>
        <w:right w:val="none" w:sz="0" w:space="0" w:color="auto"/>
      </w:divBdr>
    </w:div>
    <w:div w:id="1766000895">
      <w:bodyDiv w:val="1"/>
      <w:marLeft w:val="0"/>
      <w:marRight w:val="0"/>
      <w:marTop w:val="0"/>
      <w:marBottom w:val="0"/>
      <w:divBdr>
        <w:top w:val="none" w:sz="0" w:space="0" w:color="auto"/>
        <w:left w:val="none" w:sz="0" w:space="0" w:color="auto"/>
        <w:bottom w:val="none" w:sz="0" w:space="0" w:color="auto"/>
        <w:right w:val="none" w:sz="0" w:space="0" w:color="auto"/>
      </w:divBdr>
    </w:div>
    <w:div w:id="1766071718">
      <w:bodyDiv w:val="1"/>
      <w:marLeft w:val="0"/>
      <w:marRight w:val="0"/>
      <w:marTop w:val="0"/>
      <w:marBottom w:val="0"/>
      <w:divBdr>
        <w:top w:val="none" w:sz="0" w:space="0" w:color="auto"/>
        <w:left w:val="none" w:sz="0" w:space="0" w:color="auto"/>
        <w:bottom w:val="none" w:sz="0" w:space="0" w:color="auto"/>
        <w:right w:val="none" w:sz="0" w:space="0" w:color="auto"/>
      </w:divBdr>
    </w:div>
    <w:div w:id="1766145001">
      <w:bodyDiv w:val="1"/>
      <w:marLeft w:val="0"/>
      <w:marRight w:val="0"/>
      <w:marTop w:val="0"/>
      <w:marBottom w:val="0"/>
      <w:divBdr>
        <w:top w:val="none" w:sz="0" w:space="0" w:color="auto"/>
        <w:left w:val="none" w:sz="0" w:space="0" w:color="auto"/>
        <w:bottom w:val="none" w:sz="0" w:space="0" w:color="auto"/>
        <w:right w:val="none" w:sz="0" w:space="0" w:color="auto"/>
      </w:divBdr>
    </w:div>
    <w:div w:id="1766412534">
      <w:bodyDiv w:val="1"/>
      <w:marLeft w:val="0"/>
      <w:marRight w:val="0"/>
      <w:marTop w:val="0"/>
      <w:marBottom w:val="0"/>
      <w:divBdr>
        <w:top w:val="none" w:sz="0" w:space="0" w:color="auto"/>
        <w:left w:val="none" w:sz="0" w:space="0" w:color="auto"/>
        <w:bottom w:val="none" w:sz="0" w:space="0" w:color="auto"/>
        <w:right w:val="none" w:sz="0" w:space="0" w:color="auto"/>
      </w:divBdr>
    </w:div>
    <w:div w:id="1766614037">
      <w:bodyDiv w:val="1"/>
      <w:marLeft w:val="0"/>
      <w:marRight w:val="0"/>
      <w:marTop w:val="0"/>
      <w:marBottom w:val="0"/>
      <w:divBdr>
        <w:top w:val="none" w:sz="0" w:space="0" w:color="auto"/>
        <w:left w:val="none" w:sz="0" w:space="0" w:color="auto"/>
        <w:bottom w:val="none" w:sz="0" w:space="0" w:color="auto"/>
        <w:right w:val="none" w:sz="0" w:space="0" w:color="auto"/>
      </w:divBdr>
    </w:div>
    <w:div w:id="1766877913">
      <w:bodyDiv w:val="1"/>
      <w:marLeft w:val="0"/>
      <w:marRight w:val="0"/>
      <w:marTop w:val="0"/>
      <w:marBottom w:val="0"/>
      <w:divBdr>
        <w:top w:val="none" w:sz="0" w:space="0" w:color="auto"/>
        <w:left w:val="none" w:sz="0" w:space="0" w:color="auto"/>
        <w:bottom w:val="none" w:sz="0" w:space="0" w:color="auto"/>
        <w:right w:val="none" w:sz="0" w:space="0" w:color="auto"/>
      </w:divBdr>
    </w:div>
    <w:div w:id="1767143566">
      <w:bodyDiv w:val="1"/>
      <w:marLeft w:val="0"/>
      <w:marRight w:val="0"/>
      <w:marTop w:val="0"/>
      <w:marBottom w:val="0"/>
      <w:divBdr>
        <w:top w:val="none" w:sz="0" w:space="0" w:color="auto"/>
        <w:left w:val="none" w:sz="0" w:space="0" w:color="auto"/>
        <w:bottom w:val="none" w:sz="0" w:space="0" w:color="auto"/>
        <w:right w:val="none" w:sz="0" w:space="0" w:color="auto"/>
      </w:divBdr>
    </w:div>
    <w:div w:id="1767726750">
      <w:bodyDiv w:val="1"/>
      <w:marLeft w:val="0"/>
      <w:marRight w:val="0"/>
      <w:marTop w:val="0"/>
      <w:marBottom w:val="0"/>
      <w:divBdr>
        <w:top w:val="none" w:sz="0" w:space="0" w:color="auto"/>
        <w:left w:val="none" w:sz="0" w:space="0" w:color="auto"/>
        <w:bottom w:val="none" w:sz="0" w:space="0" w:color="auto"/>
        <w:right w:val="none" w:sz="0" w:space="0" w:color="auto"/>
      </w:divBdr>
    </w:div>
    <w:div w:id="1767768662">
      <w:bodyDiv w:val="1"/>
      <w:marLeft w:val="0"/>
      <w:marRight w:val="0"/>
      <w:marTop w:val="0"/>
      <w:marBottom w:val="0"/>
      <w:divBdr>
        <w:top w:val="none" w:sz="0" w:space="0" w:color="auto"/>
        <w:left w:val="none" w:sz="0" w:space="0" w:color="auto"/>
        <w:bottom w:val="none" w:sz="0" w:space="0" w:color="auto"/>
        <w:right w:val="none" w:sz="0" w:space="0" w:color="auto"/>
      </w:divBdr>
    </w:div>
    <w:div w:id="1769807629">
      <w:bodyDiv w:val="1"/>
      <w:marLeft w:val="0"/>
      <w:marRight w:val="0"/>
      <w:marTop w:val="0"/>
      <w:marBottom w:val="0"/>
      <w:divBdr>
        <w:top w:val="none" w:sz="0" w:space="0" w:color="auto"/>
        <w:left w:val="none" w:sz="0" w:space="0" w:color="auto"/>
        <w:bottom w:val="none" w:sz="0" w:space="0" w:color="auto"/>
        <w:right w:val="none" w:sz="0" w:space="0" w:color="auto"/>
      </w:divBdr>
    </w:div>
    <w:div w:id="1769961288">
      <w:bodyDiv w:val="1"/>
      <w:marLeft w:val="0"/>
      <w:marRight w:val="0"/>
      <w:marTop w:val="0"/>
      <w:marBottom w:val="0"/>
      <w:divBdr>
        <w:top w:val="none" w:sz="0" w:space="0" w:color="auto"/>
        <w:left w:val="none" w:sz="0" w:space="0" w:color="auto"/>
        <w:bottom w:val="none" w:sz="0" w:space="0" w:color="auto"/>
        <w:right w:val="none" w:sz="0" w:space="0" w:color="auto"/>
      </w:divBdr>
    </w:div>
    <w:div w:id="1770152590">
      <w:bodyDiv w:val="1"/>
      <w:marLeft w:val="0"/>
      <w:marRight w:val="0"/>
      <w:marTop w:val="0"/>
      <w:marBottom w:val="0"/>
      <w:divBdr>
        <w:top w:val="none" w:sz="0" w:space="0" w:color="auto"/>
        <w:left w:val="none" w:sz="0" w:space="0" w:color="auto"/>
        <w:bottom w:val="none" w:sz="0" w:space="0" w:color="auto"/>
        <w:right w:val="none" w:sz="0" w:space="0" w:color="auto"/>
      </w:divBdr>
    </w:div>
    <w:div w:id="1771047011">
      <w:bodyDiv w:val="1"/>
      <w:marLeft w:val="0"/>
      <w:marRight w:val="0"/>
      <w:marTop w:val="0"/>
      <w:marBottom w:val="0"/>
      <w:divBdr>
        <w:top w:val="none" w:sz="0" w:space="0" w:color="auto"/>
        <w:left w:val="none" w:sz="0" w:space="0" w:color="auto"/>
        <w:bottom w:val="none" w:sz="0" w:space="0" w:color="auto"/>
        <w:right w:val="none" w:sz="0" w:space="0" w:color="auto"/>
      </w:divBdr>
    </w:div>
    <w:div w:id="1771318738">
      <w:bodyDiv w:val="1"/>
      <w:marLeft w:val="0"/>
      <w:marRight w:val="0"/>
      <w:marTop w:val="0"/>
      <w:marBottom w:val="0"/>
      <w:divBdr>
        <w:top w:val="none" w:sz="0" w:space="0" w:color="auto"/>
        <w:left w:val="none" w:sz="0" w:space="0" w:color="auto"/>
        <w:bottom w:val="none" w:sz="0" w:space="0" w:color="auto"/>
        <w:right w:val="none" w:sz="0" w:space="0" w:color="auto"/>
      </w:divBdr>
    </w:div>
    <w:div w:id="1771513283">
      <w:bodyDiv w:val="1"/>
      <w:marLeft w:val="0"/>
      <w:marRight w:val="0"/>
      <w:marTop w:val="0"/>
      <w:marBottom w:val="0"/>
      <w:divBdr>
        <w:top w:val="none" w:sz="0" w:space="0" w:color="auto"/>
        <w:left w:val="none" w:sz="0" w:space="0" w:color="auto"/>
        <w:bottom w:val="none" w:sz="0" w:space="0" w:color="auto"/>
        <w:right w:val="none" w:sz="0" w:space="0" w:color="auto"/>
      </w:divBdr>
    </w:div>
    <w:div w:id="1772164753">
      <w:bodyDiv w:val="1"/>
      <w:marLeft w:val="0"/>
      <w:marRight w:val="0"/>
      <w:marTop w:val="0"/>
      <w:marBottom w:val="0"/>
      <w:divBdr>
        <w:top w:val="none" w:sz="0" w:space="0" w:color="auto"/>
        <w:left w:val="none" w:sz="0" w:space="0" w:color="auto"/>
        <w:bottom w:val="none" w:sz="0" w:space="0" w:color="auto"/>
        <w:right w:val="none" w:sz="0" w:space="0" w:color="auto"/>
      </w:divBdr>
    </w:div>
    <w:div w:id="1772165319">
      <w:bodyDiv w:val="1"/>
      <w:marLeft w:val="0"/>
      <w:marRight w:val="0"/>
      <w:marTop w:val="0"/>
      <w:marBottom w:val="0"/>
      <w:divBdr>
        <w:top w:val="none" w:sz="0" w:space="0" w:color="auto"/>
        <w:left w:val="none" w:sz="0" w:space="0" w:color="auto"/>
        <w:bottom w:val="none" w:sz="0" w:space="0" w:color="auto"/>
        <w:right w:val="none" w:sz="0" w:space="0" w:color="auto"/>
      </w:divBdr>
    </w:div>
    <w:div w:id="1772236147">
      <w:bodyDiv w:val="1"/>
      <w:marLeft w:val="0"/>
      <w:marRight w:val="0"/>
      <w:marTop w:val="0"/>
      <w:marBottom w:val="0"/>
      <w:divBdr>
        <w:top w:val="none" w:sz="0" w:space="0" w:color="auto"/>
        <w:left w:val="none" w:sz="0" w:space="0" w:color="auto"/>
        <w:bottom w:val="none" w:sz="0" w:space="0" w:color="auto"/>
        <w:right w:val="none" w:sz="0" w:space="0" w:color="auto"/>
      </w:divBdr>
    </w:div>
    <w:div w:id="1773819470">
      <w:bodyDiv w:val="1"/>
      <w:marLeft w:val="0"/>
      <w:marRight w:val="0"/>
      <w:marTop w:val="0"/>
      <w:marBottom w:val="0"/>
      <w:divBdr>
        <w:top w:val="none" w:sz="0" w:space="0" w:color="auto"/>
        <w:left w:val="none" w:sz="0" w:space="0" w:color="auto"/>
        <w:bottom w:val="none" w:sz="0" w:space="0" w:color="auto"/>
        <w:right w:val="none" w:sz="0" w:space="0" w:color="auto"/>
      </w:divBdr>
    </w:div>
    <w:div w:id="1774200617">
      <w:bodyDiv w:val="1"/>
      <w:marLeft w:val="0"/>
      <w:marRight w:val="0"/>
      <w:marTop w:val="0"/>
      <w:marBottom w:val="0"/>
      <w:divBdr>
        <w:top w:val="none" w:sz="0" w:space="0" w:color="auto"/>
        <w:left w:val="none" w:sz="0" w:space="0" w:color="auto"/>
        <w:bottom w:val="none" w:sz="0" w:space="0" w:color="auto"/>
        <w:right w:val="none" w:sz="0" w:space="0" w:color="auto"/>
      </w:divBdr>
    </w:div>
    <w:div w:id="1774469629">
      <w:bodyDiv w:val="1"/>
      <w:marLeft w:val="0"/>
      <w:marRight w:val="0"/>
      <w:marTop w:val="0"/>
      <w:marBottom w:val="0"/>
      <w:divBdr>
        <w:top w:val="none" w:sz="0" w:space="0" w:color="auto"/>
        <w:left w:val="none" w:sz="0" w:space="0" w:color="auto"/>
        <w:bottom w:val="none" w:sz="0" w:space="0" w:color="auto"/>
        <w:right w:val="none" w:sz="0" w:space="0" w:color="auto"/>
      </w:divBdr>
    </w:div>
    <w:div w:id="1774545075">
      <w:bodyDiv w:val="1"/>
      <w:marLeft w:val="0"/>
      <w:marRight w:val="0"/>
      <w:marTop w:val="0"/>
      <w:marBottom w:val="0"/>
      <w:divBdr>
        <w:top w:val="none" w:sz="0" w:space="0" w:color="auto"/>
        <w:left w:val="none" w:sz="0" w:space="0" w:color="auto"/>
        <w:bottom w:val="none" w:sz="0" w:space="0" w:color="auto"/>
        <w:right w:val="none" w:sz="0" w:space="0" w:color="auto"/>
      </w:divBdr>
    </w:div>
    <w:div w:id="1774666646">
      <w:bodyDiv w:val="1"/>
      <w:marLeft w:val="0"/>
      <w:marRight w:val="0"/>
      <w:marTop w:val="0"/>
      <w:marBottom w:val="0"/>
      <w:divBdr>
        <w:top w:val="none" w:sz="0" w:space="0" w:color="auto"/>
        <w:left w:val="none" w:sz="0" w:space="0" w:color="auto"/>
        <w:bottom w:val="none" w:sz="0" w:space="0" w:color="auto"/>
        <w:right w:val="none" w:sz="0" w:space="0" w:color="auto"/>
      </w:divBdr>
    </w:div>
    <w:div w:id="1775441569">
      <w:bodyDiv w:val="1"/>
      <w:marLeft w:val="0"/>
      <w:marRight w:val="0"/>
      <w:marTop w:val="0"/>
      <w:marBottom w:val="0"/>
      <w:divBdr>
        <w:top w:val="none" w:sz="0" w:space="0" w:color="auto"/>
        <w:left w:val="none" w:sz="0" w:space="0" w:color="auto"/>
        <w:bottom w:val="none" w:sz="0" w:space="0" w:color="auto"/>
        <w:right w:val="none" w:sz="0" w:space="0" w:color="auto"/>
      </w:divBdr>
    </w:div>
    <w:div w:id="1776167498">
      <w:bodyDiv w:val="1"/>
      <w:marLeft w:val="0"/>
      <w:marRight w:val="0"/>
      <w:marTop w:val="0"/>
      <w:marBottom w:val="0"/>
      <w:divBdr>
        <w:top w:val="none" w:sz="0" w:space="0" w:color="auto"/>
        <w:left w:val="none" w:sz="0" w:space="0" w:color="auto"/>
        <w:bottom w:val="none" w:sz="0" w:space="0" w:color="auto"/>
        <w:right w:val="none" w:sz="0" w:space="0" w:color="auto"/>
      </w:divBdr>
    </w:div>
    <w:div w:id="1776172431">
      <w:bodyDiv w:val="1"/>
      <w:marLeft w:val="0"/>
      <w:marRight w:val="0"/>
      <w:marTop w:val="0"/>
      <w:marBottom w:val="0"/>
      <w:divBdr>
        <w:top w:val="none" w:sz="0" w:space="0" w:color="auto"/>
        <w:left w:val="none" w:sz="0" w:space="0" w:color="auto"/>
        <w:bottom w:val="none" w:sz="0" w:space="0" w:color="auto"/>
        <w:right w:val="none" w:sz="0" w:space="0" w:color="auto"/>
      </w:divBdr>
    </w:div>
    <w:div w:id="1776825453">
      <w:bodyDiv w:val="1"/>
      <w:marLeft w:val="0"/>
      <w:marRight w:val="0"/>
      <w:marTop w:val="0"/>
      <w:marBottom w:val="0"/>
      <w:divBdr>
        <w:top w:val="none" w:sz="0" w:space="0" w:color="auto"/>
        <w:left w:val="none" w:sz="0" w:space="0" w:color="auto"/>
        <w:bottom w:val="none" w:sz="0" w:space="0" w:color="auto"/>
        <w:right w:val="none" w:sz="0" w:space="0" w:color="auto"/>
      </w:divBdr>
    </w:div>
    <w:div w:id="1777285112">
      <w:bodyDiv w:val="1"/>
      <w:marLeft w:val="0"/>
      <w:marRight w:val="0"/>
      <w:marTop w:val="0"/>
      <w:marBottom w:val="0"/>
      <w:divBdr>
        <w:top w:val="none" w:sz="0" w:space="0" w:color="auto"/>
        <w:left w:val="none" w:sz="0" w:space="0" w:color="auto"/>
        <w:bottom w:val="none" w:sz="0" w:space="0" w:color="auto"/>
        <w:right w:val="none" w:sz="0" w:space="0" w:color="auto"/>
      </w:divBdr>
    </w:div>
    <w:div w:id="1777286210">
      <w:bodyDiv w:val="1"/>
      <w:marLeft w:val="0"/>
      <w:marRight w:val="0"/>
      <w:marTop w:val="0"/>
      <w:marBottom w:val="0"/>
      <w:divBdr>
        <w:top w:val="none" w:sz="0" w:space="0" w:color="auto"/>
        <w:left w:val="none" w:sz="0" w:space="0" w:color="auto"/>
        <w:bottom w:val="none" w:sz="0" w:space="0" w:color="auto"/>
        <w:right w:val="none" w:sz="0" w:space="0" w:color="auto"/>
      </w:divBdr>
    </w:div>
    <w:div w:id="1777600839">
      <w:bodyDiv w:val="1"/>
      <w:marLeft w:val="0"/>
      <w:marRight w:val="0"/>
      <w:marTop w:val="0"/>
      <w:marBottom w:val="0"/>
      <w:divBdr>
        <w:top w:val="none" w:sz="0" w:space="0" w:color="auto"/>
        <w:left w:val="none" w:sz="0" w:space="0" w:color="auto"/>
        <w:bottom w:val="none" w:sz="0" w:space="0" w:color="auto"/>
        <w:right w:val="none" w:sz="0" w:space="0" w:color="auto"/>
      </w:divBdr>
    </w:div>
    <w:div w:id="1778021412">
      <w:bodyDiv w:val="1"/>
      <w:marLeft w:val="0"/>
      <w:marRight w:val="0"/>
      <w:marTop w:val="0"/>
      <w:marBottom w:val="0"/>
      <w:divBdr>
        <w:top w:val="none" w:sz="0" w:space="0" w:color="auto"/>
        <w:left w:val="none" w:sz="0" w:space="0" w:color="auto"/>
        <w:bottom w:val="none" w:sz="0" w:space="0" w:color="auto"/>
        <w:right w:val="none" w:sz="0" w:space="0" w:color="auto"/>
      </w:divBdr>
    </w:div>
    <w:div w:id="1778677494">
      <w:bodyDiv w:val="1"/>
      <w:marLeft w:val="0"/>
      <w:marRight w:val="0"/>
      <w:marTop w:val="0"/>
      <w:marBottom w:val="0"/>
      <w:divBdr>
        <w:top w:val="none" w:sz="0" w:space="0" w:color="auto"/>
        <w:left w:val="none" w:sz="0" w:space="0" w:color="auto"/>
        <w:bottom w:val="none" w:sz="0" w:space="0" w:color="auto"/>
        <w:right w:val="none" w:sz="0" w:space="0" w:color="auto"/>
      </w:divBdr>
    </w:div>
    <w:div w:id="1778792080">
      <w:bodyDiv w:val="1"/>
      <w:marLeft w:val="0"/>
      <w:marRight w:val="0"/>
      <w:marTop w:val="0"/>
      <w:marBottom w:val="0"/>
      <w:divBdr>
        <w:top w:val="none" w:sz="0" w:space="0" w:color="auto"/>
        <w:left w:val="none" w:sz="0" w:space="0" w:color="auto"/>
        <w:bottom w:val="none" w:sz="0" w:space="0" w:color="auto"/>
        <w:right w:val="none" w:sz="0" w:space="0" w:color="auto"/>
      </w:divBdr>
    </w:div>
    <w:div w:id="1778792676">
      <w:bodyDiv w:val="1"/>
      <w:marLeft w:val="0"/>
      <w:marRight w:val="0"/>
      <w:marTop w:val="0"/>
      <w:marBottom w:val="0"/>
      <w:divBdr>
        <w:top w:val="none" w:sz="0" w:space="0" w:color="auto"/>
        <w:left w:val="none" w:sz="0" w:space="0" w:color="auto"/>
        <w:bottom w:val="none" w:sz="0" w:space="0" w:color="auto"/>
        <w:right w:val="none" w:sz="0" w:space="0" w:color="auto"/>
      </w:divBdr>
    </w:div>
    <w:div w:id="1779107852">
      <w:bodyDiv w:val="1"/>
      <w:marLeft w:val="0"/>
      <w:marRight w:val="0"/>
      <w:marTop w:val="0"/>
      <w:marBottom w:val="0"/>
      <w:divBdr>
        <w:top w:val="none" w:sz="0" w:space="0" w:color="auto"/>
        <w:left w:val="none" w:sz="0" w:space="0" w:color="auto"/>
        <w:bottom w:val="none" w:sz="0" w:space="0" w:color="auto"/>
        <w:right w:val="none" w:sz="0" w:space="0" w:color="auto"/>
      </w:divBdr>
    </w:div>
    <w:div w:id="1779179973">
      <w:bodyDiv w:val="1"/>
      <w:marLeft w:val="0"/>
      <w:marRight w:val="0"/>
      <w:marTop w:val="0"/>
      <w:marBottom w:val="0"/>
      <w:divBdr>
        <w:top w:val="none" w:sz="0" w:space="0" w:color="auto"/>
        <w:left w:val="none" w:sz="0" w:space="0" w:color="auto"/>
        <w:bottom w:val="none" w:sz="0" w:space="0" w:color="auto"/>
        <w:right w:val="none" w:sz="0" w:space="0" w:color="auto"/>
      </w:divBdr>
    </w:div>
    <w:div w:id="1780418298">
      <w:bodyDiv w:val="1"/>
      <w:marLeft w:val="0"/>
      <w:marRight w:val="0"/>
      <w:marTop w:val="0"/>
      <w:marBottom w:val="0"/>
      <w:divBdr>
        <w:top w:val="none" w:sz="0" w:space="0" w:color="auto"/>
        <w:left w:val="none" w:sz="0" w:space="0" w:color="auto"/>
        <w:bottom w:val="none" w:sz="0" w:space="0" w:color="auto"/>
        <w:right w:val="none" w:sz="0" w:space="0" w:color="auto"/>
      </w:divBdr>
    </w:div>
    <w:div w:id="1781021660">
      <w:bodyDiv w:val="1"/>
      <w:marLeft w:val="0"/>
      <w:marRight w:val="0"/>
      <w:marTop w:val="0"/>
      <w:marBottom w:val="0"/>
      <w:divBdr>
        <w:top w:val="none" w:sz="0" w:space="0" w:color="auto"/>
        <w:left w:val="none" w:sz="0" w:space="0" w:color="auto"/>
        <w:bottom w:val="none" w:sz="0" w:space="0" w:color="auto"/>
        <w:right w:val="none" w:sz="0" w:space="0" w:color="auto"/>
      </w:divBdr>
    </w:div>
    <w:div w:id="1781071890">
      <w:bodyDiv w:val="1"/>
      <w:marLeft w:val="0"/>
      <w:marRight w:val="0"/>
      <w:marTop w:val="0"/>
      <w:marBottom w:val="0"/>
      <w:divBdr>
        <w:top w:val="none" w:sz="0" w:space="0" w:color="auto"/>
        <w:left w:val="none" w:sz="0" w:space="0" w:color="auto"/>
        <w:bottom w:val="none" w:sz="0" w:space="0" w:color="auto"/>
        <w:right w:val="none" w:sz="0" w:space="0" w:color="auto"/>
      </w:divBdr>
    </w:div>
    <w:div w:id="1781103668">
      <w:bodyDiv w:val="1"/>
      <w:marLeft w:val="0"/>
      <w:marRight w:val="0"/>
      <w:marTop w:val="0"/>
      <w:marBottom w:val="0"/>
      <w:divBdr>
        <w:top w:val="none" w:sz="0" w:space="0" w:color="auto"/>
        <w:left w:val="none" w:sz="0" w:space="0" w:color="auto"/>
        <w:bottom w:val="none" w:sz="0" w:space="0" w:color="auto"/>
        <w:right w:val="none" w:sz="0" w:space="0" w:color="auto"/>
      </w:divBdr>
    </w:div>
    <w:div w:id="1782411535">
      <w:bodyDiv w:val="1"/>
      <w:marLeft w:val="0"/>
      <w:marRight w:val="0"/>
      <w:marTop w:val="0"/>
      <w:marBottom w:val="0"/>
      <w:divBdr>
        <w:top w:val="none" w:sz="0" w:space="0" w:color="auto"/>
        <w:left w:val="none" w:sz="0" w:space="0" w:color="auto"/>
        <w:bottom w:val="none" w:sz="0" w:space="0" w:color="auto"/>
        <w:right w:val="none" w:sz="0" w:space="0" w:color="auto"/>
      </w:divBdr>
    </w:div>
    <w:div w:id="1782795095">
      <w:bodyDiv w:val="1"/>
      <w:marLeft w:val="0"/>
      <w:marRight w:val="0"/>
      <w:marTop w:val="0"/>
      <w:marBottom w:val="0"/>
      <w:divBdr>
        <w:top w:val="none" w:sz="0" w:space="0" w:color="auto"/>
        <w:left w:val="none" w:sz="0" w:space="0" w:color="auto"/>
        <w:bottom w:val="none" w:sz="0" w:space="0" w:color="auto"/>
        <w:right w:val="none" w:sz="0" w:space="0" w:color="auto"/>
      </w:divBdr>
    </w:div>
    <w:div w:id="1783303595">
      <w:bodyDiv w:val="1"/>
      <w:marLeft w:val="0"/>
      <w:marRight w:val="0"/>
      <w:marTop w:val="0"/>
      <w:marBottom w:val="0"/>
      <w:divBdr>
        <w:top w:val="none" w:sz="0" w:space="0" w:color="auto"/>
        <w:left w:val="none" w:sz="0" w:space="0" w:color="auto"/>
        <w:bottom w:val="none" w:sz="0" w:space="0" w:color="auto"/>
        <w:right w:val="none" w:sz="0" w:space="0" w:color="auto"/>
      </w:divBdr>
    </w:div>
    <w:div w:id="1784108406">
      <w:bodyDiv w:val="1"/>
      <w:marLeft w:val="0"/>
      <w:marRight w:val="0"/>
      <w:marTop w:val="0"/>
      <w:marBottom w:val="0"/>
      <w:divBdr>
        <w:top w:val="none" w:sz="0" w:space="0" w:color="auto"/>
        <w:left w:val="none" w:sz="0" w:space="0" w:color="auto"/>
        <w:bottom w:val="none" w:sz="0" w:space="0" w:color="auto"/>
        <w:right w:val="none" w:sz="0" w:space="0" w:color="auto"/>
      </w:divBdr>
    </w:div>
    <w:div w:id="1784690305">
      <w:bodyDiv w:val="1"/>
      <w:marLeft w:val="0"/>
      <w:marRight w:val="0"/>
      <w:marTop w:val="0"/>
      <w:marBottom w:val="0"/>
      <w:divBdr>
        <w:top w:val="none" w:sz="0" w:space="0" w:color="auto"/>
        <w:left w:val="none" w:sz="0" w:space="0" w:color="auto"/>
        <w:bottom w:val="none" w:sz="0" w:space="0" w:color="auto"/>
        <w:right w:val="none" w:sz="0" w:space="0" w:color="auto"/>
      </w:divBdr>
    </w:div>
    <w:div w:id="1784762795">
      <w:bodyDiv w:val="1"/>
      <w:marLeft w:val="0"/>
      <w:marRight w:val="0"/>
      <w:marTop w:val="0"/>
      <w:marBottom w:val="0"/>
      <w:divBdr>
        <w:top w:val="none" w:sz="0" w:space="0" w:color="auto"/>
        <w:left w:val="none" w:sz="0" w:space="0" w:color="auto"/>
        <w:bottom w:val="none" w:sz="0" w:space="0" w:color="auto"/>
        <w:right w:val="none" w:sz="0" w:space="0" w:color="auto"/>
      </w:divBdr>
    </w:div>
    <w:div w:id="1785029612">
      <w:bodyDiv w:val="1"/>
      <w:marLeft w:val="0"/>
      <w:marRight w:val="0"/>
      <w:marTop w:val="0"/>
      <w:marBottom w:val="0"/>
      <w:divBdr>
        <w:top w:val="none" w:sz="0" w:space="0" w:color="auto"/>
        <w:left w:val="none" w:sz="0" w:space="0" w:color="auto"/>
        <w:bottom w:val="none" w:sz="0" w:space="0" w:color="auto"/>
        <w:right w:val="none" w:sz="0" w:space="0" w:color="auto"/>
      </w:divBdr>
    </w:div>
    <w:div w:id="1785347082">
      <w:bodyDiv w:val="1"/>
      <w:marLeft w:val="0"/>
      <w:marRight w:val="0"/>
      <w:marTop w:val="0"/>
      <w:marBottom w:val="0"/>
      <w:divBdr>
        <w:top w:val="none" w:sz="0" w:space="0" w:color="auto"/>
        <w:left w:val="none" w:sz="0" w:space="0" w:color="auto"/>
        <w:bottom w:val="none" w:sz="0" w:space="0" w:color="auto"/>
        <w:right w:val="none" w:sz="0" w:space="0" w:color="auto"/>
      </w:divBdr>
    </w:div>
    <w:div w:id="1785811354">
      <w:bodyDiv w:val="1"/>
      <w:marLeft w:val="0"/>
      <w:marRight w:val="0"/>
      <w:marTop w:val="0"/>
      <w:marBottom w:val="0"/>
      <w:divBdr>
        <w:top w:val="none" w:sz="0" w:space="0" w:color="auto"/>
        <w:left w:val="none" w:sz="0" w:space="0" w:color="auto"/>
        <w:bottom w:val="none" w:sz="0" w:space="0" w:color="auto"/>
        <w:right w:val="none" w:sz="0" w:space="0" w:color="auto"/>
      </w:divBdr>
    </w:div>
    <w:div w:id="1786584300">
      <w:bodyDiv w:val="1"/>
      <w:marLeft w:val="0"/>
      <w:marRight w:val="0"/>
      <w:marTop w:val="0"/>
      <w:marBottom w:val="0"/>
      <w:divBdr>
        <w:top w:val="none" w:sz="0" w:space="0" w:color="auto"/>
        <w:left w:val="none" w:sz="0" w:space="0" w:color="auto"/>
        <w:bottom w:val="none" w:sz="0" w:space="0" w:color="auto"/>
        <w:right w:val="none" w:sz="0" w:space="0" w:color="auto"/>
      </w:divBdr>
    </w:div>
    <w:div w:id="1786734572">
      <w:bodyDiv w:val="1"/>
      <w:marLeft w:val="0"/>
      <w:marRight w:val="0"/>
      <w:marTop w:val="0"/>
      <w:marBottom w:val="0"/>
      <w:divBdr>
        <w:top w:val="none" w:sz="0" w:space="0" w:color="auto"/>
        <w:left w:val="none" w:sz="0" w:space="0" w:color="auto"/>
        <w:bottom w:val="none" w:sz="0" w:space="0" w:color="auto"/>
        <w:right w:val="none" w:sz="0" w:space="0" w:color="auto"/>
      </w:divBdr>
    </w:div>
    <w:div w:id="1786994747">
      <w:bodyDiv w:val="1"/>
      <w:marLeft w:val="0"/>
      <w:marRight w:val="0"/>
      <w:marTop w:val="0"/>
      <w:marBottom w:val="0"/>
      <w:divBdr>
        <w:top w:val="none" w:sz="0" w:space="0" w:color="auto"/>
        <w:left w:val="none" w:sz="0" w:space="0" w:color="auto"/>
        <w:bottom w:val="none" w:sz="0" w:space="0" w:color="auto"/>
        <w:right w:val="none" w:sz="0" w:space="0" w:color="auto"/>
      </w:divBdr>
    </w:div>
    <w:div w:id="1787233269">
      <w:bodyDiv w:val="1"/>
      <w:marLeft w:val="0"/>
      <w:marRight w:val="0"/>
      <w:marTop w:val="0"/>
      <w:marBottom w:val="0"/>
      <w:divBdr>
        <w:top w:val="none" w:sz="0" w:space="0" w:color="auto"/>
        <w:left w:val="none" w:sz="0" w:space="0" w:color="auto"/>
        <w:bottom w:val="none" w:sz="0" w:space="0" w:color="auto"/>
        <w:right w:val="none" w:sz="0" w:space="0" w:color="auto"/>
      </w:divBdr>
    </w:div>
    <w:div w:id="1788352248">
      <w:bodyDiv w:val="1"/>
      <w:marLeft w:val="0"/>
      <w:marRight w:val="0"/>
      <w:marTop w:val="0"/>
      <w:marBottom w:val="0"/>
      <w:divBdr>
        <w:top w:val="none" w:sz="0" w:space="0" w:color="auto"/>
        <w:left w:val="none" w:sz="0" w:space="0" w:color="auto"/>
        <w:bottom w:val="none" w:sz="0" w:space="0" w:color="auto"/>
        <w:right w:val="none" w:sz="0" w:space="0" w:color="auto"/>
      </w:divBdr>
    </w:div>
    <w:div w:id="1789427327">
      <w:bodyDiv w:val="1"/>
      <w:marLeft w:val="0"/>
      <w:marRight w:val="0"/>
      <w:marTop w:val="0"/>
      <w:marBottom w:val="0"/>
      <w:divBdr>
        <w:top w:val="none" w:sz="0" w:space="0" w:color="auto"/>
        <w:left w:val="none" w:sz="0" w:space="0" w:color="auto"/>
        <w:bottom w:val="none" w:sz="0" w:space="0" w:color="auto"/>
        <w:right w:val="none" w:sz="0" w:space="0" w:color="auto"/>
      </w:divBdr>
    </w:div>
    <w:div w:id="1789736772">
      <w:bodyDiv w:val="1"/>
      <w:marLeft w:val="0"/>
      <w:marRight w:val="0"/>
      <w:marTop w:val="0"/>
      <w:marBottom w:val="0"/>
      <w:divBdr>
        <w:top w:val="none" w:sz="0" w:space="0" w:color="auto"/>
        <w:left w:val="none" w:sz="0" w:space="0" w:color="auto"/>
        <w:bottom w:val="none" w:sz="0" w:space="0" w:color="auto"/>
        <w:right w:val="none" w:sz="0" w:space="0" w:color="auto"/>
      </w:divBdr>
    </w:div>
    <w:div w:id="1789885682">
      <w:bodyDiv w:val="1"/>
      <w:marLeft w:val="0"/>
      <w:marRight w:val="0"/>
      <w:marTop w:val="0"/>
      <w:marBottom w:val="0"/>
      <w:divBdr>
        <w:top w:val="none" w:sz="0" w:space="0" w:color="auto"/>
        <w:left w:val="none" w:sz="0" w:space="0" w:color="auto"/>
        <w:bottom w:val="none" w:sz="0" w:space="0" w:color="auto"/>
        <w:right w:val="none" w:sz="0" w:space="0" w:color="auto"/>
      </w:divBdr>
    </w:div>
    <w:div w:id="1789933029">
      <w:bodyDiv w:val="1"/>
      <w:marLeft w:val="0"/>
      <w:marRight w:val="0"/>
      <w:marTop w:val="0"/>
      <w:marBottom w:val="0"/>
      <w:divBdr>
        <w:top w:val="none" w:sz="0" w:space="0" w:color="auto"/>
        <w:left w:val="none" w:sz="0" w:space="0" w:color="auto"/>
        <w:bottom w:val="none" w:sz="0" w:space="0" w:color="auto"/>
        <w:right w:val="none" w:sz="0" w:space="0" w:color="auto"/>
      </w:divBdr>
    </w:div>
    <w:div w:id="1790279171">
      <w:bodyDiv w:val="1"/>
      <w:marLeft w:val="0"/>
      <w:marRight w:val="0"/>
      <w:marTop w:val="0"/>
      <w:marBottom w:val="0"/>
      <w:divBdr>
        <w:top w:val="none" w:sz="0" w:space="0" w:color="auto"/>
        <w:left w:val="none" w:sz="0" w:space="0" w:color="auto"/>
        <w:bottom w:val="none" w:sz="0" w:space="0" w:color="auto"/>
        <w:right w:val="none" w:sz="0" w:space="0" w:color="auto"/>
      </w:divBdr>
    </w:div>
    <w:div w:id="1790315447">
      <w:bodyDiv w:val="1"/>
      <w:marLeft w:val="0"/>
      <w:marRight w:val="0"/>
      <w:marTop w:val="0"/>
      <w:marBottom w:val="0"/>
      <w:divBdr>
        <w:top w:val="none" w:sz="0" w:space="0" w:color="auto"/>
        <w:left w:val="none" w:sz="0" w:space="0" w:color="auto"/>
        <w:bottom w:val="none" w:sz="0" w:space="0" w:color="auto"/>
        <w:right w:val="none" w:sz="0" w:space="0" w:color="auto"/>
      </w:divBdr>
    </w:div>
    <w:div w:id="1790510651">
      <w:bodyDiv w:val="1"/>
      <w:marLeft w:val="0"/>
      <w:marRight w:val="0"/>
      <w:marTop w:val="0"/>
      <w:marBottom w:val="0"/>
      <w:divBdr>
        <w:top w:val="none" w:sz="0" w:space="0" w:color="auto"/>
        <w:left w:val="none" w:sz="0" w:space="0" w:color="auto"/>
        <w:bottom w:val="none" w:sz="0" w:space="0" w:color="auto"/>
        <w:right w:val="none" w:sz="0" w:space="0" w:color="auto"/>
      </w:divBdr>
    </w:div>
    <w:div w:id="1790902735">
      <w:bodyDiv w:val="1"/>
      <w:marLeft w:val="0"/>
      <w:marRight w:val="0"/>
      <w:marTop w:val="0"/>
      <w:marBottom w:val="0"/>
      <w:divBdr>
        <w:top w:val="none" w:sz="0" w:space="0" w:color="auto"/>
        <w:left w:val="none" w:sz="0" w:space="0" w:color="auto"/>
        <w:bottom w:val="none" w:sz="0" w:space="0" w:color="auto"/>
        <w:right w:val="none" w:sz="0" w:space="0" w:color="auto"/>
      </w:divBdr>
    </w:div>
    <w:div w:id="1790927366">
      <w:bodyDiv w:val="1"/>
      <w:marLeft w:val="0"/>
      <w:marRight w:val="0"/>
      <w:marTop w:val="0"/>
      <w:marBottom w:val="0"/>
      <w:divBdr>
        <w:top w:val="none" w:sz="0" w:space="0" w:color="auto"/>
        <w:left w:val="none" w:sz="0" w:space="0" w:color="auto"/>
        <w:bottom w:val="none" w:sz="0" w:space="0" w:color="auto"/>
        <w:right w:val="none" w:sz="0" w:space="0" w:color="auto"/>
      </w:divBdr>
    </w:div>
    <w:div w:id="1790976686">
      <w:bodyDiv w:val="1"/>
      <w:marLeft w:val="0"/>
      <w:marRight w:val="0"/>
      <w:marTop w:val="0"/>
      <w:marBottom w:val="0"/>
      <w:divBdr>
        <w:top w:val="none" w:sz="0" w:space="0" w:color="auto"/>
        <w:left w:val="none" w:sz="0" w:space="0" w:color="auto"/>
        <w:bottom w:val="none" w:sz="0" w:space="0" w:color="auto"/>
        <w:right w:val="none" w:sz="0" w:space="0" w:color="auto"/>
      </w:divBdr>
    </w:div>
    <w:div w:id="1791128114">
      <w:bodyDiv w:val="1"/>
      <w:marLeft w:val="0"/>
      <w:marRight w:val="0"/>
      <w:marTop w:val="0"/>
      <w:marBottom w:val="0"/>
      <w:divBdr>
        <w:top w:val="none" w:sz="0" w:space="0" w:color="auto"/>
        <w:left w:val="none" w:sz="0" w:space="0" w:color="auto"/>
        <w:bottom w:val="none" w:sz="0" w:space="0" w:color="auto"/>
        <w:right w:val="none" w:sz="0" w:space="0" w:color="auto"/>
      </w:divBdr>
    </w:div>
    <w:div w:id="1791318752">
      <w:bodyDiv w:val="1"/>
      <w:marLeft w:val="0"/>
      <w:marRight w:val="0"/>
      <w:marTop w:val="0"/>
      <w:marBottom w:val="0"/>
      <w:divBdr>
        <w:top w:val="none" w:sz="0" w:space="0" w:color="auto"/>
        <w:left w:val="none" w:sz="0" w:space="0" w:color="auto"/>
        <w:bottom w:val="none" w:sz="0" w:space="0" w:color="auto"/>
        <w:right w:val="none" w:sz="0" w:space="0" w:color="auto"/>
      </w:divBdr>
    </w:div>
    <w:div w:id="1791582429">
      <w:bodyDiv w:val="1"/>
      <w:marLeft w:val="0"/>
      <w:marRight w:val="0"/>
      <w:marTop w:val="0"/>
      <w:marBottom w:val="0"/>
      <w:divBdr>
        <w:top w:val="none" w:sz="0" w:space="0" w:color="auto"/>
        <w:left w:val="none" w:sz="0" w:space="0" w:color="auto"/>
        <w:bottom w:val="none" w:sz="0" w:space="0" w:color="auto"/>
        <w:right w:val="none" w:sz="0" w:space="0" w:color="auto"/>
      </w:divBdr>
    </w:div>
    <w:div w:id="1791894771">
      <w:bodyDiv w:val="1"/>
      <w:marLeft w:val="0"/>
      <w:marRight w:val="0"/>
      <w:marTop w:val="0"/>
      <w:marBottom w:val="0"/>
      <w:divBdr>
        <w:top w:val="none" w:sz="0" w:space="0" w:color="auto"/>
        <w:left w:val="none" w:sz="0" w:space="0" w:color="auto"/>
        <w:bottom w:val="none" w:sz="0" w:space="0" w:color="auto"/>
        <w:right w:val="none" w:sz="0" w:space="0" w:color="auto"/>
      </w:divBdr>
    </w:div>
    <w:div w:id="1792672855">
      <w:bodyDiv w:val="1"/>
      <w:marLeft w:val="0"/>
      <w:marRight w:val="0"/>
      <w:marTop w:val="0"/>
      <w:marBottom w:val="0"/>
      <w:divBdr>
        <w:top w:val="none" w:sz="0" w:space="0" w:color="auto"/>
        <w:left w:val="none" w:sz="0" w:space="0" w:color="auto"/>
        <w:bottom w:val="none" w:sz="0" w:space="0" w:color="auto"/>
        <w:right w:val="none" w:sz="0" w:space="0" w:color="auto"/>
      </w:divBdr>
    </w:div>
    <w:div w:id="1793131320">
      <w:bodyDiv w:val="1"/>
      <w:marLeft w:val="0"/>
      <w:marRight w:val="0"/>
      <w:marTop w:val="0"/>
      <w:marBottom w:val="0"/>
      <w:divBdr>
        <w:top w:val="none" w:sz="0" w:space="0" w:color="auto"/>
        <w:left w:val="none" w:sz="0" w:space="0" w:color="auto"/>
        <w:bottom w:val="none" w:sz="0" w:space="0" w:color="auto"/>
        <w:right w:val="none" w:sz="0" w:space="0" w:color="auto"/>
      </w:divBdr>
    </w:div>
    <w:div w:id="1793398275">
      <w:bodyDiv w:val="1"/>
      <w:marLeft w:val="0"/>
      <w:marRight w:val="0"/>
      <w:marTop w:val="0"/>
      <w:marBottom w:val="0"/>
      <w:divBdr>
        <w:top w:val="none" w:sz="0" w:space="0" w:color="auto"/>
        <w:left w:val="none" w:sz="0" w:space="0" w:color="auto"/>
        <w:bottom w:val="none" w:sz="0" w:space="0" w:color="auto"/>
        <w:right w:val="none" w:sz="0" w:space="0" w:color="auto"/>
      </w:divBdr>
    </w:div>
    <w:div w:id="1793598671">
      <w:bodyDiv w:val="1"/>
      <w:marLeft w:val="0"/>
      <w:marRight w:val="0"/>
      <w:marTop w:val="0"/>
      <w:marBottom w:val="0"/>
      <w:divBdr>
        <w:top w:val="none" w:sz="0" w:space="0" w:color="auto"/>
        <w:left w:val="none" w:sz="0" w:space="0" w:color="auto"/>
        <w:bottom w:val="none" w:sz="0" w:space="0" w:color="auto"/>
        <w:right w:val="none" w:sz="0" w:space="0" w:color="auto"/>
      </w:divBdr>
    </w:div>
    <w:div w:id="1793816224">
      <w:bodyDiv w:val="1"/>
      <w:marLeft w:val="0"/>
      <w:marRight w:val="0"/>
      <w:marTop w:val="0"/>
      <w:marBottom w:val="0"/>
      <w:divBdr>
        <w:top w:val="none" w:sz="0" w:space="0" w:color="auto"/>
        <w:left w:val="none" w:sz="0" w:space="0" w:color="auto"/>
        <w:bottom w:val="none" w:sz="0" w:space="0" w:color="auto"/>
        <w:right w:val="none" w:sz="0" w:space="0" w:color="auto"/>
      </w:divBdr>
    </w:div>
    <w:div w:id="1793865324">
      <w:bodyDiv w:val="1"/>
      <w:marLeft w:val="0"/>
      <w:marRight w:val="0"/>
      <w:marTop w:val="0"/>
      <w:marBottom w:val="0"/>
      <w:divBdr>
        <w:top w:val="none" w:sz="0" w:space="0" w:color="auto"/>
        <w:left w:val="none" w:sz="0" w:space="0" w:color="auto"/>
        <w:bottom w:val="none" w:sz="0" w:space="0" w:color="auto"/>
        <w:right w:val="none" w:sz="0" w:space="0" w:color="auto"/>
      </w:divBdr>
    </w:div>
    <w:div w:id="1794209503">
      <w:bodyDiv w:val="1"/>
      <w:marLeft w:val="0"/>
      <w:marRight w:val="0"/>
      <w:marTop w:val="0"/>
      <w:marBottom w:val="0"/>
      <w:divBdr>
        <w:top w:val="none" w:sz="0" w:space="0" w:color="auto"/>
        <w:left w:val="none" w:sz="0" w:space="0" w:color="auto"/>
        <w:bottom w:val="none" w:sz="0" w:space="0" w:color="auto"/>
        <w:right w:val="none" w:sz="0" w:space="0" w:color="auto"/>
      </w:divBdr>
    </w:div>
    <w:div w:id="1795558159">
      <w:bodyDiv w:val="1"/>
      <w:marLeft w:val="0"/>
      <w:marRight w:val="0"/>
      <w:marTop w:val="0"/>
      <w:marBottom w:val="0"/>
      <w:divBdr>
        <w:top w:val="none" w:sz="0" w:space="0" w:color="auto"/>
        <w:left w:val="none" w:sz="0" w:space="0" w:color="auto"/>
        <w:bottom w:val="none" w:sz="0" w:space="0" w:color="auto"/>
        <w:right w:val="none" w:sz="0" w:space="0" w:color="auto"/>
      </w:divBdr>
    </w:div>
    <w:div w:id="1795710908">
      <w:bodyDiv w:val="1"/>
      <w:marLeft w:val="0"/>
      <w:marRight w:val="0"/>
      <w:marTop w:val="0"/>
      <w:marBottom w:val="0"/>
      <w:divBdr>
        <w:top w:val="none" w:sz="0" w:space="0" w:color="auto"/>
        <w:left w:val="none" w:sz="0" w:space="0" w:color="auto"/>
        <w:bottom w:val="none" w:sz="0" w:space="0" w:color="auto"/>
        <w:right w:val="none" w:sz="0" w:space="0" w:color="auto"/>
      </w:divBdr>
    </w:div>
    <w:div w:id="1796559056">
      <w:bodyDiv w:val="1"/>
      <w:marLeft w:val="0"/>
      <w:marRight w:val="0"/>
      <w:marTop w:val="0"/>
      <w:marBottom w:val="0"/>
      <w:divBdr>
        <w:top w:val="none" w:sz="0" w:space="0" w:color="auto"/>
        <w:left w:val="none" w:sz="0" w:space="0" w:color="auto"/>
        <w:bottom w:val="none" w:sz="0" w:space="0" w:color="auto"/>
        <w:right w:val="none" w:sz="0" w:space="0" w:color="auto"/>
      </w:divBdr>
    </w:div>
    <w:div w:id="1796870606">
      <w:bodyDiv w:val="1"/>
      <w:marLeft w:val="0"/>
      <w:marRight w:val="0"/>
      <w:marTop w:val="0"/>
      <w:marBottom w:val="0"/>
      <w:divBdr>
        <w:top w:val="none" w:sz="0" w:space="0" w:color="auto"/>
        <w:left w:val="none" w:sz="0" w:space="0" w:color="auto"/>
        <w:bottom w:val="none" w:sz="0" w:space="0" w:color="auto"/>
        <w:right w:val="none" w:sz="0" w:space="0" w:color="auto"/>
      </w:divBdr>
    </w:div>
    <w:div w:id="1797333379">
      <w:bodyDiv w:val="1"/>
      <w:marLeft w:val="0"/>
      <w:marRight w:val="0"/>
      <w:marTop w:val="0"/>
      <w:marBottom w:val="0"/>
      <w:divBdr>
        <w:top w:val="none" w:sz="0" w:space="0" w:color="auto"/>
        <w:left w:val="none" w:sz="0" w:space="0" w:color="auto"/>
        <w:bottom w:val="none" w:sz="0" w:space="0" w:color="auto"/>
        <w:right w:val="none" w:sz="0" w:space="0" w:color="auto"/>
      </w:divBdr>
    </w:div>
    <w:div w:id="1797406234">
      <w:bodyDiv w:val="1"/>
      <w:marLeft w:val="0"/>
      <w:marRight w:val="0"/>
      <w:marTop w:val="0"/>
      <w:marBottom w:val="0"/>
      <w:divBdr>
        <w:top w:val="none" w:sz="0" w:space="0" w:color="auto"/>
        <w:left w:val="none" w:sz="0" w:space="0" w:color="auto"/>
        <w:bottom w:val="none" w:sz="0" w:space="0" w:color="auto"/>
        <w:right w:val="none" w:sz="0" w:space="0" w:color="auto"/>
      </w:divBdr>
    </w:div>
    <w:div w:id="1797679445">
      <w:bodyDiv w:val="1"/>
      <w:marLeft w:val="0"/>
      <w:marRight w:val="0"/>
      <w:marTop w:val="0"/>
      <w:marBottom w:val="0"/>
      <w:divBdr>
        <w:top w:val="none" w:sz="0" w:space="0" w:color="auto"/>
        <w:left w:val="none" w:sz="0" w:space="0" w:color="auto"/>
        <w:bottom w:val="none" w:sz="0" w:space="0" w:color="auto"/>
        <w:right w:val="none" w:sz="0" w:space="0" w:color="auto"/>
      </w:divBdr>
    </w:div>
    <w:div w:id="1797796753">
      <w:bodyDiv w:val="1"/>
      <w:marLeft w:val="0"/>
      <w:marRight w:val="0"/>
      <w:marTop w:val="0"/>
      <w:marBottom w:val="0"/>
      <w:divBdr>
        <w:top w:val="none" w:sz="0" w:space="0" w:color="auto"/>
        <w:left w:val="none" w:sz="0" w:space="0" w:color="auto"/>
        <w:bottom w:val="none" w:sz="0" w:space="0" w:color="auto"/>
        <w:right w:val="none" w:sz="0" w:space="0" w:color="auto"/>
      </w:divBdr>
    </w:div>
    <w:div w:id="1798063765">
      <w:bodyDiv w:val="1"/>
      <w:marLeft w:val="0"/>
      <w:marRight w:val="0"/>
      <w:marTop w:val="0"/>
      <w:marBottom w:val="0"/>
      <w:divBdr>
        <w:top w:val="none" w:sz="0" w:space="0" w:color="auto"/>
        <w:left w:val="none" w:sz="0" w:space="0" w:color="auto"/>
        <w:bottom w:val="none" w:sz="0" w:space="0" w:color="auto"/>
        <w:right w:val="none" w:sz="0" w:space="0" w:color="auto"/>
      </w:divBdr>
    </w:div>
    <w:div w:id="1798067412">
      <w:bodyDiv w:val="1"/>
      <w:marLeft w:val="0"/>
      <w:marRight w:val="0"/>
      <w:marTop w:val="0"/>
      <w:marBottom w:val="0"/>
      <w:divBdr>
        <w:top w:val="none" w:sz="0" w:space="0" w:color="auto"/>
        <w:left w:val="none" w:sz="0" w:space="0" w:color="auto"/>
        <w:bottom w:val="none" w:sz="0" w:space="0" w:color="auto"/>
        <w:right w:val="none" w:sz="0" w:space="0" w:color="auto"/>
      </w:divBdr>
    </w:div>
    <w:div w:id="1798181603">
      <w:bodyDiv w:val="1"/>
      <w:marLeft w:val="0"/>
      <w:marRight w:val="0"/>
      <w:marTop w:val="0"/>
      <w:marBottom w:val="0"/>
      <w:divBdr>
        <w:top w:val="none" w:sz="0" w:space="0" w:color="auto"/>
        <w:left w:val="none" w:sz="0" w:space="0" w:color="auto"/>
        <w:bottom w:val="none" w:sz="0" w:space="0" w:color="auto"/>
        <w:right w:val="none" w:sz="0" w:space="0" w:color="auto"/>
      </w:divBdr>
    </w:div>
    <w:div w:id="1798601303">
      <w:bodyDiv w:val="1"/>
      <w:marLeft w:val="0"/>
      <w:marRight w:val="0"/>
      <w:marTop w:val="0"/>
      <w:marBottom w:val="0"/>
      <w:divBdr>
        <w:top w:val="none" w:sz="0" w:space="0" w:color="auto"/>
        <w:left w:val="none" w:sz="0" w:space="0" w:color="auto"/>
        <w:bottom w:val="none" w:sz="0" w:space="0" w:color="auto"/>
        <w:right w:val="none" w:sz="0" w:space="0" w:color="auto"/>
      </w:divBdr>
    </w:div>
    <w:div w:id="1798914562">
      <w:bodyDiv w:val="1"/>
      <w:marLeft w:val="0"/>
      <w:marRight w:val="0"/>
      <w:marTop w:val="0"/>
      <w:marBottom w:val="0"/>
      <w:divBdr>
        <w:top w:val="none" w:sz="0" w:space="0" w:color="auto"/>
        <w:left w:val="none" w:sz="0" w:space="0" w:color="auto"/>
        <w:bottom w:val="none" w:sz="0" w:space="0" w:color="auto"/>
        <w:right w:val="none" w:sz="0" w:space="0" w:color="auto"/>
      </w:divBdr>
    </w:div>
    <w:div w:id="1798984860">
      <w:bodyDiv w:val="1"/>
      <w:marLeft w:val="0"/>
      <w:marRight w:val="0"/>
      <w:marTop w:val="0"/>
      <w:marBottom w:val="0"/>
      <w:divBdr>
        <w:top w:val="none" w:sz="0" w:space="0" w:color="auto"/>
        <w:left w:val="none" w:sz="0" w:space="0" w:color="auto"/>
        <w:bottom w:val="none" w:sz="0" w:space="0" w:color="auto"/>
        <w:right w:val="none" w:sz="0" w:space="0" w:color="auto"/>
      </w:divBdr>
    </w:div>
    <w:div w:id="1799178980">
      <w:bodyDiv w:val="1"/>
      <w:marLeft w:val="0"/>
      <w:marRight w:val="0"/>
      <w:marTop w:val="0"/>
      <w:marBottom w:val="0"/>
      <w:divBdr>
        <w:top w:val="none" w:sz="0" w:space="0" w:color="auto"/>
        <w:left w:val="none" w:sz="0" w:space="0" w:color="auto"/>
        <w:bottom w:val="none" w:sz="0" w:space="0" w:color="auto"/>
        <w:right w:val="none" w:sz="0" w:space="0" w:color="auto"/>
      </w:divBdr>
    </w:div>
    <w:div w:id="1799447828">
      <w:bodyDiv w:val="1"/>
      <w:marLeft w:val="0"/>
      <w:marRight w:val="0"/>
      <w:marTop w:val="0"/>
      <w:marBottom w:val="0"/>
      <w:divBdr>
        <w:top w:val="none" w:sz="0" w:space="0" w:color="auto"/>
        <w:left w:val="none" w:sz="0" w:space="0" w:color="auto"/>
        <w:bottom w:val="none" w:sz="0" w:space="0" w:color="auto"/>
        <w:right w:val="none" w:sz="0" w:space="0" w:color="auto"/>
      </w:divBdr>
    </w:div>
    <w:div w:id="1799714437">
      <w:bodyDiv w:val="1"/>
      <w:marLeft w:val="0"/>
      <w:marRight w:val="0"/>
      <w:marTop w:val="0"/>
      <w:marBottom w:val="0"/>
      <w:divBdr>
        <w:top w:val="none" w:sz="0" w:space="0" w:color="auto"/>
        <w:left w:val="none" w:sz="0" w:space="0" w:color="auto"/>
        <w:bottom w:val="none" w:sz="0" w:space="0" w:color="auto"/>
        <w:right w:val="none" w:sz="0" w:space="0" w:color="auto"/>
      </w:divBdr>
    </w:div>
    <w:div w:id="1799836100">
      <w:bodyDiv w:val="1"/>
      <w:marLeft w:val="0"/>
      <w:marRight w:val="0"/>
      <w:marTop w:val="0"/>
      <w:marBottom w:val="0"/>
      <w:divBdr>
        <w:top w:val="none" w:sz="0" w:space="0" w:color="auto"/>
        <w:left w:val="none" w:sz="0" w:space="0" w:color="auto"/>
        <w:bottom w:val="none" w:sz="0" w:space="0" w:color="auto"/>
        <w:right w:val="none" w:sz="0" w:space="0" w:color="auto"/>
      </w:divBdr>
    </w:div>
    <w:div w:id="1799952346">
      <w:bodyDiv w:val="1"/>
      <w:marLeft w:val="0"/>
      <w:marRight w:val="0"/>
      <w:marTop w:val="0"/>
      <w:marBottom w:val="0"/>
      <w:divBdr>
        <w:top w:val="none" w:sz="0" w:space="0" w:color="auto"/>
        <w:left w:val="none" w:sz="0" w:space="0" w:color="auto"/>
        <w:bottom w:val="none" w:sz="0" w:space="0" w:color="auto"/>
        <w:right w:val="none" w:sz="0" w:space="0" w:color="auto"/>
      </w:divBdr>
    </w:div>
    <w:div w:id="1800957853">
      <w:bodyDiv w:val="1"/>
      <w:marLeft w:val="0"/>
      <w:marRight w:val="0"/>
      <w:marTop w:val="0"/>
      <w:marBottom w:val="0"/>
      <w:divBdr>
        <w:top w:val="none" w:sz="0" w:space="0" w:color="auto"/>
        <w:left w:val="none" w:sz="0" w:space="0" w:color="auto"/>
        <w:bottom w:val="none" w:sz="0" w:space="0" w:color="auto"/>
        <w:right w:val="none" w:sz="0" w:space="0" w:color="auto"/>
      </w:divBdr>
    </w:div>
    <w:div w:id="1801682848">
      <w:bodyDiv w:val="1"/>
      <w:marLeft w:val="0"/>
      <w:marRight w:val="0"/>
      <w:marTop w:val="0"/>
      <w:marBottom w:val="0"/>
      <w:divBdr>
        <w:top w:val="none" w:sz="0" w:space="0" w:color="auto"/>
        <w:left w:val="none" w:sz="0" w:space="0" w:color="auto"/>
        <w:bottom w:val="none" w:sz="0" w:space="0" w:color="auto"/>
        <w:right w:val="none" w:sz="0" w:space="0" w:color="auto"/>
      </w:divBdr>
    </w:div>
    <w:div w:id="1801797211">
      <w:bodyDiv w:val="1"/>
      <w:marLeft w:val="0"/>
      <w:marRight w:val="0"/>
      <w:marTop w:val="0"/>
      <w:marBottom w:val="0"/>
      <w:divBdr>
        <w:top w:val="none" w:sz="0" w:space="0" w:color="auto"/>
        <w:left w:val="none" w:sz="0" w:space="0" w:color="auto"/>
        <w:bottom w:val="none" w:sz="0" w:space="0" w:color="auto"/>
        <w:right w:val="none" w:sz="0" w:space="0" w:color="auto"/>
      </w:divBdr>
    </w:div>
    <w:div w:id="1802654254">
      <w:bodyDiv w:val="1"/>
      <w:marLeft w:val="0"/>
      <w:marRight w:val="0"/>
      <w:marTop w:val="0"/>
      <w:marBottom w:val="0"/>
      <w:divBdr>
        <w:top w:val="none" w:sz="0" w:space="0" w:color="auto"/>
        <w:left w:val="none" w:sz="0" w:space="0" w:color="auto"/>
        <w:bottom w:val="none" w:sz="0" w:space="0" w:color="auto"/>
        <w:right w:val="none" w:sz="0" w:space="0" w:color="auto"/>
      </w:divBdr>
    </w:div>
    <w:div w:id="1803228669">
      <w:bodyDiv w:val="1"/>
      <w:marLeft w:val="0"/>
      <w:marRight w:val="0"/>
      <w:marTop w:val="0"/>
      <w:marBottom w:val="0"/>
      <w:divBdr>
        <w:top w:val="none" w:sz="0" w:space="0" w:color="auto"/>
        <w:left w:val="none" w:sz="0" w:space="0" w:color="auto"/>
        <w:bottom w:val="none" w:sz="0" w:space="0" w:color="auto"/>
        <w:right w:val="none" w:sz="0" w:space="0" w:color="auto"/>
      </w:divBdr>
    </w:div>
    <w:div w:id="1803302481">
      <w:bodyDiv w:val="1"/>
      <w:marLeft w:val="0"/>
      <w:marRight w:val="0"/>
      <w:marTop w:val="0"/>
      <w:marBottom w:val="0"/>
      <w:divBdr>
        <w:top w:val="none" w:sz="0" w:space="0" w:color="auto"/>
        <w:left w:val="none" w:sz="0" w:space="0" w:color="auto"/>
        <w:bottom w:val="none" w:sz="0" w:space="0" w:color="auto"/>
        <w:right w:val="none" w:sz="0" w:space="0" w:color="auto"/>
      </w:divBdr>
    </w:div>
    <w:div w:id="1803303373">
      <w:bodyDiv w:val="1"/>
      <w:marLeft w:val="0"/>
      <w:marRight w:val="0"/>
      <w:marTop w:val="0"/>
      <w:marBottom w:val="0"/>
      <w:divBdr>
        <w:top w:val="none" w:sz="0" w:space="0" w:color="auto"/>
        <w:left w:val="none" w:sz="0" w:space="0" w:color="auto"/>
        <w:bottom w:val="none" w:sz="0" w:space="0" w:color="auto"/>
        <w:right w:val="none" w:sz="0" w:space="0" w:color="auto"/>
      </w:divBdr>
    </w:div>
    <w:div w:id="1804078586">
      <w:bodyDiv w:val="1"/>
      <w:marLeft w:val="0"/>
      <w:marRight w:val="0"/>
      <w:marTop w:val="0"/>
      <w:marBottom w:val="0"/>
      <w:divBdr>
        <w:top w:val="none" w:sz="0" w:space="0" w:color="auto"/>
        <w:left w:val="none" w:sz="0" w:space="0" w:color="auto"/>
        <w:bottom w:val="none" w:sz="0" w:space="0" w:color="auto"/>
        <w:right w:val="none" w:sz="0" w:space="0" w:color="auto"/>
      </w:divBdr>
    </w:div>
    <w:div w:id="1804539408">
      <w:bodyDiv w:val="1"/>
      <w:marLeft w:val="0"/>
      <w:marRight w:val="0"/>
      <w:marTop w:val="0"/>
      <w:marBottom w:val="0"/>
      <w:divBdr>
        <w:top w:val="none" w:sz="0" w:space="0" w:color="auto"/>
        <w:left w:val="none" w:sz="0" w:space="0" w:color="auto"/>
        <w:bottom w:val="none" w:sz="0" w:space="0" w:color="auto"/>
        <w:right w:val="none" w:sz="0" w:space="0" w:color="auto"/>
      </w:divBdr>
    </w:div>
    <w:div w:id="1804692571">
      <w:bodyDiv w:val="1"/>
      <w:marLeft w:val="0"/>
      <w:marRight w:val="0"/>
      <w:marTop w:val="0"/>
      <w:marBottom w:val="0"/>
      <w:divBdr>
        <w:top w:val="none" w:sz="0" w:space="0" w:color="auto"/>
        <w:left w:val="none" w:sz="0" w:space="0" w:color="auto"/>
        <w:bottom w:val="none" w:sz="0" w:space="0" w:color="auto"/>
        <w:right w:val="none" w:sz="0" w:space="0" w:color="auto"/>
      </w:divBdr>
    </w:div>
    <w:div w:id="1805805340">
      <w:bodyDiv w:val="1"/>
      <w:marLeft w:val="0"/>
      <w:marRight w:val="0"/>
      <w:marTop w:val="0"/>
      <w:marBottom w:val="0"/>
      <w:divBdr>
        <w:top w:val="none" w:sz="0" w:space="0" w:color="auto"/>
        <w:left w:val="none" w:sz="0" w:space="0" w:color="auto"/>
        <w:bottom w:val="none" w:sz="0" w:space="0" w:color="auto"/>
        <w:right w:val="none" w:sz="0" w:space="0" w:color="auto"/>
      </w:divBdr>
    </w:div>
    <w:div w:id="1806660185">
      <w:bodyDiv w:val="1"/>
      <w:marLeft w:val="0"/>
      <w:marRight w:val="0"/>
      <w:marTop w:val="0"/>
      <w:marBottom w:val="0"/>
      <w:divBdr>
        <w:top w:val="none" w:sz="0" w:space="0" w:color="auto"/>
        <w:left w:val="none" w:sz="0" w:space="0" w:color="auto"/>
        <w:bottom w:val="none" w:sz="0" w:space="0" w:color="auto"/>
        <w:right w:val="none" w:sz="0" w:space="0" w:color="auto"/>
      </w:divBdr>
    </w:div>
    <w:div w:id="1807354739">
      <w:bodyDiv w:val="1"/>
      <w:marLeft w:val="0"/>
      <w:marRight w:val="0"/>
      <w:marTop w:val="0"/>
      <w:marBottom w:val="0"/>
      <w:divBdr>
        <w:top w:val="none" w:sz="0" w:space="0" w:color="auto"/>
        <w:left w:val="none" w:sz="0" w:space="0" w:color="auto"/>
        <w:bottom w:val="none" w:sz="0" w:space="0" w:color="auto"/>
        <w:right w:val="none" w:sz="0" w:space="0" w:color="auto"/>
      </w:divBdr>
    </w:div>
    <w:div w:id="1807772450">
      <w:bodyDiv w:val="1"/>
      <w:marLeft w:val="0"/>
      <w:marRight w:val="0"/>
      <w:marTop w:val="0"/>
      <w:marBottom w:val="0"/>
      <w:divBdr>
        <w:top w:val="none" w:sz="0" w:space="0" w:color="auto"/>
        <w:left w:val="none" w:sz="0" w:space="0" w:color="auto"/>
        <w:bottom w:val="none" w:sz="0" w:space="0" w:color="auto"/>
        <w:right w:val="none" w:sz="0" w:space="0" w:color="auto"/>
      </w:divBdr>
    </w:div>
    <w:div w:id="1808014142">
      <w:bodyDiv w:val="1"/>
      <w:marLeft w:val="0"/>
      <w:marRight w:val="0"/>
      <w:marTop w:val="0"/>
      <w:marBottom w:val="0"/>
      <w:divBdr>
        <w:top w:val="none" w:sz="0" w:space="0" w:color="auto"/>
        <w:left w:val="none" w:sz="0" w:space="0" w:color="auto"/>
        <w:bottom w:val="none" w:sz="0" w:space="0" w:color="auto"/>
        <w:right w:val="none" w:sz="0" w:space="0" w:color="auto"/>
      </w:divBdr>
    </w:div>
    <w:div w:id="1808164348">
      <w:bodyDiv w:val="1"/>
      <w:marLeft w:val="0"/>
      <w:marRight w:val="0"/>
      <w:marTop w:val="0"/>
      <w:marBottom w:val="0"/>
      <w:divBdr>
        <w:top w:val="none" w:sz="0" w:space="0" w:color="auto"/>
        <w:left w:val="none" w:sz="0" w:space="0" w:color="auto"/>
        <w:bottom w:val="none" w:sz="0" w:space="0" w:color="auto"/>
        <w:right w:val="none" w:sz="0" w:space="0" w:color="auto"/>
      </w:divBdr>
    </w:div>
    <w:div w:id="1808232775">
      <w:bodyDiv w:val="1"/>
      <w:marLeft w:val="0"/>
      <w:marRight w:val="0"/>
      <w:marTop w:val="0"/>
      <w:marBottom w:val="0"/>
      <w:divBdr>
        <w:top w:val="none" w:sz="0" w:space="0" w:color="auto"/>
        <w:left w:val="none" w:sz="0" w:space="0" w:color="auto"/>
        <w:bottom w:val="none" w:sz="0" w:space="0" w:color="auto"/>
        <w:right w:val="none" w:sz="0" w:space="0" w:color="auto"/>
      </w:divBdr>
    </w:div>
    <w:div w:id="1808863096">
      <w:bodyDiv w:val="1"/>
      <w:marLeft w:val="0"/>
      <w:marRight w:val="0"/>
      <w:marTop w:val="0"/>
      <w:marBottom w:val="0"/>
      <w:divBdr>
        <w:top w:val="none" w:sz="0" w:space="0" w:color="auto"/>
        <w:left w:val="none" w:sz="0" w:space="0" w:color="auto"/>
        <w:bottom w:val="none" w:sz="0" w:space="0" w:color="auto"/>
        <w:right w:val="none" w:sz="0" w:space="0" w:color="auto"/>
      </w:divBdr>
    </w:div>
    <w:div w:id="1809932262">
      <w:bodyDiv w:val="1"/>
      <w:marLeft w:val="0"/>
      <w:marRight w:val="0"/>
      <w:marTop w:val="0"/>
      <w:marBottom w:val="0"/>
      <w:divBdr>
        <w:top w:val="none" w:sz="0" w:space="0" w:color="auto"/>
        <w:left w:val="none" w:sz="0" w:space="0" w:color="auto"/>
        <w:bottom w:val="none" w:sz="0" w:space="0" w:color="auto"/>
        <w:right w:val="none" w:sz="0" w:space="0" w:color="auto"/>
      </w:divBdr>
    </w:div>
    <w:div w:id="1809934507">
      <w:bodyDiv w:val="1"/>
      <w:marLeft w:val="0"/>
      <w:marRight w:val="0"/>
      <w:marTop w:val="0"/>
      <w:marBottom w:val="0"/>
      <w:divBdr>
        <w:top w:val="none" w:sz="0" w:space="0" w:color="auto"/>
        <w:left w:val="none" w:sz="0" w:space="0" w:color="auto"/>
        <w:bottom w:val="none" w:sz="0" w:space="0" w:color="auto"/>
        <w:right w:val="none" w:sz="0" w:space="0" w:color="auto"/>
      </w:divBdr>
    </w:div>
    <w:div w:id="1812793576">
      <w:bodyDiv w:val="1"/>
      <w:marLeft w:val="0"/>
      <w:marRight w:val="0"/>
      <w:marTop w:val="0"/>
      <w:marBottom w:val="0"/>
      <w:divBdr>
        <w:top w:val="none" w:sz="0" w:space="0" w:color="auto"/>
        <w:left w:val="none" w:sz="0" w:space="0" w:color="auto"/>
        <w:bottom w:val="none" w:sz="0" w:space="0" w:color="auto"/>
        <w:right w:val="none" w:sz="0" w:space="0" w:color="auto"/>
      </w:divBdr>
    </w:div>
    <w:div w:id="1813137450">
      <w:bodyDiv w:val="1"/>
      <w:marLeft w:val="0"/>
      <w:marRight w:val="0"/>
      <w:marTop w:val="0"/>
      <w:marBottom w:val="0"/>
      <w:divBdr>
        <w:top w:val="none" w:sz="0" w:space="0" w:color="auto"/>
        <w:left w:val="none" w:sz="0" w:space="0" w:color="auto"/>
        <w:bottom w:val="none" w:sz="0" w:space="0" w:color="auto"/>
        <w:right w:val="none" w:sz="0" w:space="0" w:color="auto"/>
      </w:divBdr>
    </w:div>
    <w:div w:id="1813206666">
      <w:bodyDiv w:val="1"/>
      <w:marLeft w:val="0"/>
      <w:marRight w:val="0"/>
      <w:marTop w:val="0"/>
      <w:marBottom w:val="0"/>
      <w:divBdr>
        <w:top w:val="none" w:sz="0" w:space="0" w:color="auto"/>
        <w:left w:val="none" w:sz="0" w:space="0" w:color="auto"/>
        <w:bottom w:val="none" w:sz="0" w:space="0" w:color="auto"/>
        <w:right w:val="none" w:sz="0" w:space="0" w:color="auto"/>
      </w:divBdr>
    </w:div>
    <w:div w:id="1813713104">
      <w:bodyDiv w:val="1"/>
      <w:marLeft w:val="0"/>
      <w:marRight w:val="0"/>
      <w:marTop w:val="0"/>
      <w:marBottom w:val="0"/>
      <w:divBdr>
        <w:top w:val="none" w:sz="0" w:space="0" w:color="auto"/>
        <w:left w:val="none" w:sz="0" w:space="0" w:color="auto"/>
        <w:bottom w:val="none" w:sz="0" w:space="0" w:color="auto"/>
        <w:right w:val="none" w:sz="0" w:space="0" w:color="auto"/>
      </w:divBdr>
    </w:div>
    <w:div w:id="1814055428">
      <w:bodyDiv w:val="1"/>
      <w:marLeft w:val="0"/>
      <w:marRight w:val="0"/>
      <w:marTop w:val="0"/>
      <w:marBottom w:val="0"/>
      <w:divBdr>
        <w:top w:val="none" w:sz="0" w:space="0" w:color="auto"/>
        <w:left w:val="none" w:sz="0" w:space="0" w:color="auto"/>
        <w:bottom w:val="none" w:sz="0" w:space="0" w:color="auto"/>
        <w:right w:val="none" w:sz="0" w:space="0" w:color="auto"/>
      </w:divBdr>
    </w:div>
    <w:div w:id="1814253242">
      <w:bodyDiv w:val="1"/>
      <w:marLeft w:val="0"/>
      <w:marRight w:val="0"/>
      <w:marTop w:val="0"/>
      <w:marBottom w:val="0"/>
      <w:divBdr>
        <w:top w:val="none" w:sz="0" w:space="0" w:color="auto"/>
        <w:left w:val="none" w:sz="0" w:space="0" w:color="auto"/>
        <w:bottom w:val="none" w:sz="0" w:space="0" w:color="auto"/>
        <w:right w:val="none" w:sz="0" w:space="0" w:color="auto"/>
      </w:divBdr>
    </w:div>
    <w:div w:id="1814371760">
      <w:bodyDiv w:val="1"/>
      <w:marLeft w:val="0"/>
      <w:marRight w:val="0"/>
      <w:marTop w:val="0"/>
      <w:marBottom w:val="0"/>
      <w:divBdr>
        <w:top w:val="none" w:sz="0" w:space="0" w:color="auto"/>
        <w:left w:val="none" w:sz="0" w:space="0" w:color="auto"/>
        <w:bottom w:val="none" w:sz="0" w:space="0" w:color="auto"/>
        <w:right w:val="none" w:sz="0" w:space="0" w:color="auto"/>
      </w:divBdr>
    </w:div>
    <w:div w:id="1815172041">
      <w:bodyDiv w:val="1"/>
      <w:marLeft w:val="0"/>
      <w:marRight w:val="0"/>
      <w:marTop w:val="0"/>
      <w:marBottom w:val="0"/>
      <w:divBdr>
        <w:top w:val="none" w:sz="0" w:space="0" w:color="auto"/>
        <w:left w:val="none" w:sz="0" w:space="0" w:color="auto"/>
        <w:bottom w:val="none" w:sz="0" w:space="0" w:color="auto"/>
        <w:right w:val="none" w:sz="0" w:space="0" w:color="auto"/>
      </w:divBdr>
    </w:div>
    <w:div w:id="1815172906">
      <w:bodyDiv w:val="1"/>
      <w:marLeft w:val="0"/>
      <w:marRight w:val="0"/>
      <w:marTop w:val="0"/>
      <w:marBottom w:val="0"/>
      <w:divBdr>
        <w:top w:val="none" w:sz="0" w:space="0" w:color="auto"/>
        <w:left w:val="none" w:sz="0" w:space="0" w:color="auto"/>
        <w:bottom w:val="none" w:sz="0" w:space="0" w:color="auto"/>
        <w:right w:val="none" w:sz="0" w:space="0" w:color="auto"/>
      </w:divBdr>
    </w:div>
    <w:div w:id="1816336594">
      <w:bodyDiv w:val="1"/>
      <w:marLeft w:val="0"/>
      <w:marRight w:val="0"/>
      <w:marTop w:val="0"/>
      <w:marBottom w:val="0"/>
      <w:divBdr>
        <w:top w:val="none" w:sz="0" w:space="0" w:color="auto"/>
        <w:left w:val="none" w:sz="0" w:space="0" w:color="auto"/>
        <w:bottom w:val="none" w:sz="0" w:space="0" w:color="auto"/>
        <w:right w:val="none" w:sz="0" w:space="0" w:color="auto"/>
      </w:divBdr>
    </w:div>
    <w:div w:id="1816753259">
      <w:bodyDiv w:val="1"/>
      <w:marLeft w:val="0"/>
      <w:marRight w:val="0"/>
      <w:marTop w:val="0"/>
      <w:marBottom w:val="0"/>
      <w:divBdr>
        <w:top w:val="none" w:sz="0" w:space="0" w:color="auto"/>
        <w:left w:val="none" w:sz="0" w:space="0" w:color="auto"/>
        <w:bottom w:val="none" w:sz="0" w:space="0" w:color="auto"/>
        <w:right w:val="none" w:sz="0" w:space="0" w:color="auto"/>
      </w:divBdr>
    </w:div>
    <w:div w:id="1817254765">
      <w:bodyDiv w:val="1"/>
      <w:marLeft w:val="0"/>
      <w:marRight w:val="0"/>
      <w:marTop w:val="0"/>
      <w:marBottom w:val="0"/>
      <w:divBdr>
        <w:top w:val="none" w:sz="0" w:space="0" w:color="auto"/>
        <w:left w:val="none" w:sz="0" w:space="0" w:color="auto"/>
        <w:bottom w:val="none" w:sz="0" w:space="0" w:color="auto"/>
        <w:right w:val="none" w:sz="0" w:space="0" w:color="auto"/>
      </w:divBdr>
    </w:div>
    <w:div w:id="1818181797">
      <w:bodyDiv w:val="1"/>
      <w:marLeft w:val="0"/>
      <w:marRight w:val="0"/>
      <w:marTop w:val="0"/>
      <w:marBottom w:val="0"/>
      <w:divBdr>
        <w:top w:val="none" w:sz="0" w:space="0" w:color="auto"/>
        <w:left w:val="none" w:sz="0" w:space="0" w:color="auto"/>
        <w:bottom w:val="none" w:sz="0" w:space="0" w:color="auto"/>
        <w:right w:val="none" w:sz="0" w:space="0" w:color="auto"/>
      </w:divBdr>
    </w:div>
    <w:div w:id="1818254334">
      <w:bodyDiv w:val="1"/>
      <w:marLeft w:val="0"/>
      <w:marRight w:val="0"/>
      <w:marTop w:val="0"/>
      <w:marBottom w:val="0"/>
      <w:divBdr>
        <w:top w:val="none" w:sz="0" w:space="0" w:color="auto"/>
        <w:left w:val="none" w:sz="0" w:space="0" w:color="auto"/>
        <w:bottom w:val="none" w:sz="0" w:space="0" w:color="auto"/>
        <w:right w:val="none" w:sz="0" w:space="0" w:color="auto"/>
      </w:divBdr>
    </w:div>
    <w:div w:id="1818451944">
      <w:bodyDiv w:val="1"/>
      <w:marLeft w:val="0"/>
      <w:marRight w:val="0"/>
      <w:marTop w:val="0"/>
      <w:marBottom w:val="0"/>
      <w:divBdr>
        <w:top w:val="none" w:sz="0" w:space="0" w:color="auto"/>
        <w:left w:val="none" w:sz="0" w:space="0" w:color="auto"/>
        <w:bottom w:val="none" w:sz="0" w:space="0" w:color="auto"/>
        <w:right w:val="none" w:sz="0" w:space="0" w:color="auto"/>
      </w:divBdr>
    </w:div>
    <w:div w:id="1818498129">
      <w:bodyDiv w:val="1"/>
      <w:marLeft w:val="0"/>
      <w:marRight w:val="0"/>
      <w:marTop w:val="0"/>
      <w:marBottom w:val="0"/>
      <w:divBdr>
        <w:top w:val="none" w:sz="0" w:space="0" w:color="auto"/>
        <w:left w:val="none" w:sz="0" w:space="0" w:color="auto"/>
        <w:bottom w:val="none" w:sz="0" w:space="0" w:color="auto"/>
        <w:right w:val="none" w:sz="0" w:space="0" w:color="auto"/>
      </w:divBdr>
    </w:div>
    <w:div w:id="1818644162">
      <w:bodyDiv w:val="1"/>
      <w:marLeft w:val="0"/>
      <w:marRight w:val="0"/>
      <w:marTop w:val="0"/>
      <w:marBottom w:val="0"/>
      <w:divBdr>
        <w:top w:val="none" w:sz="0" w:space="0" w:color="auto"/>
        <w:left w:val="none" w:sz="0" w:space="0" w:color="auto"/>
        <w:bottom w:val="none" w:sz="0" w:space="0" w:color="auto"/>
        <w:right w:val="none" w:sz="0" w:space="0" w:color="auto"/>
      </w:divBdr>
    </w:div>
    <w:div w:id="1818720809">
      <w:bodyDiv w:val="1"/>
      <w:marLeft w:val="0"/>
      <w:marRight w:val="0"/>
      <w:marTop w:val="0"/>
      <w:marBottom w:val="0"/>
      <w:divBdr>
        <w:top w:val="none" w:sz="0" w:space="0" w:color="auto"/>
        <w:left w:val="none" w:sz="0" w:space="0" w:color="auto"/>
        <w:bottom w:val="none" w:sz="0" w:space="0" w:color="auto"/>
        <w:right w:val="none" w:sz="0" w:space="0" w:color="auto"/>
      </w:divBdr>
    </w:div>
    <w:div w:id="1818952520">
      <w:bodyDiv w:val="1"/>
      <w:marLeft w:val="0"/>
      <w:marRight w:val="0"/>
      <w:marTop w:val="0"/>
      <w:marBottom w:val="0"/>
      <w:divBdr>
        <w:top w:val="none" w:sz="0" w:space="0" w:color="auto"/>
        <w:left w:val="none" w:sz="0" w:space="0" w:color="auto"/>
        <w:bottom w:val="none" w:sz="0" w:space="0" w:color="auto"/>
        <w:right w:val="none" w:sz="0" w:space="0" w:color="auto"/>
      </w:divBdr>
    </w:div>
    <w:div w:id="1819102941">
      <w:bodyDiv w:val="1"/>
      <w:marLeft w:val="0"/>
      <w:marRight w:val="0"/>
      <w:marTop w:val="0"/>
      <w:marBottom w:val="0"/>
      <w:divBdr>
        <w:top w:val="none" w:sz="0" w:space="0" w:color="auto"/>
        <w:left w:val="none" w:sz="0" w:space="0" w:color="auto"/>
        <w:bottom w:val="none" w:sz="0" w:space="0" w:color="auto"/>
        <w:right w:val="none" w:sz="0" w:space="0" w:color="auto"/>
      </w:divBdr>
    </w:div>
    <w:div w:id="1819103170">
      <w:bodyDiv w:val="1"/>
      <w:marLeft w:val="0"/>
      <w:marRight w:val="0"/>
      <w:marTop w:val="0"/>
      <w:marBottom w:val="0"/>
      <w:divBdr>
        <w:top w:val="none" w:sz="0" w:space="0" w:color="auto"/>
        <w:left w:val="none" w:sz="0" w:space="0" w:color="auto"/>
        <w:bottom w:val="none" w:sz="0" w:space="0" w:color="auto"/>
        <w:right w:val="none" w:sz="0" w:space="0" w:color="auto"/>
      </w:divBdr>
    </w:div>
    <w:div w:id="1819153005">
      <w:bodyDiv w:val="1"/>
      <w:marLeft w:val="0"/>
      <w:marRight w:val="0"/>
      <w:marTop w:val="0"/>
      <w:marBottom w:val="0"/>
      <w:divBdr>
        <w:top w:val="none" w:sz="0" w:space="0" w:color="auto"/>
        <w:left w:val="none" w:sz="0" w:space="0" w:color="auto"/>
        <w:bottom w:val="none" w:sz="0" w:space="0" w:color="auto"/>
        <w:right w:val="none" w:sz="0" w:space="0" w:color="auto"/>
      </w:divBdr>
    </w:div>
    <w:div w:id="1820419560">
      <w:bodyDiv w:val="1"/>
      <w:marLeft w:val="0"/>
      <w:marRight w:val="0"/>
      <w:marTop w:val="0"/>
      <w:marBottom w:val="0"/>
      <w:divBdr>
        <w:top w:val="none" w:sz="0" w:space="0" w:color="auto"/>
        <w:left w:val="none" w:sz="0" w:space="0" w:color="auto"/>
        <w:bottom w:val="none" w:sz="0" w:space="0" w:color="auto"/>
        <w:right w:val="none" w:sz="0" w:space="0" w:color="auto"/>
      </w:divBdr>
    </w:div>
    <w:div w:id="1820802598">
      <w:bodyDiv w:val="1"/>
      <w:marLeft w:val="0"/>
      <w:marRight w:val="0"/>
      <w:marTop w:val="0"/>
      <w:marBottom w:val="0"/>
      <w:divBdr>
        <w:top w:val="none" w:sz="0" w:space="0" w:color="auto"/>
        <w:left w:val="none" w:sz="0" w:space="0" w:color="auto"/>
        <w:bottom w:val="none" w:sz="0" w:space="0" w:color="auto"/>
        <w:right w:val="none" w:sz="0" w:space="0" w:color="auto"/>
      </w:divBdr>
    </w:div>
    <w:div w:id="1820809289">
      <w:bodyDiv w:val="1"/>
      <w:marLeft w:val="0"/>
      <w:marRight w:val="0"/>
      <w:marTop w:val="0"/>
      <w:marBottom w:val="0"/>
      <w:divBdr>
        <w:top w:val="none" w:sz="0" w:space="0" w:color="auto"/>
        <w:left w:val="none" w:sz="0" w:space="0" w:color="auto"/>
        <w:bottom w:val="none" w:sz="0" w:space="0" w:color="auto"/>
        <w:right w:val="none" w:sz="0" w:space="0" w:color="auto"/>
      </w:divBdr>
    </w:div>
    <w:div w:id="1821655023">
      <w:bodyDiv w:val="1"/>
      <w:marLeft w:val="0"/>
      <w:marRight w:val="0"/>
      <w:marTop w:val="0"/>
      <w:marBottom w:val="0"/>
      <w:divBdr>
        <w:top w:val="none" w:sz="0" w:space="0" w:color="auto"/>
        <w:left w:val="none" w:sz="0" w:space="0" w:color="auto"/>
        <w:bottom w:val="none" w:sz="0" w:space="0" w:color="auto"/>
        <w:right w:val="none" w:sz="0" w:space="0" w:color="auto"/>
      </w:divBdr>
    </w:div>
    <w:div w:id="1821849782">
      <w:bodyDiv w:val="1"/>
      <w:marLeft w:val="0"/>
      <w:marRight w:val="0"/>
      <w:marTop w:val="0"/>
      <w:marBottom w:val="0"/>
      <w:divBdr>
        <w:top w:val="none" w:sz="0" w:space="0" w:color="auto"/>
        <w:left w:val="none" w:sz="0" w:space="0" w:color="auto"/>
        <w:bottom w:val="none" w:sz="0" w:space="0" w:color="auto"/>
        <w:right w:val="none" w:sz="0" w:space="0" w:color="auto"/>
      </w:divBdr>
    </w:div>
    <w:div w:id="1822114310">
      <w:bodyDiv w:val="1"/>
      <w:marLeft w:val="0"/>
      <w:marRight w:val="0"/>
      <w:marTop w:val="0"/>
      <w:marBottom w:val="0"/>
      <w:divBdr>
        <w:top w:val="none" w:sz="0" w:space="0" w:color="auto"/>
        <w:left w:val="none" w:sz="0" w:space="0" w:color="auto"/>
        <w:bottom w:val="none" w:sz="0" w:space="0" w:color="auto"/>
        <w:right w:val="none" w:sz="0" w:space="0" w:color="auto"/>
      </w:divBdr>
    </w:div>
    <w:div w:id="1822650401">
      <w:bodyDiv w:val="1"/>
      <w:marLeft w:val="0"/>
      <w:marRight w:val="0"/>
      <w:marTop w:val="0"/>
      <w:marBottom w:val="0"/>
      <w:divBdr>
        <w:top w:val="none" w:sz="0" w:space="0" w:color="auto"/>
        <w:left w:val="none" w:sz="0" w:space="0" w:color="auto"/>
        <w:bottom w:val="none" w:sz="0" w:space="0" w:color="auto"/>
        <w:right w:val="none" w:sz="0" w:space="0" w:color="auto"/>
      </w:divBdr>
    </w:div>
    <w:div w:id="1824278831">
      <w:bodyDiv w:val="1"/>
      <w:marLeft w:val="0"/>
      <w:marRight w:val="0"/>
      <w:marTop w:val="0"/>
      <w:marBottom w:val="0"/>
      <w:divBdr>
        <w:top w:val="none" w:sz="0" w:space="0" w:color="auto"/>
        <w:left w:val="none" w:sz="0" w:space="0" w:color="auto"/>
        <w:bottom w:val="none" w:sz="0" w:space="0" w:color="auto"/>
        <w:right w:val="none" w:sz="0" w:space="0" w:color="auto"/>
      </w:divBdr>
    </w:div>
    <w:div w:id="1825775044">
      <w:bodyDiv w:val="1"/>
      <w:marLeft w:val="0"/>
      <w:marRight w:val="0"/>
      <w:marTop w:val="0"/>
      <w:marBottom w:val="0"/>
      <w:divBdr>
        <w:top w:val="none" w:sz="0" w:space="0" w:color="auto"/>
        <w:left w:val="none" w:sz="0" w:space="0" w:color="auto"/>
        <w:bottom w:val="none" w:sz="0" w:space="0" w:color="auto"/>
        <w:right w:val="none" w:sz="0" w:space="0" w:color="auto"/>
      </w:divBdr>
    </w:div>
    <w:div w:id="1825850708">
      <w:bodyDiv w:val="1"/>
      <w:marLeft w:val="0"/>
      <w:marRight w:val="0"/>
      <w:marTop w:val="0"/>
      <w:marBottom w:val="0"/>
      <w:divBdr>
        <w:top w:val="none" w:sz="0" w:space="0" w:color="auto"/>
        <w:left w:val="none" w:sz="0" w:space="0" w:color="auto"/>
        <w:bottom w:val="none" w:sz="0" w:space="0" w:color="auto"/>
        <w:right w:val="none" w:sz="0" w:space="0" w:color="auto"/>
      </w:divBdr>
    </w:div>
    <w:div w:id="1826049205">
      <w:bodyDiv w:val="1"/>
      <w:marLeft w:val="0"/>
      <w:marRight w:val="0"/>
      <w:marTop w:val="0"/>
      <w:marBottom w:val="0"/>
      <w:divBdr>
        <w:top w:val="none" w:sz="0" w:space="0" w:color="auto"/>
        <w:left w:val="none" w:sz="0" w:space="0" w:color="auto"/>
        <w:bottom w:val="none" w:sz="0" w:space="0" w:color="auto"/>
        <w:right w:val="none" w:sz="0" w:space="0" w:color="auto"/>
      </w:divBdr>
    </w:div>
    <w:div w:id="1826120751">
      <w:bodyDiv w:val="1"/>
      <w:marLeft w:val="0"/>
      <w:marRight w:val="0"/>
      <w:marTop w:val="0"/>
      <w:marBottom w:val="0"/>
      <w:divBdr>
        <w:top w:val="none" w:sz="0" w:space="0" w:color="auto"/>
        <w:left w:val="none" w:sz="0" w:space="0" w:color="auto"/>
        <w:bottom w:val="none" w:sz="0" w:space="0" w:color="auto"/>
        <w:right w:val="none" w:sz="0" w:space="0" w:color="auto"/>
      </w:divBdr>
    </w:div>
    <w:div w:id="1826436635">
      <w:bodyDiv w:val="1"/>
      <w:marLeft w:val="0"/>
      <w:marRight w:val="0"/>
      <w:marTop w:val="0"/>
      <w:marBottom w:val="0"/>
      <w:divBdr>
        <w:top w:val="none" w:sz="0" w:space="0" w:color="auto"/>
        <w:left w:val="none" w:sz="0" w:space="0" w:color="auto"/>
        <w:bottom w:val="none" w:sz="0" w:space="0" w:color="auto"/>
        <w:right w:val="none" w:sz="0" w:space="0" w:color="auto"/>
      </w:divBdr>
    </w:div>
    <w:div w:id="1827159735">
      <w:bodyDiv w:val="1"/>
      <w:marLeft w:val="0"/>
      <w:marRight w:val="0"/>
      <w:marTop w:val="0"/>
      <w:marBottom w:val="0"/>
      <w:divBdr>
        <w:top w:val="none" w:sz="0" w:space="0" w:color="auto"/>
        <w:left w:val="none" w:sz="0" w:space="0" w:color="auto"/>
        <w:bottom w:val="none" w:sz="0" w:space="0" w:color="auto"/>
        <w:right w:val="none" w:sz="0" w:space="0" w:color="auto"/>
      </w:divBdr>
    </w:div>
    <w:div w:id="1828203221">
      <w:bodyDiv w:val="1"/>
      <w:marLeft w:val="0"/>
      <w:marRight w:val="0"/>
      <w:marTop w:val="0"/>
      <w:marBottom w:val="0"/>
      <w:divBdr>
        <w:top w:val="none" w:sz="0" w:space="0" w:color="auto"/>
        <w:left w:val="none" w:sz="0" w:space="0" w:color="auto"/>
        <w:bottom w:val="none" w:sz="0" w:space="0" w:color="auto"/>
        <w:right w:val="none" w:sz="0" w:space="0" w:color="auto"/>
      </w:divBdr>
    </w:div>
    <w:div w:id="1828938220">
      <w:bodyDiv w:val="1"/>
      <w:marLeft w:val="0"/>
      <w:marRight w:val="0"/>
      <w:marTop w:val="0"/>
      <w:marBottom w:val="0"/>
      <w:divBdr>
        <w:top w:val="none" w:sz="0" w:space="0" w:color="auto"/>
        <w:left w:val="none" w:sz="0" w:space="0" w:color="auto"/>
        <w:bottom w:val="none" w:sz="0" w:space="0" w:color="auto"/>
        <w:right w:val="none" w:sz="0" w:space="0" w:color="auto"/>
      </w:divBdr>
    </w:div>
    <w:div w:id="1829596413">
      <w:bodyDiv w:val="1"/>
      <w:marLeft w:val="0"/>
      <w:marRight w:val="0"/>
      <w:marTop w:val="0"/>
      <w:marBottom w:val="0"/>
      <w:divBdr>
        <w:top w:val="none" w:sz="0" w:space="0" w:color="auto"/>
        <w:left w:val="none" w:sz="0" w:space="0" w:color="auto"/>
        <w:bottom w:val="none" w:sz="0" w:space="0" w:color="auto"/>
        <w:right w:val="none" w:sz="0" w:space="0" w:color="auto"/>
      </w:divBdr>
    </w:div>
    <w:div w:id="1830051046">
      <w:bodyDiv w:val="1"/>
      <w:marLeft w:val="0"/>
      <w:marRight w:val="0"/>
      <w:marTop w:val="0"/>
      <w:marBottom w:val="0"/>
      <w:divBdr>
        <w:top w:val="none" w:sz="0" w:space="0" w:color="auto"/>
        <w:left w:val="none" w:sz="0" w:space="0" w:color="auto"/>
        <w:bottom w:val="none" w:sz="0" w:space="0" w:color="auto"/>
        <w:right w:val="none" w:sz="0" w:space="0" w:color="auto"/>
      </w:divBdr>
    </w:div>
    <w:div w:id="1830367403">
      <w:bodyDiv w:val="1"/>
      <w:marLeft w:val="0"/>
      <w:marRight w:val="0"/>
      <w:marTop w:val="0"/>
      <w:marBottom w:val="0"/>
      <w:divBdr>
        <w:top w:val="none" w:sz="0" w:space="0" w:color="auto"/>
        <w:left w:val="none" w:sz="0" w:space="0" w:color="auto"/>
        <w:bottom w:val="none" w:sz="0" w:space="0" w:color="auto"/>
        <w:right w:val="none" w:sz="0" w:space="0" w:color="auto"/>
      </w:divBdr>
    </w:div>
    <w:div w:id="1830830841">
      <w:bodyDiv w:val="1"/>
      <w:marLeft w:val="0"/>
      <w:marRight w:val="0"/>
      <w:marTop w:val="0"/>
      <w:marBottom w:val="0"/>
      <w:divBdr>
        <w:top w:val="none" w:sz="0" w:space="0" w:color="auto"/>
        <w:left w:val="none" w:sz="0" w:space="0" w:color="auto"/>
        <w:bottom w:val="none" w:sz="0" w:space="0" w:color="auto"/>
        <w:right w:val="none" w:sz="0" w:space="0" w:color="auto"/>
      </w:divBdr>
    </w:div>
    <w:div w:id="1830945773">
      <w:bodyDiv w:val="1"/>
      <w:marLeft w:val="0"/>
      <w:marRight w:val="0"/>
      <w:marTop w:val="0"/>
      <w:marBottom w:val="0"/>
      <w:divBdr>
        <w:top w:val="none" w:sz="0" w:space="0" w:color="auto"/>
        <w:left w:val="none" w:sz="0" w:space="0" w:color="auto"/>
        <w:bottom w:val="none" w:sz="0" w:space="0" w:color="auto"/>
        <w:right w:val="none" w:sz="0" w:space="0" w:color="auto"/>
      </w:divBdr>
    </w:div>
    <w:div w:id="1830947188">
      <w:bodyDiv w:val="1"/>
      <w:marLeft w:val="0"/>
      <w:marRight w:val="0"/>
      <w:marTop w:val="0"/>
      <w:marBottom w:val="0"/>
      <w:divBdr>
        <w:top w:val="none" w:sz="0" w:space="0" w:color="auto"/>
        <w:left w:val="none" w:sz="0" w:space="0" w:color="auto"/>
        <w:bottom w:val="none" w:sz="0" w:space="0" w:color="auto"/>
        <w:right w:val="none" w:sz="0" w:space="0" w:color="auto"/>
      </w:divBdr>
    </w:div>
    <w:div w:id="1831212500">
      <w:bodyDiv w:val="1"/>
      <w:marLeft w:val="0"/>
      <w:marRight w:val="0"/>
      <w:marTop w:val="0"/>
      <w:marBottom w:val="0"/>
      <w:divBdr>
        <w:top w:val="none" w:sz="0" w:space="0" w:color="auto"/>
        <w:left w:val="none" w:sz="0" w:space="0" w:color="auto"/>
        <w:bottom w:val="none" w:sz="0" w:space="0" w:color="auto"/>
        <w:right w:val="none" w:sz="0" w:space="0" w:color="auto"/>
      </w:divBdr>
    </w:div>
    <w:div w:id="1831752885">
      <w:bodyDiv w:val="1"/>
      <w:marLeft w:val="0"/>
      <w:marRight w:val="0"/>
      <w:marTop w:val="0"/>
      <w:marBottom w:val="0"/>
      <w:divBdr>
        <w:top w:val="none" w:sz="0" w:space="0" w:color="auto"/>
        <w:left w:val="none" w:sz="0" w:space="0" w:color="auto"/>
        <w:bottom w:val="none" w:sz="0" w:space="0" w:color="auto"/>
        <w:right w:val="none" w:sz="0" w:space="0" w:color="auto"/>
      </w:divBdr>
    </w:div>
    <w:div w:id="1832402399">
      <w:bodyDiv w:val="1"/>
      <w:marLeft w:val="0"/>
      <w:marRight w:val="0"/>
      <w:marTop w:val="0"/>
      <w:marBottom w:val="0"/>
      <w:divBdr>
        <w:top w:val="none" w:sz="0" w:space="0" w:color="auto"/>
        <w:left w:val="none" w:sz="0" w:space="0" w:color="auto"/>
        <w:bottom w:val="none" w:sz="0" w:space="0" w:color="auto"/>
        <w:right w:val="none" w:sz="0" w:space="0" w:color="auto"/>
      </w:divBdr>
    </w:div>
    <w:div w:id="1832602578">
      <w:bodyDiv w:val="1"/>
      <w:marLeft w:val="0"/>
      <w:marRight w:val="0"/>
      <w:marTop w:val="0"/>
      <w:marBottom w:val="0"/>
      <w:divBdr>
        <w:top w:val="none" w:sz="0" w:space="0" w:color="auto"/>
        <w:left w:val="none" w:sz="0" w:space="0" w:color="auto"/>
        <w:bottom w:val="none" w:sz="0" w:space="0" w:color="auto"/>
        <w:right w:val="none" w:sz="0" w:space="0" w:color="auto"/>
      </w:divBdr>
    </w:div>
    <w:div w:id="1832721729">
      <w:bodyDiv w:val="1"/>
      <w:marLeft w:val="0"/>
      <w:marRight w:val="0"/>
      <w:marTop w:val="0"/>
      <w:marBottom w:val="0"/>
      <w:divBdr>
        <w:top w:val="none" w:sz="0" w:space="0" w:color="auto"/>
        <w:left w:val="none" w:sz="0" w:space="0" w:color="auto"/>
        <w:bottom w:val="none" w:sz="0" w:space="0" w:color="auto"/>
        <w:right w:val="none" w:sz="0" w:space="0" w:color="auto"/>
      </w:divBdr>
    </w:div>
    <w:div w:id="1834180602">
      <w:bodyDiv w:val="1"/>
      <w:marLeft w:val="0"/>
      <w:marRight w:val="0"/>
      <w:marTop w:val="0"/>
      <w:marBottom w:val="0"/>
      <w:divBdr>
        <w:top w:val="none" w:sz="0" w:space="0" w:color="auto"/>
        <w:left w:val="none" w:sz="0" w:space="0" w:color="auto"/>
        <w:bottom w:val="none" w:sz="0" w:space="0" w:color="auto"/>
        <w:right w:val="none" w:sz="0" w:space="0" w:color="auto"/>
      </w:divBdr>
    </w:div>
    <w:div w:id="1834374603">
      <w:bodyDiv w:val="1"/>
      <w:marLeft w:val="0"/>
      <w:marRight w:val="0"/>
      <w:marTop w:val="0"/>
      <w:marBottom w:val="0"/>
      <w:divBdr>
        <w:top w:val="none" w:sz="0" w:space="0" w:color="auto"/>
        <w:left w:val="none" w:sz="0" w:space="0" w:color="auto"/>
        <w:bottom w:val="none" w:sz="0" w:space="0" w:color="auto"/>
        <w:right w:val="none" w:sz="0" w:space="0" w:color="auto"/>
      </w:divBdr>
    </w:div>
    <w:div w:id="1834561312">
      <w:bodyDiv w:val="1"/>
      <w:marLeft w:val="0"/>
      <w:marRight w:val="0"/>
      <w:marTop w:val="0"/>
      <w:marBottom w:val="0"/>
      <w:divBdr>
        <w:top w:val="none" w:sz="0" w:space="0" w:color="auto"/>
        <w:left w:val="none" w:sz="0" w:space="0" w:color="auto"/>
        <w:bottom w:val="none" w:sz="0" w:space="0" w:color="auto"/>
        <w:right w:val="none" w:sz="0" w:space="0" w:color="auto"/>
      </w:divBdr>
    </w:div>
    <w:div w:id="1835101001">
      <w:bodyDiv w:val="1"/>
      <w:marLeft w:val="0"/>
      <w:marRight w:val="0"/>
      <w:marTop w:val="0"/>
      <w:marBottom w:val="0"/>
      <w:divBdr>
        <w:top w:val="none" w:sz="0" w:space="0" w:color="auto"/>
        <w:left w:val="none" w:sz="0" w:space="0" w:color="auto"/>
        <w:bottom w:val="none" w:sz="0" w:space="0" w:color="auto"/>
        <w:right w:val="none" w:sz="0" w:space="0" w:color="auto"/>
      </w:divBdr>
    </w:div>
    <w:div w:id="1835492789">
      <w:bodyDiv w:val="1"/>
      <w:marLeft w:val="0"/>
      <w:marRight w:val="0"/>
      <w:marTop w:val="0"/>
      <w:marBottom w:val="0"/>
      <w:divBdr>
        <w:top w:val="none" w:sz="0" w:space="0" w:color="auto"/>
        <w:left w:val="none" w:sz="0" w:space="0" w:color="auto"/>
        <w:bottom w:val="none" w:sz="0" w:space="0" w:color="auto"/>
        <w:right w:val="none" w:sz="0" w:space="0" w:color="auto"/>
      </w:divBdr>
    </w:div>
    <w:div w:id="1835757810">
      <w:bodyDiv w:val="1"/>
      <w:marLeft w:val="0"/>
      <w:marRight w:val="0"/>
      <w:marTop w:val="0"/>
      <w:marBottom w:val="0"/>
      <w:divBdr>
        <w:top w:val="none" w:sz="0" w:space="0" w:color="auto"/>
        <w:left w:val="none" w:sz="0" w:space="0" w:color="auto"/>
        <w:bottom w:val="none" w:sz="0" w:space="0" w:color="auto"/>
        <w:right w:val="none" w:sz="0" w:space="0" w:color="auto"/>
      </w:divBdr>
    </w:div>
    <w:div w:id="1836064924">
      <w:bodyDiv w:val="1"/>
      <w:marLeft w:val="0"/>
      <w:marRight w:val="0"/>
      <w:marTop w:val="0"/>
      <w:marBottom w:val="0"/>
      <w:divBdr>
        <w:top w:val="none" w:sz="0" w:space="0" w:color="auto"/>
        <w:left w:val="none" w:sz="0" w:space="0" w:color="auto"/>
        <w:bottom w:val="none" w:sz="0" w:space="0" w:color="auto"/>
        <w:right w:val="none" w:sz="0" w:space="0" w:color="auto"/>
      </w:divBdr>
    </w:div>
    <w:div w:id="1836071261">
      <w:bodyDiv w:val="1"/>
      <w:marLeft w:val="0"/>
      <w:marRight w:val="0"/>
      <w:marTop w:val="0"/>
      <w:marBottom w:val="0"/>
      <w:divBdr>
        <w:top w:val="none" w:sz="0" w:space="0" w:color="auto"/>
        <w:left w:val="none" w:sz="0" w:space="0" w:color="auto"/>
        <w:bottom w:val="none" w:sz="0" w:space="0" w:color="auto"/>
        <w:right w:val="none" w:sz="0" w:space="0" w:color="auto"/>
      </w:divBdr>
    </w:div>
    <w:div w:id="1836611078">
      <w:bodyDiv w:val="1"/>
      <w:marLeft w:val="0"/>
      <w:marRight w:val="0"/>
      <w:marTop w:val="0"/>
      <w:marBottom w:val="0"/>
      <w:divBdr>
        <w:top w:val="none" w:sz="0" w:space="0" w:color="auto"/>
        <w:left w:val="none" w:sz="0" w:space="0" w:color="auto"/>
        <w:bottom w:val="none" w:sz="0" w:space="0" w:color="auto"/>
        <w:right w:val="none" w:sz="0" w:space="0" w:color="auto"/>
      </w:divBdr>
    </w:div>
    <w:div w:id="1837039947">
      <w:bodyDiv w:val="1"/>
      <w:marLeft w:val="0"/>
      <w:marRight w:val="0"/>
      <w:marTop w:val="0"/>
      <w:marBottom w:val="0"/>
      <w:divBdr>
        <w:top w:val="none" w:sz="0" w:space="0" w:color="auto"/>
        <w:left w:val="none" w:sz="0" w:space="0" w:color="auto"/>
        <w:bottom w:val="none" w:sz="0" w:space="0" w:color="auto"/>
        <w:right w:val="none" w:sz="0" w:space="0" w:color="auto"/>
      </w:divBdr>
    </w:div>
    <w:div w:id="1837257819">
      <w:bodyDiv w:val="1"/>
      <w:marLeft w:val="0"/>
      <w:marRight w:val="0"/>
      <w:marTop w:val="0"/>
      <w:marBottom w:val="0"/>
      <w:divBdr>
        <w:top w:val="none" w:sz="0" w:space="0" w:color="auto"/>
        <w:left w:val="none" w:sz="0" w:space="0" w:color="auto"/>
        <w:bottom w:val="none" w:sz="0" w:space="0" w:color="auto"/>
        <w:right w:val="none" w:sz="0" w:space="0" w:color="auto"/>
      </w:divBdr>
    </w:div>
    <w:div w:id="1837650774">
      <w:bodyDiv w:val="1"/>
      <w:marLeft w:val="0"/>
      <w:marRight w:val="0"/>
      <w:marTop w:val="0"/>
      <w:marBottom w:val="0"/>
      <w:divBdr>
        <w:top w:val="none" w:sz="0" w:space="0" w:color="auto"/>
        <w:left w:val="none" w:sz="0" w:space="0" w:color="auto"/>
        <w:bottom w:val="none" w:sz="0" w:space="0" w:color="auto"/>
        <w:right w:val="none" w:sz="0" w:space="0" w:color="auto"/>
      </w:divBdr>
    </w:div>
    <w:div w:id="1838154071">
      <w:bodyDiv w:val="1"/>
      <w:marLeft w:val="0"/>
      <w:marRight w:val="0"/>
      <w:marTop w:val="0"/>
      <w:marBottom w:val="0"/>
      <w:divBdr>
        <w:top w:val="none" w:sz="0" w:space="0" w:color="auto"/>
        <w:left w:val="none" w:sz="0" w:space="0" w:color="auto"/>
        <w:bottom w:val="none" w:sz="0" w:space="0" w:color="auto"/>
        <w:right w:val="none" w:sz="0" w:space="0" w:color="auto"/>
      </w:divBdr>
    </w:div>
    <w:div w:id="1838573829">
      <w:bodyDiv w:val="1"/>
      <w:marLeft w:val="0"/>
      <w:marRight w:val="0"/>
      <w:marTop w:val="0"/>
      <w:marBottom w:val="0"/>
      <w:divBdr>
        <w:top w:val="none" w:sz="0" w:space="0" w:color="auto"/>
        <w:left w:val="none" w:sz="0" w:space="0" w:color="auto"/>
        <w:bottom w:val="none" w:sz="0" w:space="0" w:color="auto"/>
        <w:right w:val="none" w:sz="0" w:space="0" w:color="auto"/>
      </w:divBdr>
    </w:div>
    <w:div w:id="1838812099">
      <w:bodyDiv w:val="1"/>
      <w:marLeft w:val="0"/>
      <w:marRight w:val="0"/>
      <w:marTop w:val="0"/>
      <w:marBottom w:val="0"/>
      <w:divBdr>
        <w:top w:val="none" w:sz="0" w:space="0" w:color="auto"/>
        <w:left w:val="none" w:sz="0" w:space="0" w:color="auto"/>
        <w:bottom w:val="none" w:sz="0" w:space="0" w:color="auto"/>
        <w:right w:val="none" w:sz="0" w:space="0" w:color="auto"/>
      </w:divBdr>
    </w:div>
    <w:div w:id="1839076821">
      <w:bodyDiv w:val="1"/>
      <w:marLeft w:val="0"/>
      <w:marRight w:val="0"/>
      <w:marTop w:val="0"/>
      <w:marBottom w:val="0"/>
      <w:divBdr>
        <w:top w:val="none" w:sz="0" w:space="0" w:color="auto"/>
        <w:left w:val="none" w:sz="0" w:space="0" w:color="auto"/>
        <w:bottom w:val="none" w:sz="0" w:space="0" w:color="auto"/>
        <w:right w:val="none" w:sz="0" w:space="0" w:color="auto"/>
      </w:divBdr>
    </w:div>
    <w:div w:id="1839229507">
      <w:bodyDiv w:val="1"/>
      <w:marLeft w:val="0"/>
      <w:marRight w:val="0"/>
      <w:marTop w:val="0"/>
      <w:marBottom w:val="0"/>
      <w:divBdr>
        <w:top w:val="none" w:sz="0" w:space="0" w:color="auto"/>
        <w:left w:val="none" w:sz="0" w:space="0" w:color="auto"/>
        <w:bottom w:val="none" w:sz="0" w:space="0" w:color="auto"/>
        <w:right w:val="none" w:sz="0" w:space="0" w:color="auto"/>
      </w:divBdr>
    </w:div>
    <w:div w:id="1840922364">
      <w:bodyDiv w:val="1"/>
      <w:marLeft w:val="0"/>
      <w:marRight w:val="0"/>
      <w:marTop w:val="0"/>
      <w:marBottom w:val="0"/>
      <w:divBdr>
        <w:top w:val="none" w:sz="0" w:space="0" w:color="auto"/>
        <w:left w:val="none" w:sz="0" w:space="0" w:color="auto"/>
        <w:bottom w:val="none" w:sz="0" w:space="0" w:color="auto"/>
        <w:right w:val="none" w:sz="0" w:space="0" w:color="auto"/>
      </w:divBdr>
    </w:div>
    <w:div w:id="1843230323">
      <w:bodyDiv w:val="1"/>
      <w:marLeft w:val="0"/>
      <w:marRight w:val="0"/>
      <w:marTop w:val="0"/>
      <w:marBottom w:val="0"/>
      <w:divBdr>
        <w:top w:val="none" w:sz="0" w:space="0" w:color="auto"/>
        <w:left w:val="none" w:sz="0" w:space="0" w:color="auto"/>
        <w:bottom w:val="none" w:sz="0" w:space="0" w:color="auto"/>
        <w:right w:val="none" w:sz="0" w:space="0" w:color="auto"/>
      </w:divBdr>
    </w:div>
    <w:div w:id="1843472639">
      <w:bodyDiv w:val="1"/>
      <w:marLeft w:val="0"/>
      <w:marRight w:val="0"/>
      <w:marTop w:val="0"/>
      <w:marBottom w:val="0"/>
      <w:divBdr>
        <w:top w:val="none" w:sz="0" w:space="0" w:color="auto"/>
        <w:left w:val="none" w:sz="0" w:space="0" w:color="auto"/>
        <w:bottom w:val="none" w:sz="0" w:space="0" w:color="auto"/>
        <w:right w:val="none" w:sz="0" w:space="0" w:color="auto"/>
      </w:divBdr>
    </w:div>
    <w:div w:id="1845319648">
      <w:bodyDiv w:val="1"/>
      <w:marLeft w:val="0"/>
      <w:marRight w:val="0"/>
      <w:marTop w:val="0"/>
      <w:marBottom w:val="0"/>
      <w:divBdr>
        <w:top w:val="none" w:sz="0" w:space="0" w:color="auto"/>
        <w:left w:val="none" w:sz="0" w:space="0" w:color="auto"/>
        <w:bottom w:val="none" w:sz="0" w:space="0" w:color="auto"/>
        <w:right w:val="none" w:sz="0" w:space="0" w:color="auto"/>
      </w:divBdr>
    </w:div>
    <w:div w:id="1845515126">
      <w:bodyDiv w:val="1"/>
      <w:marLeft w:val="0"/>
      <w:marRight w:val="0"/>
      <w:marTop w:val="0"/>
      <w:marBottom w:val="0"/>
      <w:divBdr>
        <w:top w:val="none" w:sz="0" w:space="0" w:color="auto"/>
        <w:left w:val="none" w:sz="0" w:space="0" w:color="auto"/>
        <w:bottom w:val="none" w:sz="0" w:space="0" w:color="auto"/>
        <w:right w:val="none" w:sz="0" w:space="0" w:color="auto"/>
      </w:divBdr>
    </w:div>
    <w:div w:id="1845775446">
      <w:bodyDiv w:val="1"/>
      <w:marLeft w:val="0"/>
      <w:marRight w:val="0"/>
      <w:marTop w:val="0"/>
      <w:marBottom w:val="0"/>
      <w:divBdr>
        <w:top w:val="none" w:sz="0" w:space="0" w:color="auto"/>
        <w:left w:val="none" w:sz="0" w:space="0" w:color="auto"/>
        <w:bottom w:val="none" w:sz="0" w:space="0" w:color="auto"/>
        <w:right w:val="none" w:sz="0" w:space="0" w:color="auto"/>
      </w:divBdr>
    </w:div>
    <w:div w:id="1845851387">
      <w:bodyDiv w:val="1"/>
      <w:marLeft w:val="0"/>
      <w:marRight w:val="0"/>
      <w:marTop w:val="0"/>
      <w:marBottom w:val="0"/>
      <w:divBdr>
        <w:top w:val="none" w:sz="0" w:space="0" w:color="auto"/>
        <w:left w:val="none" w:sz="0" w:space="0" w:color="auto"/>
        <w:bottom w:val="none" w:sz="0" w:space="0" w:color="auto"/>
        <w:right w:val="none" w:sz="0" w:space="0" w:color="auto"/>
      </w:divBdr>
    </w:div>
    <w:div w:id="1846092420">
      <w:bodyDiv w:val="1"/>
      <w:marLeft w:val="0"/>
      <w:marRight w:val="0"/>
      <w:marTop w:val="0"/>
      <w:marBottom w:val="0"/>
      <w:divBdr>
        <w:top w:val="none" w:sz="0" w:space="0" w:color="auto"/>
        <w:left w:val="none" w:sz="0" w:space="0" w:color="auto"/>
        <w:bottom w:val="none" w:sz="0" w:space="0" w:color="auto"/>
        <w:right w:val="none" w:sz="0" w:space="0" w:color="auto"/>
      </w:divBdr>
    </w:div>
    <w:div w:id="1846164435">
      <w:bodyDiv w:val="1"/>
      <w:marLeft w:val="0"/>
      <w:marRight w:val="0"/>
      <w:marTop w:val="0"/>
      <w:marBottom w:val="0"/>
      <w:divBdr>
        <w:top w:val="none" w:sz="0" w:space="0" w:color="auto"/>
        <w:left w:val="none" w:sz="0" w:space="0" w:color="auto"/>
        <w:bottom w:val="none" w:sz="0" w:space="0" w:color="auto"/>
        <w:right w:val="none" w:sz="0" w:space="0" w:color="auto"/>
      </w:divBdr>
    </w:div>
    <w:div w:id="1846478286">
      <w:bodyDiv w:val="1"/>
      <w:marLeft w:val="0"/>
      <w:marRight w:val="0"/>
      <w:marTop w:val="0"/>
      <w:marBottom w:val="0"/>
      <w:divBdr>
        <w:top w:val="none" w:sz="0" w:space="0" w:color="auto"/>
        <w:left w:val="none" w:sz="0" w:space="0" w:color="auto"/>
        <w:bottom w:val="none" w:sz="0" w:space="0" w:color="auto"/>
        <w:right w:val="none" w:sz="0" w:space="0" w:color="auto"/>
      </w:divBdr>
    </w:div>
    <w:div w:id="1846700276">
      <w:bodyDiv w:val="1"/>
      <w:marLeft w:val="0"/>
      <w:marRight w:val="0"/>
      <w:marTop w:val="0"/>
      <w:marBottom w:val="0"/>
      <w:divBdr>
        <w:top w:val="none" w:sz="0" w:space="0" w:color="auto"/>
        <w:left w:val="none" w:sz="0" w:space="0" w:color="auto"/>
        <w:bottom w:val="none" w:sz="0" w:space="0" w:color="auto"/>
        <w:right w:val="none" w:sz="0" w:space="0" w:color="auto"/>
      </w:divBdr>
    </w:div>
    <w:div w:id="1846893019">
      <w:bodyDiv w:val="1"/>
      <w:marLeft w:val="0"/>
      <w:marRight w:val="0"/>
      <w:marTop w:val="0"/>
      <w:marBottom w:val="0"/>
      <w:divBdr>
        <w:top w:val="none" w:sz="0" w:space="0" w:color="auto"/>
        <w:left w:val="none" w:sz="0" w:space="0" w:color="auto"/>
        <w:bottom w:val="none" w:sz="0" w:space="0" w:color="auto"/>
        <w:right w:val="none" w:sz="0" w:space="0" w:color="auto"/>
      </w:divBdr>
    </w:div>
    <w:div w:id="1847473098">
      <w:bodyDiv w:val="1"/>
      <w:marLeft w:val="0"/>
      <w:marRight w:val="0"/>
      <w:marTop w:val="0"/>
      <w:marBottom w:val="0"/>
      <w:divBdr>
        <w:top w:val="none" w:sz="0" w:space="0" w:color="auto"/>
        <w:left w:val="none" w:sz="0" w:space="0" w:color="auto"/>
        <w:bottom w:val="none" w:sz="0" w:space="0" w:color="auto"/>
        <w:right w:val="none" w:sz="0" w:space="0" w:color="auto"/>
      </w:divBdr>
    </w:div>
    <w:div w:id="1847674094">
      <w:bodyDiv w:val="1"/>
      <w:marLeft w:val="0"/>
      <w:marRight w:val="0"/>
      <w:marTop w:val="0"/>
      <w:marBottom w:val="0"/>
      <w:divBdr>
        <w:top w:val="none" w:sz="0" w:space="0" w:color="auto"/>
        <w:left w:val="none" w:sz="0" w:space="0" w:color="auto"/>
        <w:bottom w:val="none" w:sz="0" w:space="0" w:color="auto"/>
        <w:right w:val="none" w:sz="0" w:space="0" w:color="auto"/>
      </w:divBdr>
    </w:div>
    <w:div w:id="1848401462">
      <w:bodyDiv w:val="1"/>
      <w:marLeft w:val="0"/>
      <w:marRight w:val="0"/>
      <w:marTop w:val="0"/>
      <w:marBottom w:val="0"/>
      <w:divBdr>
        <w:top w:val="none" w:sz="0" w:space="0" w:color="auto"/>
        <w:left w:val="none" w:sz="0" w:space="0" w:color="auto"/>
        <w:bottom w:val="none" w:sz="0" w:space="0" w:color="auto"/>
        <w:right w:val="none" w:sz="0" w:space="0" w:color="auto"/>
      </w:divBdr>
    </w:div>
    <w:div w:id="1848443309">
      <w:bodyDiv w:val="1"/>
      <w:marLeft w:val="0"/>
      <w:marRight w:val="0"/>
      <w:marTop w:val="0"/>
      <w:marBottom w:val="0"/>
      <w:divBdr>
        <w:top w:val="none" w:sz="0" w:space="0" w:color="auto"/>
        <w:left w:val="none" w:sz="0" w:space="0" w:color="auto"/>
        <w:bottom w:val="none" w:sz="0" w:space="0" w:color="auto"/>
        <w:right w:val="none" w:sz="0" w:space="0" w:color="auto"/>
      </w:divBdr>
    </w:div>
    <w:div w:id="1848640975">
      <w:bodyDiv w:val="1"/>
      <w:marLeft w:val="0"/>
      <w:marRight w:val="0"/>
      <w:marTop w:val="0"/>
      <w:marBottom w:val="0"/>
      <w:divBdr>
        <w:top w:val="none" w:sz="0" w:space="0" w:color="auto"/>
        <w:left w:val="none" w:sz="0" w:space="0" w:color="auto"/>
        <w:bottom w:val="none" w:sz="0" w:space="0" w:color="auto"/>
        <w:right w:val="none" w:sz="0" w:space="0" w:color="auto"/>
      </w:divBdr>
    </w:div>
    <w:div w:id="1848710266">
      <w:bodyDiv w:val="1"/>
      <w:marLeft w:val="0"/>
      <w:marRight w:val="0"/>
      <w:marTop w:val="0"/>
      <w:marBottom w:val="0"/>
      <w:divBdr>
        <w:top w:val="none" w:sz="0" w:space="0" w:color="auto"/>
        <w:left w:val="none" w:sz="0" w:space="0" w:color="auto"/>
        <w:bottom w:val="none" w:sz="0" w:space="0" w:color="auto"/>
        <w:right w:val="none" w:sz="0" w:space="0" w:color="auto"/>
      </w:divBdr>
    </w:div>
    <w:div w:id="1848904008">
      <w:bodyDiv w:val="1"/>
      <w:marLeft w:val="0"/>
      <w:marRight w:val="0"/>
      <w:marTop w:val="0"/>
      <w:marBottom w:val="0"/>
      <w:divBdr>
        <w:top w:val="none" w:sz="0" w:space="0" w:color="auto"/>
        <w:left w:val="none" w:sz="0" w:space="0" w:color="auto"/>
        <w:bottom w:val="none" w:sz="0" w:space="0" w:color="auto"/>
        <w:right w:val="none" w:sz="0" w:space="0" w:color="auto"/>
      </w:divBdr>
    </w:div>
    <w:div w:id="1849557384">
      <w:bodyDiv w:val="1"/>
      <w:marLeft w:val="0"/>
      <w:marRight w:val="0"/>
      <w:marTop w:val="0"/>
      <w:marBottom w:val="0"/>
      <w:divBdr>
        <w:top w:val="none" w:sz="0" w:space="0" w:color="auto"/>
        <w:left w:val="none" w:sz="0" w:space="0" w:color="auto"/>
        <w:bottom w:val="none" w:sz="0" w:space="0" w:color="auto"/>
        <w:right w:val="none" w:sz="0" w:space="0" w:color="auto"/>
      </w:divBdr>
    </w:div>
    <w:div w:id="1850098422">
      <w:bodyDiv w:val="1"/>
      <w:marLeft w:val="0"/>
      <w:marRight w:val="0"/>
      <w:marTop w:val="0"/>
      <w:marBottom w:val="0"/>
      <w:divBdr>
        <w:top w:val="none" w:sz="0" w:space="0" w:color="auto"/>
        <w:left w:val="none" w:sz="0" w:space="0" w:color="auto"/>
        <w:bottom w:val="none" w:sz="0" w:space="0" w:color="auto"/>
        <w:right w:val="none" w:sz="0" w:space="0" w:color="auto"/>
      </w:divBdr>
    </w:div>
    <w:div w:id="1850174004">
      <w:bodyDiv w:val="1"/>
      <w:marLeft w:val="0"/>
      <w:marRight w:val="0"/>
      <w:marTop w:val="0"/>
      <w:marBottom w:val="0"/>
      <w:divBdr>
        <w:top w:val="none" w:sz="0" w:space="0" w:color="auto"/>
        <w:left w:val="none" w:sz="0" w:space="0" w:color="auto"/>
        <w:bottom w:val="none" w:sz="0" w:space="0" w:color="auto"/>
        <w:right w:val="none" w:sz="0" w:space="0" w:color="auto"/>
      </w:divBdr>
    </w:div>
    <w:div w:id="1851722333">
      <w:bodyDiv w:val="1"/>
      <w:marLeft w:val="0"/>
      <w:marRight w:val="0"/>
      <w:marTop w:val="0"/>
      <w:marBottom w:val="0"/>
      <w:divBdr>
        <w:top w:val="none" w:sz="0" w:space="0" w:color="auto"/>
        <w:left w:val="none" w:sz="0" w:space="0" w:color="auto"/>
        <w:bottom w:val="none" w:sz="0" w:space="0" w:color="auto"/>
        <w:right w:val="none" w:sz="0" w:space="0" w:color="auto"/>
      </w:divBdr>
    </w:div>
    <w:div w:id="1853102249">
      <w:bodyDiv w:val="1"/>
      <w:marLeft w:val="0"/>
      <w:marRight w:val="0"/>
      <w:marTop w:val="0"/>
      <w:marBottom w:val="0"/>
      <w:divBdr>
        <w:top w:val="none" w:sz="0" w:space="0" w:color="auto"/>
        <w:left w:val="none" w:sz="0" w:space="0" w:color="auto"/>
        <w:bottom w:val="none" w:sz="0" w:space="0" w:color="auto"/>
        <w:right w:val="none" w:sz="0" w:space="0" w:color="auto"/>
      </w:divBdr>
    </w:div>
    <w:div w:id="1853765677">
      <w:bodyDiv w:val="1"/>
      <w:marLeft w:val="0"/>
      <w:marRight w:val="0"/>
      <w:marTop w:val="0"/>
      <w:marBottom w:val="0"/>
      <w:divBdr>
        <w:top w:val="none" w:sz="0" w:space="0" w:color="auto"/>
        <w:left w:val="none" w:sz="0" w:space="0" w:color="auto"/>
        <w:bottom w:val="none" w:sz="0" w:space="0" w:color="auto"/>
        <w:right w:val="none" w:sz="0" w:space="0" w:color="auto"/>
      </w:divBdr>
    </w:div>
    <w:div w:id="1854294087">
      <w:bodyDiv w:val="1"/>
      <w:marLeft w:val="0"/>
      <w:marRight w:val="0"/>
      <w:marTop w:val="0"/>
      <w:marBottom w:val="0"/>
      <w:divBdr>
        <w:top w:val="none" w:sz="0" w:space="0" w:color="auto"/>
        <w:left w:val="none" w:sz="0" w:space="0" w:color="auto"/>
        <w:bottom w:val="none" w:sz="0" w:space="0" w:color="auto"/>
        <w:right w:val="none" w:sz="0" w:space="0" w:color="auto"/>
      </w:divBdr>
    </w:div>
    <w:div w:id="1854413995">
      <w:bodyDiv w:val="1"/>
      <w:marLeft w:val="0"/>
      <w:marRight w:val="0"/>
      <w:marTop w:val="0"/>
      <w:marBottom w:val="0"/>
      <w:divBdr>
        <w:top w:val="none" w:sz="0" w:space="0" w:color="auto"/>
        <w:left w:val="none" w:sz="0" w:space="0" w:color="auto"/>
        <w:bottom w:val="none" w:sz="0" w:space="0" w:color="auto"/>
        <w:right w:val="none" w:sz="0" w:space="0" w:color="auto"/>
      </w:divBdr>
    </w:div>
    <w:div w:id="1855150871">
      <w:bodyDiv w:val="1"/>
      <w:marLeft w:val="0"/>
      <w:marRight w:val="0"/>
      <w:marTop w:val="0"/>
      <w:marBottom w:val="0"/>
      <w:divBdr>
        <w:top w:val="none" w:sz="0" w:space="0" w:color="auto"/>
        <w:left w:val="none" w:sz="0" w:space="0" w:color="auto"/>
        <w:bottom w:val="none" w:sz="0" w:space="0" w:color="auto"/>
        <w:right w:val="none" w:sz="0" w:space="0" w:color="auto"/>
      </w:divBdr>
    </w:div>
    <w:div w:id="1855461518">
      <w:bodyDiv w:val="1"/>
      <w:marLeft w:val="0"/>
      <w:marRight w:val="0"/>
      <w:marTop w:val="0"/>
      <w:marBottom w:val="0"/>
      <w:divBdr>
        <w:top w:val="none" w:sz="0" w:space="0" w:color="auto"/>
        <w:left w:val="none" w:sz="0" w:space="0" w:color="auto"/>
        <w:bottom w:val="none" w:sz="0" w:space="0" w:color="auto"/>
        <w:right w:val="none" w:sz="0" w:space="0" w:color="auto"/>
      </w:divBdr>
    </w:div>
    <w:div w:id="1855723307">
      <w:bodyDiv w:val="1"/>
      <w:marLeft w:val="0"/>
      <w:marRight w:val="0"/>
      <w:marTop w:val="0"/>
      <w:marBottom w:val="0"/>
      <w:divBdr>
        <w:top w:val="none" w:sz="0" w:space="0" w:color="auto"/>
        <w:left w:val="none" w:sz="0" w:space="0" w:color="auto"/>
        <w:bottom w:val="none" w:sz="0" w:space="0" w:color="auto"/>
        <w:right w:val="none" w:sz="0" w:space="0" w:color="auto"/>
      </w:divBdr>
    </w:div>
    <w:div w:id="1856311581">
      <w:bodyDiv w:val="1"/>
      <w:marLeft w:val="0"/>
      <w:marRight w:val="0"/>
      <w:marTop w:val="0"/>
      <w:marBottom w:val="0"/>
      <w:divBdr>
        <w:top w:val="none" w:sz="0" w:space="0" w:color="auto"/>
        <w:left w:val="none" w:sz="0" w:space="0" w:color="auto"/>
        <w:bottom w:val="none" w:sz="0" w:space="0" w:color="auto"/>
        <w:right w:val="none" w:sz="0" w:space="0" w:color="auto"/>
      </w:divBdr>
    </w:div>
    <w:div w:id="1856965944">
      <w:bodyDiv w:val="1"/>
      <w:marLeft w:val="0"/>
      <w:marRight w:val="0"/>
      <w:marTop w:val="0"/>
      <w:marBottom w:val="0"/>
      <w:divBdr>
        <w:top w:val="none" w:sz="0" w:space="0" w:color="auto"/>
        <w:left w:val="none" w:sz="0" w:space="0" w:color="auto"/>
        <w:bottom w:val="none" w:sz="0" w:space="0" w:color="auto"/>
        <w:right w:val="none" w:sz="0" w:space="0" w:color="auto"/>
      </w:divBdr>
    </w:div>
    <w:div w:id="1857966476">
      <w:bodyDiv w:val="1"/>
      <w:marLeft w:val="0"/>
      <w:marRight w:val="0"/>
      <w:marTop w:val="0"/>
      <w:marBottom w:val="0"/>
      <w:divBdr>
        <w:top w:val="none" w:sz="0" w:space="0" w:color="auto"/>
        <w:left w:val="none" w:sz="0" w:space="0" w:color="auto"/>
        <w:bottom w:val="none" w:sz="0" w:space="0" w:color="auto"/>
        <w:right w:val="none" w:sz="0" w:space="0" w:color="auto"/>
      </w:divBdr>
    </w:div>
    <w:div w:id="1858036245">
      <w:bodyDiv w:val="1"/>
      <w:marLeft w:val="0"/>
      <w:marRight w:val="0"/>
      <w:marTop w:val="0"/>
      <w:marBottom w:val="0"/>
      <w:divBdr>
        <w:top w:val="none" w:sz="0" w:space="0" w:color="auto"/>
        <w:left w:val="none" w:sz="0" w:space="0" w:color="auto"/>
        <w:bottom w:val="none" w:sz="0" w:space="0" w:color="auto"/>
        <w:right w:val="none" w:sz="0" w:space="0" w:color="auto"/>
      </w:divBdr>
    </w:div>
    <w:div w:id="1858275357">
      <w:bodyDiv w:val="1"/>
      <w:marLeft w:val="0"/>
      <w:marRight w:val="0"/>
      <w:marTop w:val="0"/>
      <w:marBottom w:val="0"/>
      <w:divBdr>
        <w:top w:val="none" w:sz="0" w:space="0" w:color="auto"/>
        <w:left w:val="none" w:sz="0" w:space="0" w:color="auto"/>
        <w:bottom w:val="none" w:sz="0" w:space="0" w:color="auto"/>
        <w:right w:val="none" w:sz="0" w:space="0" w:color="auto"/>
      </w:divBdr>
    </w:div>
    <w:div w:id="1858276063">
      <w:bodyDiv w:val="1"/>
      <w:marLeft w:val="0"/>
      <w:marRight w:val="0"/>
      <w:marTop w:val="0"/>
      <w:marBottom w:val="0"/>
      <w:divBdr>
        <w:top w:val="none" w:sz="0" w:space="0" w:color="auto"/>
        <w:left w:val="none" w:sz="0" w:space="0" w:color="auto"/>
        <w:bottom w:val="none" w:sz="0" w:space="0" w:color="auto"/>
        <w:right w:val="none" w:sz="0" w:space="0" w:color="auto"/>
      </w:divBdr>
    </w:div>
    <w:div w:id="1858739620">
      <w:bodyDiv w:val="1"/>
      <w:marLeft w:val="0"/>
      <w:marRight w:val="0"/>
      <w:marTop w:val="0"/>
      <w:marBottom w:val="0"/>
      <w:divBdr>
        <w:top w:val="none" w:sz="0" w:space="0" w:color="auto"/>
        <w:left w:val="none" w:sz="0" w:space="0" w:color="auto"/>
        <w:bottom w:val="none" w:sz="0" w:space="0" w:color="auto"/>
        <w:right w:val="none" w:sz="0" w:space="0" w:color="auto"/>
      </w:divBdr>
    </w:div>
    <w:div w:id="1858880893">
      <w:bodyDiv w:val="1"/>
      <w:marLeft w:val="0"/>
      <w:marRight w:val="0"/>
      <w:marTop w:val="0"/>
      <w:marBottom w:val="0"/>
      <w:divBdr>
        <w:top w:val="none" w:sz="0" w:space="0" w:color="auto"/>
        <w:left w:val="none" w:sz="0" w:space="0" w:color="auto"/>
        <w:bottom w:val="none" w:sz="0" w:space="0" w:color="auto"/>
        <w:right w:val="none" w:sz="0" w:space="0" w:color="auto"/>
      </w:divBdr>
    </w:div>
    <w:div w:id="1858886718">
      <w:bodyDiv w:val="1"/>
      <w:marLeft w:val="0"/>
      <w:marRight w:val="0"/>
      <w:marTop w:val="0"/>
      <w:marBottom w:val="0"/>
      <w:divBdr>
        <w:top w:val="none" w:sz="0" w:space="0" w:color="auto"/>
        <w:left w:val="none" w:sz="0" w:space="0" w:color="auto"/>
        <w:bottom w:val="none" w:sz="0" w:space="0" w:color="auto"/>
        <w:right w:val="none" w:sz="0" w:space="0" w:color="auto"/>
      </w:divBdr>
    </w:div>
    <w:div w:id="1860047994">
      <w:bodyDiv w:val="1"/>
      <w:marLeft w:val="0"/>
      <w:marRight w:val="0"/>
      <w:marTop w:val="0"/>
      <w:marBottom w:val="0"/>
      <w:divBdr>
        <w:top w:val="none" w:sz="0" w:space="0" w:color="auto"/>
        <w:left w:val="none" w:sz="0" w:space="0" w:color="auto"/>
        <w:bottom w:val="none" w:sz="0" w:space="0" w:color="auto"/>
        <w:right w:val="none" w:sz="0" w:space="0" w:color="auto"/>
      </w:divBdr>
    </w:div>
    <w:div w:id="1860317381">
      <w:bodyDiv w:val="1"/>
      <w:marLeft w:val="0"/>
      <w:marRight w:val="0"/>
      <w:marTop w:val="0"/>
      <w:marBottom w:val="0"/>
      <w:divBdr>
        <w:top w:val="none" w:sz="0" w:space="0" w:color="auto"/>
        <w:left w:val="none" w:sz="0" w:space="0" w:color="auto"/>
        <w:bottom w:val="none" w:sz="0" w:space="0" w:color="auto"/>
        <w:right w:val="none" w:sz="0" w:space="0" w:color="auto"/>
      </w:divBdr>
    </w:div>
    <w:div w:id="1860780302">
      <w:bodyDiv w:val="1"/>
      <w:marLeft w:val="0"/>
      <w:marRight w:val="0"/>
      <w:marTop w:val="0"/>
      <w:marBottom w:val="0"/>
      <w:divBdr>
        <w:top w:val="none" w:sz="0" w:space="0" w:color="auto"/>
        <w:left w:val="none" w:sz="0" w:space="0" w:color="auto"/>
        <w:bottom w:val="none" w:sz="0" w:space="0" w:color="auto"/>
        <w:right w:val="none" w:sz="0" w:space="0" w:color="auto"/>
      </w:divBdr>
    </w:div>
    <w:div w:id="1860923760">
      <w:bodyDiv w:val="1"/>
      <w:marLeft w:val="0"/>
      <w:marRight w:val="0"/>
      <w:marTop w:val="0"/>
      <w:marBottom w:val="0"/>
      <w:divBdr>
        <w:top w:val="none" w:sz="0" w:space="0" w:color="auto"/>
        <w:left w:val="none" w:sz="0" w:space="0" w:color="auto"/>
        <w:bottom w:val="none" w:sz="0" w:space="0" w:color="auto"/>
        <w:right w:val="none" w:sz="0" w:space="0" w:color="auto"/>
      </w:divBdr>
    </w:div>
    <w:div w:id="1861123015">
      <w:bodyDiv w:val="1"/>
      <w:marLeft w:val="0"/>
      <w:marRight w:val="0"/>
      <w:marTop w:val="0"/>
      <w:marBottom w:val="0"/>
      <w:divBdr>
        <w:top w:val="none" w:sz="0" w:space="0" w:color="auto"/>
        <w:left w:val="none" w:sz="0" w:space="0" w:color="auto"/>
        <w:bottom w:val="none" w:sz="0" w:space="0" w:color="auto"/>
        <w:right w:val="none" w:sz="0" w:space="0" w:color="auto"/>
      </w:divBdr>
    </w:div>
    <w:div w:id="1862625044">
      <w:bodyDiv w:val="1"/>
      <w:marLeft w:val="0"/>
      <w:marRight w:val="0"/>
      <w:marTop w:val="0"/>
      <w:marBottom w:val="0"/>
      <w:divBdr>
        <w:top w:val="none" w:sz="0" w:space="0" w:color="auto"/>
        <w:left w:val="none" w:sz="0" w:space="0" w:color="auto"/>
        <w:bottom w:val="none" w:sz="0" w:space="0" w:color="auto"/>
        <w:right w:val="none" w:sz="0" w:space="0" w:color="auto"/>
      </w:divBdr>
    </w:div>
    <w:div w:id="1863205053">
      <w:bodyDiv w:val="1"/>
      <w:marLeft w:val="0"/>
      <w:marRight w:val="0"/>
      <w:marTop w:val="0"/>
      <w:marBottom w:val="0"/>
      <w:divBdr>
        <w:top w:val="none" w:sz="0" w:space="0" w:color="auto"/>
        <w:left w:val="none" w:sz="0" w:space="0" w:color="auto"/>
        <w:bottom w:val="none" w:sz="0" w:space="0" w:color="auto"/>
        <w:right w:val="none" w:sz="0" w:space="0" w:color="auto"/>
      </w:divBdr>
    </w:div>
    <w:div w:id="1863325983">
      <w:bodyDiv w:val="1"/>
      <w:marLeft w:val="0"/>
      <w:marRight w:val="0"/>
      <w:marTop w:val="0"/>
      <w:marBottom w:val="0"/>
      <w:divBdr>
        <w:top w:val="none" w:sz="0" w:space="0" w:color="auto"/>
        <w:left w:val="none" w:sz="0" w:space="0" w:color="auto"/>
        <w:bottom w:val="none" w:sz="0" w:space="0" w:color="auto"/>
        <w:right w:val="none" w:sz="0" w:space="0" w:color="auto"/>
      </w:divBdr>
    </w:div>
    <w:div w:id="1863471160">
      <w:bodyDiv w:val="1"/>
      <w:marLeft w:val="0"/>
      <w:marRight w:val="0"/>
      <w:marTop w:val="0"/>
      <w:marBottom w:val="0"/>
      <w:divBdr>
        <w:top w:val="none" w:sz="0" w:space="0" w:color="auto"/>
        <w:left w:val="none" w:sz="0" w:space="0" w:color="auto"/>
        <w:bottom w:val="none" w:sz="0" w:space="0" w:color="auto"/>
        <w:right w:val="none" w:sz="0" w:space="0" w:color="auto"/>
      </w:divBdr>
    </w:div>
    <w:div w:id="1864438470">
      <w:bodyDiv w:val="1"/>
      <w:marLeft w:val="0"/>
      <w:marRight w:val="0"/>
      <w:marTop w:val="0"/>
      <w:marBottom w:val="0"/>
      <w:divBdr>
        <w:top w:val="none" w:sz="0" w:space="0" w:color="auto"/>
        <w:left w:val="none" w:sz="0" w:space="0" w:color="auto"/>
        <w:bottom w:val="none" w:sz="0" w:space="0" w:color="auto"/>
        <w:right w:val="none" w:sz="0" w:space="0" w:color="auto"/>
      </w:divBdr>
    </w:div>
    <w:div w:id="1864703904">
      <w:bodyDiv w:val="1"/>
      <w:marLeft w:val="0"/>
      <w:marRight w:val="0"/>
      <w:marTop w:val="0"/>
      <w:marBottom w:val="0"/>
      <w:divBdr>
        <w:top w:val="none" w:sz="0" w:space="0" w:color="auto"/>
        <w:left w:val="none" w:sz="0" w:space="0" w:color="auto"/>
        <w:bottom w:val="none" w:sz="0" w:space="0" w:color="auto"/>
        <w:right w:val="none" w:sz="0" w:space="0" w:color="auto"/>
      </w:divBdr>
    </w:div>
    <w:div w:id="1866092720">
      <w:bodyDiv w:val="1"/>
      <w:marLeft w:val="0"/>
      <w:marRight w:val="0"/>
      <w:marTop w:val="0"/>
      <w:marBottom w:val="0"/>
      <w:divBdr>
        <w:top w:val="none" w:sz="0" w:space="0" w:color="auto"/>
        <w:left w:val="none" w:sz="0" w:space="0" w:color="auto"/>
        <w:bottom w:val="none" w:sz="0" w:space="0" w:color="auto"/>
        <w:right w:val="none" w:sz="0" w:space="0" w:color="auto"/>
      </w:divBdr>
    </w:div>
    <w:div w:id="1866360040">
      <w:bodyDiv w:val="1"/>
      <w:marLeft w:val="0"/>
      <w:marRight w:val="0"/>
      <w:marTop w:val="0"/>
      <w:marBottom w:val="0"/>
      <w:divBdr>
        <w:top w:val="none" w:sz="0" w:space="0" w:color="auto"/>
        <w:left w:val="none" w:sz="0" w:space="0" w:color="auto"/>
        <w:bottom w:val="none" w:sz="0" w:space="0" w:color="auto"/>
        <w:right w:val="none" w:sz="0" w:space="0" w:color="auto"/>
      </w:divBdr>
    </w:div>
    <w:div w:id="1866404587">
      <w:bodyDiv w:val="1"/>
      <w:marLeft w:val="0"/>
      <w:marRight w:val="0"/>
      <w:marTop w:val="0"/>
      <w:marBottom w:val="0"/>
      <w:divBdr>
        <w:top w:val="none" w:sz="0" w:space="0" w:color="auto"/>
        <w:left w:val="none" w:sz="0" w:space="0" w:color="auto"/>
        <w:bottom w:val="none" w:sz="0" w:space="0" w:color="auto"/>
        <w:right w:val="none" w:sz="0" w:space="0" w:color="auto"/>
      </w:divBdr>
    </w:div>
    <w:div w:id="1866795660">
      <w:bodyDiv w:val="1"/>
      <w:marLeft w:val="0"/>
      <w:marRight w:val="0"/>
      <w:marTop w:val="0"/>
      <w:marBottom w:val="0"/>
      <w:divBdr>
        <w:top w:val="none" w:sz="0" w:space="0" w:color="auto"/>
        <w:left w:val="none" w:sz="0" w:space="0" w:color="auto"/>
        <w:bottom w:val="none" w:sz="0" w:space="0" w:color="auto"/>
        <w:right w:val="none" w:sz="0" w:space="0" w:color="auto"/>
      </w:divBdr>
    </w:div>
    <w:div w:id="1867130571">
      <w:bodyDiv w:val="1"/>
      <w:marLeft w:val="0"/>
      <w:marRight w:val="0"/>
      <w:marTop w:val="0"/>
      <w:marBottom w:val="0"/>
      <w:divBdr>
        <w:top w:val="none" w:sz="0" w:space="0" w:color="auto"/>
        <w:left w:val="none" w:sz="0" w:space="0" w:color="auto"/>
        <w:bottom w:val="none" w:sz="0" w:space="0" w:color="auto"/>
        <w:right w:val="none" w:sz="0" w:space="0" w:color="auto"/>
      </w:divBdr>
    </w:div>
    <w:div w:id="1867326391">
      <w:bodyDiv w:val="1"/>
      <w:marLeft w:val="0"/>
      <w:marRight w:val="0"/>
      <w:marTop w:val="0"/>
      <w:marBottom w:val="0"/>
      <w:divBdr>
        <w:top w:val="none" w:sz="0" w:space="0" w:color="auto"/>
        <w:left w:val="none" w:sz="0" w:space="0" w:color="auto"/>
        <w:bottom w:val="none" w:sz="0" w:space="0" w:color="auto"/>
        <w:right w:val="none" w:sz="0" w:space="0" w:color="auto"/>
      </w:divBdr>
    </w:div>
    <w:div w:id="1867475340">
      <w:bodyDiv w:val="1"/>
      <w:marLeft w:val="0"/>
      <w:marRight w:val="0"/>
      <w:marTop w:val="0"/>
      <w:marBottom w:val="0"/>
      <w:divBdr>
        <w:top w:val="none" w:sz="0" w:space="0" w:color="auto"/>
        <w:left w:val="none" w:sz="0" w:space="0" w:color="auto"/>
        <w:bottom w:val="none" w:sz="0" w:space="0" w:color="auto"/>
        <w:right w:val="none" w:sz="0" w:space="0" w:color="auto"/>
      </w:divBdr>
    </w:div>
    <w:div w:id="1867525842">
      <w:bodyDiv w:val="1"/>
      <w:marLeft w:val="0"/>
      <w:marRight w:val="0"/>
      <w:marTop w:val="0"/>
      <w:marBottom w:val="0"/>
      <w:divBdr>
        <w:top w:val="none" w:sz="0" w:space="0" w:color="auto"/>
        <w:left w:val="none" w:sz="0" w:space="0" w:color="auto"/>
        <w:bottom w:val="none" w:sz="0" w:space="0" w:color="auto"/>
        <w:right w:val="none" w:sz="0" w:space="0" w:color="auto"/>
      </w:divBdr>
    </w:div>
    <w:div w:id="1868832754">
      <w:bodyDiv w:val="1"/>
      <w:marLeft w:val="0"/>
      <w:marRight w:val="0"/>
      <w:marTop w:val="0"/>
      <w:marBottom w:val="0"/>
      <w:divBdr>
        <w:top w:val="none" w:sz="0" w:space="0" w:color="auto"/>
        <w:left w:val="none" w:sz="0" w:space="0" w:color="auto"/>
        <w:bottom w:val="none" w:sz="0" w:space="0" w:color="auto"/>
        <w:right w:val="none" w:sz="0" w:space="0" w:color="auto"/>
      </w:divBdr>
    </w:div>
    <w:div w:id="1869642543">
      <w:bodyDiv w:val="1"/>
      <w:marLeft w:val="0"/>
      <w:marRight w:val="0"/>
      <w:marTop w:val="0"/>
      <w:marBottom w:val="0"/>
      <w:divBdr>
        <w:top w:val="none" w:sz="0" w:space="0" w:color="auto"/>
        <w:left w:val="none" w:sz="0" w:space="0" w:color="auto"/>
        <w:bottom w:val="none" w:sz="0" w:space="0" w:color="auto"/>
        <w:right w:val="none" w:sz="0" w:space="0" w:color="auto"/>
      </w:divBdr>
    </w:div>
    <w:div w:id="1869903382">
      <w:bodyDiv w:val="1"/>
      <w:marLeft w:val="0"/>
      <w:marRight w:val="0"/>
      <w:marTop w:val="0"/>
      <w:marBottom w:val="0"/>
      <w:divBdr>
        <w:top w:val="none" w:sz="0" w:space="0" w:color="auto"/>
        <w:left w:val="none" w:sz="0" w:space="0" w:color="auto"/>
        <w:bottom w:val="none" w:sz="0" w:space="0" w:color="auto"/>
        <w:right w:val="none" w:sz="0" w:space="0" w:color="auto"/>
      </w:divBdr>
    </w:div>
    <w:div w:id="1870560098">
      <w:bodyDiv w:val="1"/>
      <w:marLeft w:val="0"/>
      <w:marRight w:val="0"/>
      <w:marTop w:val="0"/>
      <w:marBottom w:val="0"/>
      <w:divBdr>
        <w:top w:val="none" w:sz="0" w:space="0" w:color="auto"/>
        <w:left w:val="none" w:sz="0" w:space="0" w:color="auto"/>
        <w:bottom w:val="none" w:sz="0" w:space="0" w:color="auto"/>
        <w:right w:val="none" w:sz="0" w:space="0" w:color="auto"/>
      </w:divBdr>
    </w:div>
    <w:div w:id="1870872996">
      <w:bodyDiv w:val="1"/>
      <w:marLeft w:val="0"/>
      <w:marRight w:val="0"/>
      <w:marTop w:val="0"/>
      <w:marBottom w:val="0"/>
      <w:divBdr>
        <w:top w:val="none" w:sz="0" w:space="0" w:color="auto"/>
        <w:left w:val="none" w:sz="0" w:space="0" w:color="auto"/>
        <w:bottom w:val="none" w:sz="0" w:space="0" w:color="auto"/>
        <w:right w:val="none" w:sz="0" w:space="0" w:color="auto"/>
      </w:divBdr>
    </w:div>
    <w:div w:id="1871335712">
      <w:bodyDiv w:val="1"/>
      <w:marLeft w:val="0"/>
      <w:marRight w:val="0"/>
      <w:marTop w:val="0"/>
      <w:marBottom w:val="0"/>
      <w:divBdr>
        <w:top w:val="none" w:sz="0" w:space="0" w:color="auto"/>
        <w:left w:val="none" w:sz="0" w:space="0" w:color="auto"/>
        <w:bottom w:val="none" w:sz="0" w:space="0" w:color="auto"/>
        <w:right w:val="none" w:sz="0" w:space="0" w:color="auto"/>
      </w:divBdr>
    </w:div>
    <w:div w:id="1874075275">
      <w:bodyDiv w:val="1"/>
      <w:marLeft w:val="0"/>
      <w:marRight w:val="0"/>
      <w:marTop w:val="0"/>
      <w:marBottom w:val="0"/>
      <w:divBdr>
        <w:top w:val="none" w:sz="0" w:space="0" w:color="auto"/>
        <w:left w:val="none" w:sz="0" w:space="0" w:color="auto"/>
        <w:bottom w:val="none" w:sz="0" w:space="0" w:color="auto"/>
        <w:right w:val="none" w:sz="0" w:space="0" w:color="auto"/>
      </w:divBdr>
    </w:div>
    <w:div w:id="1874345523">
      <w:bodyDiv w:val="1"/>
      <w:marLeft w:val="0"/>
      <w:marRight w:val="0"/>
      <w:marTop w:val="0"/>
      <w:marBottom w:val="0"/>
      <w:divBdr>
        <w:top w:val="none" w:sz="0" w:space="0" w:color="auto"/>
        <w:left w:val="none" w:sz="0" w:space="0" w:color="auto"/>
        <w:bottom w:val="none" w:sz="0" w:space="0" w:color="auto"/>
        <w:right w:val="none" w:sz="0" w:space="0" w:color="auto"/>
      </w:divBdr>
    </w:div>
    <w:div w:id="1874347264">
      <w:bodyDiv w:val="1"/>
      <w:marLeft w:val="0"/>
      <w:marRight w:val="0"/>
      <w:marTop w:val="0"/>
      <w:marBottom w:val="0"/>
      <w:divBdr>
        <w:top w:val="none" w:sz="0" w:space="0" w:color="auto"/>
        <w:left w:val="none" w:sz="0" w:space="0" w:color="auto"/>
        <w:bottom w:val="none" w:sz="0" w:space="0" w:color="auto"/>
        <w:right w:val="none" w:sz="0" w:space="0" w:color="auto"/>
      </w:divBdr>
    </w:div>
    <w:div w:id="1874921129">
      <w:bodyDiv w:val="1"/>
      <w:marLeft w:val="0"/>
      <w:marRight w:val="0"/>
      <w:marTop w:val="0"/>
      <w:marBottom w:val="0"/>
      <w:divBdr>
        <w:top w:val="none" w:sz="0" w:space="0" w:color="auto"/>
        <w:left w:val="none" w:sz="0" w:space="0" w:color="auto"/>
        <w:bottom w:val="none" w:sz="0" w:space="0" w:color="auto"/>
        <w:right w:val="none" w:sz="0" w:space="0" w:color="auto"/>
      </w:divBdr>
    </w:div>
    <w:div w:id="1875194381">
      <w:bodyDiv w:val="1"/>
      <w:marLeft w:val="0"/>
      <w:marRight w:val="0"/>
      <w:marTop w:val="0"/>
      <w:marBottom w:val="0"/>
      <w:divBdr>
        <w:top w:val="none" w:sz="0" w:space="0" w:color="auto"/>
        <w:left w:val="none" w:sz="0" w:space="0" w:color="auto"/>
        <w:bottom w:val="none" w:sz="0" w:space="0" w:color="auto"/>
        <w:right w:val="none" w:sz="0" w:space="0" w:color="auto"/>
      </w:divBdr>
    </w:div>
    <w:div w:id="1875538572">
      <w:bodyDiv w:val="1"/>
      <w:marLeft w:val="0"/>
      <w:marRight w:val="0"/>
      <w:marTop w:val="0"/>
      <w:marBottom w:val="0"/>
      <w:divBdr>
        <w:top w:val="none" w:sz="0" w:space="0" w:color="auto"/>
        <w:left w:val="none" w:sz="0" w:space="0" w:color="auto"/>
        <w:bottom w:val="none" w:sz="0" w:space="0" w:color="auto"/>
        <w:right w:val="none" w:sz="0" w:space="0" w:color="auto"/>
      </w:divBdr>
    </w:div>
    <w:div w:id="1876959992">
      <w:bodyDiv w:val="1"/>
      <w:marLeft w:val="0"/>
      <w:marRight w:val="0"/>
      <w:marTop w:val="0"/>
      <w:marBottom w:val="0"/>
      <w:divBdr>
        <w:top w:val="none" w:sz="0" w:space="0" w:color="auto"/>
        <w:left w:val="none" w:sz="0" w:space="0" w:color="auto"/>
        <w:bottom w:val="none" w:sz="0" w:space="0" w:color="auto"/>
        <w:right w:val="none" w:sz="0" w:space="0" w:color="auto"/>
      </w:divBdr>
    </w:div>
    <w:div w:id="1877110300">
      <w:bodyDiv w:val="1"/>
      <w:marLeft w:val="0"/>
      <w:marRight w:val="0"/>
      <w:marTop w:val="0"/>
      <w:marBottom w:val="0"/>
      <w:divBdr>
        <w:top w:val="none" w:sz="0" w:space="0" w:color="auto"/>
        <w:left w:val="none" w:sz="0" w:space="0" w:color="auto"/>
        <w:bottom w:val="none" w:sz="0" w:space="0" w:color="auto"/>
        <w:right w:val="none" w:sz="0" w:space="0" w:color="auto"/>
      </w:divBdr>
    </w:div>
    <w:div w:id="1877229852">
      <w:bodyDiv w:val="1"/>
      <w:marLeft w:val="0"/>
      <w:marRight w:val="0"/>
      <w:marTop w:val="0"/>
      <w:marBottom w:val="0"/>
      <w:divBdr>
        <w:top w:val="none" w:sz="0" w:space="0" w:color="auto"/>
        <w:left w:val="none" w:sz="0" w:space="0" w:color="auto"/>
        <w:bottom w:val="none" w:sz="0" w:space="0" w:color="auto"/>
        <w:right w:val="none" w:sz="0" w:space="0" w:color="auto"/>
      </w:divBdr>
    </w:div>
    <w:div w:id="1878589466">
      <w:bodyDiv w:val="1"/>
      <w:marLeft w:val="0"/>
      <w:marRight w:val="0"/>
      <w:marTop w:val="0"/>
      <w:marBottom w:val="0"/>
      <w:divBdr>
        <w:top w:val="none" w:sz="0" w:space="0" w:color="auto"/>
        <w:left w:val="none" w:sz="0" w:space="0" w:color="auto"/>
        <w:bottom w:val="none" w:sz="0" w:space="0" w:color="auto"/>
        <w:right w:val="none" w:sz="0" w:space="0" w:color="auto"/>
      </w:divBdr>
    </w:div>
    <w:div w:id="1878932688">
      <w:bodyDiv w:val="1"/>
      <w:marLeft w:val="0"/>
      <w:marRight w:val="0"/>
      <w:marTop w:val="0"/>
      <w:marBottom w:val="0"/>
      <w:divBdr>
        <w:top w:val="none" w:sz="0" w:space="0" w:color="auto"/>
        <w:left w:val="none" w:sz="0" w:space="0" w:color="auto"/>
        <w:bottom w:val="none" w:sz="0" w:space="0" w:color="auto"/>
        <w:right w:val="none" w:sz="0" w:space="0" w:color="auto"/>
      </w:divBdr>
    </w:div>
    <w:div w:id="1879052220">
      <w:bodyDiv w:val="1"/>
      <w:marLeft w:val="0"/>
      <w:marRight w:val="0"/>
      <w:marTop w:val="0"/>
      <w:marBottom w:val="0"/>
      <w:divBdr>
        <w:top w:val="none" w:sz="0" w:space="0" w:color="auto"/>
        <w:left w:val="none" w:sz="0" w:space="0" w:color="auto"/>
        <w:bottom w:val="none" w:sz="0" w:space="0" w:color="auto"/>
        <w:right w:val="none" w:sz="0" w:space="0" w:color="auto"/>
      </w:divBdr>
    </w:div>
    <w:div w:id="1879313596">
      <w:bodyDiv w:val="1"/>
      <w:marLeft w:val="0"/>
      <w:marRight w:val="0"/>
      <w:marTop w:val="0"/>
      <w:marBottom w:val="0"/>
      <w:divBdr>
        <w:top w:val="none" w:sz="0" w:space="0" w:color="auto"/>
        <w:left w:val="none" w:sz="0" w:space="0" w:color="auto"/>
        <w:bottom w:val="none" w:sz="0" w:space="0" w:color="auto"/>
        <w:right w:val="none" w:sz="0" w:space="0" w:color="auto"/>
      </w:divBdr>
    </w:div>
    <w:div w:id="1879657155">
      <w:bodyDiv w:val="1"/>
      <w:marLeft w:val="0"/>
      <w:marRight w:val="0"/>
      <w:marTop w:val="0"/>
      <w:marBottom w:val="0"/>
      <w:divBdr>
        <w:top w:val="none" w:sz="0" w:space="0" w:color="auto"/>
        <w:left w:val="none" w:sz="0" w:space="0" w:color="auto"/>
        <w:bottom w:val="none" w:sz="0" w:space="0" w:color="auto"/>
        <w:right w:val="none" w:sz="0" w:space="0" w:color="auto"/>
      </w:divBdr>
    </w:div>
    <w:div w:id="1879782917">
      <w:bodyDiv w:val="1"/>
      <w:marLeft w:val="0"/>
      <w:marRight w:val="0"/>
      <w:marTop w:val="0"/>
      <w:marBottom w:val="0"/>
      <w:divBdr>
        <w:top w:val="none" w:sz="0" w:space="0" w:color="auto"/>
        <w:left w:val="none" w:sz="0" w:space="0" w:color="auto"/>
        <w:bottom w:val="none" w:sz="0" w:space="0" w:color="auto"/>
        <w:right w:val="none" w:sz="0" w:space="0" w:color="auto"/>
      </w:divBdr>
    </w:div>
    <w:div w:id="1880585284">
      <w:bodyDiv w:val="1"/>
      <w:marLeft w:val="0"/>
      <w:marRight w:val="0"/>
      <w:marTop w:val="0"/>
      <w:marBottom w:val="0"/>
      <w:divBdr>
        <w:top w:val="none" w:sz="0" w:space="0" w:color="auto"/>
        <w:left w:val="none" w:sz="0" w:space="0" w:color="auto"/>
        <w:bottom w:val="none" w:sz="0" w:space="0" w:color="auto"/>
        <w:right w:val="none" w:sz="0" w:space="0" w:color="auto"/>
      </w:divBdr>
    </w:div>
    <w:div w:id="1880891798">
      <w:bodyDiv w:val="1"/>
      <w:marLeft w:val="0"/>
      <w:marRight w:val="0"/>
      <w:marTop w:val="0"/>
      <w:marBottom w:val="0"/>
      <w:divBdr>
        <w:top w:val="none" w:sz="0" w:space="0" w:color="auto"/>
        <w:left w:val="none" w:sz="0" w:space="0" w:color="auto"/>
        <w:bottom w:val="none" w:sz="0" w:space="0" w:color="auto"/>
        <w:right w:val="none" w:sz="0" w:space="0" w:color="auto"/>
      </w:divBdr>
    </w:div>
    <w:div w:id="1881357282">
      <w:bodyDiv w:val="1"/>
      <w:marLeft w:val="0"/>
      <w:marRight w:val="0"/>
      <w:marTop w:val="0"/>
      <w:marBottom w:val="0"/>
      <w:divBdr>
        <w:top w:val="none" w:sz="0" w:space="0" w:color="auto"/>
        <w:left w:val="none" w:sz="0" w:space="0" w:color="auto"/>
        <w:bottom w:val="none" w:sz="0" w:space="0" w:color="auto"/>
        <w:right w:val="none" w:sz="0" w:space="0" w:color="auto"/>
      </w:divBdr>
    </w:div>
    <w:div w:id="1881819624">
      <w:bodyDiv w:val="1"/>
      <w:marLeft w:val="0"/>
      <w:marRight w:val="0"/>
      <w:marTop w:val="0"/>
      <w:marBottom w:val="0"/>
      <w:divBdr>
        <w:top w:val="none" w:sz="0" w:space="0" w:color="auto"/>
        <w:left w:val="none" w:sz="0" w:space="0" w:color="auto"/>
        <w:bottom w:val="none" w:sz="0" w:space="0" w:color="auto"/>
        <w:right w:val="none" w:sz="0" w:space="0" w:color="auto"/>
      </w:divBdr>
    </w:div>
    <w:div w:id="1882327617">
      <w:bodyDiv w:val="1"/>
      <w:marLeft w:val="0"/>
      <w:marRight w:val="0"/>
      <w:marTop w:val="0"/>
      <w:marBottom w:val="0"/>
      <w:divBdr>
        <w:top w:val="none" w:sz="0" w:space="0" w:color="auto"/>
        <w:left w:val="none" w:sz="0" w:space="0" w:color="auto"/>
        <w:bottom w:val="none" w:sz="0" w:space="0" w:color="auto"/>
        <w:right w:val="none" w:sz="0" w:space="0" w:color="auto"/>
      </w:divBdr>
    </w:div>
    <w:div w:id="1883051873">
      <w:bodyDiv w:val="1"/>
      <w:marLeft w:val="0"/>
      <w:marRight w:val="0"/>
      <w:marTop w:val="0"/>
      <w:marBottom w:val="0"/>
      <w:divBdr>
        <w:top w:val="none" w:sz="0" w:space="0" w:color="auto"/>
        <w:left w:val="none" w:sz="0" w:space="0" w:color="auto"/>
        <w:bottom w:val="none" w:sz="0" w:space="0" w:color="auto"/>
        <w:right w:val="none" w:sz="0" w:space="0" w:color="auto"/>
      </w:divBdr>
    </w:div>
    <w:div w:id="1883126446">
      <w:bodyDiv w:val="1"/>
      <w:marLeft w:val="0"/>
      <w:marRight w:val="0"/>
      <w:marTop w:val="0"/>
      <w:marBottom w:val="0"/>
      <w:divBdr>
        <w:top w:val="none" w:sz="0" w:space="0" w:color="auto"/>
        <w:left w:val="none" w:sz="0" w:space="0" w:color="auto"/>
        <w:bottom w:val="none" w:sz="0" w:space="0" w:color="auto"/>
        <w:right w:val="none" w:sz="0" w:space="0" w:color="auto"/>
      </w:divBdr>
    </w:div>
    <w:div w:id="1883974364">
      <w:bodyDiv w:val="1"/>
      <w:marLeft w:val="0"/>
      <w:marRight w:val="0"/>
      <w:marTop w:val="0"/>
      <w:marBottom w:val="0"/>
      <w:divBdr>
        <w:top w:val="none" w:sz="0" w:space="0" w:color="auto"/>
        <w:left w:val="none" w:sz="0" w:space="0" w:color="auto"/>
        <w:bottom w:val="none" w:sz="0" w:space="0" w:color="auto"/>
        <w:right w:val="none" w:sz="0" w:space="0" w:color="auto"/>
      </w:divBdr>
    </w:div>
    <w:div w:id="1884907203">
      <w:bodyDiv w:val="1"/>
      <w:marLeft w:val="0"/>
      <w:marRight w:val="0"/>
      <w:marTop w:val="0"/>
      <w:marBottom w:val="0"/>
      <w:divBdr>
        <w:top w:val="none" w:sz="0" w:space="0" w:color="auto"/>
        <w:left w:val="none" w:sz="0" w:space="0" w:color="auto"/>
        <w:bottom w:val="none" w:sz="0" w:space="0" w:color="auto"/>
        <w:right w:val="none" w:sz="0" w:space="0" w:color="auto"/>
      </w:divBdr>
    </w:div>
    <w:div w:id="1885366058">
      <w:bodyDiv w:val="1"/>
      <w:marLeft w:val="0"/>
      <w:marRight w:val="0"/>
      <w:marTop w:val="0"/>
      <w:marBottom w:val="0"/>
      <w:divBdr>
        <w:top w:val="none" w:sz="0" w:space="0" w:color="auto"/>
        <w:left w:val="none" w:sz="0" w:space="0" w:color="auto"/>
        <w:bottom w:val="none" w:sz="0" w:space="0" w:color="auto"/>
        <w:right w:val="none" w:sz="0" w:space="0" w:color="auto"/>
      </w:divBdr>
    </w:div>
    <w:div w:id="1886064035">
      <w:bodyDiv w:val="1"/>
      <w:marLeft w:val="0"/>
      <w:marRight w:val="0"/>
      <w:marTop w:val="0"/>
      <w:marBottom w:val="0"/>
      <w:divBdr>
        <w:top w:val="none" w:sz="0" w:space="0" w:color="auto"/>
        <w:left w:val="none" w:sz="0" w:space="0" w:color="auto"/>
        <w:bottom w:val="none" w:sz="0" w:space="0" w:color="auto"/>
        <w:right w:val="none" w:sz="0" w:space="0" w:color="auto"/>
      </w:divBdr>
    </w:div>
    <w:div w:id="1886913421">
      <w:bodyDiv w:val="1"/>
      <w:marLeft w:val="0"/>
      <w:marRight w:val="0"/>
      <w:marTop w:val="0"/>
      <w:marBottom w:val="0"/>
      <w:divBdr>
        <w:top w:val="none" w:sz="0" w:space="0" w:color="auto"/>
        <w:left w:val="none" w:sz="0" w:space="0" w:color="auto"/>
        <w:bottom w:val="none" w:sz="0" w:space="0" w:color="auto"/>
        <w:right w:val="none" w:sz="0" w:space="0" w:color="auto"/>
      </w:divBdr>
    </w:div>
    <w:div w:id="1887375344">
      <w:bodyDiv w:val="1"/>
      <w:marLeft w:val="0"/>
      <w:marRight w:val="0"/>
      <w:marTop w:val="0"/>
      <w:marBottom w:val="0"/>
      <w:divBdr>
        <w:top w:val="none" w:sz="0" w:space="0" w:color="auto"/>
        <w:left w:val="none" w:sz="0" w:space="0" w:color="auto"/>
        <w:bottom w:val="none" w:sz="0" w:space="0" w:color="auto"/>
        <w:right w:val="none" w:sz="0" w:space="0" w:color="auto"/>
      </w:divBdr>
    </w:div>
    <w:div w:id="1888299473">
      <w:bodyDiv w:val="1"/>
      <w:marLeft w:val="0"/>
      <w:marRight w:val="0"/>
      <w:marTop w:val="0"/>
      <w:marBottom w:val="0"/>
      <w:divBdr>
        <w:top w:val="none" w:sz="0" w:space="0" w:color="auto"/>
        <w:left w:val="none" w:sz="0" w:space="0" w:color="auto"/>
        <w:bottom w:val="none" w:sz="0" w:space="0" w:color="auto"/>
        <w:right w:val="none" w:sz="0" w:space="0" w:color="auto"/>
      </w:divBdr>
    </w:div>
    <w:div w:id="1889030069">
      <w:bodyDiv w:val="1"/>
      <w:marLeft w:val="0"/>
      <w:marRight w:val="0"/>
      <w:marTop w:val="0"/>
      <w:marBottom w:val="0"/>
      <w:divBdr>
        <w:top w:val="none" w:sz="0" w:space="0" w:color="auto"/>
        <w:left w:val="none" w:sz="0" w:space="0" w:color="auto"/>
        <w:bottom w:val="none" w:sz="0" w:space="0" w:color="auto"/>
        <w:right w:val="none" w:sz="0" w:space="0" w:color="auto"/>
      </w:divBdr>
    </w:div>
    <w:div w:id="1890022437">
      <w:bodyDiv w:val="1"/>
      <w:marLeft w:val="0"/>
      <w:marRight w:val="0"/>
      <w:marTop w:val="0"/>
      <w:marBottom w:val="0"/>
      <w:divBdr>
        <w:top w:val="none" w:sz="0" w:space="0" w:color="auto"/>
        <w:left w:val="none" w:sz="0" w:space="0" w:color="auto"/>
        <w:bottom w:val="none" w:sz="0" w:space="0" w:color="auto"/>
        <w:right w:val="none" w:sz="0" w:space="0" w:color="auto"/>
      </w:divBdr>
    </w:div>
    <w:div w:id="1890264595">
      <w:bodyDiv w:val="1"/>
      <w:marLeft w:val="0"/>
      <w:marRight w:val="0"/>
      <w:marTop w:val="0"/>
      <w:marBottom w:val="0"/>
      <w:divBdr>
        <w:top w:val="none" w:sz="0" w:space="0" w:color="auto"/>
        <w:left w:val="none" w:sz="0" w:space="0" w:color="auto"/>
        <w:bottom w:val="none" w:sz="0" w:space="0" w:color="auto"/>
        <w:right w:val="none" w:sz="0" w:space="0" w:color="auto"/>
      </w:divBdr>
    </w:div>
    <w:div w:id="1890679044">
      <w:bodyDiv w:val="1"/>
      <w:marLeft w:val="0"/>
      <w:marRight w:val="0"/>
      <w:marTop w:val="0"/>
      <w:marBottom w:val="0"/>
      <w:divBdr>
        <w:top w:val="none" w:sz="0" w:space="0" w:color="auto"/>
        <w:left w:val="none" w:sz="0" w:space="0" w:color="auto"/>
        <w:bottom w:val="none" w:sz="0" w:space="0" w:color="auto"/>
        <w:right w:val="none" w:sz="0" w:space="0" w:color="auto"/>
      </w:divBdr>
    </w:div>
    <w:div w:id="1891110411">
      <w:bodyDiv w:val="1"/>
      <w:marLeft w:val="0"/>
      <w:marRight w:val="0"/>
      <w:marTop w:val="0"/>
      <w:marBottom w:val="0"/>
      <w:divBdr>
        <w:top w:val="none" w:sz="0" w:space="0" w:color="auto"/>
        <w:left w:val="none" w:sz="0" w:space="0" w:color="auto"/>
        <w:bottom w:val="none" w:sz="0" w:space="0" w:color="auto"/>
        <w:right w:val="none" w:sz="0" w:space="0" w:color="auto"/>
      </w:divBdr>
    </w:div>
    <w:div w:id="1892688568">
      <w:bodyDiv w:val="1"/>
      <w:marLeft w:val="0"/>
      <w:marRight w:val="0"/>
      <w:marTop w:val="0"/>
      <w:marBottom w:val="0"/>
      <w:divBdr>
        <w:top w:val="none" w:sz="0" w:space="0" w:color="auto"/>
        <w:left w:val="none" w:sz="0" w:space="0" w:color="auto"/>
        <w:bottom w:val="none" w:sz="0" w:space="0" w:color="auto"/>
        <w:right w:val="none" w:sz="0" w:space="0" w:color="auto"/>
      </w:divBdr>
    </w:div>
    <w:div w:id="1893418561">
      <w:bodyDiv w:val="1"/>
      <w:marLeft w:val="0"/>
      <w:marRight w:val="0"/>
      <w:marTop w:val="0"/>
      <w:marBottom w:val="0"/>
      <w:divBdr>
        <w:top w:val="none" w:sz="0" w:space="0" w:color="auto"/>
        <w:left w:val="none" w:sz="0" w:space="0" w:color="auto"/>
        <w:bottom w:val="none" w:sz="0" w:space="0" w:color="auto"/>
        <w:right w:val="none" w:sz="0" w:space="0" w:color="auto"/>
      </w:divBdr>
    </w:div>
    <w:div w:id="1893537054">
      <w:bodyDiv w:val="1"/>
      <w:marLeft w:val="0"/>
      <w:marRight w:val="0"/>
      <w:marTop w:val="0"/>
      <w:marBottom w:val="0"/>
      <w:divBdr>
        <w:top w:val="none" w:sz="0" w:space="0" w:color="auto"/>
        <w:left w:val="none" w:sz="0" w:space="0" w:color="auto"/>
        <w:bottom w:val="none" w:sz="0" w:space="0" w:color="auto"/>
        <w:right w:val="none" w:sz="0" w:space="0" w:color="auto"/>
      </w:divBdr>
    </w:div>
    <w:div w:id="1893686212">
      <w:bodyDiv w:val="1"/>
      <w:marLeft w:val="0"/>
      <w:marRight w:val="0"/>
      <w:marTop w:val="0"/>
      <w:marBottom w:val="0"/>
      <w:divBdr>
        <w:top w:val="none" w:sz="0" w:space="0" w:color="auto"/>
        <w:left w:val="none" w:sz="0" w:space="0" w:color="auto"/>
        <w:bottom w:val="none" w:sz="0" w:space="0" w:color="auto"/>
        <w:right w:val="none" w:sz="0" w:space="0" w:color="auto"/>
      </w:divBdr>
    </w:div>
    <w:div w:id="1893729426">
      <w:bodyDiv w:val="1"/>
      <w:marLeft w:val="0"/>
      <w:marRight w:val="0"/>
      <w:marTop w:val="0"/>
      <w:marBottom w:val="0"/>
      <w:divBdr>
        <w:top w:val="none" w:sz="0" w:space="0" w:color="auto"/>
        <w:left w:val="none" w:sz="0" w:space="0" w:color="auto"/>
        <w:bottom w:val="none" w:sz="0" w:space="0" w:color="auto"/>
        <w:right w:val="none" w:sz="0" w:space="0" w:color="auto"/>
      </w:divBdr>
    </w:div>
    <w:div w:id="1894809399">
      <w:bodyDiv w:val="1"/>
      <w:marLeft w:val="0"/>
      <w:marRight w:val="0"/>
      <w:marTop w:val="0"/>
      <w:marBottom w:val="0"/>
      <w:divBdr>
        <w:top w:val="none" w:sz="0" w:space="0" w:color="auto"/>
        <w:left w:val="none" w:sz="0" w:space="0" w:color="auto"/>
        <w:bottom w:val="none" w:sz="0" w:space="0" w:color="auto"/>
        <w:right w:val="none" w:sz="0" w:space="0" w:color="auto"/>
      </w:divBdr>
    </w:div>
    <w:div w:id="1895581447">
      <w:bodyDiv w:val="1"/>
      <w:marLeft w:val="0"/>
      <w:marRight w:val="0"/>
      <w:marTop w:val="0"/>
      <w:marBottom w:val="0"/>
      <w:divBdr>
        <w:top w:val="none" w:sz="0" w:space="0" w:color="auto"/>
        <w:left w:val="none" w:sz="0" w:space="0" w:color="auto"/>
        <w:bottom w:val="none" w:sz="0" w:space="0" w:color="auto"/>
        <w:right w:val="none" w:sz="0" w:space="0" w:color="auto"/>
      </w:divBdr>
    </w:div>
    <w:div w:id="1895694423">
      <w:bodyDiv w:val="1"/>
      <w:marLeft w:val="0"/>
      <w:marRight w:val="0"/>
      <w:marTop w:val="0"/>
      <w:marBottom w:val="0"/>
      <w:divBdr>
        <w:top w:val="none" w:sz="0" w:space="0" w:color="auto"/>
        <w:left w:val="none" w:sz="0" w:space="0" w:color="auto"/>
        <w:bottom w:val="none" w:sz="0" w:space="0" w:color="auto"/>
        <w:right w:val="none" w:sz="0" w:space="0" w:color="auto"/>
      </w:divBdr>
    </w:div>
    <w:div w:id="1895896701">
      <w:bodyDiv w:val="1"/>
      <w:marLeft w:val="0"/>
      <w:marRight w:val="0"/>
      <w:marTop w:val="0"/>
      <w:marBottom w:val="0"/>
      <w:divBdr>
        <w:top w:val="none" w:sz="0" w:space="0" w:color="auto"/>
        <w:left w:val="none" w:sz="0" w:space="0" w:color="auto"/>
        <w:bottom w:val="none" w:sz="0" w:space="0" w:color="auto"/>
        <w:right w:val="none" w:sz="0" w:space="0" w:color="auto"/>
      </w:divBdr>
    </w:div>
    <w:div w:id="1895970589">
      <w:bodyDiv w:val="1"/>
      <w:marLeft w:val="0"/>
      <w:marRight w:val="0"/>
      <w:marTop w:val="0"/>
      <w:marBottom w:val="0"/>
      <w:divBdr>
        <w:top w:val="none" w:sz="0" w:space="0" w:color="auto"/>
        <w:left w:val="none" w:sz="0" w:space="0" w:color="auto"/>
        <w:bottom w:val="none" w:sz="0" w:space="0" w:color="auto"/>
        <w:right w:val="none" w:sz="0" w:space="0" w:color="auto"/>
      </w:divBdr>
    </w:div>
    <w:div w:id="1896042353">
      <w:bodyDiv w:val="1"/>
      <w:marLeft w:val="0"/>
      <w:marRight w:val="0"/>
      <w:marTop w:val="0"/>
      <w:marBottom w:val="0"/>
      <w:divBdr>
        <w:top w:val="none" w:sz="0" w:space="0" w:color="auto"/>
        <w:left w:val="none" w:sz="0" w:space="0" w:color="auto"/>
        <w:bottom w:val="none" w:sz="0" w:space="0" w:color="auto"/>
        <w:right w:val="none" w:sz="0" w:space="0" w:color="auto"/>
      </w:divBdr>
    </w:div>
    <w:div w:id="1896507933">
      <w:bodyDiv w:val="1"/>
      <w:marLeft w:val="0"/>
      <w:marRight w:val="0"/>
      <w:marTop w:val="0"/>
      <w:marBottom w:val="0"/>
      <w:divBdr>
        <w:top w:val="none" w:sz="0" w:space="0" w:color="auto"/>
        <w:left w:val="none" w:sz="0" w:space="0" w:color="auto"/>
        <w:bottom w:val="none" w:sz="0" w:space="0" w:color="auto"/>
        <w:right w:val="none" w:sz="0" w:space="0" w:color="auto"/>
      </w:divBdr>
    </w:div>
    <w:div w:id="1898197002">
      <w:bodyDiv w:val="1"/>
      <w:marLeft w:val="0"/>
      <w:marRight w:val="0"/>
      <w:marTop w:val="0"/>
      <w:marBottom w:val="0"/>
      <w:divBdr>
        <w:top w:val="none" w:sz="0" w:space="0" w:color="auto"/>
        <w:left w:val="none" w:sz="0" w:space="0" w:color="auto"/>
        <w:bottom w:val="none" w:sz="0" w:space="0" w:color="auto"/>
        <w:right w:val="none" w:sz="0" w:space="0" w:color="auto"/>
      </w:divBdr>
    </w:div>
    <w:div w:id="1898390381">
      <w:bodyDiv w:val="1"/>
      <w:marLeft w:val="0"/>
      <w:marRight w:val="0"/>
      <w:marTop w:val="0"/>
      <w:marBottom w:val="0"/>
      <w:divBdr>
        <w:top w:val="none" w:sz="0" w:space="0" w:color="auto"/>
        <w:left w:val="none" w:sz="0" w:space="0" w:color="auto"/>
        <w:bottom w:val="none" w:sz="0" w:space="0" w:color="auto"/>
        <w:right w:val="none" w:sz="0" w:space="0" w:color="auto"/>
      </w:divBdr>
    </w:div>
    <w:div w:id="1898930489">
      <w:bodyDiv w:val="1"/>
      <w:marLeft w:val="0"/>
      <w:marRight w:val="0"/>
      <w:marTop w:val="0"/>
      <w:marBottom w:val="0"/>
      <w:divBdr>
        <w:top w:val="none" w:sz="0" w:space="0" w:color="auto"/>
        <w:left w:val="none" w:sz="0" w:space="0" w:color="auto"/>
        <w:bottom w:val="none" w:sz="0" w:space="0" w:color="auto"/>
        <w:right w:val="none" w:sz="0" w:space="0" w:color="auto"/>
      </w:divBdr>
    </w:div>
    <w:div w:id="1899589552">
      <w:bodyDiv w:val="1"/>
      <w:marLeft w:val="0"/>
      <w:marRight w:val="0"/>
      <w:marTop w:val="0"/>
      <w:marBottom w:val="0"/>
      <w:divBdr>
        <w:top w:val="none" w:sz="0" w:space="0" w:color="auto"/>
        <w:left w:val="none" w:sz="0" w:space="0" w:color="auto"/>
        <w:bottom w:val="none" w:sz="0" w:space="0" w:color="auto"/>
        <w:right w:val="none" w:sz="0" w:space="0" w:color="auto"/>
      </w:divBdr>
    </w:div>
    <w:div w:id="1899634538">
      <w:bodyDiv w:val="1"/>
      <w:marLeft w:val="0"/>
      <w:marRight w:val="0"/>
      <w:marTop w:val="0"/>
      <w:marBottom w:val="0"/>
      <w:divBdr>
        <w:top w:val="none" w:sz="0" w:space="0" w:color="auto"/>
        <w:left w:val="none" w:sz="0" w:space="0" w:color="auto"/>
        <w:bottom w:val="none" w:sz="0" w:space="0" w:color="auto"/>
        <w:right w:val="none" w:sz="0" w:space="0" w:color="auto"/>
      </w:divBdr>
    </w:div>
    <w:div w:id="1900706628">
      <w:bodyDiv w:val="1"/>
      <w:marLeft w:val="0"/>
      <w:marRight w:val="0"/>
      <w:marTop w:val="0"/>
      <w:marBottom w:val="0"/>
      <w:divBdr>
        <w:top w:val="none" w:sz="0" w:space="0" w:color="auto"/>
        <w:left w:val="none" w:sz="0" w:space="0" w:color="auto"/>
        <w:bottom w:val="none" w:sz="0" w:space="0" w:color="auto"/>
        <w:right w:val="none" w:sz="0" w:space="0" w:color="auto"/>
      </w:divBdr>
    </w:div>
    <w:div w:id="1901400620">
      <w:bodyDiv w:val="1"/>
      <w:marLeft w:val="0"/>
      <w:marRight w:val="0"/>
      <w:marTop w:val="0"/>
      <w:marBottom w:val="0"/>
      <w:divBdr>
        <w:top w:val="none" w:sz="0" w:space="0" w:color="auto"/>
        <w:left w:val="none" w:sz="0" w:space="0" w:color="auto"/>
        <w:bottom w:val="none" w:sz="0" w:space="0" w:color="auto"/>
        <w:right w:val="none" w:sz="0" w:space="0" w:color="auto"/>
      </w:divBdr>
    </w:div>
    <w:div w:id="1901749728">
      <w:bodyDiv w:val="1"/>
      <w:marLeft w:val="0"/>
      <w:marRight w:val="0"/>
      <w:marTop w:val="0"/>
      <w:marBottom w:val="0"/>
      <w:divBdr>
        <w:top w:val="none" w:sz="0" w:space="0" w:color="auto"/>
        <w:left w:val="none" w:sz="0" w:space="0" w:color="auto"/>
        <w:bottom w:val="none" w:sz="0" w:space="0" w:color="auto"/>
        <w:right w:val="none" w:sz="0" w:space="0" w:color="auto"/>
      </w:divBdr>
    </w:div>
    <w:div w:id="1901940929">
      <w:bodyDiv w:val="1"/>
      <w:marLeft w:val="0"/>
      <w:marRight w:val="0"/>
      <w:marTop w:val="0"/>
      <w:marBottom w:val="0"/>
      <w:divBdr>
        <w:top w:val="none" w:sz="0" w:space="0" w:color="auto"/>
        <w:left w:val="none" w:sz="0" w:space="0" w:color="auto"/>
        <w:bottom w:val="none" w:sz="0" w:space="0" w:color="auto"/>
        <w:right w:val="none" w:sz="0" w:space="0" w:color="auto"/>
      </w:divBdr>
    </w:div>
    <w:div w:id="1902014679">
      <w:bodyDiv w:val="1"/>
      <w:marLeft w:val="0"/>
      <w:marRight w:val="0"/>
      <w:marTop w:val="0"/>
      <w:marBottom w:val="0"/>
      <w:divBdr>
        <w:top w:val="none" w:sz="0" w:space="0" w:color="auto"/>
        <w:left w:val="none" w:sz="0" w:space="0" w:color="auto"/>
        <w:bottom w:val="none" w:sz="0" w:space="0" w:color="auto"/>
        <w:right w:val="none" w:sz="0" w:space="0" w:color="auto"/>
      </w:divBdr>
    </w:div>
    <w:div w:id="1902791687">
      <w:bodyDiv w:val="1"/>
      <w:marLeft w:val="0"/>
      <w:marRight w:val="0"/>
      <w:marTop w:val="0"/>
      <w:marBottom w:val="0"/>
      <w:divBdr>
        <w:top w:val="none" w:sz="0" w:space="0" w:color="auto"/>
        <w:left w:val="none" w:sz="0" w:space="0" w:color="auto"/>
        <w:bottom w:val="none" w:sz="0" w:space="0" w:color="auto"/>
        <w:right w:val="none" w:sz="0" w:space="0" w:color="auto"/>
      </w:divBdr>
    </w:div>
    <w:div w:id="1902861404">
      <w:bodyDiv w:val="1"/>
      <w:marLeft w:val="0"/>
      <w:marRight w:val="0"/>
      <w:marTop w:val="0"/>
      <w:marBottom w:val="0"/>
      <w:divBdr>
        <w:top w:val="none" w:sz="0" w:space="0" w:color="auto"/>
        <w:left w:val="none" w:sz="0" w:space="0" w:color="auto"/>
        <w:bottom w:val="none" w:sz="0" w:space="0" w:color="auto"/>
        <w:right w:val="none" w:sz="0" w:space="0" w:color="auto"/>
      </w:divBdr>
    </w:div>
    <w:div w:id="1904171671">
      <w:bodyDiv w:val="1"/>
      <w:marLeft w:val="0"/>
      <w:marRight w:val="0"/>
      <w:marTop w:val="0"/>
      <w:marBottom w:val="0"/>
      <w:divBdr>
        <w:top w:val="none" w:sz="0" w:space="0" w:color="auto"/>
        <w:left w:val="none" w:sz="0" w:space="0" w:color="auto"/>
        <w:bottom w:val="none" w:sz="0" w:space="0" w:color="auto"/>
        <w:right w:val="none" w:sz="0" w:space="0" w:color="auto"/>
      </w:divBdr>
    </w:div>
    <w:div w:id="1904291157">
      <w:bodyDiv w:val="1"/>
      <w:marLeft w:val="0"/>
      <w:marRight w:val="0"/>
      <w:marTop w:val="0"/>
      <w:marBottom w:val="0"/>
      <w:divBdr>
        <w:top w:val="none" w:sz="0" w:space="0" w:color="auto"/>
        <w:left w:val="none" w:sz="0" w:space="0" w:color="auto"/>
        <w:bottom w:val="none" w:sz="0" w:space="0" w:color="auto"/>
        <w:right w:val="none" w:sz="0" w:space="0" w:color="auto"/>
      </w:divBdr>
    </w:div>
    <w:div w:id="1905873538">
      <w:bodyDiv w:val="1"/>
      <w:marLeft w:val="0"/>
      <w:marRight w:val="0"/>
      <w:marTop w:val="0"/>
      <w:marBottom w:val="0"/>
      <w:divBdr>
        <w:top w:val="none" w:sz="0" w:space="0" w:color="auto"/>
        <w:left w:val="none" w:sz="0" w:space="0" w:color="auto"/>
        <w:bottom w:val="none" w:sz="0" w:space="0" w:color="auto"/>
        <w:right w:val="none" w:sz="0" w:space="0" w:color="auto"/>
      </w:divBdr>
    </w:div>
    <w:div w:id="1906449450">
      <w:bodyDiv w:val="1"/>
      <w:marLeft w:val="0"/>
      <w:marRight w:val="0"/>
      <w:marTop w:val="0"/>
      <w:marBottom w:val="0"/>
      <w:divBdr>
        <w:top w:val="none" w:sz="0" w:space="0" w:color="auto"/>
        <w:left w:val="none" w:sz="0" w:space="0" w:color="auto"/>
        <w:bottom w:val="none" w:sz="0" w:space="0" w:color="auto"/>
        <w:right w:val="none" w:sz="0" w:space="0" w:color="auto"/>
      </w:divBdr>
    </w:div>
    <w:div w:id="1906450810">
      <w:bodyDiv w:val="1"/>
      <w:marLeft w:val="0"/>
      <w:marRight w:val="0"/>
      <w:marTop w:val="0"/>
      <w:marBottom w:val="0"/>
      <w:divBdr>
        <w:top w:val="none" w:sz="0" w:space="0" w:color="auto"/>
        <w:left w:val="none" w:sz="0" w:space="0" w:color="auto"/>
        <w:bottom w:val="none" w:sz="0" w:space="0" w:color="auto"/>
        <w:right w:val="none" w:sz="0" w:space="0" w:color="auto"/>
      </w:divBdr>
    </w:div>
    <w:div w:id="1906791535">
      <w:bodyDiv w:val="1"/>
      <w:marLeft w:val="0"/>
      <w:marRight w:val="0"/>
      <w:marTop w:val="0"/>
      <w:marBottom w:val="0"/>
      <w:divBdr>
        <w:top w:val="none" w:sz="0" w:space="0" w:color="auto"/>
        <w:left w:val="none" w:sz="0" w:space="0" w:color="auto"/>
        <w:bottom w:val="none" w:sz="0" w:space="0" w:color="auto"/>
        <w:right w:val="none" w:sz="0" w:space="0" w:color="auto"/>
      </w:divBdr>
    </w:div>
    <w:div w:id="1907566178">
      <w:bodyDiv w:val="1"/>
      <w:marLeft w:val="0"/>
      <w:marRight w:val="0"/>
      <w:marTop w:val="0"/>
      <w:marBottom w:val="0"/>
      <w:divBdr>
        <w:top w:val="none" w:sz="0" w:space="0" w:color="auto"/>
        <w:left w:val="none" w:sz="0" w:space="0" w:color="auto"/>
        <w:bottom w:val="none" w:sz="0" w:space="0" w:color="auto"/>
        <w:right w:val="none" w:sz="0" w:space="0" w:color="auto"/>
      </w:divBdr>
    </w:div>
    <w:div w:id="1907956728">
      <w:bodyDiv w:val="1"/>
      <w:marLeft w:val="0"/>
      <w:marRight w:val="0"/>
      <w:marTop w:val="0"/>
      <w:marBottom w:val="0"/>
      <w:divBdr>
        <w:top w:val="none" w:sz="0" w:space="0" w:color="auto"/>
        <w:left w:val="none" w:sz="0" w:space="0" w:color="auto"/>
        <w:bottom w:val="none" w:sz="0" w:space="0" w:color="auto"/>
        <w:right w:val="none" w:sz="0" w:space="0" w:color="auto"/>
      </w:divBdr>
    </w:div>
    <w:div w:id="1908149770">
      <w:bodyDiv w:val="1"/>
      <w:marLeft w:val="0"/>
      <w:marRight w:val="0"/>
      <w:marTop w:val="0"/>
      <w:marBottom w:val="0"/>
      <w:divBdr>
        <w:top w:val="none" w:sz="0" w:space="0" w:color="auto"/>
        <w:left w:val="none" w:sz="0" w:space="0" w:color="auto"/>
        <w:bottom w:val="none" w:sz="0" w:space="0" w:color="auto"/>
        <w:right w:val="none" w:sz="0" w:space="0" w:color="auto"/>
      </w:divBdr>
    </w:div>
    <w:div w:id="1908883432">
      <w:bodyDiv w:val="1"/>
      <w:marLeft w:val="0"/>
      <w:marRight w:val="0"/>
      <w:marTop w:val="0"/>
      <w:marBottom w:val="0"/>
      <w:divBdr>
        <w:top w:val="none" w:sz="0" w:space="0" w:color="auto"/>
        <w:left w:val="none" w:sz="0" w:space="0" w:color="auto"/>
        <w:bottom w:val="none" w:sz="0" w:space="0" w:color="auto"/>
        <w:right w:val="none" w:sz="0" w:space="0" w:color="auto"/>
      </w:divBdr>
    </w:div>
    <w:div w:id="1908999903">
      <w:bodyDiv w:val="1"/>
      <w:marLeft w:val="0"/>
      <w:marRight w:val="0"/>
      <w:marTop w:val="0"/>
      <w:marBottom w:val="0"/>
      <w:divBdr>
        <w:top w:val="none" w:sz="0" w:space="0" w:color="auto"/>
        <w:left w:val="none" w:sz="0" w:space="0" w:color="auto"/>
        <w:bottom w:val="none" w:sz="0" w:space="0" w:color="auto"/>
        <w:right w:val="none" w:sz="0" w:space="0" w:color="auto"/>
      </w:divBdr>
    </w:div>
    <w:div w:id="1909415786">
      <w:bodyDiv w:val="1"/>
      <w:marLeft w:val="0"/>
      <w:marRight w:val="0"/>
      <w:marTop w:val="0"/>
      <w:marBottom w:val="0"/>
      <w:divBdr>
        <w:top w:val="none" w:sz="0" w:space="0" w:color="auto"/>
        <w:left w:val="none" w:sz="0" w:space="0" w:color="auto"/>
        <w:bottom w:val="none" w:sz="0" w:space="0" w:color="auto"/>
        <w:right w:val="none" w:sz="0" w:space="0" w:color="auto"/>
      </w:divBdr>
    </w:div>
    <w:div w:id="1909421107">
      <w:bodyDiv w:val="1"/>
      <w:marLeft w:val="0"/>
      <w:marRight w:val="0"/>
      <w:marTop w:val="0"/>
      <w:marBottom w:val="0"/>
      <w:divBdr>
        <w:top w:val="none" w:sz="0" w:space="0" w:color="auto"/>
        <w:left w:val="none" w:sz="0" w:space="0" w:color="auto"/>
        <w:bottom w:val="none" w:sz="0" w:space="0" w:color="auto"/>
        <w:right w:val="none" w:sz="0" w:space="0" w:color="auto"/>
      </w:divBdr>
    </w:div>
    <w:div w:id="1909727348">
      <w:bodyDiv w:val="1"/>
      <w:marLeft w:val="0"/>
      <w:marRight w:val="0"/>
      <w:marTop w:val="0"/>
      <w:marBottom w:val="0"/>
      <w:divBdr>
        <w:top w:val="none" w:sz="0" w:space="0" w:color="auto"/>
        <w:left w:val="none" w:sz="0" w:space="0" w:color="auto"/>
        <w:bottom w:val="none" w:sz="0" w:space="0" w:color="auto"/>
        <w:right w:val="none" w:sz="0" w:space="0" w:color="auto"/>
      </w:divBdr>
    </w:div>
    <w:div w:id="1910068132">
      <w:bodyDiv w:val="1"/>
      <w:marLeft w:val="0"/>
      <w:marRight w:val="0"/>
      <w:marTop w:val="0"/>
      <w:marBottom w:val="0"/>
      <w:divBdr>
        <w:top w:val="none" w:sz="0" w:space="0" w:color="auto"/>
        <w:left w:val="none" w:sz="0" w:space="0" w:color="auto"/>
        <w:bottom w:val="none" w:sz="0" w:space="0" w:color="auto"/>
        <w:right w:val="none" w:sz="0" w:space="0" w:color="auto"/>
      </w:divBdr>
    </w:div>
    <w:div w:id="1910070697">
      <w:bodyDiv w:val="1"/>
      <w:marLeft w:val="0"/>
      <w:marRight w:val="0"/>
      <w:marTop w:val="0"/>
      <w:marBottom w:val="0"/>
      <w:divBdr>
        <w:top w:val="none" w:sz="0" w:space="0" w:color="auto"/>
        <w:left w:val="none" w:sz="0" w:space="0" w:color="auto"/>
        <w:bottom w:val="none" w:sz="0" w:space="0" w:color="auto"/>
        <w:right w:val="none" w:sz="0" w:space="0" w:color="auto"/>
      </w:divBdr>
    </w:div>
    <w:div w:id="1910967655">
      <w:bodyDiv w:val="1"/>
      <w:marLeft w:val="0"/>
      <w:marRight w:val="0"/>
      <w:marTop w:val="0"/>
      <w:marBottom w:val="0"/>
      <w:divBdr>
        <w:top w:val="none" w:sz="0" w:space="0" w:color="auto"/>
        <w:left w:val="none" w:sz="0" w:space="0" w:color="auto"/>
        <w:bottom w:val="none" w:sz="0" w:space="0" w:color="auto"/>
        <w:right w:val="none" w:sz="0" w:space="0" w:color="auto"/>
      </w:divBdr>
    </w:div>
    <w:div w:id="1910993423">
      <w:bodyDiv w:val="1"/>
      <w:marLeft w:val="0"/>
      <w:marRight w:val="0"/>
      <w:marTop w:val="0"/>
      <w:marBottom w:val="0"/>
      <w:divBdr>
        <w:top w:val="none" w:sz="0" w:space="0" w:color="auto"/>
        <w:left w:val="none" w:sz="0" w:space="0" w:color="auto"/>
        <w:bottom w:val="none" w:sz="0" w:space="0" w:color="auto"/>
        <w:right w:val="none" w:sz="0" w:space="0" w:color="auto"/>
      </w:divBdr>
    </w:div>
    <w:div w:id="1911041379">
      <w:bodyDiv w:val="1"/>
      <w:marLeft w:val="0"/>
      <w:marRight w:val="0"/>
      <w:marTop w:val="0"/>
      <w:marBottom w:val="0"/>
      <w:divBdr>
        <w:top w:val="none" w:sz="0" w:space="0" w:color="auto"/>
        <w:left w:val="none" w:sz="0" w:space="0" w:color="auto"/>
        <w:bottom w:val="none" w:sz="0" w:space="0" w:color="auto"/>
        <w:right w:val="none" w:sz="0" w:space="0" w:color="auto"/>
      </w:divBdr>
    </w:div>
    <w:div w:id="1911117109">
      <w:bodyDiv w:val="1"/>
      <w:marLeft w:val="0"/>
      <w:marRight w:val="0"/>
      <w:marTop w:val="0"/>
      <w:marBottom w:val="0"/>
      <w:divBdr>
        <w:top w:val="none" w:sz="0" w:space="0" w:color="auto"/>
        <w:left w:val="none" w:sz="0" w:space="0" w:color="auto"/>
        <w:bottom w:val="none" w:sz="0" w:space="0" w:color="auto"/>
        <w:right w:val="none" w:sz="0" w:space="0" w:color="auto"/>
      </w:divBdr>
    </w:div>
    <w:div w:id="1911306124">
      <w:bodyDiv w:val="1"/>
      <w:marLeft w:val="0"/>
      <w:marRight w:val="0"/>
      <w:marTop w:val="0"/>
      <w:marBottom w:val="0"/>
      <w:divBdr>
        <w:top w:val="none" w:sz="0" w:space="0" w:color="auto"/>
        <w:left w:val="none" w:sz="0" w:space="0" w:color="auto"/>
        <w:bottom w:val="none" w:sz="0" w:space="0" w:color="auto"/>
        <w:right w:val="none" w:sz="0" w:space="0" w:color="auto"/>
      </w:divBdr>
    </w:div>
    <w:div w:id="1911309618">
      <w:bodyDiv w:val="1"/>
      <w:marLeft w:val="0"/>
      <w:marRight w:val="0"/>
      <w:marTop w:val="0"/>
      <w:marBottom w:val="0"/>
      <w:divBdr>
        <w:top w:val="none" w:sz="0" w:space="0" w:color="auto"/>
        <w:left w:val="none" w:sz="0" w:space="0" w:color="auto"/>
        <w:bottom w:val="none" w:sz="0" w:space="0" w:color="auto"/>
        <w:right w:val="none" w:sz="0" w:space="0" w:color="auto"/>
      </w:divBdr>
    </w:div>
    <w:div w:id="1911385241">
      <w:bodyDiv w:val="1"/>
      <w:marLeft w:val="0"/>
      <w:marRight w:val="0"/>
      <w:marTop w:val="0"/>
      <w:marBottom w:val="0"/>
      <w:divBdr>
        <w:top w:val="none" w:sz="0" w:space="0" w:color="auto"/>
        <w:left w:val="none" w:sz="0" w:space="0" w:color="auto"/>
        <w:bottom w:val="none" w:sz="0" w:space="0" w:color="auto"/>
        <w:right w:val="none" w:sz="0" w:space="0" w:color="auto"/>
      </w:divBdr>
    </w:div>
    <w:div w:id="1912109775">
      <w:bodyDiv w:val="1"/>
      <w:marLeft w:val="0"/>
      <w:marRight w:val="0"/>
      <w:marTop w:val="0"/>
      <w:marBottom w:val="0"/>
      <w:divBdr>
        <w:top w:val="none" w:sz="0" w:space="0" w:color="auto"/>
        <w:left w:val="none" w:sz="0" w:space="0" w:color="auto"/>
        <w:bottom w:val="none" w:sz="0" w:space="0" w:color="auto"/>
        <w:right w:val="none" w:sz="0" w:space="0" w:color="auto"/>
      </w:divBdr>
    </w:div>
    <w:div w:id="1912419685">
      <w:bodyDiv w:val="1"/>
      <w:marLeft w:val="0"/>
      <w:marRight w:val="0"/>
      <w:marTop w:val="0"/>
      <w:marBottom w:val="0"/>
      <w:divBdr>
        <w:top w:val="none" w:sz="0" w:space="0" w:color="auto"/>
        <w:left w:val="none" w:sz="0" w:space="0" w:color="auto"/>
        <w:bottom w:val="none" w:sz="0" w:space="0" w:color="auto"/>
        <w:right w:val="none" w:sz="0" w:space="0" w:color="auto"/>
      </w:divBdr>
    </w:div>
    <w:div w:id="1912957476">
      <w:bodyDiv w:val="1"/>
      <w:marLeft w:val="0"/>
      <w:marRight w:val="0"/>
      <w:marTop w:val="0"/>
      <w:marBottom w:val="0"/>
      <w:divBdr>
        <w:top w:val="none" w:sz="0" w:space="0" w:color="auto"/>
        <w:left w:val="none" w:sz="0" w:space="0" w:color="auto"/>
        <w:bottom w:val="none" w:sz="0" w:space="0" w:color="auto"/>
        <w:right w:val="none" w:sz="0" w:space="0" w:color="auto"/>
      </w:divBdr>
    </w:div>
    <w:div w:id="1914001850">
      <w:bodyDiv w:val="1"/>
      <w:marLeft w:val="0"/>
      <w:marRight w:val="0"/>
      <w:marTop w:val="0"/>
      <w:marBottom w:val="0"/>
      <w:divBdr>
        <w:top w:val="none" w:sz="0" w:space="0" w:color="auto"/>
        <w:left w:val="none" w:sz="0" w:space="0" w:color="auto"/>
        <w:bottom w:val="none" w:sz="0" w:space="0" w:color="auto"/>
        <w:right w:val="none" w:sz="0" w:space="0" w:color="auto"/>
      </w:divBdr>
    </w:div>
    <w:div w:id="1914119211">
      <w:bodyDiv w:val="1"/>
      <w:marLeft w:val="0"/>
      <w:marRight w:val="0"/>
      <w:marTop w:val="0"/>
      <w:marBottom w:val="0"/>
      <w:divBdr>
        <w:top w:val="none" w:sz="0" w:space="0" w:color="auto"/>
        <w:left w:val="none" w:sz="0" w:space="0" w:color="auto"/>
        <w:bottom w:val="none" w:sz="0" w:space="0" w:color="auto"/>
        <w:right w:val="none" w:sz="0" w:space="0" w:color="auto"/>
      </w:divBdr>
    </w:div>
    <w:div w:id="1915162275">
      <w:bodyDiv w:val="1"/>
      <w:marLeft w:val="0"/>
      <w:marRight w:val="0"/>
      <w:marTop w:val="0"/>
      <w:marBottom w:val="0"/>
      <w:divBdr>
        <w:top w:val="none" w:sz="0" w:space="0" w:color="auto"/>
        <w:left w:val="none" w:sz="0" w:space="0" w:color="auto"/>
        <w:bottom w:val="none" w:sz="0" w:space="0" w:color="auto"/>
        <w:right w:val="none" w:sz="0" w:space="0" w:color="auto"/>
      </w:divBdr>
    </w:div>
    <w:div w:id="1915626637">
      <w:bodyDiv w:val="1"/>
      <w:marLeft w:val="0"/>
      <w:marRight w:val="0"/>
      <w:marTop w:val="0"/>
      <w:marBottom w:val="0"/>
      <w:divBdr>
        <w:top w:val="none" w:sz="0" w:space="0" w:color="auto"/>
        <w:left w:val="none" w:sz="0" w:space="0" w:color="auto"/>
        <w:bottom w:val="none" w:sz="0" w:space="0" w:color="auto"/>
        <w:right w:val="none" w:sz="0" w:space="0" w:color="auto"/>
      </w:divBdr>
    </w:div>
    <w:div w:id="1916282658">
      <w:bodyDiv w:val="1"/>
      <w:marLeft w:val="0"/>
      <w:marRight w:val="0"/>
      <w:marTop w:val="0"/>
      <w:marBottom w:val="0"/>
      <w:divBdr>
        <w:top w:val="none" w:sz="0" w:space="0" w:color="auto"/>
        <w:left w:val="none" w:sz="0" w:space="0" w:color="auto"/>
        <w:bottom w:val="none" w:sz="0" w:space="0" w:color="auto"/>
        <w:right w:val="none" w:sz="0" w:space="0" w:color="auto"/>
      </w:divBdr>
    </w:div>
    <w:div w:id="1916475507">
      <w:bodyDiv w:val="1"/>
      <w:marLeft w:val="0"/>
      <w:marRight w:val="0"/>
      <w:marTop w:val="0"/>
      <w:marBottom w:val="0"/>
      <w:divBdr>
        <w:top w:val="none" w:sz="0" w:space="0" w:color="auto"/>
        <w:left w:val="none" w:sz="0" w:space="0" w:color="auto"/>
        <w:bottom w:val="none" w:sz="0" w:space="0" w:color="auto"/>
        <w:right w:val="none" w:sz="0" w:space="0" w:color="auto"/>
      </w:divBdr>
    </w:div>
    <w:div w:id="1916931384">
      <w:bodyDiv w:val="1"/>
      <w:marLeft w:val="0"/>
      <w:marRight w:val="0"/>
      <w:marTop w:val="0"/>
      <w:marBottom w:val="0"/>
      <w:divBdr>
        <w:top w:val="none" w:sz="0" w:space="0" w:color="auto"/>
        <w:left w:val="none" w:sz="0" w:space="0" w:color="auto"/>
        <w:bottom w:val="none" w:sz="0" w:space="0" w:color="auto"/>
        <w:right w:val="none" w:sz="0" w:space="0" w:color="auto"/>
      </w:divBdr>
    </w:div>
    <w:div w:id="1917979983">
      <w:bodyDiv w:val="1"/>
      <w:marLeft w:val="0"/>
      <w:marRight w:val="0"/>
      <w:marTop w:val="0"/>
      <w:marBottom w:val="0"/>
      <w:divBdr>
        <w:top w:val="none" w:sz="0" w:space="0" w:color="auto"/>
        <w:left w:val="none" w:sz="0" w:space="0" w:color="auto"/>
        <w:bottom w:val="none" w:sz="0" w:space="0" w:color="auto"/>
        <w:right w:val="none" w:sz="0" w:space="0" w:color="auto"/>
      </w:divBdr>
    </w:div>
    <w:div w:id="1918057466">
      <w:bodyDiv w:val="1"/>
      <w:marLeft w:val="0"/>
      <w:marRight w:val="0"/>
      <w:marTop w:val="0"/>
      <w:marBottom w:val="0"/>
      <w:divBdr>
        <w:top w:val="none" w:sz="0" w:space="0" w:color="auto"/>
        <w:left w:val="none" w:sz="0" w:space="0" w:color="auto"/>
        <w:bottom w:val="none" w:sz="0" w:space="0" w:color="auto"/>
        <w:right w:val="none" w:sz="0" w:space="0" w:color="auto"/>
      </w:divBdr>
    </w:div>
    <w:div w:id="1919367240">
      <w:bodyDiv w:val="1"/>
      <w:marLeft w:val="0"/>
      <w:marRight w:val="0"/>
      <w:marTop w:val="0"/>
      <w:marBottom w:val="0"/>
      <w:divBdr>
        <w:top w:val="none" w:sz="0" w:space="0" w:color="auto"/>
        <w:left w:val="none" w:sz="0" w:space="0" w:color="auto"/>
        <w:bottom w:val="none" w:sz="0" w:space="0" w:color="auto"/>
        <w:right w:val="none" w:sz="0" w:space="0" w:color="auto"/>
      </w:divBdr>
    </w:div>
    <w:div w:id="1919629501">
      <w:bodyDiv w:val="1"/>
      <w:marLeft w:val="0"/>
      <w:marRight w:val="0"/>
      <w:marTop w:val="0"/>
      <w:marBottom w:val="0"/>
      <w:divBdr>
        <w:top w:val="none" w:sz="0" w:space="0" w:color="auto"/>
        <w:left w:val="none" w:sz="0" w:space="0" w:color="auto"/>
        <w:bottom w:val="none" w:sz="0" w:space="0" w:color="auto"/>
        <w:right w:val="none" w:sz="0" w:space="0" w:color="auto"/>
      </w:divBdr>
    </w:div>
    <w:div w:id="1920212286">
      <w:bodyDiv w:val="1"/>
      <w:marLeft w:val="0"/>
      <w:marRight w:val="0"/>
      <w:marTop w:val="0"/>
      <w:marBottom w:val="0"/>
      <w:divBdr>
        <w:top w:val="none" w:sz="0" w:space="0" w:color="auto"/>
        <w:left w:val="none" w:sz="0" w:space="0" w:color="auto"/>
        <w:bottom w:val="none" w:sz="0" w:space="0" w:color="auto"/>
        <w:right w:val="none" w:sz="0" w:space="0" w:color="auto"/>
      </w:divBdr>
    </w:div>
    <w:div w:id="1920748501">
      <w:bodyDiv w:val="1"/>
      <w:marLeft w:val="0"/>
      <w:marRight w:val="0"/>
      <w:marTop w:val="0"/>
      <w:marBottom w:val="0"/>
      <w:divBdr>
        <w:top w:val="none" w:sz="0" w:space="0" w:color="auto"/>
        <w:left w:val="none" w:sz="0" w:space="0" w:color="auto"/>
        <w:bottom w:val="none" w:sz="0" w:space="0" w:color="auto"/>
        <w:right w:val="none" w:sz="0" w:space="0" w:color="auto"/>
      </w:divBdr>
    </w:div>
    <w:div w:id="1920826912">
      <w:bodyDiv w:val="1"/>
      <w:marLeft w:val="0"/>
      <w:marRight w:val="0"/>
      <w:marTop w:val="0"/>
      <w:marBottom w:val="0"/>
      <w:divBdr>
        <w:top w:val="none" w:sz="0" w:space="0" w:color="auto"/>
        <w:left w:val="none" w:sz="0" w:space="0" w:color="auto"/>
        <w:bottom w:val="none" w:sz="0" w:space="0" w:color="auto"/>
        <w:right w:val="none" w:sz="0" w:space="0" w:color="auto"/>
      </w:divBdr>
    </w:div>
    <w:div w:id="1921673004">
      <w:bodyDiv w:val="1"/>
      <w:marLeft w:val="0"/>
      <w:marRight w:val="0"/>
      <w:marTop w:val="0"/>
      <w:marBottom w:val="0"/>
      <w:divBdr>
        <w:top w:val="none" w:sz="0" w:space="0" w:color="auto"/>
        <w:left w:val="none" w:sz="0" w:space="0" w:color="auto"/>
        <w:bottom w:val="none" w:sz="0" w:space="0" w:color="auto"/>
        <w:right w:val="none" w:sz="0" w:space="0" w:color="auto"/>
      </w:divBdr>
    </w:div>
    <w:div w:id="1921788278">
      <w:bodyDiv w:val="1"/>
      <w:marLeft w:val="0"/>
      <w:marRight w:val="0"/>
      <w:marTop w:val="0"/>
      <w:marBottom w:val="0"/>
      <w:divBdr>
        <w:top w:val="none" w:sz="0" w:space="0" w:color="auto"/>
        <w:left w:val="none" w:sz="0" w:space="0" w:color="auto"/>
        <w:bottom w:val="none" w:sz="0" w:space="0" w:color="auto"/>
        <w:right w:val="none" w:sz="0" w:space="0" w:color="auto"/>
      </w:divBdr>
    </w:div>
    <w:div w:id="1922787881">
      <w:bodyDiv w:val="1"/>
      <w:marLeft w:val="0"/>
      <w:marRight w:val="0"/>
      <w:marTop w:val="0"/>
      <w:marBottom w:val="0"/>
      <w:divBdr>
        <w:top w:val="none" w:sz="0" w:space="0" w:color="auto"/>
        <w:left w:val="none" w:sz="0" w:space="0" w:color="auto"/>
        <w:bottom w:val="none" w:sz="0" w:space="0" w:color="auto"/>
        <w:right w:val="none" w:sz="0" w:space="0" w:color="auto"/>
      </w:divBdr>
    </w:div>
    <w:div w:id="1922987118">
      <w:bodyDiv w:val="1"/>
      <w:marLeft w:val="0"/>
      <w:marRight w:val="0"/>
      <w:marTop w:val="0"/>
      <w:marBottom w:val="0"/>
      <w:divBdr>
        <w:top w:val="none" w:sz="0" w:space="0" w:color="auto"/>
        <w:left w:val="none" w:sz="0" w:space="0" w:color="auto"/>
        <w:bottom w:val="none" w:sz="0" w:space="0" w:color="auto"/>
        <w:right w:val="none" w:sz="0" w:space="0" w:color="auto"/>
      </w:divBdr>
    </w:div>
    <w:div w:id="1923100521">
      <w:bodyDiv w:val="1"/>
      <w:marLeft w:val="0"/>
      <w:marRight w:val="0"/>
      <w:marTop w:val="0"/>
      <w:marBottom w:val="0"/>
      <w:divBdr>
        <w:top w:val="none" w:sz="0" w:space="0" w:color="auto"/>
        <w:left w:val="none" w:sz="0" w:space="0" w:color="auto"/>
        <w:bottom w:val="none" w:sz="0" w:space="0" w:color="auto"/>
        <w:right w:val="none" w:sz="0" w:space="0" w:color="auto"/>
      </w:divBdr>
    </w:div>
    <w:div w:id="1923643095">
      <w:bodyDiv w:val="1"/>
      <w:marLeft w:val="0"/>
      <w:marRight w:val="0"/>
      <w:marTop w:val="0"/>
      <w:marBottom w:val="0"/>
      <w:divBdr>
        <w:top w:val="none" w:sz="0" w:space="0" w:color="auto"/>
        <w:left w:val="none" w:sz="0" w:space="0" w:color="auto"/>
        <w:bottom w:val="none" w:sz="0" w:space="0" w:color="auto"/>
        <w:right w:val="none" w:sz="0" w:space="0" w:color="auto"/>
      </w:divBdr>
    </w:div>
    <w:div w:id="1923680685">
      <w:bodyDiv w:val="1"/>
      <w:marLeft w:val="0"/>
      <w:marRight w:val="0"/>
      <w:marTop w:val="0"/>
      <w:marBottom w:val="0"/>
      <w:divBdr>
        <w:top w:val="none" w:sz="0" w:space="0" w:color="auto"/>
        <w:left w:val="none" w:sz="0" w:space="0" w:color="auto"/>
        <w:bottom w:val="none" w:sz="0" w:space="0" w:color="auto"/>
        <w:right w:val="none" w:sz="0" w:space="0" w:color="auto"/>
      </w:divBdr>
    </w:div>
    <w:div w:id="1923831728">
      <w:bodyDiv w:val="1"/>
      <w:marLeft w:val="0"/>
      <w:marRight w:val="0"/>
      <w:marTop w:val="0"/>
      <w:marBottom w:val="0"/>
      <w:divBdr>
        <w:top w:val="none" w:sz="0" w:space="0" w:color="auto"/>
        <w:left w:val="none" w:sz="0" w:space="0" w:color="auto"/>
        <w:bottom w:val="none" w:sz="0" w:space="0" w:color="auto"/>
        <w:right w:val="none" w:sz="0" w:space="0" w:color="auto"/>
      </w:divBdr>
    </w:div>
    <w:div w:id="1924030183">
      <w:bodyDiv w:val="1"/>
      <w:marLeft w:val="0"/>
      <w:marRight w:val="0"/>
      <w:marTop w:val="0"/>
      <w:marBottom w:val="0"/>
      <w:divBdr>
        <w:top w:val="none" w:sz="0" w:space="0" w:color="auto"/>
        <w:left w:val="none" w:sz="0" w:space="0" w:color="auto"/>
        <w:bottom w:val="none" w:sz="0" w:space="0" w:color="auto"/>
        <w:right w:val="none" w:sz="0" w:space="0" w:color="auto"/>
      </w:divBdr>
    </w:div>
    <w:div w:id="1925676676">
      <w:bodyDiv w:val="1"/>
      <w:marLeft w:val="0"/>
      <w:marRight w:val="0"/>
      <w:marTop w:val="0"/>
      <w:marBottom w:val="0"/>
      <w:divBdr>
        <w:top w:val="none" w:sz="0" w:space="0" w:color="auto"/>
        <w:left w:val="none" w:sz="0" w:space="0" w:color="auto"/>
        <w:bottom w:val="none" w:sz="0" w:space="0" w:color="auto"/>
        <w:right w:val="none" w:sz="0" w:space="0" w:color="auto"/>
      </w:divBdr>
    </w:div>
    <w:div w:id="1925724788">
      <w:bodyDiv w:val="1"/>
      <w:marLeft w:val="0"/>
      <w:marRight w:val="0"/>
      <w:marTop w:val="0"/>
      <w:marBottom w:val="0"/>
      <w:divBdr>
        <w:top w:val="none" w:sz="0" w:space="0" w:color="auto"/>
        <w:left w:val="none" w:sz="0" w:space="0" w:color="auto"/>
        <w:bottom w:val="none" w:sz="0" w:space="0" w:color="auto"/>
        <w:right w:val="none" w:sz="0" w:space="0" w:color="auto"/>
      </w:divBdr>
    </w:div>
    <w:div w:id="1925845688">
      <w:bodyDiv w:val="1"/>
      <w:marLeft w:val="0"/>
      <w:marRight w:val="0"/>
      <w:marTop w:val="0"/>
      <w:marBottom w:val="0"/>
      <w:divBdr>
        <w:top w:val="none" w:sz="0" w:space="0" w:color="auto"/>
        <w:left w:val="none" w:sz="0" w:space="0" w:color="auto"/>
        <w:bottom w:val="none" w:sz="0" w:space="0" w:color="auto"/>
        <w:right w:val="none" w:sz="0" w:space="0" w:color="auto"/>
      </w:divBdr>
    </w:div>
    <w:div w:id="1925921027">
      <w:bodyDiv w:val="1"/>
      <w:marLeft w:val="0"/>
      <w:marRight w:val="0"/>
      <w:marTop w:val="0"/>
      <w:marBottom w:val="0"/>
      <w:divBdr>
        <w:top w:val="none" w:sz="0" w:space="0" w:color="auto"/>
        <w:left w:val="none" w:sz="0" w:space="0" w:color="auto"/>
        <w:bottom w:val="none" w:sz="0" w:space="0" w:color="auto"/>
        <w:right w:val="none" w:sz="0" w:space="0" w:color="auto"/>
      </w:divBdr>
    </w:div>
    <w:div w:id="1926986964">
      <w:bodyDiv w:val="1"/>
      <w:marLeft w:val="0"/>
      <w:marRight w:val="0"/>
      <w:marTop w:val="0"/>
      <w:marBottom w:val="0"/>
      <w:divBdr>
        <w:top w:val="none" w:sz="0" w:space="0" w:color="auto"/>
        <w:left w:val="none" w:sz="0" w:space="0" w:color="auto"/>
        <w:bottom w:val="none" w:sz="0" w:space="0" w:color="auto"/>
        <w:right w:val="none" w:sz="0" w:space="0" w:color="auto"/>
      </w:divBdr>
    </w:div>
    <w:div w:id="1927224282">
      <w:bodyDiv w:val="1"/>
      <w:marLeft w:val="0"/>
      <w:marRight w:val="0"/>
      <w:marTop w:val="0"/>
      <w:marBottom w:val="0"/>
      <w:divBdr>
        <w:top w:val="none" w:sz="0" w:space="0" w:color="auto"/>
        <w:left w:val="none" w:sz="0" w:space="0" w:color="auto"/>
        <w:bottom w:val="none" w:sz="0" w:space="0" w:color="auto"/>
        <w:right w:val="none" w:sz="0" w:space="0" w:color="auto"/>
      </w:divBdr>
    </w:div>
    <w:div w:id="1928148063">
      <w:bodyDiv w:val="1"/>
      <w:marLeft w:val="0"/>
      <w:marRight w:val="0"/>
      <w:marTop w:val="0"/>
      <w:marBottom w:val="0"/>
      <w:divBdr>
        <w:top w:val="none" w:sz="0" w:space="0" w:color="auto"/>
        <w:left w:val="none" w:sz="0" w:space="0" w:color="auto"/>
        <w:bottom w:val="none" w:sz="0" w:space="0" w:color="auto"/>
        <w:right w:val="none" w:sz="0" w:space="0" w:color="auto"/>
      </w:divBdr>
    </w:div>
    <w:div w:id="1928418304">
      <w:bodyDiv w:val="1"/>
      <w:marLeft w:val="0"/>
      <w:marRight w:val="0"/>
      <w:marTop w:val="0"/>
      <w:marBottom w:val="0"/>
      <w:divBdr>
        <w:top w:val="none" w:sz="0" w:space="0" w:color="auto"/>
        <w:left w:val="none" w:sz="0" w:space="0" w:color="auto"/>
        <w:bottom w:val="none" w:sz="0" w:space="0" w:color="auto"/>
        <w:right w:val="none" w:sz="0" w:space="0" w:color="auto"/>
      </w:divBdr>
    </w:div>
    <w:div w:id="1928421474">
      <w:bodyDiv w:val="1"/>
      <w:marLeft w:val="0"/>
      <w:marRight w:val="0"/>
      <w:marTop w:val="0"/>
      <w:marBottom w:val="0"/>
      <w:divBdr>
        <w:top w:val="none" w:sz="0" w:space="0" w:color="auto"/>
        <w:left w:val="none" w:sz="0" w:space="0" w:color="auto"/>
        <w:bottom w:val="none" w:sz="0" w:space="0" w:color="auto"/>
        <w:right w:val="none" w:sz="0" w:space="0" w:color="auto"/>
      </w:divBdr>
    </w:div>
    <w:div w:id="1930236179">
      <w:bodyDiv w:val="1"/>
      <w:marLeft w:val="0"/>
      <w:marRight w:val="0"/>
      <w:marTop w:val="0"/>
      <w:marBottom w:val="0"/>
      <w:divBdr>
        <w:top w:val="none" w:sz="0" w:space="0" w:color="auto"/>
        <w:left w:val="none" w:sz="0" w:space="0" w:color="auto"/>
        <w:bottom w:val="none" w:sz="0" w:space="0" w:color="auto"/>
        <w:right w:val="none" w:sz="0" w:space="0" w:color="auto"/>
      </w:divBdr>
    </w:div>
    <w:div w:id="1930388485">
      <w:bodyDiv w:val="1"/>
      <w:marLeft w:val="0"/>
      <w:marRight w:val="0"/>
      <w:marTop w:val="0"/>
      <w:marBottom w:val="0"/>
      <w:divBdr>
        <w:top w:val="none" w:sz="0" w:space="0" w:color="auto"/>
        <w:left w:val="none" w:sz="0" w:space="0" w:color="auto"/>
        <w:bottom w:val="none" w:sz="0" w:space="0" w:color="auto"/>
        <w:right w:val="none" w:sz="0" w:space="0" w:color="auto"/>
      </w:divBdr>
    </w:div>
    <w:div w:id="1931042595">
      <w:bodyDiv w:val="1"/>
      <w:marLeft w:val="0"/>
      <w:marRight w:val="0"/>
      <w:marTop w:val="0"/>
      <w:marBottom w:val="0"/>
      <w:divBdr>
        <w:top w:val="none" w:sz="0" w:space="0" w:color="auto"/>
        <w:left w:val="none" w:sz="0" w:space="0" w:color="auto"/>
        <w:bottom w:val="none" w:sz="0" w:space="0" w:color="auto"/>
        <w:right w:val="none" w:sz="0" w:space="0" w:color="auto"/>
      </w:divBdr>
    </w:div>
    <w:div w:id="1931113108">
      <w:bodyDiv w:val="1"/>
      <w:marLeft w:val="0"/>
      <w:marRight w:val="0"/>
      <w:marTop w:val="0"/>
      <w:marBottom w:val="0"/>
      <w:divBdr>
        <w:top w:val="none" w:sz="0" w:space="0" w:color="auto"/>
        <w:left w:val="none" w:sz="0" w:space="0" w:color="auto"/>
        <w:bottom w:val="none" w:sz="0" w:space="0" w:color="auto"/>
        <w:right w:val="none" w:sz="0" w:space="0" w:color="auto"/>
      </w:divBdr>
    </w:div>
    <w:div w:id="1931163252">
      <w:bodyDiv w:val="1"/>
      <w:marLeft w:val="0"/>
      <w:marRight w:val="0"/>
      <w:marTop w:val="0"/>
      <w:marBottom w:val="0"/>
      <w:divBdr>
        <w:top w:val="none" w:sz="0" w:space="0" w:color="auto"/>
        <w:left w:val="none" w:sz="0" w:space="0" w:color="auto"/>
        <w:bottom w:val="none" w:sz="0" w:space="0" w:color="auto"/>
        <w:right w:val="none" w:sz="0" w:space="0" w:color="auto"/>
      </w:divBdr>
    </w:div>
    <w:div w:id="1931543474">
      <w:bodyDiv w:val="1"/>
      <w:marLeft w:val="0"/>
      <w:marRight w:val="0"/>
      <w:marTop w:val="0"/>
      <w:marBottom w:val="0"/>
      <w:divBdr>
        <w:top w:val="none" w:sz="0" w:space="0" w:color="auto"/>
        <w:left w:val="none" w:sz="0" w:space="0" w:color="auto"/>
        <w:bottom w:val="none" w:sz="0" w:space="0" w:color="auto"/>
        <w:right w:val="none" w:sz="0" w:space="0" w:color="auto"/>
      </w:divBdr>
    </w:div>
    <w:div w:id="1931573404">
      <w:bodyDiv w:val="1"/>
      <w:marLeft w:val="0"/>
      <w:marRight w:val="0"/>
      <w:marTop w:val="0"/>
      <w:marBottom w:val="0"/>
      <w:divBdr>
        <w:top w:val="none" w:sz="0" w:space="0" w:color="auto"/>
        <w:left w:val="none" w:sz="0" w:space="0" w:color="auto"/>
        <w:bottom w:val="none" w:sz="0" w:space="0" w:color="auto"/>
        <w:right w:val="none" w:sz="0" w:space="0" w:color="auto"/>
      </w:divBdr>
    </w:div>
    <w:div w:id="1931698214">
      <w:bodyDiv w:val="1"/>
      <w:marLeft w:val="0"/>
      <w:marRight w:val="0"/>
      <w:marTop w:val="0"/>
      <w:marBottom w:val="0"/>
      <w:divBdr>
        <w:top w:val="none" w:sz="0" w:space="0" w:color="auto"/>
        <w:left w:val="none" w:sz="0" w:space="0" w:color="auto"/>
        <w:bottom w:val="none" w:sz="0" w:space="0" w:color="auto"/>
        <w:right w:val="none" w:sz="0" w:space="0" w:color="auto"/>
      </w:divBdr>
    </w:div>
    <w:div w:id="1932010675">
      <w:bodyDiv w:val="1"/>
      <w:marLeft w:val="0"/>
      <w:marRight w:val="0"/>
      <w:marTop w:val="0"/>
      <w:marBottom w:val="0"/>
      <w:divBdr>
        <w:top w:val="none" w:sz="0" w:space="0" w:color="auto"/>
        <w:left w:val="none" w:sz="0" w:space="0" w:color="auto"/>
        <w:bottom w:val="none" w:sz="0" w:space="0" w:color="auto"/>
        <w:right w:val="none" w:sz="0" w:space="0" w:color="auto"/>
      </w:divBdr>
    </w:div>
    <w:div w:id="1932156249">
      <w:bodyDiv w:val="1"/>
      <w:marLeft w:val="0"/>
      <w:marRight w:val="0"/>
      <w:marTop w:val="0"/>
      <w:marBottom w:val="0"/>
      <w:divBdr>
        <w:top w:val="none" w:sz="0" w:space="0" w:color="auto"/>
        <w:left w:val="none" w:sz="0" w:space="0" w:color="auto"/>
        <w:bottom w:val="none" w:sz="0" w:space="0" w:color="auto"/>
        <w:right w:val="none" w:sz="0" w:space="0" w:color="auto"/>
      </w:divBdr>
    </w:div>
    <w:div w:id="1932162550">
      <w:bodyDiv w:val="1"/>
      <w:marLeft w:val="0"/>
      <w:marRight w:val="0"/>
      <w:marTop w:val="0"/>
      <w:marBottom w:val="0"/>
      <w:divBdr>
        <w:top w:val="none" w:sz="0" w:space="0" w:color="auto"/>
        <w:left w:val="none" w:sz="0" w:space="0" w:color="auto"/>
        <w:bottom w:val="none" w:sz="0" w:space="0" w:color="auto"/>
        <w:right w:val="none" w:sz="0" w:space="0" w:color="auto"/>
      </w:divBdr>
    </w:div>
    <w:div w:id="1932464261">
      <w:bodyDiv w:val="1"/>
      <w:marLeft w:val="0"/>
      <w:marRight w:val="0"/>
      <w:marTop w:val="0"/>
      <w:marBottom w:val="0"/>
      <w:divBdr>
        <w:top w:val="none" w:sz="0" w:space="0" w:color="auto"/>
        <w:left w:val="none" w:sz="0" w:space="0" w:color="auto"/>
        <w:bottom w:val="none" w:sz="0" w:space="0" w:color="auto"/>
        <w:right w:val="none" w:sz="0" w:space="0" w:color="auto"/>
      </w:divBdr>
    </w:div>
    <w:div w:id="1933851397">
      <w:bodyDiv w:val="1"/>
      <w:marLeft w:val="0"/>
      <w:marRight w:val="0"/>
      <w:marTop w:val="0"/>
      <w:marBottom w:val="0"/>
      <w:divBdr>
        <w:top w:val="none" w:sz="0" w:space="0" w:color="auto"/>
        <w:left w:val="none" w:sz="0" w:space="0" w:color="auto"/>
        <w:bottom w:val="none" w:sz="0" w:space="0" w:color="auto"/>
        <w:right w:val="none" w:sz="0" w:space="0" w:color="auto"/>
      </w:divBdr>
    </w:div>
    <w:div w:id="1934509335">
      <w:bodyDiv w:val="1"/>
      <w:marLeft w:val="0"/>
      <w:marRight w:val="0"/>
      <w:marTop w:val="0"/>
      <w:marBottom w:val="0"/>
      <w:divBdr>
        <w:top w:val="none" w:sz="0" w:space="0" w:color="auto"/>
        <w:left w:val="none" w:sz="0" w:space="0" w:color="auto"/>
        <w:bottom w:val="none" w:sz="0" w:space="0" w:color="auto"/>
        <w:right w:val="none" w:sz="0" w:space="0" w:color="auto"/>
      </w:divBdr>
    </w:div>
    <w:div w:id="1934702851">
      <w:bodyDiv w:val="1"/>
      <w:marLeft w:val="0"/>
      <w:marRight w:val="0"/>
      <w:marTop w:val="0"/>
      <w:marBottom w:val="0"/>
      <w:divBdr>
        <w:top w:val="none" w:sz="0" w:space="0" w:color="auto"/>
        <w:left w:val="none" w:sz="0" w:space="0" w:color="auto"/>
        <w:bottom w:val="none" w:sz="0" w:space="0" w:color="auto"/>
        <w:right w:val="none" w:sz="0" w:space="0" w:color="auto"/>
      </w:divBdr>
    </w:div>
    <w:div w:id="1934967530">
      <w:bodyDiv w:val="1"/>
      <w:marLeft w:val="0"/>
      <w:marRight w:val="0"/>
      <w:marTop w:val="0"/>
      <w:marBottom w:val="0"/>
      <w:divBdr>
        <w:top w:val="none" w:sz="0" w:space="0" w:color="auto"/>
        <w:left w:val="none" w:sz="0" w:space="0" w:color="auto"/>
        <w:bottom w:val="none" w:sz="0" w:space="0" w:color="auto"/>
        <w:right w:val="none" w:sz="0" w:space="0" w:color="auto"/>
      </w:divBdr>
    </w:div>
    <w:div w:id="1935094702">
      <w:bodyDiv w:val="1"/>
      <w:marLeft w:val="0"/>
      <w:marRight w:val="0"/>
      <w:marTop w:val="0"/>
      <w:marBottom w:val="0"/>
      <w:divBdr>
        <w:top w:val="none" w:sz="0" w:space="0" w:color="auto"/>
        <w:left w:val="none" w:sz="0" w:space="0" w:color="auto"/>
        <w:bottom w:val="none" w:sz="0" w:space="0" w:color="auto"/>
        <w:right w:val="none" w:sz="0" w:space="0" w:color="auto"/>
      </w:divBdr>
    </w:div>
    <w:div w:id="1935625904">
      <w:bodyDiv w:val="1"/>
      <w:marLeft w:val="0"/>
      <w:marRight w:val="0"/>
      <w:marTop w:val="0"/>
      <w:marBottom w:val="0"/>
      <w:divBdr>
        <w:top w:val="none" w:sz="0" w:space="0" w:color="auto"/>
        <w:left w:val="none" w:sz="0" w:space="0" w:color="auto"/>
        <w:bottom w:val="none" w:sz="0" w:space="0" w:color="auto"/>
        <w:right w:val="none" w:sz="0" w:space="0" w:color="auto"/>
      </w:divBdr>
    </w:div>
    <w:div w:id="1935817365">
      <w:bodyDiv w:val="1"/>
      <w:marLeft w:val="0"/>
      <w:marRight w:val="0"/>
      <w:marTop w:val="0"/>
      <w:marBottom w:val="0"/>
      <w:divBdr>
        <w:top w:val="none" w:sz="0" w:space="0" w:color="auto"/>
        <w:left w:val="none" w:sz="0" w:space="0" w:color="auto"/>
        <w:bottom w:val="none" w:sz="0" w:space="0" w:color="auto"/>
        <w:right w:val="none" w:sz="0" w:space="0" w:color="auto"/>
      </w:divBdr>
    </w:div>
    <w:div w:id="1936136354">
      <w:bodyDiv w:val="1"/>
      <w:marLeft w:val="0"/>
      <w:marRight w:val="0"/>
      <w:marTop w:val="0"/>
      <w:marBottom w:val="0"/>
      <w:divBdr>
        <w:top w:val="none" w:sz="0" w:space="0" w:color="auto"/>
        <w:left w:val="none" w:sz="0" w:space="0" w:color="auto"/>
        <w:bottom w:val="none" w:sz="0" w:space="0" w:color="auto"/>
        <w:right w:val="none" w:sz="0" w:space="0" w:color="auto"/>
      </w:divBdr>
    </w:div>
    <w:div w:id="1936281713">
      <w:bodyDiv w:val="1"/>
      <w:marLeft w:val="0"/>
      <w:marRight w:val="0"/>
      <w:marTop w:val="0"/>
      <w:marBottom w:val="0"/>
      <w:divBdr>
        <w:top w:val="none" w:sz="0" w:space="0" w:color="auto"/>
        <w:left w:val="none" w:sz="0" w:space="0" w:color="auto"/>
        <w:bottom w:val="none" w:sz="0" w:space="0" w:color="auto"/>
        <w:right w:val="none" w:sz="0" w:space="0" w:color="auto"/>
      </w:divBdr>
    </w:div>
    <w:div w:id="1936865432">
      <w:bodyDiv w:val="1"/>
      <w:marLeft w:val="0"/>
      <w:marRight w:val="0"/>
      <w:marTop w:val="0"/>
      <w:marBottom w:val="0"/>
      <w:divBdr>
        <w:top w:val="none" w:sz="0" w:space="0" w:color="auto"/>
        <w:left w:val="none" w:sz="0" w:space="0" w:color="auto"/>
        <w:bottom w:val="none" w:sz="0" w:space="0" w:color="auto"/>
        <w:right w:val="none" w:sz="0" w:space="0" w:color="auto"/>
      </w:divBdr>
    </w:div>
    <w:div w:id="1937059859">
      <w:bodyDiv w:val="1"/>
      <w:marLeft w:val="0"/>
      <w:marRight w:val="0"/>
      <w:marTop w:val="0"/>
      <w:marBottom w:val="0"/>
      <w:divBdr>
        <w:top w:val="none" w:sz="0" w:space="0" w:color="auto"/>
        <w:left w:val="none" w:sz="0" w:space="0" w:color="auto"/>
        <w:bottom w:val="none" w:sz="0" w:space="0" w:color="auto"/>
        <w:right w:val="none" w:sz="0" w:space="0" w:color="auto"/>
      </w:divBdr>
    </w:div>
    <w:div w:id="1937404284">
      <w:bodyDiv w:val="1"/>
      <w:marLeft w:val="0"/>
      <w:marRight w:val="0"/>
      <w:marTop w:val="0"/>
      <w:marBottom w:val="0"/>
      <w:divBdr>
        <w:top w:val="none" w:sz="0" w:space="0" w:color="auto"/>
        <w:left w:val="none" w:sz="0" w:space="0" w:color="auto"/>
        <w:bottom w:val="none" w:sz="0" w:space="0" w:color="auto"/>
        <w:right w:val="none" w:sz="0" w:space="0" w:color="auto"/>
      </w:divBdr>
    </w:div>
    <w:div w:id="1937597969">
      <w:bodyDiv w:val="1"/>
      <w:marLeft w:val="0"/>
      <w:marRight w:val="0"/>
      <w:marTop w:val="0"/>
      <w:marBottom w:val="0"/>
      <w:divBdr>
        <w:top w:val="none" w:sz="0" w:space="0" w:color="auto"/>
        <w:left w:val="none" w:sz="0" w:space="0" w:color="auto"/>
        <w:bottom w:val="none" w:sz="0" w:space="0" w:color="auto"/>
        <w:right w:val="none" w:sz="0" w:space="0" w:color="auto"/>
      </w:divBdr>
    </w:div>
    <w:div w:id="1937783884">
      <w:bodyDiv w:val="1"/>
      <w:marLeft w:val="0"/>
      <w:marRight w:val="0"/>
      <w:marTop w:val="0"/>
      <w:marBottom w:val="0"/>
      <w:divBdr>
        <w:top w:val="none" w:sz="0" w:space="0" w:color="auto"/>
        <w:left w:val="none" w:sz="0" w:space="0" w:color="auto"/>
        <w:bottom w:val="none" w:sz="0" w:space="0" w:color="auto"/>
        <w:right w:val="none" w:sz="0" w:space="0" w:color="auto"/>
      </w:divBdr>
    </w:div>
    <w:div w:id="1937979703">
      <w:bodyDiv w:val="1"/>
      <w:marLeft w:val="0"/>
      <w:marRight w:val="0"/>
      <w:marTop w:val="0"/>
      <w:marBottom w:val="0"/>
      <w:divBdr>
        <w:top w:val="none" w:sz="0" w:space="0" w:color="auto"/>
        <w:left w:val="none" w:sz="0" w:space="0" w:color="auto"/>
        <w:bottom w:val="none" w:sz="0" w:space="0" w:color="auto"/>
        <w:right w:val="none" w:sz="0" w:space="0" w:color="auto"/>
      </w:divBdr>
    </w:div>
    <w:div w:id="1938097547">
      <w:bodyDiv w:val="1"/>
      <w:marLeft w:val="0"/>
      <w:marRight w:val="0"/>
      <w:marTop w:val="0"/>
      <w:marBottom w:val="0"/>
      <w:divBdr>
        <w:top w:val="none" w:sz="0" w:space="0" w:color="auto"/>
        <w:left w:val="none" w:sz="0" w:space="0" w:color="auto"/>
        <w:bottom w:val="none" w:sz="0" w:space="0" w:color="auto"/>
        <w:right w:val="none" w:sz="0" w:space="0" w:color="auto"/>
      </w:divBdr>
    </w:div>
    <w:div w:id="1938173963">
      <w:bodyDiv w:val="1"/>
      <w:marLeft w:val="0"/>
      <w:marRight w:val="0"/>
      <w:marTop w:val="0"/>
      <w:marBottom w:val="0"/>
      <w:divBdr>
        <w:top w:val="none" w:sz="0" w:space="0" w:color="auto"/>
        <w:left w:val="none" w:sz="0" w:space="0" w:color="auto"/>
        <w:bottom w:val="none" w:sz="0" w:space="0" w:color="auto"/>
        <w:right w:val="none" w:sz="0" w:space="0" w:color="auto"/>
      </w:divBdr>
    </w:div>
    <w:div w:id="1938177148">
      <w:bodyDiv w:val="1"/>
      <w:marLeft w:val="0"/>
      <w:marRight w:val="0"/>
      <w:marTop w:val="0"/>
      <w:marBottom w:val="0"/>
      <w:divBdr>
        <w:top w:val="none" w:sz="0" w:space="0" w:color="auto"/>
        <w:left w:val="none" w:sz="0" w:space="0" w:color="auto"/>
        <w:bottom w:val="none" w:sz="0" w:space="0" w:color="auto"/>
        <w:right w:val="none" w:sz="0" w:space="0" w:color="auto"/>
      </w:divBdr>
    </w:div>
    <w:div w:id="1938246949">
      <w:bodyDiv w:val="1"/>
      <w:marLeft w:val="0"/>
      <w:marRight w:val="0"/>
      <w:marTop w:val="0"/>
      <w:marBottom w:val="0"/>
      <w:divBdr>
        <w:top w:val="none" w:sz="0" w:space="0" w:color="auto"/>
        <w:left w:val="none" w:sz="0" w:space="0" w:color="auto"/>
        <w:bottom w:val="none" w:sz="0" w:space="0" w:color="auto"/>
        <w:right w:val="none" w:sz="0" w:space="0" w:color="auto"/>
      </w:divBdr>
    </w:div>
    <w:div w:id="1938706712">
      <w:bodyDiv w:val="1"/>
      <w:marLeft w:val="0"/>
      <w:marRight w:val="0"/>
      <w:marTop w:val="0"/>
      <w:marBottom w:val="0"/>
      <w:divBdr>
        <w:top w:val="none" w:sz="0" w:space="0" w:color="auto"/>
        <w:left w:val="none" w:sz="0" w:space="0" w:color="auto"/>
        <w:bottom w:val="none" w:sz="0" w:space="0" w:color="auto"/>
        <w:right w:val="none" w:sz="0" w:space="0" w:color="auto"/>
      </w:divBdr>
    </w:div>
    <w:div w:id="1938949059">
      <w:bodyDiv w:val="1"/>
      <w:marLeft w:val="0"/>
      <w:marRight w:val="0"/>
      <w:marTop w:val="0"/>
      <w:marBottom w:val="0"/>
      <w:divBdr>
        <w:top w:val="none" w:sz="0" w:space="0" w:color="auto"/>
        <w:left w:val="none" w:sz="0" w:space="0" w:color="auto"/>
        <w:bottom w:val="none" w:sz="0" w:space="0" w:color="auto"/>
        <w:right w:val="none" w:sz="0" w:space="0" w:color="auto"/>
      </w:divBdr>
    </w:div>
    <w:div w:id="1939171635">
      <w:bodyDiv w:val="1"/>
      <w:marLeft w:val="0"/>
      <w:marRight w:val="0"/>
      <w:marTop w:val="0"/>
      <w:marBottom w:val="0"/>
      <w:divBdr>
        <w:top w:val="none" w:sz="0" w:space="0" w:color="auto"/>
        <w:left w:val="none" w:sz="0" w:space="0" w:color="auto"/>
        <w:bottom w:val="none" w:sz="0" w:space="0" w:color="auto"/>
        <w:right w:val="none" w:sz="0" w:space="0" w:color="auto"/>
      </w:divBdr>
    </w:div>
    <w:div w:id="1939287476">
      <w:bodyDiv w:val="1"/>
      <w:marLeft w:val="0"/>
      <w:marRight w:val="0"/>
      <w:marTop w:val="0"/>
      <w:marBottom w:val="0"/>
      <w:divBdr>
        <w:top w:val="none" w:sz="0" w:space="0" w:color="auto"/>
        <w:left w:val="none" w:sz="0" w:space="0" w:color="auto"/>
        <w:bottom w:val="none" w:sz="0" w:space="0" w:color="auto"/>
        <w:right w:val="none" w:sz="0" w:space="0" w:color="auto"/>
      </w:divBdr>
    </w:div>
    <w:div w:id="1940091481">
      <w:bodyDiv w:val="1"/>
      <w:marLeft w:val="0"/>
      <w:marRight w:val="0"/>
      <w:marTop w:val="0"/>
      <w:marBottom w:val="0"/>
      <w:divBdr>
        <w:top w:val="none" w:sz="0" w:space="0" w:color="auto"/>
        <w:left w:val="none" w:sz="0" w:space="0" w:color="auto"/>
        <w:bottom w:val="none" w:sz="0" w:space="0" w:color="auto"/>
        <w:right w:val="none" w:sz="0" w:space="0" w:color="auto"/>
      </w:divBdr>
    </w:div>
    <w:div w:id="1940212814">
      <w:bodyDiv w:val="1"/>
      <w:marLeft w:val="0"/>
      <w:marRight w:val="0"/>
      <w:marTop w:val="0"/>
      <w:marBottom w:val="0"/>
      <w:divBdr>
        <w:top w:val="none" w:sz="0" w:space="0" w:color="auto"/>
        <w:left w:val="none" w:sz="0" w:space="0" w:color="auto"/>
        <w:bottom w:val="none" w:sz="0" w:space="0" w:color="auto"/>
        <w:right w:val="none" w:sz="0" w:space="0" w:color="auto"/>
      </w:divBdr>
    </w:div>
    <w:div w:id="1940328515">
      <w:bodyDiv w:val="1"/>
      <w:marLeft w:val="0"/>
      <w:marRight w:val="0"/>
      <w:marTop w:val="0"/>
      <w:marBottom w:val="0"/>
      <w:divBdr>
        <w:top w:val="none" w:sz="0" w:space="0" w:color="auto"/>
        <w:left w:val="none" w:sz="0" w:space="0" w:color="auto"/>
        <w:bottom w:val="none" w:sz="0" w:space="0" w:color="auto"/>
        <w:right w:val="none" w:sz="0" w:space="0" w:color="auto"/>
      </w:divBdr>
    </w:div>
    <w:div w:id="1940482519">
      <w:bodyDiv w:val="1"/>
      <w:marLeft w:val="0"/>
      <w:marRight w:val="0"/>
      <w:marTop w:val="0"/>
      <w:marBottom w:val="0"/>
      <w:divBdr>
        <w:top w:val="none" w:sz="0" w:space="0" w:color="auto"/>
        <w:left w:val="none" w:sz="0" w:space="0" w:color="auto"/>
        <w:bottom w:val="none" w:sz="0" w:space="0" w:color="auto"/>
        <w:right w:val="none" w:sz="0" w:space="0" w:color="auto"/>
      </w:divBdr>
    </w:div>
    <w:div w:id="1940719531">
      <w:bodyDiv w:val="1"/>
      <w:marLeft w:val="0"/>
      <w:marRight w:val="0"/>
      <w:marTop w:val="0"/>
      <w:marBottom w:val="0"/>
      <w:divBdr>
        <w:top w:val="none" w:sz="0" w:space="0" w:color="auto"/>
        <w:left w:val="none" w:sz="0" w:space="0" w:color="auto"/>
        <w:bottom w:val="none" w:sz="0" w:space="0" w:color="auto"/>
        <w:right w:val="none" w:sz="0" w:space="0" w:color="auto"/>
      </w:divBdr>
    </w:div>
    <w:div w:id="1940871940">
      <w:bodyDiv w:val="1"/>
      <w:marLeft w:val="0"/>
      <w:marRight w:val="0"/>
      <w:marTop w:val="0"/>
      <w:marBottom w:val="0"/>
      <w:divBdr>
        <w:top w:val="none" w:sz="0" w:space="0" w:color="auto"/>
        <w:left w:val="none" w:sz="0" w:space="0" w:color="auto"/>
        <w:bottom w:val="none" w:sz="0" w:space="0" w:color="auto"/>
        <w:right w:val="none" w:sz="0" w:space="0" w:color="auto"/>
      </w:divBdr>
    </w:div>
    <w:div w:id="1941641489">
      <w:bodyDiv w:val="1"/>
      <w:marLeft w:val="0"/>
      <w:marRight w:val="0"/>
      <w:marTop w:val="0"/>
      <w:marBottom w:val="0"/>
      <w:divBdr>
        <w:top w:val="none" w:sz="0" w:space="0" w:color="auto"/>
        <w:left w:val="none" w:sz="0" w:space="0" w:color="auto"/>
        <w:bottom w:val="none" w:sz="0" w:space="0" w:color="auto"/>
        <w:right w:val="none" w:sz="0" w:space="0" w:color="auto"/>
      </w:divBdr>
    </w:div>
    <w:div w:id="1942105987">
      <w:bodyDiv w:val="1"/>
      <w:marLeft w:val="0"/>
      <w:marRight w:val="0"/>
      <w:marTop w:val="0"/>
      <w:marBottom w:val="0"/>
      <w:divBdr>
        <w:top w:val="none" w:sz="0" w:space="0" w:color="auto"/>
        <w:left w:val="none" w:sz="0" w:space="0" w:color="auto"/>
        <w:bottom w:val="none" w:sz="0" w:space="0" w:color="auto"/>
        <w:right w:val="none" w:sz="0" w:space="0" w:color="auto"/>
      </w:divBdr>
    </w:div>
    <w:div w:id="1942372056">
      <w:bodyDiv w:val="1"/>
      <w:marLeft w:val="0"/>
      <w:marRight w:val="0"/>
      <w:marTop w:val="0"/>
      <w:marBottom w:val="0"/>
      <w:divBdr>
        <w:top w:val="none" w:sz="0" w:space="0" w:color="auto"/>
        <w:left w:val="none" w:sz="0" w:space="0" w:color="auto"/>
        <w:bottom w:val="none" w:sz="0" w:space="0" w:color="auto"/>
        <w:right w:val="none" w:sz="0" w:space="0" w:color="auto"/>
      </w:divBdr>
    </w:div>
    <w:div w:id="1942712727">
      <w:bodyDiv w:val="1"/>
      <w:marLeft w:val="0"/>
      <w:marRight w:val="0"/>
      <w:marTop w:val="0"/>
      <w:marBottom w:val="0"/>
      <w:divBdr>
        <w:top w:val="none" w:sz="0" w:space="0" w:color="auto"/>
        <w:left w:val="none" w:sz="0" w:space="0" w:color="auto"/>
        <w:bottom w:val="none" w:sz="0" w:space="0" w:color="auto"/>
        <w:right w:val="none" w:sz="0" w:space="0" w:color="auto"/>
      </w:divBdr>
    </w:div>
    <w:div w:id="1942713134">
      <w:bodyDiv w:val="1"/>
      <w:marLeft w:val="0"/>
      <w:marRight w:val="0"/>
      <w:marTop w:val="0"/>
      <w:marBottom w:val="0"/>
      <w:divBdr>
        <w:top w:val="none" w:sz="0" w:space="0" w:color="auto"/>
        <w:left w:val="none" w:sz="0" w:space="0" w:color="auto"/>
        <w:bottom w:val="none" w:sz="0" w:space="0" w:color="auto"/>
        <w:right w:val="none" w:sz="0" w:space="0" w:color="auto"/>
      </w:divBdr>
    </w:div>
    <w:div w:id="1942952495">
      <w:bodyDiv w:val="1"/>
      <w:marLeft w:val="0"/>
      <w:marRight w:val="0"/>
      <w:marTop w:val="0"/>
      <w:marBottom w:val="0"/>
      <w:divBdr>
        <w:top w:val="none" w:sz="0" w:space="0" w:color="auto"/>
        <w:left w:val="none" w:sz="0" w:space="0" w:color="auto"/>
        <w:bottom w:val="none" w:sz="0" w:space="0" w:color="auto"/>
        <w:right w:val="none" w:sz="0" w:space="0" w:color="auto"/>
      </w:divBdr>
    </w:div>
    <w:div w:id="1943537647">
      <w:bodyDiv w:val="1"/>
      <w:marLeft w:val="0"/>
      <w:marRight w:val="0"/>
      <w:marTop w:val="0"/>
      <w:marBottom w:val="0"/>
      <w:divBdr>
        <w:top w:val="none" w:sz="0" w:space="0" w:color="auto"/>
        <w:left w:val="none" w:sz="0" w:space="0" w:color="auto"/>
        <w:bottom w:val="none" w:sz="0" w:space="0" w:color="auto"/>
        <w:right w:val="none" w:sz="0" w:space="0" w:color="auto"/>
      </w:divBdr>
    </w:div>
    <w:div w:id="1944413113">
      <w:bodyDiv w:val="1"/>
      <w:marLeft w:val="0"/>
      <w:marRight w:val="0"/>
      <w:marTop w:val="0"/>
      <w:marBottom w:val="0"/>
      <w:divBdr>
        <w:top w:val="none" w:sz="0" w:space="0" w:color="auto"/>
        <w:left w:val="none" w:sz="0" w:space="0" w:color="auto"/>
        <w:bottom w:val="none" w:sz="0" w:space="0" w:color="auto"/>
        <w:right w:val="none" w:sz="0" w:space="0" w:color="auto"/>
      </w:divBdr>
    </w:div>
    <w:div w:id="1944678377">
      <w:bodyDiv w:val="1"/>
      <w:marLeft w:val="0"/>
      <w:marRight w:val="0"/>
      <w:marTop w:val="0"/>
      <w:marBottom w:val="0"/>
      <w:divBdr>
        <w:top w:val="none" w:sz="0" w:space="0" w:color="auto"/>
        <w:left w:val="none" w:sz="0" w:space="0" w:color="auto"/>
        <w:bottom w:val="none" w:sz="0" w:space="0" w:color="auto"/>
        <w:right w:val="none" w:sz="0" w:space="0" w:color="auto"/>
      </w:divBdr>
    </w:div>
    <w:div w:id="1944875600">
      <w:bodyDiv w:val="1"/>
      <w:marLeft w:val="0"/>
      <w:marRight w:val="0"/>
      <w:marTop w:val="0"/>
      <w:marBottom w:val="0"/>
      <w:divBdr>
        <w:top w:val="none" w:sz="0" w:space="0" w:color="auto"/>
        <w:left w:val="none" w:sz="0" w:space="0" w:color="auto"/>
        <w:bottom w:val="none" w:sz="0" w:space="0" w:color="auto"/>
        <w:right w:val="none" w:sz="0" w:space="0" w:color="auto"/>
      </w:divBdr>
    </w:div>
    <w:div w:id="1944918199">
      <w:bodyDiv w:val="1"/>
      <w:marLeft w:val="0"/>
      <w:marRight w:val="0"/>
      <w:marTop w:val="0"/>
      <w:marBottom w:val="0"/>
      <w:divBdr>
        <w:top w:val="none" w:sz="0" w:space="0" w:color="auto"/>
        <w:left w:val="none" w:sz="0" w:space="0" w:color="auto"/>
        <w:bottom w:val="none" w:sz="0" w:space="0" w:color="auto"/>
        <w:right w:val="none" w:sz="0" w:space="0" w:color="auto"/>
      </w:divBdr>
    </w:div>
    <w:div w:id="1945337829">
      <w:bodyDiv w:val="1"/>
      <w:marLeft w:val="0"/>
      <w:marRight w:val="0"/>
      <w:marTop w:val="0"/>
      <w:marBottom w:val="0"/>
      <w:divBdr>
        <w:top w:val="none" w:sz="0" w:space="0" w:color="auto"/>
        <w:left w:val="none" w:sz="0" w:space="0" w:color="auto"/>
        <w:bottom w:val="none" w:sz="0" w:space="0" w:color="auto"/>
        <w:right w:val="none" w:sz="0" w:space="0" w:color="auto"/>
      </w:divBdr>
    </w:div>
    <w:div w:id="1945572801">
      <w:bodyDiv w:val="1"/>
      <w:marLeft w:val="0"/>
      <w:marRight w:val="0"/>
      <w:marTop w:val="0"/>
      <w:marBottom w:val="0"/>
      <w:divBdr>
        <w:top w:val="none" w:sz="0" w:space="0" w:color="auto"/>
        <w:left w:val="none" w:sz="0" w:space="0" w:color="auto"/>
        <w:bottom w:val="none" w:sz="0" w:space="0" w:color="auto"/>
        <w:right w:val="none" w:sz="0" w:space="0" w:color="auto"/>
      </w:divBdr>
    </w:div>
    <w:div w:id="1947153173">
      <w:bodyDiv w:val="1"/>
      <w:marLeft w:val="0"/>
      <w:marRight w:val="0"/>
      <w:marTop w:val="0"/>
      <w:marBottom w:val="0"/>
      <w:divBdr>
        <w:top w:val="none" w:sz="0" w:space="0" w:color="auto"/>
        <w:left w:val="none" w:sz="0" w:space="0" w:color="auto"/>
        <w:bottom w:val="none" w:sz="0" w:space="0" w:color="auto"/>
        <w:right w:val="none" w:sz="0" w:space="0" w:color="auto"/>
      </w:divBdr>
    </w:div>
    <w:div w:id="1947619315">
      <w:bodyDiv w:val="1"/>
      <w:marLeft w:val="0"/>
      <w:marRight w:val="0"/>
      <w:marTop w:val="0"/>
      <w:marBottom w:val="0"/>
      <w:divBdr>
        <w:top w:val="none" w:sz="0" w:space="0" w:color="auto"/>
        <w:left w:val="none" w:sz="0" w:space="0" w:color="auto"/>
        <w:bottom w:val="none" w:sz="0" w:space="0" w:color="auto"/>
        <w:right w:val="none" w:sz="0" w:space="0" w:color="auto"/>
      </w:divBdr>
    </w:div>
    <w:div w:id="1948073445">
      <w:bodyDiv w:val="1"/>
      <w:marLeft w:val="0"/>
      <w:marRight w:val="0"/>
      <w:marTop w:val="0"/>
      <w:marBottom w:val="0"/>
      <w:divBdr>
        <w:top w:val="none" w:sz="0" w:space="0" w:color="auto"/>
        <w:left w:val="none" w:sz="0" w:space="0" w:color="auto"/>
        <w:bottom w:val="none" w:sz="0" w:space="0" w:color="auto"/>
        <w:right w:val="none" w:sz="0" w:space="0" w:color="auto"/>
      </w:divBdr>
    </w:div>
    <w:div w:id="1948073855">
      <w:bodyDiv w:val="1"/>
      <w:marLeft w:val="0"/>
      <w:marRight w:val="0"/>
      <w:marTop w:val="0"/>
      <w:marBottom w:val="0"/>
      <w:divBdr>
        <w:top w:val="none" w:sz="0" w:space="0" w:color="auto"/>
        <w:left w:val="none" w:sz="0" w:space="0" w:color="auto"/>
        <w:bottom w:val="none" w:sz="0" w:space="0" w:color="auto"/>
        <w:right w:val="none" w:sz="0" w:space="0" w:color="auto"/>
      </w:divBdr>
    </w:div>
    <w:div w:id="1948155809">
      <w:bodyDiv w:val="1"/>
      <w:marLeft w:val="0"/>
      <w:marRight w:val="0"/>
      <w:marTop w:val="0"/>
      <w:marBottom w:val="0"/>
      <w:divBdr>
        <w:top w:val="none" w:sz="0" w:space="0" w:color="auto"/>
        <w:left w:val="none" w:sz="0" w:space="0" w:color="auto"/>
        <w:bottom w:val="none" w:sz="0" w:space="0" w:color="auto"/>
        <w:right w:val="none" w:sz="0" w:space="0" w:color="auto"/>
      </w:divBdr>
    </w:div>
    <w:div w:id="1948417801">
      <w:bodyDiv w:val="1"/>
      <w:marLeft w:val="0"/>
      <w:marRight w:val="0"/>
      <w:marTop w:val="0"/>
      <w:marBottom w:val="0"/>
      <w:divBdr>
        <w:top w:val="none" w:sz="0" w:space="0" w:color="auto"/>
        <w:left w:val="none" w:sz="0" w:space="0" w:color="auto"/>
        <w:bottom w:val="none" w:sz="0" w:space="0" w:color="auto"/>
        <w:right w:val="none" w:sz="0" w:space="0" w:color="auto"/>
      </w:divBdr>
    </w:div>
    <w:div w:id="1948804851">
      <w:bodyDiv w:val="1"/>
      <w:marLeft w:val="0"/>
      <w:marRight w:val="0"/>
      <w:marTop w:val="0"/>
      <w:marBottom w:val="0"/>
      <w:divBdr>
        <w:top w:val="none" w:sz="0" w:space="0" w:color="auto"/>
        <w:left w:val="none" w:sz="0" w:space="0" w:color="auto"/>
        <w:bottom w:val="none" w:sz="0" w:space="0" w:color="auto"/>
        <w:right w:val="none" w:sz="0" w:space="0" w:color="auto"/>
      </w:divBdr>
    </w:div>
    <w:div w:id="1950038654">
      <w:bodyDiv w:val="1"/>
      <w:marLeft w:val="0"/>
      <w:marRight w:val="0"/>
      <w:marTop w:val="0"/>
      <w:marBottom w:val="0"/>
      <w:divBdr>
        <w:top w:val="none" w:sz="0" w:space="0" w:color="auto"/>
        <w:left w:val="none" w:sz="0" w:space="0" w:color="auto"/>
        <w:bottom w:val="none" w:sz="0" w:space="0" w:color="auto"/>
        <w:right w:val="none" w:sz="0" w:space="0" w:color="auto"/>
      </w:divBdr>
    </w:div>
    <w:div w:id="1950309626">
      <w:bodyDiv w:val="1"/>
      <w:marLeft w:val="0"/>
      <w:marRight w:val="0"/>
      <w:marTop w:val="0"/>
      <w:marBottom w:val="0"/>
      <w:divBdr>
        <w:top w:val="none" w:sz="0" w:space="0" w:color="auto"/>
        <w:left w:val="none" w:sz="0" w:space="0" w:color="auto"/>
        <w:bottom w:val="none" w:sz="0" w:space="0" w:color="auto"/>
        <w:right w:val="none" w:sz="0" w:space="0" w:color="auto"/>
      </w:divBdr>
    </w:div>
    <w:div w:id="1950769634">
      <w:bodyDiv w:val="1"/>
      <w:marLeft w:val="0"/>
      <w:marRight w:val="0"/>
      <w:marTop w:val="0"/>
      <w:marBottom w:val="0"/>
      <w:divBdr>
        <w:top w:val="none" w:sz="0" w:space="0" w:color="auto"/>
        <w:left w:val="none" w:sz="0" w:space="0" w:color="auto"/>
        <w:bottom w:val="none" w:sz="0" w:space="0" w:color="auto"/>
        <w:right w:val="none" w:sz="0" w:space="0" w:color="auto"/>
      </w:divBdr>
    </w:div>
    <w:div w:id="1951087085">
      <w:bodyDiv w:val="1"/>
      <w:marLeft w:val="0"/>
      <w:marRight w:val="0"/>
      <w:marTop w:val="0"/>
      <w:marBottom w:val="0"/>
      <w:divBdr>
        <w:top w:val="none" w:sz="0" w:space="0" w:color="auto"/>
        <w:left w:val="none" w:sz="0" w:space="0" w:color="auto"/>
        <w:bottom w:val="none" w:sz="0" w:space="0" w:color="auto"/>
        <w:right w:val="none" w:sz="0" w:space="0" w:color="auto"/>
      </w:divBdr>
    </w:div>
    <w:div w:id="1951401251">
      <w:bodyDiv w:val="1"/>
      <w:marLeft w:val="0"/>
      <w:marRight w:val="0"/>
      <w:marTop w:val="0"/>
      <w:marBottom w:val="0"/>
      <w:divBdr>
        <w:top w:val="none" w:sz="0" w:space="0" w:color="auto"/>
        <w:left w:val="none" w:sz="0" w:space="0" w:color="auto"/>
        <w:bottom w:val="none" w:sz="0" w:space="0" w:color="auto"/>
        <w:right w:val="none" w:sz="0" w:space="0" w:color="auto"/>
      </w:divBdr>
    </w:div>
    <w:div w:id="1951862799">
      <w:bodyDiv w:val="1"/>
      <w:marLeft w:val="0"/>
      <w:marRight w:val="0"/>
      <w:marTop w:val="0"/>
      <w:marBottom w:val="0"/>
      <w:divBdr>
        <w:top w:val="none" w:sz="0" w:space="0" w:color="auto"/>
        <w:left w:val="none" w:sz="0" w:space="0" w:color="auto"/>
        <w:bottom w:val="none" w:sz="0" w:space="0" w:color="auto"/>
        <w:right w:val="none" w:sz="0" w:space="0" w:color="auto"/>
      </w:divBdr>
    </w:div>
    <w:div w:id="1952395209">
      <w:bodyDiv w:val="1"/>
      <w:marLeft w:val="0"/>
      <w:marRight w:val="0"/>
      <w:marTop w:val="0"/>
      <w:marBottom w:val="0"/>
      <w:divBdr>
        <w:top w:val="none" w:sz="0" w:space="0" w:color="auto"/>
        <w:left w:val="none" w:sz="0" w:space="0" w:color="auto"/>
        <w:bottom w:val="none" w:sz="0" w:space="0" w:color="auto"/>
        <w:right w:val="none" w:sz="0" w:space="0" w:color="auto"/>
      </w:divBdr>
    </w:div>
    <w:div w:id="1952972838">
      <w:bodyDiv w:val="1"/>
      <w:marLeft w:val="0"/>
      <w:marRight w:val="0"/>
      <w:marTop w:val="0"/>
      <w:marBottom w:val="0"/>
      <w:divBdr>
        <w:top w:val="none" w:sz="0" w:space="0" w:color="auto"/>
        <w:left w:val="none" w:sz="0" w:space="0" w:color="auto"/>
        <w:bottom w:val="none" w:sz="0" w:space="0" w:color="auto"/>
        <w:right w:val="none" w:sz="0" w:space="0" w:color="auto"/>
      </w:divBdr>
    </w:div>
    <w:div w:id="1954165552">
      <w:bodyDiv w:val="1"/>
      <w:marLeft w:val="0"/>
      <w:marRight w:val="0"/>
      <w:marTop w:val="0"/>
      <w:marBottom w:val="0"/>
      <w:divBdr>
        <w:top w:val="none" w:sz="0" w:space="0" w:color="auto"/>
        <w:left w:val="none" w:sz="0" w:space="0" w:color="auto"/>
        <w:bottom w:val="none" w:sz="0" w:space="0" w:color="auto"/>
        <w:right w:val="none" w:sz="0" w:space="0" w:color="auto"/>
      </w:divBdr>
    </w:div>
    <w:div w:id="1955012528">
      <w:bodyDiv w:val="1"/>
      <w:marLeft w:val="0"/>
      <w:marRight w:val="0"/>
      <w:marTop w:val="0"/>
      <w:marBottom w:val="0"/>
      <w:divBdr>
        <w:top w:val="none" w:sz="0" w:space="0" w:color="auto"/>
        <w:left w:val="none" w:sz="0" w:space="0" w:color="auto"/>
        <w:bottom w:val="none" w:sz="0" w:space="0" w:color="auto"/>
        <w:right w:val="none" w:sz="0" w:space="0" w:color="auto"/>
      </w:divBdr>
    </w:div>
    <w:div w:id="1955209881">
      <w:bodyDiv w:val="1"/>
      <w:marLeft w:val="0"/>
      <w:marRight w:val="0"/>
      <w:marTop w:val="0"/>
      <w:marBottom w:val="0"/>
      <w:divBdr>
        <w:top w:val="none" w:sz="0" w:space="0" w:color="auto"/>
        <w:left w:val="none" w:sz="0" w:space="0" w:color="auto"/>
        <w:bottom w:val="none" w:sz="0" w:space="0" w:color="auto"/>
        <w:right w:val="none" w:sz="0" w:space="0" w:color="auto"/>
      </w:divBdr>
    </w:div>
    <w:div w:id="1955358268">
      <w:bodyDiv w:val="1"/>
      <w:marLeft w:val="0"/>
      <w:marRight w:val="0"/>
      <w:marTop w:val="0"/>
      <w:marBottom w:val="0"/>
      <w:divBdr>
        <w:top w:val="none" w:sz="0" w:space="0" w:color="auto"/>
        <w:left w:val="none" w:sz="0" w:space="0" w:color="auto"/>
        <w:bottom w:val="none" w:sz="0" w:space="0" w:color="auto"/>
        <w:right w:val="none" w:sz="0" w:space="0" w:color="auto"/>
      </w:divBdr>
    </w:div>
    <w:div w:id="1955402396">
      <w:bodyDiv w:val="1"/>
      <w:marLeft w:val="0"/>
      <w:marRight w:val="0"/>
      <w:marTop w:val="0"/>
      <w:marBottom w:val="0"/>
      <w:divBdr>
        <w:top w:val="none" w:sz="0" w:space="0" w:color="auto"/>
        <w:left w:val="none" w:sz="0" w:space="0" w:color="auto"/>
        <w:bottom w:val="none" w:sz="0" w:space="0" w:color="auto"/>
        <w:right w:val="none" w:sz="0" w:space="0" w:color="auto"/>
      </w:divBdr>
    </w:div>
    <w:div w:id="1956252179">
      <w:bodyDiv w:val="1"/>
      <w:marLeft w:val="0"/>
      <w:marRight w:val="0"/>
      <w:marTop w:val="0"/>
      <w:marBottom w:val="0"/>
      <w:divBdr>
        <w:top w:val="none" w:sz="0" w:space="0" w:color="auto"/>
        <w:left w:val="none" w:sz="0" w:space="0" w:color="auto"/>
        <w:bottom w:val="none" w:sz="0" w:space="0" w:color="auto"/>
        <w:right w:val="none" w:sz="0" w:space="0" w:color="auto"/>
      </w:divBdr>
    </w:div>
    <w:div w:id="1956713707">
      <w:bodyDiv w:val="1"/>
      <w:marLeft w:val="0"/>
      <w:marRight w:val="0"/>
      <w:marTop w:val="0"/>
      <w:marBottom w:val="0"/>
      <w:divBdr>
        <w:top w:val="none" w:sz="0" w:space="0" w:color="auto"/>
        <w:left w:val="none" w:sz="0" w:space="0" w:color="auto"/>
        <w:bottom w:val="none" w:sz="0" w:space="0" w:color="auto"/>
        <w:right w:val="none" w:sz="0" w:space="0" w:color="auto"/>
      </w:divBdr>
    </w:div>
    <w:div w:id="1957326949">
      <w:bodyDiv w:val="1"/>
      <w:marLeft w:val="0"/>
      <w:marRight w:val="0"/>
      <w:marTop w:val="0"/>
      <w:marBottom w:val="0"/>
      <w:divBdr>
        <w:top w:val="none" w:sz="0" w:space="0" w:color="auto"/>
        <w:left w:val="none" w:sz="0" w:space="0" w:color="auto"/>
        <w:bottom w:val="none" w:sz="0" w:space="0" w:color="auto"/>
        <w:right w:val="none" w:sz="0" w:space="0" w:color="auto"/>
      </w:divBdr>
    </w:div>
    <w:div w:id="1957440994">
      <w:bodyDiv w:val="1"/>
      <w:marLeft w:val="0"/>
      <w:marRight w:val="0"/>
      <w:marTop w:val="0"/>
      <w:marBottom w:val="0"/>
      <w:divBdr>
        <w:top w:val="none" w:sz="0" w:space="0" w:color="auto"/>
        <w:left w:val="none" w:sz="0" w:space="0" w:color="auto"/>
        <w:bottom w:val="none" w:sz="0" w:space="0" w:color="auto"/>
        <w:right w:val="none" w:sz="0" w:space="0" w:color="auto"/>
      </w:divBdr>
    </w:div>
    <w:div w:id="1957640589">
      <w:bodyDiv w:val="1"/>
      <w:marLeft w:val="0"/>
      <w:marRight w:val="0"/>
      <w:marTop w:val="0"/>
      <w:marBottom w:val="0"/>
      <w:divBdr>
        <w:top w:val="none" w:sz="0" w:space="0" w:color="auto"/>
        <w:left w:val="none" w:sz="0" w:space="0" w:color="auto"/>
        <w:bottom w:val="none" w:sz="0" w:space="0" w:color="auto"/>
        <w:right w:val="none" w:sz="0" w:space="0" w:color="auto"/>
      </w:divBdr>
    </w:div>
    <w:div w:id="1958102986">
      <w:bodyDiv w:val="1"/>
      <w:marLeft w:val="0"/>
      <w:marRight w:val="0"/>
      <w:marTop w:val="0"/>
      <w:marBottom w:val="0"/>
      <w:divBdr>
        <w:top w:val="none" w:sz="0" w:space="0" w:color="auto"/>
        <w:left w:val="none" w:sz="0" w:space="0" w:color="auto"/>
        <w:bottom w:val="none" w:sz="0" w:space="0" w:color="auto"/>
        <w:right w:val="none" w:sz="0" w:space="0" w:color="auto"/>
      </w:divBdr>
    </w:div>
    <w:div w:id="1958751286">
      <w:bodyDiv w:val="1"/>
      <w:marLeft w:val="0"/>
      <w:marRight w:val="0"/>
      <w:marTop w:val="0"/>
      <w:marBottom w:val="0"/>
      <w:divBdr>
        <w:top w:val="none" w:sz="0" w:space="0" w:color="auto"/>
        <w:left w:val="none" w:sz="0" w:space="0" w:color="auto"/>
        <w:bottom w:val="none" w:sz="0" w:space="0" w:color="auto"/>
        <w:right w:val="none" w:sz="0" w:space="0" w:color="auto"/>
      </w:divBdr>
    </w:div>
    <w:div w:id="1959212812">
      <w:bodyDiv w:val="1"/>
      <w:marLeft w:val="0"/>
      <w:marRight w:val="0"/>
      <w:marTop w:val="0"/>
      <w:marBottom w:val="0"/>
      <w:divBdr>
        <w:top w:val="none" w:sz="0" w:space="0" w:color="auto"/>
        <w:left w:val="none" w:sz="0" w:space="0" w:color="auto"/>
        <w:bottom w:val="none" w:sz="0" w:space="0" w:color="auto"/>
        <w:right w:val="none" w:sz="0" w:space="0" w:color="auto"/>
      </w:divBdr>
    </w:div>
    <w:div w:id="1959753640">
      <w:bodyDiv w:val="1"/>
      <w:marLeft w:val="0"/>
      <w:marRight w:val="0"/>
      <w:marTop w:val="0"/>
      <w:marBottom w:val="0"/>
      <w:divBdr>
        <w:top w:val="none" w:sz="0" w:space="0" w:color="auto"/>
        <w:left w:val="none" w:sz="0" w:space="0" w:color="auto"/>
        <w:bottom w:val="none" w:sz="0" w:space="0" w:color="auto"/>
        <w:right w:val="none" w:sz="0" w:space="0" w:color="auto"/>
      </w:divBdr>
    </w:div>
    <w:div w:id="1960062670">
      <w:bodyDiv w:val="1"/>
      <w:marLeft w:val="0"/>
      <w:marRight w:val="0"/>
      <w:marTop w:val="0"/>
      <w:marBottom w:val="0"/>
      <w:divBdr>
        <w:top w:val="none" w:sz="0" w:space="0" w:color="auto"/>
        <w:left w:val="none" w:sz="0" w:space="0" w:color="auto"/>
        <w:bottom w:val="none" w:sz="0" w:space="0" w:color="auto"/>
        <w:right w:val="none" w:sz="0" w:space="0" w:color="auto"/>
      </w:divBdr>
    </w:div>
    <w:div w:id="1960986084">
      <w:bodyDiv w:val="1"/>
      <w:marLeft w:val="0"/>
      <w:marRight w:val="0"/>
      <w:marTop w:val="0"/>
      <w:marBottom w:val="0"/>
      <w:divBdr>
        <w:top w:val="none" w:sz="0" w:space="0" w:color="auto"/>
        <w:left w:val="none" w:sz="0" w:space="0" w:color="auto"/>
        <w:bottom w:val="none" w:sz="0" w:space="0" w:color="auto"/>
        <w:right w:val="none" w:sz="0" w:space="0" w:color="auto"/>
      </w:divBdr>
    </w:div>
    <w:div w:id="1961254910">
      <w:bodyDiv w:val="1"/>
      <w:marLeft w:val="0"/>
      <w:marRight w:val="0"/>
      <w:marTop w:val="0"/>
      <w:marBottom w:val="0"/>
      <w:divBdr>
        <w:top w:val="none" w:sz="0" w:space="0" w:color="auto"/>
        <w:left w:val="none" w:sz="0" w:space="0" w:color="auto"/>
        <w:bottom w:val="none" w:sz="0" w:space="0" w:color="auto"/>
        <w:right w:val="none" w:sz="0" w:space="0" w:color="auto"/>
      </w:divBdr>
    </w:div>
    <w:div w:id="1961456218">
      <w:bodyDiv w:val="1"/>
      <w:marLeft w:val="0"/>
      <w:marRight w:val="0"/>
      <w:marTop w:val="0"/>
      <w:marBottom w:val="0"/>
      <w:divBdr>
        <w:top w:val="none" w:sz="0" w:space="0" w:color="auto"/>
        <w:left w:val="none" w:sz="0" w:space="0" w:color="auto"/>
        <w:bottom w:val="none" w:sz="0" w:space="0" w:color="auto"/>
        <w:right w:val="none" w:sz="0" w:space="0" w:color="auto"/>
      </w:divBdr>
    </w:div>
    <w:div w:id="1961524081">
      <w:bodyDiv w:val="1"/>
      <w:marLeft w:val="0"/>
      <w:marRight w:val="0"/>
      <w:marTop w:val="0"/>
      <w:marBottom w:val="0"/>
      <w:divBdr>
        <w:top w:val="none" w:sz="0" w:space="0" w:color="auto"/>
        <w:left w:val="none" w:sz="0" w:space="0" w:color="auto"/>
        <w:bottom w:val="none" w:sz="0" w:space="0" w:color="auto"/>
        <w:right w:val="none" w:sz="0" w:space="0" w:color="auto"/>
      </w:divBdr>
    </w:div>
    <w:div w:id="1962300130">
      <w:bodyDiv w:val="1"/>
      <w:marLeft w:val="0"/>
      <w:marRight w:val="0"/>
      <w:marTop w:val="0"/>
      <w:marBottom w:val="0"/>
      <w:divBdr>
        <w:top w:val="none" w:sz="0" w:space="0" w:color="auto"/>
        <w:left w:val="none" w:sz="0" w:space="0" w:color="auto"/>
        <w:bottom w:val="none" w:sz="0" w:space="0" w:color="auto"/>
        <w:right w:val="none" w:sz="0" w:space="0" w:color="auto"/>
      </w:divBdr>
    </w:div>
    <w:div w:id="1962571228">
      <w:bodyDiv w:val="1"/>
      <w:marLeft w:val="0"/>
      <w:marRight w:val="0"/>
      <w:marTop w:val="0"/>
      <w:marBottom w:val="0"/>
      <w:divBdr>
        <w:top w:val="none" w:sz="0" w:space="0" w:color="auto"/>
        <w:left w:val="none" w:sz="0" w:space="0" w:color="auto"/>
        <w:bottom w:val="none" w:sz="0" w:space="0" w:color="auto"/>
        <w:right w:val="none" w:sz="0" w:space="0" w:color="auto"/>
      </w:divBdr>
    </w:div>
    <w:div w:id="1962609751">
      <w:bodyDiv w:val="1"/>
      <w:marLeft w:val="0"/>
      <w:marRight w:val="0"/>
      <w:marTop w:val="0"/>
      <w:marBottom w:val="0"/>
      <w:divBdr>
        <w:top w:val="none" w:sz="0" w:space="0" w:color="auto"/>
        <w:left w:val="none" w:sz="0" w:space="0" w:color="auto"/>
        <w:bottom w:val="none" w:sz="0" w:space="0" w:color="auto"/>
        <w:right w:val="none" w:sz="0" w:space="0" w:color="auto"/>
      </w:divBdr>
    </w:div>
    <w:div w:id="1963153044">
      <w:bodyDiv w:val="1"/>
      <w:marLeft w:val="0"/>
      <w:marRight w:val="0"/>
      <w:marTop w:val="0"/>
      <w:marBottom w:val="0"/>
      <w:divBdr>
        <w:top w:val="none" w:sz="0" w:space="0" w:color="auto"/>
        <w:left w:val="none" w:sz="0" w:space="0" w:color="auto"/>
        <w:bottom w:val="none" w:sz="0" w:space="0" w:color="auto"/>
        <w:right w:val="none" w:sz="0" w:space="0" w:color="auto"/>
      </w:divBdr>
    </w:div>
    <w:div w:id="1964536777">
      <w:bodyDiv w:val="1"/>
      <w:marLeft w:val="0"/>
      <w:marRight w:val="0"/>
      <w:marTop w:val="0"/>
      <w:marBottom w:val="0"/>
      <w:divBdr>
        <w:top w:val="none" w:sz="0" w:space="0" w:color="auto"/>
        <w:left w:val="none" w:sz="0" w:space="0" w:color="auto"/>
        <w:bottom w:val="none" w:sz="0" w:space="0" w:color="auto"/>
        <w:right w:val="none" w:sz="0" w:space="0" w:color="auto"/>
      </w:divBdr>
    </w:div>
    <w:div w:id="1966108838">
      <w:bodyDiv w:val="1"/>
      <w:marLeft w:val="0"/>
      <w:marRight w:val="0"/>
      <w:marTop w:val="0"/>
      <w:marBottom w:val="0"/>
      <w:divBdr>
        <w:top w:val="none" w:sz="0" w:space="0" w:color="auto"/>
        <w:left w:val="none" w:sz="0" w:space="0" w:color="auto"/>
        <w:bottom w:val="none" w:sz="0" w:space="0" w:color="auto"/>
        <w:right w:val="none" w:sz="0" w:space="0" w:color="auto"/>
      </w:divBdr>
    </w:div>
    <w:div w:id="1966543952">
      <w:bodyDiv w:val="1"/>
      <w:marLeft w:val="0"/>
      <w:marRight w:val="0"/>
      <w:marTop w:val="0"/>
      <w:marBottom w:val="0"/>
      <w:divBdr>
        <w:top w:val="none" w:sz="0" w:space="0" w:color="auto"/>
        <w:left w:val="none" w:sz="0" w:space="0" w:color="auto"/>
        <w:bottom w:val="none" w:sz="0" w:space="0" w:color="auto"/>
        <w:right w:val="none" w:sz="0" w:space="0" w:color="auto"/>
      </w:divBdr>
    </w:div>
    <w:div w:id="1967538827">
      <w:bodyDiv w:val="1"/>
      <w:marLeft w:val="0"/>
      <w:marRight w:val="0"/>
      <w:marTop w:val="0"/>
      <w:marBottom w:val="0"/>
      <w:divBdr>
        <w:top w:val="none" w:sz="0" w:space="0" w:color="auto"/>
        <w:left w:val="none" w:sz="0" w:space="0" w:color="auto"/>
        <w:bottom w:val="none" w:sz="0" w:space="0" w:color="auto"/>
        <w:right w:val="none" w:sz="0" w:space="0" w:color="auto"/>
      </w:divBdr>
    </w:div>
    <w:div w:id="1967810515">
      <w:bodyDiv w:val="1"/>
      <w:marLeft w:val="0"/>
      <w:marRight w:val="0"/>
      <w:marTop w:val="0"/>
      <w:marBottom w:val="0"/>
      <w:divBdr>
        <w:top w:val="none" w:sz="0" w:space="0" w:color="auto"/>
        <w:left w:val="none" w:sz="0" w:space="0" w:color="auto"/>
        <w:bottom w:val="none" w:sz="0" w:space="0" w:color="auto"/>
        <w:right w:val="none" w:sz="0" w:space="0" w:color="auto"/>
      </w:divBdr>
    </w:div>
    <w:div w:id="1968703560">
      <w:bodyDiv w:val="1"/>
      <w:marLeft w:val="0"/>
      <w:marRight w:val="0"/>
      <w:marTop w:val="0"/>
      <w:marBottom w:val="0"/>
      <w:divBdr>
        <w:top w:val="none" w:sz="0" w:space="0" w:color="auto"/>
        <w:left w:val="none" w:sz="0" w:space="0" w:color="auto"/>
        <w:bottom w:val="none" w:sz="0" w:space="0" w:color="auto"/>
        <w:right w:val="none" w:sz="0" w:space="0" w:color="auto"/>
      </w:divBdr>
    </w:div>
    <w:div w:id="1969436072">
      <w:bodyDiv w:val="1"/>
      <w:marLeft w:val="0"/>
      <w:marRight w:val="0"/>
      <w:marTop w:val="0"/>
      <w:marBottom w:val="0"/>
      <w:divBdr>
        <w:top w:val="none" w:sz="0" w:space="0" w:color="auto"/>
        <w:left w:val="none" w:sz="0" w:space="0" w:color="auto"/>
        <w:bottom w:val="none" w:sz="0" w:space="0" w:color="auto"/>
        <w:right w:val="none" w:sz="0" w:space="0" w:color="auto"/>
      </w:divBdr>
    </w:div>
    <w:div w:id="1969780172">
      <w:bodyDiv w:val="1"/>
      <w:marLeft w:val="0"/>
      <w:marRight w:val="0"/>
      <w:marTop w:val="0"/>
      <w:marBottom w:val="0"/>
      <w:divBdr>
        <w:top w:val="none" w:sz="0" w:space="0" w:color="auto"/>
        <w:left w:val="none" w:sz="0" w:space="0" w:color="auto"/>
        <w:bottom w:val="none" w:sz="0" w:space="0" w:color="auto"/>
        <w:right w:val="none" w:sz="0" w:space="0" w:color="auto"/>
      </w:divBdr>
    </w:div>
    <w:div w:id="1970165080">
      <w:bodyDiv w:val="1"/>
      <w:marLeft w:val="0"/>
      <w:marRight w:val="0"/>
      <w:marTop w:val="0"/>
      <w:marBottom w:val="0"/>
      <w:divBdr>
        <w:top w:val="none" w:sz="0" w:space="0" w:color="auto"/>
        <w:left w:val="none" w:sz="0" w:space="0" w:color="auto"/>
        <w:bottom w:val="none" w:sz="0" w:space="0" w:color="auto"/>
        <w:right w:val="none" w:sz="0" w:space="0" w:color="auto"/>
      </w:divBdr>
    </w:div>
    <w:div w:id="1970554161">
      <w:bodyDiv w:val="1"/>
      <w:marLeft w:val="0"/>
      <w:marRight w:val="0"/>
      <w:marTop w:val="0"/>
      <w:marBottom w:val="0"/>
      <w:divBdr>
        <w:top w:val="none" w:sz="0" w:space="0" w:color="auto"/>
        <w:left w:val="none" w:sz="0" w:space="0" w:color="auto"/>
        <w:bottom w:val="none" w:sz="0" w:space="0" w:color="auto"/>
        <w:right w:val="none" w:sz="0" w:space="0" w:color="auto"/>
      </w:divBdr>
    </w:div>
    <w:div w:id="1971129857">
      <w:bodyDiv w:val="1"/>
      <w:marLeft w:val="0"/>
      <w:marRight w:val="0"/>
      <w:marTop w:val="0"/>
      <w:marBottom w:val="0"/>
      <w:divBdr>
        <w:top w:val="none" w:sz="0" w:space="0" w:color="auto"/>
        <w:left w:val="none" w:sz="0" w:space="0" w:color="auto"/>
        <w:bottom w:val="none" w:sz="0" w:space="0" w:color="auto"/>
        <w:right w:val="none" w:sz="0" w:space="0" w:color="auto"/>
      </w:divBdr>
    </w:div>
    <w:div w:id="1971279546">
      <w:bodyDiv w:val="1"/>
      <w:marLeft w:val="0"/>
      <w:marRight w:val="0"/>
      <w:marTop w:val="0"/>
      <w:marBottom w:val="0"/>
      <w:divBdr>
        <w:top w:val="none" w:sz="0" w:space="0" w:color="auto"/>
        <w:left w:val="none" w:sz="0" w:space="0" w:color="auto"/>
        <w:bottom w:val="none" w:sz="0" w:space="0" w:color="auto"/>
        <w:right w:val="none" w:sz="0" w:space="0" w:color="auto"/>
      </w:divBdr>
    </w:div>
    <w:div w:id="1971664788">
      <w:bodyDiv w:val="1"/>
      <w:marLeft w:val="0"/>
      <w:marRight w:val="0"/>
      <w:marTop w:val="0"/>
      <w:marBottom w:val="0"/>
      <w:divBdr>
        <w:top w:val="none" w:sz="0" w:space="0" w:color="auto"/>
        <w:left w:val="none" w:sz="0" w:space="0" w:color="auto"/>
        <w:bottom w:val="none" w:sz="0" w:space="0" w:color="auto"/>
        <w:right w:val="none" w:sz="0" w:space="0" w:color="auto"/>
      </w:divBdr>
    </w:div>
    <w:div w:id="1972713795">
      <w:bodyDiv w:val="1"/>
      <w:marLeft w:val="0"/>
      <w:marRight w:val="0"/>
      <w:marTop w:val="0"/>
      <w:marBottom w:val="0"/>
      <w:divBdr>
        <w:top w:val="none" w:sz="0" w:space="0" w:color="auto"/>
        <w:left w:val="none" w:sz="0" w:space="0" w:color="auto"/>
        <w:bottom w:val="none" w:sz="0" w:space="0" w:color="auto"/>
        <w:right w:val="none" w:sz="0" w:space="0" w:color="auto"/>
      </w:divBdr>
    </w:div>
    <w:div w:id="1972904981">
      <w:bodyDiv w:val="1"/>
      <w:marLeft w:val="0"/>
      <w:marRight w:val="0"/>
      <w:marTop w:val="0"/>
      <w:marBottom w:val="0"/>
      <w:divBdr>
        <w:top w:val="none" w:sz="0" w:space="0" w:color="auto"/>
        <w:left w:val="none" w:sz="0" w:space="0" w:color="auto"/>
        <w:bottom w:val="none" w:sz="0" w:space="0" w:color="auto"/>
        <w:right w:val="none" w:sz="0" w:space="0" w:color="auto"/>
      </w:divBdr>
    </w:div>
    <w:div w:id="1973049016">
      <w:bodyDiv w:val="1"/>
      <w:marLeft w:val="0"/>
      <w:marRight w:val="0"/>
      <w:marTop w:val="0"/>
      <w:marBottom w:val="0"/>
      <w:divBdr>
        <w:top w:val="none" w:sz="0" w:space="0" w:color="auto"/>
        <w:left w:val="none" w:sz="0" w:space="0" w:color="auto"/>
        <w:bottom w:val="none" w:sz="0" w:space="0" w:color="auto"/>
        <w:right w:val="none" w:sz="0" w:space="0" w:color="auto"/>
      </w:divBdr>
    </w:div>
    <w:div w:id="1973248464">
      <w:bodyDiv w:val="1"/>
      <w:marLeft w:val="0"/>
      <w:marRight w:val="0"/>
      <w:marTop w:val="0"/>
      <w:marBottom w:val="0"/>
      <w:divBdr>
        <w:top w:val="none" w:sz="0" w:space="0" w:color="auto"/>
        <w:left w:val="none" w:sz="0" w:space="0" w:color="auto"/>
        <w:bottom w:val="none" w:sz="0" w:space="0" w:color="auto"/>
        <w:right w:val="none" w:sz="0" w:space="0" w:color="auto"/>
      </w:divBdr>
    </w:div>
    <w:div w:id="1974631490">
      <w:bodyDiv w:val="1"/>
      <w:marLeft w:val="0"/>
      <w:marRight w:val="0"/>
      <w:marTop w:val="0"/>
      <w:marBottom w:val="0"/>
      <w:divBdr>
        <w:top w:val="none" w:sz="0" w:space="0" w:color="auto"/>
        <w:left w:val="none" w:sz="0" w:space="0" w:color="auto"/>
        <w:bottom w:val="none" w:sz="0" w:space="0" w:color="auto"/>
        <w:right w:val="none" w:sz="0" w:space="0" w:color="auto"/>
      </w:divBdr>
    </w:div>
    <w:div w:id="1975134458">
      <w:bodyDiv w:val="1"/>
      <w:marLeft w:val="0"/>
      <w:marRight w:val="0"/>
      <w:marTop w:val="0"/>
      <w:marBottom w:val="0"/>
      <w:divBdr>
        <w:top w:val="none" w:sz="0" w:space="0" w:color="auto"/>
        <w:left w:val="none" w:sz="0" w:space="0" w:color="auto"/>
        <w:bottom w:val="none" w:sz="0" w:space="0" w:color="auto"/>
        <w:right w:val="none" w:sz="0" w:space="0" w:color="auto"/>
      </w:divBdr>
    </w:div>
    <w:div w:id="1975332135">
      <w:bodyDiv w:val="1"/>
      <w:marLeft w:val="0"/>
      <w:marRight w:val="0"/>
      <w:marTop w:val="0"/>
      <w:marBottom w:val="0"/>
      <w:divBdr>
        <w:top w:val="none" w:sz="0" w:space="0" w:color="auto"/>
        <w:left w:val="none" w:sz="0" w:space="0" w:color="auto"/>
        <w:bottom w:val="none" w:sz="0" w:space="0" w:color="auto"/>
        <w:right w:val="none" w:sz="0" w:space="0" w:color="auto"/>
      </w:divBdr>
    </w:div>
    <w:div w:id="1975525762">
      <w:bodyDiv w:val="1"/>
      <w:marLeft w:val="0"/>
      <w:marRight w:val="0"/>
      <w:marTop w:val="0"/>
      <w:marBottom w:val="0"/>
      <w:divBdr>
        <w:top w:val="none" w:sz="0" w:space="0" w:color="auto"/>
        <w:left w:val="none" w:sz="0" w:space="0" w:color="auto"/>
        <w:bottom w:val="none" w:sz="0" w:space="0" w:color="auto"/>
        <w:right w:val="none" w:sz="0" w:space="0" w:color="auto"/>
      </w:divBdr>
    </w:div>
    <w:div w:id="1976058247">
      <w:bodyDiv w:val="1"/>
      <w:marLeft w:val="0"/>
      <w:marRight w:val="0"/>
      <w:marTop w:val="0"/>
      <w:marBottom w:val="0"/>
      <w:divBdr>
        <w:top w:val="none" w:sz="0" w:space="0" w:color="auto"/>
        <w:left w:val="none" w:sz="0" w:space="0" w:color="auto"/>
        <w:bottom w:val="none" w:sz="0" w:space="0" w:color="auto"/>
        <w:right w:val="none" w:sz="0" w:space="0" w:color="auto"/>
      </w:divBdr>
    </w:div>
    <w:div w:id="1976792520">
      <w:bodyDiv w:val="1"/>
      <w:marLeft w:val="0"/>
      <w:marRight w:val="0"/>
      <w:marTop w:val="0"/>
      <w:marBottom w:val="0"/>
      <w:divBdr>
        <w:top w:val="none" w:sz="0" w:space="0" w:color="auto"/>
        <w:left w:val="none" w:sz="0" w:space="0" w:color="auto"/>
        <w:bottom w:val="none" w:sz="0" w:space="0" w:color="auto"/>
        <w:right w:val="none" w:sz="0" w:space="0" w:color="auto"/>
      </w:divBdr>
    </w:div>
    <w:div w:id="1977368474">
      <w:bodyDiv w:val="1"/>
      <w:marLeft w:val="0"/>
      <w:marRight w:val="0"/>
      <w:marTop w:val="0"/>
      <w:marBottom w:val="0"/>
      <w:divBdr>
        <w:top w:val="none" w:sz="0" w:space="0" w:color="auto"/>
        <w:left w:val="none" w:sz="0" w:space="0" w:color="auto"/>
        <w:bottom w:val="none" w:sz="0" w:space="0" w:color="auto"/>
        <w:right w:val="none" w:sz="0" w:space="0" w:color="auto"/>
      </w:divBdr>
    </w:div>
    <w:div w:id="1977449573">
      <w:bodyDiv w:val="1"/>
      <w:marLeft w:val="0"/>
      <w:marRight w:val="0"/>
      <w:marTop w:val="0"/>
      <w:marBottom w:val="0"/>
      <w:divBdr>
        <w:top w:val="none" w:sz="0" w:space="0" w:color="auto"/>
        <w:left w:val="none" w:sz="0" w:space="0" w:color="auto"/>
        <w:bottom w:val="none" w:sz="0" w:space="0" w:color="auto"/>
        <w:right w:val="none" w:sz="0" w:space="0" w:color="auto"/>
      </w:divBdr>
    </w:div>
    <w:div w:id="1977562020">
      <w:bodyDiv w:val="1"/>
      <w:marLeft w:val="0"/>
      <w:marRight w:val="0"/>
      <w:marTop w:val="0"/>
      <w:marBottom w:val="0"/>
      <w:divBdr>
        <w:top w:val="none" w:sz="0" w:space="0" w:color="auto"/>
        <w:left w:val="none" w:sz="0" w:space="0" w:color="auto"/>
        <w:bottom w:val="none" w:sz="0" w:space="0" w:color="auto"/>
        <w:right w:val="none" w:sz="0" w:space="0" w:color="auto"/>
      </w:divBdr>
    </w:div>
    <w:div w:id="1978295564">
      <w:bodyDiv w:val="1"/>
      <w:marLeft w:val="0"/>
      <w:marRight w:val="0"/>
      <w:marTop w:val="0"/>
      <w:marBottom w:val="0"/>
      <w:divBdr>
        <w:top w:val="none" w:sz="0" w:space="0" w:color="auto"/>
        <w:left w:val="none" w:sz="0" w:space="0" w:color="auto"/>
        <w:bottom w:val="none" w:sz="0" w:space="0" w:color="auto"/>
        <w:right w:val="none" w:sz="0" w:space="0" w:color="auto"/>
      </w:divBdr>
    </w:div>
    <w:div w:id="1978337118">
      <w:bodyDiv w:val="1"/>
      <w:marLeft w:val="0"/>
      <w:marRight w:val="0"/>
      <w:marTop w:val="0"/>
      <w:marBottom w:val="0"/>
      <w:divBdr>
        <w:top w:val="none" w:sz="0" w:space="0" w:color="auto"/>
        <w:left w:val="none" w:sz="0" w:space="0" w:color="auto"/>
        <w:bottom w:val="none" w:sz="0" w:space="0" w:color="auto"/>
        <w:right w:val="none" w:sz="0" w:space="0" w:color="auto"/>
      </w:divBdr>
    </w:div>
    <w:div w:id="1978410609">
      <w:bodyDiv w:val="1"/>
      <w:marLeft w:val="0"/>
      <w:marRight w:val="0"/>
      <w:marTop w:val="0"/>
      <w:marBottom w:val="0"/>
      <w:divBdr>
        <w:top w:val="none" w:sz="0" w:space="0" w:color="auto"/>
        <w:left w:val="none" w:sz="0" w:space="0" w:color="auto"/>
        <w:bottom w:val="none" w:sz="0" w:space="0" w:color="auto"/>
        <w:right w:val="none" w:sz="0" w:space="0" w:color="auto"/>
      </w:divBdr>
    </w:div>
    <w:div w:id="1979798171">
      <w:bodyDiv w:val="1"/>
      <w:marLeft w:val="0"/>
      <w:marRight w:val="0"/>
      <w:marTop w:val="0"/>
      <w:marBottom w:val="0"/>
      <w:divBdr>
        <w:top w:val="none" w:sz="0" w:space="0" w:color="auto"/>
        <w:left w:val="none" w:sz="0" w:space="0" w:color="auto"/>
        <w:bottom w:val="none" w:sz="0" w:space="0" w:color="auto"/>
        <w:right w:val="none" w:sz="0" w:space="0" w:color="auto"/>
      </w:divBdr>
    </w:div>
    <w:div w:id="1981375384">
      <w:bodyDiv w:val="1"/>
      <w:marLeft w:val="0"/>
      <w:marRight w:val="0"/>
      <w:marTop w:val="0"/>
      <w:marBottom w:val="0"/>
      <w:divBdr>
        <w:top w:val="none" w:sz="0" w:space="0" w:color="auto"/>
        <w:left w:val="none" w:sz="0" w:space="0" w:color="auto"/>
        <w:bottom w:val="none" w:sz="0" w:space="0" w:color="auto"/>
        <w:right w:val="none" w:sz="0" w:space="0" w:color="auto"/>
      </w:divBdr>
    </w:div>
    <w:div w:id="1982147442">
      <w:bodyDiv w:val="1"/>
      <w:marLeft w:val="0"/>
      <w:marRight w:val="0"/>
      <w:marTop w:val="0"/>
      <w:marBottom w:val="0"/>
      <w:divBdr>
        <w:top w:val="none" w:sz="0" w:space="0" w:color="auto"/>
        <w:left w:val="none" w:sz="0" w:space="0" w:color="auto"/>
        <w:bottom w:val="none" w:sz="0" w:space="0" w:color="auto"/>
        <w:right w:val="none" w:sz="0" w:space="0" w:color="auto"/>
      </w:divBdr>
    </w:div>
    <w:div w:id="1982416248">
      <w:bodyDiv w:val="1"/>
      <w:marLeft w:val="0"/>
      <w:marRight w:val="0"/>
      <w:marTop w:val="0"/>
      <w:marBottom w:val="0"/>
      <w:divBdr>
        <w:top w:val="none" w:sz="0" w:space="0" w:color="auto"/>
        <w:left w:val="none" w:sz="0" w:space="0" w:color="auto"/>
        <w:bottom w:val="none" w:sz="0" w:space="0" w:color="auto"/>
        <w:right w:val="none" w:sz="0" w:space="0" w:color="auto"/>
      </w:divBdr>
    </w:div>
    <w:div w:id="1982614164">
      <w:bodyDiv w:val="1"/>
      <w:marLeft w:val="0"/>
      <w:marRight w:val="0"/>
      <w:marTop w:val="0"/>
      <w:marBottom w:val="0"/>
      <w:divBdr>
        <w:top w:val="none" w:sz="0" w:space="0" w:color="auto"/>
        <w:left w:val="none" w:sz="0" w:space="0" w:color="auto"/>
        <w:bottom w:val="none" w:sz="0" w:space="0" w:color="auto"/>
        <w:right w:val="none" w:sz="0" w:space="0" w:color="auto"/>
      </w:divBdr>
    </w:div>
    <w:div w:id="1983004811">
      <w:bodyDiv w:val="1"/>
      <w:marLeft w:val="0"/>
      <w:marRight w:val="0"/>
      <w:marTop w:val="0"/>
      <w:marBottom w:val="0"/>
      <w:divBdr>
        <w:top w:val="none" w:sz="0" w:space="0" w:color="auto"/>
        <w:left w:val="none" w:sz="0" w:space="0" w:color="auto"/>
        <w:bottom w:val="none" w:sz="0" w:space="0" w:color="auto"/>
        <w:right w:val="none" w:sz="0" w:space="0" w:color="auto"/>
      </w:divBdr>
    </w:div>
    <w:div w:id="1983461494">
      <w:bodyDiv w:val="1"/>
      <w:marLeft w:val="0"/>
      <w:marRight w:val="0"/>
      <w:marTop w:val="0"/>
      <w:marBottom w:val="0"/>
      <w:divBdr>
        <w:top w:val="none" w:sz="0" w:space="0" w:color="auto"/>
        <w:left w:val="none" w:sz="0" w:space="0" w:color="auto"/>
        <w:bottom w:val="none" w:sz="0" w:space="0" w:color="auto"/>
        <w:right w:val="none" w:sz="0" w:space="0" w:color="auto"/>
      </w:divBdr>
    </w:div>
    <w:div w:id="1983535850">
      <w:bodyDiv w:val="1"/>
      <w:marLeft w:val="0"/>
      <w:marRight w:val="0"/>
      <w:marTop w:val="0"/>
      <w:marBottom w:val="0"/>
      <w:divBdr>
        <w:top w:val="none" w:sz="0" w:space="0" w:color="auto"/>
        <w:left w:val="none" w:sz="0" w:space="0" w:color="auto"/>
        <w:bottom w:val="none" w:sz="0" w:space="0" w:color="auto"/>
        <w:right w:val="none" w:sz="0" w:space="0" w:color="auto"/>
      </w:divBdr>
    </w:div>
    <w:div w:id="1983579304">
      <w:bodyDiv w:val="1"/>
      <w:marLeft w:val="0"/>
      <w:marRight w:val="0"/>
      <w:marTop w:val="0"/>
      <w:marBottom w:val="0"/>
      <w:divBdr>
        <w:top w:val="none" w:sz="0" w:space="0" w:color="auto"/>
        <w:left w:val="none" w:sz="0" w:space="0" w:color="auto"/>
        <w:bottom w:val="none" w:sz="0" w:space="0" w:color="auto"/>
        <w:right w:val="none" w:sz="0" w:space="0" w:color="auto"/>
      </w:divBdr>
    </w:div>
    <w:div w:id="1983582672">
      <w:bodyDiv w:val="1"/>
      <w:marLeft w:val="0"/>
      <w:marRight w:val="0"/>
      <w:marTop w:val="0"/>
      <w:marBottom w:val="0"/>
      <w:divBdr>
        <w:top w:val="none" w:sz="0" w:space="0" w:color="auto"/>
        <w:left w:val="none" w:sz="0" w:space="0" w:color="auto"/>
        <w:bottom w:val="none" w:sz="0" w:space="0" w:color="auto"/>
        <w:right w:val="none" w:sz="0" w:space="0" w:color="auto"/>
      </w:divBdr>
    </w:div>
    <w:div w:id="1984580307">
      <w:bodyDiv w:val="1"/>
      <w:marLeft w:val="0"/>
      <w:marRight w:val="0"/>
      <w:marTop w:val="0"/>
      <w:marBottom w:val="0"/>
      <w:divBdr>
        <w:top w:val="none" w:sz="0" w:space="0" w:color="auto"/>
        <w:left w:val="none" w:sz="0" w:space="0" w:color="auto"/>
        <w:bottom w:val="none" w:sz="0" w:space="0" w:color="auto"/>
        <w:right w:val="none" w:sz="0" w:space="0" w:color="auto"/>
      </w:divBdr>
    </w:div>
    <w:div w:id="1984847992">
      <w:bodyDiv w:val="1"/>
      <w:marLeft w:val="0"/>
      <w:marRight w:val="0"/>
      <w:marTop w:val="0"/>
      <w:marBottom w:val="0"/>
      <w:divBdr>
        <w:top w:val="none" w:sz="0" w:space="0" w:color="auto"/>
        <w:left w:val="none" w:sz="0" w:space="0" w:color="auto"/>
        <w:bottom w:val="none" w:sz="0" w:space="0" w:color="auto"/>
        <w:right w:val="none" w:sz="0" w:space="0" w:color="auto"/>
      </w:divBdr>
    </w:div>
    <w:div w:id="1985968727">
      <w:bodyDiv w:val="1"/>
      <w:marLeft w:val="0"/>
      <w:marRight w:val="0"/>
      <w:marTop w:val="0"/>
      <w:marBottom w:val="0"/>
      <w:divBdr>
        <w:top w:val="none" w:sz="0" w:space="0" w:color="auto"/>
        <w:left w:val="none" w:sz="0" w:space="0" w:color="auto"/>
        <w:bottom w:val="none" w:sz="0" w:space="0" w:color="auto"/>
        <w:right w:val="none" w:sz="0" w:space="0" w:color="auto"/>
      </w:divBdr>
    </w:div>
    <w:div w:id="1986348029">
      <w:bodyDiv w:val="1"/>
      <w:marLeft w:val="0"/>
      <w:marRight w:val="0"/>
      <w:marTop w:val="0"/>
      <w:marBottom w:val="0"/>
      <w:divBdr>
        <w:top w:val="none" w:sz="0" w:space="0" w:color="auto"/>
        <w:left w:val="none" w:sz="0" w:space="0" w:color="auto"/>
        <w:bottom w:val="none" w:sz="0" w:space="0" w:color="auto"/>
        <w:right w:val="none" w:sz="0" w:space="0" w:color="auto"/>
      </w:divBdr>
    </w:div>
    <w:div w:id="1986740063">
      <w:bodyDiv w:val="1"/>
      <w:marLeft w:val="0"/>
      <w:marRight w:val="0"/>
      <w:marTop w:val="0"/>
      <w:marBottom w:val="0"/>
      <w:divBdr>
        <w:top w:val="none" w:sz="0" w:space="0" w:color="auto"/>
        <w:left w:val="none" w:sz="0" w:space="0" w:color="auto"/>
        <w:bottom w:val="none" w:sz="0" w:space="0" w:color="auto"/>
        <w:right w:val="none" w:sz="0" w:space="0" w:color="auto"/>
      </w:divBdr>
    </w:div>
    <w:div w:id="1987003395">
      <w:bodyDiv w:val="1"/>
      <w:marLeft w:val="0"/>
      <w:marRight w:val="0"/>
      <w:marTop w:val="0"/>
      <w:marBottom w:val="0"/>
      <w:divBdr>
        <w:top w:val="none" w:sz="0" w:space="0" w:color="auto"/>
        <w:left w:val="none" w:sz="0" w:space="0" w:color="auto"/>
        <w:bottom w:val="none" w:sz="0" w:space="0" w:color="auto"/>
        <w:right w:val="none" w:sz="0" w:space="0" w:color="auto"/>
      </w:divBdr>
    </w:div>
    <w:div w:id="1987469124">
      <w:bodyDiv w:val="1"/>
      <w:marLeft w:val="0"/>
      <w:marRight w:val="0"/>
      <w:marTop w:val="0"/>
      <w:marBottom w:val="0"/>
      <w:divBdr>
        <w:top w:val="none" w:sz="0" w:space="0" w:color="auto"/>
        <w:left w:val="none" w:sz="0" w:space="0" w:color="auto"/>
        <w:bottom w:val="none" w:sz="0" w:space="0" w:color="auto"/>
        <w:right w:val="none" w:sz="0" w:space="0" w:color="auto"/>
      </w:divBdr>
    </w:div>
    <w:div w:id="1987540170">
      <w:bodyDiv w:val="1"/>
      <w:marLeft w:val="0"/>
      <w:marRight w:val="0"/>
      <w:marTop w:val="0"/>
      <w:marBottom w:val="0"/>
      <w:divBdr>
        <w:top w:val="none" w:sz="0" w:space="0" w:color="auto"/>
        <w:left w:val="none" w:sz="0" w:space="0" w:color="auto"/>
        <w:bottom w:val="none" w:sz="0" w:space="0" w:color="auto"/>
        <w:right w:val="none" w:sz="0" w:space="0" w:color="auto"/>
      </w:divBdr>
    </w:div>
    <w:div w:id="1987660728">
      <w:bodyDiv w:val="1"/>
      <w:marLeft w:val="0"/>
      <w:marRight w:val="0"/>
      <w:marTop w:val="0"/>
      <w:marBottom w:val="0"/>
      <w:divBdr>
        <w:top w:val="none" w:sz="0" w:space="0" w:color="auto"/>
        <w:left w:val="none" w:sz="0" w:space="0" w:color="auto"/>
        <w:bottom w:val="none" w:sz="0" w:space="0" w:color="auto"/>
        <w:right w:val="none" w:sz="0" w:space="0" w:color="auto"/>
      </w:divBdr>
    </w:div>
    <w:div w:id="1990094937">
      <w:bodyDiv w:val="1"/>
      <w:marLeft w:val="0"/>
      <w:marRight w:val="0"/>
      <w:marTop w:val="0"/>
      <w:marBottom w:val="0"/>
      <w:divBdr>
        <w:top w:val="none" w:sz="0" w:space="0" w:color="auto"/>
        <w:left w:val="none" w:sz="0" w:space="0" w:color="auto"/>
        <w:bottom w:val="none" w:sz="0" w:space="0" w:color="auto"/>
        <w:right w:val="none" w:sz="0" w:space="0" w:color="auto"/>
      </w:divBdr>
    </w:div>
    <w:div w:id="1990549611">
      <w:bodyDiv w:val="1"/>
      <w:marLeft w:val="0"/>
      <w:marRight w:val="0"/>
      <w:marTop w:val="0"/>
      <w:marBottom w:val="0"/>
      <w:divBdr>
        <w:top w:val="none" w:sz="0" w:space="0" w:color="auto"/>
        <w:left w:val="none" w:sz="0" w:space="0" w:color="auto"/>
        <w:bottom w:val="none" w:sz="0" w:space="0" w:color="auto"/>
        <w:right w:val="none" w:sz="0" w:space="0" w:color="auto"/>
      </w:divBdr>
    </w:div>
    <w:div w:id="1990672872">
      <w:bodyDiv w:val="1"/>
      <w:marLeft w:val="0"/>
      <w:marRight w:val="0"/>
      <w:marTop w:val="0"/>
      <w:marBottom w:val="0"/>
      <w:divBdr>
        <w:top w:val="none" w:sz="0" w:space="0" w:color="auto"/>
        <w:left w:val="none" w:sz="0" w:space="0" w:color="auto"/>
        <w:bottom w:val="none" w:sz="0" w:space="0" w:color="auto"/>
        <w:right w:val="none" w:sz="0" w:space="0" w:color="auto"/>
      </w:divBdr>
    </w:div>
    <w:div w:id="1992249458">
      <w:bodyDiv w:val="1"/>
      <w:marLeft w:val="0"/>
      <w:marRight w:val="0"/>
      <w:marTop w:val="0"/>
      <w:marBottom w:val="0"/>
      <w:divBdr>
        <w:top w:val="none" w:sz="0" w:space="0" w:color="auto"/>
        <w:left w:val="none" w:sz="0" w:space="0" w:color="auto"/>
        <w:bottom w:val="none" w:sz="0" w:space="0" w:color="auto"/>
        <w:right w:val="none" w:sz="0" w:space="0" w:color="auto"/>
      </w:divBdr>
    </w:div>
    <w:div w:id="1992636588">
      <w:bodyDiv w:val="1"/>
      <w:marLeft w:val="0"/>
      <w:marRight w:val="0"/>
      <w:marTop w:val="0"/>
      <w:marBottom w:val="0"/>
      <w:divBdr>
        <w:top w:val="none" w:sz="0" w:space="0" w:color="auto"/>
        <w:left w:val="none" w:sz="0" w:space="0" w:color="auto"/>
        <w:bottom w:val="none" w:sz="0" w:space="0" w:color="auto"/>
        <w:right w:val="none" w:sz="0" w:space="0" w:color="auto"/>
      </w:divBdr>
    </w:div>
    <w:div w:id="1993216161">
      <w:bodyDiv w:val="1"/>
      <w:marLeft w:val="0"/>
      <w:marRight w:val="0"/>
      <w:marTop w:val="0"/>
      <w:marBottom w:val="0"/>
      <w:divBdr>
        <w:top w:val="none" w:sz="0" w:space="0" w:color="auto"/>
        <w:left w:val="none" w:sz="0" w:space="0" w:color="auto"/>
        <w:bottom w:val="none" w:sz="0" w:space="0" w:color="auto"/>
        <w:right w:val="none" w:sz="0" w:space="0" w:color="auto"/>
      </w:divBdr>
    </w:div>
    <w:div w:id="1993486490">
      <w:bodyDiv w:val="1"/>
      <w:marLeft w:val="0"/>
      <w:marRight w:val="0"/>
      <w:marTop w:val="0"/>
      <w:marBottom w:val="0"/>
      <w:divBdr>
        <w:top w:val="none" w:sz="0" w:space="0" w:color="auto"/>
        <w:left w:val="none" w:sz="0" w:space="0" w:color="auto"/>
        <w:bottom w:val="none" w:sz="0" w:space="0" w:color="auto"/>
        <w:right w:val="none" w:sz="0" w:space="0" w:color="auto"/>
      </w:divBdr>
    </w:div>
    <w:div w:id="1993559588">
      <w:bodyDiv w:val="1"/>
      <w:marLeft w:val="0"/>
      <w:marRight w:val="0"/>
      <w:marTop w:val="0"/>
      <w:marBottom w:val="0"/>
      <w:divBdr>
        <w:top w:val="none" w:sz="0" w:space="0" w:color="auto"/>
        <w:left w:val="none" w:sz="0" w:space="0" w:color="auto"/>
        <w:bottom w:val="none" w:sz="0" w:space="0" w:color="auto"/>
        <w:right w:val="none" w:sz="0" w:space="0" w:color="auto"/>
      </w:divBdr>
    </w:div>
    <w:div w:id="1994672997">
      <w:bodyDiv w:val="1"/>
      <w:marLeft w:val="0"/>
      <w:marRight w:val="0"/>
      <w:marTop w:val="0"/>
      <w:marBottom w:val="0"/>
      <w:divBdr>
        <w:top w:val="none" w:sz="0" w:space="0" w:color="auto"/>
        <w:left w:val="none" w:sz="0" w:space="0" w:color="auto"/>
        <w:bottom w:val="none" w:sz="0" w:space="0" w:color="auto"/>
        <w:right w:val="none" w:sz="0" w:space="0" w:color="auto"/>
      </w:divBdr>
    </w:div>
    <w:div w:id="1995256811">
      <w:bodyDiv w:val="1"/>
      <w:marLeft w:val="0"/>
      <w:marRight w:val="0"/>
      <w:marTop w:val="0"/>
      <w:marBottom w:val="0"/>
      <w:divBdr>
        <w:top w:val="none" w:sz="0" w:space="0" w:color="auto"/>
        <w:left w:val="none" w:sz="0" w:space="0" w:color="auto"/>
        <w:bottom w:val="none" w:sz="0" w:space="0" w:color="auto"/>
        <w:right w:val="none" w:sz="0" w:space="0" w:color="auto"/>
      </w:divBdr>
    </w:div>
    <w:div w:id="1995448302">
      <w:bodyDiv w:val="1"/>
      <w:marLeft w:val="0"/>
      <w:marRight w:val="0"/>
      <w:marTop w:val="0"/>
      <w:marBottom w:val="0"/>
      <w:divBdr>
        <w:top w:val="none" w:sz="0" w:space="0" w:color="auto"/>
        <w:left w:val="none" w:sz="0" w:space="0" w:color="auto"/>
        <w:bottom w:val="none" w:sz="0" w:space="0" w:color="auto"/>
        <w:right w:val="none" w:sz="0" w:space="0" w:color="auto"/>
      </w:divBdr>
    </w:div>
    <w:div w:id="1995835240">
      <w:bodyDiv w:val="1"/>
      <w:marLeft w:val="0"/>
      <w:marRight w:val="0"/>
      <w:marTop w:val="0"/>
      <w:marBottom w:val="0"/>
      <w:divBdr>
        <w:top w:val="none" w:sz="0" w:space="0" w:color="auto"/>
        <w:left w:val="none" w:sz="0" w:space="0" w:color="auto"/>
        <w:bottom w:val="none" w:sz="0" w:space="0" w:color="auto"/>
        <w:right w:val="none" w:sz="0" w:space="0" w:color="auto"/>
      </w:divBdr>
    </w:div>
    <w:div w:id="1995911793">
      <w:bodyDiv w:val="1"/>
      <w:marLeft w:val="0"/>
      <w:marRight w:val="0"/>
      <w:marTop w:val="0"/>
      <w:marBottom w:val="0"/>
      <w:divBdr>
        <w:top w:val="none" w:sz="0" w:space="0" w:color="auto"/>
        <w:left w:val="none" w:sz="0" w:space="0" w:color="auto"/>
        <w:bottom w:val="none" w:sz="0" w:space="0" w:color="auto"/>
        <w:right w:val="none" w:sz="0" w:space="0" w:color="auto"/>
      </w:divBdr>
    </w:div>
    <w:div w:id="1996300132">
      <w:bodyDiv w:val="1"/>
      <w:marLeft w:val="0"/>
      <w:marRight w:val="0"/>
      <w:marTop w:val="0"/>
      <w:marBottom w:val="0"/>
      <w:divBdr>
        <w:top w:val="none" w:sz="0" w:space="0" w:color="auto"/>
        <w:left w:val="none" w:sz="0" w:space="0" w:color="auto"/>
        <w:bottom w:val="none" w:sz="0" w:space="0" w:color="auto"/>
        <w:right w:val="none" w:sz="0" w:space="0" w:color="auto"/>
      </w:divBdr>
    </w:div>
    <w:div w:id="1996643944">
      <w:bodyDiv w:val="1"/>
      <w:marLeft w:val="0"/>
      <w:marRight w:val="0"/>
      <w:marTop w:val="0"/>
      <w:marBottom w:val="0"/>
      <w:divBdr>
        <w:top w:val="none" w:sz="0" w:space="0" w:color="auto"/>
        <w:left w:val="none" w:sz="0" w:space="0" w:color="auto"/>
        <w:bottom w:val="none" w:sz="0" w:space="0" w:color="auto"/>
        <w:right w:val="none" w:sz="0" w:space="0" w:color="auto"/>
      </w:divBdr>
    </w:div>
    <w:div w:id="1996714256">
      <w:bodyDiv w:val="1"/>
      <w:marLeft w:val="0"/>
      <w:marRight w:val="0"/>
      <w:marTop w:val="0"/>
      <w:marBottom w:val="0"/>
      <w:divBdr>
        <w:top w:val="none" w:sz="0" w:space="0" w:color="auto"/>
        <w:left w:val="none" w:sz="0" w:space="0" w:color="auto"/>
        <w:bottom w:val="none" w:sz="0" w:space="0" w:color="auto"/>
        <w:right w:val="none" w:sz="0" w:space="0" w:color="auto"/>
      </w:divBdr>
    </w:div>
    <w:div w:id="1997300902">
      <w:bodyDiv w:val="1"/>
      <w:marLeft w:val="0"/>
      <w:marRight w:val="0"/>
      <w:marTop w:val="0"/>
      <w:marBottom w:val="0"/>
      <w:divBdr>
        <w:top w:val="none" w:sz="0" w:space="0" w:color="auto"/>
        <w:left w:val="none" w:sz="0" w:space="0" w:color="auto"/>
        <w:bottom w:val="none" w:sz="0" w:space="0" w:color="auto"/>
        <w:right w:val="none" w:sz="0" w:space="0" w:color="auto"/>
      </w:divBdr>
    </w:div>
    <w:div w:id="1997756969">
      <w:bodyDiv w:val="1"/>
      <w:marLeft w:val="0"/>
      <w:marRight w:val="0"/>
      <w:marTop w:val="0"/>
      <w:marBottom w:val="0"/>
      <w:divBdr>
        <w:top w:val="none" w:sz="0" w:space="0" w:color="auto"/>
        <w:left w:val="none" w:sz="0" w:space="0" w:color="auto"/>
        <w:bottom w:val="none" w:sz="0" w:space="0" w:color="auto"/>
        <w:right w:val="none" w:sz="0" w:space="0" w:color="auto"/>
      </w:divBdr>
    </w:div>
    <w:div w:id="1997805533">
      <w:bodyDiv w:val="1"/>
      <w:marLeft w:val="0"/>
      <w:marRight w:val="0"/>
      <w:marTop w:val="0"/>
      <w:marBottom w:val="0"/>
      <w:divBdr>
        <w:top w:val="none" w:sz="0" w:space="0" w:color="auto"/>
        <w:left w:val="none" w:sz="0" w:space="0" w:color="auto"/>
        <w:bottom w:val="none" w:sz="0" w:space="0" w:color="auto"/>
        <w:right w:val="none" w:sz="0" w:space="0" w:color="auto"/>
      </w:divBdr>
    </w:div>
    <w:div w:id="1998269311">
      <w:bodyDiv w:val="1"/>
      <w:marLeft w:val="0"/>
      <w:marRight w:val="0"/>
      <w:marTop w:val="0"/>
      <w:marBottom w:val="0"/>
      <w:divBdr>
        <w:top w:val="none" w:sz="0" w:space="0" w:color="auto"/>
        <w:left w:val="none" w:sz="0" w:space="0" w:color="auto"/>
        <w:bottom w:val="none" w:sz="0" w:space="0" w:color="auto"/>
        <w:right w:val="none" w:sz="0" w:space="0" w:color="auto"/>
      </w:divBdr>
    </w:div>
    <w:div w:id="1998459381">
      <w:bodyDiv w:val="1"/>
      <w:marLeft w:val="0"/>
      <w:marRight w:val="0"/>
      <w:marTop w:val="0"/>
      <w:marBottom w:val="0"/>
      <w:divBdr>
        <w:top w:val="none" w:sz="0" w:space="0" w:color="auto"/>
        <w:left w:val="none" w:sz="0" w:space="0" w:color="auto"/>
        <w:bottom w:val="none" w:sz="0" w:space="0" w:color="auto"/>
        <w:right w:val="none" w:sz="0" w:space="0" w:color="auto"/>
      </w:divBdr>
    </w:div>
    <w:div w:id="1998924631">
      <w:bodyDiv w:val="1"/>
      <w:marLeft w:val="0"/>
      <w:marRight w:val="0"/>
      <w:marTop w:val="0"/>
      <w:marBottom w:val="0"/>
      <w:divBdr>
        <w:top w:val="none" w:sz="0" w:space="0" w:color="auto"/>
        <w:left w:val="none" w:sz="0" w:space="0" w:color="auto"/>
        <w:bottom w:val="none" w:sz="0" w:space="0" w:color="auto"/>
        <w:right w:val="none" w:sz="0" w:space="0" w:color="auto"/>
      </w:divBdr>
    </w:div>
    <w:div w:id="1999797982">
      <w:bodyDiv w:val="1"/>
      <w:marLeft w:val="0"/>
      <w:marRight w:val="0"/>
      <w:marTop w:val="0"/>
      <w:marBottom w:val="0"/>
      <w:divBdr>
        <w:top w:val="none" w:sz="0" w:space="0" w:color="auto"/>
        <w:left w:val="none" w:sz="0" w:space="0" w:color="auto"/>
        <w:bottom w:val="none" w:sz="0" w:space="0" w:color="auto"/>
        <w:right w:val="none" w:sz="0" w:space="0" w:color="auto"/>
      </w:divBdr>
    </w:div>
    <w:div w:id="2000815105">
      <w:bodyDiv w:val="1"/>
      <w:marLeft w:val="0"/>
      <w:marRight w:val="0"/>
      <w:marTop w:val="0"/>
      <w:marBottom w:val="0"/>
      <w:divBdr>
        <w:top w:val="none" w:sz="0" w:space="0" w:color="auto"/>
        <w:left w:val="none" w:sz="0" w:space="0" w:color="auto"/>
        <w:bottom w:val="none" w:sz="0" w:space="0" w:color="auto"/>
        <w:right w:val="none" w:sz="0" w:space="0" w:color="auto"/>
      </w:divBdr>
    </w:div>
    <w:div w:id="2000965262">
      <w:bodyDiv w:val="1"/>
      <w:marLeft w:val="0"/>
      <w:marRight w:val="0"/>
      <w:marTop w:val="0"/>
      <w:marBottom w:val="0"/>
      <w:divBdr>
        <w:top w:val="none" w:sz="0" w:space="0" w:color="auto"/>
        <w:left w:val="none" w:sz="0" w:space="0" w:color="auto"/>
        <w:bottom w:val="none" w:sz="0" w:space="0" w:color="auto"/>
        <w:right w:val="none" w:sz="0" w:space="0" w:color="auto"/>
      </w:divBdr>
    </w:div>
    <w:div w:id="2002850307">
      <w:bodyDiv w:val="1"/>
      <w:marLeft w:val="0"/>
      <w:marRight w:val="0"/>
      <w:marTop w:val="0"/>
      <w:marBottom w:val="0"/>
      <w:divBdr>
        <w:top w:val="none" w:sz="0" w:space="0" w:color="auto"/>
        <w:left w:val="none" w:sz="0" w:space="0" w:color="auto"/>
        <w:bottom w:val="none" w:sz="0" w:space="0" w:color="auto"/>
        <w:right w:val="none" w:sz="0" w:space="0" w:color="auto"/>
      </w:divBdr>
    </w:div>
    <w:div w:id="2003002887">
      <w:bodyDiv w:val="1"/>
      <w:marLeft w:val="0"/>
      <w:marRight w:val="0"/>
      <w:marTop w:val="0"/>
      <w:marBottom w:val="0"/>
      <w:divBdr>
        <w:top w:val="none" w:sz="0" w:space="0" w:color="auto"/>
        <w:left w:val="none" w:sz="0" w:space="0" w:color="auto"/>
        <w:bottom w:val="none" w:sz="0" w:space="0" w:color="auto"/>
        <w:right w:val="none" w:sz="0" w:space="0" w:color="auto"/>
      </w:divBdr>
    </w:div>
    <w:div w:id="2003770938">
      <w:bodyDiv w:val="1"/>
      <w:marLeft w:val="0"/>
      <w:marRight w:val="0"/>
      <w:marTop w:val="0"/>
      <w:marBottom w:val="0"/>
      <w:divBdr>
        <w:top w:val="none" w:sz="0" w:space="0" w:color="auto"/>
        <w:left w:val="none" w:sz="0" w:space="0" w:color="auto"/>
        <w:bottom w:val="none" w:sz="0" w:space="0" w:color="auto"/>
        <w:right w:val="none" w:sz="0" w:space="0" w:color="auto"/>
      </w:divBdr>
    </w:div>
    <w:div w:id="2003772666">
      <w:bodyDiv w:val="1"/>
      <w:marLeft w:val="0"/>
      <w:marRight w:val="0"/>
      <w:marTop w:val="0"/>
      <w:marBottom w:val="0"/>
      <w:divBdr>
        <w:top w:val="none" w:sz="0" w:space="0" w:color="auto"/>
        <w:left w:val="none" w:sz="0" w:space="0" w:color="auto"/>
        <w:bottom w:val="none" w:sz="0" w:space="0" w:color="auto"/>
        <w:right w:val="none" w:sz="0" w:space="0" w:color="auto"/>
      </w:divBdr>
    </w:div>
    <w:div w:id="2003846230">
      <w:bodyDiv w:val="1"/>
      <w:marLeft w:val="0"/>
      <w:marRight w:val="0"/>
      <w:marTop w:val="0"/>
      <w:marBottom w:val="0"/>
      <w:divBdr>
        <w:top w:val="none" w:sz="0" w:space="0" w:color="auto"/>
        <w:left w:val="none" w:sz="0" w:space="0" w:color="auto"/>
        <w:bottom w:val="none" w:sz="0" w:space="0" w:color="auto"/>
        <w:right w:val="none" w:sz="0" w:space="0" w:color="auto"/>
      </w:divBdr>
    </w:div>
    <w:div w:id="2004550258">
      <w:bodyDiv w:val="1"/>
      <w:marLeft w:val="0"/>
      <w:marRight w:val="0"/>
      <w:marTop w:val="0"/>
      <w:marBottom w:val="0"/>
      <w:divBdr>
        <w:top w:val="none" w:sz="0" w:space="0" w:color="auto"/>
        <w:left w:val="none" w:sz="0" w:space="0" w:color="auto"/>
        <w:bottom w:val="none" w:sz="0" w:space="0" w:color="auto"/>
        <w:right w:val="none" w:sz="0" w:space="0" w:color="auto"/>
      </w:divBdr>
    </w:div>
    <w:div w:id="2004694614">
      <w:bodyDiv w:val="1"/>
      <w:marLeft w:val="0"/>
      <w:marRight w:val="0"/>
      <w:marTop w:val="0"/>
      <w:marBottom w:val="0"/>
      <w:divBdr>
        <w:top w:val="none" w:sz="0" w:space="0" w:color="auto"/>
        <w:left w:val="none" w:sz="0" w:space="0" w:color="auto"/>
        <w:bottom w:val="none" w:sz="0" w:space="0" w:color="auto"/>
        <w:right w:val="none" w:sz="0" w:space="0" w:color="auto"/>
      </w:divBdr>
    </w:div>
    <w:div w:id="2004891957">
      <w:bodyDiv w:val="1"/>
      <w:marLeft w:val="0"/>
      <w:marRight w:val="0"/>
      <w:marTop w:val="0"/>
      <w:marBottom w:val="0"/>
      <w:divBdr>
        <w:top w:val="none" w:sz="0" w:space="0" w:color="auto"/>
        <w:left w:val="none" w:sz="0" w:space="0" w:color="auto"/>
        <w:bottom w:val="none" w:sz="0" w:space="0" w:color="auto"/>
        <w:right w:val="none" w:sz="0" w:space="0" w:color="auto"/>
      </w:divBdr>
    </w:div>
    <w:div w:id="2005234220">
      <w:bodyDiv w:val="1"/>
      <w:marLeft w:val="0"/>
      <w:marRight w:val="0"/>
      <w:marTop w:val="0"/>
      <w:marBottom w:val="0"/>
      <w:divBdr>
        <w:top w:val="none" w:sz="0" w:space="0" w:color="auto"/>
        <w:left w:val="none" w:sz="0" w:space="0" w:color="auto"/>
        <w:bottom w:val="none" w:sz="0" w:space="0" w:color="auto"/>
        <w:right w:val="none" w:sz="0" w:space="0" w:color="auto"/>
      </w:divBdr>
    </w:div>
    <w:div w:id="2005278882">
      <w:bodyDiv w:val="1"/>
      <w:marLeft w:val="0"/>
      <w:marRight w:val="0"/>
      <w:marTop w:val="0"/>
      <w:marBottom w:val="0"/>
      <w:divBdr>
        <w:top w:val="none" w:sz="0" w:space="0" w:color="auto"/>
        <w:left w:val="none" w:sz="0" w:space="0" w:color="auto"/>
        <w:bottom w:val="none" w:sz="0" w:space="0" w:color="auto"/>
        <w:right w:val="none" w:sz="0" w:space="0" w:color="auto"/>
      </w:divBdr>
    </w:div>
    <w:div w:id="2005282175">
      <w:bodyDiv w:val="1"/>
      <w:marLeft w:val="0"/>
      <w:marRight w:val="0"/>
      <w:marTop w:val="0"/>
      <w:marBottom w:val="0"/>
      <w:divBdr>
        <w:top w:val="none" w:sz="0" w:space="0" w:color="auto"/>
        <w:left w:val="none" w:sz="0" w:space="0" w:color="auto"/>
        <w:bottom w:val="none" w:sz="0" w:space="0" w:color="auto"/>
        <w:right w:val="none" w:sz="0" w:space="0" w:color="auto"/>
      </w:divBdr>
    </w:div>
    <w:div w:id="2005355699">
      <w:bodyDiv w:val="1"/>
      <w:marLeft w:val="0"/>
      <w:marRight w:val="0"/>
      <w:marTop w:val="0"/>
      <w:marBottom w:val="0"/>
      <w:divBdr>
        <w:top w:val="none" w:sz="0" w:space="0" w:color="auto"/>
        <w:left w:val="none" w:sz="0" w:space="0" w:color="auto"/>
        <w:bottom w:val="none" w:sz="0" w:space="0" w:color="auto"/>
        <w:right w:val="none" w:sz="0" w:space="0" w:color="auto"/>
      </w:divBdr>
    </w:div>
    <w:div w:id="2005619400">
      <w:bodyDiv w:val="1"/>
      <w:marLeft w:val="0"/>
      <w:marRight w:val="0"/>
      <w:marTop w:val="0"/>
      <w:marBottom w:val="0"/>
      <w:divBdr>
        <w:top w:val="none" w:sz="0" w:space="0" w:color="auto"/>
        <w:left w:val="none" w:sz="0" w:space="0" w:color="auto"/>
        <w:bottom w:val="none" w:sz="0" w:space="0" w:color="auto"/>
        <w:right w:val="none" w:sz="0" w:space="0" w:color="auto"/>
      </w:divBdr>
    </w:div>
    <w:div w:id="2005670418">
      <w:bodyDiv w:val="1"/>
      <w:marLeft w:val="0"/>
      <w:marRight w:val="0"/>
      <w:marTop w:val="0"/>
      <w:marBottom w:val="0"/>
      <w:divBdr>
        <w:top w:val="none" w:sz="0" w:space="0" w:color="auto"/>
        <w:left w:val="none" w:sz="0" w:space="0" w:color="auto"/>
        <w:bottom w:val="none" w:sz="0" w:space="0" w:color="auto"/>
        <w:right w:val="none" w:sz="0" w:space="0" w:color="auto"/>
      </w:divBdr>
    </w:div>
    <w:div w:id="2005812166">
      <w:bodyDiv w:val="1"/>
      <w:marLeft w:val="0"/>
      <w:marRight w:val="0"/>
      <w:marTop w:val="0"/>
      <w:marBottom w:val="0"/>
      <w:divBdr>
        <w:top w:val="none" w:sz="0" w:space="0" w:color="auto"/>
        <w:left w:val="none" w:sz="0" w:space="0" w:color="auto"/>
        <w:bottom w:val="none" w:sz="0" w:space="0" w:color="auto"/>
        <w:right w:val="none" w:sz="0" w:space="0" w:color="auto"/>
      </w:divBdr>
    </w:div>
    <w:div w:id="2005890577">
      <w:bodyDiv w:val="1"/>
      <w:marLeft w:val="0"/>
      <w:marRight w:val="0"/>
      <w:marTop w:val="0"/>
      <w:marBottom w:val="0"/>
      <w:divBdr>
        <w:top w:val="none" w:sz="0" w:space="0" w:color="auto"/>
        <w:left w:val="none" w:sz="0" w:space="0" w:color="auto"/>
        <w:bottom w:val="none" w:sz="0" w:space="0" w:color="auto"/>
        <w:right w:val="none" w:sz="0" w:space="0" w:color="auto"/>
      </w:divBdr>
    </w:div>
    <w:div w:id="2006201137">
      <w:bodyDiv w:val="1"/>
      <w:marLeft w:val="0"/>
      <w:marRight w:val="0"/>
      <w:marTop w:val="0"/>
      <w:marBottom w:val="0"/>
      <w:divBdr>
        <w:top w:val="none" w:sz="0" w:space="0" w:color="auto"/>
        <w:left w:val="none" w:sz="0" w:space="0" w:color="auto"/>
        <w:bottom w:val="none" w:sz="0" w:space="0" w:color="auto"/>
        <w:right w:val="none" w:sz="0" w:space="0" w:color="auto"/>
      </w:divBdr>
    </w:div>
    <w:div w:id="2006204709">
      <w:bodyDiv w:val="1"/>
      <w:marLeft w:val="0"/>
      <w:marRight w:val="0"/>
      <w:marTop w:val="0"/>
      <w:marBottom w:val="0"/>
      <w:divBdr>
        <w:top w:val="none" w:sz="0" w:space="0" w:color="auto"/>
        <w:left w:val="none" w:sz="0" w:space="0" w:color="auto"/>
        <w:bottom w:val="none" w:sz="0" w:space="0" w:color="auto"/>
        <w:right w:val="none" w:sz="0" w:space="0" w:color="auto"/>
      </w:divBdr>
    </w:div>
    <w:div w:id="2006594068">
      <w:bodyDiv w:val="1"/>
      <w:marLeft w:val="0"/>
      <w:marRight w:val="0"/>
      <w:marTop w:val="0"/>
      <w:marBottom w:val="0"/>
      <w:divBdr>
        <w:top w:val="none" w:sz="0" w:space="0" w:color="auto"/>
        <w:left w:val="none" w:sz="0" w:space="0" w:color="auto"/>
        <w:bottom w:val="none" w:sz="0" w:space="0" w:color="auto"/>
        <w:right w:val="none" w:sz="0" w:space="0" w:color="auto"/>
      </w:divBdr>
    </w:div>
    <w:div w:id="2006857110">
      <w:bodyDiv w:val="1"/>
      <w:marLeft w:val="0"/>
      <w:marRight w:val="0"/>
      <w:marTop w:val="0"/>
      <w:marBottom w:val="0"/>
      <w:divBdr>
        <w:top w:val="none" w:sz="0" w:space="0" w:color="auto"/>
        <w:left w:val="none" w:sz="0" w:space="0" w:color="auto"/>
        <w:bottom w:val="none" w:sz="0" w:space="0" w:color="auto"/>
        <w:right w:val="none" w:sz="0" w:space="0" w:color="auto"/>
      </w:divBdr>
    </w:div>
    <w:div w:id="2006930612">
      <w:bodyDiv w:val="1"/>
      <w:marLeft w:val="0"/>
      <w:marRight w:val="0"/>
      <w:marTop w:val="0"/>
      <w:marBottom w:val="0"/>
      <w:divBdr>
        <w:top w:val="none" w:sz="0" w:space="0" w:color="auto"/>
        <w:left w:val="none" w:sz="0" w:space="0" w:color="auto"/>
        <w:bottom w:val="none" w:sz="0" w:space="0" w:color="auto"/>
        <w:right w:val="none" w:sz="0" w:space="0" w:color="auto"/>
      </w:divBdr>
    </w:div>
    <w:div w:id="2007392059">
      <w:bodyDiv w:val="1"/>
      <w:marLeft w:val="0"/>
      <w:marRight w:val="0"/>
      <w:marTop w:val="0"/>
      <w:marBottom w:val="0"/>
      <w:divBdr>
        <w:top w:val="none" w:sz="0" w:space="0" w:color="auto"/>
        <w:left w:val="none" w:sz="0" w:space="0" w:color="auto"/>
        <w:bottom w:val="none" w:sz="0" w:space="0" w:color="auto"/>
        <w:right w:val="none" w:sz="0" w:space="0" w:color="auto"/>
      </w:divBdr>
    </w:div>
    <w:div w:id="2007587593">
      <w:bodyDiv w:val="1"/>
      <w:marLeft w:val="0"/>
      <w:marRight w:val="0"/>
      <w:marTop w:val="0"/>
      <w:marBottom w:val="0"/>
      <w:divBdr>
        <w:top w:val="none" w:sz="0" w:space="0" w:color="auto"/>
        <w:left w:val="none" w:sz="0" w:space="0" w:color="auto"/>
        <w:bottom w:val="none" w:sz="0" w:space="0" w:color="auto"/>
        <w:right w:val="none" w:sz="0" w:space="0" w:color="auto"/>
      </w:divBdr>
    </w:div>
    <w:div w:id="2007659725">
      <w:bodyDiv w:val="1"/>
      <w:marLeft w:val="0"/>
      <w:marRight w:val="0"/>
      <w:marTop w:val="0"/>
      <w:marBottom w:val="0"/>
      <w:divBdr>
        <w:top w:val="none" w:sz="0" w:space="0" w:color="auto"/>
        <w:left w:val="none" w:sz="0" w:space="0" w:color="auto"/>
        <w:bottom w:val="none" w:sz="0" w:space="0" w:color="auto"/>
        <w:right w:val="none" w:sz="0" w:space="0" w:color="auto"/>
      </w:divBdr>
    </w:div>
    <w:div w:id="2007662057">
      <w:bodyDiv w:val="1"/>
      <w:marLeft w:val="0"/>
      <w:marRight w:val="0"/>
      <w:marTop w:val="0"/>
      <w:marBottom w:val="0"/>
      <w:divBdr>
        <w:top w:val="none" w:sz="0" w:space="0" w:color="auto"/>
        <w:left w:val="none" w:sz="0" w:space="0" w:color="auto"/>
        <w:bottom w:val="none" w:sz="0" w:space="0" w:color="auto"/>
        <w:right w:val="none" w:sz="0" w:space="0" w:color="auto"/>
      </w:divBdr>
    </w:div>
    <w:div w:id="2007780878">
      <w:bodyDiv w:val="1"/>
      <w:marLeft w:val="0"/>
      <w:marRight w:val="0"/>
      <w:marTop w:val="0"/>
      <w:marBottom w:val="0"/>
      <w:divBdr>
        <w:top w:val="none" w:sz="0" w:space="0" w:color="auto"/>
        <w:left w:val="none" w:sz="0" w:space="0" w:color="auto"/>
        <w:bottom w:val="none" w:sz="0" w:space="0" w:color="auto"/>
        <w:right w:val="none" w:sz="0" w:space="0" w:color="auto"/>
      </w:divBdr>
    </w:div>
    <w:div w:id="2007781837">
      <w:bodyDiv w:val="1"/>
      <w:marLeft w:val="0"/>
      <w:marRight w:val="0"/>
      <w:marTop w:val="0"/>
      <w:marBottom w:val="0"/>
      <w:divBdr>
        <w:top w:val="none" w:sz="0" w:space="0" w:color="auto"/>
        <w:left w:val="none" w:sz="0" w:space="0" w:color="auto"/>
        <w:bottom w:val="none" w:sz="0" w:space="0" w:color="auto"/>
        <w:right w:val="none" w:sz="0" w:space="0" w:color="auto"/>
      </w:divBdr>
    </w:div>
    <w:div w:id="2008360215">
      <w:bodyDiv w:val="1"/>
      <w:marLeft w:val="0"/>
      <w:marRight w:val="0"/>
      <w:marTop w:val="0"/>
      <w:marBottom w:val="0"/>
      <w:divBdr>
        <w:top w:val="none" w:sz="0" w:space="0" w:color="auto"/>
        <w:left w:val="none" w:sz="0" w:space="0" w:color="auto"/>
        <w:bottom w:val="none" w:sz="0" w:space="0" w:color="auto"/>
        <w:right w:val="none" w:sz="0" w:space="0" w:color="auto"/>
      </w:divBdr>
    </w:div>
    <w:div w:id="2009092811">
      <w:bodyDiv w:val="1"/>
      <w:marLeft w:val="0"/>
      <w:marRight w:val="0"/>
      <w:marTop w:val="0"/>
      <w:marBottom w:val="0"/>
      <w:divBdr>
        <w:top w:val="none" w:sz="0" w:space="0" w:color="auto"/>
        <w:left w:val="none" w:sz="0" w:space="0" w:color="auto"/>
        <w:bottom w:val="none" w:sz="0" w:space="0" w:color="auto"/>
        <w:right w:val="none" w:sz="0" w:space="0" w:color="auto"/>
      </w:divBdr>
    </w:div>
    <w:div w:id="2010324518">
      <w:bodyDiv w:val="1"/>
      <w:marLeft w:val="0"/>
      <w:marRight w:val="0"/>
      <w:marTop w:val="0"/>
      <w:marBottom w:val="0"/>
      <w:divBdr>
        <w:top w:val="none" w:sz="0" w:space="0" w:color="auto"/>
        <w:left w:val="none" w:sz="0" w:space="0" w:color="auto"/>
        <w:bottom w:val="none" w:sz="0" w:space="0" w:color="auto"/>
        <w:right w:val="none" w:sz="0" w:space="0" w:color="auto"/>
      </w:divBdr>
    </w:div>
    <w:div w:id="2010407236">
      <w:bodyDiv w:val="1"/>
      <w:marLeft w:val="0"/>
      <w:marRight w:val="0"/>
      <w:marTop w:val="0"/>
      <w:marBottom w:val="0"/>
      <w:divBdr>
        <w:top w:val="none" w:sz="0" w:space="0" w:color="auto"/>
        <w:left w:val="none" w:sz="0" w:space="0" w:color="auto"/>
        <w:bottom w:val="none" w:sz="0" w:space="0" w:color="auto"/>
        <w:right w:val="none" w:sz="0" w:space="0" w:color="auto"/>
      </w:divBdr>
    </w:div>
    <w:div w:id="2010985029">
      <w:bodyDiv w:val="1"/>
      <w:marLeft w:val="0"/>
      <w:marRight w:val="0"/>
      <w:marTop w:val="0"/>
      <w:marBottom w:val="0"/>
      <w:divBdr>
        <w:top w:val="none" w:sz="0" w:space="0" w:color="auto"/>
        <w:left w:val="none" w:sz="0" w:space="0" w:color="auto"/>
        <w:bottom w:val="none" w:sz="0" w:space="0" w:color="auto"/>
        <w:right w:val="none" w:sz="0" w:space="0" w:color="auto"/>
      </w:divBdr>
    </w:div>
    <w:div w:id="2011640392">
      <w:bodyDiv w:val="1"/>
      <w:marLeft w:val="0"/>
      <w:marRight w:val="0"/>
      <w:marTop w:val="0"/>
      <w:marBottom w:val="0"/>
      <w:divBdr>
        <w:top w:val="none" w:sz="0" w:space="0" w:color="auto"/>
        <w:left w:val="none" w:sz="0" w:space="0" w:color="auto"/>
        <w:bottom w:val="none" w:sz="0" w:space="0" w:color="auto"/>
        <w:right w:val="none" w:sz="0" w:space="0" w:color="auto"/>
      </w:divBdr>
    </w:div>
    <w:div w:id="2011984671">
      <w:bodyDiv w:val="1"/>
      <w:marLeft w:val="0"/>
      <w:marRight w:val="0"/>
      <w:marTop w:val="0"/>
      <w:marBottom w:val="0"/>
      <w:divBdr>
        <w:top w:val="none" w:sz="0" w:space="0" w:color="auto"/>
        <w:left w:val="none" w:sz="0" w:space="0" w:color="auto"/>
        <w:bottom w:val="none" w:sz="0" w:space="0" w:color="auto"/>
        <w:right w:val="none" w:sz="0" w:space="0" w:color="auto"/>
      </w:divBdr>
    </w:div>
    <w:div w:id="2012874618">
      <w:bodyDiv w:val="1"/>
      <w:marLeft w:val="0"/>
      <w:marRight w:val="0"/>
      <w:marTop w:val="0"/>
      <w:marBottom w:val="0"/>
      <w:divBdr>
        <w:top w:val="none" w:sz="0" w:space="0" w:color="auto"/>
        <w:left w:val="none" w:sz="0" w:space="0" w:color="auto"/>
        <w:bottom w:val="none" w:sz="0" w:space="0" w:color="auto"/>
        <w:right w:val="none" w:sz="0" w:space="0" w:color="auto"/>
      </w:divBdr>
    </w:div>
    <w:div w:id="2013490752">
      <w:bodyDiv w:val="1"/>
      <w:marLeft w:val="0"/>
      <w:marRight w:val="0"/>
      <w:marTop w:val="0"/>
      <w:marBottom w:val="0"/>
      <w:divBdr>
        <w:top w:val="none" w:sz="0" w:space="0" w:color="auto"/>
        <w:left w:val="none" w:sz="0" w:space="0" w:color="auto"/>
        <w:bottom w:val="none" w:sz="0" w:space="0" w:color="auto"/>
        <w:right w:val="none" w:sz="0" w:space="0" w:color="auto"/>
      </w:divBdr>
    </w:div>
    <w:div w:id="2013726545">
      <w:bodyDiv w:val="1"/>
      <w:marLeft w:val="0"/>
      <w:marRight w:val="0"/>
      <w:marTop w:val="0"/>
      <w:marBottom w:val="0"/>
      <w:divBdr>
        <w:top w:val="none" w:sz="0" w:space="0" w:color="auto"/>
        <w:left w:val="none" w:sz="0" w:space="0" w:color="auto"/>
        <w:bottom w:val="none" w:sz="0" w:space="0" w:color="auto"/>
        <w:right w:val="none" w:sz="0" w:space="0" w:color="auto"/>
      </w:divBdr>
    </w:div>
    <w:div w:id="2013948948">
      <w:bodyDiv w:val="1"/>
      <w:marLeft w:val="0"/>
      <w:marRight w:val="0"/>
      <w:marTop w:val="0"/>
      <w:marBottom w:val="0"/>
      <w:divBdr>
        <w:top w:val="none" w:sz="0" w:space="0" w:color="auto"/>
        <w:left w:val="none" w:sz="0" w:space="0" w:color="auto"/>
        <w:bottom w:val="none" w:sz="0" w:space="0" w:color="auto"/>
        <w:right w:val="none" w:sz="0" w:space="0" w:color="auto"/>
      </w:divBdr>
    </w:div>
    <w:div w:id="2014067795">
      <w:bodyDiv w:val="1"/>
      <w:marLeft w:val="0"/>
      <w:marRight w:val="0"/>
      <w:marTop w:val="0"/>
      <w:marBottom w:val="0"/>
      <w:divBdr>
        <w:top w:val="none" w:sz="0" w:space="0" w:color="auto"/>
        <w:left w:val="none" w:sz="0" w:space="0" w:color="auto"/>
        <w:bottom w:val="none" w:sz="0" w:space="0" w:color="auto"/>
        <w:right w:val="none" w:sz="0" w:space="0" w:color="auto"/>
      </w:divBdr>
    </w:div>
    <w:div w:id="2015106570">
      <w:bodyDiv w:val="1"/>
      <w:marLeft w:val="0"/>
      <w:marRight w:val="0"/>
      <w:marTop w:val="0"/>
      <w:marBottom w:val="0"/>
      <w:divBdr>
        <w:top w:val="none" w:sz="0" w:space="0" w:color="auto"/>
        <w:left w:val="none" w:sz="0" w:space="0" w:color="auto"/>
        <w:bottom w:val="none" w:sz="0" w:space="0" w:color="auto"/>
        <w:right w:val="none" w:sz="0" w:space="0" w:color="auto"/>
      </w:divBdr>
    </w:div>
    <w:div w:id="2015299440">
      <w:bodyDiv w:val="1"/>
      <w:marLeft w:val="0"/>
      <w:marRight w:val="0"/>
      <w:marTop w:val="0"/>
      <w:marBottom w:val="0"/>
      <w:divBdr>
        <w:top w:val="none" w:sz="0" w:space="0" w:color="auto"/>
        <w:left w:val="none" w:sz="0" w:space="0" w:color="auto"/>
        <w:bottom w:val="none" w:sz="0" w:space="0" w:color="auto"/>
        <w:right w:val="none" w:sz="0" w:space="0" w:color="auto"/>
      </w:divBdr>
    </w:div>
    <w:div w:id="2015451159">
      <w:bodyDiv w:val="1"/>
      <w:marLeft w:val="0"/>
      <w:marRight w:val="0"/>
      <w:marTop w:val="0"/>
      <w:marBottom w:val="0"/>
      <w:divBdr>
        <w:top w:val="none" w:sz="0" w:space="0" w:color="auto"/>
        <w:left w:val="none" w:sz="0" w:space="0" w:color="auto"/>
        <w:bottom w:val="none" w:sz="0" w:space="0" w:color="auto"/>
        <w:right w:val="none" w:sz="0" w:space="0" w:color="auto"/>
      </w:divBdr>
    </w:div>
    <w:div w:id="2015525860">
      <w:bodyDiv w:val="1"/>
      <w:marLeft w:val="0"/>
      <w:marRight w:val="0"/>
      <w:marTop w:val="0"/>
      <w:marBottom w:val="0"/>
      <w:divBdr>
        <w:top w:val="none" w:sz="0" w:space="0" w:color="auto"/>
        <w:left w:val="none" w:sz="0" w:space="0" w:color="auto"/>
        <w:bottom w:val="none" w:sz="0" w:space="0" w:color="auto"/>
        <w:right w:val="none" w:sz="0" w:space="0" w:color="auto"/>
      </w:divBdr>
    </w:div>
    <w:div w:id="2016807900">
      <w:bodyDiv w:val="1"/>
      <w:marLeft w:val="0"/>
      <w:marRight w:val="0"/>
      <w:marTop w:val="0"/>
      <w:marBottom w:val="0"/>
      <w:divBdr>
        <w:top w:val="none" w:sz="0" w:space="0" w:color="auto"/>
        <w:left w:val="none" w:sz="0" w:space="0" w:color="auto"/>
        <w:bottom w:val="none" w:sz="0" w:space="0" w:color="auto"/>
        <w:right w:val="none" w:sz="0" w:space="0" w:color="auto"/>
      </w:divBdr>
    </w:div>
    <w:div w:id="2016834492">
      <w:bodyDiv w:val="1"/>
      <w:marLeft w:val="0"/>
      <w:marRight w:val="0"/>
      <w:marTop w:val="0"/>
      <w:marBottom w:val="0"/>
      <w:divBdr>
        <w:top w:val="none" w:sz="0" w:space="0" w:color="auto"/>
        <w:left w:val="none" w:sz="0" w:space="0" w:color="auto"/>
        <w:bottom w:val="none" w:sz="0" w:space="0" w:color="auto"/>
        <w:right w:val="none" w:sz="0" w:space="0" w:color="auto"/>
      </w:divBdr>
    </w:div>
    <w:div w:id="2017223599">
      <w:bodyDiv w:val="1"/>
      <w:marLeft w:val="0"/>
      <w:marRight w:val="0"/>
      <w:marTop w:val="0"/>
      <w:marBottom w:val="0"/>
      <w:divBdr>
        <w:top w:val="none" w:sz="0" w:space="0" w:color="auto"/>
        <w:left w:val="none" w:sz="0" w:space="0" w:color="auto"/>
        <w:bottom w:val="none" w:sz="0" w:space="0" w:color="auto"/>
        <w:right w:val="none" w:sz="0" w:space="0" w:color="auto"/>
      </w:divBdr>
    </w:div>
    <w:div w:id="2017269419">
      <w:bodyDiv w:val="1"/>
      <w:marLeft w:val="0"/>
      <w:marRight w:val="0"/>
      <w:marTop w:val="0"/>
      <w:marBottom w:val="0"/>
      <w:divBdr>
        <w:top w:val="none" w:sz="0" w:space="0" w:color="auto"/>
        <w:left w:val="none" w:sz="0" w:space="0" w:color="auto"/>
        <w:bottom w:val="none" w:sz="0" w:space="0" w:color="auto"/>
        <w:right w:val="none" w:sz="0" w:space="0" w:color="auto"/>
      </w:divBdr>
    </w:div>
    <w:div w:id="2017342140">
      <w:bodyDiv w:val="1"/>
      <w:marLeft w:val="0"/>
      <w:marRight w:val="0"/>
      <w:marTop w:val="0"/>
      <w:marBottom w:val="0"/>
      <w:divBdr>
        <w:top w:val="none" w:sz="0" w:space="0" w:color="auto"/>
        <w:left w:val="none" w:sz="0" w:space="0" w:color="auto"/>
        <w:bottom w:val="none" w:sz="0" w:space="0" w:color="auto"/>
        <w:right w:val="none" w:sz="0" w:space="0" w:color="auto"/>
      </w:divBdr>
    </w:div>
    <w:div w:id="2017998438">
      <w:bodyDiv w:val="1"/>
      <w:marLeft w:val="0"/>
      <w:marRight w:val="0"/>
      <w:marTop w:val="0"/>
      <w:marBottom w:val="0"/>
      <w:divBdr>
        <w:top w:val="none" w:sz="0" w:space="0" w:color="auto"/>
        <w:left w:val="none" w:sz="0" w:space="0" w:color="auto"/>
        <w:bottom w:val="none" w:sz="0" w:space="0" w:color="auto"/>
        <w:right w:val="none" w:sz="0" w:space="0" w:color="auto"/>
      </w:divBdr>
    </w:div>
    <w:div w:id="2018463573">
      <w:bodyDiv w:val="1"/>
      <w:marLeft w:val="0"/>
      <w:marRight w:val="0"/>
      <w:marTop w:val="0"/>
      <w:marBottom w:val="0"/>
      <w:divBdr>
        <w:top w:val="none" w:sz="0" w:space="0" w:color="auto"/>
        <w:left w:val="none" w:sz="0" w:space="0" w:color="auto"/>
        <w:bottom w:val="none" w:sz="0" w:space="0" w:color="auto"/>
        <w:right w:val="none" w:sz="0" w:space="0" w:color="auto"/>
      </w:divBdr>
    </w:div>
    <w:div w:id="2018924680">
      <w:bodyDiv w:val="1"/>
      <w:marLeft w:val="0"/>
      <w:marRight w:val="0"/>
      <w:marTop w:val="0"/>
      <w:marBottom w:val="0"/>
      <w:divBdr>
        <w:top w:val="none" w:sz="0" w:space="0" w:color="auto"/>
        <w:left w:val="none" w:sz="0" w:space="0" w:color="auto"/>
        <w:bottom w:val="none" w:sz="0" w:space="0" w:color="auto"/>
        <w:right w:val="none" w:sz="0" w:space="0" w:color="auto"/>
      </w:divBdr>
    </w:div>
    <w:div w:id="2019579746">
      <w:bodyDiv w:val="1"/>
      <w:marLeft w:val="0"/>
      <w:marRight w:val="0"/>
      <w:marTop w:val="0"/>
      <w:marBottom w:val="0"/>
      <w:divBdr>
        <w:top w:val="none" w:sz="0" w:space="0" w:color="auto"/>
        <w:left w:val="none" w:sz="0" w:space="0" w:color="auto"/>
        <w:bottom w:val="none" w:sz="0" w:space="0" w:color="auto"/>
        <w:right w:val="none" w:sz="0" w:space="0" w:color="auto"/>
      </w:divBdr>
    </w:div>
    <w:div w:id="2019892977">
      <w:bodyDiv w:val="1"/>
      <w:marLeft w:val="0"/>
      <w:marRight w:val="0"/>
      <w:marTop w:val="0"/>
      <w:marBottom w:val="0"/>
      <w:divBdr>
        <w:top w:val="none" w:sz="0" w:space="0" w:color="auto"/>
        <w:left w:val="none" w:sz="0" w:space="0" w:color="auto"/>
        <w:bottom w:val="none" w:sz="0" w:space="0" w:color="auto"/>
        <w:right w:val="none" w:sz="0" w:space="0" w:color="auto"/>
      </w:divBdr>
    </w:div>
    <w:div w:id="2021152745">
      <w:bodyDiv w:val="1"/>
      <w:marLeft w:val="0"/>
      <w:marRight w:val="0"/>
      <w:marTop w:val="0"/>
      <w:marBottom w:val="0"/>
      <w:divBdr>
        <w:top w:val="none" w:sz="0" w:space="0" w:color="auto"/>
        <w:left w:val="none" w:sz="0" w:space="0" w:color="auto"/>
        <w:bottom w:val="none" w:sz="0" w:space="0" w:color="auto"/>
        <w:right w:val="none" w:sz="0" w:space="0" w:color="auto"/>
      </w:divBdr>
    </w:div>
    <w:div w:id="2021154965">
      <w:bodyDiv w:val="1"/>
      <w:marLeft w:val="0"/>
      <w:marRight w:val="0"/>
      <w:marTop w:val="0"/>
      <w:marBottom w:val="0"/>
      <w:divBdr>
        <w:top w:val="none" w:sz="0" w:space="0" w:color="auto"/>
        <w:left w:val="none" w:sz="0" w:space="0" w:color="auto"/>
        <w:bottom w:val="none" w:sz="0" w:space="0" w:color="auto"/>
        <w:right w:val="none" w:sz="0" w:space="0" w:color="auto"/>
      </w:divBdr>
    </w:div>
    <w:div w:id="2022272698">
      <w:bodyDiv w:val="1"/>
      <w:marLeft w:val="0"/>
      <w:marRight w:val="0"/>
      <w:marTop w:val="0"/>
      <w:marBottom w:val="0"/>
      <w:divBdr>
        <w:top w:val="none" w:sz="0" w:space="0" w:color="auto"/>
        <w:left w:val="none" w:sz="0" w:space="0" w:color="auto"/>
        <w:bottom w:val="none" w:sz="0" w:space="0" w:color="auto"/>
        <w:right w:val="none" w:sz="0" w:space="0" w:color="auto"/>
      </w:divBdr>
    </w:div>
    <w:div w:id="2022465592">
      <w:bodyDiv w:val="1"/>
      <w:marLeft w:val="0"/>
      <w:marRight w:val="0"/>
      <w:marTop w:val="0"/>
      <w:marBottom w:val="0"/>
      <w:divBdr>
        <w:top w:val="none" w:sz="0" w:space="0" w:color="auto"/>
        <w:left w:val="none" w:sz="0" w:space="0" w:color="auto"/>
        <w:bottom w:val="none" w:sz="0" w:space="0" w:color="auto"/>
        <w:right w:val="none" w:sz="0" w:space="0" w:color="auto"/>
      </w:divBdr>
    </w:div>
    <w:div w:id="2022537978">
      <w:bodyDiv w:val="1"/>
      <w:marLeft w:val="0"/>
      <w:marRight w:val="0"/>
      <w:marTop w:val="0"/>
      <w:marBottom w:val="0"/>
      <w:divBdr>
        <w:top w:val="none" w:sz="0" w:space="0" w:color="auto"/>
        <w:left w:val="none" w:sz="0" w:space="0" w:color="auto"/>
        <w:bottom w:val="none" w:sz="0" w:space="0" w:color="auto"/>
        <w:right w:val="none" w:sz="0" w:space="0" w:color="auto"/>
      </w:divBdr>
    </w:div>
    <w:div w:id="2022853161">
      <w:bodyDiv w:val="1"/>
      <w:marLeft w:val="0"/>
      <w:marRight w:val="0"/>
      <w:marTop w:val="0"/>
      <w:marBottom w:val="0"/>
      <w:divBdr>
        <w:top w:val="none" w:sz="0" w:space="0" w:color="auto"/>
        <w:left w:val="none" w:sz="0" w:space="0" w:color="auto"/>
        <w:bottom w:val="none" w:sz="0" w:space="0" w:color="auto"/>
        <w:right w:val="none" w:sz="0" w:space="0" w:color="auto"/>
      </w:divBdr>
    </w:div>
    <w:div w:id="2024280135">
      <w:bodyDiv w:val="1"/>
      <w:marLeft w:val="0"/>
      <w:marRight w:val="0"/>
      <w:marTop w:val="0"/>
      <w:marBottom w:val="0"/>
      <w:divBdr>
        <w:top w:val="none" w:sz="0" w:space="0" w:color="auto"/>
        <w:left w:val="none" w:sz="0" w:space="0" w:color="auto"/>
        <w:bottom w:val="none" w:sz="0" w:space="0" w:color="auto"/>
        <w:right w:val="none" w:sz="0" w:space="0" w:color="auto"/>
      </w:divBdr>
    </w:div>
    <w:div w:id="2024553234">
      <w:bodyDiv w:val="1"/>
      <w:marLeft w:val="0"/>
      <w:marRight w:val="0"/>
      <w:marTop w:val="0"/>
      <w:marBottom w:val="0"/>
      <w:divBdr>
        <w:top w:val="none" w:sz="0" w:space="0" w:color="auto"/>
        <w:left w:val="none" w:sz="0" w:space="0" w:color="auto"/>
        <w:bottom w:val="none" w:sz="0" w:space="0" w:color="auto"/>
        <w:right w:val="none" w:sz="0" w:space="0" w:color="auto"/>
      </w:divBdr>
    </w:div>
    <w:div w:id="2024741207">
      <w:bodyDiv w:val="1"/>
      <w:marLeft w:val="0"/>
      <w:marRight w:val="0"/>
      <w:marTop w:val="0"/>
      <w:marBottom w:val="0"/>
      <w:divBdr>
        <w:top w:val="none" w:sz="0" w:space="0" w:color="auto"/>
        <w:left w:val="none" w:sz="0" w:space="0" w:color="auto"/>
        <w:bottom w:val="none" w:sz="0" w:space="0" w:color="auto"/>
        <w:right w:val="none" w:sz="0" w:space="0" w:color="auto"/>
      </w:divBdr>
    </w:div>
    <w:div w:id="2025284739">
      <w:bodyDiv w:val="1"/>
      <w:marLeft w:val="0"/>
      <w:marRight w:val="0"/>
      <w:marTop w:val="0"/>
      <w:marBottom w:val="0"/>
      <w:divBdr>
        <w:top w:val="none" w:sz="0" w:space="0" w:color="auto"/>
        <w:left w:val="none" w:sz="0" w:space="0" w:color="auto"/>
        <w:bottom w:val="none" w:sz="0" w:space="0" w:color="auto"/>
        <w:right w:val="none" w:sz="0" w:space="0" w:color="auto"/>
      </w:divBdr>
    </w:div>
    <w:div w:id="2025397334">
      <w:bodyDiv w:val="1"/>
      <w:marLeft w:val="0"/>
      <w:marRight w:val="0"/>
      <w:marTop w:val="0"/>
      <w:marBottom w:val="0"/>
      <w:divBdr>
        <w:top w:val="none" w:sz="0" w:space="0" w:color="auto"/>
        <w:left w:val="none" w:sz="0" w:space="0" w:color="auto"/>
        <w:bottom w:val="none" w:sz="0" w:space="0" w:color="auto"/>
        <w:right w:val="none" w:sz="0" w:space="0" w:color="auto"/>
      </w:divBdr>
    </w:div>
    <w:div w:id="2026516728">
      <w:bodyDiv w:val="1"/>
      <w:marLeft w:val="0"/>
      <w:marRight w:val="0"/>
      <w:marTop w:val="0"/>
      <w:marBottom w:val="0"/>
      <w:divBdr>
        <w:top w:val="none" w:sz="0" w:space="0" w:color="auto"/>
        <w:left w:val="none" w:sz="0" w:space="0" w:color="auto"/>
        <w:bottom w:val="none" w:sz="0" w:space="0" w:color="auto"/>
        <w:right w:val="none" w:sz="0" w:space="0" w:color="auto"/>
      </w:divBdr>
    </w:div>
    <w:div w:id="2026589431">
      <w:bodyDiv w:val="1"/>
      <w:marLeft w:val="0"/>
      <w:marRight w:val="0"/>
      <w:marTop w:val="0"/>
      <w:marBottom w:val="0"/>
      <w:divBdr>
        <w:top w:val="none" w:sz="0" w:space="0" w:color="auto"/>
        <w:left w:val="none" w:sz="0" w:space="0" w:color="auto"/>
        <w:bottom w:val="none" w:sz="0" w:space="0" w:color="auto"/>
        <w:right w:val="none" w:sz="0" w:space="0" w:color="auto"/>
      </w:divBdr>
    </w:div>
    <w:div w:id="2026663909">
      <w:bodyDiv w:val="1"/>
      <w:marLeft w:val="0"/>
      <w:marRight w:val="0"/>
      <w:marTop w:val="0"/>
      <w:marBottom w:val="0"/>
      <w:divBdr>
        <w:top w:val="none" w:sz="0" w:space="0" w:color="auto"/>
        <w:left w:val="none" w:sz="0" w:space="0" w:color="auto"/>
        <w:bottom w:val="none" w:sz="0" w:space="0" w:color="auto"/>
        <w:right w:val="none" w:sz="0" w:space="0" w:color="auto"/>
      </w:divBdr>
    </w:div>
    <w:div w:id="2026666655">
      <w:bodyDiv w:val="1"/>
      <w:marLeft w:val="0"/>
      <w:marRight w:val="0"/>
      <w:marTop w:val="0"/>
      <w:marBottom w:val="0"/>
      <w:divBdr>
        <w:top w:val="none" w:sz="0" w:space="0" w:color="auto"/>
        <w:left w:val="none" w:sz="0" w:space="0" w:color="auto"/>
        <w:bottom w:val="none" w:sz="0" w:space="0" w:color="auto"/>
        <w:right w:val="none" w:sz="0" w:space="0" w:color="auto"/>
      </w:divBdr>
    </w:div>
    <w:div w:id="2026784691">
      <w:bodyDiv w:val="1"/>
      <w:marLeft w:val="0"/>
      <w:marRight w:val="0"/>
      <w:marTop w:val="0"/>
      <w:marBottom w:val="0"/>
      <w:divBdr>
        <w:top w:val="none" w:sz="0" w:space="0" w:color="auto"/>
        <w:left w:val="none" w:sz="0" w:space="0" w:color="auto"/>
        <w:bottom w:val="none" w:sz="0" w:space="0" w:color="auto"/>
        <w:right w:val="none" w:sz="0" w:space="0" w:color="auto"/>
      </w:divBdr>
    </w:div>
    <w:div w:id="2027749545">
      <w:bodyDiv w:val="1"/>
      <w:marLeft w:val="0"/>
      <w:marRight w:val="0"/>
      <w:marTop w:val="0"/>
      <w:marBottom w:val="0"/>
      <w:divBdr>
        <w:top w:val="none" w:sz="0" w:space="0" w:color="auto"/>
        <w:left w:val="none" w:sz="0" w:space="0" w:color="auto"/>
        <w:bottom w:val="none" w:sz="0" w:space="0" w:color="auto"/>
        <w:right w:val="none" w:sz="0" w:space="0" w:color="auto"/>
      </w:divBdr>
    </w:div>
    <w:div w:id="2029210804">
      <w:bodyDiv w:val="1"/>
      <w:marLeft w:val="0"/>
      <w:marRight w:val="0"/>
      <w:marTop w:val="0"/>
      <w:marBottom w:val="0"/>
      <w:divBdr>
        <w:top w:val="none" w:sz="0" w:space="0" w:color="auto"/>
        <w:left w:val="none" w:sz="0" w:space="0" w:color="auto"/>
        <w:bottom w:val="none" w:sz="0" w:space="0" w:color="auto"/>
        <w:right w:val="none" w:sz="0" w:space="0" w:color="auto"/>
      </w:divBdr>
    </w:div>
    <w:div w:id="2029217438">
      <w:bodyDiv w:val="1"/>
      <w:marLeft w:val="0"/>
      <w:marRight w:val="0"/>
      <w:marTop w:val="0"/>
      <w:marBottom w:val="0"/>
      <w:divBdr>
        <w:top w:val="none" w:sz="0" w:space="0" w:color="auto"/>
        <w:left w:val="none" w:sz="0" w:space="0" w:color="auto"/>
        <w:bottom w:val="none" w:sz="0" w:space="0" w:color="auto"/>
        <w:right w:val="none" w:sz="0" w:space="0" w:color="auto"/>
      </w:divBdr>
    </w:div>
    <w:div w:id="2029528773">
      <w:bodyDiv w:val="1"/>
      <w:marLeft w:val="0"/>
      <w:marRight w:val="0"/>
      <w:marTop w:val="0"/>
      <w:marBottom w:val="0"/>
      <w:divBdr>
        <w:top w:val="none" w:sz="0" w:space="0" w:color="auto"/>
        <w:left w:val="none" w:sz="0" w:space="0" w:color="auto"/>
        <w:bottom w:val="none" w:sz="0" w:space="0" w:color="auto"/>
        <w:right w:val="none" w:sz="0" w:space="0" w:color="auto"/>
      </w:divBdr>
    </w:div>
    <w:div w:id="2029594702">
      <w:bodyDiv w:val="1"/>
      <w:marLeft w:val="0"/>
      <w:marRight w:val="0"/>
      <w:marTop w:val="0"/>
      <w:marBottom w:val="0"/>
      <w:divBdr>
        <w:top w:val="none" w:sz="0" w:space="0" w:color="auto"/>
        <w:left w:val="none" w:sz="0" w:space="0" w:color="auto"/>
        <w:bottom w:val="none" w:sz="0" w:space="0" w:color="auto"/>
        <w:right w:val="none" w:sz="0" w:space="0" w:color="auto"/>
      </w:divBdr>
    </w:div>
    <w:div w:id="2029720182">
      <w:bodyDiv w:val="1"/>
      <w:marLeft w:val="0"/>
      <w:marRight w:val="0"/>
      <w:marTop w:val="0"/>
      <w:marBottom w:val="0"/>
      <w:divBdr>
        <w:top w:val="none" w:sz="0" w:space="0" w:color="auto"/>
        <w:left w:val="none" w:sz="0" w:space="0" w:color="auto"/>
        <w:bottom w:val="none" w:sz="0" w:space="0" w:color="auto"/>
        <w:right w:val="none" w:sz="0" w:space="0" w:color="auto"/>
      </w:divBdr>
    </w:div>
    <w:div w:id="2029990590">
      <w:bodyDiv w:val="1"/>
      <w:marLeft w:val="0"/>
      <w:marRight w:val="0"/>
      <w:marTop w:val="0"/>
      <w:marBottom w:val="0"/>
      <w:divBdr>
        <w:top w:val="none" w:sz="0" w:space="0" w:color="auto"/>
        <w:left w:val="none" w:sz="0" w:space="0" w:color="auto"/>
        <w:bottom w:val="none" w:sz="0" w:space="0" w:color="auto"/>
        <w:right w:val="none" w:sz="0" w:space="0" w:color="auto"/>
      </w:divBdr>
    </w:div>
    <w:div w:id="2030328440">
      <w:bodyDiv w:val="1"/>
      <w:marLeft w:val="0"/>
      <w:marRight w:val="0"/>
      <w:marTop w:val="0"/>
      <w:marBottom w:val="0"/>
      <w:divBdr>
        <w:top w:val="none" w:sz="0" w:space="0" w:color="auto"/>
        <w:left w:val="none" w:sz="0" w:space="0" w:color="auto"/>
        <w:bottom w:val="none" w:sz="0" w:space="0" w:color="auto"/>
        <w:right w:val="none" w:sz="0" w:space="0" w:color="auto"/>
      </w:divBdr>
    </w:div>
    <w:div w:id="2030830845">
      <w:bodyDiv w:val="1"/>
      <w:marLeft w:val="0"/>
      <w:marRight w:val="0"/>
      <w:marTop w:val="0"/>
      <w:marBottom w:val="0"/>
      <w:divBdr>
        <w:top w:val="none" w:sz="0" w:space="0" w:color="auto"/>
        <w:left w:val="none" w:sz="0" w:space="0" w:color="auto"/>
        <w:bottom w:val="none" w:sz="0" w:space="0" w:color="auto"/>
        <w:right w:val="none" w:sz="0" w:space="0" w:color="auto"/>
      </w:divBdr>
    </w:div>
    <w:div w:id="2030831569">
      <w:bodyDiv w:val="1"/>
      <w:marLeft w:val="0"/>
      <w:marRight w:val="0"/>
      <w:marTop w:val="0"/>
      <w:marBottom w:val="0"/>
      <w:divBdr>
        <w:top w:val="none" w:sz="0" w:space="0" w:color="auto"/>
        <w:left w:val="none" w:sz="0" w:space="0" w:color="auto"/>
        <w:bottom w:val="none" w:sz="0" w:space="0" w:color="auto"/>
        <w:right w:val="none" w:sz="0" w:space="0" w:color="auto"/>
      </w:divBdr>
    </w:div>
    <w:div w:id="2031829054">
      <w:bodyDiv w:val="1"/>
      <w:marLeft w:val="0"/>
      <w:marRight w:val="0"/>
      <w:marTop w:val="0"/>
      <w:marBottom w:val="0"/>
      <w:divBdr>
        <w:top w:val="none" w:sz="0" w:space="0" w:color="auto"/>
        <w:left w:val="none" w:sz="0" w:space="0" w:color="auto"/>
        <w:bottom w:val="none" w:sz="0" w:space="0" w:color="auto"/>
        <w:right w:val="none" w:sz="0" w:space="0" w:color="auto"/>
      </w:divBdr>
    </w:div>
    <w:div w:id="2033916803">
      <w:bodyDiv w:val="1"/>
      <w:marLeft w:val="0"/>
      <w:marRight w:val="0"/>
      <w:marTop w:val="0"/>
      <w:marBottom w:val="0"/>
      <w:divBdr>
        <w:top w:val="none" w:sz="0" w:space="0" w:color="auto"/>
        <w:left w:val="none" w:sz="0" w:space="0" w:color="auto"/>
        <w:bottom w:val="none" w:sz="0" w:space="0" w:color="auto"/>
        <w:right w:val="none" w:sz="0" w:space="0" w:color="auto"/>
      </w:divBdr>
    </w:div>
    <w:div w:id="2034108657">
      <w:bodyDiv w:val="1"/>
      <w:marLeft w:val="0"/>
      <w:marRight w:val="0"/>
      <w:marTop w:val="0"/>
      <w:marBottom w:val="0"/>
      <w:divBdr>
        <w:top w:val="none" w:sz="0" w:space="0" w:color="auto"/>
        <w:left w:val="none" w:sz="0" w:space="0" w:color="auto"/>
        <w:bottom w:val="none" w:sz="0" w:space="0" w:color="auto"/>
        <w:right w:val="none" w:sz="0" w:space="0" w:color="auto"/>
      </w:divBdr>
    </w:div>
    <w:div w:id="2034308216">
      <w:bodyDiv w:val="1"/>
      <w:marLeft w:val="0"/>
      <w:marRight w:val="0"/>
      <w:marTop w:val="0"/>
      <w:marBottom w:val="0"/>
      <w:divBdr>
        <w:top w:val="none" w:sz="0" w:space="0" w:color="auto"/>
        <w:left w:val="none" w:sz="0" w:space="0" w:color="auto"/>
        <w:bottom w:val="none" w:sz="0" w:space="0" w:color="auto"/>
        <w:right w:val="none" w:sz="0" w:space="0" w:color="auto"/>
      </w:divBdr>
    </w:div>
    <w:div w:id="2034645853">
      <w:bodyDiv w:val="1"/>
      <w:marLeft w:val="0"/>
      <w:marRight w:val="0"/>
      <w:marTop w:val="0"/>
      <w:marBottom w:val="0"/>
      <w:divBdr>
        <w:top w:val="none" w:sz="0" w:space="0" w:color="auto"/>
        <w:left w:val="none" w:sz="0" w:space="0" w:color="auto"/>
        <w:bottom w:val="none" w:sz="0" w:space="0" w:color="auto"/>
        <w:right w:val="none" w:sz="0" w:space="0" w:color="auto"/>
      </w:divBdr>
    </w:div>
    <w:div w:id="2035303098">
      <w:bodyDiv w:val="1"/>
      <w:marLeft w:val="0"/>
      <w:marRight w:val="0"/>
      <w:marTop w:val="0"/>
      <w:marBottom w:val="0"/>
      <w:divBdr>
        <w:top w:val="none" w:sz="0" w:space="0" w:color="auto"/>
        <w:left w:val="none" w:sz="0" w:space="0" w:color="auto"/>
        <w:bottom w:val="none" w:sz="0" w:space="0" w:color="auto"/>
        <w:right w:val="none" w:sz="0" w:space="0" w:color="auto"/>
      </w:divBdr>
    </w:div>
    <w:div w:id="2035426366">
      <w:bodyDiv w:val="1"/>
      <w:marLeft w:val="0"/>
      <w:marRight w:val="0"/>
      <w:marTop w:val="0"/>
      <w:marBottom w:val="0"/>
      <w:divBdr>
        <w:top w:val="none" w:sz="0" w:space="0" w:color="auto"/>
        <w:left w:val="none" w:sz="0" w:space="0" w:color="auto"/>
        <w:bottom w:val="none" w:sz="0" w:space="0" w:color="auto"/>
        <w:right w:val="none" w:sz="0" w:space="0" w:color="auto"/>
      </w:divBdr>
    </w:div>
    <w:div w:id="2036031632">
      <w:bodyDiv w:val="1"/>
      <w:marLeft w:val="0"/>
      <w:marRight w:val="0"/>
      <w:marTop w:val="0"/>
      <w:marBottom w:val="0"/>
      <w:divBdr>
        <w:top w:val="none" w:sz="0" w:space="0" w:color="auto"/>
        <w:left w:val="none" w:sz="0" w:space="0" w:color="auto"/>
        <w:bottom w:val="none" w:sz="0" w:space="0" w:color="auto"/>
        <w:right w:val="none" w:sz="0" w:space="0" w:color="auto"/>
      </w:divBdr>
    </w:div>
    <w:div w:id="2036618438">
      <w:bodyDiv w:val="1"/>
      <w:marLeft w:val="0"/>
      <w:marRight w:val="0"/>
      <w:marTop w:val="0"/>
      <w:marBottom w:val="0"/>
      <w:divBdr>
        <w:top w:val="none" w:sz="0" w:space="0" w:color="auto"/>
        <w:left w:val="none" w:sz="0" w:space="0" w:color="auto"/>
        <w:bottom w:val="none" w:sz="0" w:space="0" w:color="auto"/>
        <w:right w:val="none" w:sz="0" w:space="0" w:color="auto"/>
      </w:divBdr>
    </w:div>
    <w:div w:id="2036807732">
      <w:bodyDiv w:val="1"/>
      <w:marLeft w:val="0"/>
      <w:marRight w:val="0"/>
      <w:marTop w:val="0"/>
      <w:marBottom w:val="0"/>
      <w:divBdr>
        <w:top w:val="none" w:sz="0" w:space="0" w:color="auto"/>
        <w:left w:val="none" w:sz="0" w:space="0" w:color="auto"/>
        <w:bottom w:val="none" w:sz="0" w:space="0" w:color="auto"/>
        <w:right w:val="none" w:sz="0" w:space="0" w:color="auto"/>
      </w:divBdr>
    </w:div>
    <w:div w:id="2037267012">
      <w:bodyDiv w:val="1"/>
      <w:marLeft w:val="0"/>
      <w:marRight w:val="0"/>
      <w:marTop w:val="0"/>
      <w:marBottom w:val="0"/>
      <w:divBdr>
        <w:top w:val="none" w:sz="0" w:space="0" w:color="auto"/>
        <w:left w:val="none" w:sz="0" w:space="0" w:color="auto"/>
        <w:bottom w:val="none" w:sz="0" w:space="0" w:color="auto"/>
        <w:right w:val="none" w:sz="0" w:space="0" w:color="auto"/>
      </w:divBdr>
    </w:div>
    <w:div w:id="2037269038">
      <w:bodyDiv w:val="1"/>
      <w:marLeft w:val="0"/>
      <w:marRight w:val="0"/>
      <w:marTop w:val="0"/>
      <w:marBottom w:val="0"/>
      <w:divBdr>
        <w:top w:val="none" w:sz="0" w:space="0" w:color="auto"/>
        <w:left w:val="none" w:sz="0" w:space="0" w:color="auto"/>
        <w:bottom w:val="none" w:sz="0" w:space="0" w:color="auto"/>
        <w:right w:val="none" w:sz="0" w:space="0" w:color="auto"/>
      </w:divBdr>
    </w:div>
    <w:div w:id="2037853467">
      <w:bodyDiv w:val="1"/>
      <w:marLeft w:val="0"/>
      <w:marRight w:val="0"/>
      <w:marTop w:val="0"/>
      <w:marBottom w:val="0"/>
      <w:divBdr>
        <w:top w:val="none" w:sz="0" w:space="0" w:color="auto"/>
        <w:left w:val="none" w:sz="0" w:space="0" w:color="auto"/>
        <w:bottom w:val="none" w:sz="0" w:space="0" w:color="auto"/>
        <w:right w:val="none" w:sz="0" w:space="0" w:color="auto"/>
      </w:divBdr>
    </w:div>
    <w:div w:id="2037927625">
      <w:bodyDiv w:val="1"/>
      <w:marLeft w:val="0"/>
      <w:marRight w:val="0"/>
      <w:marTop w:val="0"/>
      <w:marBottom w:val="0"/>
      <w:divBdr>
        <w:top w:val="none" w:sz="0" w:space="0" w:color="auto"/>
        <w:left w:val="none" w:sz="0" w:space="0" w:color="auto"/>
        <w:bottom w:val="none" w:sz="0" w:space="0" w:color="auto"/>
        <w:right w:val="none" w:sz="0" w:space="0" w:color="auto"/>
      </w:divBdr>
    </w:div>
    <w:div w:id="2038695961">
      <w:bodyDiv w:val="1"/>
      <w:marLeft w:val="0"/>
      <w:marRight w:val="0"/>
      <w:marTop w:val="0"/>
      <w:marBottom w:val="0"/>
      <w:divBdr>
        <w:top w:val="none" w:sz="0" w:space="0" w:color="auto"/>
        <w:left w:val="none" w:sz="0" w:space="0" w:color="auto"/>
        <w:bottom w:val="none" w:sz="0" w:space="0" w:color="auto"/>
        <w:right w:val="none" w:sz="0" w:space="0" w:color="auto"/>
      </w:divBdr>
    </w:div>
    <w:div w:id="2038846175">
      <w:bodyDiv w:val="1"/>
      <w:marLeft w:val="0"/>
      <w:marRight w:val="0"/>
      <w:marTop w:val="0"/>
      <w:marBottom w:val="0"/>
      <w:divBdr>
        <w:top w:val="none" w:sz="0" w:space="0" w:color="auto"/>
        <w:left w:val="none" w:sz="0" w:space="0" w:color="auto"/>
        <w:bottom w:val="none" w:sz="0" w:space="0" w:color="auto"/>
        <w:right w:val="none" w:sz="0" w:space="0" w:color="auto"/>
      </w:divBdr>
    </w:div>
    <w:div w:id="2038961673">
      <w:bodyDiv w:val="1"/>
      <w:marLeft w:val="0"/>
      <w:marRight w:val="0"/>
      <w:marTop w:val="0"/>
      <w:marBottom w:val="0"/>
      <w:divBdr>
        <w:top w:val="none" w:sz="0" w:space="0" w:color="auto"/>
        <w:left w:val="none" w:sz="0" w:space="0" w:color="auto"/>
        <w:bottom w:val="none" w:sz="0" w:space="0" w:color="auto"/>
        <w:right w:val="none" w:sz="0" w:space="0" w:color="auto"/>
      </w:divBdr>
    </w:div>
    <w:div w:id="2038963527">
      <w:bodyDiv w:val="1"/>
      <w:marLeft w:val="0"/>
      <w:marRight w:val="0"/>
      <w:marTop w:val="0"/>
      <w:marBottom w:val="0"/>
      <w:divBdr>
        <w:top w:val="none" w:sz="0" w:space="0" w:color="auto"/>
        <w:left w:val="none" w:sz="0" w:space="0" w:color="auto"/>
        <w:bottom w:val="none" w:sz="0" w:space="0" w:color="auto"/>
        <w:right w:val="none" w:sz="0" w:space="0" w:color="auto"/>
      </w:divBdr>
    </w:div>
    <w:div w:id="2038966173">
      <w:bodyDiv w:val="1"/>
      <w:marLeft w:val="0"/>
      <w:marRight w:val="0"/>
      <w:marTop w:val="0"/>
      <w:marBottom w:val="0"/>
      <w:divBdr>
        <w:top w:val="none" w:sz="0" w:space="0" w:color="auto"/>
        <w:left w:val="none" w:sz="0" w:space="0" w:color="auto"/>
        <w:bottom w:val="none" w:sz="0" w:space="0" w:color="auto"/>
        <w:right w:val="none" w:sz="0" w:space="0" w:color="auto"/>
      </w:divBdr>
    </w:div>
    <w:div w:id="2039158991">
      <w:bodyDiv w:val="1"/>
      <w:marLeft w:val="0"/>
      <w:marRight w:val="0"/>
      <w:marTop w:val="0"/>
      <w:marBottom w:val="0"/>
      <w:divBdr>
        <w:top w:val="none" w:sz="0" w:space="0" w:color="auto"/>
        <w:left w:val="none" w:sz="0" w:space="0" w:color="auto"/>
        <w:bottom w:val="none" w:sz="0" w:space="0" w:color="auto"/>
        <w:right w:val="none" w:sz="0" w:space="0" w:color="auto"/>
      </w:divBdr>
    </w:div>
    <w:div w:id="2039427778">
      <w:bodyDiv w:val="1"/>
      <w:marLeft w:val="0"/>
      <w:marRight w:val="0"/>
      <w:marTop w:val="0"/>
      <w:marBottom w:val="0"/>
      <w:divBdr>
        <w:top w:val="none" w:sz="0" w:space="0" w:color="auto"/>
        <w:left w:val="none" w:sz="0" w:space="0" w:color="auto"/>
        <w:bottom w:val="none" w:sz="0" w:space="0" w:color="auto"/>
        <w:right w:val="none" w:sz="0" w:space="0" w:color="auto"/>
      </w:divBdr>
    </w:div>
    <w:div w:id="2039618723">
      <w:bodyDiv w:val="1"/>
      <w:marLeft w:val="0"/>
      <w:marRight w:val="0"/>
      <w:marTop w:val="0"/>
      <w:marBottom w:val="0"/>
      <w:divBdr>
        <w:top w:val="none" w:sz="0" w:space="0" w:color="auto"/>
        <w:left w:val="none" w:sz="0" w:space="0" w:color="auto"/>
        <w:bottom w:val="none" w:sz="0" w:space="0" w:color="auto"/>
        <w:right w:val="none" w:sz="0" w:space="0" w:color="auto"/>
      </w:divBdr>
    </w:div>
    <w:div w:id="2039771692">
      <w:bodyDiv w:val="1"/>
      <w:marLeft w:val="0"/>
      <w:marRight w:val="0"/>
      <w:marTop w:val="0"/>
      <w:marBottom w:val="0"/>
      <w:divBdr>
        <w:top w:val="none" w:sz="0" w:space="0" w:color="auto"/>
        <w:left w:val="none" w:sz="0" w:space="0" w:color="auto"/>
        <w:bottom w:val="none" w:sz="0" w:space="0" w:color="auto"/>
        <w:right w:val="none" w:sz="0" w:space="0" w:color="auto"/>
      </w:divBdr>
    </w:div>
    <w:div w:id="2040231745">
      <w:bodyDiv w:val="1"/>
      <w:marLeft w:val="0"/>
      <w:marRight w:val="0"/>
      <w:marTop w:val="0"/>
      <w:marBottom w:val="0"/>
      <w:divBdr>
        <w:top w:val="none" w:sz="0" w:space="0" w:color="auto"/>
        <w:left w:val="none" w:sz="0" w:space="0" w:color="auto"/>
        <w:bottom w:val="none" w:sz="0" w:space="0" w:color="auto"/>
        <w:right w:val="none" w:sz="0" w:space="0" w:color="auto"/>
      </w:divBdr>
    </w:div>
    <w:div w:id="2040278651">
      <w:bodyDiv w:val="1"/>
      <w:marLeft w:val="0"/>
      <w:marRight w:val="0"/>
      <w:marTop w:val="0"/>
      <w:marBottom w:val="0"/>
      <w:divBdr>
        <w:top w:val="none" w:sz="0" w:space="0" w:color="auto"/>
        <w:left w:val="none" w:sz="0" w:space="0" w:color="auto"/>
        <w:bottom w:val="none" w:sz="0" w:space="0" w:color="auto"/>
        <w:right w:val="none" w:sz="0" w:space="0" w:color="auto"/>
      </w:divBdr>
    </w:div>
    <w:div w:id="2040425492">
      <w:bodyDiv w:val="1"/>
      <w:marLeft w:val="0"/>
      <w:marRight w:val="0"/>
      <w:marTop w:val="0"/>
      <w:marBottom w:val="0"/>
      <w:divBdr>
        <w:top w:val="none" w:sz="0" w:space="0" w:color="auto"/>
        <w:left w:val="none" w:sz="0" w:space="0" w:color="auto"/>
        <w:bottom w:val="none" w:sz="0" w:space="0" w:color="auto"/>
        <w:right w:val="none" w:sz="0" w:space="0" w:color="auto"/>
      </w:divBdr>
    </w:div>
    <w:div w:id="2040619883">
      <w:bodyDiv w:val="1"/>
      <w:marLeft w:val="0"/>
      <w:marRight w:val="0"/>
      <w:marTop w:val="0"/>
      <w:marBottom w:val="0"/>
      <w:divBdr>
        <w:top w:val="none" w:sz="0" w:space="0" w:color="auto"/>
        <w:left w:val="none" w:sz="0" w:space="0" w:color="auto"/>
        <w:bottom w:val="none" w:sz="0" w:space="0" w:color="auto"/>
        <w:right w:val="none" w:sz="0" w:space="0" w:color="auto"/>
      </w:divBdr>
    </w:div>
    <w:div w:id="2040620208">
      <w:bodyDiv w:val="1"/>
      <w:marLeft w:val="0"/>
      <w:marRight w:val="0"/>
      <w:marTop w:val="0"/>
      <w:marBottom w:val="0"/>
      <w:divBdr>
        <w:top w:val="none" w:sz="0" w:space="0" w:color="auto"/>
        <w:left w:val="none" w:sz="0" w:space="0" w:color="auto"/>
        <w:bottom w:val="none" w:sz="0" w:space="0" w:color="auto"/>
        <w:right w:val="none" w:sz="0" w:space="0" w:color="auto"/>
      </w:divBdr>
    </w:div>
    <w:div w:id="2040623436">
      <w:bodyDiv w:val="1"/>
      <w:marLeft w:val="0"/>
      <w:marRight w:val="0"/>
      <w:marTop w:val="0"/>
      <w:marBottom w:val="0"/>
      <w:divBdr>
        <w:top w:val="none" w:sz="0" w:space="0" w:color="auto"/>
        <w:left w:val="none" w:sz="0" w:space="0" w:color="auto"/>
        <w:bottom w:val="none" w:sz="0" w:space="0" w:color="auto"/>
        <w:right w:val="none" w:sz="0" w:space="0" w:color="auto"/>
      </w:divBdr>
    </w:div>
    <w:div w:id="2041199669">
      <w:bodyDiv w:val="1"/>
      <w:marLeft w:val="0"/>
      <w:marRight w:val="0"/>
      <w:marTop w:val="0"/>
      <w:marBottom w:val="0"/>
      <w:divBdr>
        <w:top w:val="none" w:sz="0" w:space="0" w:color="auto"/>
        <w:left w:val="none" w:sz="0" w:space="0" w:color="auto"/>
        <w:bottom w:val="none" w:sz="0" w:space="0" w:color="auto"/>
        <w:right w:val="none" w:sz="0" w:space="0" w:color="auto"/>
      </w:divBdr>
    </w:div>
    <w:div w:id="2042198610">
      <w:bodyDiv w:val="1"/>
      <w:marLeft w:val="0"/>
      <w:marRight w:val="0"/>
      <w:marTop w:val="0"/>
      <w:marBottom w:val="0"/>
      <w:divBdr>
        <w:top w:val="none" w:sz="0" w:space="0" w:color="auto"/>
        <w:left w:val="none" w:sz="0" w:space="0" w:color="auto"/>
        <w:bottom w:val="none" w:sz="0" w:space="0" w:color="auto"/>
        <w:right w:val="none" w:sz="0" w:space="0" w:color="auto"/>
      </w:divBdr>
    </w:div>
    <w:div w:id="2042633104">
      <w:bodyDiv w:val="1"/>
      <w:marLeft w:val="0"/>
      <w:marRight w:val="0"/>
      <w:marTop w:val="0"/>
      <w:marBottom w:val="0"/>
      <w:divBdr>
        <w:top w:val="none" w:sz="0" w:space="0" w:color="auto"/>
        <w:left w:val="none" w:sz="0" w:space="0" w:color="auto"/>
        <w:bottom w:val="none" w:sz="0" w:space="0" w:color="auto"/>
        <w:right w:val="none" w:sz="0" w:space="0" w:color="auto"/>
      </w:divBdr>
    </w:div>
    <w:div w:id="2042850684">
      <w:bodyDiv w:val="1"/>
      <w:marLeft w:val="0"/>
      <w:marRight w:val="0"/>
      <w:marTop w:val="0"/>
      <w:marBottom w:val="0"/>
      <w:divBdr>
        <w:top w:val="none" w:sz="0" w:space="0" w:color="auto"/>
        <w:left w:val="none" w:sz="0" w:space="0" w:color="auto"/>
        <w:bottom w:val="none" w:sz="0" w:space="0" w:color="auto"/>
        <w:right w:val="none" w:sz="0" w:space="0" w:color="auto"/>
      </w:divBdr>
    </w:div>
    <w:div w:id="2045203732">
      <w:bodyDiv w:val="1"/>
      <w:marLeft w:val="0"/>
      <w:marRight w:val="0"/>
      <w:marTop w:val="0"/>
      <w:marBottom w:val="0"/>
      <w:divBdr>
        <w:top w:val="none" w:sz="0" w:space="0" w:color="auto"/>
        <w:left w:val="none" w:sz="0" w:space="0" w:color="auto"/>
        <w:bottom w:val="none" w:sz="0" w:space="0" w:color="auto"/>
        <w:right w:val="none" w:sz="0" w:space="0" w:color="auto"/>
      </w:divBdr>
    </w:div>
    <w:div w:id="2045514455">
      <w:bodyDiv w:val="1"/>
      <w:marLeft w:val="0"/>
      <w:marRight w:val="0"/>
      <w:marTop w:val="0"/>
      <w:marBottom w:val="0"/>
      <w:divBdr>
        <w:top w:val="none" w:sz="0" w:space="0" w:color="auto"/>
        <w:left w:val="none" w:sz="0" w:space="0" w:color="auto"/>
        <w:bottom w:val="none" w:sz="0" w:space="0" w:color="auto"/>
        <w:right w:val="none" w:sz="0" w:space="0" w:color="auto"/>
      </w:divBdr>
    </w:div>
    <w:div w:id="2046825426">
      <w:bodyDiv w:val="1"/>
      <w:marLeft w:val="0"/>
      <w:marRight w:val="0"/>
      <w:marTop w:val="0"/>
      <w:marBottom w:val="0"/>
      <w:divBdr>
        <w:top w:val="none" w:sz="0" w:space="0" w:color="auto"/>
        <w:left w:val="none" w:sz="0" w:space="0" w:color="auto"/>
        <w:bottom w:val="none" w:sz="0" w:space="0" w:color="auto"/>
        <w:right w:val="none" w:sz="0" w:space="0" w:color="auto"/>
      </w:divBdr>
    </w:div>
    <w:div w:id="2048144308">
      <w:bodyDiv w:val="1"/>
      <w:marLeft w:val="0"/>
      <w:marRight w:val="0"/>
      <w:marTop w:val="0"/>
      <w:marBottom w:val="0"/>
      <w:divBdr>
        <w:top w:val="none" w:sz="0" w:space="0" w:color="auto"/>
        <w:left w:val="none" w:sz="0" w:space="0" w:color="auto"/>
        <w:bottom w:val="none" w:sz="0" w:space="0" w:color="auto"/>
        <w:right w:val="none" w:sz="0" w:space="0" w:color="auto"/>
      </w:divBdr>
    </w:div>
    <w:div w:id="2048868412">
      <w:bodyDiv w:val="1"/>
      <w:marLeft w:val="0"/>
      <w:marRight w:val="0"/>
      <w:marTop w:val="0"/>
      <w:marBottom w:val="0"/>
      <w:divBdr>
        <w:top w:val="none" w:sz="0" w:space="0" w:color="auto"/>
        <w:left w:val="none" w:sz="0" w:space="0" w:color="auto"/>
        <w:bottom w:val="none" w:sz="0" w:space="0" w:color="auto"/>
        <w:right w:val="none" w:sz="0" w:space="0" w:color="auto"/>
      </w:divBdr>
    </w:div>
    <w:div w:id="2048990065">
      <w:bodyDiv w:val="1"/>
      <w:marLeft w:val="0"/>
      <w:marRight w:val="0"/>
      <w:marTop w:val="0"/>
      <w:marBottom w:val="0"/>
      <w:divBdr>
        <w:top w:val="none" w:sz="0" w:space="0" w:color="auto"/>
        <w:left w:val="none" w:sz="0" w:space="0" w:color="auto"/>
        <w:bottom w:val="none" w:sz="0" w:space="0" w:color="auto"/>
        <w:right w:val="none" w:sz="0" w:space="0" w:color="auto"/>
      </w:divBdr>
    </w:div>
    <w:div w:id="2049332025">
      <w:bodyDiv w:val="1"/>
      <w:marLeft w:val="0"/>
      <w:marRight w:val="0"/>
      <w:marTop w:val="0"/>
      <w:marBottom w:val="0"/>
      <w:divBdr>
        <w:top w:val="none" w:sz="0" w:space="0" w:color="auto"/>
        <w:left w:val="none" w:sz="0" w:space="0" w:color="auto"/>
        <w:bottom w:val="none" w:sz="0" w:space="0" w:color="auto"/>
        <w:right w:val="none" w:sz="0" w:space="0" w:color="auto"/>
      </w:divBdr>
    </w:div>
    <w:div w:id="2049841843">
      <w:bodyDiv w:val="1"/>
      <w:marLeft w:val="0"/>
      <w:marRight w:val="0"/>
      <w:marTop w:val="0"/>
      <w:marBottom w:val="0"/>
      <w:divBdr>
        <w:top w:val="none" w:sz="0" w:space="0" w:color="auto"/>
        <w:left w:val="none" w:sz="0" w:space="0" w:color="auto"/>
        <w:bottom w:val="none" w:sz="0" w:space="0" w:color="auto"/>
        <w:right w:val="none" w:sz="0" w:space="0" w:color="auto"/>
      </w:divBdr>
    </w:div>
    <w:div w:id="2049985188">
      <w:bodyDiv w:val="1"/>
      <w:marLeft w:val="0"/>
      <w:marRight w:val="0"/>
      <w:marTop w:val="0"/>
      <w:marBottom w:val="0"/>
      <w:divBdr>
        <w:top w:val="none" w:sz="0" w:space="0" w:color="auto"/>
        <w:left w:val="none" w:sz="0" w:space="0" w:color="auto"/>
        <w:bottom w:val="none" w:sz="0" w:space="0" w:color="auto"/>
        <w:right w:val="none" w:sz="0" w:space="0" w:color="auto"/>
      </w:divBdr>
    </w:div>
    <w:div w:id="2050106585">
      <w:bodyDiv w:val="1"/>
      <w:marLeft w:val="0"/>
      <w:marRight w:val="0"/>
      <w:marTop w:val="0"/>
      <w:marBottom w:val="0"/>
      <w:divBdr>
        <w:top w:val="none" w:sz="0" w:space="0" w:color="auto"/>
        <w:left w:val="none" w:sz="0" w:space="0" w:color="auto"/>
        <w:bottom w:val="none" w:sz="0" w:space="0" w:color="auto"/>
        <w:right w:val="none" w:sz="0" w:space="0" w:color="auto"/>
      </w:divBdr>
    </w:div>
    <w:div w:id="2051762949">
      <w:bodyDiv w:val="1"/>
      <w:marLeft w:val="0"/>
      <w:marRight w:val="0"/>
      <w:marTop w:val="0"/>
      <w:marBottom w:val="0"/>
      <w:divBdr>
        <w:top w:val="none" w:sz="0" w:space="0" w:color="auto"/>
        <w:left w:val="none" w:sz="0" w:space="0" w:color="auto"/>
        <w:bottom w:val="none" w:sz="0" w:space="0" w:color="auto"/>
        <w:right w:val="none" w:sz="0" w:space="0" w:color="auto"/>
      </w:divBdr>
    </w:div>
    <w:div w:id="2052412906">
      <w:bodyDiv w:val="1"/>
      <w:marLeft w:val="0"/>
      <w:marRight w:val="0"/>
      <w:marTop w:val="0"/>
      <w:marBottom w:val="0"/>
      <w:divBdr>
        <w:top w:val="none" w:sz="0" w:space="0" w:color="auto"/>
        <w:left w:val="none" w:sz="0" w:space="0" w:color="auto"/>
        <w:bottom w:val="none" w:sz="0" w:space="0" w:color="auto"/>
        <w:right w:val="none" w:sz="0" w:space="0" w:color="auto"/>
      </w:divBdr>
    </w:div>
    <w:div w:id="2052917436">
      <w:bodyDiv w:val="1"/>
      <w:marLeft w:val="0"/>
      <w:marRight w:val="0"/>
      <w:marTop w:val="0"/>
      <w:marBottom w:val="0"/>
      <w:divBdr>
        <w:top w:val="none" w:sz="0" w:space="0" w:color="auto"/>
        <w:left w:val="none" w:sz="0" w:space="0" w:color="auto"/>
        <w:bottom w:val="none" w:sz="0" w:space="0" w:color="auto"/>
        <w:right w:val="none" w:sz="0" w:space="0" w:color="auto"/>
      </w:divBdr>
    </w:div>
    <w:div w:id="2053075084">
      <w:bodyDiv w:val="1"/>
      <w:marLeft w:val="0"/>
      <w:marRight w:val="0"/>
      <w:marTop w:val="0"/>
      <w:marBottom w:val="0"/>
      <w:divBdr>
        <w:top w:val="none" w:sz="0" w:space="0" w:color="auto"/>
        <w:left w:val="none" w:sz="0" w:space="0" w:color="auto"/>
        <w:bottom w:val="none" w:sz="0" w:space="0" w:color="auto"/>
        <w:right w:val="none" w:sz="0" w:space="0" w:color="auto"/>
      </w:divBdr>
    </w:div>
    <w:div w:id="2053385577">
      <w:bodyDiv w:val="1"/>
      <w:marLeft w:val="0"/>
      <w:marRight w:val="0"/>
      <w:marTop w:val="0"/>
      <w:marBottom w:val="0"/>
      <w:divBdr>
        <w:top w:val="none" w:sz="0" w:space="0" w:color="auto"/>
        <w:left w:val="none" w:sz="0" w:space="0" w:color="auto"/>
        <w:bottom w:val="none" w:sz="0" w:space="0" w:color="auto"/>
        <w:right w:val="none" w:sz="0" w:space="0" w:color="auto"/>
      </w:divBdr>
    </w:div>
    <w:div w:id="2054035240">
      <w:bodyDiv w:val="1"/>
      <w:marLeft w:val="0"/>
      <w:marRight w:val="0"/>
      <w:marTop w:val="0"/>
      <w:marBottom w:val="0"/>
      <w:divBdr>
        <w:top w:val="none" w:sz="0" w:space="0" w:color="auto"/>
        <w:left w:val="none" w:sz="0" w:space="0" w:color="auto"/>
        <w:bottom w:val="none" w:sz="0" w:space="0" w:color="auto"/>
        <w:right w:val="none" w:sz="0" w:space="0" w:color="auto"/>
      </w:divBdr>
    </w:div>
    <w:div w:id="2054116853">
      <w:bodyDiv w:val="1"/>
      <w:marLeft w:val="0"/>
      <w:marRight w:val="0"/>
      <w:marTop w:val="0"/>
      <w:marBottom w:val="0"/>
      <w:divBdr>
        <w:top w:val="none" w:sz="0" w:space="0" w:color="auto"/>
        <w:left w:val="none" w:sz="0" w:space="0" w:color="auto"/>
        <w:bottom w:val="none" w:sz="0" w:space="0" w:color="auto"/>
        <w:right w:val="none" w:sz="0" w:space="0" w:color="auto"/>
      </w:divBdr>
    </w:div>
    <w:div w:id="2055082451">
      <w:bodyDiv w:val="1"/>
      <w:marLeft w:val="0"/>
      <w:marRight w:val="0"/>
      <w:marTop w:val="0"/>
      <w:marBottom w:val="0"/>
      <w:divBdr>
        <w:top w:val="none" w:sz="0" w:space="0" w:color="auto"/>
        <w:left w:val="none" w:sz="0" w:space="0" w:color="auto"/>
        <w:bottom w:val="none" w:sz="0" w:space="0" w:color="auto"/>
        <w:right w:val="none" w:sz="0" w:space="0" w:color="auto"/>
      </w:divBdr>
    </w:div>
    <w:div w:id="2056075687">
      <w:bodyDiv w:val="1"/>
      <w:marLeft w:val="0"/>
      <w:marRight w:val="0"/>
      <w:marTop w:val="0"/>
      <w:marBottom w:val="0"/>
      <w:divBdr>
        <w:top w:val="none" w:sz="0" w:space="0" w:color="auto"/>
        <w:left w:val="none" w:sz="0" w:space="0" w:color="auto"/>
        <w:bottom w:val="none" w:sz="0" w:space="0" w:color="auto"/>
        <w:right w:val="none" w:sz="0" w:space="0" w:color="auto"/>
      </w:divBdr>
    </w:div>
    <w:div w:id="2056659110">
      <w:bodyDiv w:val="1"/>
      <w:marLeft w:val="0"/>
      <w:marRight w:val="0"/>
      <w:marTop w:val="0"/>
      <w:marBottom w:val="0"/>
      <w:divBdr>
        <w:top w:val="none" w:sz="0" w:space="0" w:color="auto"/>
        <w:left w:val="none" w:sz="0" w:space="0" w:color="auto"/>
        <w:bottom w:val="none" w:sz="0" w:space="0" w:color="auto"/>
        <w:right w:val="none" w:sz="0" w:space="0" w:color="auto"/>
      </w:divBdr>
    </w:div>
    <w:div w:id="2057125050">
      <w:bodyDiv w:val="1"/>
      <w:marLeft w:val="0"/>
      <w:marRight w:val="0"/>
      <w:marTop w:val="0"/>
      <w:marBottom w:val="0"/>
      <w:divBdr>
        <w:top w:val="none" w:sz="0" w:space="0" w:color="auto"/>
        <w:left w:val="none" w:sz="0" w:space="0" w:color="auto"/>
        <w:bottom w:val="none" w:sz="0" w:space="0" w:color="auto"/>
        <w:right w:val="none" w:sz="0" w:space="0" w:color="auto"/>
      </w:divBdr>
    </w:div>
    <w:div w:id="2057314676">
      <w:bodyDiv w:val="1"/>
      <w:marLeft w:val="0"/>
      <w:marRight w:val="0"/>
      <w:marTop w:val="0"/>
      <w:marBottom w:val="0"/>
      <w:divBdr>
        <w:top w:val="none" w:sz="0" w:space="0" w:color="auto"/>
        <w:left w:val="none" w:sz="0" w:space="0" w:color="auto"/>
        <w:bottom w:val="none" w:sz="0" w:space="0" w:color="auto"/>
        <w:right w:val="none" w:sz="0" w:space="0" w:color="auto"/>
      </w:divBdr>
    </w:div>
    <w:div w:id="2057850207">
      <w:bodyDiv w:val="1"/>
      <w:marLeft w:val="0"/>
      <w:marRight w:val="0"/>
      <w:marTop w:val="0"/>
      <w:marBottom w:val="0"/>
      <w:divBdr>
        <w:top w:val="none" w:sz="0" w:space="0" w:color="auto"/>
        <w:left w:val="none" w:sz="0" w:space="0" w:color="auto"/>
        <w:bottom w:val="none" w:sz="0" w:space="0" w:color="auto"/>
        <w:right w:val="none" w:sz="0" w:space="0" w:color="auto"/>
      </w:divBdr>
    </w:div>
    <w:div w:id="2059887958">
      <w:bodyDiv w:val="1"/>
      <w:marLeft w:val="0"/>
      <w:marRight w:val="0"/>
      <w:marTop w:val="0"/>
      <w:marBottom w:val="0"/>
      <w:divBdr>
        <w:top w:val="none" w:sz="0" w:space="0" w:color="auto"/>
        <w:left w:val="none" w:sz="0" w:space="0" w:color="auto"/>
        <w:bottom w:val="none" w:sz="0" w:space="0" w:color="auto"/>
        <w:right w:val="none" w:sz="0" w:space="0" w:color="auto"/>
      </w:divBdr>
    </w:div>
    <w:div w:id="2060397483">
      <w:bodyDiv w:val="1"/>
      <w:marLeft w:val="0"/>
      <w:marRight w:val="0"/>
      <w:marTop w:val="0"/>
      <w:marBottom w:val="0"/>
      <w:divBdr>
        <w:top w:val="none" w:sz="0" w:space="0" w:color="auto"/>
        <w:left w:val="none" w:sz="0" w:space="0" w:color="auto"/>
        <w:bottom w:val="none" w:sz="0" w:space="0" w:color="auto"/>
        <w:right w:val="none" w:sz="0" w:space="0" w:color="auto"/>
      </w:divBdr>
    </w:div>
    <w:div w:id="2060593954">
      <w:bodyDiv w:val="1"/>
      <w:marLeft w:val="0"/>
      <w:marRight w:val="0"/>
      <w:marTop w:val="0"/>
      <w:marBottom w:val="0"/>
      <w:divBdr>
        <w:top w:val="none" w:sz="0" w:space="0" w:color="auto"/>
        <w:left w:val="none" w:sz="0" w:space="0" w:color="auto"/>
        <w:bottom w:val="none" w:sz="0" w:space="0" w:color="auto"/>
        <w:right w:val="none" w:sz="0" w:space="0" w:color="auto"/>
      </w:divBdr>
    </w:div>
    <w:div w:id="2061511304">
      <w:bodyDiv w:val="1"/>
      <w:marLeft w:val="0"/>
      <w:marRight w:val="0"/>
      <w:marTop w:val="0"/>
      <w:marBottom w:val="0"/>
      <w:divBdr>
        <w:top w:val="none" w:sz="0" w:space="0" w:color="auto"/>
        <w:left w:val="none" w:sz="0" w:space="0" w:color="auto"/>
        <w:bottom w:val="none" w:sz="0" w:space="0" w:color="auto"/>
        <w:right w:val="none" w:sz="0" w:space="0" w:color="auto"/>
      </w:divBdr>
    </w:div>
    <w:div w:id="2062053215">
      <w:bodyDiv w:val="1"/>
      <w:marLeft w:val="0"/>
      <w:marRight w:val="0"/>
      <w:marTop w:val="0"/>
      <w:marBottom w:val="0"/>
      <w:divBdr>
        <w:top w:val="none" w:sz="0" w:space="0" w:color="auto"/>
        <w:left w:val="none" w:sz="0" w:space="0" w:color="auto"/>
        <w:bottom w:val="none" w:sz="0" w:space="0" w:color="auto"/>
        <w:right w:val="none" w:sz="0" w:space="0" w:color="auto"/>
      </w:divBdr>
    </w:div>
    <w:div w:id="2062099110">
      <w:bodyDiv w:val="1"/>
      <w:marLeft w:val="0"/>
      <w:marRight w:val="0"/>
      <w:marTop w:val="0"/>
      <w:marBottom w:val="0"/>
      <w:divBdr>
        <w:top w:val="none" w:sz="0" w:space="0" w:color="auto"/>
        <w:left w:val="none" w:sz="0" w:space="0" w:color="auto"/>
        <w:bottom w:val="none" w:sz="0" w:space="0" w:color="auto"/>
        <w:right w:val="none" w:sz="0" w:space="0" w:color="auto"/>
      </w:divBdr>
    </w:div>
    <w:div w:id="2062249814">
      <w:bodyDiv w:val="1"/>
      <w:marLeft w:val="0"/>
      <w:marRight w:val="0"/>
      <w:marTop w:val="0"/>
      <w:marBottom w:val="0"/>
      <w:divBdr>
        <w:top w:val="none" w:sz="0" w:space="0" w:color="auto"/>
        <w:left w:val="none" w:sz="0" w:space="0" w:color="auto"/>
        <w:bottom w:val="none" w:sz="0" w:space="0" w:color="auto"/>
        <w:right w:val="none" w:sz="0" w:space="0" w:color="auto"/>
      </w:divBdr>
    </w:div>
    <w:div w:id="2062434315">
      <w:bodyDiv w:val="1"/>
      <w:marLeft w:val="0"/>
      <w:marRight w:val="0"/>
      <w:marTop w:val="0"/>
      <w:marBottom w:val="0"/>
      <w:divBdr>
        <w:top w:val="none" w:sz="0" w:space="0" w:color="auto"/>
        <w:left w:val="none" w:sz="0" w:space="0" w:color="auto"/>
        <w:bottom w:val="none" w:sz="0" w:space="0" w:color="auto"/>
        <w:right w:val="none" w:sz="0" w:space="0" w:color="auto"/>
      </w:divBdr>
    </w:div>
    <w:div w:id="2062441869">
      <w:bodyDiv w:val="1"/>
      <w:marLeft w:val="0"/>
      <w:marRight w:val="0"/>
      <w:marTop w:val="0"/>
      <w:marBottom w:val="0"/>
      <w:divBdr>
        <w:top w:val="none" w:sz="0" w:space="0" w:color="auto"/>
        <w:left w:val="none" w:sz="0" w:space="0" w:color="auto"/>
        <w:bottom w:val="none" w:sz="0" w:space="0" w:color="auto"/>
        <w:right w:val="none" w:sz="0" w:space="0" w:color="auto"/>
      </w:divBdr>
    </w:div>
    <w:div w:id="2062708352">
      <w:bodyDiv w:val="1"/>
      <w:marLeft w:val="0"/>
      <w:marRight w:val="0"/>
      <w:marTop w:val="0"/>
      <w:marBottom w:val="0"/>
      <w:divBdr>
        <w:top w:val="none" w:sz="0" w:space="0" w:color="auto"/>
        <w:left w:val="none" w:sz="0" w:space="0" w:color="auto"/>
        <w:bottom w:val="none" w:sz="0" w:space="0" w:color="auto"/>
        <w:right w:val="none" w:sz="0" w:space="0" w:color="auto"/>
      </w:divBdr>
    </w:div>
    <w:div w:id="2062749980">
      <w:bodyDiv w:val="1"/>
      <w:marLeft w:val="0"/>
      <w:marRight w:val="0"/>
      <w:marTop w:val="0"/>
      <w:marBottom w:val="0"/>
      <w:divBdr>
        <w:top w:val="none" w:sz="0" w:space="0" w:color="auto"/>
        <w:left w:val="none" w:sz="0" w:space="0" w:color="auto"/>
        <w:bottom w:val="none" w:sz="0" w:space="0" w:color="auto"/>
        <w:right w:val="none" w:sz="0" w:space="0" w:color="auto"/>
      </w:divBdr>
    </w:div>
    <w:div w:id="2062903354">
      <w:bodyDiv w:val="1"/>
      <w:marLeft w:val="0"/>
      <w:marRight w:val="0"/>
      <w:marTop w:val="0"/>
      <w:marBottom w:val="0"/>
      <w:divBdr>
        <w:top w:val="none" w:sz="0" w:space="0" w:color="auto"/>
        <w:left w:val="none" w:sz="0" w:space="0" w:color="auto"/>
        <w:bottom w:val="none" w:sz="0" w:space="0" w:color="auto"/>
        <w:right w:val="none" w:sz="0" w:space="0" w:color="auto"/>
      </w:divBdr>
    </w:div>
    <w:div w:id="2063482345">
      <w:bodyDiv w:val="1"/>
      <w:marLeft w:val="0"/>
      <w:marRight w:val="0"/>
      <w:marTop w:val="0"/>
      <w:marBottom w:val="0"/>
      <w:divBdr>
        <w:top w:val="none" w:sz="0" w:space="0" w:color="auto"/>
        <w:left w:val="none" w:sz="0" w:space="0" w:color="auto"/>
        <w:bottom w:val="none" w:sz="0" w:space="0" w:color="auto"/>
        <w:right w:val="none" w:sz="0" w:space="0" w:color="auto"/>
      </w:divBdr>
    </w:div>
    <w:div w:id="2063825161">
      <w:bodyDiv w:val="1"/>
      <w:marLeft w:val="0"/>
      <w:marRight w:val="0"/>
      <w:marTop w:val="0"/>
      <w:marBottom w:val="0"/>
      <w:divBdr>
        <w:top w:val="none" w:sz="0" w:space="0" w:color="auto"/>
        <w:left w:val="none" w:sz="0" w:space="0" w:color="auto"/>
        <w:bottom w:val="none" w:sz="0" w:space="0" w:color="auto"/>
        <w:right w:val="none" w:sz="0" w:space="0" w:color="auto"/>
      </w:divBdr>
    </w:div>
    <w:div w:id="2064450708">
      <w:bodyDiv w:val="1"/>
      <w:marLeft w:val="0"/>
      <w:marRight w:val="0"/>
      <w:marTop w:val="0"/>
      <w:marBottom w:val="0"/>
      <w:divBdr>
        <w:top w:val="none" w:sz="0" w:space="0" w:color="auto"/>
        <w:left w:val="none" w:sz="0" w:space="0" w:color="auto"/>
        <w:bottom w:val="none" w:sz="0" w:space="0" w:color="auto"/>
        <w:right w:val="none" w:sz="0" w:space="0" w:color="auto"/>
      </w:divBdr>
    </w:div>
    <w:div w:id="2065717639">
      <w:bodyDiv w:val="1"/>
      <w:marLeft w:val="0"/>
      <w:marRight w:val="0"/>
      <w:marTop w:val="0"/>
      <w:marBottom w:val="0"/>
      <w:divBdr>
        <w:top w:val="none" w:sz="0" w:space="0" w:color="auto"/>
        <w:left w:val="none" w:sz="0" w:space="0" w:color="auto"/>
        <w:bottom w:val="none" w:sz="0" w:space="0" w:color="auto"/>
        <w:right w:val="none" w:sz="0" w:space="0" w:color="auto"/>
      </w:divBdr>
    </w:div>
    <w:div w:id="2066220498">
      <w:bodyDiv w:val="1"/>
      <w:marLeft w:val="0"/>
      <w:marRight w:val="0"/>
      <w:marTop w:val="0"/>
      <w:marBottom w:val="0"/>
      <w:divBdr>
        <w:top w:val="none" w:sz="0" w:space="0" w:color="auto"/>
        <w:left w:val="none" w:sz="0" w:space="0" w:color="auto"/>
        <w:bottom w:val="none" w:sz="0" w:space="0" w:color="auto"/>
        <w:right w:val="none" w:sz="0" w:space="0" w:color="auto"/>
      </w:divBdr>
    </w:div>
    <w:div w:id="2067025329">
      <w:bodyDiv w:val="1"/>
      <w:marLeft w:val="0"/>
      <w:marRight w:val="0"/>
      <w:marTop w:val="0"/>
      <w:marBottom w:val="0"/>
      <w:divBdr>
        <w:top w:val="none" w:sz="0" w:space="0" w:color="auto"/>
        <w:left w:val="none" w:sz="0" w:space="0" w:color="auto"/>
        <w:bottom w:val="none" w:sz="0" w:space="0" w:color="auto"/>
        <w:right w:val="none" w:sz="0" w:space="0" w:color="auto"/>
      </w:divBdr>
    </w:div>
    <w:div w:id="2067219064">
      <w:bodyDiv w:val="1"/>
      <w:marLeft w:val="0"/>
      <w:marRight w:val="0"/>
      <w:marTop w:val="0"/>
      <w:marBottom w:val="0"/>
      <w:divBdr>
        <w:top w:val="none" w:sz="0" w:space="0" w:color="auto"/>
        <w:left w:val="none" w:sz="0" w:space="0" w:color="auto"/>
        <w:bottom w:val="none" w:sz="0" w:space="0" w:color="auto"/>
        <w:right w:val="none" w:sz="0" w:space="0" w:color="auto"/>
      </w:divBdr>
    </w:div>
    <w:div w:id="2067333306">
      <w:bodyDiv w:val="1"/>
      <w:marLeft w:val="0"/>
      <w:marRight w:val="0"/>
      <w:marTop w:val="0"/>
      <w:marBottom w:val="0"/>
      <w:divBdr>
        <w:top w:val="none" w:sz="0" w:space="0" w:color="auto"/>
        <w:left w:val="none" w:sz="0" w:space="0" w:color="auto"/>
        <w:bottom w:val="none" w:sz="0" w:space="0" w:color="auto"/>
        <w:right w:val="none" w:sz="0" w:space="0" w:color="auto"/>
      </w:divBdr>
    </w:div>
    <w:div w:id="2067873813">
      <w:bodyDiv w:val="1"/>
      <w:marLeft w:val="0"/>
      <w:marRight w:val="0"/>
      <w:marTop w:val="0"/>
      <w:marBottom w:val="0"/>
      <w:divBdr>
        <w:top w:val="none" w:sz="0" w:space="0" w:color="auto"/>
        <w:left w:val="none" w:sz="0" w:space="0" w:color="auto"/>
        <w:bottom w:val="none" w:sz="0" w:space="0" w:color="auto"/>
        <w:right w:val="none" w:sz="0" w:space="0" w:color="auto"/>
      </w:divBdr>
    </w:div>
    <w:div w:id="2068382952">
      <w:bodyDiv w:val="1"/>
      <w:marLeft w:val="0"/>
      <w:marRight w:val="0"/>
      <w:marTop w:val="0"/>
      <w:marBottom w:val="0"/>
      <w:divBdr>
        <w:top w:val="none" w:sz="0" w:space="0" w:color="auto"/>
        <w:left w:val="none" w:sz="0" w:space="0" w:color="auto"/>
        <w:bottom w:val="none" w:sz="0" w:space="0" w:color="auto"/>
        <w:right w:val="none" w:sz="0" w:space="0" w:color="auto"/>
      </w:divBdr>
    </w:div>
    <w:div w:id="2068527790">
      <w:bodyDiv w:val="1"/>
      <w:marLeft w:val="0"/>
      <w:marRight w:val="0"/>
      <w:marTop w:val="0"/>
      <w:marBottom w:val="0"/>
      <w:divBdr>
        <w:top w:val="none" w:sz="0" w:space="0" w:color="auto"/>
        <w:left w:val="none" w:sz="0" w:space="0" w:color="auto"/>
        <w:bottom w:val="none" w:sz="0" w:space="0" w:color="auto"/>
        <w:right w:val="none" w:sz="0" w:space="0" w:color="auto"/>
      </w:divBdr>
    </w:div>
    <w:div w:id="2068793033">
      <w:bodyDiv w:val="1"/>
      <w:marLeft w:val="0"/>
      <w:marRight w:val="0"/>
      <w:marTop w:val="0"/>
      <w:marBottom w:val="0"/>
      <w:divBdr>
        <w:top w:val="none" w:sz="0" w:space="0" w:color="auto"/>
        <w:left w:val="none" w:sz="0" w:space="0" w:color="auto"/>
        <w:bottom w:val="none" w:sz="0" w:space="0" w:color="auto"/>
        <w:right w:val="none" w:sz="0" w:space="0" w:color="auto"/>
      </w:divBdr>
    </w:div>
    <w:div w:id="2068919643">
      <w:bodyDiv w:val="1"/>
      <w:marLeft w:val="0"/>
      <w:marRight w:val="0"/>
      <w:marTop w:val="0"/>
      <w:marBottom w:val="0"/>
      <w:divBdr>
        <w:top w:val="none" w:sz="0" w:space="0" w:color="auto"/>
        <w:left w:val="none" w:sz="0" w:space="0" w:color="auto"/>
        <w:bottom w:val="none" w:sz="0" w:space="0" w:color="auto"/>
        <w:right w:val="none" w:sz="0" w:space="0" w:color="auto"/>
      </w:divBdr>
    </w:div>
    <w:div w:id="2069112404">
      <w:bodyDiv w:val="1"/>
      <w:marLeft w:val="0"/>
      <w:marRight w:val="0"/>
      <w:marTop w:val="0"/>
      <w:marBottom w:val="0"/>
      <w:divBdr>
        <w:top w:val="none" w:sz="0" w:space="0" w:color="auto"/>
        <w:left w:val="none" w:sz="0" w:space="0" w:color="auto"/>
        <w:bottom w:val="none" w:sz="0" w:space="0" w:color="auto"/>
        <w:right w:val="none" w:sz="0" w:space="0" w:color="auto"/>
      </w:divBdr>
    </w:div>
    <w:div w:id="2070222289">
      <w:bodyDiv w:val="1"/>
      <w:marLeft w:val="0"/>
      <w:marRight w:val="0"/>
      <w:marTop w:val="0"/>
      <w:marBottom w:val="0"/>
      <w:divBdr>
        <w:top w:val="none" w:sz="0" w:space="0" w:color="auto"/>
        <w:left w:val="none" w:sz="0" w:space="0" w:color="auto"/>
        <w:bottom w:val="none" w:sz="0" w:space="0" w:color="auto"/>
        <w:right w:val="none" w:sz="0" w:space="0" w:color="auto"/>
      </w:divBdr>
    </w:div>
    <w:div w:id="2070491923">
      <w:bodyDiv w:val="1"/>
      <w:marLeft w:val="0"/>
      <w:marRight w:val="0"/>
      <w:marTop w:val="0"/>
      <w:marBottom w:val="0"/>
      <w:divBdr>
        <w:top w:val="none" w:sz="0" w:space="0" w:color="auto"/>
        <w:left w:val="none" w:sz="0" w:space="0" w:color="auto"/>
        <w:bottom w:val="none" w:sz="0" w:space="0" w:color="auto"/>
        <w:right w:val="none" w:sz="0" w:space="0" w:color="auto"/>
      </w:divBdr>
    </w:div>
    <w:div w:id="2070810412">
      <w:bodyDiv w:val="1"/>
      <w:marLeft w:val="0"/>
      <w:marRight w:val="0"/>
      <w:marTop w:val="0"/>
      <w:marBottom w:val="0"/>
      <w:divBdr>
        <w:top w:val="none" w:sz="0" w:space="0" w:color="auto"/>
        <w:left w:val="none" w:sz="0" w:space="0" w:color="auto"/>
        <w:bottom w:val="none" w:sz="0" w:space="0" w:color="auto"/>
        <w:right w:val="none" w:sz="0" w:space="0" w:color="auto"/>
      </w:divBdr>
    </w:div>
    <w:div w:id="2071492318">
      <w:bodyDiv w:val="1"/>
      <w:marLeft w:val="0"/>
      <w:marRight w:val="0"/>
      <w:marTop w:val="0"/>
      <w:marBottom w:val="0"/>
      <w:divBdr>
        <w:top w:val="none" w:sz="0" w:space="0" w:color="auto"/>
        <w:left w:val="none" w:sz="0" w:space="0" w:color="auto"/>
        <w:bottom w:val="none" w:sz="0" w:space="0" w:color="auto"/>
        <w:right w:val="none" w:sz="0" w:space="0" w:color="auto"/>
      </w:divBdr>
    </w:div>
    <w:div w:id="2071492429">
      <w:bodyDiv w:val="1"/>
      <w:marLeft w:val="0"/>
      <w:marRight w:val="0"/>
      <w:marTop w:val="0"/>
      <w:marBottom w:val="0"/>
      <w:divBdr>
        <w:top w:val="none" w:sz="0" w:space="0" w:color="auto"/>
        <w:left w:val="none" w:sz="0" w:space="0" w:color="auto"/>
        <w:bottom w:val="none" w:sz="0" w:space="0" w:color="auto"/>
        <w:right w:val="none" w:sz="0" w:space="0" w:color="auto"/>
      </w:divBdr>
    </w:div>
    <w:div w:id="2071808928">
      <w:bodyDiv w:val="1"/>
      <w:marLeft w:val="0"/>
      <w:marRight w:val="0"/>
      <w:marTop w:val="0"/>
      <w:marBottom w:val="0"/>
      <w:divBdr>
        <w:top w:val="none" w:sz="0" w:space="0" w:color="auto"/>
        <w:left w:val="none" w:sz="0" w:space="0" w:color="auto"/>
        <w:bottom w:val="none" w:sz="0" w:space="0" w:color="auto"/>
        <w:right w:val="none" w:sz="0" w:space="0" w:color="auto"/>
      </w:divBdr>
    </w:div>
    <w:div w:id="2073766412">
      <w:bodyDiv w:val="1"/>
      <w:marLeft w:val="0"/>
      <w:marRight w:val="0"/>
      <w:marTop w:val="0"/>
      <w:marBottom w:val="0"/>
      <w:divBdr>
        <w:top w:val="none" w:sz="0" w:space="0" w:color="auto"/>
        <w:left w:val="none" w:sz="0" w:space="0" w:color="auto"/>
        <w:bottom w:val="none" w:sz="0" w:space="0" w:color="auto"/>
        <w:right w:val="none" w:sz="0" w:space="0" w:color="auto"/>
      </w:divBdr>
    </w:div>
    <w:div w:id="2074035868">
      <w:bodyDiv w:val="1"/>
      <w:marLeft w:val="0"/>
      <w:marRight w:val="0"/>
      <w:marTop w:val="0"/>
      <w:marBottom w:val="0"/>
      <w:divBdr>
        <w:top w:val="none" w:sz="0" w:space="0" w:color="auto"/>
        <w:left w:val="none" w:sz="0" w:space="0" w:color="auto"/>
        <w:bottom w:val="none" w:sz="0" w:space="0" w:color="auto"/>
        <w:right w:val="none" w:sz="0" w:space="0" w:color="auto"/>
      </w:divBdr>
    </w:div>
    <w:div w:id="2074616971">
      <w:bodyDiv w:val="1"/>
      <w:marLeft w:val="0"/>
      <w:marRight w:val="0"/>
      <w:marTop w:val="0"/>
      <w:marBottom w:val="0"/>
      <w:divBdr>
        <w:top w:val="none" w:sz="0" w:space="0" w:color="auto"/>
        <w:left w:val="none" w:sz="0" w:space="0" w:color="auto"/>
        <w:bottom w:val="none" w:sz="0" w:space="0" w:color="auto"/>
        <w:right w:val="none" w:sz="0" w:space="0" w:color="auto"/>
      </w:divBdr>
    </w:div>
    <w:div w:id="2074624450">
      <w:bodyDiv w:val="1"/>
      <w:marLeft w:val="0"/>
      <w:marRight w:val="0"/>
      <w:marTop w:val="0"/>
      <w:marBottom w:val="0"/>
      <w:divBdr>
        <w:top w:val="none" w:sz="0" w:space="0" w:color="auto"/>
        <w:left w:val="none" w:sz="0" w:space="0" w:color="auto"/>
        <w:bottom w:val="none" w:sz="0" w:space="0" w:color="auto"/>
        <w:right w:val="none" w:sz="0" w:space="0" w:color="auto"/>
      </w:divBdr>
    </w:div>
    <w:div w:id="2074697809">
      <w:bodyDiv w:val="1"/>
      <w:marLeft w:val="0"/>
      <w:marRight w:val="0"/>
      <w:marTop w:val="0"/>
      <w:marBottom w:val="0"/>
      <w:divBdr>
        <w:top w:val="none" w:sz="0" w:space="0" w:color="auto"/>
        <w:left w:val="none" w:sz="0" w:space="0" w:color="auto"/>
        <w:bottom w:val="none" w:sz="0" w:space="0" w:color="auto"/>
        <w:right w:val="none" w:sz="0" w:space="0" w:color="auto"/>
      </w:divBdr>
    </w:div>
    <w:div w:id="2074887036">
      <w:bodyDiv w:val="1"/>
      <w:marLeft w:val="0"/>
      <w:marRight w:val="0"/>
      <w:marTop w:val="0"/>
      <w:marBottom w:val="0"/>
      <w:divBdr>
        <w:top w:val="none" w:sz="0" w:space="0" w:color="auto"/>
        <w:left w:val="none" w:sz="0" w:space="0" w:color="auto"/>
        <w:bottom w:val="none" w:sz="0" w:space="0" w:color="auto"/>
        <w:right w:val="none" w:sz="0" w:space="0" w:color="auto"/>
      </w:divBdr>
    </w:div>
    <w:div w:id="2075278865">
      <w:bodyDiv w:val="1"/>
      <w:marLeft w:val="0"/>
      <w:marRight w:val="0"/>
      <w:marTop w:val="0"/>
      <w:marBottom w:val="0"/>
      <w:divBdr>
        <w:top w:val="none" w:sz="0" w:space="0" w:color="auto"/>
        <w:left w:val="none" w:sz="0" w:space="0" w:color="auto"/>
        <w:bottom w:val="none" w:sz="0" w:space="0" w:color="auto"/>
        <w:right w:val="none" w:sz="0" w:space="0" w:color="auto"/>
      </w:divBdr>
    </w:div>
    <w:div w:id="2075739653">
      <w:bodyDiv w:val="1"/>
      <w:marLeft w:val="0"/>
      <w:marRight w:val="0"/>
      <w:marTop w:val="0"/>
      <w:marBottom w:val="0"/>
      <w:divBdr>
        <w:top w:val="none" w:sz="0" w:space="0" w:color="auto"/>
        <w:left w:val="none" w:sz="0" w:space="0" w:color="auto"/>
        <w:bottom w:val="none" w:sz="0" w:space="0" w:color="auto"/>
        <w:right w:val="none" w:sz="0" w:space="0" w:color="auto"/>
      </w:divBdr>
    </w:div>
    <w:div w:id="2075853861">
      <w:bodyDiv w:val="1"/>
      <w:marLeft w:val="0"/>
      <w:marRight w:val="0"/>
      <w:marTop w:val="0"/>
      <w:marBottom w:val="0"/>
      <w:divBdr>
        <w:top w:val="none" w:sz="0" w:space="0" w:color="auto"/>
        <w:left w:val="none" w:sz="0" w:space="0" w:color="auto"/>
        <w:bottom w:val="none" w:sz="0" w:space="0" w:color="auto"/>
        <w:right w:val="none" w:sz="0" w:space="0" w:color="auto"/>
      </w:divBdr>
    </w:div>
    <w:div w:id="2076006165">
      <w:bodyDiv w:val="1"/>
      <w:marLeft w:val="0"/>
      <w:marRight w:val="0"/>
      <w:marTop w:val="0"/>
      <w:marBottom w:val="0"/>
      <w:divBdr>
        <w:top w:val="none" w:sz="0" w:space="0" w:color="auto"/>
        <w:left w:val="none" w:sz="0" w:space="0" w:color="auto"/>
        <w:bottom w:val="none" w:sz="0" w:space="0" w:color="auto"/>
        <w:right w:val="none" w:sz="0" w:space="0" w:color="auto"/>
      </w:divBdr>
    </w:div>
    <w:div w:id="2077046733">
      <w:bodyDiv w:val="1"/>
      <w:marLeft w:val="0"/>
      <w:marRight w:val="0"/>
      <w:marTop w:val="0"/>
      <w:marBottom w:val="0"/>
      <w:divBdr>
        <w:top w:val="none" w:sz="0" w:space="0" w:color="auto"/>
        <w:left w:val="none" w:sz="0" w:space="0" w:color="auto"/>
        <w:bottom w:val="none" w:sz="0" w:space="0" w:color="auto"/>
        <w:right w:val="none" w:sz="0" w:space="0" w:color="auto"/>
      </w:divBdr>
    </w:div>
    <w:div w:id="2077119098">
      <w:bodyDiv w:val="1"/>
      <w:marLeft w:val="0"/>
      <w:marRight w:val="0"/>
      <w:marTop w:val="0"/>
      <w:marBottom w:val="0"/>
      <w:divBdr>
        <w:top w:val="none" w:sz="0" w:space="0" w:color="auto"/>
        <w:left w:val="none" w:sz="0" w:space="0" w:color="auto"/>
        <w:bottom w:val="none" w:sz="0" w:space="0" w:color="auto"/>
        <w:right w:val="none" w:sz="0" w:space="0" w:color="auto"/>
      </w:divBdr>
    </w:div>
    <w:div w:id="2077236881">
      <w:bodyDiv w:val="1"/>
      <w:marLeft w:val="0"/>
      <w:marRight w:val="0"/>
      <w:marTop w:val="0"/>
      <w:marBottom w:val="0"/>
      <w:divBdr>
        <w:top w:val="none" w:sz="0" w:space="0" w:color="auto"/>
        <w:left w:val="none" w:sz="0" w:space="0" w:color="auto"/>
        <w:bottom w:val="none" w:sz="0" w:space="0" w:color="auto"/>
        <w:right w:val="none" w:sz="0" w:space="0" w:color="auto"/>
      </w:divBdr>
    </w:div>
    <w:div w:id="2077702039">
      <w:bodyDiv w:val="1"/>
      <w:marLeft w:val="0"/>
      <w:marRight w:val="0"/>
      <w:marTop w:val="0"/>
      <w:marBottom w:val="0"/>
      <w:divBdr>
        <w:top w:val="none" w:sz="0" w:space="0" w:color="auto"/>
        <w:left w:val="none" w:sz="0" w:space="0" w:color="auto"/>
        <w:bottom w:val="none" w:sz="0" w:space="0" w:color="auto"/>
        <w:right w:val="none" w:sz="0" w:space="0" w:color="auto"/>
      </w:divBdr>
    </w:div>
    <w:div w:id="2078474729">
      <w:bodyDiv w:val="1"/>
      <w:marLeft w:val="0"/>
      <w:marRight w:val="0"/>
      <w:marTop w:val="0"/>
      <w:marBottom w:val="0"/>
      <w:divBdr>
        <w:top w:val="none" w:sz="0" w:space="0" w:color="auto"/>
        <w:left w:val="none" w:sz="0" w:space="0" w:color="auto"/>
        <w:bottom w:val="none" w:sz="0" w:space="0" w:color="auto"/>
        <w:right w:val="none" w:sz="0" w:space="0" w:color="auto"/>
      </w:divBdr>
    </w:div>
    <w:div w:id="2080321736">
      <w:bodyDiv w:val="1"/>
      <w:marLeft w:val="0"/>
      <w:marRight w:val="0"/>
      <w:marTop w:val="0"/>
      <w:marBottom w:val="0"/>
      <w:divBdr>
        <w:top w:val="none" w:sz="0" w:space="0" w:color="auto"/>
        <w:left w:val="none" w:sz="0" w:space="0" w:color="auto"/>
        <w:bottom w:val="none" w:sz="0" w:space="0" w:color="auto"/>
        <w:right w:val="none" w:sz="0" w:space="0" w:color="auto"/>
      </w:divBdr>
    </w:div>
    <w:div w:id="2080900939">
      <w:bodyDiv w:val="1"/>
      <w:marLeft w:val="0"/>
      <w:marRight w:val="0"/>
      <w:marTop w:val="0"/>
      <w:marBottom w:val="0"/>
      <w:divBdr>
        <w:top w:val="none" w:sz="0" w:space="0" w:color="auto"/>
        <w:left w:val="none" w:sz="0" w:space="0" w:color="auto"/>
        <w:bottom w:val="none" w:sz="0" w:space="0" w:color="auto"/>
        <w:right w:val="none" w:sz="0" w:space="0" w:color="auto"/>
      </w:divBdr>
    </w:div>
    <w:div w:id="2081294302">
      <w:bodyDiv w:val="1"/>
      <w:marLeft w:val="0"/>
      <w:marRight w:val="0"/>
      <w:marTop w:val="0"/>
      <w:marBottom w:val="0"/>
      <w:divBdr>
        <w:top w:val="none" w:sz="0" w:space="0" w:color="auto"/>
        <w:left w:val="none" w:sz="0" w:space="0" w:color="auto"/>
        <w:bottom w:val="none" w:sz="0" w:space="0" w:color="auto"/>
        <w:right w:val="none" w:sz="0" w:space="0" w:color="auto"/>
      </w:divBdr>
    </w:div>
    <w:div w:id="2081828726">
      <w:bodyDiv w:val="1"/>
      <w:marLeft w:val="0"/>
      <w:marRight w:val="0"/>
      <w:marTop w:val="0"/>
      <w:marBottom w:val="0"/>
      <w:divBdr>
        <w:top w:val="none" w:sz="0" w:space="0" w:color="auto"/>
        <w:left w:val="none" w:sz="0" w:space="0" w:color="auto"/>
        <w:bottom w:val="none" w:sz="0" w:space="0" w:color="auto"/>
        <w:right w:val="none" w:sz="0" w:space="0" w:color="auto"/>
      </w:divBdr>
    </w:div>
    <w:div w:id="2082100788">
      <w:bodyDiv w:val="1"/>
      <w:marLeft w:val="0"/>
      <w:marRight w:val="0"/>
      <w:marTop w:val="0"/>
      <w:marBottom w:val="0"/>
      <w:divBdr>
        <w:top w:val="none" w:sz="0" w:space="0" w:color="auto"/>
        <w:left w:val="none" w:sz="0" w:space="0" w:color="auto"/>
        <w:bottom w:val="none" w:sz="0" w:space="0" w:color="auto"/>
        <w:right w:val="none" w:sz="0" w:space="0" w:color="auto"/>
      </w:divBdr>
    </w:div>
    <w:div w:id="2082553941">
      <w:bodyDiv w:val="1"/>
      <w:marLeft w:val="0"/>
      <w:marRight w:val="0"/>
      <w:marTop w:val="0"/>
      <w:marBottom w:val="0"/>
      <w:divBdr>
        <w:top w:val="none" w:sz="0" w:space="0" w:color="auto"/>
        <w:left w:val="none" w:sz="0" w:space="0" w:color="auto"/>
        <w:bottom w:val="none" w:sz="0" w:space="0" w:color="auto"/>
        <w:right w:val="none" w:sz="0" w:space="0" w:color="auto"/>
      </w:divBdr>
    </w:div>
    <w:div w:id="2083600204">
      <w:bodyDiv w:val="1"/>
      <w:marLeft w:val="0"/>
      <w:marRight w:val="0"/>
      <w:marTop w:val="0"/>
      <w:marBottom w:val="0"/>
      <w:divBdr>
        <w:top w:val="none" w:sz="0" w:space="0" w:color="auto"/>
        <w:left w:val="none" w:sz="0" w:space="0" w:color="auto"/>
        <w:bottom w:val="none" w:sz="0" w:space="0" w:color="auto"/>
        <w:right w:val="none" w:sz="0" w:space="0" w:color="auto"/>
      </w:divBdr>
    </w:div>
    <w:div w:id="2083746976">
      <w:bodyDiv w:val="1"/>
      <w:marLeft w:val="0"/>
      <w:marRight w:val="0"/>
      <w:marTop w:val="0"/>
      <w:marBottom w:val="0"/>
      <w:divBdr>
        <w:top w:val="none" w:sz="0" w:space="0" w:color="auto"/>
        <w:left w:val="none" w:sz="0" w:space="0" w:color="auto"/>
        <w:bottom w:val="none" w:sz="0" w:space="0" w:color="auto"/>
        <w:right w:val="none" w:sz="0" w:space="0" w:color="auto"/>
      </w:divBdr>
    </w:div>
    <w:div w:id="2083788645">
      <w:bodyDiv w:val="1"/>
      <w:marLeft w:val="0"/>
      <w:marRight w:val="0"/>
      <w:marTop w:val="0"/>
      <w:marBottom w:val="0"/>
      <w:divBdr>
        <w:top w:val="none" w:sz="0" w:space="0" w:color="auto"/>
        <w:left w:val="none" w:sz="0" w:space="0" w:color="auto"/>
        <w:bottom w:val="none" w:sz="0" w:space="0" w:color="auto"/>
        <w:right w:val="none" w:sz="0" w:space="0" w:color="auto"/>
      </w:divBdr>
    </w:div>
    <w:div w:id="2084914840">
      <w:bodyDiv w:val="1"/>
      <w:marLeft w:val="0"/>
      <w:marRight w:val="0"/>
      <w:marTop w:val="0"/>
      <w:marBottom w:val="0"/>
      <w:divBdr>
        <w:top w:val="none" w:sz="0" w:space="0" w:color="auto"/>
        <w:left w:val="none" w:sz="0" w:space="0" w:color="auto"/>
        <w:bottom w:val="none" w:sz="0" w:space="0" w:color="auto"/>
        <w:right w:val="none" w:sz="0" w:space="0" w:color="auto"/>
      </w:divBdr>
    </w:div>
    <w:div w:id="2086030479">
      <w:bodyDiv w:val="1"/>
      <w:marLeft w:val="0"/>
      <w:marRight w:val="0"/>
      <w:marTop w:val="0"/>
      <w:marBottom w:val="0"/>
      <w:divBdr>
        <w:top w:val="none" w:sz="0" w:space="0" w:color="auto"/>
        <w:left w:val="none" w:sz="0" w:space="0" w:color="auto"/>
        <w:bottom w:val="none" w:sz="0" w:space="0" w:color="auto"/>
        <w:right w:val="none" w:sz="0" w:space="0" w:color="auto"/>
      </w:divBdr>
    </w:div>
    <w:div w:id="2087258487">
      <w:bodyDiv w:val="1"/>
      <w:marLeft w:val="0"/>
      <w:marRight w:val="0"/>
      <w:marTop w:val="0"/>
      <w:marBottom w:val="0"/>
      <w:divBdr>
        <w:top w:val="none" w:sz="0" w:space="0" w:color="auto"/>
        <w:left w:val="none" w:sz="0" w:space="0" w:color="auto"/>
        <w:bottom w:val="none" w:sz="0" w:space="0" w:color="auto"/>
        <w:right w:val="none" w:sz="0" w:space="0" w:color="auto"/>
      </w:divBdr>
    </w:div>
    <w:div w:id="2087410868">
      <w:bodyDiv w:val="1"/>
      <w:marLeft w:val="0"/>
      <w:marRight w:val="0"/>
      <w:marTop w:val="0"/>
      <w:marBottom w:val="0"/>
      <w:divBdr>
        <w:top w:val="none" w:sz="0" w:space="0" w:color="auto"/>
        <w:left w:val="none" w:sz="0" w:space="0" w:color="auto"/>
        <w:bottom w:val="none" w:sz="0" w:space="0" w:color="auto"/>
        <w:right w:val="none" w:sz="0" w:space="0" w:color="auto"/>
      </w:divBdr>
    </w:div>
    <w:div w:id="2087412069">
      <w:bodyDiv w:val="1"/>
      <w:marLeft w:val="0"/>
      <w:marRight w:val="0"/>
      <w:marTop w:val="0"/>
      <w:marBottom w:val="0"/>
      <w:divBdr>
        <w:top w:val="none" w:sz="0" w:space="0" w:color="auto"/>
        <w:left w:val="none" w:sz="0" w:space="0" w:color="auto"/>
        <w:bottom w:val="none" w:sz="0" w:space="0" w:color="auto"/>
        <w:right w:val="none" w:sz="0" w:space="0" w:color="auto"/>
      </w:divBdr>
    </w:div>
    <w:div w:id="2087459558">
      <w:bodyDiv w:val="1"/>
      <w:marLeft w:val="0"/>
      <w:marRight w:val="0"/>
      <w:marTop w:val="0"/>
      <w:marBottom w:val="0"/>
      <w:divBdr>
        <w:top w:val="none" w:sz="0" w:space="0" w:color="auto"/>
        <w:left w:val="none" w:sz="0" w:space="0" w:color="auto"/>
        <w:bottom w:val="none" w:sz="0" w:space="0" w:color="auto"/>
        <w:right w:val="none" w:sz="0" w:space="0" w:color="auto"/>
      </w:divBdr>
    </w:div>
    <w:div w:id="2087993115">
      <w:bodyDiv w:val="1"/>
      <w:marLeft w:val="0"/>
      <w:marRight w:val="0"/>
      <w:marTop w:val="0"/>
      <w:marBottom w:val="0"/>
      <w:divBdr>
        <w:top w:val="none" w:sz="0" w:space="0" w:color="auto"/>
        <w:left w:val="none" w:sz="0" w:space="0" w:color="auto"/>
        <w:bottom w:val="none" w:sz="0" w:space="0" w:color="auto"/>
        <w:right w:val="none" w:sz="0" w:space="0" w:color="auto"/>
      </w:divBdr>
    </w:div>
    <w:div w:id="2089499742">
      <w:bodyDiv w:val="1"/>
      <w:marLeft w:val="0"/>
      <w:marRight w:val="0"/>
      <w:marTop w:val="0"/>
      <w:marBottom w:val="0"/>
      <w:divBdr>
        <w:top w:val="none" w:sz="0" w:space="0" w:color="auto"/>
        <w:left w:val="none" w:sz="0" w:space="0" w:color="auto"/>
        <w:bottom w:val="none" w:sz="0" w:space="0" w:color="auto"/>
        <w:right w:val="none" w:sz="0" w:space="0" w:color="auto"/>
      </w:divBdr>
    </w:div>
    <w:div w:id="2089568349">
      <w:bodyDiv w:val="1"/>
      <w:marLeft w:val="0"/>
      <w:marRight w:val="0"/>
      <w:marTop w:val="0"/>
      <w:marBottom w:val="0"/>
      <w:divBdr>
        <w:top w:val="none" w:sz="0" w:space="0" w:color="auto"/>
        <w:left w:val="none" w:sz="0" w:space="0" w:color="auto"/>
        <w:bottom w:val="none" w:sz="0" w:space="0" w:color="auto"/>
        <w:right w:val="none" w:sz="0" w:space="0" w:color="auto"/>
      </w:divBdr>
    </w:div>
    <w:div w:id="2089577069">
      <w:bodyDiv w:val="1"/>
      <w:marLeft w:val="0"/>
      <w:marRight w:val="0"/>
      <w:marTop w:val="0"/>
      <w:marBottom w:val="0"/>
      <w:divBdr>
        <w:top w:val="none" w:sz="0" w:space="0" w:color="auto"/>
        <w:left w:val="none" w:sz="0" w:space="0" w:color="auto"/>
        <w:bottom w:val="none" w:sz="0" w:space="0" w:color="auto"/>
        <w:right w:val="none" w:sz="0" w:space="0" w:color="auto"/>
      </w:divBdr>
    </w:div>
    <w:div w:id="2089687025">
      <w:bodyDiv w:val="1"/>
      <w:marLeft w:val="0"/>
      <w:marRight w:val="0"/>
      <w:marTop w:val="0"/>
      <w:marBottom w:val="0"/>
      <w:divBdr>
        <w:top w:val="none" w:sz="0" w:space="0" w:color="auto"/>
        <w:left w:val="none" w:sz="0" w:space="0" w:color="auto"/>
        <w:bottom w:val="none" w:sz="0" w:space="0" w:color="auto"/>
        <w:right w:val="none" w:sz="0" w:space="0" w:color="auto"/>
      </w:divBdr>
    </w:div>
    <w:div w:id="2090301665">
      <w:bodyDiv w:val="1"/>
      <w:marLeft w:val="0"/>
      <w:marRight w:val="0"/>
      <w:marTop w:val="0"/>
      <w:marBottom w:val="0"/>
      <w:divBdr>
        <w:top w:val="none" w:sz="0" w:space="0" w:color="auto"/>
        <w:left w:val="none" w:sz="0" w:space="0" w:color="auto"/>
        <w:bottom w:val="none" w:sz="0" w:space="0" w:color="auto"/>
        <w:right w:val="none" w:sz="0" w:space="0" w:color="auto"/>
      </w:divBdr>
    </w:div>
    <w:div w:id="2090343260">
      <w:bodyDiv w:val="1"/>
      <w:marLeft w:val="0"/>
      <w:marRight w:val="0"/>
      <w:marTop w:val="0"/>
      <w:marBottom w:val="0"/>
      <w:divBdr>
        <w:top w:val="none" w:sz="0" w:space="0" w:color="auto"/>
        <w:left w:val="none" w:sz="0" w:space="0" w:color="auto"/>
        <w:bottom w:val="none" w:sz="0" w:space="0" w:color="auto"/>
        <w:right w:val="none" w:sz="0" w:space="0" w:color="auto"/>
      </w:divBdr>
    </w:div>
    <w:div w:id="2090425597">
      <w:bodyDiv w:val="1"/>
      <w:marLeft w:val="0"/>
      <w:marRight w:val="0"/>
      <w:marTop w:val="0"/>
      <w:marBottom w:val="0"/>
      <w:divBdr>
        <w:top w:val="none" w:sz="0" w:space="0" w:color="auto"/>
        <w:left w:val="none" w:sz="0" w:space="0" w:color="auto"/>
        <w:bottom w:val="none" w:sz="0" w:space="0" w:color="auto"/>
        <w:right w:val="none" w:sz="0" w:space="0" w:color="auto"/>
      </w:divBdr>
    </w:div>
    <w:div w:id="2090803776">
      <w:bodyDiv w:val="1"/>
      <w:marLeft w:val="0"/>
      <w:marRight w:val="0"/>
      <w:marTop w:val="0"/>
      <w:marBottom w:val="0"/>
      <w:divBdr>
        <w:top w:val="none" w:sz="0" w:space="0" w:color="auto"/>
        <w:left w:val="none" w:sz="0" w:space="0" w:color="auto"/>
        <w:bottom w:val="none" w:sz="0" w:space="0" w:color="auto"/>
        <w:right w:val="none" w:sz="0" w:space="0" w:color="auto"/>
      </w:divBdr>
    </w:div>
    <w:div w:id="2091387521">
      <w:bodyDiv w:val="1"/>
      <w:marLeft w:val="0"/>
      <w:marRight w:val="0"/>
      <w:marTop w:val="0"/>
      <w:marBottom w:val="0"/>
      <w:divBdr>
        <w:top w:val="none" w:sz="0" w:space="0" w:color="auto"/>
        <w:left w:val="none" w:sz="0" w:space="0" w:color="auto"/>
        <w:bottom w:val="none" w:sz="0" w:space="0" w:color="auto"/>
        <w:right w:val="none" w:sz="0" w:space="0" w:color="auto"/>
      </w:divBdr>
    </w:div>
    <w:div w:id="2091652915">
      <w:bodyDiv w:val="1"/>
      <w:marLeft w:val="0"/>
      <w:marRight w:val="0"/>
      <w:marTop w:val="0"/>
      <w:marBottom w:val="0"/>
      <w:divBdr>
        <w:top w:val="none" w:sz="0" w:space="0" w:color="auto"/>
        <w:left w:val="none" w:sz="0" w:space="0" w:color="auto"/>
        <w:bottom w:val="none" w:sz="0" w:space="0" w:color="auto"/>
        <w:right w:val="none" w:sz="0" w:space="0" w:color="auto"/>
      </w:divBdr>
    </w:div>
    <w:div w:id="2092194926">
      <w:bodyDiv w:val="1"/>
      <w:marLeft w:val="0"/>
      <w:marRight w:val="0"/>
      <w:marTop w:val="0"/>
      <w:marBottom w:val="0"/>
      <w:divBdr>
        <w:top w:val="none" w:sz="0" w:space="0" w:color="auto"/>
        <w:left w:val="none" w:sz="0" w:space="0" w:color="auto"/>
        <w:bottom w:val="none" w:sz="0" w:space="0" w:color="auto"/>
        <w:right w:val="none" w:sz="0" w:space="0" w:color="auto"/>
      </w:divBdr>
    </w:div>
    <w:div w:id="2093235177">
      <w:bodyDiv w:val="1"/>
      <w:marLeft w:val="0"/>
      <w:marRight w:val="0"/>
      <w:marTop w:val="0"/>
      <w:marBottom w:val="0"/>
      <w:divBdr>
        <w:top w:val="none" w:sz="0" w:space="0" w:color="auto"/>
        <w:left w:val="none" w:sz="0" w:space="0" w:color="auto"/>
        <w:bottom w:val="none" w:sz="0" w:space="0" w:color="auto"/>
        <w:right w:val="none" w:sz="0" w:space="0" w:color="auto"/>
      </w:divBdr>
    </w:div>
    <w:div w:id="2093507167">
      <w:bodyDiv w:val="1"/>
      <w:marLeft w:val="0"/>
      <w:marRight w:val="0"/>
      <w:marTop w:val="0"/>
      <w:marBottom w:val="0"/>
      <w:divBdr>
        <w:top w:val="none" w:sz="0" w:space="0" w:color="auto"/>
        <w:left w:val="none" w:sz="0" w:space="0" w:color="auto"/>
        <w:bottom w:val="none" w:sz="0" w:space="0" w:color="auto"/>
        <w:right w:val="none" w:sz="0" w:space="0" w:color="auto"/>
      </w:divBdr>
    </w:div>
    <w:div w:id="2093964963">
      <w:bodyDiv w:val="1"/>
      <w:marLeft w:val="0"/>
      <w:marRight w:val="0"/>
      <w:marTop w:val="0"/>
      <w:marBottom w:val="0"/>
      <w:divBdr>
        <w:top w:val="none" w:sz="0" w:space="0" w:color="auto"/>
        <w:left w:val="none" w:sz="0" w:space="0" w:color="auto"/>
        <w:bottom w:val="none" w:sz="0" w:space="0" w:color="auto"/>
        <w:right w:val="none" w:sz="0" w:space="0" w:color="auto"/>
      </w:divBdr>
    </w:div>
    <w:div w:id="2094427670">
      <w:bodyDiv w:val="1"/>
      <w:marLeft w:val="0"/>
      <w:marRight w:val="0"/>
      <w:marTop w:val="0"/>
      <w:marBottom w:val="0"/>
      <w:divBdr>
        <w:top w:val="none" w:sz="0" w:space="0" w:color="auto"/>
        <w:left w:val="none" w:sz="0" w:space="0" w:color="auto"/>
        <w:bottom w:val="none" w:sz="0" w:space="0" w:color="auto"/>
        <w:right w:val="none" w:sz="0" w:space="0" w:color="auto"/>
      </w:divBdr>
    </w:div>
    <w:div w:id="2094861792">
      <w:bodyDiv w:val="1"/>
      <w:marLeft w:val="0"/>
      <w:marRight w:val="0"/>
      <w:marTop w:val="0"/>
      <w:marBottom w:val="0"/>
      <w:divBdr>
        <w:top w:val="none" w:sz="0" w:space="0" w:color="auto"/>
        <w:left w:val="none" w:sz="0" w:space="0" w:color="auto"/>
        <w:bottom w:val="none" w:sz="0" w:space="0" w:color="auto"/>
        <w:right w:val="none" w:sz="0" w:space="0" w:color="auto"/>
      </w:divBdr>
    </w:div>
    <w:div w:id="2095009015">
      <w:bodyDiv w:val="1"/>
      <w:marLeft w:val="0"/>
      <w:marRight w:val="0"/>
      <w:marTop w:val="0"/>
      <w:marBottom w:val="0"/>
      <w:divBdr>
        <w:top w:val="none" w:sz="0" w:space="0" w:color="auto"/>
        <w:left w:val="none" w:sz="0" w:space="0" w:color="auto"/>
        <w:bottom w:val="none" w:sz="0" w:space="0" w:color="auto"/>
        <w:right w:val="none" w:sz="0" w:space="0" w:color="auto"/>
      </w:divBdr>
    </w:div>
    <w:div w:id="2095126618">
      <w:bodyDiv w:val="1"/>
      <w:marLeft w:val="0"/>
      <w:marRight w:val="0"/>
      <w:marTop w:val="0"/>
      <w:marBottom w:val="0"/>
      <w:divBdr>
        <w:top w:val="none" w:sz="0" w:space="0" w:color="auto"/>
        <w:left w:val="none" w:sz="0" w:space="0" w:color="auto"/>
        <w:bottom w:val="none" w:sz="0" w:space="0" w:color="auto"/>
        <w:right w:val="none" w:sz="0" w:space="0" w:color="auto"/>
      </w:divBdr>
    </w:div>
    <w:div w:id="2095661600">
      <w:bodyDiv w:val="1"/>
      <w:marLeft w:val="0"/>
      <w:marRight w:val="0"/>
      <w:marTop w:val="0"/>
      <w:marBottom w:val="0"/>
      <w:divBdr>
        <w:top w:val="none" w:sz="0" w:space="0" w:color="auto"/>
        <w:left w:val="none" w:sz="0" w:space="0" w:color="auto"/>
        <w:bottom w:val="none" w:sz="0" w:space="0" w:color="auto"/>
        <w:right w:val="none" w:sz="0" w:space="0" w:color="auto"/>
      </w:divBdr>
    </w:div>
    <w:div w:id="2096827763">
      <w:bodyDiv w:val="1"/>
      <w:marLeft w:val="0"/>
      <w:marRight w:val="0"/>
      <w:marTop w:val="0"/>
      <w:marBottom w:val="0"/>
      <w:divBdr>
        <w:top w:val="none" w:sz="0" w:space="0" w:color="auto"/>
        <w:left w:val="none" w:sz="0" w:space="0" w:color="auto"/>
        <w:bottom w:val="none" w:sz="0" w:space="0" w:color="auto"/>
        <w:right w:val="none" w:sz="0" w:space="0" w:color="auto"/>
      </w:divBdr>
    </w:div>
    <w:div w:id="2097049916">
      <w:bodyDiv w:val="1"/>
      <w:marLeft w:val="0"/>
      <w:marRight w:val="0"/>
      <w:marTop w:val="0"/>
      <w:marBottom w:val="0"/>
      <w:divBdr>
        <w:top w:val="none" w:sz="0" w:space="0" w:color="auto"/>
        <w:left w:val="none" w:sz="0" w:space="0" w:color="auto"/>
        <w:bottom w:val="none" w:sz="0" w:space="0" w:color="auto"/>
        <w:right w:val="none" w:sz="0" w:space="0" w:color="auto"/>
      </w:divBdr>
    </w:div>
    <w:div w:id="2097314659">
      <w:bodyDiv w:val="1"/>
      <w:marLeft w:val="0"/>
      <w:marRight w:val="0"/>
      <w:marTop w:val="0"/>
      <w:marBottom w:val="0"/>
      <w:divBdr>
        <w:top w:val="none" w:sz="0" w:space="0" w:color="auto"/>
        <w:left w:val="none" w:sz="0" w:space="0" w:color="auto"/>
        <w:bottom w:val="none" w:sz="0" w:space="0" w:color="auto"/>
        <w:right w:val="none" w:sz="0" w:space="0" w:color="auto"/>
      </w:divBdr>
    </w:div>
    <w:div w:id="2097633513">
      <w:bodyDiv w:val="1"/>
      <w:marLeft w:val="0"/>
      <w:marRight w:val="0"/>
      <w:marTop w:val="0"/>
      <w:marBottom w:val="0"/>
      <w:divBdr>
        <w:top w:val="none" w:sz="0" w:space="0" w:color="auto"/>
        <w:left w:val="none" w:sz="0" w:space="0" w:color="auto"/>
        <w:bottom w:val="none" w:sz="0" w:space="0" w:color="auto"/>
        <w:right w:val="none" w:sz="0" w:space="0" w:color="auto"/>
      </w:divBdr>
    </w:div>
    <w:div w:id="2098361064">
      <w:bodyDiv w:val="1"/>
      <w:marLeft w:val="0"/>
      <w:marRight w:val="0"/>
      <w:marTop w:val="0"/>
      <w:marBottom w:val="0"/>
      <w:divBdr>
        <w:top w:val="none" w:sz="0" w:space="0" w:color="auto"/>
        <w:left w:val="none" w:sz="0" w:space="0" w:color="auto"/>
        <w:bottom w:val="none" w:sz="0" w:space="0" w:color="auto"/>
        <w:right w:val="none" w:sz="0" w:space="0" w:color="auto"/>
      </w:divBdr>
    </w:div>
    <w:div w:id="2098401868">
      <w:bodyDiv w:val="1"/>
      <w:marLeft w:val="0"/>
      <w:marRight w:val="0"/>
      <w:marTop w:val="0"/>
      <w:marBottom w:val="0"/>
      <w:divBdr>
        <w:top w:val="none" w:sz="0" w:space="0" w:color="auto"/>
        <w:left w:val="none" w:sz="0" w:space="0" w:color="auto"/>
        <w:bottom w:val="none" w:sz="0" w:space="0" w:color="auto"/>
        <w:right w:val="none" w:sz="0" w:space="0" w:color="auto"/>
      </w:divBdr>
    </w:div>
    <w:div w:id="2098405815">
      <w:bodyDiv w:val="1"/>
      <w:marLeft w:val="0"/>
      <w:marRight w:val="0"/>
      <w:marTop w:val="0"/>
      <w:marBottom w:val="0"/>
      <w:divBdr>
        <w:top w:val="none" w:sz="0" w:space="0" w:color="auto"/>
        <w:left w:val="none" w:sz="0" w:space="0" w:color="auto"/>
        <w:bottom w:val="none" w:sz="0" w:space="0" w:color="auto"/>
        <w:right w:val="none" w:sz="0" w:space="0" w:color="auto"/>
      </w:divBdr>
    </w:div>
    <w:div w:id="2098553493">
      <w:bodyDiv w:val="1"/>
      <w:marLeft w:val="0"/>
      <w:marRight w:val="0"/>
      <w:marTop w:val="0"/>
      <w:marBottom w:val="0"/>
      <w:divBdr>
        <w:top w:val="none" w:sz="0" w:space="0" w:color="auto"/>
        <w:left w:val="none" w:sz="0" w:space="0" w:color="auto"/>
        <w:bottom w:val="none" w:sz="0" w:space="0" w:color="auto"/>
        <w:right w:val="none" w:sz="0" w:space="0" w:color="auto"/>
      </w:divBdr>
    </w:div>
    <w:div w:id="2098673089">
      <w:bodyDiv w:val="1"/>
      <w:marLeft w:val="0"/>
      <w:marRight w:val="0"/>
      <w:marTop w:val="0"/>
      <w:marBottom w:val="0"/>
      <w:divBdr>
        <w:top w:val="none" w:sz="0" w:space="0" w:color="auto"/>
        <w:left w:val="none" w:sz="0" w:space="0" w:color="auto"/>
        <w:bottom w:val="none" w:sz="0" w:space="0" w:color="auto"/>
        <w:right w:val="none" w:sz="0" w:space="0" w:color="auto"/>
      </w:divBdr>
    </w:div>
    <w:div w:id="2099472480">
      <w:bodyDiv w:val="1"/>
      <w:marLeft w:val="0"/>
      <w:marRight w:val="0"/>
      <w:marTop w:val="0"/>
      <w:marBottom w:val="0"/>
      <w:divBdr>
        <w:top w:val="none" w:sz="0" w:space="0" w:color="auto"/>
        <w:left w:val="none" w:sz="0" w:space="0" w:color="auto"/>
        <w:bottom w:val="none" w:sz="0" w:space="0" w:color="auto"/>
        <w:right w:val="none" w:sz="0" w:space="0" w:color="auto"/>
      </w:divBdr>
    </w:div>
    <w:div w:id="2099668669">
      <w:bodyDiv w:val="1"/>
      <w:marLeft w:val="0"/>
      <w:marRight w:val="0"/>
      <w:marTop w:val="0"/>
      <w:marBottom w:val="0"/>
      <w:divBdr>
        <w:top w:val="none" w:sz="0" w:space="0" w:color="auto"/>
        <w:left w:val="none" w:sz="0" w:space="0" w:color="auto"/>
        <w:bottom w:val="none" w:sz="0" w:space="0" w:color="auto"/>
        <w:right w:val="none" w:sz="0" w:space="0" w:color="auto"/>
      </w:divBdr>
    </w:div>
    <w:div w:id="2100250045">
      <w:bodyDiv w:val="1"/>
      <w:marLeft w:val="0"/>
      <w:marRight w:val="0"/>
      <w:marTop w:val="0"/>
      <w:marBottom w:val="0"/>
      <w:divBdr>
        <w:top w:val="none" w:sz="0" w:space="0" w:color="auto"/>
        <w:left w:val="none" w:sz="0" w:space="0" w:color="auto"/>
        <w:bottom w:val="none" w:sz="0" w:space="0" w:color="auto"/>
        <w:right w:val="none" w:sz="0" w:space="0" w:color="auto"/>
      </w:divBdr>
    </w:div>
    <w:div w:id="2100523957">
      <w:bodyDiv w:val="1"/>
      <w:marLeft w:val="0"/>
      <w:marRight w:val="0"/>
      <w:marTop w:val="0"/>
      <w:marBottom w:val="0"/>
      <w:divBdr>
        <w:top w:val="none" w:sz="0" w:space="0" w:color="auto"/>
        <w:left w:val="none" w:sz="0" w:space="0" w:color="auto"/>
        <w:bottom w:val="none" w:sz="0" w:space="0" w:color="auto"/>
        <w:right w:val="none" w:sz="0" w:space="0" w:color="auto"/>
      </w:divBdr>
    </w:div>
    <w:div w:id="2100592064">
      <w:bodyDiv w:val="1"/>
      <w:marLeft w:val="0"/>
      <w:marRight w:val="0"/>
      <w:marTop w:val="0"/>
      <w:marBottom w:val="0"/>
      <w:divBdr>
        <w:top w:val="none" w:sz="0" w:space="0" w:color="auto"/>
        <w:left w:val="none" w:sz="0" w:space="0" w:color="auto"/>
        <w:bottom w:val="none" w:sz="0" w:space="0" w:color="auto"/>
        <w:right w:val="none" w:sz="0" w:space="0" w:color="auto"/>
      </w:divBdr>
    </w:div>
    <w:div w:id="2101216037">
      <w:bodyDiv w:val="1"/>
      <w:marLeft w:val="0"/>
      <w:marRight w:val="0"/>
      <w:marTop w:val="0"/>
      <w:marBottom w:val="0"/>
      <w:divBdr>
        <w:top w:val="none" w:sz="0" w:space="0" w:color="auto"/>
        <w:left w:val="none" w:sz="0" w:space="0" w:color="auto"/>
        <w:bottom w:val="none" w:sz="0" w:space="0" w:color="auto"/>
        <w:right w:val="none" w:sz="0" w:space="0" w:color="auto"/>
      </w:divBdr>
    </w:div>
    <w:div w:id="2101486463">
      <w:bodyDiv w:val="1"/>
      <w:marLeft w:val="0"/>
      <w:marRight w:val="0"/>
      <w:marTop w:val="0"/>
      <w:marBottom w:val="0"/>
      <w:divBdr>
        <w:top w:val="none" w:sz="0" w:space="0" w:color="auto"/>
        <w:left w:val="none" w:sz="0" w:space="0" w:color="auto"/>
        <w:bottom w:val="none" w:sz="0" w:space="0" w:color="auto"/>
        <w:right w:val="none" w:sz="0" w:space="0" w:color="auto"/>
      </w:divBdr>
    </w:div>
    <w:div w:id="2101876182">
      <w:bodyDiv w:val="1"/>
      <w:marLeft w:val="0"/>
      <w:marRight w:val="0"/>
      <w:marTop w:val="0"/>
      <w:marBottom w:val="0"/>
      <w:divBdr>
        <w:top w:val="none" w:sz="0" w:space="0" w:color="auto"/>
        <w:left w:val="none" w:sz="0" w:space="0" w:color="auto"/>
        <w:bottom w:val="none" w:sz="0" w:space="0" w:color="auto"/>
        <w:right w:val="none" w:sz="0" w:space="0" w:color="auto"/>
      </w:divBdr>
    </w:div>
    <w:div w:id="2102137893">
      <w:bodyDiv w:val="1"/>
      <w:marLeft w:val="0"/>
      <w:marRight w:val="0"/>
      <w:marTop w:val="0"/>
      <w:marBottom w:val="0"/>
      <w:divBdr>
        <w:top w:val="none" w:sz="0" w:space="0" w:color="auto"/>
        <w:left w:val="none" w:sz="0" w:space="0" w:color="auto"/>
        <w:bottom w:val="none" w:sz="0" w:space="0" w:color="auto"/>
        <w:right w:val="none" w:sz="0" w:space="0" w:color="auto"/>
      </w:divBdr>
    </w:div>
    <w:div w:id="2102291724">
      <w:bodyDiv w:val="1"/>
      <w:marLeft w:val="0"/>
      <w:marRight w:val="0"/>
      <w:marTop w:val="0"/>
      <w:marBottom w:val="0"/>
      <w:divBdr>
        <w:top w:val="none" w:sz="0" w:space="0" w:color="auto"/>
        <w:left w:val="none" w:sz="0" w:space="0" w:color="auto"/>
        <w:bottom w:val="none" w:sz="0" w:space="0" w:color="auto"/>
        <w:right w:val="none" w:sz="0" w:space="0" w:color="auto"/>
      </w:divBdr>
    </w:div>
    <w:div w:id="2102943128">
      <w:bodyDiv w:val="1"/>
      <w:marLeft w:val="0"/>
      <w:marRight w:val="0"/>
      <w:marTop w:val="0"/>
      <w:marBottom w:val="0"/>
      <w:divBdr>
        <w:top w:val="none" w:sz="0" w:space="0" w:color="auto"/>
        <w:left w:val="none" w:sz="0" w:space="0" w:color="auto"/>
        <w:bottom w:val="none" w:sz="0" w:space="0" w:color="auto"/>
        <w:right w:val="none" w:sz="0" w:space="0" w:color="auto"/>
      </w:divBdr>
    </w:div>
    <w:div w:id="2103793091">
      <w:bodyDiv w:val="1"/>
      <w:marLeft w:val="0"/>
      <w:marRight w:val="0"/>
      <w:marTop w:val="0"/>
      <w:marBottom w:val="0"/>
      <w:divBdr>
        <w:top w:val="none" w:sz="0" w:space="0" w:color="auto"/>
        <w:left w:val="none" w:sz="0" w:space="0" w:color="auto"/>
        <w:bottom w:val="none" w:sz="0" w:space="0" w:color="auto"/>
        <w:right w:val="none" w:sz="0" w:space="0" w:color="auto"/>
      </w:divBdr>
    </w:div>
    <w:div w:id="2104110291">
      <w:bodyDiv w:val="1"/>
      <w:marLeft w:val="0"/>
      <w:marRight w:val="0"/>
      <w:marTop w:val="0"/>
      <w:marBottom w:val="0"/>
      <w:divBdr>
        <w:top w:val="none" w:sz="0" w:space="0" w:color="auto"/>
        <w:left w:val="none" w:sz="0" w:space="0" w:color="auto"/>
        <w:bottom w:val="none" w:sz="0" w:space="0" w:color="auto"/>
        <w:right w:val="none" w:sz="0" w:space="0" w:color="auto"/>
      </w:divBdr>
    </w:div>
    <w:div w:id="2104495986">
      <w:bodyDiv w:val="1"/>
      <w:marLeft w:val="0"/>
      <w:marRight w:val="0"/>
      <w:marTop w:val="0"/>
      <w:marBottom w:val="0"/>
      <w:divBdr>
        <w:top w:val="none" w:sz="0" w:space="0" w:color="auto"/>
        <w:left w:val="none" w:sz="0" w:space="0" w:color="auto"/>
        <w:bottom w:val="none" w:sz="0" w:space="0" w:color="auto"/>
        <w:right w:val="none" w:sz="0" w:space="0" w:color="auto"/>
      </w:divBdr>
    </w:div>
    <w:div w:id="2105303337">
      <w:bodyDiv w:val="1"/>
      <w:marLeft w:val="0"/>
      <w:marRight w:val="0"/>
      <w:marTop w:val="0"/>
      <w:marBottom w:val="0"/>
      <w:divBdr>
        <w:top w:val="none" w:sz="0" w:space="0" w:color="auto"/>
        <w:left w:val="none" w:sz="0" w:space="0" w:color="auto"/>
        <w:bottom w:val="none" w:sz="0" w:space="0" w:color="auto"/>
        <w:right w:val="none" w:sz="0" w:space="0" w:color="auto"/>
      </w:divBdr>
    </w:div>
    <w:div w:id="2105613461">
      <w:bodyDiv w:val="1"/>
      <w:marLeft w:val="0"/>
      <w:marRight w:val="0"/>
      <w:marTop w:val="0"/>
      <w:marBottom w:val="0"/>
      <w:divBdr>
        <w:top w:val="none" w:sz="0" w:space="0" w:color="auto"/>
        <w:left w:val="none" w:sz="0" w:space="0" w:color="auto"/>
        <w:bottom w:val="none" w:sz="0" w:space="0" w:color="auto"/>
        <w:right w:val="none" w:sz="0" w:space="0" w:color="auto"/>
      </w:divBdr>
    </w:div>
    <w:div w:id="2105950325">
      <w:bodyDiv w:val="1"/>
      <w:marLeft w:val="0"/>
      <w:marRight w:val="0"/>
      <w:marTop w:val="0"/>
      <w:marBottom w:val="0"/>
      <w:divBdr>
        <w:top w:val="none" w:sz="0" w:space="0" w:color="auto"/>
        <w:left w:val="none" w:sz="0" w:space="0" w:color="auto"/>
        <w:bottom w:val="none" w:sz="0" w:space="0" w:color="auto"/>
        <w:right w:val="none" w:sz="0" w:space="0" w:color="auto"/>
      </w:divBdr>
    </w:div>
    <w:div w:id="2106995694">
      <w:bodyDiv w:val="1"/>
      <w:marLeft w:val="0"/>
      <w:marRight w:val="0"/>
      <w:marTop w:val="0"/>
      <w:marBottom w:val="0"/>
      <w:divBdr>
        <w:top w:val="none" w:sz="0" w:space="0" w:color="auto"/>
        <w:left w:val="none" w:sz="0" w:space="0" w:color="auto"/>
        <w:bottom w:val="none" w:sz="0" w:space="0" w:color="auto"/>
        <w:right w:val="none" w:sz="0" w:space="0" w:color="auto"/>
      </w:divBdr>
    </w:div>
    <w:div w:id="2107072275">
      <w:bodyDiv w:val="1"/>
      <w:marLeft w:val="0"/>
      <w:marRight w:val="0"/>
      <w:marTop w:val="0"/>
      <w:marBottom w:val="0"/>
      <w:divBdr>
        <w:top w:val="none" w:sz="0" w:space="0" w:color="auto"/>
        <w:left w:val="none" w:sz="0" w:space="0" w:color="auto"/>
        <w:bottom w:val="none" w:sz="0" w:space="0" w:color="auto"/>
        <w:right w:val="none" w:sz="0" w:space="0" w:color="auto"/>
      </w:divBdr>
    </w:div>
    <w:div w:id="2108847761">
      <w:bodyDiv w:val="1"/>
      <w:marLeft w:val="0"/>
      <w:marRight w:val="0"/>
      <w:marTop w:val="0"/>
      <w:marBottom w:val="0"/>
      <w:divBdr>
        <w:top w:val="none" w:sz="0" w:space="0" w:color="auto"/>
        <w:left w:val="none" w:sz="0" w:space="0" w:color="auto"/>
        <w:bottom w:val="none" w:sz="0" w:space="0" w:color="auto"/>
        <w:right w:val="none" w:sz="0" w:space="0" w:color="auto"/>
      </w:divBdr>
    </w:div>
    <w:div w:id="2109039724">
      <w:bodyDiv w:val="1"/>
      <w:marLeft w:val="0"/>
      <w:marRight w:val="0"/>
      <w:marTop w:val="0"/>
      <w:marBottom w:val="0"/>
      <w:divBdr>
        <w:top w:val="none" w:sz="0" w:space="0" w:color="auto"/>
        <w:left w:val="none" w:sz="0" w:space="0" w:color="auto"/>
        <w:bottom w:val="none" w:sz="0" w:space="0" w:color="auto"/>
        <w:right w:val="none" w:sz="0" w:space="0" w:color="auto"/>
      </w:divBdr>
    </w:div>
    <w:div w:id="2109349460">
      <w:bodyDiv w:val="1"/>
      <w:marLeft w:val="0"/>
      <w:marRight w:val="0"/>
      <w:marTop w:val="0"/>
      <w:marBottom w:val="0"/>
      <w:divBdr>
        <w:top w:val="none" w:sz="0" w:space="0" w:color="auto"/>
        <w:left w:val="none" w:sz="0" w:space="0" w:color="auto"/>
        <w:bottom w:val="none" w:sz="0" w:space="0" w:color="auto"/>
        <w:right w:val="none" w:sz="0" w:space="0" w:color="auto"/>
      </w:divBdr>
    </w:div>
    <w:div w:id="2109500080">
      <w:bodyDiv w:val="1"/>
      <w:marLeft w:val="0"/>
      <w:marRight w:val="0"/>
      <w:marTop w:val="0"/>
      <w:marBottom w:val="0"/>
      <w:divBdr>
        <w:top w:val="none" w:sz="0" w:space="0" w:color="auto"/>
        <w:left w:val="none" w:sz="0" w:space="0" w:color="auto"/>
        <w:bottom w:val="none" w:sz="0" w:space="0" w:color="auto"/>
        <w:right w:val="none" w:sz="0" w:space="0" w:color="auto"/>
      </w:divBdr>
    </w:div>
    <w:div w:id="2110078751">
      <w:bodyDiv w:val="1"/>
      <w:marLeft w:val="0"/>
      <w:marRight w:val="0"/>
      <w:marTop w:val="0"/>
      <w:marBottom w:val="0"/>
      <w:divBdr>
        <w:top w:val="none" w:sz="0" w:space="0" w:color="auto"/>
        <w:left w:val="none" w:sz="0" w:space="0" w:color="auto"/>
        <w:bottom w:val="none" w:sz="0" w:space="0" w:color="auto"/>
        <w:right w:val="none" w:sz="0" w:space="0" w:color="auto"/>
      </w:divBdr>
    </w:div>
    <w:div w:id="2110156453">
      <w:bodyDiv w:val="1"/>
      <w:marLeft w:val="0"/>
      <w:marRight w:val="0"/>
      <w:marTop w:val="0"/>
      <w:marBottom w:val="0"/>
      <w:divBdr>
        <w:top w:val="none" w:sz="0" w:space="0" w:color="auto"/>
        <w:left w:val="none" w:sz="0" w:space="0" w:color="auto"/>
        <w:bottom w:val="none" w:sz="0" w:space="0" w:color="auto"/>
        <w:right w:val="none" w:sz="0" w:space="0" w:color="auto"/>
      </w:divBdr>
    </w:div>
    <w:div w:id="2110275867">
      <w:bodyDiv w:val="1"/>
      <w:marLeft w:val="0"/>
      <w:marRight w:val="0"/>
      <w:marTop w:val="0"/>
      <w:marBottom w:val="0"/>
      <w:divBdr>
        <w:top w:val="none" w:sz="0" w:space="0" w:color="auto"/>
        <w:left w:val="none" w:sz="0" w:space="0" w:color="auto"/>
        <w:bottom w:val="none" w:sz="0" w:space="0" w:color="auto"/>
        <w:right w:val="none" w:sz="0" w:space="0" w:color="auto"/>
      </w:divBdr>
    </w:div>
    <w:div w:id="2110542858">
      <w:bodyDiv w:val="1"/>
      <w:marLeft w:val="0"/>
      <w:marRight w:val="0"/>
      <w:marTop w:val="0"/>
      <w:marBottom w:val="0"/>
      <w:divBdr>
        <w:top w:val="none" w:sz="0" w:space="0" w:color="auto"/>
        <w:left w:val="none" w:sz="0" w:space="0" w:color="auto"/>
        <w:bottom w:val="none" w:sz="0" w:space="0" w:color="auto"/>
        <w:right w:val="none" w:sz="0" w:space="0" w:color="auto"/>
      </w:divBdr>
    </w:div>
    <w:div w:id="2111006849">
      <w:bodyDiv w:val="1"/>
      <w:marLeft w:val="0"/>
      <w:marRight w:val="0"/>
      <w:marTop w:val="0"/>
      <w:marBottom w:val="0"/>
      <w:divBdr>
        <w:top w:val="none" w:sz="0" w:space="0" w:color="auto"/>
        <w:left w:val="none" w:sz="0" w:space="0" w:color="auto"/>
        <w:bottom w:val="none" w:sz="0" w:space="0" w:color="auto"/>
        <w:right w:val="none" w:sz="0" w:space="0" w:color="auto"/>
      </w:divBdr>
    </w:div>
    <w:div w:id="2111731546">
      <w:bodyDiv w:val="1"/>
      <w:marLeft w:val="0"/>
      <w:marRight w:val="0"/>
      <w:marTop w:val="0"/>
      <w:marBottom w:val="0"/>
      <w:divBdr>
        <w:top w:val="none" w:sz="0" w:space="0" w:color="auto"/>
        <w:left w:val="none" w:sz="0" w:space="0" w:color="auto"/>
        <w:bottom w:val="none" w:sz="0" w:space="0" w:color="auto"/>
        <w:right w:val="none" w:sz="0" w:space="0" w:color="auto"/>
      </w:divBdr>
    </w:div>
    <w:div w:id="2112041313">
      <w:bodyDiv w:val="1"/>
      <w:marLeft w:val="0"/>
      <w:marRight w:val="0"/>
      <w:marTop w:val="0"/>
      <w:marBottom w:val="0"/>
      <w:divBdr>
        <w:top w:val="none" w:sz="0" w:space="0" w:color="auto"/>
        <w:left w:val="none" w:sz="0" w:space="0" w:color="auto"/>
        <w:bottom w:val="none" w:sz="0" w:space="0" w:color="auto"/>
        <w:right w:val="none" w:sz="0" w:space="0" w:color="auto"/>
      </w:divBdr>
    </w:div>
    <w:div w:id="2112624016">
      <w:bodyDiv w:val="1"/>
      <w:marLeft w:val="0"/>
      <w:marRight w:val="0"/>
      <w:marTop w:val="0"/>
      <w:marBottom w:val="0"/>
      <w:divBdr>
        <w:top w:val="none" w:sz="0" w:space="0" w:color="auto"/>
        <w:left w:val="none" w:sz="0" w:space="0" w:color="auto"/>
        <w:bottom w:val="none" w:sz="0" w:space="0" w:color="auto"/>
        <w:right w:val="none" w:sz="0" w:space="0" w:color="auto"/>
      </w:divBdr>
    </w:div>
    <w:div w:id="2113234822">
      <w:bodyDiv w:val="1"/>
      <w:marLeft w:val="0"/>
      <w:marRight w:val="0"/>
      <w:marTop w:val="0"/>
      <w:marBottom w:val="0"/>
      <w:divBdr>
        <w:top w:val="none" w:sz="0" w:space="0" w:color="auto"/>
        <w:left w:val="none" w:sz="0" w:space="0" w:color="auto"/>
        <w:bottom w:val="none" w:sz="0" w:space="0" w:color="auto"/>
        <w:right w:val="none" w:sz="0" w:space="0" w:color="auto"/>
      </w:divBdr>
    </w:div>
    <w:div w:id="2115318330">
      <w:bodyDiv w:val="1"/>
      <w:marLeft w:val="0"/>
      <w:marRight w:val="0"/>
      <w:marTop w:val="0"/>
      <w:marBottom w:val="0"/>
      <w:divBdr>
        <w:top w:val="none" w:sz="0" w:space="0" w:color="auto"/>
        <w:left w:val="none" w:sz="0" w:space="0" w:color="auto"/>
        <w:bottom w:val="none" w:sz="0" w:space="0" w:color="auto"/>
        <w:right w:val="none" w:sz="0" w:space="0" w:color="auto"/>
      </w:divBdr>
    </w:div>
    <w:div w:id="2115636461">
      <w:bodyDiv w:val="1"/>
      <w:marLeft w:val="0"/>
      <w:marRight w:val="0"/>
      <w:marTop w:val="0"/>
      <w:marBottom w:val="0"/>
      <w:divBdr>
        <w:top w:val="none" w:sz="0" w:space="0" w:color="auto"/>
        <w:left w:val="none" w:sz="0" w:space="0" w:color="auto"/>
        <w:bottom w:val="none" w:sz="0" w:space="0" w:color="auto"/>
        <w:right w:val="none" w:sz="0" w:space="0" w:color="auto"/>
      </w:divBdr>
    </w:div>
    <w:div w:id="2115903218">
      <w:bodyDiv w:val="1"/>
      <w:marLeft w:val="0"/>
      <w:marRight w:val="0"/>
      <w:marTop w:val="0"/>
      <w:marBottom w:val="0"/>
      <w:divBdr>
        <w:top w:val="none" w:sz="0" w:space="0" w:color="auto"/>
        <w:left w:val="none" w:sz="0" w:space="0" w:color="auto"/>
        <w:bottom w:val="none" w:sz="0" w:space="0" w:color="auto"/>
        <w:right w:val="none" w:sz="0" w:space="0" w:color="auto"/>
      </w:divBdr>
    </w:div>
    <w:div w:id="2116321259">
      <w:bodyDiv w:val="1"/>
      <w:marLeft w:val="0"/>
      <w:marRight w:val="0"/>
      <w:marTop w:val="0"/>
      <w:marBottom w:val="0"/>
      <w:divBdr>
        <w:top w:val="none" w:sz="0" w:space="0" w:color="auto"/>
        <w:left w:val="none" w:sz="0" w:space="0" w:color="auto"/>
        <w:bottom w:val="none" w:sz="0" w:space="0" w:color="auto"/>
        <w:right w:val="none" w:sz="0" w:space="0" w:color="auto"/>
      </w:divBdr>
    </w:div>
    <w:div w:id="2116517368">
      <w:bodyDiv w:val="1"/>
      <w:marLeft w:val="0"/>
      <w:marRight w:val="0"/>
      <w:marTop w:val="0"/>
      <w:marBottom w:val="0"/>
      <w:divBdr>
        <w:top w:val="none" w:sz="0" w:space="0" w:color="auto"/>
        <w:left w:val="none" w:sz="0" w:space="0" w:color="auto"/>
        <w:bottom w:val="none" w:sz="0" w:space="0" w:color="auto"/>
        <w:right w:val="none" w:sz="0" w:space="0" w:color="auto"/>
      </w:divBdr>
    </w:div>
    <w:div w:id="2116706805">
      <w:bodyDiv w:val="1"/>
      <w:marLeft w:val="0"/>
      <w:marRight w:val="0"/>
      <w:marTop w:val="0"/>
      <w:marBottom w:val="0"/>
      <w:divBdr>
        <w:top w:val="none" w:sz="0" w:space="0" w:color="auto"/>
        <w:left w:val="none" w:sz="0" w:space="0" w:color="auto"/>
        <w:bottom w:val="none" w:sz="0" w:space="0" w:color="auto"/>
        <w:right w:val="none" w:sz="0" w:space="0" w:color="auto"/>
      </w:divBdr>
    </w:div>
    <w:div w:id="2116973248">
      <w:bodyDiv w:val="1"/>
      <w:marLeft w:val="0"/>
      <w:marRight w:val="0"/>
      <w:marTop w:val="0"/>
      <w:marBottom w:val="0"/>
      <w:divBdr>
        <w:top w:val="none" w:sz="0" w:space="0" w:color="auto"/>
        <w:left w:val="none" w:sz="0" w:space="0" w:color="auto"/>
        <w:bottom w:val="none" w:sz="0" w:space="0" w:color="auto"/>
        <w:right w:val="none" w:sz="0" w:space="0" w:color="auto"/>
      </w:divBdr>
    </w:div>
    <w:div w:id="2117483223">
      <w:bodyDiv w:val="1"/>
      <w:marLeft w:val="0"/>
      <w:marRight w:val="0"/>
      <w:marTop w:val="0"/>
      <w:marBottom w:val="0"/>
      <w:divBdr>
        <w:top w:val="none" w:sz="0" w:space="0" w:color="auto"/>
        <w:left w:val="none" w:sz="0" w:space="0" w:color="auto"/>
        <w:bottom w:val="none" w:sz="0" w:space="0" w:color="auto"/>
        <w:right w:val="none" w:sz="0" w:space="0" w:color="auto"/>
      </w:divBdr>
    </w:div>
    <w:div w:id="2117559200">
      <w:bodyDiv w:val="1"/>
      <w:marLeft w:val="0"/>
      <w:marRight w:val="0"/>
      <w:marTop w:val="0"/>
      <w:marBottom w:val="0"/>
      <w:divBdr>
        <w:top w:val="none" w:sz="0" w:space="0" w:color="auto"/>
        <w:left w:val="none" w:sz="0" w:space="0" w:color="auto"/>
        <w:bottom w:val="none" w:sz="0" w:space="0" w:color="auto"/>
        <w:right w:val="none" w:sz="0" w:space="0" w:color="auto"/>
      </w:divBdr>
    </w:div>
    <w:div w:id="2117821114">
      <w:bodyDiv w:val="1"/>
      <w:marLeft w:val="0"/>
      <w:marRight w:val="0"/>
      <w:marTop w:val="0"/>
      <w:marBottom w:val="0"/>
      <w:divBdr>
        <w:top w:val="none" w:sz="0" w:space="0" w:color="auto"/>
        <w:left w:val="none" w:sz="0" w:space="0" w:color="auto"/>
        <w:bottom w:val="none" w:sz="0" w:space="0" w:color="auto"/>
        <w:right w:val="none" w:sz="0" w:space="0" w:color="auto"/>
      </w:divBdr>
    </w:div>
    <w:div w:id="2118140992">
      <w:bodyDiv w:val="1"/>
      <w:marLeft w:val="0"/>
      <w:marRight w:val="0"/>
      <w:marTop w:val="0"/>
      <w:marBottom w:val="0"/>
      <w:divBdr>
        <w:top w:val="none" w:sz="0" w:space="0" w:color="auto"/>
        <w:left w:val="none" w:sz="0" w:space="0" w:color="auto"/>
        <w:bottom w:val="none" w:sz="0" w:space="0" w:color="auto"/>
        <w:right w:val="none" w:sz="0" w:space="0" w:color="auto"/>
      </w:divBdr>
    </w:div>
    <w:div w:id="2119912685">
      <w:bodyDiv w:val="1"/>
      <w:marLeft w:val="0"/>
      <w:marRight w:val="0"/>
      <w:marTop w:val="0"/>
      <w:marBottom w:val="0"/>
      <w:divBdr>
        <w:top w:val="none" w:sz="0" w:space="0" w:color="auto"/>
        <w:left w:val="none" w:sz="0" w:space="0" w:color="auto"/>
        <w:bottom w:val="none" w:sz="0" w:space="0" w:color="auto"/>
        <w:right w:val="none" w:sz="0" w:space="0" w:color="auto"/>
      </w:divBdr>
    </w:div>
    <w:div w:id="2120026975">
      <w:bodyDiv w:val="1"/>
      <w:marLeft w:val="0"/>
      <w:marRight w:val="0"/>
      <w:marTop w:val="0"/>
      <w:marBottom w:val="0"/>
      <w:divBdr>
        <w:top w:val="none" w:sz="0" w:space="0" w:color="auto"/>
        <w:left w:val="none" w:sz="0" w:space="0" w:color="auto"/>
        <w:bottom w:val="none" w:sz="0" w:space="0" w:color="auto"/>
        <w:right w:val="none" w:sz="0" w:space="0" w:color="auto"/>
      </w:divBdr>
    </w:div>
    <w:div w:id="2120372448">
      <w:bodyDiv w:val="1"/>
      <w:marLeft w:val="0"/>
      <w:marRight w:val="0"/>
      <w:marTop w:val="0"/>
      <w:marBottom w:val="0"/>
      <w:divBdr>
        <w:top w:val="none" w:sz="0" w:space="0" w:color="auto"/>
        <w:left w:val="none" w:sz="0" w:space="0" w:color="auto"/>
        <w:bottom w:val="none" w:sz="0" w:space="0" w:color="auto"/>
        <w:right w:val="none" w:sz="0" w:space="0" w:color="auto"/>
      </w:divBdr>
    </w:div>
    <w:div w:id="2120567118">
      <w:bodyDiv w:val="1"/>
      <w:marLeft w:val="0"/>
      <w:marRight w:val="0"/>
      <w:marTop w:val="0"/>
      <w:marBottom w:val="0"/>
      <w:divBdr>
        <w:top w:val="none" w:sz="0" w:space="0" w:color="auto"/>
        <w:left w:val="none" w:sz="0" w:space="0" w:color="auto"/>
        <w:bottom w:val="none" w:sz="0" w:space="0" w:color="auto"/>
        <w:right w:val="none" w:sz="0" w:space="0" w:color="auto"/>
      </w:divBdr>
    </w:div>
    <w:div w:id="2120753209">
      <w:bodyDiv w:val="1"/>
      <w:marLeft w:val="0"/>
      <w:marRight w:val="0"/>
      <w:marTop w:val="0"/>
      <w:marBottom w:val="0"/>
      <w:divBdr>
        <w:top w:val="none" w:sz="0" w:space="0" w:color="auto"/>
        <w:left w:val="none" w:sz="0" w:space="0" w:color="auto"/>
        <w:bottom w:val="none" w:sz="0" w:space="0" w:color="auto"/>
        <w:right w:val="none" w:sz="0" w:space="0" w:color="auto"/>
      </w:divBdr>
    </w:div>
    <w:div w:id="2121995482">
      <w:bodyDiv w:val="1"/>
      <w:marLeft w:val="0"/>
      <w:marRight w:val="0"/>
      <w:marTop w:val="0"/>
      <w:marBottom w:val="0"/>
      <w:divBdr>
        <w:top w:val="none" w:sz="0" w:space="0" w:color="auto"/>
        <w:left w:val="none" w:sz="0" w:space="0" w:color="auto"/>
        <w:bottom w:val="none" w:sz="0" w:space="0" w:color="auto"/>
        <w:right w:val="none" w:sz="0" w:space="0" w:color="auto"/>
      </w:divBdr>
    </w:div>
    <w:div w:id="2124378398">
      <w:bodyDiv w:val="1"/>
      <w:marLeft w:val="0"/>
      <w:marRight w:val="0"/>
      <w:marTop w:val="0"/>
      <w:marBottom w:val="0"/>
      <w:divBdr>
        <w:top w:val="none" w:sz="0" w:space="0" w:color="auto"/>
        <w:left w:val="none" w:sz="0" w:space="0" w:color="auto"/>
        <w:bottom w:val="none" w:sz="0" w:space="0" w:color="auto"/>
        <w:right w:val="none" w:sz="0" w:space="0" w:color="auto"/>
      </w:divBdr>
    </w:div>
    <w:div w:id="2124642366">
      <w:bodyDiv w:val="1"/>
      <w:marLeft w:val="0"/>
      <w:marRight w:val="0"/>
      <w:marTop w:val="0"/>
      <w:marBottom w:val="0"/>
      <w:divBdr>
        <w:top w:val="none" w:sz="0" w:space="0" w:color="auto"/>
        <w:left w:val="none" w:sz="0" w:space="0" w:color="auto"/>
        <w:bottom w:val="none" w:sz="0" w:space="0" w:color="auto"/>
        <w:right w:val="none" w:sz="0" w:space="0" w:color="auto"/>
      </w:divBdr>
    </w:div>
    <w:div w:id="2125808089">
      <w:bodyDiv w:val="1"/>
      <w:marLeft w:val="0"/>
      <w:marRight w:val="0"/>
      <w:marTop w:val="0"/>
      <w:marBottom w:val="0"/>
      <w:divBdr>
        <w:top w:val="none" w:sz="0" w:space="0" w:color="auto"/>
        <w:left w:val="none" w:sz="0" w:space="0" w:color="auto"/>
        <w:bottom w:val="none" w:sz="0" w:space="0" w:color="auto"/>
        <w:right w:val="none" w:sz="0" w:space="0" w:color="auto"/>
      </w:divBdr>
    </w:div>
    <w:div w:id="2125952075">
      <w:bodyDiv w:val="1"/>
      <w:marLeft w:val="0"/>
      <w:marRight w:val="0"/>
      <w:marTop w:val="0"/>
      <w:marBottom w:val="0"/>
      <w:divBdr>
        <w:top w:val="none" w:sz="0" w:space="0" w:color="auto"/>
        <w:left w:val="none" w:sz="0" w:space="0" w:color="auto"/>
        <w:bottom w:val="none" w:sz="0" w:space="0" w:color="auto"/>
        <w:right w:val="none" w:sz="0" w:space="0" w:color="auto"/>
      </w:divBdr>
    </w:div>
    <w:div w:id="2126726413">
      <w:bodyDiv w:val="1"/>
      <w:marLeft w:val="0"/>
      <w:marRight w:val="0"/>
      <w:marTop w:val="0"/>
      <w:marBottom w:val="0"/>
      <w:divBdr>
        <w:top w:val="none" w:sz="0" w:space="0" w:color="auto"/>
        <w:left w:val="none" w:sz="0" w:space="0" w:color="auto"/>
        <w:bottom w:val="none" w:sz="0" w:space="0" w:color="auto"/>
        <w:right w:val="none" w:sz="0" w:space="0" w:color="auto"/>
      </w:divBdr>
    </w:div>
    <w:div w:id="2126852546">
      <w:bodyDiv w:val="1"/>
      <w:marLeft w:val="0"/>
      <w:marRight w:val="0"/>
      <w:marTop w:val="0"/>
      <w:marBottom w:val="0"/>
      <w:divBdr>
        <w:top w:val="none" w:sz="0" w:space="0" w:color="auto"/>
        <w:left w:val="none" w:sz="0" w:space="0" w:color="auto"/>
        <w:bottom w:val="none" w:sz="0" w:space="0" w:color="auto"/>
        <w:right w:val="none" w:sz="0" w:space="0" w:color="auto"/>
      </w:divBdr>
    </w:div>
    <w:div w:id="2126995272">
      <w:bodyDiv w:val="1"/>
      <w:marLeft w:val="0"/>
      <w:marRight w:val="0"/>
      <w:marTop w:val="0"/>
      <w:marBottom w:val="0"/>
      <w:divBdr>
        <w:top w:val="none" w:sz="0" w:space="0" w:color="auto"/>
        <w:left w:val="none" w:sz="0" w:space="0" w:color="auto"/>
        <w:bottom w:val="none" w:sz="0" w:space="0" w:color="auto"/>
        <w:right w:val="none" w:sz="0" w:space="0" w:color="auto"/>
      </w:divBdr>
    </w:div>
    <w:div w:id="2127574219">
      <w:bodyDiv w:val="1"/>
      <w:marLeft w:val="0"/>
      <w:marRight w:val="0"/>
      <w:marTop w:val="0"/>
      <w:marBottom w:val="0"/>
      <w:divBdr>
        <w:top w:val="none" w:sz="0" w:space="0" w:color="auto"/>
        <w:left w:val="none" w:sz="0" w:space="0" w:color="auto"/>
        <w:bottom w:val="none" w:sz="0" w:space="0" w:color="auto"/>
        <w:right w:val="none" w:sz="0" w:space="0" w:color="auto"/>
      </w:divBdr>
    </w:div>
    <w:div w:id="2128158673">
      <w:bodyDiv w:val="1"/>
      <w:marLeft w:val="0"/>
      <w:marRight w:val="0"/>
      <w:marTop w:val="0"/>
      <w:marBottom w:val="0"/>
      <w:divBdr>
        <w:top w:val="none" w:sz="0" w:space="0" w:color="auto"/>
        <w:left w:val="none" w:sz="0" w:space="0" w:color="auto"/>
        <w:bottom w:val="none" w:sz="0" w:space="0" w:color="auto"/>
        <w:right w:val="none" w:sz="0" w:space="0" w:color="auto"/>
      </w:divBdr>
    </w:div>
    <w:div w:id="2129546878">
      <w:bodyDiv w:val="1"/>
      <w:marLeft w:val="0"/>
      <w:marRight w:val="0"/>
      <w:marTop w:val="0"/>
      <w:marBottom w:val="0"/>
      <w:divBdr>
        <w:top w:val="none" w:sz="0" w:space="0" w:color="auto"/>
        <w:left w:val="none" w:sz="0" w:space="0" w:color="auto"/>
        <w:bottom w:val="none" w:sz="0" w:space="0" w:color="auto"/>
        <w:right w:val="none" w:sz="0" w:space="0" w:color="auto"/>
      </w:divBdr>
    </w:div>
    <w:div w:id="2130051504">
      <w:bodyDiv w:val="1"/>
      <w:marLeft w:val="0"/>
      <w:marRight w:val="0"/>
      <w:marTop w:val="0"/>
      <w:marBottom w:val="0"/>
      <w:divBdr>
        <w:top w:val="none" w:sz="0" w:space="0" w:color="auto"/>
        <w:left w:val="none" w:sz="0" w:space="0" w:color="auto"/>
        <w:bottom w:val="none" w:sz="0" w:space="0" w:color="auto"/>
        <w:right w:val="none" w:sz="0" w:space="0" w:color="auto"/>
      </w:divBdr>
    </w:div>
    <w:div w:id="2130927202">
      <w:bodyDiv w:val="1"/>
      <w:marLeft w:val="0"/>
      <w:marRight w:val="0"/>
      <w:marTop w:val="0"/>
      <w:marBottom w:val="0"/>
      <w:divBdr>
        <w:top w:val="none" w:sz="0" w:space="0" w:color="auto"/>
        <w:left w:val="none" w:sz="0" w:space="0" w:color="auto"/>
        <w:bottom w:val="none" w:sz="0" w:space="0" w:color="auto"/>
        <w:right w:val="none" w:sz="0" w:space="0" w:color="auto"/>
      </w:divBdr>
    </w:div>
    <w:div w:id="2130970591">
      <w:bodyDiv w:val="1"/>
      <w:marLeft w:val="0"/>
      <w:marRight w:val="0"/>
      <w:marTop w:val="0"/>
      <w:marBottom w:val="0"/>
      <w:divBdr>
        <w:top w:val="none" w:sz="0" w:space="0" w:color="auto"/>
        <w:left w:val="none" w:sz="0" w:space="0" w:color="auto"/>
        <w:bottom w:val="none" w:sz="0" w:space="0" w:color="auto"/>
        <w:right w:val="none" w:sz="0" w:space="0" w:color="auto"/>
      </w:divBdr>
    </w:div>
    <w:div w:id="2132478436">
      <w:bodyDiv w:val="1"/>
      <w:marLeft w:val="0"/>
      <w:marRight w:val="0"/>
      <w:marTop w:val="0"/>
      <w:marBottom w:val="0"/>
      <w:divBdr>
        <w:top w:val="none" w:sz="0" w:space="0" w:color="auto"/>
        <w:left w:val="none" w:sz="0" w:space="0" w:color="auto"/>
        <w:bottom w:val="none" w:sz="0" w:space="0" w:color="auto"/>
        <w:right w:val="none" w:sz="0" w:space="0" w:color="auto"/>
      </w:divBdr>
    </w:div>
    <w:div w:id="2132479198">
      <w:bodyDiv w:val="1"/>
      <w:marLeft w:val="0"/>
      <w:marRight w:val="0"/>
      <w:marTop w:val="0"/>
      <w:marBottom w:val="0"/>
      <w:divBdr>
        <w:top w:val="none" w:sz="0" w:space="0" w:color="auto"/>
        <w:left w:val="none" w:sz="0" w:space="0" w:color="auto"/>
        <w:bottom w:val="none" w:sz="0" w:space="0" w:color="auto"/>
        <w:right w:val="none" w:sz="0" w:space="0" w:color="auto"/>
      </w:divBdr>
    </w:div>
    <w:div w:id="2132625437">
      <w:bodyDiv w:val="1"/>
      <w:marLeft w:val="0"/>
      <w:marRight w:val="0"/>
      <w:marTop w:val="0"/>
      <w:marBottom w:val="0"/>
      <w:divBdr>
        <w:top w:val="none" w:sz="0" w:space="0" w:color="auto"/>
        <w:left w:val="none" w:sz="0" w:space="0" w:color="auto"/>
        <w:bottom w:val="none" w:sz="0" w:space="0" w:color="auto"/>
        <w:right w:val="none" w:sz="0" w:space="0" w:color="auto"/>
      </w:divBdr>
    </w:div>
    <w:div w:id="2132741425">
      <w:bodyDiv w:val="1"/>
      <w:marLeft w:val="0"/>
      <w:marRight w:val="0"/>
      <w:marTop w:val="0"/>
      <w:marBottom w:val="0"/>
      <w:divBdr>
        <w:top w:val="none" w:sz="0" w:space="0" w:color="auto"/>
        <w:left w:val="none" w:sz="0" w:space="0" w:color="auto"/>
        <w:bottom w:val="none" w:sz="0" w:space="0" w:color="auto"/>
        <w:right w:val="none" w:sz="0" w:space="0" w:color="auto"/>
      </w:divBdr>
    </w:div>
    <w:div w:id="2133476643">
      <w:bodyDiv w:val="1"/>
      <w:marLeft w:val="0"/>
      <w:marRight w:val="0"/>
      <w:marTop w:val="0"/>
      <w:marBottom w:val="0"/>
      <w:divBdr>
        <w:top w:val="none" w:sz="0" w:space="0" w:color="auto"/>
        <w:left w:val="none" w:sz="0" w:space="0" w:color="auto"/>
        <w:bottom w:val="none" w:sz="0" w:space="0" w:color="auto"/>
        <w:right w:val="none" w:sz="0" w:space="0" w:color="auto"/>
      </w:divBdr>
    </w:div>
    <w:div w:id="2133594133">
      <w:bodyDiv w:val="1"/>
      <w:marLeft w:val="0"/>
      <w:marRight w:val="0"/>
      <w:marTop w:val="0"/>
      <w:marBottom w:val="0"/>
      <w:divBdr>
        <w:top w:val="none" w:sz="0" w:space="0" w:color="auto"/>
        <w:left w:val="none" w:sz="0" w:space="0" w:color="auto"/>
        <w:bottom w:val="none" w:sz="0" w:space="0" w:color="auto"/>
        <w:right w:val="none" w:sz="0" w:space="0" w:color="auto"/>
      </w:divBdr>
    </w:div>
    <w:div w:id="2133939048">
      <w:bodyDiv w:val="1"/>
      <w:marLeft w:val="0"/>
      <w:marRight w:val="0"/>
      <w:marTop w:val="0"/>
      <w:marBottom w:val="0"/>
      <w:divBdr>
        <w:top w:val="none" w:sz="0" w:space="0" w:color="auto"/>
        <w:left w:val="none" w:sz="0" w:space="0" w:color="auto"/>
        <w:bottom w:val="none" w:sz="0" w:space="0" w:color="auto"/>
        <w:right w:val="none" w:sz="0" w:space="0" w:color="auto"/>
      </w:divBdr>
    </w:div>
    <w:div w:id="2134706996">
      <w:bodyDiv w:val="1"/>
      <w:marLeft w:val="0"/>
      <w:marRight w:val="0"/>
      <w:marTop w:val="0"/>
      <w:marBottom w:val="0"/>
      <w:divBdr>
        <w:top w:val="none" w:sz="0" w:space="0" w:color="auto"/>
        <w:left w:val="none" w:sz="0" w:space="0" w:color="auto"/>
        <w:bottom w:val="none" w:sz="0" w:space="0" w:color="auto"/>
        <w:right w:val="none" w:sz="0" w:space="0" w:color="auto"/>
      </w:divBdr>
    </w:div>
    <w:div w:id="2135248284">
      <w:bodyDiv w:val="1"/>
      <w:marLeft w:val="0"/>
      <w:marRight w:val="0"/>
      <w:marTop w:val="0"/>
      <w:marBottom w:val="0"/>
      <w:divBdr>
        <w:top w:val="none" w:sz="0" w:space="0" w:color="auto"/>
        <w:left w:val="none" w:sz="0" w:space="0" w:color="auto"/>
        <w:bottom w:val="none" w:sz="0" w:space="0" w:color="auto"/>
        <w:right w:val="none" w:sz="0" w:space="0" w:color="auto"/>
      </w:divBdr>
    </w:div>
    <w:div w:id="2136294212">
      <w:bodyDiv w:val="1"/>
      <w:marLeft w:val="0"/>
      <w:marRight w:val="0"/>
      <w:marTop w:val="0"/>
      <w:marBottom w:val="0"/>
      <w:divBdr>
        <w:top w:val="none" w:sz="0" w:space="0" w:color="auto"/>
        <w:left w:val="none" w:sz="0" w:space="0" w:color="auto"/>
        <w:bottom w:val="none" w:sz="0" w:space="0" w:color="auto"/>
        <w:right w:val="none" w:sz="0" w:space="0" w:color="auto"/>
      </w:divBdr>
    </w:div>
    <w:div w:id="2136748512">
      <w:bodyDiv w:val="1"/>
      <w:marLeft w:val="0"/>
      <w:marRight w:val="0"/>
      <w:marTop w:val="0"/>
      <w:marBottom w:val="0"/>
      <w:divBdr>
        <w:top w:val="none" w:sz="0" w:space="0" w:color="auto"/>
        <w:left w:val="none" w:sz="0" w:space="0" w:color="auto"/>
        <w:bottom w:val="none" w:sz="0" w:space="0" w:color="auto"/>
        <w:right w:val="none" w:sz="0" w:space="0" w:color="auto"/>
      </w:divBdr>
    </w:div>
    <w:div w:id="2137017032">
      <w:bodyDiv w:val="1"/>
      <w:marLeft w:val="0"/>
      <w:marRight w:val="0"/>
      <w:marTop w:val="0"/>
      <w:marBottom w:val="0"/>
      <w:divBdr>
        <w:top w:val="none" w:sz="0" w:space="0" w:color="auto"/>
        <w:left w:val="none" w:sz="0" w:space="0" w:color="auto"/>
        <w:bottom w:val="none" w:sz="0" w:space="0" w:color="auto"/>
        <w:right w:val="none" w:sz="0" w:space="0" w:color="auto"/>
      </w:divBdr>
    </w:div>
    <w:div w:id="2137018853">
      <w:bodyDiv w:val="1"/>
      <w:marLeft w:val="0"/>
      <w:marRight w:val="0"/>
      <w:marTop w:val="0"/>
      <w:marBottom w:val="0"/>
      <w:divBdr>
        <w:top w:val="none" w:sz="0" w:space="0" w:color="auto"/>
        <w:left w:val="none" w:sz="0" w:space="0" w:color="auto"/>
        <w:bottom w:val="none" w:sz="0" w:space="0" w:color="auto"/>
        <w:right w:val="none" w:sz="0" w:space="0" w:color="auto"/>
      </w:divBdr>
    </w:div>
    <w:div w:id="2137873988">
      <w:bodyDiv w:val="1"/>
      <w:marLeft w:val="0"/>
      <w:marRight w:val="0"/>
      <w:marTop w:val="0"/>
      <w:marBottom w:val="0"/>
      <w:divBdr>
        <w:top w:val="none" w:sz="0" w:space="0" w:color="auto"/>
        <w:left w:val="none" w:sz="0" w:space="0" w:color="auto"/>
        <w:bottom w:val="none" w:sz="0" w:space="0" w:color="auto"/>
        <w:right w:val="none" w:sz="0" w:space="0" w:color="auto"/>
      </w:divBdr>
    </w:div>
    <w:div w:id="2139101990">
      <w:bodyDiv w:val="1"/>
      <w:marLeft w:val="0"/>
      <w:marRight w:val="0"/>
      <w:marTop w:val="0"/>
      <w:marBottom w:val="0"/>
      <w:divBdr>
        <w:top w:val="none" w:sz="0" w:space="0" w:color="auto"/>
        <w:left w:val="none" w:sz="0" w:space="0" w:color="auto"/>
        <w:bottom w:val="none" w:sz="0" w:space="0" w:color="auto"/>
        <w:right w:val="none" w:sz="0" w:space="0" w:color="auto"/>
      </w:divBdr>
    </w:div>
    <w:div w:id="2140100705">
      <w:bodyDiv w:val="1"/>
      <w:marLeft w:val="0"/>
      <w:marRight w:val="0"/>
      <w:marTop w:val="0"/>
      <w:marBottom w:val="0"/>
      <w:divBdr>
        <w:top w:val="none" w:sz="0" w:space="0" w:color="auto"/>
        <w:left w:val="none" w:sz="0" w:space="0" w:color="auto"/>
        <w:bottom w:val="none" w:sz="0" w:space="0" w:color="auto"/>
        <w:right w:val="none" w:sz="0" w:space="0" w:color="auto"/>
      </w:divBdr>
    </w:div>
    <w:div w:id="2143309739">
      <w:bodyDiv w:val="1"/>
      <w:marLeft w:val="0"/>
      <w:marRight w:val="0"/>
      <w:marTop w:val="0"/>
      <w:marBottom w:val="0"/>
      <w:divBdr>
        <w:top w:val="none" w:sz="0" w:space="0" w:color="auto"/>
        <w:left w:val="none" w:sz="0" w:space="0" w:color="auto"/>
        <w:bottom w:val="none" w:sz="0" w:space="0" w:color="auto"/>
        <w:right w:val="none" w:sz="0" w:space="0" w:color="auto"/>
      </w:divBdr>
    </w:div>
    <w:div w:id="2143645522">
      <w:bodyDiv w:val="1"/>
      <w:marLeft w:val="0"/>
      <w:marRight w:val="0"/>
      <w:marTop w:val="0"/>
      <w:marBottom w:val="0"/>
      <w:divBdr>
        <w:top w:val="none" w:sz="0" w:space="0" w:color="auto"/>
        <w:left w:val="none" w:sz="0" w:space="0" w:color="auto"/>
        <w:bottom w:val="none" w:sz="0" w:space="0" w:color="auto"/>
        <w:right w:val="none" w:sz="0" w:space="0" w:color="auto"/>
      </w:divBdr>
    </w:div>
    <w:div w:id="2144732472">
      <w:bodyDiv w:val="1"/>
      <w:marLeft w:val="0"/>
      <w:marRight w:val="0"/>
      <w:marTop w:val="0"/>
      <w:marBottom w:val="0"/>
      <w:divBdr>
        <w:top w:val="none" w:sz="0" w:space="0" w:color="auto"/>
        <w:left w:val="none" w:sz="0" w:space="0" w:color="auto"/>
        <w:bottom w:val="none" w:sz="0" w:space="0" w:color="auto"/>
        <w:right w:val="none" w:sz="0" w:space="0" w:color="auto"/>
      </w:divBdr>
      <w:divsChild>
        <w:div w:id="1854803278">
          <w:marLeft w:val="0"/>
          <w:marRight w:val="0"/>
          <w:marTop w:val="0"/>
          <w:marBottom w:val="0"/>
          <w:divBdr>
            <w:top w:val="none" w:sz="0" w:space="0" w:color="auto"/>
            <w:left w:val="none" w:sz="0" w:space="0" w:color="auto"/>
            <w:bottom w:val="none" w:sz="0" w:space="0" w:color="auto"/>
            <w:right w:val="none" w:sz="0" w:space="0" w:color="auto"/>
          </w:divBdr>
        </w:div>
      </w:divsChild>
    </w:div>
    <w:div w:id="2145005118">
      <w:bodyDiv w:val="1"/>
      <w:marLeft w:val="0"/>
      <w:marRight w:val="0"/>
      <w:marTop w:val="0"/>
      <w:marBottom w:val="0"/>
      <w:divBdr>
        <w:top w:val="none" w:sz="0" w:space="0" w:color="auto"/>
        <w:left w:val="none" w:sz="0" w:space="0" w:color="auto"/>
        <w:bottom w:val="none" w:sz="0" w:space="0" w:color="auto"/>
        <w:right w:val="none" w:sz="0" w:space="0" w:color="auto"/>
      </w:divBdr>
    </w:div>
    <w:div w:id="2145461633">
      <w:bodyDiv w:val="1"/>
      <w:marLeft w:val="0"/>
      <w:marRight w:val="0"/>
      <w:marTop w:val="0"/>
      <w:marBottom w:val="0"/>
      <w:divBdr>
        <w:top w:val="none" w:sz="0" w:space="0" w:color="auto"/>
        <w:left w:val="none" w:sz="0" w:space="0" w:color="auto"/>
        <w:bottom w:val="none" w:sz="0" w:space="0" w:color="auto"/>
        <w:right w:val="none" w:sz="0" w:space="0" w:color="auto"/>
      </w:divBdr>
    </w:div>
    <w:div w:id="2145735050">
      <w:bodyDiv w:val="1"/>
      <w:marLeft w:val="0"/>
      <w:marRight w:val="0"/>
      <w:marTop w:val="0"/>
      <w:marBottom w:val="0"/>
      <w:divBdr>
        <w:top w:val="none" w:sz="0" w:space="0" w:color="auto"/>
        <w:left w:val="none" w:sz="0" w:space="0" w:color="auto"/>
        <w:bottom w:val="none" w:sz="0" w:space="0" w:color="auto"/>
        <w:right w:val="none" w:sz="0" w:space="0" w:color="auto"/>
      </w:divBdr>
    </w:div>
    <w:div w:id="2146269388">
      <w:bodyDiv w:val="1"/>
      <w:marLeft w:val="0"/>
      <w:marRight w:val="0"/>
      <w:marTop w:val="0"/>
      <w:marBottom w:val="0"/>
      <w:divBdr>
        <w:top w:val="none" w:sz="0" w:space="0" w:color="auto"/>
        <w:left w:val="none" w:sz="0" w:space="0" w:color="auto"/>
        <w:bottom w:val="none" w:sz="0" w:space="0" w:color="auto"/>
        <w:right w:val="none" w:sz="0" w:space="0" w:color="auto"/>
      </w:divBdr>
    </w:div>
    <w:div w:id="2146777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microsoft.com/office/2020/10/relationships/intelligence" Target="intelligence2.xml"/><Relationship Id="rId21" Type="http://schemas.openxmlformats.org/officeDocument/2006/relationships/image" Target="media/image11.emf"/><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REILLO_C\AppData\Roaming\Microsoft\Templates\ONE%20Author%20ODPub.dotx" TargetMode="External"/></Relationships>
</file>

<file path=word/theme/theme1.xml><?xml version="1.0" encoding="utf-8"?>
<a:theme xmlns:a="http://schemas.openxmlformats.org/drawingml/2006/main" name="Office Theme">
  <a:themeElements>
    <a:clrScheme name="OECD-Light Blue (Default)">
      <a:dk1>
        <a:sysClr val="windowText" lastClr="000000"/>
      </a:dk1>
      <a:lt1>
        <a:sysClr val="window" lastClr="FFFFFF"/>
      </a:lt1>
      <a:dk2>
        <a:srgbClr val="3F3F3F"/>
      </a:dk2>
      <a:lt2>
        <a:srgbClr val="EEECE1"/>
      </a:lt2>
      <a:accent1>
        <a:srgbClr val="4E81BD"/>
      </a:accent1>
      <a:accent2>
        <a:srgbClr val="FFFFFF"/>
      </a:accent2>
      <a:accent3>
        <a:srgbClr val="EEECE1"/>
      </a:accent3>
      <a:accent4>
        <a:srgbClr val="448114"/>
      </a:accent4>
      <a:accent5>
        <a:srgbClr val="4E81BD"/>
      </a:accent5>
      <a:accent6>
        <a:srgbClr val="F79646"/>
      </a:accent6>
      <a:hlink>
        <a:srgbClr val="0000FF"/>
      </a:hlink>
      <a:folHlink>
        <a:srgbClr val="800080"/>
      </a:folHlink>
    </a:clrScheme>
    <a:fontScheme name="OECD-Arial">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f3a809-46a3-44ee-a0f1-42a271529c86">
      <Terms xmlns="http://schemas.microsoft.com/office/infopath/2007/PartnerControls"/>
    </lcf76f155ced4ddcb4097134ff3c332f>
    <TaxCatchAll xmlns="69276225-f05c-44c5-92dc-c999460a4149" xsi:nil="true"/>
  </documentManagement>
</p:properties>
</file>

<file path=customXml/item3.xml><?xml version="1.0" encoding="utf-8"?>
<b:Sources xmlns:b="http://schemas.openxmlformats.org/officeDocument/2006/bibliography" xmlns="http://schemas.openxmlformats.org/officeDocument/2006/bibliography" SelectedStyle="\oecd-en.xsl" StyleName="OECD English" Version="20220221">
  <b:Source>
    <b:Tag>OEC24</b:Tag>
    <b:SourceType>Book</b:SourceType>
    <b:Guid>{437EB06E-599F-4148-939A-533E98739279}</b:Guid>
    <b:Author>
      <b:Author>
        <b:Corporate>OECD</b:Corporate>
      </b:Author>
    </b:Author>
    <b:Title>Developing Effective Online Dispute Resolution in Latvia</b:Title>
    <b:Year>2024</b:Year>
    <b:Publisher>OECD Publishing</b:Publisher>
    <b:URL>https://doi.org/10.1787/75ef5c4c-en</b:URL>
    <b:City>Paris</b:City>
    <b:RefOrder>47</b:RefOrder>
  </b:Source>
  <b:Source>
    <b:Tag>Eur14</b:Tag>
    <b:SourceType>Book</b:SourceType>
    <b:Guid>{87328194-6565-4575-A8D5-EB9586BBAD73}</b:Guid>
    <b:Author>
      <b:Author>
        <b:Corporate>European Parliament</b:Corporate>
      </b:Author>
    </b:Author>
    <b:Title>'Rebooting' the mediation directive: assessing the limited impact of its implementation and proposing emasures to increase the number of mediations in the EU</b:Title>
    <b:Year>2014</b:Year>
    <b:URL>https://www.europarl.europa.eu/RegData/etudes/etudes/join/2014/493042/IPOL-JURI_ET%282014%29493042_EN.pdf</b:URL>
    <b:City>Brussels</b:City>
    <b:RefOrder>48</b:RefOrder>
  </b:Source>
  <b:Source>
    <b:Tag>AnI19</b:Tag>
    <b:SourceType>Book</b:SourceType>
    <b:Guid>{431BCEB6-96B4-4DE0-AFCD-38BFAF44EBF9}</b:Guid>
    <b:Title>An International Evidence Review of Mediation in Civil Justice</b:Title>
    <b:Year>2019</b:Year>
    <b:Volume>Social Research series</b:Volume>
    <b:URL>https://www.gov.scot/binaries/content/documents/govscot/publications/research-and-analysis/2019/06/international-evidence-review-mediation-civil-justice/documents/international-evidence-review-mediation-civil-justice/international-evidence-review-mediatio</b:URL>
    <b:Author>
      <b:Author>
        <b:Corporate>Scottish Government</b:Corporate>
      </b:Author>
    </b:Author>
    <b:RefOrder>49</b:RefOrder>
  </b:Source>
  <b:Source>
    <b:Tag>Hen24</b:Tag>
    <b:SourceType>Book</b:SourceType>
    <b:Guid>{36AA8356-AA65-49E6-9546-EE9908C410AA}</b:Guid>
    <b:Author>
      <b:Author>
        <b:Corporate>Jayadi and al.</b:Corporate>
      </b:Author>
    </b:Author>
    <b:Title>Analysis of the Efficiency of Mediation Methods in Handling Conflicts</b:Title>
    <b:Year>2024</b:Year>
    <b:Publisher>Journal of Law and Sustainable Development</b:Publisher>
    <b:URL>https://www.google.com/url?sa=t&amp;rct=j&amp;q=&amp;esrc=s&amp;source=web&amp;cd=&amp;ved=2ahUKEwj6hbvM94qSAxVENfsDHTRlPDIQFnoECDwQAQ&amp;url=https%3A%2F%2Fojs.journalsdg.org%2Fjlss%2Farticle%2Fdownload%2F3101%2F1528%2F12253&amp;usg=AOvVaw0yWy4ttfl09tDl1yoefbjl&amp;opi=89978449</b:URL>
    <b:RefOrder>50</b:RefOrder>
  </b:Source>
  <b:Source>
    <b:Tag>Pae17</b:Tag>
    <b:SourceType>Book</b:SourceType>
    <b:Guid>{F699C31B-43FF-441E-95CF-75CFA1CF6C2E}</b:Guid>
    <b:Author>
      <b:Author>
        <b:Corporate> Paetsch et al</b:Corporate>
      </b:Author>
    </b:Author>
    <b:Title>An Evaluation of the Cost of Family Law Disputes: Measuring the Cost Implication of Various Dispute Resolution Methods</b:Title>
    <b:Year>2017</b:Year>
    <b:Publisher> Canadian Research Institute for Law and the Family</b:Publisher>
    <b:URL>http://www.cfcj-fcjc.org/sites/default/files/docs/Cost-Implication-of-Family-Law-Disputes.pdf</b:URL>
    <b:RefOrder>52</b:RefOrder>
  </b:Source>
  <b:Source>
    <b:Tag>DeP25</b:Tag>
    <b:SourceType>Book</b:SourceType>
    <b:Guid>{471BA9DA-DCA3-4EA0-8CDE-842206BFE26F}</b:Guid>
    <b:Author>
      <b:Author>
        <b:Corporate>De Palo and al.</b:Corporate>
      </b:Author>
    </b:Author>
    <b:Title>From Promise To Practice: Resolving The Mediation Paradox In Europe</b:Title>
    <b:Year>2025</b:Year>
    <b:Publisher>MEALEY's International Arbitration Repot</b:Publisher>
    <b:URL>https://www.jamsadr.com/insight/2025/from-promise-to-practice-resolving-the-mediation-paradox-in-europe</b:URL>
    <b:RefOrder>53</b:RefOrder>
  </b:Source>
  <b:Source>
    <b:Tag>Eur25</b:Tag>
    <b:SourceType>Book</b:SourceType>
    <b:Guid>{C6F0863C-64EC-43F3-8180-2FF96EC70CD7}</b:Guid>
    <b:Author>
      <b:Author>
        <b:Corporate>European Commission</b:Corporate>
      </b:Author>
    </b:Author>
    <b:Title>The 2025 EU Justice Scoreboard</b:Title>
    <b:Year>2025</b:Year>
    <b:Publisher>Publications Office of the European Union</b:Publisher>
    <b:URL>https://commission.europa.eu/document/download/51b21eff-a4b0-4e73-b461-06bd23b43d4e_en?filename=2025%20EU%20Justice%20Scoreboard_template.pdf</b:URL>
    <b:City>Luxembourg</b:City>
    <b:RefOrder>2</b:RefOrder>
  </b:Source>
  <b:Source>
    <b:Tag>Eur251</b:Tag>
    <b:SourceType>Book</b:SourceType>
    <b:Guid>{3B3FCE7B-FC7A-4392-A5E9-B4DB58D66D1D}</b:Guid>
    <b:Author>
      <b:Author>
        <b:Corporate>European Commission</b:Corporate>
      </b:Author>
    </b:Author>
    <b:Title>2025 Eurobarometer Survey</b:Title>
    <b:Year>2025</b:Year>
    <b:URL>https://europa.eu/eurobarometer/surveys/detail/3432</b:URL>
    <b:RefOrder>56</b:RefOrder>
  </b:Source>
  <b:Source>
    <b:Tag>Kor23</b:Tag>
    <b:SourceType>Book</b:SourceType>
    <b:Guid>{B40D02CE-33D1-4641-99AA-6D3141BF4C1B}</b:Guid>
    <b:Author>
      <b:Author>
        <b:Corporate>Korsakovienė and al.</b:Corporate>
      </b:Author>
    </b:Author>
    <b:Title>Mandatory Mediation in Family Disputes – an Emerging Trend in the European Union?</b:Title>
    <b:Year>2023</b:Year>
    <b:Volume>53(2) Rev. Eur. &amp; Comp. L. 131</b:Volume>
    <b:URL>https://www.researchgate.net/publication/373066038_Mandatory_Mediation_in_Family_Disputes_-_An_Emerging_Trend_in_the_European_Union</b:URL>
    <b:RefOrder>68</b:RefOrder>
  </b:Source>
  <b:Source>
    <b:Tag>Pab23</b:Tag>
    <b:SourceType>Book</b:SourceType>
    <b:Guid>{492BD478-D03E-40EB-95C4-95F51174E41F}</b:Guid>
    <b:Author>
      <b:Author>
        <b:NameList>
          <b:Person>
            <b:Last>Cortés</b:Last>
            <b:First>Pablo</b:First>
          </b:Person>
        </b:NameList>
      </b:Author>
    </b:Author>
    <b:Title>Embedding alternative dispute resolution in the civil justice system: a taxonomy for ADR referrals and a digital pathway to increase the uptake of ADR</b:Title>
    <b:Year>2023</b:Year>
    <b:Publisher>Legal Studies</b:Publisher>
    <b:URL>https://www.cambridge.org/core/journals/legal-studies/article/embedding-alternative-dispute-resolution-in-the-civil-justice-system-a-taxonomy-for-adr-referrals-and-a-digital-pathway-to-increase-the-uptake-of-adr/C262D5E21B271975D9339D066CA03350</b:URL>
    <b:Volume>Volume 43, Issue 2</b:Volume>
    <b:RefOrder>69</b:RefOrder>
  </b:Source>
  <b:Source>
    <b:Tag>Gov07</b:Tag>
    <b:SourceType>Book</b:SourceType>
    <b:Guid>{00744581-936E-4E87-93B1-43D4EFAFC127}</b:Guid>
    <b:Author>
      <b:Author>
        <b:Corporate>Government of Canada</b:Corporate>
      </b:Author>
    </b:Author>
    <b:Title>The Effectiveness of Using Mediation in Selected Civil Law Disputes: A Meta-Analysis</b:Title>
    <b:Year>2007</b:Year>
    <b:URL>https://www.justice.gc.ca/eng/rp-pr/csj-sjc/jsp-sjp/rr07_3/rr07_3.pdf</b:URL>
    <b:RefOrder>78</b:RefOrder>
  </b:Source>
  <b:Source>
    <b:Tag>WJP241</b:Tag>
    <b:SourceType>Report</b:SourceType>
    <b:Guid>{DD2AEEF3-C506-44E4-AB53-1261764596B2}</b:Guid>
    <b:Author>
      <b:Author>
        <b:Corporate>WJP</b:Corporate>
      </b:Author>
    </b:Author>
    <b:Title>World Justice Project EUROVOICES 2024</b:Title>
    <b:Year>2024</b:Year>
    <b:URL>https://eurovoices.worldjusticeproject.org/</b:URL>
    <b:RefOrder>4</b:RefOrder>
  </b:Source>
  <b:Source>
    <b:Tag>Uni18</b:Tag>
    <b:SourceType>Book</b:SourceType>
    <b:Guid>{F2F2DBDF-32B0-4ED7-B43F-E4F17E543F5F}</b:Guid>
    <b:Author>
      <b:Author>
        <b:Corporate>United Nations Committee on the Rights of Persons with Disabilities</b:Corporate>
      </b:Author>
    </b:Author>
    <b:Title>CRPD/C/MLT/CO/1: Concluding Observations on the Initial Report of Malta</b:Title>
    <b:Year>2018</b:Year>
    <b:URL>https://www.ohchr.org/en/documents/concluding-observations/crpdcmltco1-concluding-observations-initial-report-malta</b:URL>
    <b:RefOrder>42</b:RefOrder>
  </b:Source>
  <b:Source>
    <b:Tag>OEC</b:Tag>
    <b:SourceType>Book</b:SourceType>
    <b:Guid>{630443B1-585C-4A7A-8A11-059B2EA300CE}</b:Guid>
    <b:Author>
      <b:Author>
        <b:Corporate>OECD</b:Corporate>
      </b:Author>
    </b:Author>
    <b:Title>OECD Recommendation on Access to Justice and People-Centred Justice Systems</b:Title>
    <b:URL>https://legalinstruments.oecd.org/en/instruments/OECD-LEGAL-0498</b:URL>
    <b:Year>2023</b:Year>
    <b:Volume>OECD/LEGAL/0498</b:Volume>
    <b:RefOrder>40</b:RefOrder>
  </b:Source>
  <Source>
    <Tag>OEC231</Tag>
    <SourceType>Misc</SourceType>
    <Guid>{0C2A9302-4887-46B7-B00F-C8A11B4A1C41}</Guid>
    <Author>
      <Author>
        <Corporate>OECD</Corporate>
      </Author>
    </Author>
    <Title>Recommendation of the Council on Access to Justice and People-Centred Justice Systems</Title>
    <Year>2023</Year>
    <Publisher>OECD</Publisher>
    <URL>https://legalinstruments.oecd.org/en/instruments/OECD-LEGAL-0498</URL>
    <b:RefOrder>1</b:RefOrder>
  </Source>
  <b:Source>
    <b:Tag>WJP19</b:Tag>
    <b:SourceType>Report</b:SourceType>
    <b:Guid>{3370DF64-65B0-C047-BD48-7EDB2711A231}</b:Guid>
    <b:Author>
      <b:Author>
        <b:Corporate>WJP</b:Corporate>
      </b:Author>
    </b:Author>
    <b:Title>Measuring the Justice Gap: A People-Centered Assessment of Unmet Justice Needs Around the World</b:Title>
    <b:Year>2019</b:Year>
    <b:URL>https://worldjusticeproject.org/our-work/research-and-data/measuring-justice-gap</b:URL>
    <b:LCID>en-GB</b:LCID>
    <b:RefOrder>79</b:RefOrder>
  </b:Source>
  <b:Source>
    <b:Tag>WJP191</b:Tag>
    <b:SourceType>Report</b:SourceType>
    <b:Guid>{FD6286E5-B592-CE47-8C51-F9C6BD671AAA}</b:Guid>
    <b:Author>
      <b:Author>
        <b:Corporate>WJP</b:Corporate>
      </b:Author>
    </b:Author>
    <b:Title>Global Insights on Access to Justice</b:Title>
    <b:Year>2019</b:Year>
    <b:LCID>en-GB</b:LCID>
    <b:StandardNumber>https://worldjusticeproject.org/sites/default/files/documents/WJP-A2J-2019.pdf</b:StandardNumber>
    <b:RefOrder>80</b:RefOrder>
  </b:Source>
  <b:Source>
    <b:Tag>WJP23</b:Tag>
    <b:SourceType>Report</b:SourceType>
    <b:Guid>{D372B0BC-9107-7442-92C3-68F5CFE6888F}</b:Guid>
    <b:Author>
      <b:Author>
        <b:Corporate>WJP</b:Corporate>
      </b:Author>
    </b:Author>
    <b:Title>Dissecting the Justice Gap in 104 Countries</b:Title>
    <b:Year>2023</b:Year>
    <b:StandardNumber>https://worldjusticeproject.org/sites/default/files/documents/WJPJusticeDataGraphicalReport-Part1.pdf</b:StandardNumber>
    <b:RefOrder>81</b:RefOrder>
  </b:Source>
  <b:Source>
    <b:Tag>WJP231</b:Tag>
    <b:SourceType>Report</b:SourceType>
    <b:Guid>{33329FA4-8377-9D43-9BB0-0AAE95F94742}</b:Guid>
    <b:Author>
      <b:Author>
        <b:Corporate>WJP</b:Corporate>
      </b:Author>
    </b:Author>
    <b:Title>Disparities, Vulnerability, and Harnessing Data for People-Centered Justice</b:Title>
    <b:Year>2023</b:Year>
    <b:LCID>en-GB</b:LCID>
    <b:StandardNumber>https://worldjusticeproject.org/our-work/research-and-data/wjp-justice-data-graphical-report-ii</b:StandardNumber>
    <b:URL>https://worldjusticeproject.org/our-work/research-and-data/wjp-justice-data-graphical-report-ii</b:URL>
    <b:RefOrder>82</b:RefOrder>
  </b:Source>
  <b:Source>
    <b:Tag>Gov5</b:Tag>
    <b:SourceType>Book</b:SourceType>
    <b:Guid>{6BF0A815-E6A6-4274-90E0-94E38BF29A6E}</b:Guid>
    <b:Author>
      <b:Author>
        <b:Corporate>Government of Malta</b:Corporate>
      </b:Author>
    </b:Author>
    <b:Title>Chapter 12: Code of Organization and Civil Procedure</b:Title>
    <b:URL>https://legislation.mt/eli/cap/12/eng</b:URL>
    <b:Year>2026</b:Year>
    <b:RefOrder>83</b:RefOrder>
  </b:Source>
  <b:Source>
    <b:Tag>Gov252</b:Tag>
    <b:SourceType>Book</b:SourceType>
    <b:Guid>{0F5B2628-952F-47F4-9BE9-AEF310D5B2FA}</b:Guid>
    <b:Author>
      <b:Author>
        <b:Corporate>Government of Malta </b:Corporate>
      </b:Author>
    </b:Author>
    <b:Title>Chapter 9: Criminal Code </b:Title>
    <b:Year>2025</b:Year>
    <b:URL>https://legislation.mt/eli/cap/9/eng/pdf</b:URL>
    <b:RefOrder>84</b:RefOrder>
  </b:Source>
  <b:Source>
    <b:Tag>Gov2523</b:Tag>
    <b:SourceType>Book</b:SourceType>
    <b:Guid>{DAB2146D-A319-42F2-AB54-0BA37450C441}</b:Guid>
    <b:Author>
      <b:Author>
        <b:Corporate>Government of Malta </b:Corporate>
      </b:Author>
    </b:Author>
    <b:Title>Personal Autonomy Act - Plain Language Version</b:Title>
    <b:Year>2025</b:Year>
    <b:URL>https://inclusion.gov.mt/wp-content/uploads/2025/06/Personal-Autonomy-EN-Plain-Language.pdf</b:URL>
    <b:RefOrder>43</b:RefOrder>
  </b:Source>
  <b:Source>
    <b:Tag>Com</b:Tag>
    <b:SourceType>InternetSite</b:SourceType>
    <b:Guid>{62E2C3BE-FFD5-43E3-AB7A-5D04524F0214}</b:Guid>
    <b:Author>
      <b:Author>
        <b:Corporate>Commission for the Rights of Persons with Disability (CRPD)</b:Corporate>
      </b:Author>
    </b:Author>
    <b:Title>DET Training</b:Title>
    <b:URL>https://www.crpd.org.mt/services/training/</b:URL>
    <b:DOI>https://www.crpd.org.mt/services/training/</b:DOI>
    <b:RefOrder>44</b:RefOrder>
  </b:Source>
  <b:Source>
    <b:Tag>Gov212</b:Tag>
    <b:SourceType>Book</b:SourceType>
    <b:Guid>{558A0226-3758-446D-BEB7-08AC97DA20E2}</b:Guid>
    <b:Author>
      <b:Author>
        <b:Corporate>Government of Malta </b:Corporate>
      </b:Author>
    </b:Author>
    <b:Title>Freedom to Live: Malta's 2021-2023 National Strategy on the Rights of Disabled Persons</b:Title>
    <b:Year>2021</b:Year>
    <b:URL>https://inclusion.gov.mt/wp-content/uploads/2023/04/Disability-Doc-ENG-SEP-21.pdf</b:URL>
    <b:RefOrder>45</b:RefOrder>
  </b:Source>
  <b:Source>
    <b:Tag>Gov26</b:Tag>
    <b:SourceType>InternetSite</b:SourceType>
    <b:Guid>{42118B39-3D34-481D-888B-9711C5A75DE6}</b:Guid>
    <b:Title>Police, justice and defence: Request for Mediation </b:Title>
    <b:Year>2026</b:Year>
    <b:DOI>https://www.servizz.gov.mt/en/Pages/Police_-Justice-and-Defence/Justice/Courts-of-Justice/WEB2253/default.aspx</b:DOI>
    <b:Author>
      <b:Author>
        <b:Corporate>Government of Malta </b:Corporate>
      </b:Author>
    </b:Author>
    <b:RefOrder>55</b:RefOrder>
  </b:Source>
  <b:Source>
    <b:Tag>Mal</b:Tag>
    <b:SourceType>InternetSite</b:SourceType>
    <b:Guid>{06035810-CEF8-45FB-A6D3-A2D8E9704766}</b:Guid>
    <b:Author>
      <b:Author>
        <b:Corporate>Malta Mediation Centre</b:Corporate>
      </b:Author>
    </b:Author>
    <b:Title>Malta Mediation Centre</b:Title>
    <b:DOI>https://mediation.mt/en/</b:DOI>
    <b:RefOrder>54</b:RefOrder>
  </b:Source>
  <b:Source>
    <b:Tag>Cha25</b:Tag>
    <b:SourceType>InternetSite</b:SourceType>
    <b:Guid>{E0CE3F4D-B64B-48AF-A589-8194667B8709}</b:Guid>
    <b:Author>
      <b:Author>
        <b:Corporate>Chamber of Advocates </b:Corporate>
      </b:Author>
    </b:Author>
    <b:Title>Chamber of Advocates Monthly Newsletter - April 2025 </b:Title>
    <b:Year>2025</b:Year>
    <b:DOI>https://avukati.org/news/chamber-of-advocates-monthly-newsletter-april-2025/</b:DOI>
    <b:RefOrder>57</b:RefOrder>
  </b:Source>
  <b:Source>
    <b:Tag>Omb</b:Tag>
    <b:SourceType>InternetSite</b:SourceType>
    <b:Guid>{6835A19A-28BA-4034-8F91-05728DC227B6}</b:Guid>
    <b:Author>
      <b:Author>
        <b:Corporate>Ombudsman</b:Corporate>
      </b:Author>
    </b:Author>
    <b:Title>Ombudsman</b:Title>
    <b:DOI>https://ombudsman.org.mt/</b:DOI>
    <b:RefOrder>76</b:RefOrder>
  </b:Source>
  <b:Source>
    <b:Tag>Mal21</b:Tag>
    <b:SourceType>Book</b:SourceType>
    <b:Guid>{22F939C1-5769-4AE3-B50C-E9B80956025F}</b:Guid>
    <b:Title>Guidance notes on alterantive dispute resolution (residual ADR entity) </b:Title>
    <b:Year>2021</b:Year>
    <b:Author>
      <b:Author>
        <b:Corporate>Malta Competition and Consumer Affairs Authority (MCCAA)</b:Corporate>
      </b:Author>
    </b:Author>
    <b:URL>https://mccaa.org.mt/media/6282/oca-g-201r0-guidance-notes-on-alternative-dispute-resolution-residual-adr-entity.pdf</b:URL>
    <b:RefOrder>77</b:RefOrder>
  </b:Source>
  <b:Source>
    <b:Tag>Gov213</b:Tag>
    <b:SourceType>Book</b:SourceType>
    <b:Guid>{55D17E94-85DC-409A-BDE6-CF378637D30D}</b:Guid>
    <b:Title>Digital Justice Strategy 2022-2027 </b:Title>
    <b:Year>2021</b:Year>
    <b:Author>
      <b:Author>
        <b:Corporate>Government of Malta </b:Corporate>
      </b:Author>
    </b:Author>
    <b:URL>https://digitaljustice.gov.mt/wp-content/uploads/2023/05/DJS_2022_2027_ENG.pdf</b:URL>
    <b:RefOrder>15</b:RefOrder>
  </b:Source>
  <b:Source>
    <b:Tag>CEP24</b:Tag>
    <b:SourceType>Report</b:SourceType>
    <b:Guid>{2C37A3C5-93DB-4BF6-8E05-DDC4EC8592A1}</b:Guid>
    <b:Author>
      <b:Author>
        <b:Corporate>CEPEJ</b:Corporate>
      </b:Author>
    </b:Author>
    <b:Title>Evaluation of the judicial systems 2024 - Malta</b:Title>
    <b:Year>2024</b:Year>
    <b:URL>https://rm.coe.int/malta-2024-2022-/1680b1f6dc</b:URL>
    <b:RefOrder>33</b:RefOrder>
  </b:Source>
  <b:Source>
    <b:Tag>CEP241</b:Tag>
    <b:SourceType>Report</b:SourceType>
    <b:Guid>{852B65A8-8E13-F145-B158-F0B785E84239}</b:Guid>
    <b:Title>European judicial systems CEPEJ Evaluation Report</b:Title>
    <b:Year>2024</b:Year>
    <b:Author>
      <b:Author>
        <b:Corporate>CEPEJ</b:Corporate>
      </b:Author>
    </b:Author>
    <b:StandardNumber>https://rm.coe.int/cepej-evaluation-report-part-1-en-/1680b272ac</b:StandardNumber>
    <b:RefOrder>37</b:RefOrder>
  </b:Source>
  <b:Source>
    <b:Tag>Gov262</b:Tag>
    <b:SourceType>InternetSite</b:SourceType>
    <b:Guid>{13E7DD13-C2D6-434F-9E15-6DAD011D1FD3}</b:Guid>
    <b:Title>MINISTRY FOR JUSTICE AND REFORM OF THE CONSTRUCTION SECTOR</b:Title>
    <b:Year>2026</b:Year>
    <b:Author>
      <b:Author>
        <b:Corporate>Goverment of Malta</b:Corporate>
      </b:Author>
    </b:Author>
    <b:URL>https://justice.gov.mt/</b:URL>
    <b:RefOrder>6</b:RefOrder>
  </b:Source>
  <b:Source>
    <b:Tag>Gov2524</b:Tag>
    <b:SourceType>Book</b:SourceType>
    <b:Guid>{393629EA-4694-4A3D-8C55-E2E8147D9A19}</b:Guid>
    <b:Title>Malta Vision 2050 - Executive Summary</b:Title>
    <b:Year>2025</b:Year>
    <b:Author>
      <b:Author>
        <b:Corporate>Government of Malta</b:Corporate>
      </b:Author>
    </b:Author>
    <b:URL>https://economy.gov.mt/wp-content/uploads/2025/04/Malta-Vision-2050-Public-Consultation.pdf</b:URL>
    <b:RefOrder>26</b:RefOrder>
  </b:Source>
  <b:Source>
    <b:Tag>Gov2525</b:Tag>
    <b:SourceType>Book</b:SourceType>
    <b:Guid>{BB4927AD-EFE8-45F5-A6CB-E1787D5BD86A}</b:Guid>
    <b:Author>
      <b:Author>
        <b:Corporate>Government of Malta</b:Corporate>
      </b:Author>
    </b:Author>
    <b:Title>Malta Vision 2050 - Executive Summary </b:Title>
    <b:Year>2025</b:Year>
    <b:URL>https://economy.gov.mt/wp-content/uploads/2025/04/Malta-Vision-2050-Public-Consultation.pdf</b:URL>
    <b:RefOrder>7</b:RefOrder>
  </b:Source>
  <b:Source>
    <b:Tag>OEC25</b:Tag>
    <b:SourceType>Book</b:SourceType>
    <b:Guid>{783F54F5-8411-4977-8816-9A4811D2FF96}</b:Guid>
    <b:Author>
      <b:Author>
        <b:Corporate>OECD</b:Corporate>
      </b:Author>
    </b:Author>
    <b:Title>Governing with Artificial Intelligence: The State of Play and Way Forward in Core Government Functions</b:Title>
    <b:Year>2025</b:Year>
    <b:URL>https://doi.org/10.1787/795de142-en</b:URL>
    <b:RefOrder>18</b:RefOrder>
  </b:Source>
  <b:Source>
    <b:Tag>Pre10</b:Tag>
    <b:SourceType>Book</b:SourceType>
    <b:Guid>{41ED8217-0F11-4B76-9E92-58748C7199B1}</b:Guid>
    <b:Author>
      <b:Author>
        <b:Corporate>Government of Italy</b:Corporate>
      </b:Author>
    </b:Author>
    <b:Title>Legislative Decree 28/2010</b:Title>
    <b:Year>2010</b:Year>
    <b:URL>https://www.normattiva.it/uri-res/N2Ls?urn:nir:stato:decreto.legislativo:2010-03-04;28!vig=</b:URL>
    <b:RefOrder>70</b:RefOrder>
  </b:Source>
  <b:Source>
    <b:Tag>Gov241</b:Tag>
    <b:SourceType>InternetSite</b:SourceType>
    <b:Guid>{FBA13C1C-E448-4862-A504-C8D164D18805}</b:Guid>
    <b:Author>
      <b:Author>
        <b:Corporate>Government of the United Kingdom</b:Corporate>
      </b:Author>
    </b:Author>
    <b:Title>Faster resolution for small claims as mediation baked into courts process</b:Title>
    <b:Year>2024</b:Year>
    <b:URL>https://www.gov.uk/government/news/faster-resolution-for-small-claims-as-mediation-baked-into-courts-process</b:URL>
    <b:RefOrder>64</b:RefOrder>
  </b:Source>
  <b:Source>
    <b:Tag>Gov2521</b:Tag>
    <b:SourceType>InternetSite</b:SourceType>
    <b:Guid>{EF045A7D-EC65-479F-92D2-37E2EF37A642}</b:Guid>
    <b:Author>
      <b:Author>
        <b:Corporate>Government of the United Kingdom</b:Corporate>
      </b:Author>
    </b:Author>
    <b:Title>HMCTS management information - January 2025</b:Title>
    <b:Year>2025</b:Year>
    <b:URL>https://www.gov.uk/government/statistical-data-sets/hmcts-management-information-january-2025</b:URL>
    <b:RefOrder>62</b:RefOrder>
  </b:Source>
  <b:Source>
    <b:Tag>Keo25</b:Tag>
    <b:SourceType>InternetSite</b:SourceType>
    <b:Guid>{2D1B85C8-2CBB-473E-9292-1AE8EBDC1DC9}</b:Guid>
    <b:Author>
      <b:Author>
        <b:Corporate>Keoghs</b:Corporate>
      </b:Author>
    </b:Author>
    <b:Title>Mandatory Mediation for RTA Claims Enters Scope via OCMC – Plus Key July 2025 Updates on DCP and OCMC</b:Title>
    <b:Year>2025</b:Year>
    <b:URL>https://www.keoghs.co.uk/keoghs-insight/damages-claims-portal-dcp-and-online-civil-money-claims-ocmc-july-2025-update</b:URL>
    <b:RefOrder>63</b:RefOrder>
  </b:Source>
  <b:Source>
    <b:Tag>Mat25</b:Tag>
    <b:SourceType>Book</b:SourceType>
    <b:Guid>{D32420E7-779A-4362-800E-C5851AFD7294}</b:Guid>
    <b:Author>
      <b:Author>
        <b:NameList>
          <b:Person>
            <b:Last>Matteucci</b:Last>
            <b:First>Giovanni</b:First>
          </b:Person>
        </b:NameList>
      </b:Author>
    </b:Author>
    <b:Title>Mandatory Mediation, the Italian Experience, a Case Study</b:Title>
    <b:Year>2025</b:Year>
    <b:URL>https://www.scirp.org/journal/paperinformation?paperid=141343</b:URL>
    <b:RefOrder>71</b:RefOrder>
  </b:Source>
  <b:Source>
    <b:Tag>Mil25</b:Tag>
    <b:SourceType>Book</b:SourceType>
    <b:Guid>{A0A84CB0-BAA4-44BB-A4F4-C102E4797F40}</b:Guid>
    <b:Author>
      <b:Author>
        <b:Corporate>Milan Chamber of Arbitration</b:Corporate>
      </b:Author>
    </b:Author>
    <b:Title>Annual Report: Mediation Service</b:Title>
    <b:Year>2025</b:Year>
    <b:URL>https://www.camera-arbitrale.it/upload/documenti/statistiche/2024/ENG-%20MED%20-%202025.pdf</b:URL>
    <b:RefOrder>85</b:RefOrder>
  </b:Source>
  <b:Source>
    <b:Tag>JAM25</b:Tag>
    <b:SourceType>Book</b:SourceType>
    <b:Guid>{3EB2FC3A-75CB-4BD8-8336-AE4096C7ADE7}</b:Guid>
    <b:Author>
      <b:Author>
        <b:Corporate>JAMS</b:Corporate>
      </b:Author>
    </b:Author>
    <b:Title>From Promise To Practice: Resolving The Mediation Paradox In Europe </b:Title>
    <b:Year>2025</b:Year>
    <b:URL>https://www.jamsadr.com/insight/2025/from-promise-to-practice-resolving-the-mediation-paradox-in-europe</b:URL>
    <b:RefOrder>86</b:RefOrder>
  </b:Source>
  <b:Source>
    <b:Tag>Int19</b:Tag>
    <b:SourceType>InternetSite</b:SourceType>
    <b:Guid>{81F2C146-9BFE-470E-B069-DDE69F661526}</b:Guid>
    <b:Title>The Odyssey of Mediation in Greece</b:Title>
    <b:Year>2019</b:Year>
    <b:URL>https://imimediation.org/2019/12/05/the-odyssey-of-mediation-in-greece/</b:URL>
    <b:Author>
      <b:Author>
        <b:Corporate>International Mediation Institute</b:Corporate>
      </b:Author>
    </b:Author>
    <b:RefOrder>58</b:RefOrder>
  </b:Source>
  <b:Source>
    <b:Tag>Δια25</b:Tag>
    <b:SourceType>Book</b:SourceType>
    <b:Guid>{BAF37055-18F2-434C-AEFF-AACE3AD2BFDB}</b:Guid>
    <b:Author>
      <b:Author>
        <b:Corporate>Διανεοσις (Dianeosis)</b:Corporate>
      </b:Author>
    </b:Author>
    <b:Title>Η διαμεσολάβηση στην Ελλαδα: Μια εναλλακτική μέθοδος επίλυσης διαφορών (Mediation in Greece: An Alternative Method of Dispute Resolution)</b:Title>
    <b:Year>2025</b:Year>
    <b:URL>https://www.dianeosis.org/wp-content/uploads/2025/03/diamesolavisi.pdf</b:URL>
    <b:RefOrder>59</b:RefOrder>
  </b:Source>
  <b:Source>
    <b:Tag>Υπο24</b:Tag>
    <b:SourceType>InternetSite</b:SourceType>
    <b:Guid>{2E55277A-03A4-43F9-A407-EA317BAD0F26}</b:Guid>
    <b:Author>
      <b:Author>
        <b:Corporate>Υπουργείο Δικαιοσύνης (Ministry of Justice)</b:Corporate>
      </b:Author>
    </b:Author>
    <b:Title>ΕΤΗΣΙΑ ΕΚΘΕΣΗ ΤΗΣ ΚΕΝΤΡΙΚΗΣ ΕΠΙΤΡΟΠΗΣ ΔΙΑΜΕΣΟΛΑΒΗΣΗΣ (ΚΕΔ) ΕΤΟΥΣ 2023, ΣΥΜΦΩΝΑ ΜΕ ΤΑ ΣΤΟΙΧΕΙΑ ΠΟΥ ΥΠΟΒΑΛΛΟΥΝ ΣΤΗΝ ΚΕΔ ΟΙ ΔΙΑΜΕΣΟΛΑΒΗΤΕΣ ΑΝΑ ΤΕΤΡΑΜΗΝΟ &amp; ΣΥΜΦΩΝΑ ΜΕ ΑΡΧΕΙΑ ΠΟΥ ΔΙΑΤΗΡΟΤΝΤΑΙ ΣΤΗΝ ΚΕΝΤΡΙΚΗ ΠΛΑΤΦΟΡΜΑ ΤΗΣ ΔΙΑΜΕΣΟΛΑΒΗΣΗΣ</b:Title>
    <b:Year>2024</b:Year>
    <b:URL>https://www.diamesolavisi.gov.gr/nea/etisia-ekthesi-tis-kentrikis-epitropis-diamesolavisis-ked-etoys-2023-symfona-me-ta-stoiheia-poy</b:URL>
    <b:RefOrder>60</b:RefOrder>
  </b:Source>
  <b:Source>
    <b:Tag>Law26</b:Tag>
    <b:SourceType>InternetSite</b:SourceType>
    <b:Guid>{9D0005BF-942B-4166-BE44-13F3B8D81011}</b:Guid>
    <b:Author>
      <b:Author>
        <b:Corporate>Lawzana</b:Corporate>
      </b:Author>
    </b:Author>
    <b:Title>Resolving Commercial Disputes in Greece: Mediation Guide</b:Title>
    <b:Year>2026</b:Year>
    <b:URL>https://lawzana.com/articles/greece/resolving-commercial-disputes-in-greece-mediation-guide-852</b:URL>
    <b:RefOrder>61</b:RefOrder>
  </b:Source>
  <b:Source>
    <b:Tag>Dav26</b:Tag>
    <b:SourceType>InternetSite</b:SourceType>
    <b:Guid>{6A039C31-E3D7-403E-9A51-876D5761FC90}</b:Guid>
    <b:Author>
      <b:Author>
        <b:NameList>
          <b:Person>
            <b:Last>Davies</b:Last>
            <b:First>Ian</b:First>
          </b:Person>
        </b:NameList>
      </b:Author>
    </b:Author>
    <b:Title>Compulsory mediation and digital portals will transform the legal landscape</b:Title>
    <b:Year>2026</b:Year>
    <b:URL>https://www.kennedyslaw.com/en/thought-leadership/compulsory-mediation-and-digital-portals-will-transform-the-legal-landscape/</b:URL>
    <b:RefOrder>65</b:RefOrder>
  </b:Source>
  <b:Source>
    <b:Tag>Gov2526</b:Tag>
    <b:SourceType>InternetSite</b:SourceType>
    <b:Guid>{FAF3663F-DBDE-4F98-8FFA-5C38CD29CFD8}</b:Guid>
    <b:Author>
      <b:Author>
        <b:Corporate>Government of the United Kingdom</b:Corporate>
      </b:Author>
    </b:Author>
    <b:Title>Civil Justice Statistics Quarterly: July to September 2025</b:Title>
    <b:Year>2025</b:Year>
    <b:URL>https://www.gov.uk/government/statistics/civil-justice-statistics-quarterly-july-to-september-2025/civil-justice-statistics-quarterly-july-to-september-2025</b:URL>
    <b:RefOrder>66</b:RefOrder>
  </b:Source>
  <b:Source>
    <b:Tag>Gov6</b:Tag>
    <b:SourceType>InternetSite</b:SourceType>
    <b:Guid>{9309049A-04E5-4059-88D2-E387F66041F7}</b:Guid>
    <b:Author>
      <b:Author>
        <b:Corporate>Government of Malta</b:Corporate>
      </b:Author>
    </b:Author>
    <b:Title>People &amp; Standards Division: What we do</b:Title>
    <b:URL>https://publicservices.gov.mt/en/people/Pages/AboutUs/WhatWeDo.aspx#:~:text=We%20believe%20in%20a%20Public,timely%2C%20high%20standard%20and%20easily</b:URL>
    <b:RefOrder>8</b:RefOrder>
  </b:Source>
  <b:Source>
    <b:Tag>Leg</b:Tag>
    <b:SourceType>InternetSite</b:SourceType>
    <b:Guid>{3E76760C-1181-4ED0-B2E4-DC3BE641CEE6}</b:Guid>
    <b:Author>
      <b:Author>
        <b:Corporate>Legal Aid Malta (Għajnuna Legali Malta)</b:Corporate>
      </b:Author>
    </b:Author>
    <b:Title>Equal Justice for All</b:Title>
    <b:URL>https://legalaidmalta.gov.mt/</b:URL>
    <b:RefOrder>9</b:RefOrder>
  </b:Source>
  <b:Source>
    <b:Tag>Gov263</b:Tag>
    <b:SourceType>InternetSite</b:SourceType>
    <b:Guid>{AFC01999-88AD-4E59-A919-4DEAB096FB3B}</b:Guid>
    <b:Author>
      <b:Author>
        <b:Corporate>Government of Malta</b:Corporate>
      </b:Author>
    </b:Author>
    <b:Title>Court Service Agency (Aġenzija Dwar is-Servizzi tal-Qrati)</b:Title>
    <b:Year>2026</b:Year>
    <b:URL>https://justice.gov.mt/public-bodies/court-services-agency/</b:URL>
    <b:RefOrder>10</b:RefOrder>
  </b:Source>
  <b:Source>
    <b:Tag>Mal18</b:Tag>
    <b:SourceType>InternetSite</b:SourceType>
    <b:Guid>{969FD5D8-FE60-4028-B7AC-3C70DD6A925D}</b:Guid>
    <b:Author>
      <b:Author>
        <b:Corporate>MCCAA</b:Corporate>
      </b:Author>
    </b:Author>
    <b:Title>Office for Consumer Affairs (Awtorità ta’ Malta għall-Kompetizzjoni u għall-Affarijiet tal-Konsumatur (MCCAA))</b:Title>
    <b:Year>2018</b:Year>
    <b:URL>https://www.mccaa.org.mt/Section/Content?contentId=1061</b:URL>
    <b:RefOrder>11</b:RefOrder>
  </b:Source>
  <b:Source>
    <b:Tag>Gov264</b:Tag>
    <b:SourceType>InternetSite</b:SourceType>
    <b:Guid>{7F36BF85-EBFF-43A3-882B-388DAF47D6F9}</b:Guid>
    <b:Author>
      <b:Author>
        <b:Corporate>Government of Malta</b:Corporate>
      </b:Author>
    </b:Author>
    <b:Title>Service Design Participation (Parteċipazzjoni fid-Disinn tas-Servizz)</b:Title>
    <b:Year>2026</b:Year>
    <b:URL>https://infrastructure.gov.mt/service-design-participation/</b:URL>
    <b:RefOrder>12</b:RefOrder>
  </b:Source>
  <b:Source>
    <b:Tag>Leg1</b:Tag>
    <b:SourceType>InternetSite</b:SourceType>
    <b:Guid>{7962F507-FDF1-4C67-AB03-8EF233975E35}</b:Guid>
    <b:Author>
      <b:Author>
        <b:Corporate>Legal Aid Malta Agency</b:Corporate>
      </b:Author>
    </b:Author>
    <b:Title>Legal Aid Malta Agency (Aġenzija tal-Għajnuna Legali Malta)</b:Title>
    <b:URL>https://legalaidmalta.gov.mt/sites/default/files/2025-09/QSC%20LAM.pdf</b:URL>
    <b:RefOrder>13</b:RefOrder>
  </b:Source>
  <b:Source>
    <b:Tag>Gov7</b:Tag>
    <b:SourceType>Book</b:SourceType>
    <b:Guid>{08AB2230-291E-46CA-BD0C-2EA21412C760}</b:Guid>
    <b:Author>
      <b:Author>
        <b:Corporate>Government of Malta </b:Corporate>
      </b:Author>
    </b:Author>
    <b:Title>Courts of Justice Malta &amp; Gozo: Citizens' Charter </b:Title>
    <b:URL>https://courts.gov.mt/wp-content/uploads/2023/10/Citizens_Charter_Court_Users.pdf</b:URL>
    <b:RefOrder>14</b:RefOrder>
  </b:Source>
  <b:Source>
    <b:Tag>Gov265</b:Tag>
    <b:SourceType>InternetSite</b:SourceType>
    <b:Guid>{5FB29521-FDB5-4483-88FA-3E0DB04AEA51}</b:Guid>
    <b:Author>
      <b:Author>
        <b:Corporate>Government of Malta</b:Corporate>
      </b:Author>
    </b:Author>
    <b:Title>Resources</b:Title>
    <b:Year>2026</b:Year>
    <b:URL>https://justice.gov.mt/resources/</b:URL>
    <b:RefOrder>19</b:RefOrder>
  </b:Source>
  <b:Source>
    <b:Tag>Gov266</b:Tag>
    <b:SourceType>InternetSite</b:SourceType>
    <b:Guid>{FD526F65-37D2-42F8-A48D-B03283A4A05F}</b:Guid>
    <b:Author>
      <b:Author>
        <b:Corporate>Government of Malta</b:Corporate>
      </b:Author>
    </b:Author>
    <b:Title>Your online guide to governmetn services</b:Title>
    <b:Year>2026</b:Year>
    <b:URL>https://www.servizz.gov.mt/en/Pages/default.aspx</b:URL>
    <b:RefOrder>21</b:RefOrder>
  </b:Source>
  <b:Source>
    <b:Tag>Gov8</b:Tag>
    <b:SourceType>InternetSite</b:SourceType>
    <b:Guid>{CB6F9757-07DD-4EA2-9129-8306123AA5C2}</b:Guid>
    <b:Author>
      <b:Author>
        <b:Corporate>Government of Malta</b:Corporate>
      </b:Author>
    </b:Author>
    <b:Title>eCourts: FAQs For Citizens</b:Title>
    <b:URL>https://ecourts.gov.mt/onlineservices/FAQs</b:URL>
    <b:RefOrder>20</b:RefOrder>
  </b:Source>
  <b:Source>
    <b:Tag>New24</b:Tag>
    <b:SourceType>InternetSite</b:SourceType>
    <b:Guid>{6D8C910A-6B5F-4F5D-B28D-EAC85509C555}</b:Guid>
    <b:Author>
      <b:Author>
        <b:Corporate>Newspoint</b:Corporate>
      </b:Author>
    </b:Author>
    <b:Title>AI meets the Maltese Courts: Safe use of AI to imProve efficiency using the Small Claims Tribunal (AMPS) as a model</b:Title>
    <b:Year>2024</b:Year>
    <b:URL>https://www.um.edu.mt/newspoint/news/2024/02/ai-maltese-courts</b:URL>
    <b:RefOrder>22</b:RefOrder>
  </b:Source>
  <b:Source>
    <b:Tag>Gov261</b:Tag>
    <b:SourceType>InternetSite</b:SourceType>
    <b:Guid>{1C14C386-C245-4D31-B9DF-9DA9E430F96A}</b:Guid>
    <b:Author>
      <b:Author>
        <b:Corporate>Government of Malta</b:Corporate>
      </b:Author>
    </b:Author>
    <b:Title>ENGAGE BOARD (Il-Bord ENGAGE)</b:Title>
    <b:Year>2026</b:Year>
    <b:URL>https://inclusion.gov.mt/public-bodies/engage-board/</b:URL>
    <b:RefOrder>23</b:RefOrder>
  </b:Source>
  <b:Source>
    <b:Tag>Gov234</b:Tag>
    <b:SourceType>Book</b:SourceType>
    <b:Guid>{128F6D90-7057-4087-8BE9-2F800F724E73}</b:Guid>
    <b:Author>
      <b:Author>
        <b:Corporate>Government of Malta</b:Corporate>
      </b:Author>
    </b:Author>
    <b:Title>Malta's 4th Naitonal Action Plan on Open Government (2023-2025)</b:Title>
    <b:Year>2023</b:Year>
    <b:URL>https://opengov.gov.mt/wp-content/uploads/2025/10/Malta_Action-Plan_2023-2025-December.pdf</b:URL>
    <b:RefOrder>24</b:RefOrder>
  </b:Source>
  <b:Source>
    <b:Tag>Gov233</b:Tag>
    <b:SourceType>InternetSite</b:SourceType>
    <b:Guid>{CCB7802E-8F22-4562-B5A2-5CF4360BAA6A}</b:Guid>
    <b:Author>
      <b:Author>
        <b:Corporate>Government of Malta</b:Corporate>
      </b:Author>
    </b:Author>
    <b:Title>Creation of a Justice Forum</b:Title>
    <b:Year>2023</b:Year>
    <b:URL>https://www.opengovpartnership.org/members/malta/commitments/MT0018/</b:URL>
    <b:RefOrder>25</b:RefOrder>
  </b:Source>
  <b:Source>
    <b:Tag>Com235</b:Tag>
    <b:SourceType>Book</b:SourceType>
    <b:Guid>{02F7AA6A-A44A-43DF-8DBA-2080CAC95073}</b:Guid>
    <b:Author>
      <b:Author>
        <b:Corporate>Commission on Gender-based Violence and Domestic Violence </b:Corporate>
      </b:Author>
    </b:Author>
    <b:Title>Unite. Engage. Elevate: National Startegy on Gender-Based Violence and Domestic Violence (2023-2028)</b:Title>
    <b:Year>2023</b:Year>
    <b:URL>https://stopviolence.gov.mt/wp-content/uploads/2023/11/VIOLENCE-STRATEGY-ENG.pdf</b:URL>
    <b:RefOrder>27</b:RefOrder>
  </b:Source>
  <b:Source>
    <b:Tag>Gov235</b:Tag>
    <b:SourceType>InternetSite</b:SourceType>
    <b:Guid>{8B2E1D66-B5B2-4746-84EC-8CE7FFBC9CDF}</b:Guid>
    <b:Author>
      <b:Author>
        <b:Corporate>Government of Malta</b:Corporate>
      </b:Author>
    </b:Author>
    <b:Title>National Awareness Raising</b:Title>
    <b:Year>2023</b:Year>
    <b:URL>https://humanrights.gov.mt/anti-human-trafficking-unit/anti-trafficking-malta-campaigns/national-awareness-raising/</b:URL>
    <b:RefOrder>28</b:RefOrder>
  </b:Source>
  <b:Source>
    <b:Tag>Gov236</b:Tag>
    <b:SourceType>InternetSite</b:SourceType>
    <b:Guid>{9E19E860-AB80-42AB-94B8-DEF0FC107F80}</b:Guid>
    <b:Author>
      <b:Author>
        <b:Corporate>Government of Malta</b:Corporate>
      </b:Author>
    </b:Author>
    <b:Title>Public Awareness of Victims' Rights</b:Title>
    <b:Year>2023</b:Year>
    <b:URL>https://www.opengovpartnership.org/members/malta/commitments/MT0019/</b:URL>
    <b:RefOrder>29</b:RefOrder>
  </b:Source>
  <b:Source>
    <b:Tag>Gov9</b:Tag>
    <b:SourceType>InternetSite</b:SourceType>
    <b:Guid>{46C8EA9C-3D67-482A-AF63-5A184262F13F}</b:Guid>
    <b:Author>
      <b:Author>
        <b:Corporate>Government of Malta</b:Corporate>
      </b:Author>
    </b:Author>
    <b:Title>Equality for All in Malta</b:Title>
    <b:URL>https://humanrights.gov.mt/integration-and-anti-racism-unit/past-strategies-and-projects/equality-for-all-in-malta/</b:URL>
    <b:RefOrder>30</b:RefOrder>
  </b:Source>
  <b:Source>
    <b:Tag>Adi26</b:Tag>
    <b:SourceType>InternetSite</b:SourceType>
    <b:Guid>{8411DE99-5393-4265-93EB-8473AC3C00A1}</b:Guid>
    <b:Author>
      <b:Author>
        <b:Corporate>Aditus</b:Corporate>
      </b:Author>
    </b:Author>
    <b:Title>Platform of Human Rights Organisations in Malta (PHROM)</b:Title>
    <b:Year>2026</b:Year>
    <b:URL>https://aditus.org.mt/our-work/projects/human-rights-platform/</b:URL>
    <b:RefOrder>31</b:RefOrder>
  </b:Source>
  <b:Source>
    <b:Tag>Fam</b:Tag>
    <b:SourceType>InternetSite</b:SourceType>
    <b:Guid>{21EC7416-D804-4064-B350-D13A78E369F0}</b:Guid>
    <b:Author>
      <b:Author>
        <b:Corporate>Family Law Malta</b:Corporate>
      </b:Author>
    </b:Author>
    <b:Title>Family Law Malta</b:Title>
    <b:URL>https://www.family-law.com.mt/</b:URL>
    <b:RefOrder>32</b:RefOrder>
  </b:Source>
  <b:Source>
    <b:Tag>Gov10</b:Tag>
    <b:SourceType>InternetSite</b:SourceType>
    <b:Guid>{A8F01C25-EBED-4ADB-BF70-C5E5EE677844}</b:Guid>
    <b:Author>
      <b:Author>
        <b:Corporate>Government of Malta</b:Corporate>
      </b:Author>
    </b:Author>
    <b:Title>Press Releases</b:Title>
    <b:URL>https://www.gov.mt/en/Government/DOI/Press%20Releases/Pages/default.aspx?domain=reforms#k=GovDomain%3A%22Justice%22</b:URL>
    <b:RefOrder>34</b:RefOrder>
  </b:Source>
  <b:Source>
    <b:Tag>Cou</b:Tag>
    <b:SourceType>InternetSite</b:SourceType>
    <b:Guid>{0F0498AD-B2D9-45B8-8834-87FB4A2BC710}</b:Guid>
    <b:Author>
      <b:Author>
        <b:Corporate>Court Services Agency (Aġenzija Dwar is-Servizzi tal-Qrati)</b:Corporate>
      </b:Author>
    </b:Author>
    <b:Title>Statistics</b:Title>
    <b:URL>https://courts.gov.mt/statistics/</b:URL>
    <b:RefOrder>35</b:RefOrder>
  </b:Source>
  <b:Source>
    <b:Tag>Gov267</b:Tag>
    <b:SourceType>InternetSite</b:SourceType>
    <b:Guid>{80196617-E184-4D94-B872-2A5832E4719F}</b:Guid>
    <b:Author>
      <b:Author>
        <b:Corporate>Government of Malta</b:Corporate>
      </b:Author>
    </b:Author>
    <b:Title>Programme Implementation</b:Title>
    <b:Year>2026</b:Year>
    <b:URL>https://health.gov.mt/public-bodies/programme-implementation/</b:URL>
    <b:RefOrder>36</b:RefOrder>
  </b:Source>
  <b:Source>
    <b:Tag>Gov11</b:Tag>
    <b:SourceType>Book</b:SourceType>
    <b:Guid>{9B7F45FF-2492-4AFC-96A1-E39E1E624103}</b:Guid>
    <b:Author>
      <b:Author>
        <b:Corporate>Government of Malta</b:Corporate>
      </b:Author>
    </b:Author>
    <b:Title>Malta's Second Voluntary National Review</b:Title>
    <b:URL>https://sustainabledevelopment.gov.mt/wp-content/uploads/2025/06/MT-VNR-Report.pdf</b:URL>
    <b:Year>2025</b:Year>
    <b:RefOrder>38</b:RefOrder>
  </b:Source>
  <b:Source>
    <b:Tag>Uni06</b:Tag>
    <b:SourceType>Book</b:SourceType>
    <b:Guid>{1C81907C-FFE3-4F3E-A0B7-17B103D6EA52}</b:Guid>
    <b:Author>
      <b:Author>
        <b:Corporate>United Nations Convention on the Rights of Persons with Disabilities (UNCRPD)</b:Corporate>
      </b:Author>
    </b:Author>
    <b:Title>Convention on the Rights of Persons with Disabiliites</b:Title>
    <b:Year>2006</b:Year>
    <b:URL>https://www.ohchr.org/en/instruments-mechanisms/instruments/convention-rights-persons-disabilities</b:URL>
    <b:RefOrder>39</b:RefOrder>
  </b:Source>
  <b:Source>
    <b:Tag>CEP</b:Tag>
    <b:SourceType>BookSection</b:SourceType>
    <b:Guid>{F0B40A87-62AA-448F-B11C-9B6338DE073F}</b:Guid>
    <b:Author>
      <b:Author>
        <b:Corporate>CEPEJ</b:Corporate>
      </b:Author>
    </b:Author>
    <b:Title>Promoting mediation to resolve administrative disputes in Council of Europe member states</b:Title>
    <b:URL>https://rm.coe.int/cepej-2022-11-promoting-administrative-mediation-en-adopted/1680a95692#_ftn6</b:URL>
    <b:Year>2022</b:Year>
    <b:RefOrder>51</b:RefOrder>
  </b:Source>
  <b:Source>
    <b:Tag>Com23</b:Tag>
    <b:SourceType>Book</b:SourceType>
    <b:Guid>{63039DBF-2B90-40E6-853E-7F39BF9C1013}</b:Guid>
    <b:Author>
      <b:Author>
        <b:Corporate>Commission on the Rights of Persons with Disability</b:Corporate>
      </b:Author>
    </b:Author>
    <b:Title>Annual Report 2024</b:Title>
    <b:Year>2024</b:Year>
    <b:URL>https://www.crpd.org.mt/wp-content/uploads/2025/07/CRPD-OCo-Annual-Report-2024-EN.pdf</b:URL>
    <b:RefOrder>41</b:RefOrder>
  </b:Source>
  <b:Source>
    <b:Tag>OEC241</b:Tag>
    <b:SourceType>BookSection</b:SourceType>
    <b:Guid>{E68B1D9D-5231-45E2-B715-2A7A4AAAAC26}</b:Guid>
    <b:Author>
      <b:Author>
        <b:Corporate>OECD</b:Corporate>
      </b:Author>
    </b:Author>
    <b:Title>Measuring and improving access to justice in court srevices: Learning from the United Kingdom's experience</b:Title>
    <b:Year>2024</b:Year>
    <b:URL>https://www.oecd.org/content/dam/oecd/en/publications/reports/2024/10/measuring-and-improving-access-to-justice-in-court-services_d2ee03c8/a8226ccc-en.pdf</b:URL>
    <b:RefOrder>46</b:RefOrder>
  </b:Source>
  <b:Source>
    <b:Tag>Eur141</b:Tag>
    <b:SourceType>Book</b:SourceType>
    <b:Guid>{3E0A0D51-64DF-46AA-8947-61ABF1EE9527}</b:Guid>
    <b:Author>
      <b:Author>
        <b:Corporate>European Parliament</b:Corporate>
      </b:Author>
    </b:Author>
    <b:Title>Rebouting the mediation directive: assessing the limited impact of its implementation and proposing measures to increase the numebr of mediations in the EU</b:Title>
    <b:Year>2014</b:Year>
    <b:URL>https://www.europarl.europa.eu/RegData/etudes/etudes/join/2014/493042/IPOL-JURI_ET(2014)493042_EN.pdf</b:URL>
    <b:RefOrder>72</b:RefOrder>
  </b:Source>
  <b:Source>
    <b:Tag>Gov25</b:Tag>
    <b:SourceType>Book</b:SourceType>
    <b:Guid>{110C2C8F-4A5C-4535-B761-FB2165F6CE29}</b:Guid>
    <b:Title>Ley Orgánica 1/2025, de 2 de enero, de medidas en materia de eficiencia del Servicio Público de Justicia.</b:Title>
    <b:Year>2025</b:Year>
    <b:URL>https://www.infocop.es/wp-content/uploads/2025/11/BOE-A-2025-76-consolidado.pdf</b:URL>
    <b:Author>
      <b:Author>
        <b:Corporate>Government of Spain</b:Corporate>
      </b:Author>
    </b:Author>
    <b:RefOrder>67</b:RefOrder>
  </b:Source>
  <b:Source>
    <b:Tag>Eur252</b:Tag>
    <b:SourceType>Book</b:SourceType>
    <b:Guid>{A9C3C8F6-56C1-492F-9C30-589D9291EE01}</b:Guid>
    <b:Author>
      <b:Author>
        <b:Corporate>European Commission</b:Corporate>
      </b:Author>
    </b:Author>
    <b:Title>2025 Rule of Law Report Country Chapter on the rule of law situation in Italy</b:Title>
    <b:Year>2025</b:Year>
    <b:URL>https://commission.europa.eu/document/download/9ccf6a60-8e2f-4193-868b-30a24c9e37e0_en?filename=16_1_63949_coun_chap_italy_en.pdf</b:URL>
    <b:RefOrder>73</b:RefOrder>
  </b:Source>
  <b:Source>
    <b:Tag>Int17</b:Tag>
    <b:SourceType>Book</b:SourceType>
    <b:Guid>{5EA00A16-7559-42DB-8970-D176775BF0B5}</b:Guid>
    <b:Author>
      <b:Author>
        <b:Corporate>International Mediation Institute</b:Corporate>
      </b:Author>
    </b:Author>
    <b:Title>Italy’s Mediation Law: An Overview</b:Title>
    <b:Year>2017</b:Year>
    <b:URL>https://imimediation.org/2017/06/22/italys-mediation-law-an-overview/</b:URL>
    <b:RefOrder>75</b:RefOrder>
  </b:Source>
  <b:Source>
    <b:Tag>Gov251</b:Tag>
    <b:SourceType>Book</b:SourceType>
    <b:Guid>{EF6B2B4D-5F5C-4727-A1B2-D6B3F4D567F2}</b:Guid>
    <b:Author>
      <b:Author>
        <b:Corporate>Government of Italy</b:Corporate>
      </b:Author>
    </b:Author>
    <b:Title>Civil Mediation ex D.L. 28/2010 January 1st – December 31st 2024</b:Title>
    <b:Year>2025</b:Year>
    <b:URL>https://datiestatistiche.giustizia.it/cmsresources/cms/documents/Civil_mediation_in_Italy_Year_2024_ENG.pdf?utm_</b:URL>
    <b:RefOrder>74</b:RefOrder>
  </b:Source>
  <b:Source>
    <b:Tag>OECng1</b:Tag>
    <b:SourceType>Report</b:SourceType>
    <b:Guid>{347EB280-7398-461A-8E1A-0B2ADD3EF14B}</b:Guid>
    <b:Author>
      <b:Author>
        <b:Corporate>OECD</b:Corporate>
      </b:Author>
    </b:Author>
    <b:Title>Towards a Measurement Framework for People-centred Justice Systems</b:Title>
    <b:Year>Forthcoming</b:Year>
    <b:Publisher>OECD Publishing</b:Publisher>
    <b:City>Paris</b:City>
    <b:LCID>en-GB</b:LCID>
    <b:RefOrder>5</b:RefOrder>
  </b:Source>
  <b:Source>
    <b:Tag>Eur254</b:Tag>
    <b:SourceType>BookSection</b:SourceType>
    <b:Guid>{83BAD484-70F2-4E89-8AD2-8B1D6654BDD3}</b:Guid>
    <b:Author>
      <b:Author>
        <b:Corporate>European Commission</b:Corporate>
      </b:Author>
    </b:Author>
    <b:Title>2025 Rule of Law Report Country Chapter on the rule of law situation in Malta</b:Title>
    <b:Year>2025</b:Year>
    <b:URL>https://commission.europa.eu/document/download/82ce49b6-12b2-4440-bae9-18a3a929007c_en?filename=2025%20Rule%20of%20Law%20Report%20-%20Country%20Chapter%20Malta.pdf</b:URL>
    <b:RefOrder>3</b:RefOrder>
  </b:Source>
  <b:Source>
    <b:Tag>Eur255</b:Tag>
    <b:SourceType>BookSection</b:SourceType>
    <b:Guid>{EA451944-4A6F-4DC7-9CE8-9D6BBE15577C}</b:Guid>
    <b:Author>
      <b:Author>
        <b:Corporate>European Commission</b:Corporate>
      </b:Author>
    </b:Author>
    <b:Title>European e-Justice Strategy 2024-2028</b:Title>
    <b:Year>2025</b:Year>
    <b:URL>https://eur-lex.europa.eu/legal-content/EN/TXT/PDF/?uri=OJ:C_202500437</b:URL>
    <b:RefOrder>16</b:RefOrder>
  </b:Source>
  <b:Source>
    <b:Tag>Eur23</b:Tag>
    <b:SourceType>InternetSite</b:SourceType>
    <b:Guid>{4746BF0B-A40D-4438-976F-596CF0F7224A}</b:Guid>
    <b:Title>Digital Decade Policy - programme</b:Title>
    <b:Year>2023</b:Year>
    <b:URL>https://digital-strategy.ec.europa.eu/en/policies/digital-decade-policy-programme</b:URL>
    <b:Author>
      <b:Author>
        <b:Corporate>European Commission</b:Corporate>
      </b:Author>
    </b:Author>
    <b:RefOrder>17</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6BF094976B1C6245BAB5BCECAC284645" ma:contentTypeVersion="17" ma:contentTypeDescription="Create a new document." ma:contentTypeScope="" ma:versionID="347dc9eaee87b4cbb901bc584e0b214d">
  <xsd:schema xmlns:xsd="http://www.w3.org/2001/XMLSchema" xmlns:xs="http://www.w3.org/2001/XMLSchema" xmlns:p="http://schemas.microsoft.com/office/2006/metadata/properties" xmlns:ns2="69276225-f05c-44c5-92dc-c999460a4149" xmlns:ns3="46f3a809-46a3-44ee-a0f1-42a271529c86" targetNamespace="http://schemas.microsoft.com/office/2006/metadata/properties" ma:root="true" ma:fieldsID="32796ae3933d308c0b8b72e1382e1089" ns2:_="" ns3:_="">
    <xsd:import namespace="69276225-f05c-44c5-92dc-c999460a4149"/>
    <xsd:import namespace="46f3a809-46a3-44ee-a0f1-42a271529c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LengthInSeconds" minOccurs="0"/>
                <xsd:element ref="ns3:MediaServiceDateTaken" minOccurs="0"/>
                <xsd:element ref="ns3:MediaServiceAutoKeyPoints" minOccurs="0"/>
                <xsd:element ref="ns3:MediaServiceKeyPoints" minOccurs="0"/>
                <xsd:element ref="ns3:MediaServiceOCR" minOccurs="0"/>
                <xsd:element ref="ns3:MediaServiceLocatio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276225-f05c-44c5-92dc-c999460a414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2d65da7-472f-44c6-be22-218d2da46f49}" ma:internalName="TaxCatchAll" ma:showField="CatchAllData" ma:web="69276225-f05c-44c5-92dc-c999460a414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6f3a809-46a3-44ee-a0f1-42a271529c8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40d4899-0986-466d-9443-4d7b8518a0f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20DEE7-0143-4D9B-AA48-FE209878969E}">
  <ds:schemaRefs>
    <ds:schemaRef ds:uri="http://schemas.microsoft.com/sharepoint/v3/contenttype/forms"/>
  </ds:schemaRefs>
</ds:datastoreItem>
</file>

<file path=customXml/itemProps2.xml><?xml version="1.0" encoding="utf-8"?>
<ds:datastoreItem xmlns:ds="http://schemas.openxmlformats.org/officeDocument/2006/customXml" ds:itemID="{A0076ADD-E487-4CFE-9329-0DC435DD0A29}">
  <ds:schemaRefs>
    <ds:schemaRef ds:uri="http://schemas.microsoft.com/office/2006/metadata/properties"/>
    <ds:schemaRef ds:uri="http://schemas.microsoft.com/office/infopath/2007/PartnerControls"/>
    <ds:schemaRef ds:uri="46f3a809-46a3-44ee-a0f1-42a271529c86"/>
    <ds:schemaRef ds:uri="69276225-f05c-44c5-92dc-c999460a4149"/>
  </ds:schemaRefs>
</ds:datastoreItem>
</file>

<file path=customXml/itemProps3.xml><?xml version="1.0" encoding="utf-8"?>
<ds:datastoreItem xmlns:ds="http://schemas.openxmlformats.org/officeDocument/2006/customXml" ds:itemID="{F10C4B76-72F3-4A1E-BD59-1CC2C4675CAA}">
  <ds:schemaRefs>
    <ds:schemaRef ds:uri="http://schemas.openxmlformats.org/officeDocument/2006/bibliography"/>
  </ds:schemaRefs>
</ds:datastoreItem>
</file>

<file path=customXml/itemProps4.xml><?xml version="1.0" encoding="utf-8"?>
<ds:datastoreItem xmlns:ds="http://schemas.openxmlformats.org/officeDocument/2006/customXml" ds:itemID="{14BEF991-F87B-4E98-9C25-D9FB6048BD43}"/>
</file>

<file path=docProps/app.xml><?xml version="1.0" encoding="utf-8"?>
<Properties xmlns="http://schemas.openxmlformats.org/officeDocument/2006/extended-properties" xmlns:vt="http://schemas.openxmlformats.org/officeDocument/2006/docPropsVTypes">
  <Template>C:\Users\BOREILLO_C\AppData\Roaming\Microsoft\Templates\ONE Author ODPub.dotx</Template>
  <TotalTime>210</TotalTime>
  <Pages>11</Pages>
  <Words>3778</Words>
  <Characters>21541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[Title]</vt:lpstr>
    </vt:vector>
  </TitlesOfParts>
  <Company>OECD</Company>
  <LinksUpToDate>false</LinksUpToDate>
  <CharactersWithSpaces>25269</CharactersWithSpaces>
  <SharedDoc>false</SharedDoc>
  <HLinks>
    <vt:vector size="138" baseType="variant">
      <vt:variant>
        <vt:i4>1310774</vt:i4>
      </vt:variant>
      <vt:variant>
        <vt:i4>104</vt:i4>
      </vt:variant>
      <vt:variant>
        <vt:i4>0</vt:i4>
      </vt:variant>
      <vt:variant>
        <vt:i4>5</vt:i4>
      </vt:variant>
      <vt:variant>
        <vt:lpwstr/>
      </vt:variant>
      <vt:variant>
        <vt:lpwstr>_Toc227235060</vt:lpwstr>
      </vt:variant>
      <vt:variant>
        <vt:i4>1507382</vt:i4>
      </vt:variant>
      <vt:variant>
        <vt:i4>98</vt:i4>
      </vt:variant>
      <vt:variant>
        <vt:i4>0</vt:i4>
      </vt:variant>
      <vt:variant>
        <vt:i4>5</vt:i4>
      </vt:variant>
      <vt:variant>
        <vt:lpwstr/>
      </vt:variant>
      <vt:variant>
        <vt:lpwstr>_Toc227235059</vt:lpwstr>
      </vt:variant>
      <vt:variant>
        <vt:i4>1376318</vt:i4>
      </vt:variant>
      <vt:variant>
        <vt:i4>89</vt:i4>
      </vt:variant>
      <vt:variant>
        <vt:i4>0</vt:i4>
      </vt:variant>
      <vt:variant>
        <vt:i4>5</vt:i4>
      </vt:variant>
      <vt:variant>
        <vt:lpwstr/>
      </vt:variant>
      <vt:variant>
        <vt:lpwstr>_Toc227139881</vt:lpwstr>
      </vt:variant>
      <vt:variant>
        <vt:i4>1376318</vt:i4>
      </vt:variant>
      <vt:variant>
        <vt:i4>83</vt:i4>
      </vt:variant>
      <vt:variant>
        <vt:i4>0</vt:i4>
      </vt:variant>
      <vt:variant>
        <vt:i4>5</vt:i4>
      </vt:variant>
      <vt:variant>
        <vt:lpwstr/>
      </vt:variant>
      <vt:variant>
        <vt:lpwstr>_Toc227139880</vt:lpwstr>
      </vt:variant>
      <vt:variant>
        <vt:i4>1703998</vt:i4>
      </vt:variant>
      <vt:variant>
        <vt:i4>77</vt:i4>
      </vt:variant>
      <vt:variant>
        <vt:i4>0</vt:i4>
      </vt:variant>
      <vt:variant>
        <vt:i4>5</vt:i4>
      </vt:variant>
      <vt:variant>
        <vt:lpwstr/>
      </vt:variant>
      <vt:variant>
        <vt:lpwstr>_Toc227139879</vt:lpwstr>
      </vt:variant>
      <vt:variant>
        <vt:i4>1703998</vt:i4>
      </vt:variant>
      <vt:variant>
        <vt:i4>71</vt:i4>
      </vt:variant>
      <vt:variant>
        <vt:i4>0</vt:i4>
      </vt:variant>
      <vt:variant>
        <vt:i4>5</vt:i4>
      </vt:variant>
      <vt:variant>
        <vt:lpwstr/>
      </vt:variant>
      <vt:variant>
        <vt:lpwstr>_Toc227139878</vt:lpwstr>
      </vt:variant>
      <vt:variant>
        <vt:i4>1703998</vt:i4>
      </vt:variant>
      <vt:variant>
        <vt:i4>65</vt:i4>
      </vt:variant>
      <vt:variant>
        <vt:i4>0</vt:i4>
      </vt:variant>
      <vt:variant>
        <vt:i4>5</vt:i4>
      </vt:variant>
      <vt:variant>
        <vt:lpwstr/>
      </vt:variant>
      <vt:variant>
        <vt:lpwstr>_Toc227139877</vt:lpwstr>
      </vt:variant>
      <vt:variant>
        <vt:i4>1703998</vt:i4>
      </vt:variant>
      <vt:variant>
        <vt:i4>59</vt:i4>
      </vt:variant>
      <vt:variant>
        <vt:i4>0</vt:i4>
      </vt:variant>
      <vt:variant>
        <vt:i4>5</vt:i4>
      </vt:variant>
      <vt:variant>
        <vt:lpwstr/>
      </vt:variant>
      <vt:variant>
        <vt:lpwstr>_Toc227139876</vt:lpwstr>
      </vt:variant>
      <vt:variant>
        <vt:i4>1703998</vt:i4>
      </vt:variant>
      <vt:variant>
        <vt:i4>53</vt:i4>
      </vt:variant>
      <vt:variant>
        <vt:i4>0</vt:i4>
      </vt:variant>
      <vt:variant>
        <vt:i4>5</vt:i4>
      </vt:variant>
      <vt:variant>
        <vt:lpwstr/>
      </vt:variant>
      <vt:variant>
        <vt:lpwstr>_Toc227139875</vt:lpwstr>
      </vt:variant>
      <vt:variant>
        <vt:i4>1703998</vt:i4>
      </vt:variant>
      <vt:variant>
        <vt:i4>47</vt:i4>
      </vt:variant>
      <vt:variant>
        <vt:i4>0</vt:i4>
      </vt:variant>
      <vt:variant>
        <vt:i4>5</vt:i4>
      </vt:variant>
      <vt:variant>
        <vt:lpwstr/>
      </vt:variant>
      <vt:variant>
        <vt:lpwstr>_Toc227139874</vt:lpwstr>
      </vt:variant>
      <vt:variant>
        <vt:i4>1245245</vt:i4>
      </vt:variant>
      <vt:variant>
        <vt:i4>38</vt:i4>
      </vt:variant>
      <vt:variant>
        <vt:i4>0</vt:i4>
      </vt:variant>
      <vt:variant>
        <vt:i4>5</vt:i4>
      </vt:variant>
      <vt:variant>
        <vt:lpwstr/>
      </vt:variant>
      <vt:variant>
        <vt:lpwstr>_Toc228355204</vt:lpwstr>
      </vt:variant>
      <vt:variant>
        <vt:i4>1245245</vt:i4>
      </vt:variant>
      <vt:variant>
        <vt:i4>32</vt:i4>
      </vt:variant>
      <vt:variant>
        <vt:i4>0</vt:i4>
      </vt:variant>
      <vt:variant>
        <vt:i4>5</vt:i4>
      </vt:variant>
      <vt:variant>
        <vt:lpwstr/>
      </vt:variant>
      <vt:variant>
        <vt:lpwstr>_Toc228355203</vt:lpwstr>
      </vt:variant>
      <vt:variant>
        <vt:i4>1245245</vt:i4>
      </vt:variant>
      <vt:variant>
        <vt:i4>26</vt:i4>
      </vt:variant>
      <vt:variant>
        <vt:i4>0</vt:i4>
      </vt:variant>
      <vt:variant>
        <vt:i4>5</vt:i4>
      </vt:variant>
      <vt:variant>
        <vt:lpwstr/>
      </vt:variant>
      <vt:variant>
        <vt:lpwstr>_Toc228355202</vt:lpwstr>
      </vt:variant>
      <vt:variant>
        <vt:i4>1245245</vt:i4>
      </vt:variant>
      <vt:variant>
        <vt:i4>20</vt:i4>
      </vt:variant>
      <vt:variant>
        <vt:i4>0</vt:i4>
      </vt:variant>
      <vt:variant>
        <vt:i4>5</vt:i4>
      </vt:variant>
      <vt:variant>
        <vt:lpwstr/>
      </vt:variant>
      <vt:variant>
        <vt:lpwstr>_Toc228355201</vt:lpwstr>
      </vt:variant>
      <vt:variant>
        <vt:i4>1245245</vt:i4>
      </vt:variant>
      <vt:variant>
        <vt:i4>14</vt:i4>
      </vt:variant>
      <vt:variant>
        <vt:i4>0</vt:i4>
      </vt:variant>
      <vt:variant>
        <vt:i4>5</vt:i4>
      </vt:variant>
      <vt:variant>
        <vt:lpwstr/>
      </vt:variant>
      <vt:variant>
        <vt:lpwstr>_Toc228355200</vt:lpwstr>
      </vt:variant>
      <vt:variant>
        <vt:i4>1703998</vt:i4>
      </vt:variant>
      <vt:variant>
        <vt:i4>8</vt:i4>
      </vt:variant>
      <vt:variant>
        <vt:i4>0</vt:i4>
      </vt:variant>
      <vt:variant>
        <vt:i4>5</vt:i4>
      </vt:variant>
      <vt:variant>
        <vt:lpwstr/>
      </vt:variant>
      <vt:variant>
        <vt:lpwstr>_Toc228355199</vt:lpwstr>
      </vt:variant>
      <vt:variant>
        <vt:i4>1703998</vt:i4>
      </vt:variant>
      <vt:variant>
        <vt:i4>2</vt:i4>
      </vt:variant>
      <vt:variant>
        <vt:i4>0</vt:i4>
      </vt:variant>
      <vt:variant>
        <vt:i4>5</vt:i4>
      </vt:variant>
      <vt:variant>
        <vt:lpwstr/>
      </vt:variant>
      <vt:variant>
        <vt:lpwstr>_Toc228355198</vt:lpwstr>
      </vt:variant>
      <vt:variant>
        <vt:i4>7864425</vt:i4>
      </vt:variant>
      <vt:variant>
        <vt:i4>15</vt:i4>
      </vt:variant>
      <vt:variant>
        <vt:i4>0</vt:i4>
      </vt:variant>
      <vt:variant>
        <vt:i4>5</vt:i4>
      </vt:variant>
      <vt:variant>
        <vt:lpwstr>encouraging and facilitating the settlement of disputes in Malta through mediation</vt:lpwstr>
      </vt:variant>
      <vt:variant>
        <vt:lpwstr/>
      </vt:variant>
      <vt:variant>
        <vt:i4>3932202</vt:i4>
      </vt:variant>
      <vt:variant>
        <vt:i4>12</vt:i4>
      </vt:variant>
      <vt:variant>
        <vt:i4>0</vt:i4>
      </vt:variant>
      <vt:variant>
        <vt:i4>5</vt:i4>
      </vt:variant>
      <vt:variant>
        <vt:lpwstr>https://legislation.mt/eli/cap/413/eng/pdf</vt:lpwstr>
      </vt:variant>
      <vt:variant>
        <vt:lpwstr/>
      </vt:variant>
      <vt:variant>
        <vt:i4>131099</vt:i4>
      </vt:variant>
      <vt:variant>
        <vt:i4>9</vt:i4>
      </vt:variant>
      <vt:variant>
        <vt:i4>0</vt:i4>
      </vt:variant>
      <vt:variant>
        <vt:i4>5</vt:i4>
      </vt:variant>
      <vt:variant>
        <vt:lpwstr>https://legislation.mt/eli/cap/9/eng/pdf</vt:lpwstr>
      </vt:variant>
      <vt:variant>
        <vt:lpwstr/>
      </vt:variant>
      <vt:variant>
        <vt:i4>3342432</vt:i4>
      </vt:variant>
      <vt:variant>
        <vt:i4>6</vt:i4>
      </vt:variant>
      <vt:variant>
        <vt:i4>0</vt:i4>
      </vt:variant>
      <vt:variant>
        <vt:i4>5</vt:i4>
      </vt:variant>
      <vt:variant>
        <vt:lpwstr>https://legislation.mt/eli/cap/12/20260127/eng</vt:lpwstr>
      </vt:variant>
      <vt:variant>
        <vt:lpwstr/>
      </vt:variant>
      <vt:variant>
        <vt:i4>7405618</vt:i4>
      </vt:variant>
      <vt:variant>
        <vt:i4>3</vt:i4>
      </vt:variant>
      <vt:variant>
        <vt:i4>0</vt:i4>
      </vt:variant>
      <vt:variant>
        <vt:i4>5</vt:i4>
      </vt:variant>
      <vt:variant>
        <vt:lpwstr>https://eurovoices.worldjusticeproject.org/</vt:lpwstr>
      </vt:variant>
      <vt:variant>
        <vt:lpwstr/>
      </vt:variant>
      <vt:variant>
        <vt:i4>1966084</vt:i4>
      </vt:variant>
      <vt:variant>
        <vt:i4>0</vt:i4>
      </vt:variant>
      <vt:variant>
        <vt:i4>0</vt:i4>
      </vt:variant>
      <vt:variant>
        <vt:i4>5</vt:i4>
      </vt:variant>
      <vt:variant>
        <vt:lpwstr>https://victim-support.eu/what-we-do/our-projects/ongoing/impact/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Diagnosis report</dc:subject>
  <dc:creator>PICCININ BARBIERI Mariane</dc:creator>
  <cp:keywords>DOCUMENT CODE</cp:keywords>
  <dc:description/>
  <cp:lastModifiedBy>Angel David Ramirez Romero</cp:lastModifiedBy>
  <cp:revision>4718</cp:revision>
  <cp:lastPrinted>2026-05-06T09:25:00Z</cp:lastPrinted>
  <dcterms:created xsi:type="dcterms:W3CDTF">2026-03-09T07:56:00Z</dcterms:created>
  <dcterms:modified xsi:type="dcterms:W3CDTF">2026-06-11T21:02:00Z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CDTemplateVersion">
    <vt:lpwstr>3.25</vt:lpwstr>
  </property>
  <property fmtid="{D5CDD505-2E9C-101B-9397-08002B2CF9AE}" pid="3" name="OECDTemplateVersionOriginal">
    <vt:lpwstr>3.25</vt:lpwstr>
  </property>
  <property fmtid="{D5CDD505-2E9C-101B-9397-08002B2CF9AE}" pid="4" name="OECDTemplateName">
    <vt:lpwstr>ONE Author ODPub.dotx</vt:lpwstr>
  </property>
  <property fmtid="{D5CDD505-2E9C-101B-9397-08002B2CF9AE}" pid="5" name="OECDTemplateLocation">
    <vt:lpwstr>W:\Office2016\Workgroup Templates</vt:lpwstr>
  </property>
  <property fmtid="{D5CDD505-2E9C-101B-9397-08002B2CF9AE}" pid="6" name="OECDDocumentId">
    <vt:lpwstr>42DC82C7A245246872626B1232573F46F7A2C3D314B28FDA7074AD144B4F0D42</vt:lpwstr>
  </property>
  <property fmtid="{D5CDD505-2E9C-101B-9397-08002B2CF9AE}" pid="7" name="OecdDocumentCoteLangHash">
    <vt:lpwstr/>
  </property>
  <property fmtid="{D5CDD505-2E9C-101B-9397-08002B2CF9AE}" pid="8" name="ClassificationContentMarkingFooterShapeIds">
    <vt:lpwstr>dd91504,51883dc4,7f5b4459,7ab598b7,530de2eb,557293f3</vt:lpwstr>
  </property>
  <property fmtid="{D5CDD505-2E9C-101B-9397-08002B2CF9AE}" pid="9" name="ClassificationContentMarkingFooterFontProps">
    <vt:lpwstr>#0000ff,10,Calibri</vt:lpwstr>
  </property>
  <property fmtid="{D5CDD505-2E9C-101B-9397-08002B2CF9AE}" pid="10" name="ClassificationContentMarkingFooterText">
    <vt:lpwstr>Restricted Use - À usage restreint</vt:lpwstr>
  </property>
  <property fmtid="{D5CDD505-2E9C-101B-9397-08002B2CF9AE}" pid="11" name="MSIP_Label_0e5510b0-e729-4ef0-a3dd-4ba0dfe56c99_Enabled">
    <vt:lpwstr>true</vt:lpwstr>
  </property>
  <property fmtid="{D5CDD505-2E9C-101B-9397-08002B2CF9AE}" pid="12" name="MSIP_Label_0e5510b0-e729-4ef0-a3dd-4ba0dfe56c99_SetDate">
    <vt:lpwstr>2025-11-28T08:56:44Z</vt:lpwstr>
  </property>
  <property fmtid="{D5CDD505-2E9C-101B-9397-08002B2CF9AE}" pid="13" name="MSIP_Label_0e5510b0-e729-4ef0-a3dd-4ba0dfe56c99_Method">
    <vt:lpwstr>Standard</vt:lpwstr>
  </property>
  <property fmtid="{D5CDD505-2E9C-101B-9397-08002B2CF9AE}" pid="14" name="MSIP_Label_0e5510b0-e729-4ef0-a3dd-4ba0dfe56c99_Name">
    <vt:lpwstr>Restricted Use</vt:lpwstr>
  </property>
  <property fmtid="{D5CDD505-2E9C-101B-9397-08002B2CF9AE}" pid="15" name="MSIP_Label_0e5510b0-e729-4ef0-a3dd-4ba0dfe56c99_SiteId">
    <vt:lpwstr>ac41c7d4-1f61-460d-b0f4-fc925a2b471c</vt:lpwstr>
  </property>
  <property fmtid="{D5CDD505-2E9C-101B-9397-08002B2CF9AE}" pid="16" name="MSIP_Label_0e5510b0-e729-4ef0-a3dd-4ba0dfe56c99_ActionId">
    <vt:lpwstr>0c6fc591-61c9-4f67-a2ce-799d5afc52fa</vt:lpwstr>
  </property>
  <property fmtid="{D5CDD505-2E9C-101B-9397-08002B2CF9AE}" pid="17" name="MSIP_Label_0e5510b0-e729-4ef0-a3dd-4ba0dfe56c99_ContentBits">
    <vt:lpwstr>2</vt:lpwstr>
  </property>
  <property fmtid="{D5CDD505-2E9C-101B-9397-08002B2CF9AE}" pid="18" name="MSIP_Label_0e5510b0-e729-4ef0-a3dd-4ba0dfe56c99_Tag">
    <vt:lpwstr>10, 3, 0, 1</vt:lpwstr>
  </property>
  <property fmtid="{D5CDD505-2E9C-101B-9397-08002B2CF9AE}" pid="19" name="ContentTypeId">
    <vt:lpwstr>0x0101006BF094976B1C6245BAB5BCECAC284645</vt:lpwstr>
  </property>
  <property fmtid="{D5CDD505-2E9C-101B-9397-08002B2CF9AE}" pid="20" name="MediaServiceImageTags">
    <vt:lpwstr/>
  </property>
</Properties>
</file>